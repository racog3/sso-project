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B7CD51" w14:textId="77777777" w:rsidR="00E94ADE" w:rsidRDefault="00CC5052">
      <w:pPr>
        <w:spacing w:line="240" w:lineRule="auto"/>
        <w:jc w:val="center"/>
        <w:rPr>
          <w:rFonts w:cs="Times New Roman"/>
          <w:b/>
          <w:sz w:val="28"/>
          <w:szCs w:val="28"/>
          <w:lang w:val="bs-Latn-BA"/>
        </w:rPr>
      </w:pPr>
      <w:r>
        <w:rPr>
          <w:rFonts w:cs="Times New Roman"/>
          <w:b/>
          <w:sz w:val="28"/>
          <w:szCs w:val="28"/>
          <w:lang w:val="bs-Latn-BA"/>
        </w:rPr>
        <w:t>UNIVERZITET U BANJOJ LUCI</w:t>
      </w:r>
    </w:p>
    <w:p w14:paraId="684C6F85" w14:textId="77777777" w:rsidR="00E94ADE" w:rsidRDefault="00CC5052">
      <w:pPr>
        <w:spacing w:line="240" w:lineRule="auto"/>
        <w:jc w:val="center"/>
        <w:rPr>
          <w:rFonts w:cs="Times New Roman"/>
          <w:b/>
          <w:sz w:val="28"/>
          <w:szCs w:val="28"/>
          <w:lang w:val="bs-Latn-BA"/>
        </w:rPr>
      </w:pPr>
      <w:r>
        <w:rPr>
          <w:rFonts w:cs="Times New Roman"/>
          <w:b/>
          <w:sz w:val="28"/>
          <w:szCs w:val="28"/>
          <w:lang w:val="bs-Latn-BA"/>
        </w:rPr>
        <w:t>ELEKTROTEHNIČKI FAKULTET</w:t>
      </w:r>
    </w:p>
    <w:p w14:paraId="575F2C03" w14:textId="77777777" w:rsidR="00E94ADE" w:rsidRDefault="00E94ADE">
      <w:pPr>
        <w:spacing w:line="240" w:lineRule="auto"/>
        <w:jc w:val="both"/>
        <w:rPr>
          <w:rFonts w:cs="Times New Roman"/>
          <w:sz w:val="28"/>
          <w:szCs w:val="28"/>
          <w:lang w:val="bs-Latn-BA"/>
        </w:rPr>
      </w:pPr>
    </w:p>
    <w:p w14:paraId="7928621A" w14:textId="77777777" w:rsidR="00E94ADE" w:rsidRDefault="00E94ADE">
      <w:pPr>
        <w:spacing w:line="240" w:lineRule="auto"/>
        <w:jc w:val="both"/>
        <w:rPr>
          <w:rFonts w:cs="Times New Roman"/>
          <w:sz w:val="28"/>
          <w:szCs w:val="28"/>
          <w:lang w:val="bs-Latn-BA"/>
        </w:rPr>
      </w:pPr>
    </w:p>
    <w:p w14:paraId="1D4878AF" w14:textId="77777777" w:rsidR="00E94ADE" w:rsidRDefault="00E94ADE">
      <w:pPr>
        <w:spacing w:line="240" w:lineRule="auto"/>
        <w:jc w:val="both"/>
        <w:rPr>
          <w:rFonts w:cs="Times New Roman"/>
          <w:sz w:val="28"/>
          <w:szCs w:val="28"/>
          <w:lang w:val="bs-Latn-BA"/>
        </w:rPr>
      </w:pPr>
    </w:p>
    <w:p w14:paraId="004A8128" w14:textId="77777777" w:rsidR="00E94ADE" w:rsidDel="00786075" w:rsidRDefault="00E94ADE">
      <w:pPr>
        <w:spacing w:line="240" w:lineRule="auto"/>
        <w:jc w:val="both"/>
        <w:rPr>
          <w:del w:id="0" w:author="Rajo" w:date="2018-05-22T19:25:00Z"/>
          <w:rFonts w:cs="Times New Roman"/>
          <w:sz w:val="28"/>
          <w:szCs w:val="28"/>
          <w:lang w:val="bs-Latn-BA"/>
        </w:rPr>
      </w:pPr>
    </w:p>
    <w:p w14:paraId="45499C1F" w14:textId="77777777" w:rsidR="00E94ADE" w:rsidDel="00786075" w:rsidRDefault="00E94ADE">
      <w:pPr>
        <w:spacing w:line="240" w:lineRule="auto"/>
        <w:jc w:val="both"/>
        <w:rPr>
          <w:del w:id="1" w:author="Rajo" w:date="2018-05-22T19:25:00Z"/>
          <w:rFonts w:cs="Times New Roman"/>
          <w:sz w:val="28"/>
          <w:szCs w:val="28"/>
          <w:lang w:val="bs-Latn-BA"/>
        </w:rPr>
      </w:pPr>
    </w:p>
    <w:p w14:paraId="33F71AC5" w14:textId="77777777" w:rsidR="00E94ADE" w:rsidDel="00786075" w:rsidRDefault="00E94ADE">
      <w:pPr>
        <w:spacing w:line="240" w:lineRule="auto"/>
        <w:jc w:val="both"/>
        <w:rPr>
          <w:del w:id="2" w:author="Rajo" w:date="2018-05-22T19:25:00Z"/>
          <w:rFonts w:cs="Times New Roman"/>
          <w:sz w:val="28"/>
          <w:szCs w:val="28"/>
          <w:lang w:val="bs-Latn-BA"/>
        </w:rPr>
      </w:pPr>
    </w:p>
    <w:p w14:paraId="29CAC0B3" w14:textId="77777777" w:rsidR="00E94ADE" w:rsidDel="00786075" w:rsidRDefault="00E94ADE">
      <w:pPr>
        <w:spacing w:line="240" w:lineRule="auto"/>
        <w:jc w:val="both"/>
        <w:rPr>
          <w:del w:id="3" w:author="Rajo" w:date="2018-05-22T19:25:00Z"/>
          <w:rFonts w:cs="Times New Roman"/>
          <w:sz w:val="28"/>
          <w:szCs w:val="28"/>
          <w:lang w:val="bs-Latn-BA"/>
        </w:rPr>
      </w:pPr>
    </w:p>
    <w:p w14:paraId="624F514A" w14:textId="77777777" w:rsidR="00E94ADE" w:rsidDel="00786075" w:rsidRDefault="00E94ADE">
      <w:pPr>
        <w:spacing w:line="240" w:lineRule="auto"/>
        <w:jc w:val="both"/>
        <w:rPr>
          <w:del w:id="4" w:author="Rajo" w:date="2018-05-22T19:25:00Z"/>
          <w:rFonts w:cs="Times New Roman"/>
          <w:sz w:val="28"/>
          <w:szCs w:val="28"/>
          <w:lang w:val="bs-Latn-BA"/>
        </w:rPr>
      </w:pPr>
    </w:p>
    <w:p w14:paraId="17EE81EA" w14:textId="77777777" w:rsidR="00E94ADE" w:rsidRDefault="00E94ADE">
      <w:pPr>
        <w:spacing w:line="240" w:lineRule="auto"/>
        <w:jc w:val="both"/>
        <w:rPr>
          <w:rFonts w:cs="Times New Roman"/>
          <w:sz w:val="28"/>
          <w:szCs w:val="28"/>
          <w:lang w:val="bs-Latn-BA"/>
        </w:rPr>
      </w:pPr>
    </w:p>
    <w:p w14:paraId="33FAB56A" w14:textId="26F1BEEE" w:rsidR="00E94ADE" w:rsidRDefault="00E94ADE">
      <w:pPr>
        <w:spacing w:line="240" w:lineRule="auto"/>
        <w:jc w:val="both"/>
        <w:rPr>
          <w:ins w:id="5" w:author="Rajo" w:date="2018-05-22T19:25:00Z"/>
          <w:rFonts w:cs="Times New Roman"/>
          <w:sz w:val="28"/>
          <w:szCs w:val="28"/>
          <w:lang w:val="bs-Latn-BA"/>
        </w:rPr>
      </w:pPr>
    </w:p>
    <w:p w14:paraId="233688BB" w14:textId="77777777" w:rsidR="00786075" w:rsidRDefault="00786075">
      <w:pPr>
        <w:spacing w:line="240" w:lineRule="auto"/>
        <w:jc w:val="both"/>
        <w:rPr>
          <w:rFonts w:cs="Times New Roman"/>
          <w:sz w:val="28"/>
          <w:szCs w:val="28"/>
          <w:lang w:val="bs-Latn-BA"/>
        </w:rPr>
      </w:pPr>
    </w:p>
    <w:p w14:paraId="340E8152" w14:textId="77777777" w:rsidR="00E94ADE" w:rsidRDefault="00CC5052">
      <w:pPr>
        <w:spacing w:line="240" w:lineRule="auto"/>
        <w:jc w:val="center"/>
        <w:rPr>
          <w:rFonts w:cs="Times New Roman"/>
          <w:b/>
          <w:szCs w:val="24"/>
          <w:lang w:val="bs-Latn-BA"/>
        </w:rPr>
      </w:pPr>
      <w:r>
        <w:rPr>
          <w:rFonts w:cs="Times New Roman"/>
          <w:b/>
          <w:szCs w:val="24"/>
          <w:lang w:val="bs-Latn-BA"/>
        </w:rPr>
        <w:t>Rajo Gajić</w:t>
      </w:r>
    </w:p>
    <w:p w14:paraId="2B83EA27" w14:textId="77777777" w:rsidR="00E94ADE" w:rsidRDefault="00E94ADE">
      <w:pPr>
        <w:spacing w:line="240" w:lineRule="auto"/>
        <w:jc w:val="center"/>
        <w:rPr>
          <w:rFonts w:cs="Times New Roman"/>
          <w:b/>
          <w:szCs w:val="24"/>
          <w:lang w:val="bs-Latn-BA"/>
        </w:rPr>
      </w:pPr>
    </w:p>
    <w:p w14:paraId="7EBA98F4" w14:textId="77777777" w:rsidR="00E94ADE" w:rsidRDefault="00CC5052">
      <w:pPr>
        <w:spacing w:line="240" w:lineRule="auto"/>
        <w:jc w:val="center"/>
        <w:rPr>
          <w:rFonts w:cs="Times New Roman"/>
          <w:b/>
          <w:sz w:val="40"/>
          <w:szCs w:val="40"/>
          <w:lang w:val="bs-Latn-BA"/>
        </w:rPr>
      </w:pPr>
      <w:r>
        <w:rPr>
          <w:rFonts w:cs="Times New Roman"/>
          <w:b/>
          <w:sz w:val="40"/>
          <w:szCs w:val="40"/>
          <w:lang w:val="bs-Latn-BA"/>
        </w:rPr>
        <w:t>REALIZACIJA SSO SERVERA</w:t>
      </w:r>
    </w:p>
    <w:p w14:paraId="578AD115" w14:textId="77777777" w:rsidR="00E94ADE" w:rsidRDefault="00E94ADE">
      <w:pPr>
        <w:spacing w:line="240" w:lineRule="auto"/>
        <w:jc w:val="center"/>
        <w:rPr>
          <w:rFonts w:cs="Times New Roman"/>
          <w:b/>
          <w:sz w:val="40"/>
          <w:szCs w:val="40"/>
          <w:lang w:val="bs-Latn-BA"/>
        </w:rPr>
      </w:pPr>
    </w:p>
    <w:p w14:paraId="038409FE" w14:textId="77777777" w:rsidR="00E94ADE" w:rsidRDefault="00CC5052">
      <w:pPr>
        <w:spacing w:line="240" w:lineRule="auto"/>
        <w:jc w:val="center"/>
        <w:rPr>
          <w:rFonts w:cs="Times New Roman"/>
          <w:b/>
          <w:szCs w:val="24"/>
          <w:lang w:val="bs-Latn-BA"/>
        </w:rPr>
      </w:pPr>
      <w:r>
        <w:rPr>
          <w:rFonts w:cs="Times New Roman"/>
          <w:b/>
          <w:szCs w:val="24"/>
          <w:lang w:val="bs-Latn-BA"/>
        </w:rPr>
        <w:t>diplomski rad</w:t>
      </w:r>
    </w:p>
    <w:p w14:paraId="7B80164F" w14:textId="77777777" w:rsidR="00E94ADE" w:rsidRDefault="00E94ADE">
      <w:pPr>
        <w:spacing w:line="240" w:lineRule="auto"/>
        <w:jc w:val="both"/>
        <w:rPr>
          <w:rFonts w:cs="Times New Roman"/>
          <w:szCs w:val="24"/>
          <w:lang w:val="bs-Latn-BA"/>
        </w:rPr>
      </w:pPr>
    </w:p>
    <w:p w14:paraId="7BE4C803" w14:textId="77777777" w:rsidR="00E94ADE" w:rsidRDefault="00E94ADE">
      <w:pPr>
        <w:spacing w:line="240" w:lineRule="auto"/>
        <w:jc w:val="both"/>
        <w:rPr>
          <w:rFonts w:cs="Times New Roman"/>
          <w:szCs w:val="24"/>
          <w:lang w:val="bs-Latn-BA"/>
        </w:rPr>
      </w:pPr>
    </w:p>
    <w:p w14:paraId="12DA09E9" w14:textId="77777777" w:rsidR="00E94ADE" w:rsidRDefault="00E94ADE">
      <w:pPr>
        <w:spacing w:line="240" w:lineRule="auto"/>
        <w:jc w:val="both"/>
        <w:rPr>
          <w:rFonts w:cs="Times New Roman"/>
          <w:szCs w:val="24"/>
          <w:lang w:val="bs-Latn-BA"/>
        </w:rPr>
      </w:pPr>
    </w:p>
    <w:p w14:paraId="51BAFBFF" w14:textId="77777777" w:rsidR="00E94ADE" w:rsidRDefault="00E94ADE">
      <w:pPr>
        <w:spacing w:line="240" w:lineRule="auto"/>
        <w:jc w:val="both"/>
        <w:rPr>
          <w:rFonts w:cs="Times New Roman"/>
          <w:szCs w:val="24"/>
          <w:lang w:val="bs-Latn-BA"/>
        </w:rPr>
      </w:pPr>
    </w:p>
    <w:p w14:paraId="0D624300" w14:textId="77777777" w:rsidR="00E94ADE" w:rsidRDefault="00E94ADE">
      <w:pPr>
        <w:spacing w:line="240" w:lineRule="auto"/>
        <w:jc w:val="both"/>
        <w:rPr>
          <w:rFonts w:cs="Times New Roman"/>
          <w:szCs w:val="24"/>
          <w:lang w:val="bs-Latn-BA"/>
        </w:rPr>
      </w:pPr>
    </w:p>
    <w:p w14:paraId="0DB116EB" w14:textId="77777777" w:rsidR="00E94ADE" w:rsidRDefault="00E94ADE">
      <w:pPr>
        <w:spacing w:line="240" w:lineRule="auto"/>
        <w:jc w:val="both"/>
        <w:rPr>
          <w:rFonts w:cs="Times New Roman"/>
          <w:szCs w:val="24"/>
          <w:lang w:val="bs-Latn-BA"/>
        </w:rPr>
      </w:pPr>
    </w:p>
    <w:p w14:paraId="5DC8E686" w14:textId="77777777" w:rsidR="00E94ADE" w:rsidRDefault="00E94ADE">
      <w:pPr>
        <w:spacing w:line="240" w:lineRule="auto"/>
        <w:jc w:val="both"/>
        <w:rPr>
          <w:rFonts w:cs="Times New Roman"/>
          <w:szCs w:val="24"/>
          <w:lang w:val="bs-Latn-BA"/>
        </w:rPr>
      </w:pPr>
    </w:p>
    <w:p w14:paraId="7F408282" w14:textId="77777777" w:rsidR="00E94ADE" w:rsidRDefault="00E94ADE">
      <w:pPr>
        <w:spacing w:line="240" w:lineRule="auto"/>
        <w:jc w:val="both"/>
        <w:rPr>
          <w:rFonts w:cs="Times New Roman"/>
          <w:szCs w:val="24"/>
          <w:lang w:val="bs-Latn-BA"/>
        </w:rPr>
      </w:pPr>
    </w:p>
    <w:p w14:paraId="68DBC1A4" w14:textId="7E28205B" w:rsidR="00E94ADE" w:rsidRDefault="00E94ADE">
      <w:pPr>
        <w:spacing w:line="240" w:lineRule="auto"/>
        <w:jc w:val="both"/>
        <w:rPr>
          <w:ins w:id="6" w:author="Rajo" w:date="2018-05-22T19:25:00Z"/>
          <w:rFonts w:cs="Times New Roman"/>
          <w:szCs w:val="24"/>
          <w:lang w:val="bs-Latn-BA"/>
        </w:rPr>
      </w:pPr>
    </w:p>
    <w:p w14:paraId="646E4CA0" w14:textId="767E82D8" w:rsidR="00786075" w:rsidRDefault="00786075">
      <w:pPr>
        <w:spacing w:line="240" w:lineRule="auto"/>
        <w:jc w:val="both"/>
        <w:rPr>
          <w:ins w:id="7" w:author="Rajo" w:date="2018-05-22T19:25:00Z"/>
          <w:rFonts w:cs="Times New Roman"/>
          <w:szCs w:val="24"/>
          <w:lang w:val="bs-Latn-BA"/>
        </w:rPr>
      </w:pPr>
    </w:p>
    <w:p w14:paraId="6E6E87CF" w14:textId="215D0D68" w:rsidR="00786075" w:rsidRDefault="00786075">
      <w:pPr>
        <w:spacing w:line="240" w:lineRule="auto"/>
        <w:jc w:val="both"/>
        <w:rPr>
          <w:ins w:id="8" w:author="Rajo" w:date="2018-05-22T19:25:00Z"/>
          <w:rFonts w:cs="Times New Roman"/>
          <w:szCs w:val="24"/>
          <w:lang w:val="bs-Latn-BA"/>
        </w:rPr>
      </w:pPr>
    </w:p>
    <w:p w14:paraId="09D81657" w14:textId="41DDCCFD" w:rsidR="00786075" w:rsidRDefault="00786075">
      <w:pPr>
        <w:spacing w:line="240" w:lineRule="auto"/>
        <w:jc w:val="both"/>
        <w:rPr>
          <w:ins w:id="9" w:author="Rajo" w:date="2018-05-22T19:25:00Z"/>
          <w:rFonts w:cs="Times New Roman"/>
          <w:szCs w:val="24"/>
          <w:lang w:val="bs-Latn-BA"/>
        </w:rPr>
      </w:pPr>
    </w:p>
    <w:p w14:paraId="750DE764" w14:textId="3172CD3B" w:rsidR="00786075" w:rsidRDefault="00786075">
      <w:pPr>
        <w:spacing w:line="240" w:lineRule="auto"/>
        <w:jc w:val="both"/>
        <w:rPr>
          <w:ins w:id="10" w:author="Rajo" w:date="2018-05-22T19:25:00Z"/>
          <w:rFonts w:cs="Times New Roman"/>
          <w:szCs w:val="24"/>
          <w:lang w:val="bs-Latn-BA"/>
        </w:rPr>
      </w:pPr>
    </w:p>
    <w:p w14:paraId="41C40A16" w14:textId="77777777" w:rsidR="00786075" w:rsidRDefault="00786075">
      <w:pPr>
        <w:spacing w:line="240" w:lineRule="auto"/>
        <w:jc w:val="both"/>
        <w:rPr>
          <w:rFonts w:cs="Times New Roman"/>
          <w:szCs w:val="24"/>
          <w:lang w:val="bs-Latn-BA"/>
        </w:rPr>
      </w:pPr>
    </w:p>
    <w:p w14:paraId="51A099B4" w14:textId="77777777" w:rsidR="00E94ADE" w:rsidDel="00653AA1" w:rsidRDefault="00E94ADE">
      <w:pPr>
        <w:spacing w:line="240" w:lineRule="auto"/>
        <w:jc w:val="both"/>
        <w:rPr>
          <w:del w:id="11" w:author="Rajo" w:date="2018-05-22T19:24:00Z"/>
          <w:rFonts w:cs="Times New Roman"/>
          <w:szCs w:val="24"/>
          <w:lang w:val="bs-Latn-BA"/>
        </w:rPr>
      </w:pPr>
    </w:p>
    <w:p w14:paraId="1935622A" w14:textId="33D9D486" w:rsidR="00E94ADE" w:rsidDel="00653AA1" w:rsidRDefault="00E94ADE">
      <w:pPr>
        <w:spacing w:line="240" w:lineRule="auto"/>
        <w:jc w:val="both"/>
        <w:rPr>
          <w:del w:id="12" w:author="Rajo" w:date="2018-05-22T19:24:00Z"/>
          <w:rFonts w:cs="Times New Roman"/>
          <w:szCs w:val="24"/>
          <w:lang w:val="bs-Latn-BA"/>
        </w:rPr>
      </w:pPr>
    </w:p>
    <w:p w14:paraId="30039B95" w14:textId="77777777" w:rsidR="00E94ADE" w:rsidDel="00653AA1" w:rsidRDefault="00E94ADE">
      <w:pPr>
        <w:spacing w:line="240" w:lineRule="auto"/>
        <w:jc w:val="both"/>
        <w:rPr>
          <w:del w:id="13" w:author="Rajo" w:date="2018-05-22T19:24:00Z"/>
          <w:rFonts w:cs="Times New Roman"/>
          <w:szCs w:val="24"/>
          <w:lang w:val="bs-Latn-BA"/>
        </w:rPr>
      </w:pPr>
    </w:p>
    <w:p w14:paraId="1574710F" w14:textId="77777777" w:rsidR="00E94ADE" w:rsidDel="00653AA1" w:rsidRDefault="00E94ADE">
      <w:pPr>
        <w:spacing w:line="240" w:lineRule="auto"/>
        <w:jc w:val="both"/>
        <w:rPr>
          <w:del w:id="14" w:author="Rajo" w:date="2018-05-22T19:24:00Z"/>
          <w:rFonts w:cs="Times New Roman"/>
          <w:szCs w:val="24"/>
          <w:lang w:val="bs-Latn-BA"/>
        </w:rPr>
      </w:pPr>
    </w:p>
    <w:p w14:paraId="2F21FC54" w14:textId="77777777" w:rsidR="00E94ADE" w:rsidDel="00653AA1" w:rsidRDefault="00E94ADE">
      <w:pPr>
        <w:spacing w:line="240" w:lineRule="auto"/>
        <w:jc w:val="both"/>
        <w:rPr>
          <w:del w:id="15" w:author="Rajo" w:date="2018-05-22T19:24:00Z"/>
          <w:rFonts w:cs="Times New Roman"/>
          <w:szCs w:val="24"/>
          <w:lang w:val="bs-Latn-BA"/>
        </w:rPr>
      </w:pPr>
    </w:p>
    <w:p w14:paraId="45D9FEFA" w14:textId="46BADF7D" w:rsidR="00E94ADE" w:rsidDel="00653AA1" w:rsidRDefault="00E94ADE">
      <w:pPr>
        <w:spacing w:line="240" w:lineRule="auto"/>
        <w:jc w:val="both"/>
        <w:rPr>
          <w:del w:id="16" w:author="Rajo" w:date="2018-05-22T19:24:00Z"/>
          <w:rFonts w:cs="Times New Roman"/>
          <w:szCs w:val="24"/>
          <w:lang w:val="bs-Latn-BA"/>
        </w:rPr>
      </w:pPr>
    </w:p>
    <w:p w14:paraId="57179C34" w14:textId="0A1C8AD7" w:rsidR="00E94ADE" w:rsidDel="00653AA1" w:rsidRDefault="00E94ADE">
      <w:pPr>
        <w:spacing w:line="240" w:lineRule="auto"/>
        <w:jc w:val="both"/>
        <w:rPr>
          <w:del w:id="17" w:author="Rajo" w:date="2018-05-22T19:24:00Z"/>
          <w:rFonts w:cs="Times New Roman"/>
          <w:szCs w:val="24"/>
          <w:lang w:val="bs-Latn-BA"/>
        </w:rPr>
      </w:pPr>
    </w:p>
    <w:p w14:paraId="3FD0597F" w14:textId="04071813" w:rsidR="00E94ADE" w:rsidDel="00653AA1" w:rsidRDefault="00E94ADE">
      <w:pPr>
        <w:spacing w:line="240" w:lineRule="auto"/>
        <w:jc w:val="both"/>
        <w:rPr>
          <w:del w:id="18" w:author="Rajo" w:date="2018-05-22T19:24:00Z"/>
          <w:rFonts w:cs="Times New Roman"/>
          <w:szCs w:val="24"/>
          <w:lang w:val="bs-Latn-BA"/>
        </w:rPr>
      </w:pPr>
    </w:p>
    <w:p w14:paraId="3706387A" w14:textId="1F334CB3" w:rsidR="00E94ADE" w:rsidDel="00653AA1" w:rsidRDefault="00E94ADE">
      <w:pPr>
        <w:spacing w:line="240" w:lineRule="auto"/>
        <w:jc w:val="both"/>
        <w:rPr>
          <w:del w:id="19" w:author="Rajo" w:date="2018-05-22T19:24:00Z"/>
          <w:rFonts w:cs="Times New Roman"/>
          <w:szCs w:val="24"/>
          <w:lang w:val="bs-Latn-BA"/>
        </w:rPr>
      </w:pPr>
    </w:p>
    <w:p w14:paraId="04B163E9" w14:textId="77777777" w:rsidR="00E94ADE" w:rsidDel="00653AA1" w:rsidRDefault="00E94ADE">
      <w:pPr>
        <w:spacing w:line="240" w:lineRule="auto"/>
        <w:jc w:val="both"/>
        <w:rPr>
          <w:del w:id="20" w:author="Rajo" w:date="2018-05-22T19:24:00Z"/>
          <w:rFonts w:cs="Times New Roman"/>
          <w:szCs w:val="24"/>
          <w:lang w:val="bs-Latn-BA"/>
        </w:rPr>
      </w:pPr>
    </w:p>
    <w:p w14:paraId="24528EFA" w14:textId="77777777" w:rsidR="00E94ADE" w:rsidDel="00653AA1" w:rsidRDefault="00E94ADE">
      <w:pPr>
        <w:tabs>
          <w:tab w:val="left" w:pos="5145"/>
        </w:tabs>
        <w:spacing w:line="240" w:lineRule="auto"/>
        <w:rPr>
          <w:del w:id="21" w:author="Rajo" w:date="2018-05-22T19:24:00Z"/>
          <w:rFonts w:cs="Times New Roman"/>
          <w:b/>
          <w:szCs w:val="24"/>
          <w:lang w:val="bs-Latn-BA"/>
        </w:rPr>
        <w:pPrChange w:id="22" w:author="Rajo" w:date="2018-05-22T19:24:00Z">
          <w:pPr>
            <w:tabs>
              <w:tab w:val="left" w:pos="5145"/>
            </w:tabs>
            <w:spacing w:line="240" w:lineRule="auto"/>
            <w:jc w:val="center"/>
          </w:pPr>
        </w:pPrChange>
      </w:pPr>
    </w:p>
    <w:p w14:paraId="0E43E28B" w14:textId="77777777" w:rsidR="00E94ADE" w:rsidDel="00653AA1" w:rsidRDefault="00E94ADE">
      <w:pPr>
        <w:tabs>
          <w:tab w:val="left" w:pos="5145"/>
        </w:tabs>
        <w:spacing w:line="240" w:lineRule="auto"/>
        <w:jc w:val="center"/>
        <w:rPr>
          <w:del w:id="23" w:author="Rajo" w:date="2018-05-22T19:24:00Z"/>
          <w:rFonts w:cs="Times New Roman"/>
          <w:b/>
          <w:szCs w:val="24"/>
          <w:lang w:val="bs-Latn-BA"/>
        </w:rPr>
      </w:pPr>
    </w:p>
    <w:p w14:paraId="5D569A2E" w14:textId="77777777" w:rsidR="00E94ADE" w:rsidDel="00653AA1" w:rsidRDefault="00E94ADE">
      <w:pPr>
        <w:tabs>
          <w:tab w:val="left" w:pos="5145"/>
        </w:tabs>
        <w:spacing w:line="240" w:lineRule="auto"/>
        <w:jc w:val="center"/>
        <w:rPr>
          <w:del w:id="24" w:author="Rajo" w:date="2018-05-22T19:24:00Z"/>
          <w:rFonts w:cs="Times New Roman"/>
          <w:b/>
          <w:szCs w:val="24"/>
          <w:lang w:val="bs-Latn-BA"/>
        </w:rPr>
      </w:pPr>
    </w:p>
    <w:p w14:paraId="5E65AC94" w14:textId="77777777" w:rsidR="00E94ADE" w:rsidDel="00653AA1" w:rsidRDefault="00E94ADE">
      <w:pPr>
        <w:tabs>
          <w:tab w:val="left" w:pos="5145"/>
        </w:tabs>
        <w:spacing w:line="240" w:lineRule="auto"/>
        <w:jc w:val="center"/>
        <w:rPr>
          <w:del w:id="25" w:author="Rajo" w:date="2018-05-22T19:24:00Z"/>
          <w:rFonts w:cs="Times New Roman"/>
          <w:b/>
          <w:szCs w:val="24"/>
          <w:lang w:val="bs-Latn-BA"/>
        </w:rPr>
      </w:pPr>
    </w:p>
    <w:p w14:paraId="7D9A89BF" w14:textId="77777777" w:rsidR="00E94ADE" w:rsidDel="00653AA1" w:rsidRDefault="00E94ADE">
      <w:pPr>
        <w:tabs>
          <w:tab w:val="left" w:pos="5145"/>
        </w:tabs>
        <w:spacing w:line="240" w:lineRule="auto"/>
        <w:rPr>
          <w:del w:id="26" w:author="Rajo" w:date="2018-05-22T19:24:00Z"/>
          <w:rFonts w:cs="Times New Roman"/>
          <w:b/>
          <w:szCs w:val="24"/>
          <w:lang w:val="bs-Latn-BA"/>
        </w:rPr>
        <w:pPrChange w:id="27" w:author="Rajo" w:date="2018-05-22T19:24:00Z">
          <w:pPr>
            <w:tabs>
              <w:tab w:val="left" w:pos="5145"/>
            </w:tabs>
            <w:spacing w:line="240" w:lineRule="auto"/>
            <w:jc w:val="center"/>
          </w:pPr>
        </w:pPrChange>
      </w:pPr>
    </w:p>
    <w:p w14:paraId="2CA35861" w14:textId="77777777" w:rsidR="00E94ADE" w:rsidDel="00653AA1" w:rsidRDefault="00E94ADE">
      <w:pPr>
        <w:tabs>
          <w:tab w:val="left" w:pos="5145"/>
        </w:tabs>
        <w:spacing w:line="240" w:lineRule="auto"/>
        <w:jc w:val="center"/>
        <w:rPr>
          <w:del w:id="28" w:author="Rajo" w:date="2018-05-22T19:24:00Z"/>
          <w:rFonts w:cs="Times New Roman"/>
          <w:b/>
          <w:szCs w:val="24"/>
          <w:lang w:val="bs-Latn-BA"/>
        </w:rPr>
        <w:pPrChange w:id="29" w:author="Rajo" w:date="2018-05-22T19:24:00Z">
          <w:pPr>
            <w:tabs>
              <w:tab w:val="left" w:pos="5145"/>
            </w:tabs>
            <w:spacing w:line="240" w:lineRule="auto"/>
          </w:pPr>
        </w:pPrChange>
      </w:pPr>
    </w:p>
    <w:p w14:paraId="11823B9C" w14:textId="77777777" w:rsidR="00E94ADE" w:rsidRDefault="00CC5052" w:rsidP="00653AA1">
      <w:pPr>
        <w:tabs>
          <w:tab w:val="left" w:pos="5145"/>
        </w:tabs>
        <w:spacing w:line="240" w:lineRule="auto"/>
        <w:jc w:val="center"/>
        <w:rPr>
          <w:rFonts w:cs="Times New Roman"/>
          <w:b/>
          <w:szCs w:val="24"/>
          <w:lang w:val="bs-Latn-BA"/>
        </w:rPr>
      </w:pPr>
      <w:r>
        <w:rPr>
          <w:rFonts w:cs="Times New Roman"/>
          <w:b/>
          <w:szCs w:val="24"/>
          <w:lang w:val="bs-Latn-BA"/>
        </w:rPr>
        <w:t>Banja Luka, 2018</w:t>
      </w:r>
    </w:p>
    <w:p w14:paraId="4C359641" w14:textId="77777777" w:rsidR="00E94ADE" w:rsidDel="008262C0" w:rsidRDefault="00E94ADE">
      <w:pPr>
        <w:spacing w:line="240" w:lineRule="auto"/>
        <w:jc w:val="both"/>
        <w:rPr>
          <w:del w:id="30" w:author="Rajo" w:date="2018-05-22T19:25:00Z"/>
          <w:rFonts w:cs="Times New Roman"/>
          <w:b/>
          <w:szCs w:val="24"/>
          <w:lang w:val="bs-Latn-BA"/>
        </w:rPr>
      </w:pPr>
    </w:p>
    <w:p w14:paraId="3ED21980" w14:textId="77777777" w:rsidR="00E94ADE" w:rsidDel="008262C0" w:rsidRDefault="00E94ADE">
      <w:pPr>
        <w:spacing w:line="240" w:lineRule="auto"/>
        <w:jc w:val="both"/>
        <w:rPr>
          <w:del w:id="31" w:author="Rajo" w:date="2018-05-22T19:25:00Z"/>
          <w:rFonts w:cs="Times New Roman"/>
          <w:b/>
          <w:szCs w:val="24"/>
          <w:lang w:val="bs-Latn-BA"/>
        </w:rPr>
      </w:pPr>
    </w:p>
    <w:p w14:paraId="1D290DD5" w14:textId="77777777" w:rsidR="00E94ADE" w:rsidRDefault="00E94ADE">
      <w:pPr>
        <w:spacing w:line="240" w:lineRule="auto"/>
        <w:jc w:val="both"/>
        <w:rPr>
          <w:rFonts w:cs="Times New Roman"/>
          <w:b/>
          <w:szCs w:val="24"/>
          <w:lang w:val="bs-Latn-BA"/>
        </w:rPr>
      </w:pPr>
    </w:p>
    <w:p w14:paraId="4B045F0C" w14:textId="77777777" w:rsidR="00E94ADE" w:rsidRDefault="00E94ADE">
      <w:pPr>
        <w:spacing w:line="240" w:lineRule="auto"/>
        <w:jc w:val="both"/>
        <w:rPr>
          <w:rFonts w:cs="Times New Roman"/>
          <w:b/>
          <w:szCs w:val="24"/>
          <w:lang w:val="bs-Latn-BA"/>
        </w:rPr>
      </w:pPr>
    </w:p>
    <w:p w14:paraId="01BF31D2" w14:textId="77777777" w:rsidR="00E94ADE" w:rsidRDefault="00E94ADE">
      <w:pPr>
        <w:spacing w:line="240" w:lineRule="auto"/>
        <w:jc w:val="both"/>
        <w:rPr>
          <w:rFonts w:cs="Times New Roman"/>
          <w:b/>
          <w:szCs w:val="24"/>
          <w:lang w:val="bs-Latn-BA"/>
        </w:rPr>
      </w:pPr>
    </w:p>
    <w:p w14:paraId="1EE6EC54" w14:textId="77777777" w:rsidR="00E94ADE" w:rsidRDefault="00E94ADE">
      <w:pPr>
        <w:spacing w:line="240" w:lineRule="auto"/>
        <w:jc w:val="both"/>
        <w:rPr>
          <w:rFonts w:cs="Times New Roman"/>
          <w:b/>
          <w:szCs w:val="24"/>
          <w:lang w:val="bs-Latn-BA"/>
        </w:rPr>
      </w:pPr>
    </w:p>
    <w:p w14:paraId="1C051E59" w14:textId="77777777" w:rsidR="00E94ADE" w:rsidRDefault="00E94ADE">
      <w:pPr>
        <w:spacing w:line="240" w:lineRule="auto"/>
        <w:jc w:val="both"/>
        <w:rPr>
          <w:rFonts w:cs="Times New Roman"/>
          <w:b/>
          <w:szCs w:val="24"/>
          <w:lang w:val="bs-Latn-BA"/>
        </w:rPr>
      </w:pPr>
    </w:p>
    <w:p w14:paraId="0B69FFEC" w14:textId="21CE718E" w:rsidR="00E94ADE" w:rsidDel="008262C0" w:rsidRDefault="00CC5052" w:rsidP="008262C0">
      <w:pPr>
        <w:tabs>
          <w:tab w:val="left" w:pos="2085"/>
        </w:tabs>
        <w:spacing w:line="240" w:lineRule="auto"/>
        <w:jc w:val="both"/>
        <w:rPr>
          <w:del w:id="32" w:author="Rajo" w:date="2018-05-22T19:26:00Z"/>
          <w:rFonts w:cs="Times New Roman"/>
          <w:szCs w:val="24"/>
          <w:lang w:val="bs-Latn-BA"/>
        </w:rPr>
      </w:pPr>
      <w:r>
        <w:rPr>
          <w:rFonts w:cs="Times New Roman"/>
          <w:b/>
          <w:szCs w:val="24"/>
          <w:lang w:val="bs-Latn-BA"/>
        </w:rPr>
        <w:t>Tema:</w:t>
      </w:r>
      <w:r>
        <w:rPr>
          <w:rFonts w:cs="Times New Roman"/>
          <w:b/>
          <w:szCs w:val="24"/>
          <w:lang w:val="bs-Latn-BA"/>
        </w:rPr>
        <w:tab/>
        <w:t>REALIZACIJA SSO SERVERA</w:t>
      </w:r>
    </w:p>
    <w:p w14:paraId="07E71B9F" w14:textId="77777777" w:rsidR="008262C0" w:rsidRDefault="008262C0">
      <w:pPr>
        <w:tabs>
          <w:tab w:val="left" w:pos="2085"/>
        </w:tabs>
        <w:spacing w:line="240" w:lineRule="auto"/>
        <w:jc w:val="both"/>
        <w:rPr>
          <w:ins w:id="33" w:author="Rajo" w:date="2018-05-22T19:26:00Z"/>
          <w:rFonts w:cs="Times New Roman"/>
          <w:b/>
          <w:szCs w:val="24"/>
          <w:lang w:val="bs-Latn-BA"/>
        </w:rPr>
      </w:pPr>
    </w:p>
    <w:p w14:paraId="7C8BAE10" w14:textId="77777777" w:rsidR="00E94ADE" w:rsidDel="008262C0" w:rsidRDefault="00E94ADE">
      <w:pPr>
        <w:spacing w:line="240" w:lineRule="auto"/>
        <w:jc w:val="both"/>
        <w:rPr>
          <w:del w:id="34" w:author="Rajo" w:date="2018-05-22T19:26:00Z"/>
          <w:rFonts w:cs="Times New Roman"/>
          <w:szCs w:val="24"/>
          <w:lang w:val="bs-Latn-BA"/>
        </w:rPr>
      </w:pPr>
    </w:p>
    <w:p w14:paraId="15A197E6" w14:textId="77777777" w:rsidR="00E94ADE" w:rsidRDefault="00E94ADE">
      <w:pPr>
        <w:tabs>
          <w:tab w:val="left" w:pos="2085"/>
        </w:tabs>
        <w:spacing w:line="240" w:lineRule="auto"/>
        <w:jc w:val="both"/>
        <w:rPr>
          <w:rFonts w:cs="Times New Roman"/>
          <w:szCs w:val="24"/>
          <w:lang w:val="bs-Latn-BA"/>
        </w:rPr>
        <w:pPrChange w:id="35" w:author="Rajo" w:date="2018-05-22T19:26:00Z">
          <w:pPr>
            <w:spacing w:line="240" w:lineRule="auto"/>
            <w:jc w:val="both"/>
          </w:pPr>
        </w:pPrChange>
      </w:pPr>
    </w:p>
    <w:p w14:paraId="734CFE3C" w14:textId="77777777" w:rsidR="00E94ADE" w:rsidRDefault="00E94ADE">
      <w:pPr>
        <w:spacing w:line="240" w:lineRule="auto"/>
        <w:jc w:val="both"/>
        <w:rPr>
          <w:rFonts w:cs="Times New Roman"/>
          <w:szCs w:val="24"/>
          <w:lang w:val="bs-Latn-BA"/>
        </w:rPr>
      </w:pPr>
    </w:p>
    <w:p w14:paraId="6BC24007" w14:textId="77777777" w:rsidR="00E94ADE" w:rsidRDefault="00CC5052">
      <w:pPr>
        <w:spacing w:line="240" w:lineRule="auto"/>
        <w:jc w:val="both"/>
        <w:rPr>
          <w:rFonts w:cs="Times New Roman"/>
          <w:b/>
          <w:szCs w:val="24"/>
          <w:lang w:val="bs-Latn-BA"/>
        </w:rPr>
      </w:pPr>
      <w:commentRangeStart w:id="36"/>
      <w:commentRangeStart w:id="37"/>
      <w:r>
        <w:rPr>
          <w:rFonts w:cs="Times New Roman"/>
          <w:b/>
          <w:szCs w:val="24"/>
          <w:lang w:val="bs-Latn-BA"/>
        </w:rPr>
        <w:t>Komisija:</w:t>
      </w:r>
      <w:r>
        <w:rPr>
          <w:rFonts w:cs="Times New Roman"/>
          <w:b/>
          <w:szCs w:val="24"/>
          <w:lang w:val="bs-Latn-BA"/>
        </w:rPr>
        <w:tab/>
      </w:r>
      <w:r>
        <w:rPr>
          <w:rFonts w:cs="Times New Roman"/>
          <w:b/>
          <w:szCs w:val="24"/>
          <w:lang w:val="bs-Latn-BA"/>
        </w:rPr>
        <w:tab/>
        <w:t>prof. dr Slavko Marić</w:t>
      </w:r>
    </w:p>
    <w:p w14:paraId="161F2CAE" w14:textId="77777777" w:rsidR="00E94ADE" w:rsidRDefault="00CC5052">
      <w:pPr>
        <w:spacing w:line="240" w:lineRule="auto"/>
        <w:jc w:val="both"/>
        <w:rPr>
          <w:rFonts w:cs="Times New Roman"/>
          <w:b/>
          <w:szCs w:val="24"/>
          <w:lang w:val="bs-Latn-BA"/>
        </w:rPr>
      </w:pPr>
      <w:r>
        <w:rPr>
          <w:rFonts w:cs="Times New Roman"/>
          <w:b/>
          <w:szCs w:val="24"/>
          <w:lang w:val="bs-Latn-BA"/>
        </w:rPr>
        <w:tab/>
      </w:r>
      <w:r>
        <w:rPr>
          <w:rFonts w:cs="Times New Roman"/>
          <w:b/>
          <w:szCs w:val="24"/>
          <w:lang w:val="bs-Latn-BA"/>
        </w:rPr>
        <w:tab/>
      </w:r>
      <w:r>
        <w:rPr>
          <w:rFonts w:cs="Times New Roman"/>
          <w:b/>
          <w:szCs w:val="24"/>
          <w:lang w:val="bs-Latn-BA"/>
        </w:rPr>
        <w:tab/>
        <w:t>prof. dr Zoran Đurić</w:t>
      </w:r>
    </w:p>
    <w:p w14:paraId="4501C47C" w14:textId="77777777" w:rsidR="00E94ADE" w:rsidRDefault="00CC5052">
      <w:pPr>
        <w:spacing w:line="240" w:lineRule="auto"/>
        <w:jc w:val="both"/>
        <w:rPr>
          <w:rFonts w:cs="Times New Roman"/>
          <w:b/>
          <w:szCs w:val="24"/>
          <w:lang w:val="bs-Latn-BA"/>
        </w:rPr>
      </w:pPr>
      <w:r>
        <w:rPr>
          <w:rFonts w:cs="Times New Roman"/>
          <w:b/>
          <w:szCs w:val="24"/>
          <w:lang w:val="bs-Latn-BA"/>
        </w:rPr>
        <w:tab/>
      </w:r>
      <w:r>
        <w:rPr>
          <w:rFonts w:cs="Times New Roman"/>
          <w:b/>
          <w:szCs w:val="24"/>
          <w:lang w:val="bs-Latn-BA"/>
        </w:rPr>
        <w:tab/>
      </w:r>
      <w:r>
        <w:rPr>
          <w:rFonts w:cs="Times New Roman"/>
          <w:b/>
          <w:szCs w:val="24"/>
          <w:lang w:val="bs-Latn-BA"/>
        </w:rPr>
        <w:tab/>
        <w:t>mr Ognjen Joldžić</w:t>
      </w:r>
      <w:commentRangeEnd w:id="36"/>
      <w:r w:rsidR="007F34CA">
        <w:rPr>
          <w:rStyle w:val="CommentReference"/>
        </w:rPr>
        <w:commentReference w:id="36"/>
      </w:r>
      <w:commentRangeEnd w:id="37"/>
      <w:r w:rsidR="009F1C69">
        <w:rPr>
          <w:rStyle w:val="CommentReference"/>
        </w:rPr>
        <w:commentReference w:id="37"/>
      </w:r>
    </w:p>
    <w:p w14:paraId="6FDBA881" w14:textId="77777777" w:rsidR="00E94ADE" w:rsidRDefault="00E94ADE">
      <w:pPr>
        <w:spacing w:line="240" w:lineRule="auto"/>
        <w:jc w:val="both"/>
        <w:rPr>
          <w:rFonts w:cs="Times New Roman"/>
          <w:szCs w:val="24"/>
          <w:lang w:val="bs-Latn-BA"/>
        </w:rPr>
      </w:pPr>
    </w:p>
    <w:p w14:paraId="58DC4670" w14:textId="77777777" w:rsidR="00E94ADE" w:rsidRDefault="00E94ADE">
      <w:pPr>
        <w:spacing w:line="240" w:lineRule="auto"/>
        <w:jc w:val="both"/>
        <w:rPr>
          <w:rFonts w:cs="Times New Roman"/>
          <w:szCs w:val="24"/>
          <w:lang w:val="bs-Latn-BA"/>
        </w:rPr>
      </w:pPr>
    </w:p>
    <w:p w14:paraId="15870DFB" w14:textId="77777777" w:rsidR="00E94ADE" w:rsidRDefault="00E94ADE">
      <w:pPr>
        <w:spacing w:line="240" w:lineRule="auto"/>
        <w:jc w:val="both"/>
        <w:rPr>
          <w:rFonts w:cs="Times New Roman"/>
          <w:szCs w:val="24"/>
          <w:lang w:val="bs-Latn-BA"/>
        </w:rPr>
      </w:pPr>
    </w:p>
    <w:p w14:paraId="7930211C" w14:textId="77777777" w:rsidR="00E94ADE" w:rsidRDefault="00E94ADE">
      <w:pPr>
        <w:spacing w:line="240" w:lineRule="auto"/>
        <w:jc w:val="both"/>
        <w:rPr>
          <w:rFonts w:cs="Times New Roman"/>
          <w:szCs w:val="24"/>
          <w:lang w:val="bs-Latn-BA"/>
        </w:rPr>
      </w:pPr>
    </w:p>
    <w:p w14:paraId="46732196" w14:textId="77777777" w:rsidR="00E94ADE" w:rsidRDefault="00E94ADE">
      <w:pPr>
        <w:spacing w:line="240" w:lineRule="auto"/>
        <w:jc w:val="both"/>
        <w:rPr>
          <w:rFonts w:cs="Times New Roman"/>
          <w:szCs w:val="24"/>
          <w:lang w:val="bs-Latn-BA"/>
        </w:rPr>
      </w:pPr>
    </w:p>
    <w:p w14:paraId="49DC5F6B" w14:textId="77777777" w:rsidR="00E94ADE" w:rsidRDefault="00E94ADE">
      <w:pPr>
        <w:spacing w:line="240" w:lineRule="auto"/>
        <w:jc w:val="both"/>
        <w:rPr>
          <w:rFonts w:cs="Times New Roman"/>
          <w:szCs w:val="24"/>
          <w:lang w:val="bs-Latn-BA"/>
        </w:rPr>
      </w:pPr>
    </w:p>
    <w:p w14:paraId="2645633D" w14:textId="77777777" w:rsidR="00E94ADE" w:rsidRDefault="00E94ADE">
      <w:pPr>
        <w:spacing w:line="240" w:lineRule="auto"/>
        <w:jc w:val="both"/>
        <w:rPr>
          <w:rFonts w:cs="Times New Roman"/>
          <w:szCs w:val="24"/>
          <w:lang w:val="bs-Latn-BA"/>
        </w:rPr>
      </w:pPr>
    </w:p>
    <w:p w14:paraId="4EFCED0E" w14:textId="77777777" w:rsidR="00E94ADE" w:rsidDel="008262C0" w:rsidRDefault="00E94ADE">
      <w:pPr>
        <w:spacing w:line="240" w:lineRule="auto"/>
        <w:jc w:val="both"/>
        <w:rPr>
          <w:del w:id="38" w:author="Rajo" w:date="2018-05-22T19:26:00Z"/>
          <w:rFonts w:cs="Times New Roman"/>
          <w:szCs w:val="24"/>
          <w:lang w:val="bs-Latn-BA"/>
        </w:rPr>
      </w:pPr>
    </w:p>
    <w:p w14:paraId="581F2061" w14:textId="77777777" w:rsidR="00E94ADE" w:rsidDel="008262C0" w:rsidRDefault="00E94ADE">
      <w:pPr>
        <w:spacing w:line="240" w:lineRule="auto"/>
        <w:jc w:val="both"/>
        <w:rPr>
          <w:del w:id="39" w:author="Rajo" w:date="2018-05-22T19:26:00Z"/>
          <w:rFonts w:cs="Times New Roman"/>
          <w:szCs w:val="24"/>
          <w:lang w:val="bs-Latn-BA"/>
        </w:rPr>
      </w:pPr>
    </w:p>
    <w:p w14:paraId="3D2A1177" w14:textId="77777777" w:rsidR="00E94ADE" w:rsidDel="008262C0" w:rsidRDefault="00E94ADE">
      <w:pPr>
        <w:spacing w:line="240" w:lineRule="auto"/>
        <w:jc w:val="both"/>
        <w:rPr>
          <w:del w:id="40" w:author="Rajo" w:date="2018-05-22T19:26:00Z"/>
          <w:rFonts w:cs="Times New Roman"/>
          <w:szCs w:val="24"/>
          <w:lang w:val="bs-Latn-BA"/>
        </w:rPr>
      </w:pPr>
    </w:p>
    <w:p w14:paraId="11ECCF1C" w14:textId="77777777" w:rsidR="00E94ADE" w:rsidDel="008262C0" w:rsidRDefault="00E94ADE">
      <w:pPr>
        <w:spacing w:line="240" w:lineRule="auto"/>
        <w:jc w:val="both"/>
        <w:rPr>
          <w:del w:id="41" w:author="Rajo" w:date="2018-05-22T19:26:00Z"/>
          <w:rFonts w:cs="Times New Roman"/>
          <w:szCs w:val="24"/>
          <w:lang w:val="bs-Latn-BA"/>
        </w:rPr>
      </w:pPr>
    </w:p>
    <w:p w14:paraId="44D22696" w14:textId="77777777" w:rsidR="00E94ADE" w:rsidDel="008262C0" w:rsidRDefault="00E94ADE">
      <w:pPr>
        <w:spacing w:line="240" w:lineRule="auto"/>
        <w:jc w:val="both"/>
        <w:rPr>
          <w:del w:id="42" w:author="Rajo" w:date="2018-05-22T19:26:00Z"/>
          <w:rFonts w:cs="Times New Roman"/>
          <w:szCs w:val="24"/>
          <w:lang w:val="bs-Latn-BA"/>
        </w:rPr>
      </w:pPr>
    </w:p>
    <w:p w14:paraId="4D1F11EC" w14:textId="77777777" w:rsidR="00E94ADE" w:rsidDel="008262C0" w:rsidRDefault="00E94ADE">
      <w:pPr>
        <w:spacing w:line="240" w:lineRule="auto"/>
        <w:jc w:val="both"/>
        <w:rPr>
          <w:del w:id="43" w:author="Rajo" w:date="2018-05-22T19:26:00Z"/>
          <w:rFonts w:cs="Times New Roman"/>
          <w:szCs w:val="24"/>
          <w:lang w:val="bs-Latn-BA"/>
        </w:rPr>
      </w:pPr>
    </w:p>
    <w:p w14:paraId="3BFF64E0" w14:textId="77777777" w:rsidR="00E94ADE" w:rsidDel="008262C0" w:rsidRDefault="00E94ADE">
      <w:pPr>
        <w:spacing w:line="240" w:lineRule="auto"/>
        <w:jc w:val="both"/>
        <w:rPr>
          <w:del w:id="44" w:author="Rajo" w:date="2018-05-22T19:26:00Z"/>
          <w:rFonts w:cs="Times New Roman"/>
          <w:szCs w:val="24"/>
          <w:lang w:val="bs-Latn-BA"/>
        </w:rPr>
      </w:pPr>
    </w:p>
    <w:p w14:paraId="4FCDAC8E" w14:textId="77777777" w:rsidR="00E94ADE" w:rsidDel="008262C0" w:rsidRDefault="00E94ADE">
      <w:pPr>
        <w:spacing w:line="240" w:lineRule="auto"/>
        <w:jc w:val="both"/>
        <w:rPr>
          <w:del w:id="45" w:author="Rajo" w:date="2018-05-22T19:26:00Z"/>
          <w:rFonts w:cs="Times New Roman"/>
          <w:szCs w:val="24"/>
          <w:lang w:val="bs-Latn-BA"/>
        </w:rPr>
      </w:pPr>
    </w:p>
    <w:p w14:paraId="2061B2DB" w14:textId="77777777" w:rsidR="00E94ADE" w:rsidDel="008262C0" w:rsidRDefault="00E94ADE">
      <w:pPr>
        <w:spacing w:line="240" w:lineRule="auto"/>
        <w:jc w:val="both"/>
        <w:rPr>
          <w:del w:id="46" w:author="Rajo" w:date="2018-05-22T19:26:00Z"/>
          <w:rFonts w:cs="Times New Roman"/>
          <w:szCs w:val="24"/>
          <w:lang w:val="bs-Latn-BA"/>
        </w:rPr>
      </w:pPr>
    </w:p>
    <w:p w14:paraId="5F174B48" w14:textId="77777777" w:rsidR="00E94ADE" w:rsidDel="008262C0" w:rsidRDefault="00E94ADE">
      <w:pPr>
        <w:spacing w:line="240" w:lineRule="auto"/>
        <w:jc w:val="both"/>
        <w:rPr>
          <w:del w:id="47" w:author="Rajo" w:date="2018-05-22T19:26:00Z"/>
          <w:rFonts w:cs="Times New Roman"/>
          <w:szCs w:val="24"/>
          <w:lang w:val="bs-Latn-BA"/>
        </w:rPr>
      </w:pPr>
    </w:p>
    <w:p w14:paraId="1BAFED30" w14:textId="77777777" w:rsidR="00E94ADE" w:rsidRDefault="00E94ADE">
      <w:pPr>
        <w:spacing w:line="240" w:lineRule="auto"/>
        <w:jc w:val="both"/>
        <w:rPr>
          <w:rFonts w:cs="Times New Roman"/>
          <w:szCs w:val="24"/>
          <w:lang w:val="bs-Latn-BA"/>
        </w:rPr>
      </w:pPr>
    </w:p>
    <w:p w14:paraId="472B10B8" w14:textId="77777777" w:rsidR="00E94ADE" w:rsidRDefault="00E94ADE">
      <w:pPr>
        <w:spacing w:line="240" w:lineRule="auto"/>
        <w:jc w:val="both"/>
        <w:rPr>
          <w:rFonts w:cs="Times New Roman"/>
          <w:szCs w:val="24"/>
          <w:lang w:val="bs-Latn-BA"/>
        </w:rPr>
      </w:pPr>
    </w:p>
    <w:p w14:paraId="5A2D4B38" w14:textId="77777777" w:rsidR="00E94ADE" w:rsidRDefault="00E94ADE">
      <w:pPr>
        <w:spacing w:line="240" w:lineRule="auto"/>
        <w:jc w:val="both"/>
        <w:rPr>
          <w:rFonts w:cs="Times New Roman"/>
          <w:szCs w:val="24"/>
          <w:lang w:val="bs-Latn-BA"/>
        </w:rPr>
      </w:pPr>
    </w:p>
    <w:p w14:paraId="16AB7E29" w14:textId="77777777" w:rsidR="00E94ADE" w:rsidRDefault="00E94ADE">
      <w:pPr>
        <w:spacing w:line="240" w:lineRule="auto"/>
        <w:jc w:val="both"/>
        <w:rPr>
          <w:rFonts w:cs="Times New Roman"/>
          <w:szCs w:val="24"/>
          <w:lang w:val="bs-Latn-BA"/>
        </w:rPr>
      </w:pPr>
    </w:p>
    <w:p w14:paraId="4C13A410" w14:textId="77777777" w:rsidR="00E94ADE" w:rsidRDefault="00E94ADE">
      <w:pPr>
        <w:spacing w:line="240" w:lineRule="auto"/>
        <w:jc w:val="both"/>
        <w:rPr>
          <w:rFonts w:cs="Times New Roman"/>
          <w:szCs w:val="24"/>
          <w:lang w:val="bs-Latn-BA"/>
        </w:rPr>
      </w:pPr>
    </w:p>
    <w:p w14:paraId="2889EA5B" w14:textId="77777777" w:rsidR="00E94ADE" w:rsidRDefault="00E94ADE">
      <w:pPr>
        <w:spacing w:line="240" w:lineRule="auto"/>
        <w:jc w:val="both"/>
        <w:rPr>
          <w:rFonts w:cs="Times New Roman"/>
          <w:szCs w:val="24"/>
          <w:lang w:val="bs-Latn-BA"/>
        </w:rPr>
      </w:pPr>
    </w:p>
    <w:p w14:paraId="4DF07827" w14:textId="77777777" w:rsidR="00E94ADE" w:rsidRDefault="00E94ADE">
      <w:pPr>
        <w:spacing w:line="240" w:lineRule="auto"/>
        <w:jc w:val="both"/>
        <w:rPr>
          <w:rFonts w:cs="Times New Roman"/>
          <w:szCs w:val="24"/>
          <w:lang w:val="bs-Latn-BA"/>
        </w:rPr>
      </w:pPr>
    </w:p>
    <w:p w14:paraId="1D3E5ADE" w14:textId="77777777" w:rsidR="00E94ADE" w:rsidDel="008262C0" w:rsidRDefault="00CC5052">
      <w:pPr>
        <w:tabs>
          <w:tab w:val="left" w:pos="7950"/>
        </w:tabs>
        <w:spacing w:line="240" w:lineRule="auto"/>
        <w:rPr>
          <w:del w:id="48" w:author="Rajo" w:date="2018-05-22T19:26:00Z"/>
          <w:rFonts w:cs="Times New Roman"/>
          <w:szCs w:val="24"/>
          <w:lang w:val="bs-Latn-BA"/>
        </w:rPr>
        <w:pPrChange w:id="49" w:author="Rajo" w:date="2018-05-22T19:26:00Z">
          <w:pPr>
            <w:tabs>
              <w:tab w:val="left" w:pos="7950"/>
            </w:tabs>
            <w:spacing w:line="240" w:lineRule="auto"/>
            <w:jc w:val="right"/>
          </w:pPr>
        </w:pPrChange>
      </w:pPr>
      <w:del w:id="50" w:author="Rajo" w:date="2018-05-22T19:26:00Z">
        <w:r w:rsidDel="008262C0">
          <w:rPr>
            <w:rFonts w:cs="Times New Roman"/>
            <w:szCs w:val="24"/>
            <w:lang w:val="bs-Latn-BA"/>
          </w:rPr>
          <w:tab/>
        </w:r>
      </w:del>
    </w:p>
    <w:p w14:paraId="7C30C34C" w14:textId="77777777" w:rsidR="00E94ADE" w:rsidDel="008262C0" w:rsidRDefault="00E94ADE">
      <w:pPr>
        <w:tabs>
          <w:tab w:val="left" w:pos="7950"/>
        </w:tabs>
        <w:spacing w:line="240" w:lineRule="auto"/>
        <w:rPr>
          <w:del w:id="51" w:author="Rajo" w:date="2018-05-22T19:26:00Z"/>
          <w:rFonts w:cs="Times New Roman"/>
          <w:b/>
          <w:szCs w:val="24"/>
          <w:lang w:val="bs-Latn-BA"/>
        </w:rPr>
        <w:pPrChange w:id="52" w:author="Rajo" w:date="2018-05-22T19:26:00Z">
          <w:pPr>
            <w:tabs>
              <w:tab w:val="left" w:pos="7950"/>
            </w:tabs>
            <w:spacing w:line="240" w:lineRule="auto"/>
            <w:jc w:val="right"/>
          </w:pPr>
        </w:pPrChange>
      </w:pPr>
    </w:p>
    <w:p w14:paraId="75C133D7" w14:textId="77777777" w:rsidR="00E94ADE" w:rsidDel="008262C0" w:rsidRDefault="00E94ADE">
      <w:pPr>
        <w:tabs>
          <w:tab w:val="left" w:pos="7950"/>
        </w:tabs>
        <w:spacing w:line="240" w:lineRule="auto"/>
        <w:jc w:val="right"/>
        <w:rPr>
          <w:del w:id="53" w:author="Rajo" w:date="2018-05-22T19:26:00Z"/>
          <w:rFonts w:cs="Times New Roman"/>
          <w:b/>
          <w:szCs w:val="24"/>
          <w:lang w:val="bs-Latn-BA"/>
        </w:rPr>
      </w:pPr>
    </w:p>
    <w:p w14:paraId="0FEEBB6A" w14:textId="77777777" w:rsidR="00E94ADE" w:rsidDel="008262C0" w:rsidRDefault="00E94ADE">
      <w:pPr>
        <w:tabs>
          <w:tab w:val="left" w:pos="7950"/>
        </w:tabs>
        <w:spacing w:line="240" w:lineRule="auto"/>
        <w:jc w:val="right"/>
        <w:rPr>
          <w:del w:id="54" w:author="Rajo" w:date="2018-05-22T19:26:00Z"/>
          <w:rFonts w:cs="Times New Roman"/>
          <w:b/>
          <w:szCs w:val="24"/>
          <w:lang w:val="bs-Latn-BA"/>
        </w:rPr>
      </w:pPr>
    </w:p>
    <w:p w14:paraId="5498922C" w14:textId="77777777" w:rsidR="00E94ADE" w:rsidRDefault="00E94ADE">
      <w:pPr>
        <w:tabs>
          <w:tab w:val="left" w:pos="7950"/>
        </w:tabs>
        <w:spacing w:line="240" w:lineRule="auto"/>
        <w:rPr>
          <w:rFonts w:cs="Times New Roman"/>
          <w:b/>
          <w:szCs w:val="24"/>
          <w:lang w:val="bs-Latn-BA"/>
        </w:rPr>
        <w:pPrChange w:id="55" w:author="Rajo" w:date="2018-05-22T19:26:00Z">
          <w:pPr>
            <w:tabs>
              <w:tab w:val="left" w:pos="7950"/>
            </w:tabs>
            <w:spacing w:line="240" w:lineRule="auto"/>
            <w:jc w:val="right"/>
          </w:pPr>
        </w:pPrChange>
      </w:pPr>
    </w:p>
    <w:p w14:paraId="7C2C7274" w14:textId="77777777" w:rsidR="00E94ADE" w:rsidRDefault="00E94ADE">
      <w:pPr>
        <w:tabs>
          <w:tab w:val="left" w:pos="7950"/>
        </w:tabs>
        <w:spacing w:line="240" w:lineRule="auto"/>
        <w:jc w:val="right"/>
        <w:rPr>
          <w:rFonts w:cs="Times New Roman"/>
          <w:b/>
          <w:szCs w:val="24"/>
          <w:lang w:val="bs-Latn-BA"/>
        </w:rPr>
      </w:pPr>
    </w:p>
    <w:p w14:paraId="502FCF7D" w14:textId="77777777" w:rsidR="00E94ADE" w:rsidRDefault="00CC5052">
      <w:pPr>
        <w:tabs>
          <w:tab w:val="left" w:pos="7950"/>
        </w:tabs>
        <w:spacing w:line="240" w:lineRule="auto"/>
        <w:jc w:val="right"/>
        <w:rPr>
          <w:rFonts w:cs="Times New Roman"/>
          <w:b/>
          <w:szCs w:val="24"/>
          <w:lang w:val="bs-Latn-BA"/>
        </w:rPr>
      </w:pPr>
      <w:r>
        <w:rPr>
          <w:rFonts w:cs="Times New Roman"/>
          <w:b/>
          <w:szCs w:val="24"/>
          <w:lang w:val="bs-Latn-BA"/>
        </w:rPr>
        <w:t>kandidat:</w:t>
      </w:r>
    </w:p>
    <w:p w14:paraId="5537D848" w14:textId="77777777" w:rsidR="00E94ADE" w:rsidRDefault="00CC5052">
      <w:pPr>
        <w:tabs>
          <w:tab w:val="left" w:pos="8415"/>
        </w:tabs>
        <w:spacing w:line="240" w:lineRule="auto"/>
        <w:jc w:val="right"/>
        <w:rPr>
          <w:rFonts w:cs="Times New Roman"/>
          <w:b/>
          <w:szCs w:val="24"/>
          <w:lang w:val="bs-Latn-BA"/>
        </w:rPr>
      </w:pPr>
      <w:r>
        <w:rPr>
          <w:rFonts w:cs="Times New Roman"/>
          <w:b/>
          <w:szCs w:val="24"/>
          <w:lang w:val="bs-Latn-BA"/>
        </w:rPr>
        <w:t>Rajo Gajić</w:t>
      </w:r>
    </w:p>
    <w:p w14:paraId="5A71353F" w14:textId="77777777" w:rsidR="00E94ADE" w:rsidRDefault="00CC5052">
      <w:pPr>
        <w:tabs>
          <w:tab w:val="left" w:pos="8415"/>
        </w:tabs>
        <w:spacing w:line="240" w:lineRule="auto"/>
        <w:jc w:val="both"/>
        <w:rPr>
          <w:rFonts w:cs="Times New Roman"/>
          <w:sz w:val="28"/>
          <w:szCs w:val="28"/>
          <w:lang w:val="bs-Latn-BA"/>
        </w:rPr>
      </w:pPr>
      <w:r>
        <w:rPr>
          <w:rFonts w:cs="Times New Roman"/>
          <w:sz w:val="28"/>
          <w:szCs w:val="28"/>
          <w:lang w:val="bs-Latn-BA"/>
        </w:rPr>
        <w:lastRenderedPageBreak/>
        <w:t>UNIVERZITET U BANJOJ LUCI</w:t>
      </w:r>
    </w:p>
    <w:p w14:paraId="44148BBA" w14:textId="77777777" w:rsidR="00E94ADE" w:rsidRDefault="00CC5052">
      <w:pPr>
        <w:tabs>
          <w:tab w:val="left" w:pos="8415"/>
        </w:tabs>
        <w:spacing w:line="240" w:lineRule="auto"/>
        <w:jc w:val="both"/>
        <w:rPr>
          <w:rFonts w:cs="Times New Roman"/>
          <w:sz w:val="28"/>
          <w:szCs w:val="28"/>
          <w:lang w:val="bs-Latn-BA"/>
        </w:rPr>
      </w:pPr>
      <w:r>
        <w:rPr>
          <w:rFonts w:cs="Times New Roman"/>
          <w:sz w:val="28"/>
          <w:szCs w:val="28"/>
          <w:lang w:val="bs-Latn-BA"/>
        </w:rPr>
        <w:t>ELEKTROTEHNIČKI FAKULTET</w:t>
      </w:r>
    </w:p>
    <w:p w14:paraId="6341303E" w14:textId="481B5DBB" w:rsidR="00E94ADE" w:rsidDel="008262C0" w:rsidRDefault="00CC5052" w:rsidP="008262C0">
      <w:pPr>
        <w:tabs>
          <w:tab w:val="left" w:pos="8415"/>
        </w:tabs>
        <w:spacing w:line="240" w:lineRule="auto"/>
        <w:jc w:val="both"/>
        <w:rPr>
          <w:del w:id="56" w:author="Rajo" w:date="2018-05-22T19:26:00Z"/>
          <w:rFonts w:cs="Times New Roman"/>
          <w:szCs w:val="24"/>
          <w:lang w:val="bs-Latn-BA"/>
        </w:rPr>
      </w:pPr>
      <w:r>
        <w:rPr>
          <w:rFonts w:cs="Times New Roman"/>
          <w:sz w:val="28"/>
          <w:szCs w:val="28"/>
          <w:lang w:val="bs-Latn-BA"/>
        </w:rPr>
        <w:t>KATEDRA ZA RAČUNARSKU TEHNIKU</w:t>
      </w:r>
    </w:p>
    <w:p w14:paraId="5CE7A6E6" w14:textId="77777777" w:rsidR="008262C0" w:rsidRDefault="008262C0">
      <w:pPr>
        <w:tabs>
          <w:tab w:val="left" w:pos="8415"/>
        </w:tabs>
        <w:spacing w:line="240" w:lineRule="auto"/>
        <w:jc w:val="both"/>
        <w:rPr>
          <w:ins w:id="57" w:author="Rajo" w:date="2018-05-22T19:26:00Z"/>
          <w:rFonts w:cs="Times New Roman"/>
          <w:sz w:val="28"/>
          <w:szCs w:val="28"/>
          <w:lang w:val="bs-Latn-BA"/>
        </w:rPr>
      </w:pPr>
    </w:p>
    <w:p w14:paraId="56E493E9" w14:textId="77777777" w:rsidR="00E94ADE" w:rsidDel="008262C0" w:rsidRDefault="00E94ADE">
      <w:pPr>
        <w:spacing w:line="240" w:lineRule="auto"/>
        <w:jc w:val="both"/>
        <w:rPr>
          <w:del w:id="58" w:author="Rajo" w:date="2018-05-22T19:26:00Z"/>
          <w:rFonts w:cs="Times New Roman"/>
          <w:szCs w:val="24"/>
          <w:lang w:val="bs-Latn-BA"/>
        </w:rPr>
      </w:pPr>
    </w:p>
    <w:p w14:paraId="1A0B463C" w14:textId="77777777" w:rsidR="00E94ADE" w:rsidDel="008262C0" w:rsidRDefault="00E94ADE">
      <w:pPr>
        <w:spacing w:line="240" w:lineRule="auto"/>
        <w:jc w:val="both"/>
        <w:rPr>
          <w:del w:id="59" w:author="Rajo" w:date="2018-05-22T19:26:00Z"/>
          <w:rFonts w:cs="Times New Roman"/>
          <w:szCs w:val="24"/>
          <w:lang w:val="bs-Latn-BA"/>
        </w:rPr>
      </w:pPr>
    </w:p>
    <w:p w14:paraId="3D92378D" w14:textId="77777777" w:rsidR="00E94ADE" w:rsidDel="008262C0" w:rsidRDefault="00E94ADE">
      <w:pPr>
        <w:spacing w:line="240" w:lineRule="auto"/>
        <w:jc w:val="both"/>
        <w:rPr>
          <w:del w:id="60" w:author="Rajo" w:date="2018-05-22T19:26:00Z"/>
          <w:rFonts w:cs="Times New Roman"/>
          <w:szCs w:val="24"/>
          <w:lang w:val="bs-Latn-BA"/>
        </w:rPr>
      </w:pPr>
    </w:p>
    <w:p w14:paraId="2D69E834" w14:textId="77777777" w:rsidR="00E94ADE" w:rsidRDefault="00E94ADE">
      <w:pPr>
        <w:tabs>
          <w:tab w:val="left" w:pos="8415"/>
        </w:tabs>
        <w:spacing w:line="240" w:lineRule="auto"/>
        <w:jc w:val="both"/>
        <w:rPr>
          <w:rFonts w:cs="Times New Roman"/>
          <w:szCs w:val="24"/>
          <w:lang w:val="bs-Latn-BA"/>
        </w:rPr>
        <w:pPrChange w:id="61" w:author="Rajo" w:date="2018-05-22T19:26:00Z">
          <w:pPr>
            <w:spacing w:line="240" w:lineRule="auto"/>
            <w:jc w:val="both"/>
          </w:pPr>
        </w:pPrChange>
      </w:pPr>
    </w:p>
    <w:p w14:paraId="52FDCD69" w14:textId="77777777" w:rsidR="00E94ADE" w:rsidRDefault="00E94ADE">
      <w:pPr>
        <w:spacing w:line="240" w:lineRule="auto"/>
        <w:jc w:val="both"/>
        <w:rPr>
          <w:rFonts w:cs="Times New Roman"/>
          <w:szCs w:val="24"/>
          <w:lang w:val="bs-Latn-BA"/>
        </w:rPr>
      </w:pPr>
    </w:p>
    <w:p w14:paraId="6DBE09A9" w14:textId="77777777" w:rsidR="00E94ADE" w:rsidRDefault="00E94ADE">
      <w:pPr>
        <w:spacing w:line="240" w:lineRule="auto"/>
        <w:jc w:val="both"/>
        <w:rPr>
          <w:rFonts w:cs="Times New Roman"/>
          <w:szCs w:val="24"/>
          <w:lang w:val="bs-Latn-BA"/>
        </w:rPr>
      </w:pPr>
    </w:p>
    <w:p w14:paraId="2E859467" w14:textId="77777777" w:rsidR="00E94ADE" w:rsidRDefault="00CC5052">
      <w:pPr>
        <w:spacing w:line="240" w:lineRule="auto"/>
        <w:jc w:val="both"/>
        <w:rPr>
          <w:rFonts w:cs="Times New Roman"/>
          <w:sz w:val="28"/>
          <w:szCs w:val="28"/>
          <w:lang w:val="bs-Latn-BA"/>
        </w:rPr>
      </w:pPr>
      <w:r>
        <w:rPr>
          <w:rFonts w:cs="Times New Roman"/>
          <w:sz w:val="28"/>
          <w:szCs w:val="28"/>
          <w:lang w:val="bs-Latn-BA"/>
        </w:rPr>
        <w:t>Predmet:</w:t>
      </w:r>
      <w:r>
        <w:rPr>
          <w:rFonts w:cs="Times New Roman"/>
          <w:sz w:val="28"/>
          <w:szCs w:val="28"/>
          <w:lang w:val="bs-Latn-BA"/>
        </w:rPr>
        <w:tab/>
      </w:r>
      <w:r>
        <w:rPr>
          <w:rFonts w:cs="Times New Roman"/>
          <w:sz w:val="28"/>
          <w:szCs w:val="28"/>
          <w:lang w:val="bs-Latn-BA"/>
        </w:rPr>
        <w:tab/>
        <w:t>INTERNET PROGRAMIRANJE</w:t>
      </w:r>
    </w:p>
    <w:p w14:paraId="559AFE92" w14:textId="77777777" w:rsidR="00E94ADE" w:rsidRDefault="00E94ADE">
      <w:pPr>
        <w:spacing w:line="240" w:lineRule="auto"/>
        <w:jc w:val="both"/>
        <w:rPr>
          <w:rFonts w:cs="Times New Roman"/>
          <w:sz w:val="28"/>
          <w:szCs w:val="28"/>
          <w:lang w:val="bs-Latn-BA"/>
        </w:rPr>
      </w:pPr>
    </w:p>
    <w:p w14:paraId="362507FF" w14:textId="77777777" w:rsidR="00E94ADE" w:rsidRDefault="00CC5052">
      <w:pPr>
        <w:spacing w:line="240" w:lineRule="auto"/>
        <w:jc w:val="both"/>
        <w:rPr>
          <w:rFonts w:cs="Times New Roman"/>
          <w:sz w:val="28"/>
          <w:szCs w:val="28"/>
          <w:lang w:val="bs-Latn-BA"/>
        </w:rPr>
      </w:pPr>
      <w:r>
        <w:rPr>
          <w:rFonts w:cs="Times New Roman"/>
          <w:sz w:val="28"/>
          <w:szCs w:val="28"/>
          <w:lang w:val="bs-Latn-BA"/>
        </w:rPr>
        <w:t>Tema:</w:t>
      </w:r>
      <w:r>
        <w:rPr>
          <w:rFonts w:cs="Times New Roman"/>
          <w:sz w:val="28"/>
          <w:szCs w:val="28"/>
          <w:lang w:val="bs-Latn-BA"/>
        </w:rPr>
        <w:tab/>
      </w:r>
      <w:r>
        <w:rPr>
          <w:rFonts w:cs="Times New Roman"/>
          <w:sz w:val="28"/>
          <w:szCs w:val="28"/>
          <w:lang w:val="bs-Latn-BA"/>
        </w:rPr>
        <w:tab/>
      </w:r>
      <w:r>
        <w:rPr>
          <w:rFonts w:cs="Times New Roman"/>
          <w:sz w:val="28"/>
          <w:szCs w:val="28"/>
          <w:lang w:val="bs-Latn-BA"/>
        </w:rPr>
        <w:tab/>
        <w:t>REALIZACIJA SSO SERVERA</w:t>
      </w:r>
    </w:p>
    <w:p w14:paraId="45B09D20" w14:textId="77777777" w:rsidR="00E94ADE" w:rsidRDefault="00E94ADE">
      <w:pPr>
        <w:spacing w:line="240" w:lineRule="auto"/>
        <w:jc w:val="both"/>
        <w:rPr>
          <w:rFonts w:cs="Times New Roman"/>
          <w:sz w:val="28"/>
          <w:szCs w:val="28"/>
          <w:lang w:val="bs-Latn-BA"/>
        </w:rPr>
      </w:pPr>
    </w:p>
    <w:p w14:paraId="2388A626" w14:textId="77777777" w:rsidR="00E94ADE" w:rsidDel="008262C0" w:rsidRDefault="00CC5052">
      <w:pPr>
        <w:spacing w:line="240" w:lineRule="auto"/>
        <w:jc w:val="both"/>
        <w:rPr>
          <w:del w:id="62" w:author="Rajo" w:date="2018-05-22T19:27:00Z"/>
          <w:rFonts w:cs="Times New Roman"/>
          <w:sz w:val="28"/>
          <w:szCs w:val="28"/>
          <w:lang w:val="bs-Latn-BA"/>
        </w:rPr>
      </w:pPr>
      <w:r>
        <w:rPr>
          <w:rFonts w:cs="Times New Roman"/>
          <w:sz w:val="28"/>
          <w:szCs w:val="28"/>
          <w:lang w:val="bs-Latn-BA"/>
        </w:rPr>
        <w:t>Zadatak:</w:t>
      </w:r>
    </w:p>
    <w:p w14:paraId="4C5ACB42" w14:textId="77777777" w:rsidR="00E94ADE" w:rsidRDefault="00E94ADE">
      <w:pPr>
        <w:spacing w:line="240" w:lineRule="auto"/>
        <w:jc w:val="both"/>
        <w:rPr>
          <w:rFonts w:cs="Times New Roman"/>
          <w:sz w:val="28"/>
          <w:szCs w:val="28"/>
          <w:lang w:val="bs-Latn-BA"/>
        </w:rPr>
      </w:pPr>
    </w:p>
    <w:p w14:paraId="52347971" w14:textId="77777777" w:rsidR="00E94ADE" w:rsidRDefault="00CC5052">
      <w:pPr>
        <w:spacing w:line="240" w:lineRule="auto"/>
        <w:jc w:val="both"/>
        <w:rPr>
          <w:rFonts w:cs="Times New Roman"/>
          <w:sz w:val="28"/>
          <w:szCs w:val="28"/>
          <w:lang w:val="bs-Latn-BA"/>
        </w:rPr>
      </w:pPr>
      <w:r>
        <w:rPr>
          <w:rFonts w:cs="Times New Roman"/>
          <w:sz w:val="28"/>
          <w:szCs w:val="28"/>
          <w:lang w:val="bs-Latn-BA"/>
        </w:rPr>
        <w:t xml:space="preserve">Uvod. Autentikacija i upravljanje identitetima. Autorizacija i kontrola pristupa. SAML. XACML. Dati pregled i analizu postojećih SSO rješenja. Realizovati SSO server, sa osnovnim SSO funkcionalnostima, koji omogućava autentikaciju i autorizaciju korisnika. Dati uporednu analizu realizovanog rješenja sa postojećim rješenjima. </w:t>
      </w:r>
    </w:p>
    <w:p w14:paraId="4223D56B" w14:textId="77777777" w:rsidR="00E94ADE" w:rsidRDefault="00E94ADE">
      <w:pPr>
        <w:spacing w:line="240" w:lineRule="auto"/>
        <w:jc w:val="both"/>
        <w:rPr>
          <w:rFonts w:cs="Times New Roman"/>
          <w:szCs w:val="24"/>
          <w:lang w:val="bs-Latn-BA"/>
        </w:rPr>
      </w:pPr>
    </w:p>
    <w:p w14:paraId="73BF3CE4" w14:textId="77777777" w:rsidR="00E94ADE" w:rsidRDefault="00E94ADE">
      <w:pPr>
        <w:spacing w:line="240" w:lineRule="auto"/>
        <w:jc w:val="both"/>
        <w:rPr>
          <w:rFonts w:cs="Times New Roman"/>
          <w:szCs w:val="24"/>
          <w:lang w:val="bs-Latn-BA"/>
        </w:rPr>
      </w:pPr>
    </w:p>
    <w:p w14:paraId="0A8FDA90" w14:textId="77777777" w:rsidR="00E94ADE" w:rsidDel="008262C0" w:rsidRDefault="00E94ADE">
      <w:pPr>
        <w:spacing w:line="240" w:lineRule="auto"/>
        <w:jc w:val="both"/>
        <w:rPr>
          <w:del w:id="63" w:author="Rajo" w:date="2018-05-22T19:27:00Z"/>
          <w:rFonts w:cs="Times New Roman"/>
          <w:szCs w:val="24"/>
          <w:lang w:val="bs-Latn-BA"/>
        </w:rPr>
      </w:pPr>
    </w:p>
    <w:p w14:paraId="4BC070CC" w14:textId="77777777" w:rsidR="00E94ADE" w:rsidDel="008262C0" w:rsidRDefault="00E94ADE">
      <w:pPr>
        <w:spacing w:line="240" w:lineRule="auto"/>
        <w:jc w:val="both"/>
        <w:rPr>
          <w:del w:id="64" w:author="Rajo" w:date="2018-05-22T19:27:00Z"/>
          <w:rFonts w:cs="Times New Roman"/>
          <w:szCs w:val="24"/>
          <w:lang w:val="bs-Latn-BA"/>
        </w:rPr>
      </w:pPr>
    </w:p>
    <w:p w14:paraId="30B41B93" w14:textId="77777777" w:rsidR="00E94ADE" w:rsidDel="008262C0" w:rsidRDefault="00E94ADE">
      <w:pPr>
        <w:spacing w:line="240" w:lineRule="auto"/>
        <w:jc w:val="both"/>
        <w:rPr>
          <w:del w:id="65" w:author="Rajo" w:date="2018-05-22T19:27:00Z"/>
          <w:rFonts w:cs="Times New Roman"/>
          <w:szCs w:val="24"/>
          <w:lang w:val="bs-Latn-BA"/>
        </w:rPr>
      </w:pPr>
    </w:p>
    <w:p w14:paraId="0892AB99" w14:textId="77777777" w:rsidR="00E94ADE" w:rsidRDefault="00E94ADE">
      <w:pPr>
        <w:spacing w:line="240" w:lineRule="auto"/>
        <w:jc w:val="both"/>
        <w:rPr>
          <w:rFonts w:cs="Times New Roman"/>
          <w:szCs w:val="24"/>
          <w:lang w:val="bs-Latn-BA"/>
        </w:rPr>
      </w:pPr>
    </w:p>
    <w:p w14:paraId="7DCDD436" w14:textId="77777777" w:rsidR="00E94ADE" w:rsidRDefault="00E94ADE">
      <w:pPr>
        <w:spacing w:line="240" w:lineRule="auto"/>
        <w:jc w:val="both"/>
        <w:rPr>
          <w:rFonts w:cs="Times New Roman"/>
          <w:szCs w:val="24"/>
          <w:lang w:val="bs-Latn-BA"/>
        </w:rPr>
      </w:pPr>
    </w:p>
    <w:p w14:paraId="5C530E55" w14:textId="77777777" w:rsidR="00E94ADE" w:rsidDel="008262C0" w:rsidRDefault="00E94ADE">
      <w:pPr>
        <w:spacing w:line="240" w:lineRule="auto"/>
        <w:jc w:val="both"/>
        <w:rPr>
          <w:del w:id="66" w:author="Rajo" w:date="2018-05-22T19:27:00Z"/>
          <w:rFonts w:cs="Times New Roman"/>
          <w:szCs w:val="24"/>
          <w:lang w:val="bs-Latn-BA"/>
        </w:rPr>
      </w:pPr>
    </w:p>
    <w:p w14:paraId="7959B050" w14:textId="77777777" w:rsidR="00E94ADE" w:rsidDel="008262C0" w:rsidRDefault="00E94ADE">
      <w:pPr>
        <w:spacing w:line="240" w:lineRule="auto"/>
        <w:jc w:val="both"/>
        <w:rPr>
          <w:del w:id="67" w:author="Rajo" w:date="2018-05-22T19:27:00Z"/>
          <w:rFonts w:cs="Times New Roman"/>
          <w:sz w:val="28"/>
          <w:szCs w:val="28"/>
          <w:lang w:val="bs-Latn-BA"/>
        </w:rPr>
      </w:pPr>
    </w:p>
    <w:p w14:paraId="00CDDA50" w14:textId="77777777" w:rsidR="00E94ADE" w:rsidDel="008262C0" w:rsidRDefault="00E94ADE">
      <w:pPr>
        <w:spacing w:line="240" w:lineRule="auto"/>
        <w:jc w:val="both"/>
        <w:rPr>
          <w:del w:id="68" w:author="Rajo" w:date="2018-05-22T19:27:00Z"/>
          <w:rFonts w:cs="Times New Roman"/>
          <w:sz w:val="28"/>
          <w:szCs w:val="28"/>
          <w:lang w:val="bs-Latn-BA"/>
        </w:rPr>
      </w:pPr>
    </w:p>
    <w:p w14:paraId="743CDC3E" w14:textId="77777777" w:rsidR="00E94ADE" w:rsidDel="008262C0" w:rsidRDefault="00E94ADE">
      <w:pPr>
        <w:spacing w:line="240" w:lineRule="auto"/>
        <w:jc w:val="both"/>
        <w:rPr>
          <w:del w:id="69" w:author="Rajo" w:date="2018-05-22T19:27:00Z"/>
          <w:rFonts w:cs="Times New Roman"/>
          <w:sz w:val="28"/>
          <w:szCs w:val="28"/>
          <w:lang w:val="bs-Latn-BA"/>
        </w:rPr>
      </w:pPr>
    </w:p>
    <w:p w14:paraId="5DDA24AB" w14:textId="77777777" w:rsidR="00E94ADE" w:rsidRDefault="00E94ADE">
      <w:pPr>
        <w:spacing w:line="240" w:lineRule="auto"/>
        <w:jc w:val="both"/>
        <w:rPr>
          <w:rFonts w:cs="Times New Roman"/>
          <w:sz w:val="28"/>
          <w:szCs w:val="28"/>
          <w:lang w:val="bs-Latn-BA"/>
        </w:rPr>
      </w:pPr>
      <w:commentRangeStart w:id="70"/>
    </w:p>
    <w:p w14:paraId="14BD99F4" w14:textId="77777777" w:rsidR="00E94ADE" w:rsidDel="008262C0" w:rsidRDefault="00CC5052">
      <w:pPr>
        <w:spacing w:line="240" w:lineRule="auto"/>
        <w:jc w:val="both"/>
        <w:rPr>
          <w:del w:id="71" w:author="Rajo" w:date="2018-05-22T19:27:00Z"/>
          <w:rFonts w:cs="Times New Roman"/>
          <w:sz w:val="28"/>
          <w:szCs w:val="28"/>
          <w:lang w:val="bs-Latn-BA"/>
        </w:rPr>
      </w:pPr>
      <w:r>
        <w:rPr>
          <w:rFonts w:cs="Times New Roman"/>
          <w:sz w:val="28"/>
          <w:szCs w:val="28"/>
          <w:lang w:val="bs-Latn-BA"/>
        </w:rPr>
        <w:t>Mentor:</w:t>
      </w:r>
      <w:r>
        <w:rPr>
          <w:rFonts w:cs="Times New Roman"/>
          <w:sz w:val="28"/>
          <w:szCs w:val="28"/>
          <w:lang w:val="bs-Latn-BA"/>
        </w:rPr>
        <w:tab/>
      </w:r>
      <w:r>
        <w:rPr>
          <w:rFonts w:cs="Times New Roman"/>
          <w:sz w:val="28"/>
          <w:szCs w:val="28"/>
          <w:lang w:val="bs-Latn-BA"/>
        </w:rPr>
        <w:tab/>
        <w:t>prof. dr Zoran Đurić</w:t>
      </w:r>
    </w:p>
    <w:p w14:paraId="48C7D359" w14:textId="77777777" w:rsidR="00E94ADE" w:rsidRDefault="00E94ADE">
      <w:pPr>
        <w:spacing w:line="240" w:lineRule="auto"/>
        <w:jc w:val="both"/>
        <w:rPr>
          <w:rFonts w:cs="Times New Roman"/>
          <w:sz w:val="28"/>
          <w:szCs w:val="28"/>
          <w:lang w:val="bs-Latn-BA"/>
        </w:rPr>
      </w:pPr>
    </w:p>
    <w:p w14:paraId="3503CF88" w14:textId="77777777" w:rsidR="00E94ADE" w:rsidDel="008262C0" w:rsidRDefault="00CC5052">
      <w:pPr>
        <w:spacing w:line="240" w:lineRule="auto"/>
        <w:jc w:val="both"/>
        <w:rPr>
          <w:del w:id="72" w:author="Rajo" w:date="2018-05-22T19:27:00Z"/>
          <w:rFonts w:cs="Times New Roman"/>
          <w:sz w:val="28"/>
          <w:szCs w:val="28"/>
          <w:lang w:val="bs-Latn-BA"/>
        </w:rPr>
      </w:pPr>
      <w:r>
        <w:rPr>
          <w:rFonts w:cs="Times New Roman"/>
          <w:sz w:val="28"/>
          <w:szCs w:val="28"/>
          <w:lang w:val="bs-Latn-BA"/>
        </w:rPr>
        <w:t>Kandidat:</w:t>
      </w:r>
      <w:r>
        <w:rPr>
          <w:rFonts w:cs="Times New Roman"/>
          <w:sz w:val="28"/>
          <w:szCs w:val="28"/>
          <w:lang w:val="bs-Latn-BA"/>
        </w:rPr>
        <w:tab/>
      </w:r>
      <w:r>
        <w:rPr>
          <w:rFonts w:cs="Times New Roman"/>
          <w:sz w:val="28"/>
          <w:szCs w:val="28"/>
          <w:lang w:val="bs-Latn-BA"/>
        </w:rPr>
        <w:tab/>
        <w:t>Rajo Gajić (22/07)</w:t>
      </w:r>
    </w:p>
    <w:p w14:paraId="6E3D51D8" w14:textId="77777777" w:rsidR="00E94ADE" w:rsidDel="008262C0" w:rsidRDefault="00E94ADE">
      <w:pPr>
        <w:spacing w:line="240" w:lineRule="auto"/>
        <w:jc w:val="both"/>
        <w:rPr>
          <w:del w:id="73" w:author="Rajo" w:date="2018-05-22T19:27:00Z"/>
          <w:rFonts w:cs="Times New Roman"/>
          <w:sz w:val="28"/>
          <w:szCs w:val="28"/>
          <w:lang w:val="bs-Latn-BA"/>
        </w:rPr>
      </w:pPr>
    </w:p>
    <w:p w14:paraId="4179C993" w14:textId="77777777" w:rsidR="00E94ADE" w:rsidDel="008262C0" w:rsidRDefault="00E94ADE">
      <w:pPr>
        <w:spacing w:line="240" w:lineRule="auto"/>
        <w:jc w:val="both"/>
        <w:rPr>
          <w:del w:id="74" w:author="Rajo" w:date="2018-05-22T19:27:00Z"/>
          <w:rFonts w:cs="Times New Roman"/>
          <w:sz w:val="28"/>
          <w:szCs w:val="28"/>
          <w:lang w:val="bs-Latn-BA"/>
        </w:rPr>
      </w:pPr>
    </w:p>
    <w:p w14:paraId="7836DAD9" w14:textId="77777777" w:rsidR="00E94ADE" w:rsidDel="008262C0" w:rsidRDefault="00E94ADE">
      <w:pPr>
        <w:spacing w:line="240" w:lineRule="auto"/>
        <w:jc w:val="both"/>
        <w:rPr>
          <w:del w:id="75" w:author="Rajo" w:date="2018-05-22T19:27:00Z"/>
          <w:rFonts w:cs="Times New Roman"/>
          <w:sz w:val="28"/>
          <w:szCs w:val="28"/>
          <w:lang w:val="bs-Latn-BA"/>
        </w:rPr>
      </w:pPr>
    </w:p>
    <w:p w14:paraId="6B76BDDA" w14:textId="77777777" w:rsidR="00E94ADE" w:rsidRDefault="00E94ADE">
      <w:pPr>
        <w:spacing w:line="240" w:lineRule="auto"/>
        <w:jc w:val="both"/>
        <w:rPr>
          <w:rFonts w:cs="Times New Roman"/>
          <w:sz w:val="28"/>
          <w:szCs w:val="28"/>
          <w:lang w:val="bs-Latn-BA"/>
        </w:rPr>
      </w:pPr>
    </w:p>
    <w:p w14:paraId="455E3A53" w14:textId="6A5C13A5" w:rsidR="00E94ADE" w:rsidRDefault="00E94ADE">
      <w:pPr>
        <w:spacing w:line="240" w:lineRule="auto"/>
        <w:jc w:val="both"/>
        <w:rPr>
          <w:ins w:id="76" w:author="Rajo" w:date="2018-05-22T19:27:00Z"/>
          <w:rFonts w:cs="Times New Roman"/>
          <w:sz w:val="28"/>
          <w:szCs w:val="28"/>
          <w:lang w:val="bs-Latn-BA"/>
        </w:rPr>
      </w:pPr>
    </w:p>
    <w:p w14:paraId="696A9FB8" w14:textId="77777777" w:rsidR="008262C0" w:rsidRDefault="008262C0">
      <w:pPr>
        <w:spacing w:line="240" w:lineRule="auto"/>
        <w:jc w:val="both"/>
        <w:rPr>
          <w:ins w:id="77" w:author="Rajo" w:date="2018-05-22T19:27:00Z"/>
          <w:rFonts w:cs="Times New Roman"/>
          <w:sz w:val="28"/>
          <w:szCs w:val="28"/>
          <w:lang w:val="bs-Latn-BA"/>
        </w:rPr>
      </w:pPr>
    </w:p>
    <w:p w14:paraId="17E68801" w14:textId="77777777" w:rsidR="008262C0" w:rsidRDefault="008262C0">
      <w:pPr>
        <w:spacing w:line="240" w:lineRule="auto"/>
        <w:jc w:val="both"/>
        <w:rPr>
          <w:rFonts w:cs="Times New Roman"/>
          <w:sz w:val="28"/>
          <w:szCs w:val="28"/>
          <w:lang w:val="bs-Latn-BA"/>
        </w:rPr>
      </w:pPr>
    </w:p>
    <w:p w14:paraId="4AF04BCE" w14:textId="77777777" w:rsidR="00E94ADE" w:rsidRDefault="00E94ADE">
      <w:pPr>
        <w:spacing w:line="240" w:lineRule="auto"/>
        <w:jc w:val="both"/>
        <w:rPr>
          <w:rFonts w:cs="Times New Roman"/>
          <w:sz w:val="28"/>
          <w:szCs w:val="28"/>
          <w:lang w:val="bs-Latn-BA"/>
        </w:rPr>
      </w:pPr>
    </w:p>
    <w:p w14:paraId="7F990CE0" w14:textId="77777777" w:rsidR="00E94ADE" w:rsidRDefault="00CC5052">
      <w:pPr>
        <w:spacing w:line="240" w:lineRule="auto"/>
        <w:jc w:val="both"/>
        <w:rPr>
          <w:rFonts w:cs="Times New Roman"/>
          <w:sz w:val="28"/>
          <w:szCs w:val="28"/>
          <w:lang w:val="bs-Latn-BA"/>
        </w:rPr>
      </w:pPr>
      <w:r>
        <w:rPr>
          <w:rFonts w:cs="Times New Roman"/>
          <w:sz w:val="28"/>
          <w:szCs w:val="28"/>
          <w:lang w:val="bs-Latn-BA"/>
        </w:rPr>
        <w:t>Banja Luka, 2018</w:t>
      </w:r>
    </w:p>
    <w:commentRangeStart w:id="78" w:displacedByCustomXml="next"/>
    <w:sdt>
      <w:sdtPr>
        <w:rPr>
          <w:rFonts w:ascii="Times New Roman" w:eastAsiaTheme="minorHAnsi" w:hAnsi="Times New Roman" w:cstheme="minorBidi"/>
          <w:color w:val="auto"/>
          <w:sz w:val="24"/>
          <w:szCs w:val="22"/>
          <w:lang w:val="bs-Latn-BA"/>
        </w:rPr>
        <w:id w:val="-2079279711"/>
      </w:sdtPr>
      <w:sdtEndPr>
        <w:rPr>
          <w:b/>
          <w:bCs/>
        </w:rPr>
      </w:sdtEndPr>
      <w:sdtContent>
        <w:p w14:paraId="2D8FF4EC" w14:textId="77777777" w:rsidR="00E94ADE" w:rsidRDefault="00CC5052">
          <w:pPr>
            <w:pStyle w:val="TOCHeading1"/>
            <w:spacing w:line="240" w:lineRule="auto"/>
            <w:jc w:val="both"/>
            <w:rPr>
              <w:lang w:val="bs-Latn-BA"/>
            </w:rPr>
          </w:pPr>
          <w:r>
            <w:rPr>
              <w:lang w:val="bs-Latn-BA"/>
            </w:rPr>
            <w:t>Sadržaj</w:t>
          </w:r>
          <w:commentRangeEnd w:id="78"/>
          <w:r w:rsidR="00F42DDE">
            <w:rPr>
              <w:rStyle w:val="CommentReference"/>
              <w:rFonts w:ascii="Times New Roman" w:eastAsiaTheme="minorHAnsi" w:hAnsi="Times New Roman" w:cstheme="minorBidi"/>
              <w:color w:val="auto"/>
            </w:rPr>
            <w:commentReference w:id="78"/>
          </w:r>
        </w:p>
        <w:p w14:paraId="06B3CBD8" w14:textId="77777777" w:rsidR="00E94ADE" w:rsidRDefault="00E94ADE">
          <w:pPr>
            <w:spacing w:line="240" w:lineRule="auto"/>
            <w:jc w:val="both"/>
            <w:rPr>
              <w:lang w:val="bs-Latn-BA"/>
            </w:rPr>
          </w:pPr>
        </w:p>
        <w:p w14:paraId="3A9FC33C" w14:textId="4CBF7528" w:rsidR="00E94ADE" w:rsidRDefault="00CC5052">
          <w:pPr>
            <w:pStyle w:val="TOC1"/>
            <w:rPr>
              <w:rFonts w:asciiTheme="minorHAnsi" w:eastAsiaTheme="minorEastAsia" w:hAnsiTheme="minorHAnsi"/>
              <w:noProof/>
              <w:sz w:val="22"/>
            </w:rPr>
          </w:pPr>
          <w:r>
            <w:rPr>
              <w:lang w:val="bs-Latn-BA"/>
            </w:rPr>
            <w:fldChar w:fldCharType="begin"/>
          </w:r>
          <w:r>
            <w:rPr>
              <w:lang w:val="bs-Latn-BA"/>
            </w:rPr>
            <w:instrText xml:space="preserve"> TOC \o "1-3" \h \z \u </w:instrText>
          </w:r>
          <w:r>
            <w:rPr>
              <w:lang w:val="bs-Latn-BA"/>
            </w:rPr>
            <w:fldChar w:fldCharType="separate"/>
          </w:r>
          <w:hyperlink w:anchor="_Toc511154413" w:history="1">
            <w:r>
              <w:rPr>
                <w:rStyle w:val="Hyperlink"/>
                <w:noProof/>
                <w:lang w:val="bs-Latn-BA"/>
              </w:rPr>
              <w:t>1.</w:t>
            </w:r>
            <w:r>
              <w:rPr>
                <w:rFonts w:asciiTheme="minorHAnsi" w:eastAsiaTheme="minorEastAsia" w:hAnsiTheme="minorHAnsi"/>
                <w:noProof/>
                <w:sz w:val="22"/>
              </w:rPr>
              <w:tab/>
            </w:r>
            <w:r>
              <w:rPr>
                <w:rStyle w:val="Hyperlink"/>
                <w:noProof/>
                <w:lang w:val="bs-Latn-BA"/>
              </w:rPr>
              <w:t>UVOD</w:t>
            </w:r>
            <w:r>
              <w:rPr>
                <w:noProof/>
              </w:rPr>
              <w:tab/>
            </w:r>
            <w:r>
              <w:rPr>
                <w:noProof/>
              </w:rPr>
              <w:fldChar w:fldCharType="begin"/>
            </w:r>
            <w:r>
              <w:rPr>
                <w:noProof/>
              </w:rPr>
              <w:instrText xml:space="preserve"> PAGEREF _Toc511154413 \h </w:instrText>
            </w:r>
            <w:r>
              <w:rPr>
                <w:noProof/>
              </w:rPr>
            </w:r>
            <w:r>
              <w:rPr>
                <w:noProof/>
              </w:rPr>
              <w:fldChar w:fldCharType="separate"/>
            </w:r>
            <w:r w:rsidR="00803111">
              <w:rPr>
                <w:noProof/>
              </w:rPr>
              <w:t>1</w:t>
            </w:r>
            <w:r>
              <w:rPr>
                <w:noProof/>
              </w:rPr>
              <w:fldChar w:fldCharType="end"/>
            </w:r>
          </w:hyperlink>
        </w:p>
        <w:p w14:paraId="1E119D41" w14:textId="0EB5A4D2" w:rsidR="00E94ADE" w:rsidRDefault="009B0D46">
          <w:pPr>
            <w:pStyle w:val="TOC1"/>
            <w:rPr>
              <w:rFonts w:asciiTheme="minorHAnsi" w:eastAsiaTheme="minorEastAsia" w:hAnsiTheme="minorHAnsi"/>
              <w:noProof/>
              <w:sz w:val="22"/>
            </w:rPr>
          </w:pPr>
          <w:hyperlink w:anchor="_Toc511154414" w:history="1">
            <w:r w:rsidR="00CC5052">
              <w:rPr>
                <w:rStyle w:val="Hyperlink"/>
                <w:noProof/>
                <w:lang w:val="bs-Latn-BA"/>
              </w:rPr>
              <w:t>2.</w:t>
            </w:r>
            <w:r w:rsidR="00CC5052">
              <w:rPr>
                <w:rFonts w:asciiTheme="minorHAnsi" w:eastAsiaTheme="minorEastAsia" w:hAnsiTheme="minorHAnsi"/>
                <w:noProof/>
                <w:sz w:val="22"/>
              </w:rPr>
              <w:tab/>
            </w:r>
            <w:r w:rsidR="00CC5052">
              <w:rPr>
                <w:rStyle w:val="Hyperlink"/>
                <w:noProof/>
                <w:lang w:val="bs-Latn-BA"/>
              </w:rPr>
              <w:t>AUTENTIKACIJA</w:t>
            </w:r>
            <w:r w:rsidR="00CC5052">
              <w:rPr>
                <w:noProof/>
              </w:rPr>
              <w:tab/>
            </w:r>
            <w:r w:rsidR="00CC5052">
              <w:rPr>
                <w:noProof/>
              </w:rPr>
              <w:fldChar w:fldCharType="begin"/>
            </w:r>
            <w:r w:rsidR="00CC5052">
              <w:rPr>
                <w:noProof/>
              </w:rPr>
              <w:instrText xml:space="preserve"> PAGEREF _Toc511154414 \h </w:instrText>
            </w:r>
            <w:r w:rsidR="00CC5052">
              <w:rPr>
                <w:noProof/>
              </w:rPr>
            </w:r>
            <w:r w:rsidR="00CC5052">
              <w:rPr>
                <w:noProof/>
              </w:rPr>
              <w:fldChar w:fldCharType="separate"/>
            </w:r>
            <w:r w:rsidR="00803111">
              <w:rPr>
                <w:noProof/>
              </w:rPr>
              <w:t>2</w:t>
            </w:r>
            <w:r w:rsidR="00CC5052">
              <w:rPr>
                <w:noProof/>
              </w:rPr>
              <w:fldChar w:fldCharType="end"/>
            </w:r>
          </w:hyperlink>
        </w:p>
        <w:p w14:paraId="24CA92E4" w14:textId="3C543384" w:rsidR="00E94ADE" w:rsidRDefault="009B0D46">
          <w:pPr>
            <w:pStyle w:val="TOC2"/>
            <w:rPr>
              <w:rFonts w:asciiTheme="minorHAnsi" w:eastAsiaTheme="minorEastAsia" w:hAnsiTheme="minorHAnsi"/>
              <w:noProof/>
              <w:sz w:val="22"/>
            </w:rPr>
          </w:pPr>
          <w:hyperlink w:anchor="_Toc511154415" w:history="1">
            <w:r w:rsidR="00CC5052">
              <w:rPr>
                <w:rStyle w:val="Hyperlink"/>
                <w:noProof/>
                <w:lang w:val="bs-Latn-BA"/>
              </w:rPr>
              <w:t>2.1</w:t>
            </w:r>
            <w:r w:rsidR="00CC5052">
              <w:rPr>
                <w:rFonts w:asciiTheme="minorHAnsi" w:eastAsiaTheme="minorEastAsia" w:hAnsiTheme="minorHAnsi"/>
                <w:noProof/>
                <w:sz w:val="22"/>
              </w:rPr>
              <w:tab/>
            </w:r>
            <w:r w:rsidR="00CC5052">
              <w:rPr>
                <w:rStyle w:val="Hyperlink"/>
                <w:noProof/>
                <w:lang w:val="bs-Latn-BA"/>
              </w:rPr>
              <w:t>Autentikacija upotrebom lozinke</w:t>
            </w:r>
            <w:r w:rsidR="00CC5052">
              <w:rPr>
                <w:noProof/>
              </w:rPr>
              <w:tab/>
            </w:r>
            <w:r w:rsidR="00CC5052">
              <w:rPr>
                <w:noProof/>
              </w:rPr>
              <w:fldChar w:fldCharType="begin"/>
            </w:r>
            <w:r w:rsidR="00CC5052">
              <w:rPr>
                <w:noProof/>
              </w:rPr>
              <w:instrText xml:space="preserve"> PAGEREF _Toc511154415 \h </w:instrText>
            </w:r>
            <w:r w:rsidR="00CC5052">
              <w:rPr>
                <w:noProof/>
              </w:rPr>
            </w:r>
            <w:r w:rsidR="00CC5052">
              <w:rPr>
                <w:noProof/>
              </w:rPr>
              <w:fldChar w:fldCharType="separate"/>
            </w:r>
            <w:r w:rsidR="00803111">
              <w:rPr>
                <w:noProof/>
              </w:rPr>
              <w:t>2</w:t>
            </w:r>
            <w:r w:rsidR="00CC5052">
              <w:rPr>
                <w:noProof/>
              </w:rPr>
              <w:fldChar w:fldCharType="end"/>
            </w:r>
          </w:hyperlink>
        </w:p>
        <w:p w14:paraId="0A720B39" w14:textId="600B43CF" w:rsidR="00E94ADE" w:rsidRDefault="00317C63">
          <w:pPr>
            <w:pStyle w:val="TOC2"/>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"_Toc511154416" </w:instrText>
          </w:r>
          <w:r>
            <w:rPr>
              <w:rStyle w:val="Hyperlink"/>
              <w:lang w:val="bs-Latn-BA"/>
            </w:rPr>
            <w:fldChar w:fldCharType="separate"/>
          </w:r>
          <w:r w:rsidR="00CC5052">
            <w:rPr>
              <w:rStyle w:val="Hyperlink"/>
              <w:noProof/>
              <w:lang w:val="bs-Latn-BA"/>
            </w:rPr>
            <w:t>2.2</w:t>
          </w:r>
          <w:r w:rsidR="00CC5052">
            <w:rPr>
              <w:rFonts w:asciiTheme="minorHAnsi" w:eastAsiaTheme="minorEastAsia" w:hAnsiTheme="minorHAnsi"/>
              <w:noProof/>
              <w:sz w:val="22"/>
            </w:rPr>
            <w:tab/>
          </w:r>
          <w:r w:rsidR="00CC5052">
            <w:rPr>
              <w:rStyle w:val="Hyperlink"/>
              <w:noProof/>
              <w:lang w:val="bs-Latn-BA"/>
            </w:rPr>
            <w:t>Autentikacioni faktori</w:t>
          </w:r>
          <w:r w:rsidR="00CC5052">
            <w:rPr>
              <w:noProof/>
            </w:rPr>
            <w:tab/>
          </w:r>
          <w:r w:rsidR="00CC5052">
            <w:rPr>
              <w:noProof/>
            </w:rPr>
            <w:fldChar w:fldCharType="begin"/>
          </w:r>
          <w:r w:rsidR="00CC5052">
            <w:rPr>
              <w:noProof/>
            </w:rPr>
            <w:instrText xml:space="preserve"> PAGEREF _Toc511154416 \h </w:instrText>
          </w:r>
          <w:r w:rsidR="00CC5052">
            <w:rPr>
              <w:noProof/>
            </w:rPr>
          </w:r>
          <w:r w:rsidR="00CC5052">
            <w:rPr>
              <w:noProof/>
            </w:rPr>
            <w:fldChar w:fldCharType="separate"/>
          </w:r>
          <w:ins w:id="79" w:author="Rajo" w:date="2018-06-17T16:40:00Z">
            <w:r w:rsidR="00803111">
              <w:rPr>
                <w:noProof/>
              </w:rPr>
              <w:t>2</w:t>
            </w:r>
          </w:ins>
          <w:del w:id="80" w:author="Rajo" w:date="2018-06-17T16:40:00Z">
            <w:r w:rsidR="00CC5052" w:rsidDel="00803111">
              <w:rPr>
                <w:noProof/>
              </w:rPr>
              <w:delText>3</w:delText>
            </w:r>
          </w:del>
          <w:r w:rsidR="00CC5052">
            <w:rPr>
              <w:noProof/>
            </w:rPr>
            <w:fldChar w:fldCharType="end"/>
          </w:r>
          <w:r>
            <w:rPr>
              <w:noProof/>
            </w:rPr>
            <w:fldChar w:fldCharType="end"/>
          </w:r>
        </w:p>
        <w:p w14:paraId="54254DBE" w14:textId="51B295B7" w:rsidR="00E94ADE" w:rsidRDefault="009B0D46">
          <w:pPr>
            <w:pStyle w:val="TOC1"/>
            <w:rPr>
              <w:rFonts w:asciiTheme="minorHAnsi" w:eastAsiaTheme="minorEastAsia" w:hAnsiTheme="minorHAnsi"/>
              <w:noProof/>
              <w:sz w:val="22"/>
            </w:rPr>
          </w:pPr>
          <w:hyperlink w:anchor="_Toc511154417" w:history="1">
            <w:r w:rsidR="00CC5052">
              <w:rPr>
                <w:rStyle w:val="Hyperlink"/>
                <w:noProof/>
                <w:lang w:val="bs-Latn-BA"/>
              </w:rPr>
              <w:t>3.</w:t>
            </w:r>
            <w:r w:rsidR="00CC5052">
              <w:rPr>
                <w:rFonts w:asciiTheme="minorHAnsi" w:eastAsiaTheme="minorEastAsia" w:hAnsiTheme="minorHAnsi"/>
                <w:noProof/>
                <w:sz w:val="22"/>
              </w:rPr>
              <w:tab/>
            </w:r>
            <w:r w:rsidR="00CC5052">
              <w:rPr>
                <w:rStyle w:val="Hyperlink"/>
                <w:noProof/>
                <w:lang w:val="bs-Latn-BA"/>
              </w:rPr>
              <w:t>UPRAVLJANJE IDENTITETIMA</w:t>
            </w:r>
            <w:r w:rsidR="00CC5052">
              <w:rPr>
                <w:noProof/>
              </w:rPr>
              <w:tab/>
            </w:r>
            <w:r w:rsidR="00CC5052">
              <w:rPr>
                <w:noProof/>
              </w:rPr>
              <w:fldChar w:fldCharType="begin"/>
            </w:r>
            <w:r w:rsidR="00CC5052">
              <w:rPr>
                <w:noProof/>
              </w:rPr>
              <w:instrText xml:space="preserve"> PAGEREF _Toc511154417 \h </w:instrText>
            </w:r>
            <w:r w:rsidR="00CC5052">
              <w:rPr>
                <w:noProof/>
              </w:rPr>
            </w:r>
            <w:r w:rsidR="00CC5052">
              <w:rPr>
                <w:noProof/>
              </w:rPr>
              <w:fldChar w:fldCharType="separate"/>
            </w:r>
            <w:r w:rsidR="00803111">
              <w:rPr>
                <w:noProof/>
              </w:rPr>
              <w:t>4</w:t>
            </w:r>
            <w:r w:rsidR="00CC5052">
              <w:rPr>
                <w:noProof/>
              </w:rPr>
              <w:fldChar w:fldCharType="end"/>
            </w:r>
          </w:hyperlink>
        </w:p>
        <w:p w14:paraId="3624492A" w14:textId="5DA36E21" w:rsidR="00E94ADE" w:rsidRDefault="009B0D46">
          <w:pPr>
            <w:pStyle w:val="TOC1"/>
            <w:rPr>
              <w:rFonts w:asciiTheme="minorHAnsi" w:eastAsiaTheme="minorEastAsia" w:hAnsiTheme="minorHAnsi"/>
              <w:noProof/>
              <w:sz w:val="22"/>
            </w:rPr>
          </w:pPr>
          <w:hyperlink w:anchor="_Toc511154418" w:history="1">
            <w:r w:rsidR="00CC5052">
              <w:rPr>
                <w:rStyle w:val="Hyperlink"/>
                <w:noProof/>
                <w:lang w:val="bs-Latn-BA"/>
              </w:rPr>
              <w:t>4.</w:t>
            </w:r>
            <w:r w:rsidR="00CC5052">
              <w:rPr>
                <w:rFonts w:asciiTheme="minorHAnsi" w:eastAsiaTheme="minorEastAsia" w:hAnsiTheme="minorHAnsi"/>
                <w:noProof/>
                <w:sz w:val="22"/>
              </w:rPr>
              <w:tab/>
            </w:r>
            <w:r w:rsidR="00CC5052">
              <w:rPr>
                <w:rStyle w:val="Hyperlink"/>
                <w:noProof/>
                <w:lang w:val="bs-Latn-BA"/>
              </w:rPr>
              <w:t>SINGLE-SIGN-ON (SSO)</w:t>
            </w:r>
            <w:r w:rsidR="00CC5052">
              <w:rPr>
                <w:noProof/>
              </w:rPr>
              <w:tab/>
            </w:r>
            <w:r w:rsidR="00CC5052">
              <w:rPr>
                <w:noProof/>
              </w:rPr>
              <w:fldChar w:fldCharType="begin"/>
            </w:r>
            <w:r w:rsidR="00CC5052">
              <w:rPr>
                <w:noProof/>
              </w:rPr>
              <w:instrText xml:space="preserve"> PAGEREF _Toc511154418 \h </w:instrText>
            </w:r>
            <w:r w:rsidR="00CC5052">
              <w:rPr>
                <w:noProof/>
              </w:rPr>
            </w:r>
            <w:r w:rsidR="00CC5052">
              <w:rPr>
                <w:noProof/>
              </w:rPr>
              <w:fldChar w:fldCharType="separate"/>
            </w:r>
            <w:r w:rsidR="00803111">
              <w:rPr>
                <w:noProof/>
              </w:rPr>
              <w:t>6</w:t>
            </w:r>
            <w:r w:rsidR="00CC5052">
              <w:rPr>
                <w:noProof/>
              </w:rPr>
              <w:fldChar w:fldCharType="end"/>
            </w:r>
          </w:hyperlink>
        </w:p>
        <w:p w14:paraId="2917B39D" w14:textId="54441413" w:rsidR="00E94ADE" w:rsidRDefault="00317C63">
          <w:pPr>
            <w:pStyle w:val="TOC1"/>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"_Toc511154419" </w:instrText>
          </w:r>
          <w:r>
            <w:rPr>
              <w:rStyle w:val="Hyperlink"/>
              <w:lang w:val="bs-Latn-BA"/>
            </w:rPr>
            <w:fldChar w:fldCharType="separate"/>
          </w:r>
          <w:r w:rsidR="00CC5052">
            <w:rPr>
              <w:rStyle w:val="Hyperlink"/>
              <w:noProof/>
              <w:lang w:val="bs-Latn-BA"/>
            </w:rPr>
            <w:t>5.</w:t>
          </w:r>
          <w:r w:rsidR="00CC5052">
            <w:rPr>
              <w:rFonts w:asciiTheme="minorHAnsi" w:eastAsiaTheme="minorEastAsia" w:hAnsiTheme="minorHAnsi"/>
              <w:noProof/>
              <w:sz w:val="22"/>
            </w:rPr>
            <w:tab/>
          </w:r>
          <w:r w:rsidR="00CC5052">
            <w:rPr>
              <w:rStyle w:val="Hyperlink"/>
              <w:noProof/>
              <w:lang w:val="bs-Latn-BA"/>
            </w:rPr>
            <w:t>AUTORIZACIJA I KONTROLA PRISTUPA</w:t>
          </w:r>
          <w:r w:rsidR="00CC5052">
            <w:rPr>
              <w:noProof/>
            </w:rPr>
            <w:tab/>
          </w:r>
          <w:r w:rsidR="00CC5052">
            <w:rPr>
              <w:noProof/>
            </w:rPr>
            <w:fldChar w:fldCharType="begin"/>
          </w:r>
          <w:r w:rsidR="00CC5052">
            <w:rPr>
              <w:noProof/>
            </w:rPr>
            <w:instrText xml:space="preserve"> PAGEREF _Toc511154419 \h </w:instrText>
          </w:r>
          <w:r w:rsidR="00CC5052">
            <w:rPr>
              <w:noProof/>
            </w:rPr>
          </w:r>
          <w:r w:rsidR="00CC5052">
            <w:rPr>
              <w:noProof/>
            </w:rPr>
            <w:fldChar w:fldCharType="separate"/>
          </w:r>
          <w:ins w:id="81" w:author="Rajo" w:date="2018-06-17T16:40:00Z">
            <w:r w:rsidR="00803111">
              <w:rPr>
                <w:noProof/>
              </w:rPr>
              <w:t>9</w:t>
            </w:r>
          </w:ins>
          <w:del w:id="82" w:author="Rajo" w:date="2018-06-17T16:40:00Z">
            <w:r w:rsidR="00CC5052" w:rsidDel="00803111">
              <w:rPr>
                <w:noProof/>
              </w:rPr>
              <w:delText>10</w:delText>
            </w:r>
          </w:del>
          <w:r w:rsidR="00CC5052">
            <w:rPr>
              <w:noProof/>
            </w:rPr>
            <w:fldChar w:fldCharType="end"/>
          </w:r>
          <w:r>
            <w:rPr>
              <w:noProof/>
            </w:rPr>
            <w:fldChar w:fldCharType="end"/>
          </w:r>
        </w:p>
        <w:p w14:paraId="0D526255" w14:textId="1E49B423" w:rsidR="00E94ADE" w:rsidRDefault="00317C63">
          <w:pPr>
            <w:pStyle w:val="TOC2"/>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"_Toc511154420" </w:instrText>
          </w:r>
          <w:r>
            <w:rPr>
              <w:rStyle w:val="Hyperlink"/>
              <w:lang w:val="bs-Latn-BA"/>
            </w:rPr>
            <w:fldChar w:fldCharType="separate"/>
          </w:r>
          <w:r w:rsidR="00CC5052">
            <w:rPr>
              <w:rStyle w:val="Hyperlink"/>
              <w:noProof/>
              <w:lang w:val="bs-Latn-BA"/>
            </w:rPr>
            <w:t>5.1</w:t>
          </w:r>
          <w:r w:rsidR="00CC5052">
            <w:rPr>
              <w:rFonts w:asciiTheme="minorHAnsi" w:eastAsiaTheme="minorEastAsia" w:hAnsiTheme="minorHAnsi"/>
              <w:noProof/>
              <w:sz w:val="22"/>
            </w:rPr>
            <w:tab/>
          </w:r>
          <w:r w:rsidR="00CC5052">
            <w:rPr>
              <w:rStyle w:val="Hyperlink"/>
              <w:noProof/>
              <w:lang w:val="bs-Latn-BA"/>
            </w:rPr>
            <w:t>Autorizacija</w:t>
          </w:r>
          <w:r w:rsidR="00CC5052">
            <w:rPr>
              <w:noProof/>
            </w:rPr>
            <w:tab/>
          </w:r>
          <w:r w:rsidR="00CC5052">
            <w:rPr>
              <w:noProof/>
            </w:rPr>
            <w:fldChar w:fldCharType="begin"/>
          </w:r>
          <w:r w:rsidR="00CC5052">
            <w:rPr>
              <w:noProof/>
            </w:rPr>
            <w:instrText xml:space="preserve"> PAGEREF _Toc511154420 \h </w:instrText>
          </w:r>
          <w:r w:rsidR="00CC5052">
            <w:rPr>
              <w:noProof/>
            </w:rPr>
          </w:r>
          <w:r w:rsidR="00CC5052">
            <w:rPr>
              <w:noProof/>
            </w:rPr>
            <w:fldChar w:fldCharType="separate"/>
          </w:r>
          <w:ins w:id="83" w:author="Rajo" w:date="2018-06-17T16:40:00Z">
            <w:r w:rsidR="00803111">
              <w:rPr>
                <w:noProof/>
              </w:rPr>
              <w:t>9</w:t>
            </w:r>
          </w:ins>
          <w:del w:id="84" w:author="Rajo" w:date="2018-06-17T16:40:00Z">
            <w:r w:rsidR="00CC5052" w:rsidDel="00803111">
              <w:rPr>
                <w:noProof/>
              </w:rPr>
              <w:delText>10</w:delText>
            </w:r>
          </w:del>
          <w:r w:rsidR="00CC5052">
            <w:rPr>
              <w:noProof/>
            </w:rPr>
            <w:fldChar w:fldCharType="end"/>
          </w:r>
          <w:r>
            <w:rPr>
              <w:noProof/>
            </w:rPr>
            <w:fldChar w:fldCharType="end"/>
          </w:r>
        </w:p>
        <w:p w14:paraId="2C93179E" w14:textId="17C04D8E" w:rsidR="00E94ADE" w:rsidRDefault="00317C63">
          <w:pPr>
            <w:pStyle w:val="TOC2"/>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"_Toc511154421" </w:instrText>
          </w:r>
          <w:r>
            <w:rPr>
              <w:rStyle w:val="Hyperlink"/>
              <w:lang w:val="bs-Latn-BA"/>
            </w:rPr>
            <w:fldChar w:fldCharType="separate"/>
          </w:r>
          <w:r w:rsidR="00CC5052">
            <w:rPr>
              <w:rStyle w:val="Hyperlink"/>
              <w:noProof/>
              <w:lang w:val="bs-Latn-BA"/>
            </w:rPr>
            <w:t>5.2</w:t>
          </w:r>
          <w:r w:rsidR="00CC5052">
            <w:rPr>
              <w:rFonts w:asciiTheme="minorHAnsi" w:eastAsiaTheme="minorEastAsia" w:hAnsiTheme="minorHAnsi"/>
              <w:noProof/>
              <w:sz w:val="22"/>
            </w:rPr>
            <w:tab/>
          </w:r>
          <w:r w:rsidR="00CC5052">
            <w:rPr>
              <w:rStyle w:val="Hyperlink"/>
              <w:noProof/>
              <w:lang w:val="bs-Latn-BA"/>
            </w:rPr>
            <w:t>Kontrola pristupa</w:t>
          </w:r>
          <w:r w:rsidR="00CC5052">
            <w:rPr>
              <w:noProof/>
            </w:rPr>
            <w:tab/>
          </w:r>
          <w:r w:rsidR="00CC5052">
            <w:rPr>
              <w:noProof/>
            </w:rPr>
            <w:fldChar w:fldCharType="begin"/>
          </w:r>
          <w:r w:rsidR="00CC5052">
            <w:rPr>
              <w:noProof/>
            </w:rPr>
            <w:instrText xml:space="preserve"> PAGEREF _Toc511154421 \h </w:instrText>
          </w:r>
          <w:r w:rsidR="00CC5052">
            <w:rPr>
              <w:noProof/>
            </w:rPr>
          </w:r>
          <w:r w:rsidR="00CC5052">
            <w:rPr>
              <w:noProof/>
            </w:rPr>
            <w:fldChar w:fldCharType="separate"/>
          </w:r>
          <w:ins w:id="85" w:author="Rajo" w:date="2018-06-17T16:40:00Z">
            <w:r w:rsidR="00803111">
              <w:rPr>
                <w:noProof/>
              </w:rPr>
              <w:t>10</w:t>
            </w:r>
          </w:ins>
          <w:del w:id="86" w:author="Rajo" w:date="2018-06-17T16:40:00Z">
            <w:r w:rsidR="00CC5052" w:rsidDel="00803111">
              <w:rPr>
                <w:noProof/>
              </w:rPr>
              <w:delText>11</w:delText>
            </w:r>
          </w:del>
          <w:r w:rsidR="00CC5052">
            <w:rPr>
              <w:noProof/>
            </w:rPr>
            <w:fldChar w:fldCharType="end"/>
          </w:r>
          <w:r>
            <w:rPr>
              <w:noProof/>
            </w:rPr>
            <w:fldChar w:fldCharType="end"/>
          </w:r>
        </w:p>
        <w:p w14:paraId="21FDDFD8" w14:textId="13B57908" w:rsidR="00E94ADE" w:rsidRDefault="00317C63">
          <w:pPr>
            <w:pStyle w:val="TOC1"/>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"_Toc511154422" </w:instrText>
          </w:r>
          <w:r>
            <w:rPr>
              <w:rStyle w:val="Hyperlink"/>
              <w:lang w:val="bs-Latn-BA"/>
            </w:rPr>
            <w:fldChar w:fldCharType="separate"/>
          </w:r>
          <w:r w:rsidR="00CC5052">
            <w:rPr>
              <w:rStyle w:val="Hyperlink"/>
              <w:noProof/>
              <w:lang w:val="bs-Latn-BA"/>
            </w:rPr>
            <w:t>6.</w:t>
          </w:r>
          <w:r w:rsidR="00CC5052">
            <w:rPr>
              <w:rFonts w:asciiTheme="minorHAnsi" w:eastAsiaTheme="minorEastAsia" w:hAnsiTheme="minorHAnsi"/>
              <w:noProof/>
              <w:sz w:val="22"/>
            </w:rPr>
            <w:tab/>
          </w:r>
          <w:r w:rsidR="00CC5052">
            <w:rPr>
              <w:rStyle w:val="Hyperlink"/>
              <w:noProof/>
              <w:lang w:val="bs-Latn-BA"/>
            </w:rPr>
            <w:t>SAML (SECURITY ASSERTION MARKUP LANGUAGE)</w:t>
          </w:r>
          <w:r w:rsidR="00CC5052">
            <w:rPr>
              <w:noProof/>
            </w:rPr>
            <w:tab/>
          </w:r>
          <w:r w:rsidR="00CC5052">
            <w:rPr>
              <w:noProof/>
            </w:rPr>
            <w:fldChar w:fldCharType="begin"/>
          </w:r>
          <w:r w:rsidR="00CC5052">
            <w:rPr>
              <w:noProof/>
            </w:rPr>
            <w:instrText xml:space="preserve"> PAGEREF _Toc511154422 \h </w:instrText>
          </w:r>
          <w:r w:rsidR="00CC5052">
            <w:rPr>
              <w:noProof/>
            </w:rPr>
          </w:r>
          <w:r w:rsidR="00CC5052">
            <w:rPr>
              <w:noProof/>
            </w:rPr>
            <w:fldChar w:fldCharType="separate"/>
          </w:r>
          <w:ins w:id="87" w:author="Rajo" w:date="2018-06-17T16:40:00Z">
            <w:r w:rsidR="00803111">
              <w:rPr>
                <w:noProof/>
              </w:rPr>
              <w:t>12</w:t>
            </w:r>
          </w:ins>
          <w:del w:id="88" w:author="Rajo" w:date="2018-06-17T16:40:00Z">
            <w:r w:rsidR="00CC5052" w:rsidDel="00803111">
              <w:rPr>
                <w:noProof/>
              </w:rPr>
              <w:delText>13</w:delText>
            </w:r>
          </w:del>
          <w:r w:rsidR="00CC5052">
            <w:rPr>
              <w:noProof/>
            </w:rPr>
            <w:fldChar w:fldCharType="end"/>
          </w:r>
          <w:r>
            <w:rPr>
              <w:noProof/>
            </w:rPr>
            <w:fldChar w:fldCharType="end"/>
          </w:r>
        </w:p>
        <w:p w14:paraId="238113F9" w14:textId="39CF73C4" w:rsidR="00E94ADE" w:rsidRDefault="00317C63">
          <w:pPr>
            <w:pStyle w:val="TOC2"/>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"_Toc511154423" </w:instrText>
          </w:r>
          <w:r>
            <w:rPr>
              <w:rStyle w:val="Hyperlink"/>
              <w:lang w:val="bs-Latn-BA"/>
            </w:rPr>
            <w:fldChar w:fldCharType="separate"/>
          </w:r>
          <w:r w:rsidR="00CC5052">
            <w:rPr>
              <w:rStyle w:val="Hyperlink"/>
              <w:noProof/>
              <w:lang w:val="bs-Latn-BA"/>
            </w:rPr>
            <w:t>6.1</w:t>
          </w:r>
          <w:r w:rsidR="00CC5052">
            <w:rPr>
              <w:rFonts w:asciiTheme="minorHAnsi" w:eastAsiaTheme="minorEastAsia" w:hAnsiTheme="minorHAnsi"/>
              <w:noProof/>
              <w:sz w:val="22"/>
            </w:rPr>
            <w:tab/>
          </w:r>
          <w:r w:rsidR="00CC5052">
            <w:rPr>
              <w:rStyle w:val="Hyperlink"/>
              <w:noProof/>
              <w:lang w:val="bs-Latn-BA"/>
            </w:rPr>
            <w:t>Principi</w:t>
          </w:r>
          <w:r w:rsidR="00CC5052">
            <w:rPr>
              <w:noProof/>
            </w:rPr>
            <w:tab/>
          </w:r>
          <w:r w:rsidR="00CC5052">
            <w:rPr>
              <w:noProof/>
            </w:rPr>
            <w:fldChar w:fldCharType="begin"/>
          </w:r>
          <w:r w:rsidR="00CC5052">
            <w:rPr>
              <w:noProof/>
            </w:rPr>
            <w:instrText xml:space="preserve"> PAGEREF _Toc511154423 \h </w:instrText>
          </w:r>
          <w:r w:rsidR="00CC5052">
            <w:rPr>
              <w:noProof/>
            </w:rPr>
          </w:r>
          <w:r w:rsidR="00CC5052">
            <w:rPr>
              <w:noProof/>
            </w:rPr>
            <w:fldChar w:fldCharType="separate"/>
          </w:r>
          <w:ins w:id="89" w:author="Rajo" w:date="2018-06-17T16:40:00Z">
            <w:r w:rsidR="00803111">
              <w:rPr>
                <w:noProof/>
              </w:rPr>
              <w:t>12</w:t>
            </w:r>
          </w:ins>
          <w:del w:id="90" w:author="Rajo" w:date="2018-06-17T16:40:00Z">
            <w:r w:rsidR="00CC5052" w:rsidDel="00803111">
              <w:rPr>
                <w:noProof/>
              </w:rPr>
              <w:delText>13</w:delText>
            </w:r>
          </w:del>
          <w:r w:rsidR="00CC5052">
            <w:rPr>
              <w:noProof/>
            </w:rPr>
            <w:fldChar w:fldCharType="end"/>
          </w:r>
          <w:r>
            <w:rPr>
              <w:noProof/>
            </w:rPr>
            <w:fldChar w:fldCharType="end"/>
          </w:r>
        </w:p>
        <w:p w14:paraId="29E7FB45" w14:textId="15FF9F0B" w:rsidR="00E94ADE" w:rsidRDefault="00317C63">
          <w:pPr>
            <w:pStyle w:val="TOC2"/>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"_Toc511154424" </w:instrText>
          </w:r>
          <w:r>
            <w:rPr>
              <w:rStyle w:val="Hyperlink"/>
              <w:lang w:val="bs-Latn-BA"/>
            </w:rPr>
            <w:fldChar w:fldCharType="separate"/>
          </w:r>
          <w:r w:rsidR="00CC5052">
            <w:rPr>
              <w:rStyle w:val="Hyperlink"/>
              <w:noProof/>
              <w:lang w:val="bs-Latn-BA"/>
            </w:rPr>
            <w:t>6.2</w:t>
          </w:r>
          <w:r w:rsidR="00CC5052">
            <w:rPr>
              <w:rFonts w:asciiTheme="minorHAnsi" w:eastAsiaTheme="minorEastAsia" w:hAnsiTheme="minorHAnsi"/>
              <w:noProof/>
              <w:sz w:val="22"/>
            </w:rPr>
            <w:tab/>
          </w:r>
          <w:r w:rsidR="00CC5052">
            <w:rPr>
              <w:rStyle w:val="Hyperlink"/>
              <w:noProof/>
              <w:lang w:val="bs-Latn-BA"/>
            </w:rPr>
            <w:t>Kako SAML funkcioniše</w:t>
          </w:r>
          <w:r w:rsidR="00CC5052">
            <w:rPr>
              <w:noProof/>
            </w:rPr>
            <w:tab/>
          </w:r>
          <w:r w:rsidR="00CC5052">
            <w:rPr>
              <w:noProof/>
            </w:rPr>
            <w:fldChar w:fldCharType="begin"/>
          </w:r>
          <w:r w:rsidR="00CC5052">
            <w:rPr>
              <w:noProof/>
            </w:rPr>
            <w:instrText xml:space="preserve"> PAGEREF _Toc511154424 \h </w:instrText>
          </w:r>
          <w:r w:rsidR="00CC5052">
            <w:rPr>
              <w:noProof/>
            </w:rPr>
          </w:r>
          <w:r w:rsidR="00CC5052">
            <w:rPr>
              <w:noProof/>
            </w:rPr>
            <w:fldChar w:fldCharType="separate"/>
          </w:r>
          <w:ins w:id="91" w:author="Rajo" w:date="2018-06-17T16:40:00Z">
            <w:r w:rsidR="00803111">
              <w:rPr>
                <w:noProof/>
              </w:rPr>
              <w:t>13</w:t>
            </w:r>
          </w:ins>
          <w:del w:id="92" w:author="Rajo" w:date="2018-06-17T16:40:00Z">
            <w:r w:rsidR="00CC5052" w:rsidDel="00803111">
              <w:rPr>
                <w:noProof/>
              </w:rPr>
              <w:delText>14</w:delText>
            </w:r>
          </w:del>
          <w:r w:rsidR="00CC5052">
            <w:rPr>
              <w:noProof/>
            </w:rPr>
            <w:fldChar w:fldCharType="end"/>
          </w:r>
          <w:r>
            <w:rPr>
              <w:noProof/>
            </w:rPr>
            <w:fldChar w:fldCharType="end"/>
          </w:r>
        </w:p>
        <w:p w14:paraId="439F484E" w14:textId="3045F842" w:rsidR="00E94ADE" w:rsidRDefault="00317C63">
          <w:pPr>
            <w:pStyle w:val="TOC3"/>
            <w:tabs>
              <w:tab w:val="left" w:pos="1320"/>
              <w:tab w:val="right" w:leader="dot" w:pos="9350"/>
            </w:tabs>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"_Toc511154425" </w:instrText>
          </w:r>
          <w:r>
            <w:rPr>
              <w:rStyle w:val="Hyperlink"/>
              <w:lang w:val="bs-Latn-BA"/>
            </w:rPr>
            <w:fldChar w:fldCharType="separate"/>
          </w:r>
          <w:r w:rsidR="00CC5052">
            <w:rPr>
              <w:rStyle w:val="Hyperlink"/>
              <w:noProof/>
              <w:lang w:val="bs-Latn-BA"/>
            </w:rPr>
            <w:t>6.2.1</w:t>
          </w:r>
          <w:r w:rsidR="00CC5052">
            <w:rPr>
              <w:rFonts w:asciiTheme="minorHAnsi" w:eastAsiaTheme="minorEastAsia" w:hAnsiTheme="minorHAnsi"/>
              <w:noProof/>
              <w:sz w:val="22"/>
            </w:rPr>
            <w:tab/>
          </w:r>
          <w:r w:rsidR="00CC5052">
            <w:rPr>
              <w:rStyle w:val="Hyperlink"/>
              <w:noProof/>
              <w:lang w:val="bs-Latn-BA"/>
            </w:rPr>
            <w:t>Tvrdnje (Assertions)</w:t>
          </w:r>
          <w:r w:rsidR="00CC5052">
            <w:rPr>
              <w:noProof/>
            </w:rPr>
            <w:tab/>
          </w:r>
          <w:r w:rsidR="00CC5052">
            <w:rPr>
              <w:noProof/>
            </w:rPr>
            <w:fldChar w:fldCharType="begin"/>
          </w:r>
          <w:r w:rsidR="00CC5052">
            <w:rPr>
              <w:noProof/>
            </w:rPr>
            <w:instrText xml:space="preserve"> PAGEREF _Toc511154425 \h </w:instrText>
          </w:r>
          <w:r w:rsidR="00CC5052">
            <w:rPr>
              <w:noProof/>
            </w:rPr>
          </w:r>
          <w:r w:rsidR="00CC5052">
            <w:rPr>
              <w:noProof/>
            </w:rPr>
            <w:fldChar w:fldCharType="separate"/>
          </w:r>
          <w:ins w:id="93" w:author="Rajo" w:date="2018-06-17T16:40:00Z">
            <w:r w:rsidR="00803111">
              <w:rPr>
                <w:noProof/>
              </w:rPr>
              <w:t>13</w:t>
            </w:r>
          </w:ins>
          <w:del w:id="94" w:author="Rajo" w:date="2018-06-17T16:40:00Z">
            <w:r w:rsidR="00CC5052" w:rsidDel="00803111">
              <w:rPr>
                <w:noProof/>
              </w:rPr>
              <w:delText>14</w:delText>
            </w:r>
          </w:del>
          <w:r w:rsidR="00CC5052">
            <w:rPr>
              <w:noProof/>
            </w:rPr>
            <w:fldChar w:fldCharType="end"/>
          </w:r>
          <w:r>
            <w:rPr>
              <w:noProof/>
            </w:rPr>
            <w:fldChar w:fldCharType="end"/>
          </w:r>
        </w:p>
        <w:p w14:paraId="50A5A1B1" w14:textId="68BE2D85" w:rsidR="00E94ADE" w:rsidRDefault="00317C63">
          <w:pPr>
            <w:pStyle w:val="TOC3"/>
            <w:tabs>
              <w:tab w:val="left" w:pos="1320"/>
              <w:tab w:val="right" w:leader="dot" w:pos="9350"/>
            </w:tabs>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"_Toc511154426" </w:instrText>
          </w:r>
          <w:r>
            <w:rPr>
              <w:rStyle w:val="Hyperlink"/>
              <w:lang w:val="bs-Latn-BA"/>
            </w:rPr>
            <w:fldChar w:fldCharType="separate"/>
          </w:r>
          <w:r w:rsidR="00CC5052">
            <w:rPr>
              <w:rStyle w:val="Hyperlink"/>
              <w:noProof/>
              <w:lang w:val="bs-Latn-BA"/>
            </w:rPr>
            <w:t>6.2.2</w:t>
          </w:r>
          <w:r w:rsidR="00CC5052">
            <w:rPr>
              <w:rFonts w:asciiTheme="minorHAnsi" w:eastAsiaTheme="minorEastAsia" w:hAnsiTheme="minorHAnsi"/>
              <w:noProof/>
              <w:sz w:val="22"/>
            </w:rPr>
            <w:tab/>
          </w:r>
          <w:r w:rsidR="00CC5052">
            <w:rPr>
              <w:rStyle w:val="Hyperlink"/>
              <w:noProof/>
              <w:lang w:val="bs-Latn-BA"/>
            </w:rPr>
            <w:t>Protokoli (Protocols)</w:t>
          </w:r>
          <w:r w:rsidR="00CC5052">
            <w:rPr>
              <w:noProof/>
            </w:rPr>
            <w:tab/>
          </w:r>
          <w:r w:rsidR="00CC5052">
            <w:rPr>
              <w:noProof/>
            </w:rPr>
            <w:fldChar w:fldCharType="begin"/>
          </w:r>
          <w:r w:rsidR="00CC5052">
            <w:rPr>
              <w:noProof/>
            </w:rPr>
            <w:instrText xml:space="preserve"> PAGEREF _Toc511154426 \h </w:instrText>
          </w:r>
          <w:r w:rsidR="00CC5052">
            <w:rPr>
              <w:noProof/>
            </w:rPr>
          </w:r>
          <w:r w:rsidR="00CC5052">
            <w:rPr>
              <w:noProof/>
            </w:rPr>
            <w:fldChar w:fldCharType="separate"/>
          </w:r>
          <w:ins w:id="95" w:author="Rajo" w:date="2018-06-17T16:40:00Z">
            <w:r w:rsidR="00803111">
              <w:rPr>
                <w:noProof/>
              </w:rPr>
              <w:t>14</w:t>
            </w:r>
          </w:ins>
          <w:del w:id="96" w:author="Rajo" w:date="2018-06-17T16:40:00Z">
            <w:r w:rsidR="00CC5052" w:rsidDel="00803111">
              <w:rPr>
                <w:noProof/>
              </w:rPr>
              <w:delText>15</w:delText>
            </w:r>
          </w:del>
          <w:r w:rsidR="00CC5052">
            <w:rPr>
              <w:noProof/>
            </w:rPr>
            <w:fldChar w:fldCharType="end"/>
          </w:r>
          <w:r>
            <w:rPr>
              <w:noProof/>
            </w:rPr>
            <w:fldChar w:fldCharType="end"/>
          </w:r>
        </w:p>
        <w:p w14:paraId="7D38D678" w14:textId="0D8312B2" w:rsidR="00E94ADE" w:rsidRDefault="00317C63">
          <w:pPr>
            <w:pStyle w:val="TOC3"/>
            <w:tabs>
              <w:tab w:val="left" w:pos="1320"/>
              <w:tab w:val="right" w:leader="dot" w:pos="9350"/>
            </w:tabs>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"_Toc511154427" </w:instrText>
          </w:r>
          <w:r>
            <w:rPr>
              <w:rStyle w:val="Hyperlink"/>
              <w:lang w:val="bs-Latn-BA"/>
            </w:rPr>
            <w:fldChar w:fldCharType="separate"/>
          </w:r>
          <w:r w:rsidR="00CC5052">
            <w:rPr>
              <w:rStyle w:val="Hyperlink"/>
              <w:noProof/>
              <w:lang w:val="bs-Latn-BA"/>
            </w:rPr>
            <w:t>6.2.3</w:t>
          </w:r>
          <w:r w:rsidR="00CC5052">
            <w:rPr>
              <w:rFonts w:asciiTheme="minorHAnsi" w:eastAsiaTheme="minorEastAsia" w:hAnsiTheme="minorHAnsi"/>
              <w:noProof/>
              <w:sz w:val="22"/>
            </w:rPr>
            <w:tab/>
          </w:r>
          <w:r w:rsidR="00CC5052">
            <w:rPr>
              <w:rStyle w:val="Hyperlink"/>
              <w:noProof/>
              <w:lang w:val="bs-Latn-BA"/>
            </w:rPr>
            <w:t>Povezivanja/uvezivanja (Bindings)</w:t>
          </w:r>
          <w:r w:rsidR="00CC5052">
            <w:rPr>
              <w:noProof/>
            </w:rPr>
            <w:tab/>
          </w:r>
          <w:r w:rsidR="00CC5052">
            <w:rPr>
              <w:noProof/>
            </w:rPr>
            <w:fldChar w:fldCharType="begin"/>
          </w:r>
          <w:r w:rsidR="00CC5052">
            <w:rPr>
              <w:noProof/>
            </w:rPr>
            <w:instrText xml:space="preserve"> PAGEREF _Toc511154427 \h </w:instrText>
          </w:r>
          <w:r w:rsidR="00CC5052">
            <w:rPr>
              <w:noProof/>
            </w:rPr>
          </w:r>
          <w:r w:rsidR="00CC5052">
            <w:rPr>
              <w:noProof/>
            </w:rPr>
            <w:fldChar w:fldCharType="separate"/>
          </w:r>
          <w:ins w:id="97" w:author="Rajo" w:date="2018-06-17T16:40:00Z">
            <w:r w:rsidR="00803111">
              <w:rPr>
                <w:noProof/>
              </w:rPr>
              <w:t>14</w:t>
            </w:r>
          </w:ins>
          <w:del w:id="98" w:author="Rajo" w:date="2018-06-17T16:40:00Z">
            <w:r w:rsidR="00CC5052" w:rsidDel="00803111">
              <w:rPr>
                <w:noProof/>
              </w:rPr>
              <w:delText>15</w:delText>
            </w:r>
          </w:del>
          <w:r w:rsidR="00CC5052">
            <w:rPr>
              <w:noProof/>
            </w:rPr>
            <w:fldChar w:fldCharType="end"/>
          </w:r>
          <w:r>
            <w:rPr>
              <w:noProof/>
            </w:rPr>
            <w:fldChar w:fldCharType="end"/>
          </w:r>
        </w:p>
        <w:p w14:paraId="0888AB44" w14:textId="1EA25AF3" w:rsidR="00E94ADE" w:rsidRDefault="00317C63">
          <w:pPr>
            <w:pStyle w:val="TOC3"/>
            <w:tabs>
              <w:tab w:val="left" w:pos="1320"/>
              <w:tab w:val="right" w:leader="dot" w:pos="9350"/>
            </w:tabs>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"_Toc511154428" </w:instrText>
          </w:r>
          <w:r>
            <w:rPr>
              <w:rStyle w:val="Hyperlink"/>
              <w:lang w:val="bs-Latn-BA"/>
            </w:rPr>
            <w:fldChar w:fldCharType="separate"/>
          </w:r>
          <w:r w:rsidR="00CC5052">
            <w:rPr>
              <w:rStyle w:val="Hyperlink"/>
              <w:noProof/>
              <w:lang w:val="bs-Latn-BA"/>
            </w:rPr>
            <w:t>6.2.4</w:t>
          </w:r>
          <w:r w:rsidR="00CC5052">
            <w:rPr>
              <w:rFonts w:asciiTheme="minorHAnsi" w:eastAsiaTheme="minorEastAsia" w:hAnsiTheme="minorHAnsi"/>
              <w:noProof/>
              <w:sz w:val="22"/>
            </w:rPr>
            <w:tab/>
          </w:r>
          <w:r w:rsidR="00CC5052">
            <w:rPr>
              <w:rStyle w:val="Hyperlink"/>
              <w:noProof/>
              <w:lang w:val="bs-Latn-BA"/>
            </w:rPr>
            <w:t>Profili</w:t>
          </w:r>
          <w:r w:rsidR="00CC5052">
            <w:rPr>
              <w:noProof/>
            </w:rPr>
            <w:tab/>
          </w:r>
          <w:r w:rsidR="00CC5052">
            <w:rPr>
              <w:noProof/>
            </w:rPr>
            <w:fldChar w:fldCharType="begin"/>
          </w:r>
          <w:r w:rsidR="00CC5052">
            <w:rPr>
              <w:noProof/>
            </w:rPr>
            <w:instrText xml:space="preserve"> PAGEREF _Toc511154428 \h </w:instrText>
          </w:r>
          <w:r w:rsidR="00CC5052">
            <w:rPr>
              <w:noProof/>
            </w:rPr>
          </w:r>
          <w:r w:rsidR="00CC5052">
            <w:rPr>
              <w:noProof/>
            </w:rPr>
            <w:fldChar w:fldCharType="separate"/>
          </w:r>
          <w:ins w:id="99" w:author="Rajo" w:date="2018-06-17T16:40:00Z">
            <w:r w:rsidR="00803111">
              <w:rPr>
                <w:noProof/>
              </w:rPr>
              <w:t>14</w:t>
            </w:r>
          </w:ins>
          <w:del w:id="100" w:author="Rajo" w:date="2018-06-17T16:40:00Z">
            <w:r w:rsidR="00CC5052" w:rsidDel="00803111">
              <w:rPr>
                <w:noProof/>
              </w:rPr>
              <w:delText>16</w:delText>
            </w:r>
          </w:del>
          <w:r w:rsidR="00CC5052">
            <w:rPr>
              <w:noProof/>
            </w:rPr>
            <w:fldChar w:fldCharType="end"/>
          </w:r>
          <w:r>
            <w:rPr>
              <w:noProof/>
            </w:rPr>
            <w:fldChar w:fldCharType="end"/>
          </w:r>
        </w:p>
        <w:p w14:paraId="7E1EF1F1" w14:textId="5AEB7ABA" w:rsidR="00E94ADE" w:rsidRDefault="00317C63">
          <w:pPr>
            <w:pStyle w:val="TOC1"/>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"_Toc511154429" </w:instrText>
          </w:r>
          <w:r>
            <w:rPr>
              <w:rStyle w:val="Hyperlink"/>
              <w:lang w:val="bs-Latn-BA"/>
            </w:rPr>
            <w:fldChar w:fldCharType="separate"/>
          </w:r>
          <w:r w:rsidR="00CC5052">
            <w:rPr>
              <w:rStyle w:val="Hyperlink"/>
              <w:noProof/>
              <w:lang w:val="bs-Latn-BA"/>
            </w:rPr>
            <w:t>7.</w:t>
          </w:r>
          <w:r w:rsidR="00CC5052">
            <w:rPr>
              <w:rFonts w:asciiTheme="minorHAnsi" w:eastAsiaTheme="minorEastAsia" w:hAnsiTheme="minorHAnsi"/>
              <w:noProof/>
              <w:sz w:val="22"/>
            </w:rPr>
            <w:tab/>
          </w:r>
          <w:r w:rsidR="00CC5052">
            <w:rPr>
              <w:rStyle w:val="Hyperlink"/>
              <w:noProof/>
              <w:lang w:val="bs-Latn-BA"/>
            </w:rPr>
            <w:t>XACML (EXTENSIBLE ACCESS CONTROL MARKUP LANGUAGE)</w:t>
          </w:r>
          <w:r w:rsidR="00CC5052">
            <w:rPr>
              <w:noProof/>
            </w:rPr>
            <w:tab/>
          </w:r>
          <w:r w:rsidR="00CC5052">
            <w:rPr>
              <w:noProof/>
            </w:rPr>
            <w:fldChar w:fldCharType="begin"/>
          </w:r>
          <w:r w:rsidR="00CC5052">
            <w:rPr>
              <w:noProof/>
            </w:rPr>
            <w:instrText xml:space="preserve"> PAGEREF _Toc511154429 \h </w:instrText>
          </w:r>
          <w:r w:rsidR="00CC5052">
            <w:rPr>
              <w:noProof/>
            </w:rPr>
          </w:r>
          <w:r w:rsidR="00CC5052">
            <w:rPr>
              <w:noProof/>
            </w:rPr>
            <w:fldChar w:fldCharType="separate"/>
          </w:r>
          <w:ins w:id="101" w:author="Rajo" w:date="2018-06-17T16:40:00Z">
            <w:r w:rsidR="00803111">
              <w:rPr>
                <w:noProof/>
              </w:rPr>
              <w:t>21</w:t>
            </w:r>
          </w:ins>
          <w:del w:id="102" w:author="Rajo" w:date="2018-06-17T16:40:00Z">
            <w:r w:rsidR="00CC5052" w:rsidDel="00803111">
              <w:rPr>
                <w:noProof/>
              </w:rPr>
              <w:delText>17</w:delText>
            </w:r>
          </w:del>
          <w:r w:rsidR="00CC5052">
            <w:rPr>
              <w:noProof/>
            </w:rPr>
            <w:fldChar w:fldCharType="end"/>
          </w:r>
          <w:r>
            <w:rPr>
              <w:noProof/>
            </w:rPr>
            <w:fldChar w:fldCharType="end"/>
          </w:r>
        </w:p>
        <w:p w14:paraId="0434AB22" w14:textId="46D10720" w:rsidR="00E94ADE" w:rsidRDefault="00317C63">
          <w:pPr>
            <w:pStyle w:val="TOC2"/>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"_Toc511154430" </w:instrText>
          </w:r>
          <w:r>
            <w:rPr>
              <w:rStyle w:val="Hyperlink"/>
              <w:lang w:val="bs-Latn-BA"/>
            </w:rPr>
            <w:fldChar w:fldCharType="separate"/>
          </w:r>
          <w:r w:rsidR="00CC5052">
            <w:rPr>
              <w:rStyle w:val="Hyperlink"/>
              <w:noProof/>
              <w:lang w:val="bs-Latn-BA"/>
            </w:rPr>
            <w:t>7.1</w:t>
          </w:r>
          <w:r w:rsidR="00CC5052">
            <w:rPr>
              <w:rFonts w:asciiTheme="minorHAnsi" w:eastAsiaTheme="minorEastAsia" w:hAnsiTheme="minorHAnsi"/>
              <w:noProof/>
              <w:sz w:val="22"/>
            </w:rPr>
            <w:tab/>
          </w:r>
          <w:r w:rsidR="00CC5052">
            <w:rPr>
              <w:rStyle w:val="Hyperlink"/>
              <w:noProof/>
              <w:lang w:val="bs-Latn-BA"/>
            </w:rPr>
            <w:t>Arhitektura</w:t>
          </w:r>
          <w:r w:rsidR="00CC5052">
            <w:rPr>
              <w:noProof/>
            </w:rPr>
            <w:tab/>
          </w:r>
          <w:r w:rsidR="00CC5052">
            <w:rPr>
              <w:noProof/>
            </w:rPr>
            <w:fldChar w:fldCharType="begin"/>
          </w:r>
          <w:r w:rsidR="00CC5052">
            <w:rPr>
              <w:noProof/>
            </w:rPr>
            <w:instrText xml:space="preserve"> PAGEREF _Toc511154430 \h </w:instrText>
          </w:r>
          <w:r w:rsidR="00CC5052">
            <w:rPr>
              <w:noProof/>
            </w:rPr>
          </w:r>
          <w:r w:rsidR="00CC5052">
            <w:rPr>
              <w:noProof/>
            </w:rPr>
            <w:fldChar w:fldCharType="separate"/>
          </w:r>
          <w:ins w:id="103" w:author="Rajo" w:date="2018-06-17T16:40:00Z">
            <w:r w:rsidR="00803111">
              <w:rPr>
                <w:noProof/>
              </w:rPr>
              <w:t>21</w:t>
            </w:r>
          </w:ins>
          <w:del w:id="104" w:author="Rajo" w:date="2018-06-17T16:40:00Z">
            <w:r w:rsidR="00CC5052" w:rsidDel="00803111">
              <w:rPr>
                <w:noProof/>
              </w:rPr>
              <w:delText>17</w:delText>
            </w:r>
          </w:del>
          <w:r w:rsidR="00CC5052">
            <w:rPr>
              <w:noProof/>
            </w:rPr>
            <w:fldChar w:fldCharType="end"/>
          </w:r>
          <w:r>
            <w:rPr>
              <w:noProof/>
            </w:rPr>
            <w:fldChar w:fldCharType="end"/>
          </w:r>
        </w:p>
        <w:p w14:paraId="7395DF23" w14:textId="35D04593" w:rsidR="00E94ADE" w:rsidRDefault="00317C63">
          <w:pPr>
            <w:pStyle w:val="TOC2"/>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"_Toc511154431" </w:instrText>
          </w:r>
          <w:r>
            <w:rPr>
              <w:rStyle w:val="Hyperlink"/>
              <w:lang w:val="bs-Latn-BA"/>
            </w:rPr>
            <w:fldChar w:fldCharType="separate"/>
          </w:r>
          <w:r w:rsidR="00CC5052">
            <w:rPr>
              <w:rStyle w:val="Hyperlink"/>
              <w:noProof/>
              <w:lang w:val="bs-Latn-BA"/>
            </w:rPr>
            <w:t>7.2</w:t>
          </w:r>
          <w:r w:rsidR="00CC5052">
            <w:rPr>
              <w:rFonts w:asciiTheme="minorHAnsi" w:eastAsiaTheme="minorEastAsia" w:hAnsiTheme="minorHAnsi"/>
              <w:noProof/>
              <w:sz w:val="22"/>
            </w:rPr>
            <w:tab/>
          </w:r>
          <w:r w:rsidR="00CC5052">
            <w:rPr>
              <w:rStyle w:val="Hyperlink"/>
              <w:noProof/>
              <w:lang w:val="bs-Latn-BA"/>
            </w:rPr>
            <w:t>Elementi propisa</w:t>
          </w:r>
          <w:r w:rsidR="00CC5052">
            <w:rPr>
              <w:noProof/>
            </w:rPr>
            <w:tab/>
          </w:r>
          <w:r w:rsidR="00CC5052">
            <w:rPr>
              <w:noProof/>
            </w:rPr>
            <w:fldChar w:fldCharType="begin"/>
          </w:r>
          <w:r w:rsidR="00CC5052">
            <w:rPr>
              <w:noProof/>
            </w:rPr>
            <w:instrText xml:space="preserve"> PAGEREF _Toc511154431 \h </w:instrText>
          </w:r>
          <w:r w:rsidR="00CC5052">
            <w:rPr>
              <w:noProof/>
            </w:rPr>
          </w:r>
          <w:r w:rsidR="00CC5052">
            <w:rPr>
              <w:noProof/>
            </w:rPr>
            <w:fldChar w:fldCharType="separate"/>
          </w:r>
          <w:ins w:id="105" w:author="Rajo" w:date="2018-06-17T16:40:00Z">
            <w:r w:rsidR="00803111">
              <w:rPr>
                <w:noProof/>
              </w:rPr>
              <w:t>23</w:t>
            </w:r>
          </w:ins>
          <w:del w:id="106" w:author="Rajo" w:date="2018-06-17T16:40:00Z">
            <w:r w:rsidR="00CC5052" w:rsidDel="00803111">
              <w:rPr>
                <w:noProof/>
              </w:rPr>
              <w:delText>19</w:delText>
            </w:r>
          </w:del>
          <w:r w:rsidR="00CC5052">
            <w:rPr>
              <w:noProof/>
            </w:rPr>
            <w:fldChar w:fldCharType="end"/>
          </w:r>
          <w:r>
            <w:rPr>
              <w:noProof/>
            </w:rPr>
            <w:fldChar w:fldCharType="end"/>
          </w:r>
        </w:p>
        <w:p w14:paraId="579E2CDC" w14:textId="20492119" w:rsidR="00E94ADE" w:rsidRDefault="00317C63">
          <w:pPr>
            <w:pStyle w:val="TOC3"/>
            <w:tabs>
              <w:tab w:val="left" w:pos="1320"/>
              <w:tab w:val="right" w:leader="dot" w:pos="9350"/>
            </w:tabs>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"_Toc511154432" </w:instrText>
          </w:r>
          <w:r>
            <w:rPr>
              <w:rStyle w:val="Hyperlink"/>
              <w:lang w:val="bs-Latn-BA"/>
            </w:rPr>
            <w:fldChar w:fldCharType="separate"/>
          </w:r>
          <w:r w:rsidR="00CC5052">
            <w:rPr>
              <w:rStyle w:val="Hyperlink"/>
              <w:noProof/>
              <w:lang w:val="bs-Latn-BA"/>
            </w:rPr>
            <w:t>7.2.1</w:t>
          </w:r>
          <w:r w:rsidR="00CC5052">
            <w:rPr>
              <w:rFonts w:asciiTheme="minorHAnsi" w:eastAsiaTheme="minorEastAsia" w:hAnsiTheme="minorHAnsi"/>
              <w:noProof/>
              <w:sz w:val="22"/>
            </w:rPr>
            <w:tab/>
          </w:r>
          <w:r w:rsidR="00CC5052">
            <w:rPr>
              <w:rStyle w:val="Hyperlink"/>
              <w:noProof/>
              <w:lang w:val="bs-Latn-BA"/>
            </w:rPr>
            <w:t>Strukturni elementi</w:t>
          </w:r>
          <w:r w:rsidR="00CC5052">
            <w:rPr>
              <w:noProof/>
            </w:rPr>
            <w:tab/>
          </w:r>
          <w:r w:rsidR="00CC5052">
            <w:rPr>
              <w:noProof/>
            </w:rPr>
            <w:fldChar w:fldCharType="begin"/>
          </w:r>
          <w:r w:rsidR="00CC5052">
            <w:rPr>
              <w:noProof/>
            </w:rPr>
            <w:instrText xml:space="preserve"> PAGEREF _Toc511154432 \h </w:instrText>
          </w:r>
          <w:r w:rsidR="00CC5052">
            <w:rPr>
              <w:noProof/>
            </w:rPr>
          </w:r>
          <w:r w:rsidR="00CC5052">
            <w:rPr>
              <w:noProof/>
            </w:rPr>
            <w:fldChar w:fldCharType="separate"/>
          </w:r>
          <w:ins w:id="107" w:author="Rajo" w:date="2018-06-17T16:40:00Z">
            <w:r w:rsidR="00803111">
              <w:rPr>
                <w:noProof/>
              </w:rPr>
              <w:t>23</w:t>
            </w:r>
          </w:ins>
          <w:del w:id="108" w:author="Rajo" w:date="2018-06-17T16:40:00Z">
            <w:r w:rsidR="00CC5052" w:rsidDel="00803111">
              <w:rPr>
                <w:noProof/>
              </w:rPr>
              <w:delText>19</w:delText>
            </w:r>
          </w:del>
          <w:r w:rsidR="00CC5052">
            <w:rPr>
              <w:noProof/>
            </w:rPr>
            <w:fldChar w:fldCharType="end"/>
          </w:r>
          <w:r>
            <w:rPr>
              <w:noProof/>
            </w:rPr>
            <w:fldChar w:fldCharType="end"/>
          </w:r>
        </w:p>
        <w:p w14:paraId="6A2BEA88" w14:textId="58B83CA2" w:rsidR="00E94ADE" w:rsidRDefault="00317C63">
          <w:pPr>
            <w:pStyle w:val="TOC3"/>
            <w:tabs>
              <w:tab w:val="left" w:pos="1320"/>
              <w:tab w:val="right" w:leader="dot" w:pos="9350"/>
            </w:tabs>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"_Toc511154433" </w:instrText>
          </w:r>
          <w:r>
            <w:rPr>
              <w:rStyle w:val="Hyperlink"/>
              <w:lang w:val="bs-Latn-BA"/>
            </w:rPr>
            <w:fldChar w:fldCharType="separate"/>
          </w:r>
          <w:r w:rsidR="00CC5052">
            <w:rPr>
              <w:rStyle w:val="Hyperlink"/>
              <w:noProof/>
              <w:lang w:val="bs-Latn-BA"/>
            </w:rPr>
            <w:t>7.2.2</w:t>
          </w:r>
          <w:r w:rsidR="00CC5052">
            <w:rPr>
              <w:rFonts w:asciiTheme="minorHAnsi" w:eastAsiaTheme="minorEastAsia" w:hAnsiTheme="minorHAnsi"/>
              <w:noProof/>
              <w:sz w:val="22"/>
            </w:rPr>
            <w:tab/>
          </w:r>
          <w:r w:rsidR="00CC5052">
            <w:rPr>
              <w:rStyle w:val="Hyperlink"/>
              <w:noProof/>
              <w:lang w:val="bs-Latn-BA"/>
            </w:rPr>
            <w:t>Atributi i kategorije</w:t>
          </w:r>
          <w:r w:rsidR="00CC5052">
            <w:rPr>
              <w:noProof/>
            </w:rPr>
            <w:tab/>
          </w:r>
          <w:r w:rsidR="00CC5052">
            <w:rPr>
              <w:noProof/>
            </w:rPr>
            <w:fldChar w:fldCharType="begin"/>
          </w:r>
          <w:r w:rsidR="00CC5052">
            <w:rPr>
              <w:noProof/>
            </w:rPr>
            <w:instrText xml:space="preserve"> PAGEREF _Toc511154433 \h </w:instrText>
          </w:r>
          <w:r w:rsidR="00CC5052">
            <w:rPr>
              <w:noProof/>
            </w:rPr>
          </w:r>
          <w:r w:rsidR="00CC5052">
            <w:rPr>
              <w:noProof/>
            </w:rPr>
            <w:fldChar w:fldCharType="separate"/>
          </w:r>
          <w:ins w:id="109" w:author="Rajo" w:date="2018-06-17T16:40:00Z">
            <w:r w:rsidR="00803111">
              <w:rPr>
                <w:noProof/>
              </w:rPr>
              <w:t>23</w:t>
            </w:r>
          </w:ins>
          <w:del w:id="110" w:author="Rajo" w:date="2018-06-17T16:40:00Z">
            <w:r w:rsidR="00CC5052" w:rsidDel="00803111">
              <w:rPr>
                <w:noProof/>
              </w:rPr>
              <w:delText>19</w:delText>
            </w:r>
          </w:del>
          <w:r w:rsidR="00CC5052">
            <w:rPr>
              <w:noProof/>
            </w:rPr>
            <w:fldChar w:fldCharType="end"/>
          </w:r>
          <w:r>
            <w:rPr>
              <w:noProof/>
            </w:rPr>
            <w:fldChar w:fldCharType="end"/>
          </w:r>
        </w:p>
        <w:p w14:paraId="31D151DA" w14:textId="6F8463DC" w:rsidR="00E94ADE" w:rsidRDefault="00317C63">
          <w:pPr>
            <w:pStyle w:val="TOC3"/>
            <w:tabs>
              <w:tab w:val="left" w:pos="1320"/>
              <w:tab w:val="right" w:leader="dot" w:pos="9350"/>
            </w:tabs>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"_Toc511154434" </w:instrText>
          </w:r>
          <w:r>
            <w:rPr>
              <w:rStyle w:val="Hyperlink"/>
              <w:lang w:val="bs-Latn-BA"/>
            </w:rPr>
            <w:fldChar w:fldCharType="separate"/>
          </w:r>
          <w:r w:rsidR="00CC5052">
            <w:rPr>
              <w:rStyle w:val="Hyperlink"/>
              <w:noProof/>
              <w:lang w:val="bs-Latn-BA"/>
            </w:rPr>
            <w:t>7.2.3</w:t>
          </w:r>
          <w:r w:rsidR="00CC5052">
            <w:rPr>
              <w:rFonts w:asciiTheme="minorHAnsi" w:eastAsiaTheme="minorEastAsia" w:hAnsiTheme="minorHAnsi"/>
              <w:noProof/>
              <w:sz w:val="22"/>
            </w:rPr>
            <w:tab/>
          </w:r>
          <w:r w:rsidR="00CC5052">
            <w:rPr>
              <w:rStyle w:val="Hyperlink"/>
              <w:noProof/>
              <w:lang w:val="bs-Latn-BA"/>
            </w:rPr>
            <w:t>Ciljevi</w:t>
          </w:r>
          <w:r w:rsidR="00CC5052">
            <w:rPr>
              <w:noProof/>
            </w:rPr>
            <w:tab/>
          </w:r>
          <w:r w:rsidR="00CC5052">
            <w:rPr>
              <w:noProof/>
            </w:rPr>
            <w:fldChar w:fldCharType="begin"/>
          </w:r>
          <w:r w:rsidR="00CC5052">
            <w:rPr>
              <w:noProof/>
            </w:rPr>
            <w:instrText xml:space="preserve"> PAGEREF _Toc511154434 \h </w:instrText>
          </w:r>
          <w:r w:rsidR="00CC5052">
            <w:rPr>
              <w:noProof/>
            </w:rPr>
          </w:r>
          <w:r w:rsidR="00CC5052">
            <w:rPr>
              <w:noProof/>
            </w:rPr>
            <w:fldChar w:fldCharType="separate"/>
          </w:r>
          <w:ins w:id="111" w:author="Rajo" w:date="2018-06-17T16:40:00Z">
            <w:r w:rsidR="00803111">
              <w:rPr>
                <w:noProof/>
              </w:rPr>
              <w:t>23</w:t>
            </w:r>
          </w:ins>
          <w:del w:id="112" w:author="Rajo" w:date="2018-06-17T16:40:00Z">
            <w:r w:rsidR="00CC5052" w:rsidDel="00803111">
              <w:rPr>
                <w:noProof/>
              </w:rPr>
              <w:delText>19</w:delText>
            </w:r>
          </w:del>
          <w:r w:rsidR="00CC5052">
            <w:rPr>
              <w:noProof/>
            </w:rPr>
            <w:fldChar w:fldCharType="end"/>
          </w:r>
          <w:r>
            <w:rPr>
              <w:noProof/>
            </w:rPr>
            <w:fldChar w:fldCharType="end"/>
          </w:r>
        </w:p>
        <w:p w14:paraId="463DE7FE" w14:textId="76C5AE8F" w:rsidR="00E94ADE" w:rsidRDefault="00317C63">
          <w:pPr>
            <w:pStyle w:val="TOC3"/>
            <w:tabs>
              <w:tab w:val="left" w:pos="1320"/>
              <w:tab w:val="right" w:leader="dot" w:pos="9350"/>
            </w:tabs>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"_Toc511154435" </w:instrText>
          </w:r>
          <w:r>
            <w:rPr>
              <w:rStyle w:val="Hyperlink"/>
              <w:lang w:val="bs-Latn-BA"/>
            </w:rPr>
            <w:fldChar w:fldCharType="separate"/>
          </w:r>
          <w:r w:rsidR="00CC5052">
            <w:rPr>
              <w:rStyle w:val="Hyperlink"/>
              <w:noProof/>
              <w:lang w:val="bs-Latn-BA"/>
            </w:rPr>
            <w:t>7.2.4</w:t>
          </w:r>
          <w:r w:rsidR="00CC5052">
            <w:rPr>
              <w:rFonts w:asciiTheme="minorHAnsi" w:eastAsiaTheme="minorEastAsia" w:hAnsiTheme="minorHAnsi"/>
              <w:noProof/>
              <w:sz w:val="22"/>
            </w:rPr>
            <w:tab/>
          </w:r>
          <w:r w:rsidR="00CC5052">
            <w:rPr>
              <w:rStyle w:val="Hyperlink"/>
              <w:noProof/>
              <w:lang w:val="bs-Latn-BA"/>
            </w:rPr>
            <w:t>Uslovi</w:t>
          </w:r>
          <w:r w:rsidR="00CC5052">
            <w:rPr>
              <w:noProof/>
            </w:rPr>
            <w:tab/>
          </w:r>
          <w:r w:rsidR="00CC5052">
            <w:rPr>
              <w:noProof/>
            </w:rPr>
            <w:fldChar w:fldCharType="begin"/>
          </w:r>
          <w:r w:rsidR="00CC5052">
            <w:rPr>
              <w:noProof/>
            </w:rPr>
            <w:instrText xml:space="preserve"> PAGEREF _Toc511154435 \h </w:instrText>
          </w:r>
          <w:r w:rsidR="00CC5052">
            <w:rPr>
              <w:noProof/>
            </w:rPr>
          </w:r>
          <w:r w:rsidR="00CC5052">
            <w:rPr>
              <w:noProof/>
            </w:rPr>
            <w:fldChar w:fldCharType="separate"/>
          </w:r>
          <w:ins w:id="113" w:author="Rajo" w:date="2018-06-17T16:40:00Z">
            <w:r w:rsidR="00803111">
              <w:rPr>
                <w:noProof/>
              </w:rPr>
              <w:t>23</w:t>
            </w:r>
          </w:ins>
          <w:del w:id="114" w:author="Rajo" w:date="2018-06-17T16:40:00Z">
            <w:r w:rsidR="00CC5052" w:rsidDel="00803111">
              <w:rPr>
                <w:noProof/>
              </w:rPr>
              <w:delText>19</w:delText>
            </w:r>
          </w:del>
          <w:r w:rsidR="00CC5052">
            <w:rPr>
              <w:noProof/>
            </w:rPr>
            <w:fldChar w:fldCharType="end"/>
          </w:r>
          <w:r>
            <w:rPr>
              <w:noProof/>
            </w:rPr>
            <w:fldChar w:fldCharType="end"/>
          </w:r>
        </w:p>
        <w:p w14:paraId="4FF9E645" w14:textId="15A8B3F5" w:rsidR="00E94ADE" w:rsidRDefault="00317C63">
          <w:pPr>
            <w:pStyle w:val="TOC3"/>
            <w:tabs>
              <w:tab w:val="left" w:pos="1320"/>
              <w:tab w:val="right" w:leader="dot" w:pos="9350"/>
            </w:tabs>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"_Toc511154436" </w:instrText>
          </w:r>
          <w:r>
            <w:rPr>
              <w:rStyle w:val="Hyperlink"/>
              <w:lang w:val="bs-Latn-BA"/>
            </w:rPr>
            <w:fldChar w:fldCharType="separate"/>
          </w:r>
          <w:r w:rsidR="00CC5052">
            <w:rPr>
              <w:rStyle w:val="Hyperlink"/>
              <w:noProof/>
              <w:lang w:val="bs-Latn-BA"/>
            </w:rPr>
            <w:t>7.2.5</w:t>
          </w:r>
          <w:r w:rsidR="00CC5052">
            <w:rPr>
              <w:rFonts w:asciiTheme="minorHAnsi" w:eastAsiaTheme="minorEastAsia" w:hAnsiTheme="minorHAnsi"/>
              <w:noProof/>
              <w:sz w:val="22"/>
            </w:rPr>
            <w:tab/>
          </w:r>
          <w:r w:rsidR="00CC5052">
            <w:rPr>
              <w:rStyle w:val="Hyperlink"/>
              <w:noProof/>
              <w:lang w:val="bs-Latn-BA"/>
            </w:rPr>
            <w:t>Obaveze</w:t>
          </w:r>
          <w:r w:rsidR="00CC5052">
            <w:rPr>
              <w:noProof/>
            </w:rPr>
            <w:tab/>
          </w:r>
          <w:r w:rsidR="00CC5052">
            <w:rPr>
              <w:noProof/>
            </w:rPr>
            <w:fldChar w:fldCharType="begin"/>
          </w:r>
          <w:r w:rsidR="00CC5052">
            <w:rPr>
              <w:noProof/>
            </w:rPr>
            <w:instrText xml:space="preserve"> PAGEREF _Toc511154436 \h </w:instrText>
          </w:r>
          <w:r w:rsidR="00CC5052">
            <w:rPr>
              <w:noProof/>
            </w:rPr>
          </w:r>
          <w:r w:rsidR="00CC5052">
            <w:rPr>
              <w:noProof/>
            </w:rPr>
            <w:fldChar w:fldCharType="separate"/>
          </w:r>
          <w:ins w:id="115" w:author="Rajo" w:date="2018-06-17T16:40:00Z">
            <w:r w:rsidR="00803111">
              <w:rPr>
                <w:noProof/>
              </w:rPr>
              <w:t>23</w:t>
            </w:r>
          </w:ins>
          <w:del w:id="116" w:author="Rajo" w:date="2018-06-17T16:40:00Z">
            <w:r w:rsidR="00CC5052" w:rsidDel="00803111">
              <w:rPr>
                <w:noProof/>
              </w:rPr>
              <w:delText>20</w:delText>
            </w:r>
          </w:del>
          <w:r w:rsidR="00CC5052">
            <w:rPr>
              <w:noProof/>
            </w:rPr>
            <w:fldChar w:fldCharType="end"/>
          </w:r>
          <w:r>
            <w:rPr>
              <w:noProof/>
            </w:rPr>
            <w:fldChar w:fldCharType="end"/>
          </w:r>
        </w:p>
        <w:p w14:paraId="4103CD97" w14:textId="6E7855B0" w:rsidR="00E94ADE" w:rsidRDefault="00317C63">
          <w:pPr>
            <w:pStyle w:val="TOC2"/>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"_Toc511154437" </w:instrText>
          </w:r>
          <w:r>
            <w:rPr>
              <w:rStyle w:val="Hyperlink"/>
              <w:lang w:val="bs-Latn-BA"/>
            </w:rPr>
            <w:fldChar w:fldCharType="separate"/>
          </w:r>
          <w:r w:rsidR="00CC5052">
            <w:rPr>
              <w:rStyle w:val="Hyperlink"/>
              <w:noProof/>
              <w:lang w:val="bs-Latn-BA"/>
            </w:rPr>
            <w:t>7.3</w:t>
          </w:r>
          <w:r w:rsidR="00CC5052">
            <w:rPr>
              <w:rFonts w:asciiTheme="minorHAnsi" w:eastAsiaTheme="minorEastAsia" w:hAnsiTheme="minorHAnsi"/>
              <w:noProof/>
              <w:sz w:val="22"/>
            </w:rPr>
            <w:tab/>
          </w:r>
          <w:r w:rsidR="00CC5052">
            <w:rPr>
              <w:rStyle w:val="Hyperlink"/>
              <w:noProof/>
              <w:lang w:val="bs-Latn-BA"/>
            </w:rPr>
            <w:t>Primjer propisa</w:t>
          </w:r>
          <w:r w:rsidR="00CC5052">
            <w:rPr>
              <w:noProof/>
            </w:rPr>
            <w:tab/>
          </w:r>
          <w:r w:rsidR="00CC5052">
            <w:rPr>
              <w:noProof/>
            </w:rPr>
            <w:fldChar w:fldCharType="begin"/>
          </w:r>
          <w:r w:rsidR="00CC5052">
            <w:rPr>
              <w:noProof/>
            </w:rPr>
            <w:instrText xml:space="preserve"> PAGEREF _Toc511154437 \h </w:instrText>
          </w:r>
          <w:r w:rsidR="00CC5052">
            <w:rPr>
              <w:noProof/>
            </w:rPr>
          </w:r>
          <w:r w:rsidR="00CC5052">
            <w:rPr>
              <w:noProof/>
            </w:rPr>
            <w:fldChar w:fldCharType="separate"/>
          </w:r>
          <w:ins w:id="117" w:author="Rajo" w:date="2018-06-17T16:40:00Z">
            <w:r w:rsidR="00803111">
              <w:rPr>
                <w:noProof/>
              </w:rPr>
              <w:t>23</w:t>
            </w:r>
          </w:ins>
          <w:del w:id="118" w:author="Rajo" w:date="2018-06-17T16:40:00Z">
            <w:r w:rsidR="00CC5052" w:rsidDel="00803111">
              <w:rPr>
                <w:noProof/>
              </w:rPr>
              <w:delText>20</w:delText>
            </w:r>
          </w:del>
          <w:r w:rsidR="00CC5052">
            <w:rPr>
              <w:noProof/>
            </w:rPr>
            <w:fldChar w:fldCharType="end"/>
          </w:r>
          <w:r>
            <w:rPr>
              <w:noProof/>
            </w:rPr>
            <w:fldChar w:fldCharType="end"/>
          </w:r>
        </w:p>
        <w:p w14:paraId="49F3029B" w14:textId="4B01E01C" w:rsidR="00E94ADE" w:rsidRDefault="00317C63">
          <w:pPr>
            <w:pStyle w:val="TOC1"/>
            <w:rPr>
              <w:rFonts w:asciiTheme="minorHAnsi" w:eastAsiaTheme="minorEastAsia" w:hAnsiTheme="minorHAnsi"/>
              <w:noProof/>
              <w:sz w:val="22"/>
            </w:rPr>
          </w:pPr>
          <w:r>
            <w:rPr>
              <w:rStyle w:val="Hyperlink"/>
              <w:rFonts w:eastAsia="Times New Roman"/>
              <w:lang w:val="bs-Latn-BA"/>
            </w:rPr>
            <w:fldChar w:fldCharType="begin"/>
          </w:r>
          <w:r>
            <w:rPr>
              <w:rStyle w:val="Hyperlink"/>
              <w:rFonts w:eastAsia="Times New Roman"/>
              <w:noProof/>
              <w:lang w:val="bs-Latn-BA"/>
            </w:rPr>
            <w:instrText xml:space="preserve"> HYPERLINK \l "_Toc511154438" </w:instrText>
          </w:r>
          <w:r>
            <w:rPr>
              <w:rStyle w:val="Hyperlink"/>
              <w:rFonts w:eastAsia="Times New Roman"/>
              <w:lang w:val="bs-Latn-BA"/>
            </w:rPr>
            <w:fldChar w:fldCharType="separate"/>
          </w:r>
          <w:r w:rsidR="00CC5052">
            <w:rPr>
              <w:rStyle w:val="Hyperlink"/>
              <w:rFonts w:eastAsia="Times New Roman"/>
              <w:noProof/>
              <w:lang w:val="bs-Latn-BA"/>
            </w:rPr>
            <w:t>8.</w:t>
          </w:r>
          <w:r w:rsidR="00CC5052">
            <w:rPr>
              <w:rFonts w:asciiTheme="minorHAnsi" w:eastAsiaTheme="minorEastAsia" w:hAnsiTheme="minorHAnsi"/>
              <w:noProof/>
              <w:sz w:val="22"/>
            </w:rPr>
            <w:tab/>
          </w:r>
          <w:r w:rsidR="00CC5052">
            <w:rPr>
              <w:rStyle w:val="Hyperlink"/>
              <w:rFonts w:eastAsia="Times New Roman"/>
              <w:noProof/>
              <w:lang w:val="bs-Latn-BA"/>
            </w:rPr>
            <w:t>Postojeća SSO rješenja</w:t>
          </w:r>
          <w:r w:rsidR="00CC5052">
            <w:rPr>
              <w:noProof/>
            </w:rPr>
            <w:tab/>
          </w:r>
          <w:r w:rsidR="00CC5052">
            <w:rPr>
              <w:noProof/>
            </w:rPr>
            <w:fldChar w:fldCharType="begin"/>
          </w:r>
          <w:r w:rsidR="00CC5052">
            <w:rPr>
              <w:noProof/>
            </w:rPr>
            <w:instrText xml:space="preserve"> PAGEREF _Toc511154438 \h </w:instrText>
          </w:r>
          <w:r w:rsidR="00CC5052">
            <w:rPr>
              <w:noProof/>
            </w:rPr>
          </w:r>
          <w:r w:rsidR="00CC5052">
            <w:rPr>
              <w:noProof/>
            </w:rPr>
            <w:fldChar w:fldCharType="separate"/>
          </w:r>
          <w:ins w:id="119" w:author="Rajo" w:date="2018-06-17T16:40:00Z">
            <w:r w:rsidR="00803111">
              <w:rPr>
                <w:noProof/>
              </w:rPr>
              <w:t>26</w:t>
            </w:r>
          </w:ins>
          <w:del w:id="120" w:author="Rajo" w:date="2018-06-17T16:40:00Z">
            <w:r w:rsidR="00CC5052" w:rsidDel="00803111">
              <w:rPr>
                <w:noProof/>
              </w:rPr>
              <w:delText>21</w:delText>
            </w:r>
          </w:del>
          <w:r w:rsidR="00CC5052">
            <w:rPr>
              <w:noProof/>
            </w:rPr>
            <w:fldChar w:fldCharType="end"/>
          </w:r>
          <w:r>
            <w:rPr>
              <w:noProof/>
            </w:rPr>
            <w:fldChar w:fldCharType="end"/>
          </w:r>
        </w:p>
        <w:p w14:paraId="0AB7CB9B" w14:textId="5DEB2BC1" w:rsidR="00E94ADE" w:rsidRDefault="00317C63">
          <w:pPr>
            <w:pStyle w:val="TOC2"/>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"_Toc511154439" </w:instrText>
          </w:r>
          <w:r>
            <w:rPr>
              <w:rStyle w:val="Hyperlink"/>
              <w:lang w:val="bs-Latn-BA"/>
            </w:rPr>
            <w:fldChar w:fldCharType="separate"/>
          </w:r>
          <w:r w:rsidR="00CC5052">
            <w:rPr>
              <w:rStyle w:val="Hyperlink"/>
              <w:noProof/>
              <w:lang w:val="bs-Latn-BA"/>
            </w:rPr>
            <w:t>8.1</w:t>
          </w:r>
          <w:r w:rsidR="00CC5052">
            <w:rPr>
              <w:rFonts w:asciiTheme="minorHAnsi" w:eastAsiaTheme="minorEastAsia" w:hAnsiTheme="minorHAnsi"/>
              <w:noProof/>
              <w:sz w:val="22"/>
            </w:rPr>
            <w:tab/>
          </w:r>
          <w:r w:rsidR="00CC5052">
            <w:rPr>
              <w:rStyle w:val="Hyperlink"/>
              <w:noProof/>
              <w:lang w:val="bs-Latn-BA"/>
            </w:rPr>
            <w:t>Apereo CAS (Central Authentication Service)</w:t>
          </w:r>
          <w:r w:rsidR="00CC5052">
            <w:rPr>
              <w:noProof/>
            </w:rPr>
            <w:tab/>
          </w:r>
          <w:r w:rsidR="00CC5052">
            <w:rPr>
              <w:noProof/>
            </w:rPr>
            <w:fldChar w:fldCharType="begin"/>
          </w:r>
          <w:r w:rsidR="00CC5052">
            <w:rPr>
              <w:noProof/>
            </w:rPr>
            <w:instrText xml:space="preserve"> PAGEREF _Toc511154439 \h </w:instrText>
          </w:r>
          <w:r w:rsidR="00CC5052">
            <w:rPr>
              <w:noProof/>
            </w:rPr>
          </w:r>
          <w:r w:rsidR="00CC5052">
            <w:rPr>
              <w:noProof/>
            </w:rPr>
            <w:fldChar w:fldCharType="separate"/>
          </w:r>
          <w:ins w:id="121" w:author="Rajo" w:date="2018-06-17T16:40:00Z">
            <w:r w:rsidR="00803111">
              <w:rPr>
                <w:noProof/>
              </w:rPr>
              <w:t>28</w:t>
            </w:r>
          </w:ins>
          <w:del w:id="122" w:author="Rajo" w:date="2018-06-17T16:40:00Z">
            <w:r w:rsidR="00CC5052" w:rsidDel="00803111">
              <w:rPr>
                <w:noProof/>
              </w:rPr>
              <w:delText>23</w:delText>
            </w:r>
          </w:del>
          <w:r w:rsidR="00CC5052">
            <w:rPr>
              <w:noProof/>
            </w:rPr>
            <w:fldChar w:fldCharType="end"/>
          </w:r>
          <w:r>
            <w:rPr>
              <w:noProof/>
            </w:rPr>
            <w:fldChar w:fldCharType="end"/>
          </w:r>
        </w:p>
        <w:p w14:paraId="480A9DE0" w14:textId="1EAF0E6D" w:rsidR="00E94ADE" w:rsidRDefault="00317C63">
          <w:pPr>
            <w:pStyle w:val="TOC3"/>
            <w:tabs>
              <w:tab w:val="left" w:pos="1320"/>
              <w:tab w:val="right" w:leader="dot" w:pos="9350"/>
            </w:tabs>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"_Toc511154440" </w:instrText>
          </w:r>
          <w:r>
            <w:rPr>
              <w:rStyle w:val="Hyperlink"/>
              <w:lang w:val="bs-Latn-BA"/>
            </w:rPr>
            <w:fldChar w:fldCharType="separate"/>
          </w:r>
          <w:r w:rsidR="00CC5052">
            <w:rPr>
              <w:rStyle w:val="Hyperlink"/>
              <w:noProof/>
              <w:lang w:val="bs-Latn-BA"/>
            </w:rPr>
            <w:t>8.1.1</w:t>
          </w:r>
          <w:r w:rsidR="00CC5052">
            <w:rPr>
              <w:rFonts w:asciiTheme="minorHAnsi" w:eastAsiaTheme="minorEastAsia" w:hAnsiTheme="minorHAnsi"/>
              <w:noProof/>
              <w:sz w:val="22"/>
            </w:rPr>
            <w:tab/>
          </w:r>
          <w:r w:rsidR="00CC5052">
            <w:rPr>
              <w:rStyle w:val="Hyperlink"/>
              <w:noProof/>
              <w:lang w:val="bs-Latn-BA"/>
            </w:rPr>
            <w:t>Osnovne karakteristike</w:t>
          </w:r>
          <w:r w:rsidR="00CC5052">
            <w:rPr>
              <w:noProof/>
            </w:rPr>
            <w:tab/>
          </w:r>
          <w:r w:rsidR="00CC5052">
            <w:rPr>
              <w:noProof/>
            </w:rPr>
            <w:fldChar w:fldCharType="begin"/>
          </w:r>
          <w:r w:rsidR="00CC5052">
            <w:rPr>
              <w:noProof/>
            </w:rPr>
            <w:instrText xml:space="preserve"> PAGEREF _Toc511154440 \h </w:instrText>
          </w:r>
          <w:r w:rsidR="00CC5052">
            <w:rPr>
              <w:noProof/>
            </w:rPr>
          </w:r>
          <w:r w:rsidR="00CC5052">
            <w:rPr>
              <w:noProof/>
            </w:rPr>
            <w:fldChar w:fldCharType="separate"/>
          </w:r>
          <w:ins w:id="123" w:author="Rajo" w:date="2018-06-17T16:40:00Z">
            <w:r w:rsidR="00803111">
              <w:rPr>
                <w:noProof/>
              </w:rPr>
              <w:t>28</w:t>
            </w:r>
          </w:ins>
          <w:del w:id="124" w:author="Rajo" w:date="2018-06-17T16:40:00Z">
            <w:r w:rsidR="00CC5052" w:rsidDel="00803111">
              <w:rPr>
                <w:noProof/>
              </w:rPr>
              <w:delText>23</w:delText>
            </w:r>
          </w:del>
          <w:r w:rsidR="00CC5052">
            <w:rPr>
              <w:noProof/>
            </w:rPr>
            <w:fldChar w:fldCharType="end"/>
          </w:r>
          <w:r>
            <w:rPr>
              <w:noProof/>
            </w:rPr>
            <w:fldChar w:fldCharType="end"/>
          </w:r>
        </w:p>
        <w:p w14:paraId="5A57666D" w14:textId="0D3AF0BD" w:rsidR="00E94ADE" w:rsidRDefault="00317C63">
          <w:pPr>
            <w:pStyle w:val="TOC3"/>
            <w:tabs>
              <w:tab w:val="left" w:pos="1320"/>
              <w:tab w:val="right" w:leader="dot" w:pos="9350"/>
            </w:tabs>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"_Toc511154441" </w:instrText>
          </w:r>
          <w:r>
            <w:rPr>
              <w:rStyle w:val="Hyperlink"/>
              <w:lang w:val="bs-Latn-BA"/>
            </w:rPr>
            <w:fldChar w:fldCharType="separate"/>
          </w:r>
          <w:r w:rsidR="00CC5052">
            <w:rPr>
              <w:rStyle w:val="Hyperlink"/>
              <w:noProof/>
              <w:lang w:val="bs-Latn-BA"/>
            </w:rPr>
            <w:t>8.1.2</w:t>
          </w:r>
          <w:r w:rsidR="00CC5052">
            <w:rPr>
              <w:rFonts w:asciiTheme="minorHAnsi" w:eastAsiaTheme="minorEastAsia" w:hAnsiTheme="minorHAnsi"/>
              <w:noProof/>
              <w:sz w:val="22"/>
            </w:rPr>
            <w:tab/>
          </w:r>
          <w:r w:rsidR="00CC5052">
            <w:rPr>
              <w:rStyle w:val="Hyperlink"/>
              <w:noProof/>
              <w:lang w:val="bs-Latn-BA"/>
            </w:rPr>
            <w:t>CAS protokol</w:t>
          </w:r>
          <w:r w:rsidR="00CC5052">
            <w:rPr>
              <w:noProof/>
            </w:rPr>
            <w:tab/>
          </w:r>
          <w:r w:rsidR="00CC5052">
            <w:rPr>
              <w:noProof/>
            </w:rPr>
            <w:fldChar w:fldCharType="begin"/>
          </w:r>
          <w:r w:rsidR="00CC5052">
            <w:rPr>
              <w:noProof/>
            </w:rPr>
            <w:instrText xml:space="preserve"> PAGEREF _Toc511154441 \h </w:instrText>
          </w:r>
          <w:r w:rsidR="00CC5052">
            <w:rPr>
              <w:noProof/>
            </w:rPr>
          </w:r>
          <w:r w:rsidR="00CC5052">
            <w:rPr>
              <w:noProof/>
            </w:rPr>
            <w:fldChar w:fldCharType="separate"/>
          </w:r>
          <w:ins w:id="125" w:author="Rajo" w:date="2018-06-17T16:40:00Z">
            <w:r w:rsidR="00803111">
              <w:rPr>
                <w:noProof/>
              </w:rPr>
              <w:t>28</w:t>
            </w:r>
          </w:ins>
          <w:del w:id="126" w:author="Rajo" w:date="2018-06-17T16:40:00Z">
            <w:r w:rsidR="00CC5052" w:rsidDel="00803111">
              <w:rPr>
                <w:noProof/>
              </w:rPr>
              <w:delText>24</w:delText>
            </w:r>
          </w:del>
          <w:r w:rsidR="00CC5052">
            <w:rPr>
              <w:noProof/>
            </w:rPr>
            <w:fldChar w:fldCharType="end"/>
          </w:r>
          <w:r>
            <w:rPr>
              <w:noProof/>
            </w:rPr>
            <w:fldChar w:fldCharType="end"/>
          </w:r>
        </w:p>
        <w:p w14:paraId="66014B72" w14:textId="06848C31" w:rsidR="00E94ADE" w:rsidRDefault="00317C63">
          <w:pPr>
            <w:pStyle w:val="TOC3"/>
            <w:tabs>
              <w:tab w:val="left" w:pos="1320"/>
              <w:tab w:val="right" w:leader="dot" w:pos="9350"/>
            </w:tabs>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"_Toc511154442" </w:instrText>
          </w:r>
          <w:r>
            <w:rPr>
              <w:rStyle w:val="Hyperlink"/>
              <w:lang w:val="bs-Latn-BA"/>
            </w:rPr>
            <w:fldChar w:fldCharType="separate"/>
          </w:r>
          <w:r w:rsidR="00CC5052">
            <w:rPr>
              <w:rStyle w:val="Hyperlink"/>
              <w:noProof/>
              <w:lang w:val="bs-Latn-BA"/>
            </w:rPr>
            <w:t>8.1.3</w:t>
          </w:r>
          <w:r w:rsidR="00CC5052">
            <w:rPr>
              <w:rFonts w:asciiTheme="minorHAnsi" w:eastAsiaTheme="minorEastAsia" w:hAnsiTheme="minorHAnsi"/>
              <w:noProof/>
              <w:sz w:val="22"/>
            </w:rPr>
            <w:tab/>
          </w:r>
          <w:r w:rsidR="00CC5052">
            <w:rPr>
              <w:rStyle w:val="Hyperlink"/>
              <w:noProof/>
              <w:lang w:val="bs-Latn-BA"/>
            </w:rPr>
            <w:t>Arhitektura</w:t>
          </w:r>
          <w:r w:rsidR="00CC5052">
            <w:rPr>
              <w:noProof/>
            </w:rPr>
            <w:tab/>
          </w:r>
          <w:r w:rsidR="00CC5052">
            <w:rPr>
              <w:noProof/>
            </w:rPr>
            <w:fldChar w:fldCharType="begin"/>
          </w:r>
          <w:r w:rsidR="00CC5052">
            <w:rPr>
              <w:noProof/>
            </w:rPr>
            <w:instrText xml:space="preserve"> PAGEREF _Toc511154442 \h </w:instrText>
          </w:r>
          <w:r w:rsidR="00CC5052">
            <w:rPr>
              <w:noProof/>
            </w:rPr>
          </w:r>
          <w:r w:rsidR="00CC5052">
            <w:rPr>
              <w:noProof/>
            </w:rPr>
            <w:fldChar w:fldCharType="separate"/>
          </w:r>
          <w:ins w:id="127" w:author="Rajo" w:date="2018-06-17T16:40:00Z">
            <w:r w:rsidR="00803111">
              <w:rPr>
                <w:noProof/>
              </w:rPr>
              <w:t>29</w:t>
            </w:r>
          </w:ins>
          <w:del w:id="128" w:author="Rajo" w:date="2018-06-17T16:40:00Z">
            <w:r w:rsidR="00CC5052" w:rsidDel="00803111">
              <w:rPr>
                <w:noProof/>
              </w:rPr>
              <w:delText>25</w:delText>
            </w:r>
          </w:del>
          <w:r w:rsidR="00CC5052">
            <w:rPr>
              <w:noProof/>
            </w:rPr>
            <w:fldChar w:fldCharType="end"/>
          </w:r>
          <w:r>
            <w:rPr>
              <w:noProof/>
            </w:rPr>
            <w:fldChar w:fldCharType="end"/>
          </w:r>
        </w:p>
        <w:p w14:paraId="5AB84B2D" w14:textId="595DF5BB" w:rsidR="00E94ADE" w:rsidRDefault="00317C63">
          <w:pPr>
            <w:pStyle w:val="TOC3"/>
            <w:tabs>
              <w:tab w:val="left" w:pos="1320"/>
              <w:tab w:val="right" w:leader="dot" w:pos="9350"/>
            </w:tabs>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"_Toc511154443" </w:instrText>
          </w:r>
          <w:r>
            <w:rPr>
              <w:rStyle w:val="Hyperlink"/>
              <w:lang w:val="bs-Latn-BA"/>
            </w:rPr>
            <w:fldChar w:fldCharType="separate"/>
          </w:r>
          <w:r w:rsidR="00CC5052">
            <w:rPr>
              <w:rStyle w:val="Hyperlink"/>
              <w:noProof/>
              <w:lang w:val="bs-Latn-BA"/>
            </w:rPr>
            <w:t>8.1.4</w:t>
          </w:r>
          <w:r w:rsidR="00CC5052">
            <w:rPr>
              <w:rFonts w:asciiTheme="minorHAnsi" w:eastAsiaTheme="minorEastAsia" w:hAnsiTheme="minorHAnsi"/>
              <w:noProof/>
              <w:sz w:val="22"/>
            </w:rPr>
            <w:tab/>
          </w:r>
          <w:r w:rsidR="00CC5052">
            <w:rPr>
              <w:rStyle w:val="Hyperlink"/>
              <w:noProof/>
              <w:lang w:val="bs-Latn-BA"/>
            </w:rPr>
            <w:t>Protokoli</w:t>
          </w:r>
          <w:r w:rsidR="00CC5052">
            <w:rPr>
              <w:noProof/>
            </w:rPr>
            <w:tab/>
          </w:r>
          <w:r w:rsidR="00CC5052">
            <w:rPr>
              <w:noProof/>
            </w:rPr>
            <w:fldChar w:fldCharType="begin"/>
          </w:r>
          <w:r w:rsidR="00CC5052">
            <w:rPr>
              <w:noProof/>
            </w:rPr>
            <w:instrText xml:space="preserve"> PAGEREF _Toc511154443 \h </w:instrText>
          </w:r>
          <w:r w:rsidR="00CC5052">
            <w:rPr>
              <w:noProof/>
            </w:rPr>
          </w:r>
          <w:r w:rsidR="00CC5052">
            <w:rPr>
              <w:noProof/>
            </w:rPr>
            <w:fldChar w:fldCharType="separate"/>
          </w:r>
          <w:ins w:id="129" w:author="Rajo" w:date="2018-06-17T16:40:00Z">
            <w:r w:rsidR="00803111">
              <w:rPr>
                <w:noProof/>
              </w:rPr>
              <w:t>30</w:t>
            </w:r>
          </w:ins>
          <w:del w:id="130" w:author="Rajo" w:date="2018-06-17T16:40:00Z">
            <w:r w:rsidR="00CC5052" w:rsidDel="00803111">
              <w:rPr>
                <w:noProof/>
              </w:rPr>
              <w:delText>27</w:delText>
            </w:r>
          </w:del>
          <w:r w:rsidR="00CC5052">
            <w:rPr>
              <w:noProof/>
            </w:rPr>
            <w:fldChar w:fldCharType="end"/>
          </w:r>
          <w:r>
            <w:rPr>
              <w:noProof/>
            </w:rPr>
            <w:fldChar w:fldCharType="end"/>
          </w:r>
        </w:p>
        <w:p w14:paraId="6B28D35D" w14:textId="5E2E38D1" w:rsidR="00E94ADE" w:rsidRDefault="00317C63">
          <w:pPr>
            <w:pStyle w:val="TOC2"/>
            <w:rPr>
              <w:rFonts w:asciiTheme="minorHAnsi" w:eastAsiaTheme="minorEastAsia" w:hAnsiTheme="minorHAnsi"/>
              <w:noProof/>
              <w:sz w:val="22"/>
            </w:rPr>
          </w:pPr>
          <w:r>
            <w:rPr>
              <w:rStyle w:val="Hyperlink"/>
              <w:lang w:val="bs-Latn-BA"/>
            </w:rPr>
            <w:lastRenderedPageBreak/>
            <w:fldChar w:fldCharType="begin"/>
          </w:r>
          <w:r>
            <w:rPr>
              <w:rStyle w:val="Hyperlink"/>
              <w:noProof/>
              <w:lang w:val="bs-Latn-BA"/>
            </w:rPr>
            <w:instrText xml:space="preserve"> HYPERLINK \l "_Toc511154444" </w:instrText>
          </w:r>
          <w:r>
            <w:rPr>
              <w:rStyle w:val="Hyperlink"/>
              <w:lang w:val="bs-Latn-BA"/>
            </w:rPr>
            <w:fldChar w:fldCharType="separate"/>
          </w:r>
          <w:r w:rsidR="00CC5052">
            <w:rPr>
              <w:rStyle w:val="Hyperlink"/>
              <w:noProof/>
              <w:lang w:val="bs-Latn-BA"/>
            </w:rPr>
            <w:t>8.2</w:t>
          </w:r>
          <w:r w:rsidR="00CC5052">
            <w:rPr>
              <w:rFonts w:asciiTheme="minorHAnsi" w:eastAsiaTheme="minorEastAsia" w:hAnsiTheme="minorHAnsi"/>
              <w:noProof/>
              <w:sz w:val="22"/>
            </w:rPr>
            <w:tab/>
          </w:r>
          <w:r w:rsidR="00CC5052">
            <w:rPr>
              <w:rStyle w:val="Hyperlink"/>
              <w:noProof/>
              <w:lang w:val="bs-Latn-BA"/>
            </w:rPr>
            <w:t>Shibboleth</w:t>
          </w:r>
          <w:r w:rsidR="00CC5052">
            <w:rPr>
              <w:noProof/>
            </w:rPr>
            <w:tab/>
          </w:r>
          <w:r w:rsidR="00CC5052">
            <w:rPr>
              <w:noProof/>
            </w:rPr>
            <w:fldChar w:fldCharType="begin"/>
          </w:r>
          <w:r w:rsidR="00CC5052">
            <w:rPr>
              <w:noProof/>
            </w:rPr>
            <w:instrText xml:space="preserve"> PAGEREF _Toc511154444 \h </w:instrText>
          </w:r>
          <w:r w:rsidR="00CC5052">
            <w:rPr>
              <w:noProof/>
            </w:rPr>
          </w:r>
          <w:r w:rsidR="00CC5052">
            <w:rPr>
              <w:noProof/>
            </w:rPr>
            <w:fldChar w:fldCharType="separate"/>
          </w:r>
          <w:ins w:id="131" w:author="Rajo" w:date="2018-06-17T16:40:00Z">
            <w:r w:rsidR="00803111">
              <w:rPr>
                <w:noProof/>
              </w:rPr>
              <w:t>32</w:t>
            </w:r>
          </w:ins>
          <w:del w:id="132" w:author="Rajo" w:date="2018-06-17T16:40:00Z">
            <w:r w:rsidR="00CC5052" w:rsidDel="00803111">
              <w:rPr>
                <w:noProof/>
              </w:rPr>
              <w:delText>27</w:delText>
            </w:r>
          </w:del>
          <w:r w:rsidR="00CC5052">
            <w:rPr>
              <w:noProof/>
            </w:rPr>
            <w:fldChar w:fldCharType="end"/>
          </w:r>
          <w:r>
            <w:rPr>
              <w:noProof/>
            </w:rPr>
            <w:fldChar w:fldCharType="end"/>
          </w:r>
        </w:p>
        <w:p w14:paraId="184184B5" w14:textId="624DE6F8" w:rsidR="00E94ADE" w:rsidRDefault="00317C63">
          <w:pPr>
            <w:pStyle w:val="TOC3"/>
            <w:tabs>
              <w:tab w:val="left" w:pos="1320"/>
              <w:tab w:val="right" w:leader="dot" w:pos="9350"/>
            </w:tabs>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"_Toc511154445" </w:instrText>
          </w:r>
          <w:r>
            <w:rPr>
              <w:rStyle w:val="Hyperlink"/>
              <w:lang w:val="bs-Latn-BA"/>
            </w:rPr>
            <w:fldChar w:fldCharType="separate"/>
          </w:r>
          <w:r w:rsidR="00CC5052">
            <w:rPr>
              <w:rStyle w:val="Hyperlink"/>
              <w:noProof/>
              <w:lang w:val="bs-Latn-BA"/>
            </w:rPr>
            <w:t>8.2.1</w:t>
          </w:r>
          <w:r w:rsidR="00CC5052">
            <w:rPr>
              <w:rFonts w:asciiTheme="minorHAnsi" w:eastAsiaTheme="minorEastAsia" w:hAnsiTheme="minorHAnsi"/>
              <w:noProof/>
              <w:sz w:val="22"/>
            </w:rPr>
            <w:tab/>
          </w:r>
          <w:r w:rsidR="00CC5052">
            <w:rPr>
              <w:rStyle w:val="Hyperlink"/>
              <w:noProof/>
              <w:lang w:val="bs-Latn-BA"/>
            </w:rPr>
            <w:t>Osnovne karakteristike</w:t>
          </w:r>
          <w:r w:rsidR="00CC5052">
            <w:rPr>
              <w:noProof/>
            </w:rPr>
            <w:tab/>
          </w:r>
          <w:r w:rsidR="00CC5052">
            <w:rPr>
              <w:noProof/>
            </w:rPr>
            <w:fldChar w:fldCharType="begin"/>
          </w:r>
          <w:r w:rsidR="00CC5052">
            <w:rPr>
              <w:noProof/>
            </w:rPr>
            <w:instrText xml:space="preserve"> PAGEREF _Toc511154445 \h </w:instrText>
          </w:r>
          <w:r w:rsidR="00CC5052">
            <w:rPr>
              <w:noProof/>
            </w:rPr>
          </w:r>
          <w:r w:rsidR="00CC5052">
            <w:rPr>
              <w:noProof/>
            </w:rPr>
            <w:fldChar w:fldCharType="separate"/>
          </w:r>
          <w:ins w:id="133" w:author="Rajo" w:date="2018-06-17T16:40:00Z">
            <w:r w:rsidR="00803111">
              <w:rPr>
                <w:noProof/>
              </w:rPr>
              <w:t>32</w:t>
            </w:r>
          </w:ins>
          <w:del w:id="134" w:author="Rajo" w:date="2018-06-17T16:40:00Z">
            <w:r w:rsidR="00CC5052" w:rsidDel="00803111">
              <w:rPr>
                <w:noProof/>
              </w:rPr>
              <w:delText>28</w:delText>
            </w:r>
          </w:del>
          <w:r w:rsidR="00CC5052">
            <w:rPr>
              <w:noProof/>
            </w:rPr>
            <w:fldChar w:fldCharType="end"/>
          </w:r>
          <w:r>
            <w:rPr>
              <w:noProof/>
            </w:rPr>
            <w:fldChar w:fldCharType="end"/>
          </w:r>
        </w:p>
        <w:p w14:paraId="248CD937" w14:textId="36211FD9" w:rsidR="00E94ADE" w:rsidRDefault="00317C63">
          <w:pPr>
            <w:pStyle w:val="TOC3"/>
            <w:tabs>
              <w:tab w:val="left" w:pos="1320"/>
              <w:tab w:val="right" w:leader="dot" w:pos="9350"/>
            </w:tabs>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"_Toc511154446" </w:instrText>
          </w:r>
          <w:r>
            <w:rPr>
              <w:rStyle w:val="Hyperlink"/>
              <w:lang w:val="bs-Latn-BA"/>
            </w:rPr>
            <w:fldChar w:fldCharType="separate"/>
          </w:r>
          <w:r w:rsidR="00CC5052">
            <w:rPr>
              <w:rStyle w:val="Hyperlink"/>
              <w:noProof/>
              <w:lang w:val="bs-Latn-BA"/>
            </w:rPr>
            <w:t>8.2.2</w:t>
          </w:r>
          <w:r w:rsidR="00CC5052">
            <w:rPr>
              <w:rFonts w:asciiTheme="minorHAnsi" w:eastAsiaTheme="minorEastAsia" w:hAnsiTheme="minorHAnsi"/>
              <w:noProof/>
              <w:sz w:val="22"/>
            </w:rPr>
            <w:tab/>
          </w:r>
          <w:r w:rsidR="00CC5052">
            <w:rPr>
              <w:rStyle w:val="Hyperlink"/>
              <w:noProof/>
              <w:lang w:val="bs-Latn-BA"/>
            </w:rPr>
            <w:t>Arhitektura</w:t>
          </w:r>
          <w:r w:rsidR="00CC5052">
            <w:rPr>
              <w:noProof/>
            </w:rPr>
            <w:tab/>
          </w:r>
          <w:r w:rsidR="00CC5052">
            <w:rPr>
              <w:noProof/>
            </w:rPr>
            <w:fldChar w:fldCharType="begin"/>
          </w:r>
          <w:r w:rsidR="00CC5052">
            <w:rPr>
              <w:noProof/>
            </w:rPr>
            <w:instrText xml:space="preserve"> PAGEREF _Toc511154446 \h </w:instrText>
          </w:r>
          <w:r w:rsidR="00CC5052">
            <w:rPr>
              <w:noProof/>
            </w:rPr>
          </w:r>
          <w:r w:rsidR="00CC5052">
            <w:rPr>
              <w:noProof/>
            </w:rPr>
            <w:fldChar w:fldCharType="separate"/>
          </w:r>
          <w:ins w:id="135" w:author="Rajo" w:date="2018-06-17T16:40:00Z">
            <w:r w:rsidR="00803111">
              <w:rPr>
                <w:noProof/>
              </w:rPr>
              <w:t>33</w:t>
            </w:r>
          </w:ins>
          <w:del w:id="136" w:author="Rajo" w:date="2018-06-17T16:40:00Z">
            <w:r w:rsidR="00CC5052" w:rsidDel="00803111">
              <w:rPr>
                <w:noProof/>
              </w:rPr>
              <w:delText>28</w:delText>
            </w:r>
          </w:del>
          <w:r w:rsidR="00CC5052">
            <w:rPr>
              <w:noProof/>
            </w:rPr>
            <w:fldChar w:fldCharType="end"/>
          </w:r>
          <w:r>
            <w:rPr>
              <w:noProof/>
            </w:rPr>
            <w:fldChar w:fldCharType="end"/>
          </w:r>
        </w:p>
        <w:p w14:paraId="4A75D511" w14:textId="4B6BB5CD" w:rsidR="00E94ADE" w:rsidRDefault="00317C63">
          <w:pPr>
            <w:pStyle w:val="TOC3"/>
            <w:tabs>
              <w:tab w:val="left" w:pos="1320"/>
              <w:tab w:val="right" w:leader="dot" w:pos="9350"/>
            </w:tabs>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"_Toc511154447" </w:instrText>
          </w:r>
          <w:r>
            <w:rPr>
              <w:rStyle w:val="Hyperlink"/>
              <w:lang w:val="bs-Latn-BA"/>
            </w:rPr>
            <w:fldChar w:fldCharType="separate"/>
          </w:r>
          <w:r w:rsidR="00CC5052">
            <w:rPr>
              <w:rStyle w:val="Hyperlink"/>
              <w:noProof/>
              <w:lang w:val="bs-Latn-BA"/>
            </w:rPr>
            <w:t>8.2.3</w:t>
          </w:r>
          <w:r w:rsidR="00CC5052">
            <w:rPr>
              <w:rFonts w:asciiTheme="minorHAnsi" w:eastAsiaTheme="minorEastAsia" w:hAnsiTheme="minorHAnsi"/>
              <w:noProof/>
              <w:sz w:val="22"/>
            </w:rPr>
            <w:tab/>
          </w:r>
          <w:r w:rsidR="00CC5052">
            <w:rPr>
              <w:rStyle w:val="Hyperlink"/>
              <w:noProof/>
              <w:lang w:val="bs-Latn-BA"/>
            </w:rPr>
            <w:t>Provajder identiteta – IdP</w:t>
          </w:r>
          <w:r w:rsidR="00CC5052">
            <w:rPr>
              <w:noProof/>
            </w:rPr>
            <w:tab/>
          </w:r>
          <w:r w:rsidR="00CC5052">
            <w:rPr>
              <w:noProof/>
            </w:rPr>
            <w:fldChar w:fldCharType="begin"/>
          </w:r>
          <w:r w:rsidR="00CC5052">
            <w:rPr>
              <w:noProof/>
            </w:rPr>
            <w:instrText xml:space="preserve"> PAGEREF _Toc511154447 \h </w:instrText>
          </w:r>
          <w:r w:rsidR="00CC5052">
            <w:rPr>
              <w:noProof/>
            </w:rPr>
          </w:r>
          <w:r w:rsidR="00CC5052">
            <w:rPr>
              <w:noProof/>
            </w:rPr>
            <w:fldChar w:fldCharType="separate"/>
          </w:r>
          <w:ins w:id="137" w:author="Rajo" w:date="2018-06-17T16:40:00Z">
            <w:r w:rsidR="00803111">
              <w:rPr>
                <w:noProof/>
              </w:rPr>
              <w:t>34</w:t>
            </w:r>
          </w:ins>
          <w:del w:id="138" w:author="Rajo" w:date="2018-06-17T16:40:00Z">
            <w:r w:rsidR="00CC5052" w:rsidDel="00803111">
              <w:rPr>
                <w:noProof/>
              </w:rPr>
              <w:delText>29</w:delText>
            </w:r>
          </w:del>
          <w:r w:rsidR="00CC5052">
            <w:rPr>
              <w:noProof/>
            </w:rPr>
            <w:fldChar w:fldCharType="end"/>
          </w:r>
          <w:r>
            <w:rPr>
              <w:noProof/>
            </w:rPr>
            <w:fldChar w:fldCharType="end"/>
          </w:r>
        </w:p>
        <w:p w14:paraId="257BCEF6" w14:textId="3BD032F2" w:rsidR="00E94ADE" w:rsidRDefault="00317C63">
          <w:pPr>
            <w:pStyle w:val="TOC3"/>
            <w:tabs>
              <w:tab w:val="left" w:pos="1320"/>
              <w:tab w:val="right" w:leader="dot" w:pos="9350"/>
            </w:tabs>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"_Toc511154448" </w:instrText>
          </w:r>
          <w:r>
            <w:rPr>
              <w:rStyle w:val="Hyperlink"/>
              <w:lang w:val="bs-Latn-BA"/>
            </w:rPr>
            <w:fldChar w:fldCharType="separate"/>
          </w:r>
          <w:r w:rsidR="00CC5052">
            <w:rPr>
              <w:rStyle w:val="Hyperlink"/>
              <w:noProof/>
              <w:lang w:val="bs-Latn-BA"/>
            </w:rPr>
            <w:t>8.2.4</w:t>
          </w:r>
          <w:r w:rsidR="00CC5052">
            <w:rPr>
              <w:rFonts w:asciiTheme="minorHAnsi" w:eastAsiaTheme="minorEastAsia" w:hAnsiTheme="minorHAnsi"/>
              <w:noProof/>
              <w:sz w:val="22"/>
            </w:rPr>
            <w:tab/>
          </w:r>
          <w:r w:rsidR="00CC5052">
            <w:rPr>
              <w:rStyle w:val="Hyperlink"/>
              <w:noProof/>
              <w:lang w:val="bs-Latn-BA"/>
            </w:rPr>
            <w:t>Servis provajder – SP</w:t>
          </w:r>
          <w:r w:rsidR="00CC5052">
            <w:rPr>
              <w:noProof/>
            </w:rPr>
            <w:tab/>
          </w:r>
          <w:r w:rsidR="00CC5052">
            <w:rPr>
              <w:noProof/>
            </w:rPr>
            <w:fldChar w:fldCharType="begin"/>
          </w:r>
          <w:r w:rsidR="00CC5052">
            <w:rPr>
              <w:noProof/>
            </w:rPr>
            <w:instrText xml:space="preserve"> PAGEREF _Toc511154448 \h </w:instrText>
          </w:r>
          <w:r w:rsidR="00CC5052">
            <w:rPr>
              <w:noProof/>
            </w:rPr>
          </w:r>
          <w:r w:rsidR="00CC5052">
            <w:rPr>
              <w:noProof/>
            </w:rPr>
            <w:fldChar w:fldCharType="separate"/>
          </w:r>
          <w:ins w:id="139" w:author="Rajo" w:date="2018-06-17T16:40:00Z">
            <w:r w:rsidR="00803111">
              <w:rPr>
                <w:noProof/>
              </w:rPr>
              <w:t>35</w:t>
            </w:r>
          </w:ins>
          <w:del w:id="140" w:author="Rajo" w:date="2018-06-17T16:40:00Z">
            <w:r w:rsidR="00CC5052" w:rsidDel="00803111">
              <w:rPr>
                <w:noProof/>
              </w:rPr>
              <w:delText>30</w:delText>
            </w:r>
          </w:del>
          <w:r w:rsidR="00CC5052">
            <w:rPr>
              <w:noProof/>
            </w:rPr>
            <w:fldChar w:fldCharType="end"/>
          </w:r>
          <w:r>
            <w:rPr>
              <w:noProof/>
            </w:rPr>
            <w:fldChar w:fldCharType="end"/>
          </w:r>
        </w:p>
        <w:p w14:paraId="19BF686B" w14:textId="403A8294" w:rsidR="00E94ADE" w:rsidRDefault="00317C63">
          <w:pPr>
            <w:pStyle w:val="TOC2"/>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"_Toc511154449" </w:instrText>
          </w:r>
          <w:r>
            <w:rPr>
              <w:rStyle w:val="Hyperlink"/>
              <w:lang w:val="bs-Latn-BA"/>
            </w:rPr>
            <w:fldChar w:fldCharType="separate"/>
          </w:r>
          <w:r w:rsidR="00CC5052">
            <w:rPr>
              <w:rStyle w:val="Hyperlink"/>
              <w:noProof/>
              <w:lang w:val="bs-Latn-BA"/>
            </w:rPr>
            <w:t>8.3</w:t>
          </w:r>
          <w:r w:rsidR="00CC5052">
            <w:rPr>
              <w:rFonts w:asciiTheme="minorHAnsi" w:eastAsiaTheme="minorEastAsia" w:hAnsiTheme="minorHAnsi"/>
              <w:noProof/>
              <w:sz w:val="22"/>
            </w:rPr>
            <w:tab/>
          </w:r>
          <w:r w:rsidR="00CC5052">
            <w:rPr>
              <w:rStyle w:val="Hyperlink"/>
              <w:noProof/>
              <w:lang w:val="bs-Latn-BA"/>
            </w:rPr>
            <w:t>WSO2 Identity Server</w:t>
          </w:r>
          <w:r w:rsidR="00CC5052">
            <w:rPr>
              <w:noProof/>
            </w:rPr>
            <w:tab/>
          </w:r>
          <w:r w:rsidR="00CC5052">
            <w:rPr>
              <w:noProof/>
            </w:rPr>
            <w:fldChar w:fldCharType="begin"/>
          </w:r>
          <w:r w:rsidR="00CC5052">
            <w:rPr>
              <w:noProof/>
            </w:rPr>
            <w:instrText xml:space="preserve"> PAGEREF _Toc511154449 \h </w:instrText>
          </w:r>
          <w:r w:rsidR="00CC5052">
            <w:rPr>
              <w:noProof/>
            </w:rPr>
          </w:r>
          <w:r w:rsidR="00CC5052">
            <w:rPr>
              <w:noProof/>
            </w:rPr>
            <w:fldChar w:fldCharType="separate"/>
          </w:r>
          <w:ins w:id="141" w:author="Rajo" w:date="2018-06-17T16:40:00Z">
            <w:r w:rsidR="00803111">
              <w:rPr>
                <w:noProof/>
              </w:rPr>
              <w:t>35</w:t>
            </w:r>
          </w:ins>
          <w:del w:id="142" w:author="Rajo" w:date="2018-06-17T16:40:00Z">
            <w:r w:rsidR="00CC5052" w:rsidDel="00803111">
              <w:rPr>
                <w:noProof/>
              </w:rPr>
              <w:delText>31</w:delText>
            </w:r>
          </w:del>
          <w:r w:rsidR="00CC5052">
            <w:rPr>
              <w:noProof/>
            </w:rPr>
            <w:fldChar w:fldCharType="end"/>
          </w:r>
          <w:r>
            <w:rPr>
              <w:noProof/>
            </w:rPr>
            <w:fldChar w:fldCharType="end"/>
          </w:r>
        </w:p>
        <w:p w14:paraId="5F159B6C" w14:textId="46DA741A" w:rsidR="00E94ADE" w:rsidRDefault="00317C63">
          <w:pPr>
            <w:pStyle w:val="TOC3"/>
            <w:tabs>
              <w:tab w:val="left" w:pos="1320"/>
              <w:tab w:val="right" w:leader="dot" w:pos="9350"/>
            </w:tabs>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"_Toc511154450" </w:instrText>
          </w:r>
          <w:r>
            <w:rPr>
              <w:rStyle w:val="Hyperlink"/>
              <w:lang w:val="bs-Latn-BA"/>
            </w:rPr>
            <w:fldChar w:fldCharType="separate"/>
          </w:r>
          <w:r w:rsidR="00CC5052">
            <w:rPr>
              <w:rStyle w:val="Hyperlink"/>
              <w:noProof/>
              <w:lang w:val="bs-Latn-BA"/>
            </w:rPr>
            <w:t>8.3.1</w:t>
          </w:r>
          <w:r w:rsidR="00CC5052">
            <w:rPr>
              <w:rFonts w:asciiTheme="minorHAnsi" w:eastAsiaTheme="minorEastAsia" w:hAnsiTheme="minorHAnsi"/>
              <w:noProof/>
              <w:sz w:val="22"/>
            </w:rPr>
            <w:tab/>
          </w:r>
          <w:r w:rsidR="00CC5052">
            <w:rPr>
              <w:rStyle w:val="Hyperlink"/>
              <w:noProof/>
              <w:lang w:val="bs-Latn-BA"/>
            </w:rPr>
            <w:t>Osnovne karakteristike</w:t>
          </w:r>
          <w:r w:rsidR="00CC5052">
            <w:rPr>
              <w:noProof/>
            </w:rPr>
            <w:tab/>
          </w:r>
          <w:r w:rsidR="00CC5052">
            <w:rPr>
              <w:noProof/>
            </w:rPr>
            <w:fldChar w:fldCharType="begin"/>
          </w:r>
          <w:r w:rsidR="00CC5052">
            <w:rPr>
              <w:noProof/>
            </w:rPr>
            <w:instrText xml:space="preserve"> PAGEREF _Toc511154450 \h </w:instrText>
          </w:r>
          <w:r w:rsidR="00CC5052">
            <w:rPr>
              <w:noProof/>
            </w:rPr>
          </w:r>
          <w:r w:rsidR="00CC5052">
            <w:rPr>
              <w:noProof/>
            </w:rPr>
            <w:fldChar w:fldCharType="separate"/>
          </w:r>
          <w:ins w:id="143" w:author="Rajo" w:date="2018-06-17T16:40:00Z">
            <w:r w:rsidR="00803111">
              <w:rPr>
                <w:noProof/>
              </w:rPr>
              <w:t>35</w:t>
            </w:r>
          </w:ins>
          <w:del w:id="144" w:author="Rajo" w:date="2018-06-17T16:40:00Z">
            <w:r w:rsidR="00CC5052" w:rsidDel="00803111">
              <w:rPr>
                <w:noProof/>
              </w:rPr>
              <w:delText>31</w:delText>
            </w:r>
          </w:del>
          <w:r w:rsidR="00CC5052">
            <w:rPr>
              <w:noProof/>
            </w:rPr>
            <w:fldChar w:fldCharType="end"/>
          </w:r>
          <w:r>
            <w:rPr>
              <w:noProof/>
            </w:rPr>
            <w:fldChar w:fldCharType="end"/>
          </w:r>
        </w:p>
        <w:p w14:paraId="5AF8742C" w14:textId="62FDAA30" w:rsidR="00E94ADE" w:rsidRDefault="00317C63">
          <w:pPr>
            <w:pStyle w:val="TOC3"/>
            <w:tabs>
              <w:tab w:val="left" w:pos="1320"/>
              <w:tab w:val="right" w:leader="dot" w:pos="9350"/>
            </w:tabs>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"_Toc511154451" </w:instrText>
          </w:r>
          <w:r>
            <w:rPr>
              <w:rStyle w:val="Hyperlink"/>
              <w:lang w:val="bs-Latn-BA"/>
            </w:rPr>
            <w:fldChar w:fldCharType="separate"/>
          </w:r>
          <w:r w:rsidR="00CC5052">
            <w:rPr>
              <w:rStyle w:val="Hyperlink"/>
              <w:noProof/>
              <w:lang w:val="bs-Latn-BA"/>
            </w:rPr>
            <w:t>8.3.2</w:t>
          </w:r>
          <w:r w:rsidR="00CC5052">
            <w:rPr>
              <w:rFonts w:asciiTheme="minorHAnsi" w:eastAsiaTheme="minorEastAsia" w:hAnsiTheme="minorHAnsi"/>
              <w:noProof/>
              <w:sz w:val="22"/>
            </w:rPr>
            <w:tab/>
          </w:r>
          <w:r w:rsidR="00CC5052">
            <w:rPr>
              <w:rStyle w:val="Hyperlink"/>
              <w:noProof/>
              <w:lang w:val="bs-Latn-BA"/>
            </w:rPr>
            <w:t>Arhitektura</w:t>
          </w:r>
          <w:r w:rsidR="00CC5052">
            <w:rPr>
              <w:noProof/>
            </w:rPr>
            <w:tab/>
          </w:r>
          <w:r w:rsidR="00CC5052">
            <w:rPr>
              <w:noProof/>
            </w:rPr>
            <w:fldChar w:fldCharType="begin"/>
          </w:r>
          <w:r w:rsidR="00CC5052">
            <w:rPr>
              <w:noProof/>
            </w:rPr>
            <w:instrText xml:space="preserve"> PAGEREF _Toc511154451 \h </w:instrText>
          </w:r>
          <w:r w:rsidR="00CC5052">
            <w:rPr>
              <w:noProof/>
            </w:rPr>
          </w:r>
          <w:r w:rsidR="00CC5052">
            <w:rPr>
              <w:noProof/>
            </w:rPr>
            <w:fldChar w:fldCharType="separate"/>
          </w:r>
          <w:ins w:id="145" w:author="Rajo" w:date="2018-06-17T16:40:00Z">
            <w:r w:rsidR="00803111">
              <w:rPr>
                <w:noProof/>
              </w:rPr>
              <w:t>36</w:t>
            </w:r>
          </w:ins>
          <w:del w:id="146" w:author="Rajo" w:date="2018-06-17T16:40:00Z">
            <w:r w:rsidR="00CC5052" w:rsidDel="00803111">
              <w:rPr>
                <w:noProof/>
              </w:rPr>
              <w:delText>32</w:delText>
            </w:r>
          </w:del>
          <w:r w:rsidR="00CC5052">
            <w:rPr>
              <w:noProof/>
            </w:rPr>
            <w:fldChar w:fldCharType="end"/>
          </w:r>
          <w:r>
            <w:rPr>
              <w:noProof/>
            </w:rPr>
            <w:fldChar w:fldCharType="end"/>
          </w:r>
        </w:p>
        <w:p w14:paraId="088D9215" w14:textId="43B60B8C" w:rsidR="00E94ADE" w:rsidRDefault="00317C63">
          <w:pPr>
            <w:pStyle w:val="TOC3"/>
            <w:tabs>
              <w:tab w:val="left" w:pos="1320"/>
              <w:tab w:val="right" w:leader="dot" w:pos="9350"/>
            </w:tabs>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"_Toc511154452" </w:instrText>
          </w:r>
          <w:r>
            <w:rPr>
              <w:rStyle w:val="Hyperlink"/>
              <w:lang w:val="bs-Latn-BA"/>
            </w:rPr>
            <w:fldChar w:fldCharType="separate"/>
          </w:r>
          <w:r w:rsidR="00CC5052">
            <w:rPr>
              <w:rStyle w:val="Hyperlink"/>
              <w:noProof/>
              <w:lang w:val="bs-Latn-BA"/>
            </w:rPr>
            <w:t>8.3.3</w:t>
          </w:r>
          <w:r w:rsidR="00CC5052">
            <w:rPr>
              <w:rFonts w:asciiTheme="minorHAnsi" w:eastAsiaTheme="minorEastAsia" w:hAnsiTheme="minorHAnsi"/>
              <w:noProof/>
              <w:sz w:val="22"/>
            </w:rPr>
            <w:tab/>
          </w:r>
          <w:r w:rsidR="00CC5052">
            <w:rPr>
              <w:rStyle w:val="Hyperlink"/>
              <w:noProof/>
              <w:lang w:val="bs-Latn-BA"/>
            </w:rPr>
            <w:t>Servis provajder – SP</w:t>
          </w:r>
          <w:r w:rsidR="00CC5052">
            <w:rPr>
              <w:noProof/>
            </w:rPr>
            <w:tab/>
          </w:r>
          <w:r w:rsidR="00CC5052">
            <w:rPr>
              <w:noProof/>
            </w:rPr>
            <w:fldChar w:fldCharType="begin"/>
          </w:r>
          <w:r w:rsidR="00CC5052">
            <w:rPr>
              <w:noProof/>
            </w:rPr>
            <w:instrText xml:space="preserve"> PAGEREF _Toc511154452 \h </w:instrText>
          </w:r>
          <w:r w:rsidR="00CC5052">
            <w:rPr>
              <w:noProof/>
            </w:rPr>
          </w:r>
          <w:r w:rsidR="00CC5052">
            <w:rPr>
              <w:noProof/>
            </w:rPr>
            <w:fldChar w:fldCharType="separate"/>
          </w:r>
          <w:ins w:id="147" w:author="Rajo" w:date="2018-06-17T16:40:00Z">
            <w:r w:rsidR="00803111">
              <w:rPr>
                <w:noProof/>
              </w:rPr>
              <w:t>38</w:t>
            </w:r>
          </w:ins>
          <w:del w:id="148" w:author="Rajo" w:date="2018-06-17T16:40:00Z">
            <w:r w:rsidR="00CC5052" w:rsidDel="00803111">
              <w:rPr>
                <w:noProof/>
              </w:rPr>
              <w:delText>34</w:delText>
            </w:r>
          </w:del>
          <w:r w:rsidR="00CC5052">
            <w:rPr>
              <w:noProof/>
            </w:rPr>
            <w:fldChar w:fldCharType="end"/>
          </w:r>
          <w:r>
            <w:rPr>
              <w:noProof/>
            </w:rPr>
            <w:fldChar w:fldCharType="end"/>
          </w:r>
        </w:p>
        <w:p w14:paraId="3A29D7CB" w14:textId="40E04CBC" w:rsidR="00E94ADE" w:rsidRDefault="00317C63">
          <w:pPr>
            <w:pStyle w:val="TOC3"/>
            <w:tabs>
              <w:tab w:val="left" w:pos="1320"/>
              <w:tab w:val="right" w:leader="dot" w:pos="9350"/>
            </w:tabs>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"_Toc511154453" </w:instrText>
          </w:r>
          <w:r>
            <w:rPr>
              <w:rStyle w:val="Hyperlink"/>
              <w:lang w:val="bs-Latn-BA"/>
            </w:rPr>
            <w:fldChar w:fldCharType="separate"/>
          </w:r>
          <w:r w:rsidR="00CC5052">
            <w:rPr>
              <w:rStyle w:val="Hyperlink"/>
              <w:noProof/>
              <w:lang w:val="bs-Latn-BA"/>
            </w:rPr>
            <w:t>8.3.4</w:t>
          </w:r>
          <w:r w:rsidR="00CC5052">
            <w:rPr>
              <w:rFonts w:asciiTheme="minorHAnsi" w:eastAsiaTheme="minorEastAsia" w:hAnsiTheme="minorHAnsi"/>
              <w:noProof/>
              <w:sz w:val="22"/>
            </w:rPr>
            <w:tab/>
          </w:r>
          <w:r w:rsidR="00CC5052">
            <w:rPr>
              <w:rStyle w:val="Hyperlink"/>
              <w:noProof/>
              <w:lang w:val="bs-Latn-BA"/>
            </w:rPr>
            <w:t>Protokoli</w:t>
          </w:r>
          <w:r w:rsidR="00CC5052">
            <w:rPr>
              <w:noProof/>
            </w:rPr>
            <w:tab/>
          </w:r>
          <w:r w:rsidR="00CC5052">
            <w:rPr>
              <w:noProof/>
            </w:rPr>
            <w:fldChar w:fldCharType="begin"/>
          </w:r>
          <w:r w:rsidR="00CC5052">
            <w:rPr>
              <w:noProof/>
            </w:rPr>
            <w:instrText xml:space="preserve"> PAGEREF _Toc511154453 \h </w:instrText>
          </w:r>
          <w:r w:rsidR="00CC5052">
            <w:rPr>
              <w:noProof/>
            </w:rPr>
          </w:r>
          <w:r w:rsidR="00CC5052">
            <w:rPr>
              <w:noProof/>
            </w:rPr>
            <w:fldChar w:fldCharType="separate"/>
          </w:r>
          <w:ins w:id="149" w:author="Rajo" w:date="2018-06-17T16:40:00Z">
            <w:r w:rsidR="00803111">
              <w:rPr>
                <w:noProof/>
              </w:rPr>
              <w:t>38</w:t>
            </w:r>
          </w:ins>
          <w:del w:id="150" w:author="Rajo" w:date="2018-06-17T16:40:00Z">
            <w:r w:rsidR="00CC5052" w:rsidDel="00803111">
              <w:rPr>
                <w:noProof/>
              </w:rPr>
              <w:delText>34</w:delText>
            </w:r>
          </w:del>
          <w:r w:rsidR="00CC5052">
            <w:rPr>
              <w:noProof/>
            </w:rPr>
            <w:fldChar w:fldCharType="end"/>
          </w:r>
          <w:r>
            <w:rPr>
              <w:noProof/>
            </w:rPr>
            <w:fldChar w:fldCharType="end"/>
          </w:r>
        </w:p>
        <w:p w14:paraId="72484802" w14:textId="4B34B479" w:rsidR="00E94ADE" w:rsidRDefault="00317C63">
          <w:pPr>
            <w:pStyle w:val="TOC1"/>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"_Toc511154454" </w:instrText>
          </w:r>
          <w:r>
            <w:rPr>
              <w:rStyle w:val="Hyperlink"/>
              <w:lang w:val="bs-Latn-BA"/>
            </w:rPr>
            <w:fldChar w:fldCharType="separate"/>
          </w:r>
          <w:r w:rsidR="00CC5052">
            <w:rPr>
              <w:rStyle w:val="Hyperlink"/>
              <w:noProof/>
              <w:lang w:val="bs-Latn-BA"/>
            </w:rPr>
            <w:t>9.</w:t>
          </w:r>
          <w:r w:rsidR="00CC5052">
            <w:rPr>
              <w:rFonts w:asciiTheme="minorHAnsi" w:eastAsiaTheme="minorEastAsia" w:hAnsiTheme="minorHAnsi"/>
              <w:noProof/>
              <w:sz w:val="22"/>
            </w:rPr>
            <w:tab/>
          </w:r>
          <w:r w:rsidR="00CC5052">
            <w:rPr>
              <w:rStyle w:val="Hyperlink"/>
              <w:noProof/>
              <w:lang w:val="bs-Latn-BA"/>
            </w:rPr>
            <w:t>IZBOR STRATEGIJE ZA REALIZACIJU SSO SERVERA</w:t>
          </w:r>
          <w:r w:rsidR="00CC5052">
            <w:rPr>
              <w:noProof/>
            </w:rPr>
            <w:tab/>
          </w:r>
          <w:r w:rsidR="00CC5052">
            <w:rPr>
              <w:noProof/>
            </w:rPr>
            <w:fldChar w:fldCharType="begin"/>
          </w:r>
          <w:r w:rsidR="00CC5052">
            <w:rPr>
              <w:noProof/>
            </w:rPr>
            <w:instrText xml:space="preserve"> PAGEREF _Toc511154454 \h </w:instrText>
          </w:r>
          <w:r w:rsidR="00CC5052">
            <w:rPr>
              <w:noProof/>
            </w:rPr>
          </w:r>
          <w:r w:rsidR="00CC5052">
            <w:rPr>
              <w:noProof/>
            </w:rPr>
            <w:fldChar w:fldCharType="separate"/>
          </w:r>
          <w:ins w:id="151" w:author="Rajo" w:date="2018-06-17T16:40:00Z">
            <w:r w:rsidR="00803111">
              <w:rPr>
                <w:noProof/>
              </w:rPr>
              <w:t>39</w:t>
            </w:r>
          </w:ins>
          <w:del w:id="152" w:author="Rajo" w:date="2018-06-17T16:40:00Z">
            <w:r w:rsidR="00CC5052" w:rsidDel="00803111">
              <w:rPr>
                <w:noProof/>
              </w:rPr>
              <w:delText>35</w:delText>
            </w:r>
          </w:del>
          <w:r w:rsidR="00CC5052">
            <w:rPr>
              <w:noProof/>
            </w:rPr>
            <w:fldChar w:fldCharType="end"/>
          </w:r>
          <w:r>
            <w:rPr>
              <w:noProof/>
            </w:rPr>
            <w:fldChar w:fldCharType="end"/>
          </w:r>
        </w:p>
        <w:p w14:paraId="59FF5695" w14:textId="52104E78" w:rsidR="00E94ADE" w:rsidRDefault="00317C63">
          <w:pPr>
            <w:pStyle w:val="TOC2"/>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"_Toc511154455" </w:instrText>
          </w:r>
          <w:r>
            <w:rPr>
              <w:rStyle w:val="Hyperlink"/>
              <w:lang w:val="bs-Latn-BA"/>
            </w:rPr>
            <w:fldChar w:fldCharType="separate"/>
          </w:r>
          <w:r w:rsidR="00CC5052">
            <w:rPr>
              <w:rStyle w:val="Hyperlink"/>
              <w:noProof/>
              <w:lang w:val="bs-Latn-BA"/>
            </w:rPr>
            <w:t>9.1</w:t>
          </w:r>
          <w:r w:rsidR="00CC5052">
            <w:rPr>
              <w:rFonts w:asciiTheme="minorHAnsi" w:eastAsiaTheme="minorEastAsia" w:hAnsiTheme="minorHAnsi"/>
              <w:noProof/>
              <w:sz w:val="22"/>
            </w:rPr>
            <w:tab/>
          </w:r>
          <w:r w:rsidR="00CC5052">
            <w:rPr>
              <w:rStyle w:val="Hyperlink"/>
              <w:noProof/>
              <w:lang w:val="bs-Latn-BA"/>
            </w:rPr>
            <w:t>SAML 2.0</w:t>
          </w:r>
          <w:r w:rsidR="00CC5052">
            <w:rPr>
              <w:noProof/>
            </w:rPr>
            <w:tab/>
          </w:r>
          <w:r w:rsidR="00CC5052">
            <w:rPr>
              <w:noProof/>
            </w:rPr>
            <w:fldChar w:fldCharType="begin"/>
          </w:r>
          <w:r w:rsidR="00CC5052">
            <w:rPr>
              <w:noProof/>
            </w:rPr>
            <w:instrText xml:space="preserve"> PAGEREF _Toc511154455 \h </w:instrText>
          </w:r>
          <w:r w:rsidR="00CC5052">
            <w:rPr>
              <w:noProof/>
            </w:rPr>
          </w:r>
          <w:r w:rsidR="00CC5052">
            <w:rPr>
              <w:noProof/>
            </w:rPr>
            <w:fldChar w:fldCharType="separate"/>
          </w:r>
          <w:ins w:id="153" w:author="Rajo" w:date="2018-06-17T16:40:00Z">
            <w:r w:rsidR="00803111">
              <w:rPr>
                <w:noProof/>
              </w:rPr>
              <w:t>39</w:t>
            </w:r>
          </w:ins>
          <w:del w:id="154" w:author="Rajo" w:date="2018-06-17T16:40:00Z">
            <w:r w:rsidR="00CC5052" w:rsidDel="00803111">
              <w:rPr>
                <w:noProof/>
              </w:rPr>
              <w:delText>35</w:delText>
            </w:r>
          </w:del>
          <w:r w:rsidR="00CC5052">
            <w:rPr>
              <w:noProof/>
            </w:rPr>
            <w:fldChar w:fldCharType="end"/>
          </w:r>
          <w:r>
            <w:rPr>
              <w:noProof/>
            </w:rPr>
            <w:fldChar w:fldCharType="end"/>
          </w:r>
        </w:p>
        <w:p w14:paraId="33A974A9" w14:textId="322160B5" w:rsidR="00E94ADE" w:rsidRDefault="00317C63">
          <w:pPr>
            <w:pStyle w:val="TOC3"/>
            <w:tabs>
              <w:tab w:val="left" w:pos="1320"/>
              <w:tab w:val="right" w:leader="dot" w:pos="9350"/>
            </w:tabs>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"_Toc511154456" </w:instrText>
          </w:r>
          <w:r>
            <w:rPr>
              <w:rStyle w:val="Hyperlink"/>
              <w:lang w:val="bs-Latn-BA"/>
            </w:rPr>
            <w:fldChar w:fldCharType="separate"/>
          </w:r>
          <w:r w:rsidR="00CC5052">
            <w:rPr>
              <w:rStyle w:val="Hyperlink"/>
              <w:noProof/>
              <w:lang w:val="bs-Latn-BA"/>
            </w:rPr>
            <w:t>9.1.1</w:t>
          </w:r>
          <w:r w:rsidR="00CC5052">
            <w:rPr>
              <w:rFonts w:asciiTheme="minorHAnsi" w:eastAsiaTheme="minorEastAsia" w:hAnsiTheme="minorHAnsi"/>
              <w:noProof/>
              <w:sz w:val="22"/>
            </w:rPr>
            <w:tab/>
          </w:r>
          <w:r w:rsidR="00CC5052">
            <w:rPr>
              <w:rStyle w:val="Hyperlink"/>
              <w:noProof/>
              <w:lang w:val="bs-Latn-BA"/>
            </w:rPr>
            <w:t>SAML ograničenja</w:t>
          </w:r>
          <w:r w:rsidR="00CC5052">
            <w:rPr>
              <w:noProof/>
            </w:rPr>
            <w:tab/>
          </w:r>
          <w:r w:rsidR="00CC5052">
            <w:rPr>
              <w:noProof/>
            </w:rPr>
            <w:fldChar w:fldCharType="begin"/>
          </w:r>
          <w:r w:rsidR="00CC5052">
            <w:rPr>
              <w:noProof/>
            </w:rPr>
            <w:instrText xml:space="preserve"> PAGEREF _Toc511154456 \h </w:instrText>
          </w:r>
          <w:r w:rsidR="00CC5052">
            <w:rPr>
              <w:noProof/>
            </w:rPr>
          </w:r>
          <w:r w:rsidR="00CC5052">
            <w:rPr>
              <w:noProof/>
            </w:rPr>
            <w:fldChar w:fldCharType="separate"/>
          </w:r>
          <w:ins w:id="155" w:author="Rajo" w:date="2018-06-17T16:40:00Z">
            <w:r w:rsidR="00803111">
              <w:rPr>
                <w:noProof/>
              </w:rPr>
              <w:t>39</w:t>
            </w:r>
          </w:ins>
          <w:del w:id="156" w:author="Rajo" w:date="2018-06-17T16:40:00Z">
            <w:r w:rsidR="00CC5052" w:rsidDel="00803111">
              <w:rPr>
                <w:noProof/>
              </w:rPr>
              <w:delText>37</w:delText>
            </w:r>
          </w:del>
          <w:r w:rsidR="00CC5052">
            <w:rPr>
              <w:noProof/>
            </w:rPr>
            <w:fldChar w:fldCharType="end"/>
          </w:r>
          <w:r>
            <w:rPr>
              <w:noProof/>
            </w:rPr>
            <w:fldChar w:fldCharType="end"/>
          </w:r>
        </w:p>
        <w:p w14:paraId="06ED4BC5" w14:textId="041B9747" w:rsidR="00E94ADE" w:rsidRDefault="00317C63">
          <w:pPr>
            <w:pStyle w:val="TOC3"/>
            <w:tabs>
              <w:tab w:val="left" w:pos="1320"/>
              <w:tab w:val="right" w:leader="dot" w:pos="9350"/>
            </w:tabs>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"_Toc511154457" </w:instrText>
          </w:r>
          <w:r>
            <w:rPr>
              <w:rStyle w:val="Hyperlink"/>
              <w:lang w:val="bs-Latn-BA"/>
            </w:rPr>
            <w:fldChar w:fldCharType="separate"/>
          </w:r>
          <w:r w:rsidR="00CC5052">
            <w:rPr>
              <w:rStyle w:val="Hyperlink"/>
              <w:noProof/>
              <w:lang w:val="bs-Latn-BA"/>
            </w:rPr>
            <w:t>9.1.2</w:t>
          </w:r>
          <w:r w:rsidR="00CC5052">
            <w:rPr>
              <w:rFonts w:asciiTheme="minorHAnsi" w:eastAsiaTheme="minorEastAsia" w:hAnsiTheme="minorHAnsi"/>
              <w:noProof/>
              <w:sz w:val="22"/>
            </w:rPr>
            <w:tab/>
          </w:r>
          <w:r w:rsidR="00CC5052">
            <w:rPr>
              <w:rStyle w:val="Hyperlink"/>
              <w:noProof/>
              <w:lang w:val="bs-Latn-BA"/>
            </w:rPr>
            <w:t>Zaobilazno rješenje SAML HTTP POST uvezivanja</w:t>
          </w:r>
          <w:r w:rsidR="00CC5052">
            <w:rPr>
              <w:noProof/>
            </w:rPr>
            <w:tab/>
          </w:r>
          <w:r w:rsidR="00CC5052">
            <w:rPr>
              <w:noProof/>
            </w:rPr>
            <w:fldChar w:fldCharType="begin"/>
          </w:r>
          <w:r w:rsidR="00CC5052">
            <w:rPr>
              <w:noProof/>
            </w:rPr>
            <w:instrText xml:space="preserve"> PAGEREF _Toc511154457 \h </w:instrText>
          </w:r>
          <w:r w:rsidR="00CC5052">
            <w:rPr>
              <w:noProof/>
            </w:rPr>
          </w:r>
          <w:r w:rsidR="00CC5052">
            <w:rPr>
              <w:noProof/>
            </w:rPr>
            <w:fldChar w:fldCharType="separate"/>
          </w:r>
          <w:ins w:id="157" w:author="Rajo" w:date="2018-06-17T16:40:00Z">
            <w:r w:rsidR="00803111">
              <w:rPr>
                <w:noProof/>
              </w:rPr>
              <w:t>39</w:t>
            </w:r>
          </w:ins>
          <w:del w:id="158" w:author="Rajo" w:date="2018-06-17T16:40:00Z">
            <w:r w:rsidR="00CC5052" w:rsidDel="00803111">
              <w:rPr>
                <w:noProof/>
              </w:rPr>
              <w:delText>38</w:delText>
            </w:r>
          </w:del>
          <w:r w:rsidR="00CC5052">
            <w:rPr>
              <w:noProof/>
            </w:rPr>
            <w:fldChar w:fldCharType="end"/>
          </w:r>
          <w:r>
            <w:rPr>
              <w:noProof/>
            </w:rPr>
            <w:fldChar w:fldCharType="end"/>
          </w:r>
        </w:p>
        <w:p w14:paraId="588065E9" w14:textId="2CB6FAAF" w:rsidR="00E94ADE" w:rsidRDefault="00317C63">
          <w:pPr>
            <w:pStyle w:val="TOC2"/>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"_Toc511154458" </w:instrText>
          </w:r>
          <w:r>
            <w:rPr>
              <w:rStyle w:val="Hyperlink"/>
              <w:lang w:val="bs-Latn-BA"/>
            </w:rPr>
            <w:fldChar w:fldCharType="separate"/>
          </w:r>
          <w:r w:rsidR="00CC5052">
            <w:rPr>
              <w:rStyle w:val="Hyperlink"/>
              <w:noProof/>
              <w:lang w:val="bs-Latn-BA"/>
            </w:rPr>
            <w:t>9.2</w:t>
          </w:r>
          <w:r w:rsidR="00CC5052">
            <w:rPr>
              <w:rFonts w:asciiTheme="minorHAnsi" w:eastAsiaTheme="minorEastAsia" w:hAnsiTheme="minorHAnsi"/>
              <w:noProof/>
              <w:sz w:val="22"/>
            </w:rPr>
            <w:tab/>
          </w:r>
          <w:r w:rsidR="00CC5052">
            <w:rPr>
              <w:rStyle w:val="Hyperlink"/>
              <w:noProof/>
              <w:lang w:val="bs-Latn-BA"/>
            </w:rPr>
            <w:t>OAuth 2.0</w:t>
          </w:r>
          <w:r w:rsidR="00CC5052">
            <w:rPr>
              <w:noProof/>
            </w:rPr>
            <w:tab/>
          </w:r>
          <w:r w:rsidR="00CC5052">
            <w:rPr>
              <w:noProof/>
            </w:rPr>
            <w:fldChar w:fldCharType="begin"/>
          </w:r>
          <w:r w:rsidR="00CC5052">
            <w:rPr>
              <w:noProof/>
            </w:rPr>
            <w:instrText xml:space="preserve"> PAGEREF _Toc511154458 \h </w:instrText>
          </w:r>
          <w:r w:rsidR="00CC5052">
            <w:rPr>
              <w:noProof/>
            </w:rPr>
          </w:r>
          <w:r w:rsidR="00CC5052">
            <w:rPr>
              <w:noProof/>
            </w:rPr>
            <w:fldChar w:fldCharType="separate"/>
          </w:r>
          <w:ins w:id="159" w:author="Rajo" w:date="2018-06-17T16:40:00Z">
            <w:r w:rsidR="00803111">
              <w:rPr>
                <w:noProof/>
              </w:rPr>
              <w:t>39</w:t>
            </w:r>
          </w:ins>
          <w:del w:id="160" w:author="Rajo" w:date="2018-06-17T16:40:00Z">
            <w:r w:rsidR="00CC5052" w:rsidDel="00803111">
              <w:rPr>
                <w:noProof/>
              </w:rPr>
              <w:delText>38</w:delText>
            </w:r>
          </w:del>
          <w:r w:rsidR="00CC5052">
            <w:rPr>
              <w:noProof/>
            </w:rPr>
            <w:fldChar w:fldCharType="end"/>
          </w:r>
          <w:r>
            <w:rPr>
              <w:noProof/>
            </w:rPr>
            <w:fldChar w:fldCharType="end"/>
          </w:r>
        </w:p>
        <w:p w14:paraId="50D26EF7" w14:textId="7D6864A9" w:rsidR="00E94ADE" w:rsidRDefault="00317C63">
          <w:pPr>
            <w:pStyle w:val="TOC3"/>
            <w:tabs>
              <w:tab w:val="left" w:pos="1320"/>
              <w:tab w:val="right" w:leader="dot" w:pos="9350"/>
            </w:tabs>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"_Toc511154459" </w:instrText>
          </w:r>
          <w:r>
            <w:rPr>
              <w:rStyle w:val="Hyperlink"/>
              <w:lang w:val="bs-Latn-BA"/>
            </w:rPr>
            <w:fldChar w:fldCharType="separate"/>
          </w:r>
          <w:r w:rsidR="00CC5052">
            <w:rPr>
              <w:rStyle w:val="Hyperlink"/>
              <w:noProof/>
              <w:lang w:val="bs-Latn-BA"/>
            </w:rPr>
            <w:t>9.2.1</w:t>
          </w:r>
          <w:r w:rsidR="00CC5052">
            <w:rPr>
              <w:rFonts w:asciiTheme="minorHAnsi" w:eastAsiaTheme="minorEastAsia" w:hAnsiTheme="minorHAnsi"/>
              <w:noProof/>
              <w:sz w:val="22"/>
            </w:rPr>
            <w:tab/>
          </w:r>
          <w:r w:rsidR="00CC5052">
            <w:rPr>
              <w:rStyle w:val="Hyperlink"/>
              <w:noProof/>
              <w:lang w:val="bs-Latn-BA"/>
            </w:rPr>
            <w:t>OAuth2 nedostaci</w:t>
          </w:r>
          <w:r w:rsidR="00CC5052">
            <w:rPr>
              <w:noProof/>
            </w:rPr>
            <w:tab/>
          </w:r>
          <w:r w:rsidR="00CC5052">
            <w:rPr>
              <w:noProof/>
            </w:rPr>
            <w:fldChar w:fldCharType="begin"/>
          </w:r>
          <w:r w:rsidR="00CC5052">
            <w:rPr>
              <w:noProof/>
            </w:rPr>
            <w:instrText xml:space="preserve"> PAGEREF _Toc511154459 \h </w:instrText>
          </w:r>
          <w:r w:rsidR="00CC5052">
            <w:rPr>
              <w:noProof/>
            </w:rPr>
          </w:r>
          <w:r w:rsidR="00CC5052">
            <w:rPr>
              <w:noProof/>
            </w:rPr>
            <w:fldChar w:fldCharType="separate"/>
          </w:r>
          <w:ins w:id="161" w:author="Rajo" w:date="2018-06-17T16:40:00Z">
            <w:r w:rsidR="00803111">
              <w:rPr>
                <w:noProof/>
              </w:rPr>
              <w:t>39</w:t>
            </w:r>
          </w:ins>
          <w:del w:id="162" w:author="Rajo" w:date="2018-06-17T16:40:00Z">
            <w:r w:rsidR="00CC5052" w:rsidDel="00803111">
              <w:rPr>
                <w:noProof/>
              </w:rPr>
              <w:delText>40</w:delText>
            </w:r>
          </w:del>
          <w:r w:rsidR="00CC5052">
            <w:rPr>
              <w:noProof/>
            </w:rPr>
            <w:fldChar w:fldCharType="end"/>
          </w:r>
          <w:r>
            <w:rPr>
              <w:noProof/>
            </w:rPr>
            <w:fldChar w:fldCharType="end"/>
          </w:r>
        </w:p>
        <w:p w14:paraId="33F7D2F9" w14:textId="4AA2DE7C" w:rsidR="00E94ADE" w:rsidRDefault="00317C63">
          <w:pPr>
            <w:pStyle w:val="TOC2"/>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"_Toc511154460" </w:instrText>
          </w:r>
          <w:r>
            <w:rPr>
              <w:rStyle w:val="Hyperlink"/>
              <w:lang w:val="bs-Latn-BA"/>
            </w:rPr>
            <w:fldChar w:fldCharType="separate"/>
          </w:r>
          <w:r w:rsidR="00CC5052">
            <w:rPr>
              <w:rStyle w:val="Hyperlink"/>
              <w:noProof/>
              <w:lang w:val="bs-Latn-BA"/>
            </w:rPr>
            <w:t>9.3</w:t>
          </w:r>
          <w:r w:rsidR="00CC5052">
            <w:rPr>
              <w:rFonts w:asciiTheme="minorHAnsi" w:eastAsiaTheme="minorEastAsia" w:hAnsiTheme="minorHAnsi"/>
              <w:noProof/>
              <w:sz w:val="22"/>
            </w:rPr>
            <w:tab/>
          </w:r>
          <w:r w:rsidR="00CC5052">
            <w:rPr>
              <w:rStyle w:val="Hyperlink"/>
              <w:noProof/>
              <w:lang w:val="bs-Latn-BA"/>
            </w:rPr>
            <w:t>Rezime – SAML vs. OAuth2</w:t>
          </w:r>
          <w:r w:rsidR="00CC5052">
            <w:rPr>
              <w:noProof/>
            </w:rPr>
            <w:tab/>
          </w:r>
          <w:r w:rsidR="00CC5052">
            <w:rPr>
              <w:noProof/>
            </w:rPr>
            <w:fldChar w:fldCharType="begin"/>
          </w:r>
          <w:r w:rsidR="00CC5052">
            <w:rPr>
              <w:noProof/>
            </w:rPr>
            <w:instrText xml:space="preserve"> PAGEREF _Toc511154460 \h </w:instrText>
          </w:r>
          <w:r w:rsidR="00CC5052">
            <w:rPr>
              <w:noProof/>
            </w:rPr>
          </w:r>
          <w:r w:rsidR="00CC5052">
            <w:rPr>
              <w:noProof/>
            </w:rPr>
            <w:fldChar w:fldCharType="separate"/>
          </w:r>
          <w:ins w:id="163" w:author="Rajo" w:date="2018-06-17T16:40:00Z">
            <w:r w:rsidR="00803111">
              <w:rPr>
                <w:noProof/>
              </w:rPr>
              <w:t>39</w:t>
            </w:r>
          </w:ins>
          <w:del w:id="164" w:author="Rajo" w:date="2018-06-17T16:40:00Z">
            <w:r w:rsidR="00CC5052" w:rsidDel="00803111">
              <w:rPr>
                <w:noProof/>
              </w:rPr>
              <w:delText>40</w:delText>
            </w:r>
          </w:del>
          <w:r w:rsidR="00CC5052">
            <w:rPr>
              <w:noProof/>
            </w:rPr>
            <w:fldChar w:fldCharType="end"/>
          </w:r>
          <w:r>
            <w:rPr>
              <w:noProof/>
            </w:rPr>
            <w:fldChar w:fldCharType="end"/>
          </w:r>
        </w:p>
        <w:p w14:paraId="45655ABF" w14:textId="19DF3833" w:rsidR="00E94ADE" w:rsidRDefault="00317C63">
          <w:pPr>
            <w:pStyle w:val="TOC1"/>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"_Toc511154461" </w:instrText>
          </w:r>
          <w:r>
            <w:rPr>
              <w:rStyle w:val="Hyperlink"/>
              <w:lang w:val="bs-Latn-BA"/>
            </w:rPr>
            <w:fldChar w:fldCharType="separate"/>
          </w:r>
          <w:r w:rsidR="00CC5052">
            <w:rPr>
              <w:rStyle w:val="Hyperlink"/>
              <w:noProof/>
              <w:lang w:val="bs-Latn-BA"/>
            </w:rPr>
            <w:t>10.</w:t>
          </w:r>
          <w:r w:rsidR="00CC5052">
            <w:rPr>
              <w:rFonts w:asciiTheme="minorHAnsi" w:eastAsiaTheme="minorEastAsia" w:hAnsiTheme="minorHAnsi"/>
              <w:noProof/>
              <w:sz w:val="22"/>
            </w:rPr>
            <w:tab/>
          </w:r>
          <w:r w:rsidR="00CC5052">
            <w:rPr>
              <w:rStyle w:val="Hyperlink"/>
              <w:noProof/>
              <w:lang w:val="bs-Latn-BA"/>
            </w:rPr>
            <w:t>IMPLEMENTACIJA SSO SERVERA</w:t>
          </w:r>
          <w:r w:rsidR="00CC5052">
            <w:rPr>
              <w:noProof/>
            </w:rPr>
            <w:tab/>
          </w:r>
          <w:r w:rsidR="00CC5052">
            <w:rPr>
              <w:noProof/>
            </w:rPr>
            <w:fldChar w:fldCharType="begin"/>
          </w:r>
          <w:r w:rsidR="00CC5052">
            <w:rPr>
              <w:noProof/>
            </w:rPr>
            <w:instrText xml:space="preserve"> PAGEREF _Toc511154461 \h </w:instrText>
          </w:r>
          <w:r w:rsidR="00CC5052">
            <w:rPr>
              <w:noProof/>
            </w:rPr>
          </w:r>
          <w:r w:rsidR="00CC5052">
            <w:rPr>
              <w:noProof/>
            </w:rPr>
            <w:fldChar w:fldCharType="separate"/>
          </w:r>
          <w:ins w:id="165" w:author="Rajo" w:date="2018-06-17T16:40:00Z">
            <w:r w:rsidR="00803111">
              <w:rPr>
                <w:noProof/>
              </w:rPr>
              <w:t>39</w:t>
            </w:r>
          </w:ins>
          <w:del w:id="166" w:author="Rajo" w:date="2018-06-17T16:40:00Z">
            <w:r w:rsidR="00CC5052" w:rsidDel="00803111">
              <w:rPr>
                <w:noProof/>
              </w:rPr>
              <w:delText>42</w:delText>
            </w:r>
          </w:del>
          <w:r w:rsidR="00CC5052">
            <w:rPr>
              <w:noProof/>
            </w:rPr>
            <w:fldChar w:fldCharType="end"/>
          </w:r>
          <w:r>
            <w:rPr>
              <w:noProof/>
            </w:rPr>
            <w:fldChar w:fldCharType="end"/>
          </w:r>
        </w:p>
        <w:p w14:paraId="5C572561" w14:textId="5D46AF13" w:rsidR="00E94ADE" w:rsidRDefault="00317C63">
          <w:pPr>
            <w:pStyle w:val="TOC2"/>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"_Toc511154462" </w:instrText>
          </w:r>
          <w:r>
            <w:rPr>
              <w:rStyle w:val="Hyperlink"/>
              <w:lang w:val="bs-Latn-BA"/>
            </w:rPr>
            <w:fldChar w:fldCharType="separate"/>
          </w:r>
          <w:r w:rsidR="00CC5052">
            <w:rPr>
              <w:rStyle w:val="Hyperlink"/>
              <w:noProof/>
              <w:lang w:val="bs-Latn-BA"/>
            </w:rPr>
            <w:t>10.1</w:t>
          </w:r>
          <w:r w:rsidR="00CC5052">
            <w:rPr>
              <w:rFonts w:asciiTheme="minorHAnsi" w:eastAsiaTheme="minorEastAsia" w:hAnsiTheme="minorHAnsi"/>
              <w:noProof/>
              <w:sz w:val="22"/>
            </w:rPr>
            <w:tab/>
          </w:r>
          <w:r w:rsidR="00CC5052">
            <w:rPr>
              <w:rStyle w:val="Hyperlink"/>
              <w:noProof/>
              <w:lang w:val="bs-Latn-BA"/>
            </w:rPr>
            <w:t>SAML 2.0 Web Browser SSO profil</w:t>
          </w:r>
          <w:r w:rsidR="00CC5052">
            <w:rPr>
              <w:noProof/>
            </w:rPr>
            <w:tab/>
          </w:r>
          <w:r w:rsidR="00CC5052">
            <w:rPr>
              <w:noProof/>
            </w:rPr>
            <w:fldChar w:fldCharType="begin"/>
          </w:r>
          <w:r w:rsidR="00CC5052">
            <w:rPr>
              <w:noProof/>
            </w:rPr>
            <w:instrText xml:space="preserve"> PAGEREF _Toc511154462 \h </w:instrText>
          </w:r>
          <w:r w:rsidR="00CC5052">
            <w:rPr>
              <w:noProof/>
            </w:rPr>
          </w:r>
          <w:r w:rsidR="00CC5052">
            <w:rPr>
              <w:noProof/>
            </w:rPr>
            <w:fldChar w:fldCharType="separate"/>
          </w:r>
          <w:ins w:id="167" w:author="Rajo" w:date="2018-06-17T16:40:00Z">
            <w:r w:rsidR="00803111">
              <w:rPr>
                <w:noProof/>
              </w:rPr>
              <w:t>41</w:t>
            </w:r>
          </w:ins>
          <w:del w:id="168" w:author="Rajo" w:date="2018-06-17T16:40:00Z">
            <w:r w:rsidR="00CC5052" w:rsidDel="00803111">
              <w:rPr>
                <w:noProof/>
              </w:rPr>
              <w:delText>44</w:delText>
            </w:r>
          </w:del>
          <w:r w:rsidR="00CC5052">
            <w:rPr>
              <w:noProof/>
            </w:rPr>
            <w:fldChar w:fldCharType="end"/>
          </w:r>
          <w:r>
            <w:rPr>
              <w:noProof/>
            </w:rPr>
            <w:fldChar w:fldCharType="end"/>
          </w:r>
        </w:p>
        <w:p w14:paraId="1641EBD5" w14:textId="4273EAC1" w:rsidR="00E94ADE" w:rsidRDefault="00317C63">
          <w:pPr>
            <w:pStyle w:val="TOC2"/>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"_Toc511154463" </w:instrText>
          </w:r>
          <w:r>
            <w:rPr>
              <w:rStyle w:val="Hyperlink"/>
              <w:lang w:val="bs-Latn-BA"/>
            </w:rPr>
            <w:fldChar w:fldCharType="separate"/>
          </w:r>
          <w:r w:rsidR="00CC5052">
            <w:rPr>
              <w:rStyle w:val="Hyperlink"/>
              <w:noProof/>
              <w:lang w:val="bs-Latn-BA"/>
            </w:rPr>
            <w:t>10.2</w:t>
          </w:r>
          <w:r w:rsidR="00CC5052">
            <w:rPr>
              <w:rFonts w:asciiTheme="minorHAnsi" w:eastAsiaTheme="minorEastAsia" w:hAnsiTheme="minorHAnsi"/>
              <w:noProof/>
              <w:sz w:val="22"/>
            </w:rPr>
            <w:tab/>
          </w:r>
          <w:r w:rsidR="00CC5052">
            <w:rPr>
              <w:rStyle w:val="Hyperlink"/>
              <w:noProof/>
              <w:lang w:val="bs-Latn-BA"/>
            </w:rPr>
            <w:t>Arhitektura i način funkcionisanja</w:t>
          </w:r>
          <w:r w:rsidR="00CC5052">
            <w:rPr>
              <w:noProof/>
            </w:rPr>
            <w:tab/>
          </w:r>
          <w:r w:rsidR="00CC5052">
            <w:rPr>
              <w:noProof/>
            </w:rPr>
            <w:fldChar w:fldCharType="begin"/>
          </w:r>
          <w:r w:rsidR="00CC5052">
            <w:rPr>
              <w:noProof/>
            </w:rPr>
            <w:instrText xml:space="preserve"> PAGEREF _Toc511154463 \h </w:instrText>
          </w:r>
          <w:r w:rsidR="00CC5052">
            <w:rPr>
              <w:noProof/>
            </w:rPr>
          </w:r>
          <w:r w:rsidR="00CC5052">
            <w:rPr>
              <w:noProof/>
            </w:rPr>
            <w:fldChar w:fldCharType="separate"/>
          </w:r>
          <w:ins w:id="169" w:author="Rajo" w:date="2018-06-17T16:40:00Z">
            <w:r w:rsidR="00803111">
              <w:rPr>
                <w:noProof/>
              </w:rPr>
              <w:t>47</w:t>
            </w:r>
          </w:ins>
          <w:del w:id="170" w:author="Rajo" w:date="2018-06-17T16:40:00Z">
            <w:r w:rsidR="00CC5052" w:rsidDel="00803111">
              <w:rPr>
                <w:noProof/>
              </w:rPr>
              <w:delText>48</w:delText>
            </w:r>
          </w:del>
          <w:r w:rsidR="00CC5052">
            <w:rPr>
              <w:noProof/>
            </w:rPr>
            <w:fldChar w:fldCharType="end"/>
          </w:r>
          <w:r>
            <w:rPr>
              <w:noProof/>
            </w:rPr>
            <w:fldChar w:fldCharType="end"/>
          </w:r>
        </w:p>
        <w:p w14:paraId="7A010BF0" w14:textId="02E7F2C0" w:rsidR="00E94ADE" w:rsidRDefault="00317C63">
          <w:pPr>
            <w:pStyle w:val="TOC1"/>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"_Toc511154464" </w:instrText>
          </w:r>
          <w:r>
            <w:rPr>
              <w:rStyle w:val="Hyperlink"/>
              <w:lang w:val="bs-Latn-BA"/>
            </w:rPr>
            <w:fldChar w:fldCharType="separate"/>
          </w:r>
          <w:r w:rsidR="00CC5052">
            <w:rPr>
              <w:rStyle w:val="Hyperlink"/>
              <w:noProof/>
              <w:lang w:val="bs-Latn-BA"/>
            </w:rPr>
            <w:t>11.</w:t>
          </w:r>
          <w:r w:rsidR="00CC5052">
            <w:rPr>
              <w:rFonts w:asciiTheme="minorHAnsi" w:eastAsiaTheme="minorEastAsia" w:hAnsiTheme="minorHAnsi"/>
              <w:noProof/>
              <w:sz w:val="22"/>
            </w:rPr>
            <w:tab/>
          </w:r>
          <w:r w:rsidR="00CC5052">
            <w:rPr>
              <w:rStyle w:val="Hyperlink"/>
              <w:noProof/>
              <w:lang w:val="bs-Latn-BA"/>
            </w:rPr>
            <w:t>UPOREDNA ANALIZA SSO RJEŠENJA</w:t>
          </w:r>
          <w:r w:rsidR="00CC5052">
            <w:rPr>
              <w:noProof/>
            </w:rPr>
            <w:tab/>
          </w:r>
          <w:r w:rsidR="00CC5052">
            <w:rPr>
              <w:noProof/>
            </w:rPr>
            <w:fldChar w:fldCharType="begin"/>
          </w:r>
          <w:r w:rsidR="00CC5052">
            <w:rPr>
              <w:noProof/>
            </w:rPr>
            <w:instrText xml:space="preserve"> PAGEREF _Toc511154464 \h </w:instrText>
          </w:r>
          <w:r w:rsidR="00CC5052">
            <w:rPr>
              <w:noProof/>
            </w:rPr>
          </w:r>
          <w:r w:rsidR="00CC5052">
            <w:rPr>
              <w:noProof/>
            </w:rPr>
            <w:fldChar w:fldCharType="separate"/>
          </w:r>
          <w:ins w:id="171" w:author="Rajo" w:date="2018-06-17T16:40:00Z">
            <w:r w:rsidR="00803111">
              <w:rPr>
                <w:noProof/>
              </w:rPr>
              <w:t>50</w:t>
            </w:r>
          </w:ins>
          <w:del w:id="172" w:author="Rajo" w:date="2018-06-17T16:40:00Z">
            <w:r w:rsidR="00CC5052" w:rsidDel="00803111">
              <w:rPr>
                <w:noProof/>
              </w:rPr>
              <w:delText>52</w:delText>
            </w:r>
          </w:del>
          <w:r w:rsidR="00CC5052">
            <w:rPr>
              <w:noProof/>
            </w:rPr>
            <w:fldChar w:fldCharType="end"/>
          </w:r>
          <w:r>
            <w:rPr>
              <w:noProof/>
            </w:rPr>
            <w:fldChar w:fldCharType="end"/>
          </w:r>
        </w:p>
        <w:p w14:paraId="1533F3EC" w14:textId="32039ADA" w:rsidR="00E94ADE" w:rsidRDefault="00317C63">
          <w:pPr>
            <w:pStyle w:val="TOC1"/>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"_Toc511154465" </w:instrText>
          </w:r>
          <w:r>
            <w:rPr>
              <w:rStyle w:val="Hyperlink"/>
              <w:lang w:val="bs-Latn-BA"/>
            </w:rPr>
            <w:fldChar w:fldCharType="separate"/>
          </w:r>
          <w:r w:rsidR="00CC5052">
            <w:rPr>
              <w:rStyle w:val="Hyperlink"/>
              <w:noProof/>
              <w:lang w:val="bs-Latn-BA"/>
            </w:rPr>
            <w:t>12.</w:t>
          </w:r>
          <w:r w:rsidR="00CC5052">
            <w:rPr>
              <w:rFonts w:asciiTheme="minorHAnsi" w:eastAsiaTheme="minorEastAsia" w:hAnsiTheme="minorHAnsi"/>
              <w:noProof/>
              <w:sz w:val="22"/>
            </w:rPr>
            <w:tab/>
          </w:r>
          <w:r w:rsidR="00CC5052">
            <w:rPr>
              <w:rStyle w:val="Hyperlink"/>
              <w:noProof/>
              <w:lang w:val="bs-Latn-BA"/>
            </w:rPr>
            <w:t>ZAKLJUČAK</w:t>
          </w:r>
          <w:r w:rsidR="00CC5052">
            <w:rPr>
              <w:noProof/>
            </w:rPr>
            <w:tab/>
          </w:r>
          <w:r w:rsidR="00CC5052">
            <w:rPr>
              <w:noProof/>
            </w:rPr>
            <w:fldChar w:fldCharType="begin"/>
          </w:r>
          <w:r w:rsidR="00CC5052">
            <w:rPr>
              <w:noProof/>
            </w:rPr>
            <w:instrText xml:space="preserve"> PAGEREF _Toc511154465 \h </w:instrText>
          </w:r>
          <w:r w:rsidR="00CC5052">
            <w:rPr>
              <w:noProof/>
            </w:rPr>
          </w:r>
          <w:r w:rsidR="00CC5052">
            <w:rPr>
              <w:noProof/>
            </w:rPr>
            <w:fldChar w:fldCharType="separate"/>
          </w:r>
          <w:ins w:id="173" w:author="Rajo" w:date="2018-06-17T16:40:00Z">
            <w:r w:rsidR="00803111">
              <w:rPr>
                <w:noProof/>
              </w:rPr>
              <w:t>52</w:t>
            </w:r>
          </w:ins>
          <w:del w:id="174" w:author="Rajo" w:date="2018-06-17T16:40:00Z">
            <w:r w:rsidR="00CC5052" w:rsidDel="00803111">
              <w:rPr>
                <w:noProof/>
              </w:rPr>
              <w:delText>54</w:delText>
            </w:r>
          </w:del>
          <w:r w:rsidR="00CC5052">
            <w:rPr>
              <w:noProof/>
            </w:rPr>
            <w:fldChar w:fldCharType="end"/>
          </w:r>
          <w:r>
            <w:rPr>
              <w:noProof/>
            </w:rPr>
            <w:fldChar w:fldCharType="end"/>
          </w:r>
        </w:p>
        <w:p w14:paraId="0521506C" w14:textId="105CC020" w:rsidR="00E94ADE" w:rsidRDefault="00317C63">
          <w:pPr>
            <w:pStyle w:val="TOC1"/>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"_Toc511154466" </w:instrText>
          </w:r>
          <w:r>
            <w:rPr>
              <w:rStyle w:val="Hyperlink"/>
              <w:lang w:val="bs-Latn-BA"/>
            </w:rPr>
            <w:fldChar w:fldCharType="separate"/>
          </w:r>
          <w:r w:rsidR="00CC5052">
            <w:rPr>
              <w:rStyle w:val="Hyperlink"/>
              <w:noProof/>
              <w:lang w:val="bs-Latn-BA"/>
            </w:rPr>
            <w:t>13.</w:t>
          </w:r>
          <w:r w:rsidR="00CC5052">
            <w:rPr>
              <w:rFonts w:asciiTheme="minorHAnsi" w:eastAsiaTheme="minorEastAsia" w:hAnsiTheme="minorHAnsi"/>
              <w:noProof/>
              <w:sz w:val="22"/>
            </w:rPr>
            <w:tab/>
          </w:r>
          <w:r w:rsidR="00CC5052">
            <w:rPr>
              <w:rStyle w:val="Hyperlink"/>
              <w:noProof/>
              <w:lang w:val="bs-Latn-BA"/>
            </w:rPr>
            <w:t>LITERATURA</w:t>
          </w:r>
          <w:r w:rsidR="00CC5052">
            <w:rPr>
              <w:noProof/>
            </w:rPr>
            <w:tab/>
          </w:r>
          <w:r w:rsidR="00CC5052">
            <w:rPr>
              <w:noProof/>
            </w:rPr>
            <w:fldChar w:fldCharType="begin"/>
          </w:r>
          <w:r w:rsidR="00CC5052">
            <w:rPr>
              <w:noProof/>
            </w:rPr>
            <w:instrText xml:space="preserve"> PAGEREF _Toc511154466 \h </w:instrText>
          </w:r>
          <w:r w:rsidR="00CC5052">
            <w:rPr>
              <w:noProof/>
            </w:rPr>
          </w:r>
          <w:r w:rsidR="00CC5052">
            <w:rPr>
              <w:noProof/>
            </w:rPr>
            <w:fldChar w:fldCharType="separate"/>
          </w:r>
          <w:ins w:id="175" w:author="Rajo" w:date="2018-06-17T16:40:00Z">
            <w:r w:rsidR="00803111">
              <w:rPr>
                <w:noProof/>
              </w:rPr>
              <w:t>53</w:t>
            </w:r>
          </w:ins>
          <w:del w:id="176" w:author="Rajo" w:date="2018-06-17T16:40:00Z">
            <w:r w:rsidR="00CC5052" w:rsidDel="00803111">
              <w:rPr>
                <w:noProof/>
              </w:rPr>
              <w:delText>55</w:delText>
            </w:r>
          </w:del>
          <w:r w:rsidR="00CC5052">
            <w:rPr>
              <w:noProof/>
            </w:rPr>
            <w:fldChar w:fldCharType="end"/>
          </w:r>
          <w:r>
            <w:rPr>
              <w:noProof/>
            </w:rPr>
            <w:fldChar w:fldCharType="end"/>
          </w:r>
        </w:p>
        <w:p w14:paraId="6A16EEBD" w14:textId="04558DB4" w:rsidR="00E94ADE" w:rsidRDefault="00CC5052">
          <w:pPr>
            <w:tabs>
              <w:tab w:val="right" w:pos="9360"/>
            </w:tabs>
            <w:spacing w:line="240" w:lineRule="auto"/>
            <w:jc w:val="both"/>
            <w:rPr>
              <w:b/>
              <w:bCs/>
              <w:lang w:val="bs-Latn-BA"/>
            </w:rPr>
            <w:sectPr w:rsidR="00E94ADE">
              <w:footerReference w:type="default" r:id="rId12"/>
              <w:pgSz w:w="12240" w:h="15840"/>
              <w:pgMar w:top="1440" w:right="1440" w:bottom="1440" w:left="1440" w:header="720" w:footer="720" w:gutter="0"/>
              <w:cols w:space="720"/>
              <w:docGrid w:linePitch="360"/>
            </w:sectPr>
          </w:pPr>
          <w:r>
            <w:rPr>
              <w:b/>
              <w:bCs/>
              <w:lang w:val="bs-Latn-BA"/>
            </w:rPr>
            <w:fldChar w:fldCharType="end"/>
          </w:r>
          <w:commentRangeEnd w:id="70"/>
          <w:r w:rsidR="007F34CA">
            <w:rPr>
              <w:rStyle w:val="CommentReference"/>
            </w:rPr>
            <w:commentReference w:id="70"/>
          </w:r>
        </w:p>
      </w:sdtContent>
    </w:sdt>
    <w:p w14:paraId="0CD1A8A6" w14:textId="77777777" w:rsidR="00E94ADE" w:rsidDel="00317C63" w:rsidRDefault="00CC5052">
      <w:pPr>
        <w:pStyle w:val="Heading1"/>
        <w:spacing w:line="240" w:lineRule="auto"/>
        <w:jc w:val="both"/>
        <w:rPr>
          <w:del w:id="177" w:author="Rajo" w:date="2018-06-17T14:23:00Z"/>
          <w:lang w:val="bs-Latn-BA"/>
        </w:rPr>
      </w:pPr>
      <w:bookmarkStart w:id="178" w:name="_Toc511154413"/>
      <w:r>
        <w:rPr>
          <w:lang w:val="bs-Latn-BA"/>
        </w:rPr>
        <w:lastRenderedPageBreak/>
        <w:t>UVOD</w:t>
      </w:r>
      <w:bookmarkEnd w:id="178"/>
    </w:p>
    <w:p w14:paraId="623F8F91" w14:textId="77777777" w:rsidR="00E94ADE" w:rsidRPr="00233832" w:rsidRDefault="00E94ADE">
      <w:pPr>
        <w:pStyle w:val="Heading1"/>
        <w:spacing w:line="240" w:lineRule="auto"/>
        <w:jc w:val="both"/>
        <w:rPr>
          <w:lang w:val="bs-Latn-BA"/>
        </w:rPr>
        <w:pPrChange w:id="179" w:author="Rajo" w:date="2018-06-17T14:23:00Z">
          <w:pPr>
            <w:spacing w:line="240" w:lineRule="auto"/>
            <w:jc w:val="both"/>
          </w:pPr>
        </w:pPrChange>
      </w:pPr>
    </w:p>
    <w:p w14:paraId="5B2B18BA" w14:textId="3EC6C939" w:rsidR="00E94ADE" w:rsidRDefault="00CC5052">
      <w:pPr>
        <w:spacing w:line="240" w:lineRule="auto"/>
        <w:ind w:firstLine="360"/>
        <w:jc w:val="both"/>
        <w:rPr>
          <w:lang w:val="bs-Latn-BA"/>
        </w:rPr>
        <w:pPrChange w:id="180" w:author="Rajo" w:date="2018-06-17T14:42:00Z">
          <w:pPr>
            <w:spacing w:line="240" w:lineRule="auto"/>
            <w:ind w:firstLine="720"/>
            <w:jc w:val="both"/>
          </w:pPr>
        </w:pPrChange>
      </w:pPr>
      <w:r>
        <w:rPr>
          <w:lang w:val="bs-Latn-BA"/>
        </w:rPr>
        <w:t>U današnje vrijeme IT sistemi se koriste za svakodnevno obavljanje poslova u organizacijama iz raznovrsnih grana industrije. Zavisno od same prirode poslova i procesa koji se obavljaju, takvi sistemi se primjenjuju u manjoj ili većoj mjeri, od čega zavisi i broj, tj. raznovrsnost aplikacija koje se pri tome koriste. Uobičajeno je da svaka od tih aplikacija kojoj korisnik ili zaposleni pristupa svakog radnog dana, zaht</w:t>
      </w:r>
      <w:r>
        <w:t>i</w:t>
      </w:r>
      <w:r>
        <w:rPr>
          <w:lang w:val="bs-Latn-BA"/>
        </w:rPr>
        <w:t>jeva i provjeru njegovog identiteta, iz sigurnosnih razloga. S obzirom na to da broj tih aplikacija može biti prilično velik, i da svaka od njih zahtijeva identifikaciju, korisnik mora pamtiti veliki broj pristupnih podataka odnosno lozinki za svaku od njih, što često predstavlja problem i povećava broj poziva prema korisničkoj podršci. To dovodi do nepotrebnog gubitka vremena predviđenog za konkretan rad, a uz to predstavlja i dodatni posao za tehničko osoblje kao i otežano održavanje korisničkih naloga, s obzirom na njihov veliki broj.</w:t>
      </w:r>
    </w:p>
    <w:p w14:paraId="5286D3D5" w14:textId="4B34DDF4" w:rsidR="00E94ADE" w:rsidRDefault="00CC5052">
      <w:pPr>
        <w:spacing w:line="240" w:lineRule="auto"/>
        <w:ind w:firstLine="360"/>
        <w:jc w:val="both"/>
        <w:rPr>
          <w:lang w:val="bs-Latn-BA"/>
        </w:rPr>
        <w:pPrChange w:id="181" w:author="Rajo" w:date="2018-06-17T14:42:00Z">
          <w:pPr>
            <w:spacing w:line="240" w:lineRule="auto"/>
            <w:ind w:firstLine="720"/>
            <w:jc w:val="both"/>
          </w:pPr>
        </w:pPrChange>
      </w:pPr>
      <w:r>
        <w:rPr>
          <w:lang w:val="bs-Latn-BA"/>
        </w:rPr>
        <w:t xml:space="preserve">Gore navedeni problem </w:t>
      </w:r>
      <w:r>
        <w:t xml:space="preserve">je </w:t>
      </w:r>
      <w:r>
        <w:rPr>
          <w:lang w:val="bs-Latn-BA"/>
        </w:rPr>
        <w:t xml:space="preserve">doveo do razvoja procesa za autentikaciju korisnika upotrebom jednokratnog prijavljivanja, poznatijeg pod nazivom </w:t>
      </w:r>
      <w:r>
        <w:rPr>
          <w:i/>
          <w:lang w:val="bs-Latn-BA"/>
        </w:rPr>
        <w:t>Single-Sign-On (SSO).</w:t>
      </w:r>
      <w:r>
        <w:rPr>
          <w:lang w:val="bs-Latn-BA"/>
        </w:rPr>
        <w:t xml:space="preserve"> Ovaj proces omogućava korisniku da se samo jednim unošenjem korisničkog imena i lozinke prijavi u više aplikacija. Najveće prednosti upotrebe ovakvog procesa su:</w:t>
      </w:r>
    </w:p>
    <w:p w14:paraId="1979736A" w14:textId="77777777" w:rsidR="00E94ADE" w:rsidRDefault="00CC5052">
      <w:pPr>
        <w:pStyle w:val="ListParagraph1"/>
        <w:numPr>
          <w:ilvl w:val="0"/>
          <w:numId w:val="3"/>
        </w:numPr>
        <w:spacing w:line="240" w:lineRule="auto"/>
        <w:jc w:val="both"/>
        <w:rPr>
          <w:lang w:val="bs-Latn-BA"/>
        </w:rPr>
      </w:pPr>
      <w:r>
        <w:rPr>
          <w:lang w:val="bs-Latn-BA"/>
        </w:rPr>
        <w:t>Jednostavan i brz proces prijave korisnika</w:t>
      </w:r>
      <w:r>
        <w:t>,</w:t>
      </w:r>
    </w:p>
    <w:p w14:paraId="634D6599" w14:textId="77777777" w:rsidR="00E94ADE" w:rsidRDefault="00CC5052">
      <w:pPr>
        <w:pStyle w:val="ListParagraph1"/>
        <w:numPr>
          <w:ilvl w:val="0"/>
          <w:numId w:val="3"/>
        </w:numPr>
        <w:spacing w:line="240" w:lineRule="auto"/>
        <w:jc w:val="both"/>
        <w:rPr>
          <w:lang w:val="bs-Latn-BA"/>
        </w:rPr>
      </w:pPr>
      <w:r>
        <w:rPr>
          <w:lang w:val="bs-Latn-BA"/>
        </w:rPr>
        <w:t>Olakšano održavanje korisničkih naloga</w:t>
      </w:r>
      <w:r>
        <w:t>,</w:t>
      </w:r>
    </w:p>
    <w:p w14:paraId="2B3F9259" w14:textId="77777777" w:rsidR="00E94ADE" w:rsidRDefault="00CC5052">
      <w:pPr>
        <w:pStyle w:val="ListParagraph1"/>
        <w:numPr>
          <w:ilvl w:val="0"/>
          <w:numId w:val="3"/>
        </w:numPr>
        <w:spacing w:line="240" w:lineRule="auto"/>
        <w:jc w:val="both"/>
        <w:rPr>
          <w:lang w:val="bs-Latn-BA"/>
        </w:rPr>
      </w:pPr>
      <w:r>
        <w:rPr>
          <w:lang w:val="bs-Latn-BA"/>
        </w:rPr>
        <w:t>Povećana sigurnost sistema</w:t>
      </w:r>
      <w:r>
        <w:t>,</w:t>
      </w:r>
    </w:p>
    <w:p w14:paraId="40DE2C29" w14:textId="77777777" w:rsidR="00E94ADE" w:rsidRDefault="00CC5052" w:rsidP="00653AA1">
      <w:pPr>
        <w:pStyle w:val="ListParagraph1"/>
        <w:numPr>
          <w:ilvl w:val="0"/>
          <w:numId w:val="3"/>
        </w:numPr>
        <w:spacing w:line="240" w:lineRule="auto"/>
        <w:jc w:val="both"/>
        <w:rPr>
          <w:lang w:val="bs-Latn-BA"/>
        </w:rPr>
      </w:pPr>
      <w:r>
        <w:rPr>
          <w:lang w:val="bs-Latn-BA"/>
        </w:rPr>
        <w:t>Istorija pristupa aplikacijama</w:t>
      </w:r>
    </w:p>
    <w:p w14:paraId="0AA75BDF" w14:textId="4491CD49" w:rsidR="00E94ADE" w:rsidRDefault="00CC5052">
      <w:pPr>
        <w:spacing w:line="240" w:lineRule="auto"/>
        <w:ind w:firstLine="360"/>
        <w:jc w:val="both"/>
        <w:rPr>
          <w:lang w:val="bs-Latn-BA"/>
        </w:rPr>
        <w:pPrChange w:id="182" w:author="Rajo" w:date="2018-06-17T14:42:00Z">
          <w:pPr>
            <w:spacing w:line="240" w:lineRule="auto"/>
            <w:ind w:firstLine="720"/>
            <w:jc w:val="both"/>
          </w:pPr>
        </w:pPrChange>
      </w:pPr>
      <w:r>
        <w:rPr>
          <w:lang w:val="bs-Latn-BA"/>
        </w:rPr>
        <w:t xml:space="preserve">Bitno je napomenuti da se SSO proces uveliko koristi i u svakodnevnom radu korisnika na internetu, s obzirom na činjenicu da većina vodećih IT kompanija poput Google-a, Facebook-a i ostalih korisnicima nude različite aplikacije za određenu namjenu, zavisno od njihovih interesovanja. Uobičajeno je da korisnik može pristupiti svakoj od tih nezavisnih aplikacija, koje su pod vlasništvom jedne kompanije, upotrebom istih pristupnih podataka, tj. korišćenjem jednog istog naloga. Pored toga, takvi nalozi se mogu koristiti i za pristup aplikacijama drugih kompanija koje koriste njihov SSO servis. Često je moguće vidjeti opciju prijavljivanja na određenu </w:t>
      </w:r>
      <w:r>
        <w:rPr>
          <w:i/>
          <w:lang w:val="bs-Latn-BA"/>
        </w:rPr>
        <w:t>web</w:t>
      </w:r>
      <w:r>
        <w:rPr>
          <w:lang w:val="bs-Latn-BA"/>
        </w:rPr>
        <w:t xml:space="preserve"> aplikaciju upotrebom postojećeg Facebook</w:t>
      </w:r>
      <w:r>
        <w:rPr>
          <w:rStyle w:val="FootnoteReference"/>
          <w:lang w:val="bs-Latn-BA"/>
        </w:rPr>
        <w:footnoteReference w:id="1"/>
      </w:r>
      <w:r>
        <w:rPr>
          <w:lang w:val="bs-Latn-BA"/>
        </w:rPr>
        <w:t xml:space="preserve"> ili Google</w:t>
      </w:r>
      <w:r>
        <w:rPr>
          <w:rStyle w:val="FootnoteReference"/>
          <w:lang w:val="bs-Latn-BA"/>
        </w:rPr>
        <w:footnoteReference w:id="2"/>
      </w:r>
      <w:r>
        <w:rPr>
          <w:lang w:val="bs-Latn-BA"/>
        </w:rPr>
        <w:t xml:space="preserve"> naloga. </w:t>
      </w:r>
    </w:p>
    <w:p w14:paraId="517C288B" w14:textId="5E93CFB9" w:rsidR="00E94ADE" w:rsidRDefault="00CC5052">
      <w:pPr>
        <w:spacing w:line="240" w:lineRule="auto"/>
        <w:ind w:firstLine="360"/>
        <w:jc w:val="both"/>
        <w:rPr>
          <w:lang w:val="bs-Latn-BA"/>
        </w:rPr>
        <w:pPrChange w:id="183" w:author="Rajo" w:date="2018-06-17T14:42:00Z">
          <w:pPr>
            <w:spacing w:line="240" w:lineRule="auto"/>
            <w:ind w:firstLine="720"/>
            <w:jc w:val="both"/>
          </w:pPr>
        </w:pPrChange>
      </w:pPr>
      <w:del w:id="184" w:author="Rajo" w:date="2018-06-17T18:15:00Z">
        <w:r w:rsidDel="006C048C">
          <w:rPr>
            <w:lang w:val="bs-Latn-BA"/>
          </w:rPr>
          <w:delText xml:space="preserve">U narednom poglavlju dat je detaljniji opis SSO procesa autentikacije kao i odgovarajućih sistema koji učestvuju u njemu. </w:delText>
        </w:r>
      </w:del>
      <w:r>
        <w:rPr>
          <w:lang w:val="bs-Latn-BA"/>
        </w:rPr>
        <w:t xml:space="preserve">Osnovni podprocesi SSO procesa, kao što su autentikacija,  upravljanje identitetima, te autorizacija i kontrola pristupa, koji grubo rečeno služe za utvrđivanje identiteta korisnika i njegovih dozvola na sistemu, opisani su u poglavljima </w:t>
      </w:r>
      <w:ins w:id="185" w:author="Rajo" w:date="2018-06-17T18:10:00Z">
        <w:r w:rsidR="003C2244">
          <w:rPr>
            <w:lang w:val="bs-Latn-BA"/>
          </w:rPr>
          <w:t>2</w:t>
        </w:r>
      </w:ins>
      <w:del w:id="186" w:author="Rajo" w:date="2018-06-17T18:10:00Z">
        <w:r w:rsidDel="003C2244">
          <w:rPr>
            <w:lang w:val="bs-Latn-BA"/>
          </w:rPr>
          <w:delText>3</w:delText>
        </w:r>
      </w:del>
      <w:r>
        <w:rPr>
          <w:lang w:val="bs-Latn-BA"/>
        </w:rPr>
        <w:t xml:space="preserve">, </w:t>
      </w:r>
      <w:ins w:id="187" w:author="Rajo" w:date="2018-06-17T18:10:00Z">
        <w:r w:rsidR="003C2244">
          <w:rPr>
            <w:lang w:val="bs-Latn-BA"/>
          </w:rPr>
          <w:t>3</w:t>
        </w:r>
      </w:ins>
      <w:del w:id="188" w:author="Rajo" w:date="2018-06-17T18:10:00Z">
        <w:r w:rsidDel="003C2244">
          <w:rPr>
            <w:lang w:val="bs-Latn-BA"/>
          </w:rPr>
          <w:delText>4</w:delText>
        </w:r>
      </w:del>
      <w:r>
        <w:rPr>
          <w:lang w:val="bs-Latn-BA"/>
        </w:rPr>
        <w:t xml:space="preserve"> i 5, respektivno</w:t>
      </w:r>
      <w:ins w:id="189" w:author="Rajo" w:date="2018-06-17T18:20:00Z">
        <w:r w:rsidR="00214101">
          <w:rPr>
            <w:lang w:val="bs-Latn-BA"/>
          </w:rPr>
          <w:t>.</w:t>
        </w:r>
      </w:ins>
      <w:ins w:id="190" w:author="Rajo" w:date="2018-06-17T18:12:00Z">
        <w:r w:rsidR="003C2244">
          <w:rPr>
            <w:lang w:val="bs-Latn-BA"/>
          </w:rPr>
          <w:t xml:space="preserve"> </w:t>
        </w:r>
      </w:ins>
      <w:ins w:id="191" w:author="Rajo" w:date="2018-06-17T18:20:00Z">
        <w:r w:rsidR="00214101">
          <w:rPr>
            <w:lang w:val="bs-Latn-BA"/>
          </w:rPr>
          <w:t>S</w:t>
        </w:r>
      </w:ins>
      <w:ins w:id="192" w:author="Rajo" w:date="2018-06-17T18:15:00Z">
        <w:r w:rsidR="00CB080E">
          <w:rPr>
            <w:lang w:val="bs-Latn-BA"/>
          </w:rPr>
          <w:t>am</w:t>
        </w:r>
      </w:ins>
      <w:ins w:id="193" w:author="Rajo" w:date="2018-06-17T18:12:00Z">
        <w:r w:rsidR="003C2244">
          <w:rPr>
            <w:lang w:val="bs-Latn-BA"/>
          </w:rPr>
          <w:t xml:space="preserve"> </w:t>
        </w:r>
      </w:ins>
      <w:ins w:id="194" w:author="Rajo" w:date="2018-06-17T18:15:00Z">
        <w:r w:rsidR="00CB080E">
          <w:rPr>
            <w:lang w:val="bs-Latn-BA"/>
          </w:rPr>
          <w:t xml:space="preserve">opis </w:t>
        </w:r>
      </w:ins>
      <w:ins w:id="195" w:author="Rajo" w:date="2018-06-17T18:12:00Z">
        <w:r w:rsidR="003C2244">
          <w:rPr>
            <w:lang w:val="bs-Latn-BA"/>
          </w:rPr>
          <w:t>SSO proces</w:t>
        </w:r>
      </w:ins>
      <w:ins w:id="196" w:author="Rajo" w:date="2018-06-17T18:14:00Z">
        <w:r w:rsidR="003C2244">
          <w:rPr>
            <w:lang w:val="bs-Latn-BA"/>
          </w:rPr>
          <w:t>a</w:t>
        </w:r>
      </w:ins>
      <w:ins w:id="197" w:author="Rajo" w:date="2018-06-17T18:15:00Z">
        <w:r w:rsidR="003C2244">
          <w:rPr>
            <w:lang w:val="bs-Latn-BA"/>
          </w:rPr>
          <w:t>, kao i odgovarajućih sistema koji učestvuju u njemu</w:t>
        </w:r>
      </w:ins>
      <w:ins w:id="198" w:author="Rajo" w:date="2018-06-17T18:14:00Z">
        <w:r w:rsidR="003C2244">
          <w:rPr>
            <w:lang w:val="bs-Latn-BA"/>
          </w:rPr>
          <w:t>,</w:t>
        </w:r>
      </w:ins>
      <w:ins w:id="199" w:author="Rajo" w:date="2018-06-17T18:12:00Z">
        <w:r w:rsidR="003C2244">
          <w:rPr>
            <w:lang w:val="bs-Latn-BA"/>
          </w:rPr>
          <w:t xml:space="preserve"> </w:t>
        </w:r>
      </w:ins>
      <w:ins w:id="200" w:author="Rajo" w:date="2018-06-17T18:15:00Z">
        <w:r w:rsidR="003C2244">
          <w:rPr>
            <w:lang w:val="bs-Latn-BA"/>
          </w:rPr>
          <w:t>nalazi u</w:t>
        </w:r>
      </w:ins>
      <w:ins w:id="201" w:author="Rajo" w:date="2018-06-17T18:13:00Z">
        <w:r w:rsidR="003C2244">
          <w:rPr>
            <w:lang w:val="bs-Latn-BA"/>
          </w:rPr>
          <w:t xml:space="preserve"> </w:t>
        </w:r>
      </w:ins>
      <w:ins w:id="202" w:author="Rajo" w:date="2018-06-17T18:16:00Z">
        <w:r w:rsidR="00D91246">
          <w:rPr>
            <w:lang w:val="bs-Latn-BA"/>
          </w:rPr>
          <w:t>4</w:t>
        </w:r>
      </w:ins>
      <w:ins w:id="203" w:author="Rajo" w:date="2018-06-17T18:15:00Z">
        <w:r w:rsidR="003C2244">
          <w:rPr>
            <w:lang w:val="bs-Latn-BA"/>
          </w:rPr>
          <w:t>.</w:t>
        </w:r>
      </w:ins>
      <w:ins w:id="204" w:author="Rajo" w:date="2018-06-17T18:13:00Z">
        <w:r w:rsidR="003C2244">
          <w:rPr>
            <w:lang w:val="bs-Latn-BA"/>
          </w:rPr>
          <w:t xml:space="preserve"> poglavlju.</w:t>
        </w:r>
      </w:ins>
      <w:ins w:id="205" w:author="Rajo" w:date="2018-06-17T18:12:00Z">
        <w:r w:rsidR="003C2244">
          <w:rPr>
            <w:lang w:val="bs-Latn-BA"/>
          </w:rPr>
          <w:t xml:space="preserve"> </w:t>
        </w:r>
      </w:ins>
      <w:del w:id="206" w:author="Rajo" w:date="2018-06-17T18:12:00Z">
        <w:r w:rsidDel="003C2244">
          <w:rPr>
            <w:lang w:val="bs-Latn-BA"/>
          </w:rPr>
          <w:delText>.</w:delText>
        </w:r>
      </w:del>
      <w:del w:id="207" w:author="Rajo" w:date="2018-06-17T18:16:00Z">
        <w:r w:rsidDel="00CB080E">
          <w:rPr>
            <w:lang w:val="bs-Latn-BA"/>
          </w:rPr>
          <w:delText xml:space="preserve"> </w:delText>
        </w:r>
      </w:del>
      <w:r>
        <w:rPr>
          <w:lang w:val="bs-Latn-BA"/>
        </w:rPr>
        <w:t xml:space="preserve">U </w:t>
      </w:r>
      <w:del w:id="208" w:author="Rajo" w:date="2018-06-17T18:15:00Z">
        <w:r w:rsidDel="00C637C9">
          <w:rPr>
            <w:lang w:val="bs-Latn-BA"/>
          </w:rPr>
          <w:delText xml:space="preserve">poglavlju </w:delText>
        </w:r>
      </w:del>
      <w:ins w:id="209" w:author="Rajo" w:date="2018-06-17T18:15:00Z">
        <w:r w:rsidR="00C637C9">
          <w:rPr>
            <w:lang w:val="bs-Latn-BA"/>
          </w:rPr>
          <w:t xml:space="preserve">poglavljima </w:t>
        </w:r>
      </w:ins>
      <w:r>
        <w:rPr>
          <w:lang w:val="bs-Latn-BA"/>
        </w:rPr>
        <w:t>6</w:t>
      </w:r>
      <w:ins w:id="210" w:author="Rajo" w:date="2018-06-17T18:16:00Z">
        <w:r w:rsidR="00662D89">
          <w:rPr>
            <w:lang w:val="bs-Latn-BA"/>
          </w:rPr>
          <w:t>,</w:t>
        </w:r>
      </w:ins>
      <w:del w:id="211" w:author="Rajo" w:date="2018-06-17T18:16:00Z">
        <w:r w:rsidDel="005E2AF7">
          <w:rPr>
            <w:lang w:val="bs-Latn-BA"/>
          </w:rPr>
          <w:delText xml:space="preserve"> i</w:delText>
        </w:r>
      </w:del>
      <w:r>
        <w:rPr>
          <w:lang w:val="bs-Latn-BA"/>
        </w:rPr>
        <w:t xml:space="preserve"> 7</w:t>
      </w:r>
      <w:ins w:id="212" w:author="Rajo" w:date="2018-06-17T18:16:00Z">
        <w:r w:rsidR="00662D89">
          <w:rPr>
            <w:lang w:val="bs-Latn-BA"/>
          </w:rPr>
          <w:t xml:space="preserve"> i 8</w:t>
        </w:r>
      </w:ins>
      <w:r>
        <w:rPr>
          <w:lang w:val="bs-Latn-BA"/>
        </w:rPr>
        <w:t xml:space="preserve"> izvršena je analiza SAML</w:t>
      </w:r>
      <w:ins w:id="213" w:author="Rajo" w:date="2018-06-17T18:17:00Z">
        <w:r w:rsidR="00662D89">
          <w:rPr>
            <w:lang w:val="bs-Latn-BA"/>
          </w:rPr>
          <w:t xml:space="preserve">, </w:t>
        </w:r>
        <w:proofErr w:type="spellStart"/>
        <w:r w:rsidR="00662D89">
          <w:rPr>
            <w:lang w:val="bs-Latn-BA"/>
          </w:rPr>
          <w:t>OAuth</w:t>
        </w:r>
      </w:ins>
      <w:proofErr w:type="spellEnd"/>
      <w:r>
        <w:rPr>
          <w:lang w:val="bs-Latn-BA"/>
        </w:rPr>
        <w:t xml:space="preserve"> i XACML standarda</w:t>
      </w:r>
      <w:ins w:id="214" w:author="Rajo" w:date="2018-06-17T18:21:00Z">
        <w:r w:rsidR="00A167E8">
          <w:rPr>
            <w:lang w:val="bs-Latn-BA"/>
          </w:rPr>
          <w:t>/protokola</w:t>
        </w:r>
      </w:ins>
      <w:r>
        <w:rPr>
          <w:lang w:val="bs-Latn-BA"/>
        </w:rPr>
        <w:t xml:space="preserve"> koji se </w:t>
      </w:r>
      <w:ins w:id="215" w:author="Rajo" w:date="2018-06-17T18:20:00Z">
        <w:r w:rsidR="00E33E08">
          <w:rPr>
            <w:lang w:val="bs-Latn-BA"/>
          </w:rPr>
          <w:t xml:space="preserve">mogu </w:t>
        </w:r>
      </w:ins>
      <w:r>
        <w:rPr>
          <w:lang w:val="bs-Latn-BA"/>
        </w:rPr>
        <w:t>korist</w:t>
      </w:r>
      <w:del w:id="216" w:author="Rajo" w:date="2018-06-17T18:20:00Z">
        <w:r w:rsidDel="00E33E08">
          <w:rPr>
            <w:lang w:val="bs-Latn-BA"/>
          </w:rPr>
          <w:delText>e</w:delText>
        </w:r>
      </w:del>
      <w:ins w:id="217" w:author="Rajo" w:date="2018-06-17T18:20:00Z">
        <w:r w:rsidR="00E33E08">
          <w:rPr>
            <w:lang w:val="bs-Latn-BA"/>
          </w:rPr>
          <w:t>iti</w:t>
        </w:r>
      </w:ins>
      <w:r>
        <w:rPr>
          <w:lang w:val="bs-Latn-BA"/>
        </w:rPr>
        <w:t xml:space="preserve"> pri razmijeni autentikacionih i autorizacionih poruka između sistema uključenih u SSO proces. Poglavlje </w:t>
      </w:r>
      <w:del w:id="218" w:author="Rajo" w:date="2018-06-17T18:17:00Z">
        <w:r w:rsidDel="00662D89">
          <w:rPr>
            <w:lang w:val="bs-Latn-BA"/>
          </w:rPr>
          <w:delText>8</w:delText>
        </w:r>
      </w:del>
      <w:ins w:id="219" w:author="Rajo" w:date="2018-06-17T18:17:00Z">
        <w:r w:rsidR="00662D89">
          <w:rPr>
            <w:lang w:val="bs-Latn-BA"/>
          </w:rPr>
          <w:t>9</w:t>
        </w:r>
      </w:ins>
      <w:r>
        <w:rPr>
          <w:lang w:val="bs-Latn-BA"/>
        </w:rPr>
        <w:t xml:space="preserve"> sadrži pregled i analizu postojećih SSO rješenja. Na kraju, u </w:t>
      </w:r>
      <w:del w:id="220" w:author="Rajo" w:date="2018-06-17T18:18:00Z">
        <w:r w:rsidDel="00666377">
          <w:rPr>
            <w:lang w:val="bs-Latn-BA"/>
          </w:rPr>
          <w:delText>poglavlj</w:delText>
        </w:r>
      </w:del>
      <w:del w:id="221" w:author="Rajo" w:date="2018-06-17T18:17:00Z">
        <w:r w:rsidDel="00666377">
          <w:rPr>
            <w:lang w:val="bs-Latn-BA"/>
          </w:rPr>
          <w:delText>ima</w:delText>
        </w:r>
      </w:del>
      <w:del w:id="222" w:author="Rajo" w:date="2018-06-17T18:18:00Z">
        <w:r w:rsidDel="00666377">
          <w:rPr>
            <w:lang w:val="bs-Latn-BA"/>
          </w:rPr>
          <w:delText xml:space="preserve"> </w:delText>
        </w:r>
      </w:del>
      <w:del w:id="223" w:author="Rajo" w:date="2018-06-17T18:17:00Z">
        <w:r w:rsidDel="00666377">
          <w:rPr>
            <w:lang w:val="bs-Latn-BA"/>
          </w:rPr>
          <w:delText>9,</w:delText>
        </w:r>
      </w:del>
      <w:del w:id="224" w:author="Rajo" w:date="2018-06-17T18:18:00Z">
        <w:r w:rsidDel="00666377">
          <w:rPr>
            <w:lang w:val="bs-Latn-BA"/>
          </w:rPr>
          <w:delText xml:space="preserve"> </w:delText>
        </w:r>
      </w:del>
      <w:r>
        <w:rPr>
          <w:lang w:val="bs-Latn-BA"/>
        </w:rPr>
        <w:t>10</w:t>
      </w:r>
      <w:ins w:id="225" w:author="Rajo" w:date="2018-06-17T18:18:00Z">
        <w:r w:rsidR="00666377">
          <w:rPr>
            <w:lang w:val="bs-Latn-BA"/>
          </w:rPr>
          <w:t>. poglavlju su</w:t>
        </w:r>
      </w:ins>
      <w:r>
        <w:rPr>
          <w:lang w:val="bs-Latn-BA"/>
        </w:rPr>
        <w:t xml:space="preserve"> </w:t>
      </w:r>
      <w:del w:id="226" w:author="Rajo" w:date="2018-06-17T18:18:00Z">
        <w:r w:rsidDel="00666377">
          <w:rPr>
            <w:lang w:val="bs-Latn-BA"/>
          </w:rPr>
          <w:delText xml:space="preserve">i 11 </w:delText>
        </w:r>
      </w:del>
      <w:r>
        <w:rPr>
          <w:lang w:val="bs-Latn-BA"/>
        </w:rPr>
        <w:t>dat</w:t>
      </w:r>
      <w:ins w:id="227" w:author="Rajo" w:date="2018-06-17T18:18:00Z">
        <w:r w:rsidR="00666377">
          <w:rPr>
            <w:lang w:val="bs-Latn-BA"/>
          </w:rPr>
          <w:t>i</w:t>
        </w:r>
      </w:ins>
      <w:del w:id="228" w:author="Rajo" w:date="2018-06-17T18:18:00Z">
        <w:r w:rsidDel="00666377">
          <w:rPr>
            <w:lang w:val="bs-Latn-BA"/>
          </w:rPr>
          <w:delText>o</w:delText>
        </w:r>
      </w:del>
      <w:r>
        <w:rPr>
          <w:lang w:val="bs-Latn-BA"/>
        </w:rPr>
        <w:t xml:space="preserve"> </w:t>
      </w:r>
      <w:del w:id="229" w:author="Rajo" w:date="2018-06-17T18:18:00Z">
        <w:r w:rsidDel="00666377">
          <w:rPr>
            <w:lang w:val="bs-Latn-BA"/>
          </w:rPr>
          <w:delText xml:space="preserve">je </w:delText>
        </w:r>
      </w:del>
      <w:del w:id="230" w:author="Rajo" w:date="2018-06-17T18:19:00Z">
        <w:r w:rsidDel="00666377">
          <w:rPr>
            <w:lang w:val="bs-Latn-BA"/>
          </w:rPr>
          <w:delText>objašnjenje izbora strategije za realizaciju</w:delText>
        </w:r>
      </w:del>
      <w:ins w:id="231" w:author="Rajo" w:date="2018-06-17T18:19:00Z">
        <w:r w:rsidR="00666377">
          <w:rPr>
            <w:lang w:val="bs-Latn-BA"/>
          </w:rPr>
          <w:t>detalji implementacije</w:t>
        </w:r>
      </w:ins>
      <w:r>
        <w:rPr>
          <w:lang w:val="bs-Latn-BA"/>
        </w:rPr>
        <w:t xml:space="preserve"> SSO servera </w:t>
      </w:r>
      <w:del w:id="232" w:author="Rajo" w:date="2018-06-17T18:19:00Z">
        <w:r w:rsidDel="00666377">
          <w:rPr>
            <w:lang w:val="bs-Latn-BA"/>
          </w:rPr>
          <w:delText xml:space="preserve">te sami detalji njegove implementacije </w:delText>
        </w:r>
      </w:del>
      <w:r>
        <w:rPr>
          <w:lang w:val="bs-Latn-BA"/>
        </w:rPr>
        <w:t>koj</w:t>
      </w:r>
      <w:del w:id="233" w:author="Rajo" w:date="2018-06-17T18:19:00Z">
        <w:r w:rsidDel="00666377">
          <w:rPr>
            <w:lang w:val="bs-Latn-BA"/>
          </w:rPr>
          <w:delText>a</w:delText>
        </w:r>
      </w:del>
      <w:ins w:id="234" w:author="Rajo" w:date="2018-06-17T18:19:00Z">
        <w:r w:rsidR="00666377">
          <w:rPr>
            <w:lang w:val="bs-Latn-BA"/>
          </w:rPr>
          <w:t>i</w:t>
        </w:r>
      </w:ins>
      <w:r>
        <w:rPr>
          <w:lang w:val="bs-Latn-BA"/>
        </w:rPr>
        <w:t xml:space="preserve"> je praktični dio ovog rada, kao i</w:t>
      </w:r>
      <w:ins w:id="235" w:author="Rajo" w:date="2018-06-17T18:19:00Z">
        <w:r w:rsidR="003A4BCA">
          <w:rPr>
            <w:lang w:val="bs-Latn-BA"/>
          </w:rPr>
          <w:t xml:space="preserve"> njegova</w:t>
        </w:r>
      </w:ins>
      <w:r>
        <w:rPr>
          <w:lang w:val="bs-Latn-BA"/>
        </w:rPr>
        <w:t xml:space="preserve"> uporedna analiza </w:t>
      </w:r>
      <w:del w:id="236" w:author="Rajo" w:date="2018-06-17T18:19:00Z">
        <w:r w:rsidDel="003A4BCA">
          <w:rPr>
            <w:lang w:val="bs-Latn-BA"/>
          </w:rPr>
          <w:delText xml:space="preserve">realizovanog rješenja </w:delText>
        </w:r>
      </w:del>
      <w:r>
        <w:rPr>
          <w:lang w:val="bs-Latn-BA"/>
        </w:rPr>
        <w:t>sa postojećim rješenjima.</w:t>
      </w:r>
      <w:r>
        <w:rPr>
          <w:lang w:val="bs-Latn-BA"/>
        </w:rPr>
        <w:br w:type="page"/>
      </w:r>
    </w:p>
    <w:p w14:paraId="232C2E9F" w14:textId="77777777" w:rsidR="00E94ADE" w:rsidDel="00317C63" w:rsidRDefault="00CC5052">
      <w:pPr>
        <w:pStyle w:val="Heading1"/>
        <w:spacing w:line="240" w:lineRule="auto"/>
        <w:jc w:val="both"/>
        <w:rPr>
          <w:del w:id="237" w:author="Rajo" w:date="2018-06-17T14:24:00Z"/>
          <w:lang w:val="bs-Latn-BA"/>
        </w:rPr>
      </w:pPr>
      <w:bookmarkStart w:id="238" w:name="_Toc511154414"/>
      <w:r>
        <w:rPr>
          <w:lang w:val="bs-Latn-BA"/>
        </w:rPr>
        <w:lastRenderedPageBreak/>
        <w:t>AUTENTIKACIJA</w:t>
      </w:r>
      <w:bookmarkEnd w:id="238"/>
    </w:p>
    <w:p w14:paraId="7105403B" w14:textId="77777777" w:rsidR="00E94ADE" w:rsidRPr="00233832" w:rsidRDefault="00E94ADE">
      <w:pPr>
        <w:pStyle w:val="Heading1"/>
        <w:spacing w:line="240" w:lineRule="auto"/>
        <w:jc w:val="both"/>
        <w:rPr>
          <w:lang w:val="bs-Latn-BA"/>
        </w:rPr>
        <w:pPrChange w:id="239" w:author="Rajo" w:date="2018-06-17T14:24:00Z">
          <w:pPr>
            <w:spacing w:line="240" w:lineRule="auto"/>
            <w:jc w:val="both"/>
          </w:pPr>
        </w:pPrChange>
      </w:pPr>
    </w:p>
    <w:p w14:paraId="717E19A8" w14:textId="3D68D34B" w:rsidR="00E94ADE" w:rsidDel="00AF30C7" w:rsidRDefault="00CC5052">
      <w:pPr>
        <w:spacing w:line="240" w:lineRule="auto"/>
        <w:ind w:firstLine="360"/>
        <w:jc w:val="both"/>
        <w:rPr>
          <w:del w:id="240" w:author="Rajo" w:date="2018-05-22T19:32:00Z"/>
          <w:lang w:val="bs-Latn-BA"/>
        </w:rPr>
        <w:pPrChange w:id="241" w:author="Rajo" w:date="2018-06-17T14:42:00Z">
          <w:pPr>
            <w:spacing w:line="240" w:lineRule="auto"/>
            <w:ind w:firstLine="720"/>
            <w:jc w:val="both"/>
          </w:pPr>
        </w:pPrChange>
      </w:pPr>
      <w:r>
        <w:rPr>
          <w:lang w:val="bs-Latn-BA"/>
        </w:rPr>
        <w:t>Autentikacija je proces određivanja identiteta subjekta, najčešće fizičke osobe, upotrebom pristupnih podataka na osnovu kojih se može utvrditi da je subjekat upravo taj za koga se predstavlja. Pri tom procesu pristupni podaci se upoređuju sa podacima u bazi ili nekom drugom izvoru liste podataka registrovanih, tj. ovlašćenih korisnika. Ako se oni poklapaju, proces autentikacije je uspješno završen i korisnik dobija ovlašće</w:t>
      </w:r>
      <w:commentRangeStart w:id="242"/>
      <w:commentRangeStart w:id="243"/>
      <w:r>
        <w:rPr>
          <w:lang w:val="bs-Latn-BA"/>
        </w:rPr>
        <w:t xml:space="preserve">nje za pristup sistemu. </w:t>
      </w:r>
    </w:p>
    <w:p w14:paraId="0DAB368C" w14:textId="77777777" w:rsidR="00E94ADE" w:rsidRDefault="00E94ADE">
      <w:pPr>
        <w:spacing w:line="240" w:lineRule="auto"/>
        <w:ind w:firstLine="360"/>
        <w:jc w:val="both"/>
        <w:rPr>
          <w:lang w:val="bs-Latn-BA"/>
        </w:rPr>
        <w:pPrChange w:id="244" w:author="Rajo" w:date="2018-06-17T14:42:00Z">
          <w:pPr>
            <w:spacing w:line="240" w:lineRule="auto"/>
            <w:jc w:val="both"/>
          </w:pPr>
        </w:pPrChange>
      </w:pPr>
    </w:p>
    <w:p w14:paraId="7C585DB7" w14:textId="1DAAF744" w:rsidR="00E94ADE" w:rsidDel="00541130" w:rsidRDefault="00CC5052">
      <w:pPr>
        <w:spacing w:line="240" w:lineRule="auto"/>
        <w:ind w:firstLine="360"/>
        <w:jc w:val="both"/>
        <w:rPr>
          <w:del w:id="245" w:author="Rajo" w:date="2018-05-22T19:32:00Z"/>
          <w:lang w:val="bs-Latn-BA"/>
        </w:rPr>
        <w:pPrChange w:id="246" w:author="Rajo" w:date="2018-06-17T14:42:00Z">
          <w:pPr>
            <w:spacing w:line="240" w:lineRule="auto"/>
            <w:ind w:firstLine="720"/>
            <w:jc w:val="both"/>
          </w:pPr>
        </w:pPrChange>
      </w:pPr>
      <w:r>
        <w:rPr>
          <w:lang w:val="bs-Latn-BA"/>
        </w:rPr>
        <w:t xml:space="preserve">Autentikacija </w:t>
      </w:r>
      <w:commentRangeEnd w:id="242"/>
      <w:r>
        <w:rPr>
          <w:rStyle w:val="CommentReference"/>
        </w:rPr>
        <w:commentReference w:id="242"/>
      </w:r>
      <w:commentRangeEnd w:id="243"/>
      <w:r w:rsidR="00F42DDE">
        <w:rPr>
          <w:rStyle w:val="CommentReference"/>
        </w:rPr>
        <w:commentReference w:id="243"/>
      </w:r>
      <w:r>
        <w:rPr>
          <w:lang w:val="bs-Latn-BA"/>
        </w:rPr>
        <w:t xml:space="preserve">može biti sprovedena upotrebom pristupnih podataka, SSO sistema, biometrijski, digitalnim </w:t>
      </w:r>
      <w:ins w:id="247" w:author="Rajo" w:date="2018-06-02T20:17:00Z">
        <w:r w:rsidR="00A347B0">
          <w:rPr>
            <w:lang w:val="bs-Latn-BA"/>
          </w:rPr>
          <w:t>s</w:t>
        </w:r>
      </w:ins>
      <w:del w:id="248" w:author="Rajo" w:date="2018-06-02T20:17:00Z">
        <w:r w:rsidDel="00A347B0">
          <w:rPr>
            <w:lang w:val="bs-Latn-BA"/>
          </w:rPr>
          <w:delText>c</w:delText>
        </w:r>
      </w:del>
      <w:r>
        <w:rPr>
          <w:lang w:val="bs-Latn-BA"/>
        </w:rPr>
        <w:t xml:space="preserve">ertifikatima i javnim ključevima. </w:t>
      </w:r>
    </w:p>
    <w:p w14:paraId="651032E9" w14:textId="77777777" w:rsidR="00E94ADE" w:rsidRDefault="00E94ADE">
      <w:pPr>
        <w:spacing w:line="240" w:lineRule="auto"/>
        <w:ind w:firstLine="360"/>
        <w:jc w:val="both"/>
        <w:rPr>
          <w:lang w:val="bs-Latn-BA"/>
        </w:rPr>
        <w:pPrChange w:id="249" w:author="Rajo" w:date="2018-06-17T14:42:00Z">
          <w:pPr>
            <w:spacing w:line="240" w:lineRule="auto"/>
            <w:jc w:val="both"/>
          </w:pPr>
        </w:pPrChange>
      </w:pPr>
    </w:p>
    <w:p w14:paraId="397DF12F" w14:textId="77777777" w:rsidR="00E94ADE" w:rsidRDefault="00CC5052">
      <w:pPr>
        <w:spacing w:line="240" w:lineRule="auto"/>
        <w:ind w:firstLine="360"/>
        <w:jc w:val="both"/>
        <w:rPr>
          <w:lang w:val="bs-Latn-BA"/>
        </w:rPr>
        <w:pPrChange w:id="250" w:author="Rajo" w:date="2018-06-17T14:42:00Z">
          <w:pPr>
            <w:spacing w:line="240" w:lineRule="auto"/>
            <w:ind w:firstLine="720"/>
            <w:jc w:val="both"/>
          </w:pPr>
        </w:pPrChange>
      </w:pPr>
      <w:r>
        <w:rPr>
          <w:lang w:val="bs-Latn-BA"/>
        </w:rPr>
        <w:t xml:space="preserve">Autentikacija korisnika je ključna za osiguravanje odgovarajućih ovlašćenja i prava pristupa sistemima i uslugama, naročito od kada je sve učestalija krađa podataka i sve su veće prijetnje sigurnosti informacija. Iako autentikacija ne može u potpunosti spriječiti krađu informacija i identiteta, takve resurse moguće je zaštititi upotrebom jedne ili više autentikacijskih metoda. </w:t>
      </w:r>
    </w:p>
    <w:p w14:paraId="2F9A5810" w14:textId="77777777" w:rsidR="00E94ADE" w:rsidRDefault="00E94ADE">
      <w:pPr>
        <w:spacing w:line="240" w:lineRule="auto"/>
        <w:jc w:val="both"/>
        <w:rPr>
          <w:lang w:val="bs-Latn-BA"/>
        </w:rPr>
      </w:pPr>
    </w:p>
    <w:p w14:paraId="4F313C4C" w14:textId="33ED90E9" w:rsidR="00E94ADE" w:rsidDel="00915DDB" w:rsidRDefault="00E94ADE">
      <w:pPr>
        <w:spacing w:line="240" w:lineRule="auto"/>
        <w:jc w:val="both"/>
        <w:rPr>
          <w:del w:id="251" w:author="Rajo" w:date="2018-05-22T19:42:00Z"/>
          <w:lang w:val="bs-Latn-BA"/>
        </w:rPr>
      </w:pPr>
    </w:p>
    <w:p w14:paraId="2EE30B53" w14:textId="6EFFD239" w:rsidR="00E94ADE" w:rsidDel="00915DDB" w:rsidRDefault="00CC5052">
      <w:pPr>
        <w:pStyle w:val="Heading2"/>
        <w:spacing w:line="240" w:lineRule="auto"/>
        <w:jc w:val="both"/>
        <w:rPr>
          <w:del w:id="252" w:author="Rajo" w:date="2018-05-22T19:42:00Z"/>
          <w:lang w:val="bs-Latn-BA"/>
        </w:rPr>
      </w:pPr>
      <w:bookmarkStart w:id="253" w:name="_Toc511154415"/>
      <w:commentRangeStart w:id="254"/>
      <w:del w:id="255" w:author="Rajo" w:date="2018-05-22T19:42:00Z">
        <w:r w:rsidDel="00915DDB">
          <w:rPr>
            <w:lang w:val="bs-Latn-BA"/>
          </w:rPr>
          <w:delText>Autentikacija upotrebom lozinke</w:delText>
        </w:r>
        <w:bookmarkEnd w:id="253"/>
        <w:r w:rsidDel="00915DDB">
          <w:rPr>
            <w:lang w:val="bs-Latn-BA"/>
          </w:rPr>
          <w:delText xml:space="preserve"> </w:delText>
        </w:r>
        <w:commentRangeEnd w:id="254"/>
        <w:r w:rsidDel="00915DDB">
          <w:rPr>
            <w:rStyle w:val="CommentReference"/>
            <w:rFonts w:ascii="Times New Roman" w:eastAsiaTheme="minorHAnsi" w:hAnsi="Times New Roman" w:cstheme="minorBidi"/>
            <w:color w:val="auto"/>
          </w:rPr>
          <w:commentReference w:id="254"/>
        </w:r>
      </w:del>
    </w:p>
    <w:p w14:paraId="57362F37" w14:textId="6730C34D" w:rsidR="00E94ADE" w:rsidDel="00915DDB" w:rsidRDefault="00E94ADE">
      <w:pPr>
        <w:spacing w:line="240" w:lineRule="auto"/>
        <w:jc w:val="both"/>
        <w:rPr>
          <w:del w:id="256" w:author="Rajo" w:date="2018-05-22T19:42:00Z"/>
          <w:lang w:val="bs-Latn-BA"/>
        </w:rPr>
      </w:pPr>
    </w:p>
    <w:p w14:paraId="54BE366F" w14:textId="661F5078" w:rsidR="00E94ADE" w:rsidDel="00915DDB" w:rsidRDefault="00CC5052">
      <w:pPr>
        <w:spacing w:line="240" w:lineRule="auto"/>
        <w:ind w:firstLine="720"/>
        <w:jc w:val="both"/>
        <w:rPr>
          <w:del w:id="257" w:author="Rajo" w:date="2018-05-22T19:42:00Z"/>
          <w:lang w:val="bs-Latn-BA"/>
        </w:rPr>
      </w:pPr>
      <w:del w:id="258" w:author="Rajo" w:date="2018-05-22T19:42:00Z">
        <w:r w:rsidDel="00915DDB">
          <w:rPr>
            <w:lang w:val="bs-Latn-BA"/>
          </w:rPr>
          <w:delText>U privatnim i javnim računarskim mrežama (uključujući internet), autentikacija se najčešće realizuje upotrebom korisničkog imena i lozinke. Pretpostavlja se da je poznavanje pristupnih podataka dovoljna garancija da je korisnik ispravan, tj. onaj za koga se pre</w:delText>
        </w:r>
        <w:r w:rsidDel="00915DDB">
          <w:delText>d</w:delText>
        </w:r>
        <w:r w:rsidDel="00915DDB">
          <w:rPr>
            <w:lang w:val="bs-Latn-BA"/>
          </w:rPr>
          <w:delText>stavlja. Svaki korisnik se pri prvoj upotrebi sistema registruje (ili ga je već neko registrovao, npr. administrator</w:delText>
        </w:r>
        <w:r w:rsidDel="00915DDB">
          <w:delText xml:space="preserve"> sistema</w:delText>
        </w:r>
        <w:r w:rsidDel="00915DDB">
          <w:rPr>
            <w:lang w:val="bs-Latn-BA"/>
          </w:rPr>
          <w:delText xml:space="preserve">) upotrebom korisničkog imena i lozinke, bilo predodređene ili po njegovom izboru. Međutim, autentikacija na osnovu korisničkog imena i lozinke se ne smatra dovoljno sigurnom i pouzdanom za bilo koji sistem koji sadrži osjetljive podatke.  </w:delText>
        </w:r>
      </w:del>
    </w:p>
    <w:p w14:paraId="203B17EB" w14:textId="5A5EEEB9" w:rsidR="00E94ADE" w:rsidDel="00915DDB" w:rsidRDefault="00E94ADE">
      <w:pPr>
        <w:spacing w:line="240" w:lineRule="auto"/>
        <w:jc w:val="both"/>
        <w:rPr>
          <w:del w:id="259" w:author="Rajo" w:date="2018-05-22T19:42:00Z"/>
          <w:lang w:val="bs-Latn-BA"/>
        </w:rPr>
      </w:pPr>
    </w:p>
    <w:p w14:paraId="161152D0" w14:textId="24BA47EA" w:rsidR="00E94ADE" w:rsidDel="00915DDB" w:rsidRDefault="00CC5052">
      <w:pPr>
        <w:spacing w:line="240" w:lineRule="auto"/>
        <w:ind w:firstLine="720"/>
        <w:jc w:val="both"/>
        <w:rPr>
          <w:del w:id="260" w:author="Rajo" w:date="2018-05-22T19:42:00Z"/>
          <w:lang w:val="bs-Latn-BA"/>
        </w:rPr>
      </w:pPr>
      <w:del w:id="261" w:author="Rajo" w:date="2018-05-22T19:42:00Z">
        <w:r w:rsidDel="00915DDB">
          <w:rPr>
            <w:lang w:val="bs-Latn-BA"/>
          </w:rPr>
          <w:delText xml:space="preserve">Korisnička imena su često kombinacija imena i prezimena osobe, zbog čega ih je lako pogoditi. Pored toga, ljudi često prave i slabe lozinke, ukoliko se ne postave pravila za njihovo kreiranje. Međutim, čak i jake lozinke mogu biti ukradene, slučajno otkrivene ili zaboravljene. Iz tog razloga, internet poslovanje i mnoge druge transakcije zahtijevaju strože procese i metode autentikacije. </w:delText>
        </w:r>
      </w:del>
    </w:p>
    <w:p w14:paraId="31A2B122" w14:textId="19659914" w:rsidR="00E94ADE" w:rsidDel="00915DDB" w:rsidRDefault="00E94ADE">
      <w:pPr>
        <w:spacing w:line="240" w:lineRule="auto"/>
        <w:jc w:val="both"/>
        <w:rPr>
          <w:del w:id="262" w:author="Rajo" w:date="2018-05-22T19:42:00Z"/>
          <w:lang w:val="bs-Latn-BA"/>
        </w:rPr>
      </w:pPr>
    </w:p>
    <w:p w14:paraId="49722856" w14:textId="56E5062A" w:rsidR="00E94ADE" w:rsidDel="00915DDB" w:rsidRDefault="00CC5052">
      <w:pPr>
        <w:spacing w:line="240" w:lineRule="auto"/>
        <w:ind w:firstLine="720"/>
        <w:jc w:val="both"/>
        <w:rPr>
          <w:del w:id="263" w:author="Rajo" w:date="2018-05-22T19:42:00Z"/>
          <w:lang w:val="bs-Latn-BA"/>
        </w:rPr>
      </w:pPr>
      <w:del w:id="264" w:author="Rajo" w:date="2018-05-22T19:42:00Z">
        <w:r w:rsidDel="00915DDB">
          <w:rPr>
            <w:lang w:val="bs-Latn-BA"/>
          </w:rPr>
          <w:delText xml:space="preserve">Nedostaci autentikacije na osnovu lozinke mogu se nadoknaditi upotrebom kompleksnijih korisničkih imena koja nije lako pogoditi, te definisanjem pravila za kreiranje sigurnije lozinke, kao što su minimalna dužina uz kombinovanje velikih i malih slova sa brojevima i simbolima. </w:delText>
        </w:r>
      </w:del>
    </w:p>
    <w:p w14:paraId="3B8253EB" w14:textId="2B2A4ED4" w:rsidR="00E94ADE" w:rsidDel="00915DDB" w:rsidRDefault="00E94ADE">
      <w:pPr>
        <w:spacing w:line="240" w:lineRule="auto"/>
        <w:jc w:val="both"/>
        <w:rPr>
          <w:del w:id="265" w:author="Rajo" w:date="2018-05-22T19:42:00Z"/>
          <w:lang w:val="bs-Latn-BA"/>
        </w:rPr>
      </w:pPr>
    </w:p>
    <w:p w14:paraId="11DA2EB3" w14:textId="6862ACBC" w:rsidR="00E94ADE" w:rsidDel="00915DDB" w:rsidRDefault="00CC5052">
      <w:pPr>
        <w:spacing w:line="240" w:lineRule="auto"/>
        <w:ind w:firstLine="720"/>
        <w:jc w:val="both"/>
        <w:rPr>
          <w:del w:id="266" w:author="Rajo" w:date="2018-05-22T19:42:00Z"/>
          <w:lang w:val="bs-Latn-BA"/>
        </w:rPr>
      </w:pPr>
      <w:del w:id="267" w:author="Rajo" w:date="2018-05-22T19:42:00Z">
        <w:r w:rsidDel="00915DDB">
          <w:rPr>
            <w:lang w:val="bs-Latn-BA"/>
          </w:rPr>
          <w:delText xml:space="preserve">Uprkos tome, sistemi koji koriste autentikaciju na osnovu lozinke i generalno autentikaciju na osnovu „nečega što znamo“ su mnogo ranjiviji nego oni koji koriste nekoliko nezavisnih metoda autentikacije. </w:delText>
        </w:r>
      </w:del>
    </w:p>
    <w:p w14:paraId="7A3E31B6" w14:textId="2C898788" w:rsidR="00E94ADE" w:rsidDel="00915DDB" w:rsidRDefault="00E94ADE">
      <w:pPr>
        <w:spacing w:line="240" w:lineRule="auto"/>
        <w:jc w:val="both"/>
        <w:rPr>
          <w:del w:id="268" w:author="Rajo" w:date="2018-05-22T19:42:00Z"/>
          <w:lang w:val="bs-Latn-BA"/>
        </w:rPr>
      </w:pPr>
    </w:p>
    <w:p w14:paraId="3F060529" w14:textId="4B1034D7" w:rsidR="00E94ADE" w:rsidDel="00915DDB" w:rsidRDefault="00CC5052">
      <w:pPr>
        <w:spacing w:line="240" w:lineRule="auto"/>
        <w:ind w:firstLine="720"/>
        <w:jc w:val="both"/>
        <w:rPr>
          <w:del w:id="269" w:author="Rajo" w:date="2018-05-22T19:42:00Z"/>
          <w:lang w:val="bs-Latn-BA"/>
        </w:rPr>
      </w:pPr>
      <w:del w:id="270" w:author="Rajo" w:date="2018-05-22T19:42:00Z">
        <w:r w:rsidDel="00915DDB">
          <w:rPr>
            <w:lang w:val="bs-Latn-BA"/>
          </w:rPr>
          <w:delText xml:space="preserve">Autentikacioni faktor, odnosno metod, predstavlja način na koji se vrši provjera identiteta  korisnika. Tri najčešće kategorije su opisane kao „nešto što znamo“ (faktor znanja), „nešto što posjedujemo“ (faktor posjedovanja) i „nešto što jesmo“ (faktor nasljeđivanja). </w:delText>
        </w:r>
        <w:r w:rsidDel="00915DDB">
          <w:rPr>
            <w:vertAlign w:val="superscript"/>
            <w:lang w:val="bs-Latn-BA"/>
          </w:rPr>
          <w:delText>[1]</w:delText>
        </w:r>
      </w:del>
    </w:p>
    <w:p w14:paraId="6500BB0D" w14:textId="77777777" w:rsidR="00E94ADE" w:rsidDel="00F1135F" w:rsidRDefault="00CC5052">
      <w:pPr>
        <w:pStyle w:val="Heading2"/>
        <w:spacing w:line="240" w:lineRule="auto"/>
        <w:jc w:val="both"/>
        <w:rPr>
          <w:del w:id="271" w:author="Rajo" w:date="2018-06-17T14:24:00Z"/>
          <w:lang w:val="bs-Latn-BA"/>
        </w:rPr>
      </w:pPr>
      <w:bookmarkStart w:id="272" w:name="_Toc511154416"/>
      <w:r>
        <w:rPr>
          <w:lang w:val="bs-Latn-BA"/>
        </w:rPr>
        <w:t>Autentikacioni faktori</w:t>
      </w:r>
      <w:bookmarkEnd w:id="272"/>
    </w:p>
    <w:p w14:paraId="6814D4A9" w14:textId="6E10F668" w:rsidR="00E94ADE" w:rsidRPr="00233832" w:rsidRDefault="00E94ADE">
      <w:pPr>
        <w:pStyle w:val="Heading2"/>
        <w:spacing w:line="240" w:lineRule="auto"/>
        <w:jc w:val="both"/>
        <w:rPr>
          <w:ins w:id="273" w:author="Rajo" w:date="2018-05-22T19:50:00Z"/>
          <w:lang w:val="bs-Latn-BA"/>
        </w:rPr>
        <w:pPrChange w:id="274" w:author="Rajo" w:date="2018-06-17T14:24:00Z">
          <w:pPr>
            <w:spacing w:line="240" w:lineRule="auto"/>
            <w:jc w:val="both"/>
          </w:pPr>
        </w:pPrChange>
      </w:pPr>
    </w:p>
    <w:p w14:paraId="1BC9E1DA" w14:textId="1D120F7A" w:rsidR="001B4935" w:rsidRDefault="001B4935">
      <w:pPr>
        <w:spacing w:line="240" w:lineRule="auto"/>
        <w:ind w:firstLine="360"/>
        <w:jc w:val="both"/>
        <w:rPr>
          <w:lang w:val="bs-Latn-BA"/>
        </w:rPr>
        <w:pPrChange w:id="275" w:author="Rajo" w:date="2018-06-17T14:43:00Z">
          <w:pPr>
            <w:spacing w:line="240" w:lineRule="auto"/>
            <w:jc w:val="both"/>
          </w:pPr>
        </w:pPrChange>
      </w:pPr>
      <w:ins w:id="276" w:author="Rajo" w:date="2018-05-22T19:50:00Z">
        <w:r>
          <w:rPr>
            <w:lang w:val="bs-Latn-BA"/>
          </w:rPr>
          <w:t>Autentikacioni faktor, odnosno metod, predstavlja način na koji se vrši provjera identiteta  korisnika. Tri najčešće kategorije su opisane kao „nešto što znamo“ (faktor znanja), „nešto što posjedujemo“ (faktor posjedovanja) i „nešto što jesmo“ (faktor nasljeđivanja):</w:t>
        </w:r>
      </w:ins>
      <w:ins w:id="277" w:author="Rajo" w:date="2018-06-17T17:01:00Z">
        <w:r w:rsidR="003E39E0">
          <w:rPr>
            <w:lang w:val="bs-Latn-BA"/>
          </w:rPr>
          <w:t xml:space="preserve"> </w:t>
        </w:r>
      </w:ins>
      <w:moveToRangeStart w:id="278" w:author="Rajo" w:date="2018-06-17T17:01:00Z" w:name="move517018228"/>
      <w:moveTo w:id="279" w:author="Rajo" w:date="2018-06-17T17:01:00Z">
        <w:r w:rsidR="003E39E0" w:rsidRPr="00362594">
          <w:rPr>
            <w:vertAlign w:val="superscript"/>
            <w:lang w:val="bs-Latn-BA"/>
          </w:rPr>
          <w:t>[1]</w:t>
        </w:r>
      </w:moveTo>
      <w:moveToRangeEnd w:id="278"/>
    </w:p>
    <w:p w14:paraId="022F49AA" w14:textId="77777777" w:rsidR="00E94ADE" w:rsidRDefault="00CC5052">
      <w:pPr>
        <w:pStyle w:val="ListParagraph1"/>
        <w:numPr>
          <w:ilvl w:val="0"/>
          <w:numId w:val="4"/>
        </w:numPr>
        <w:spacing w:line="240" w:lineRule="auto"/>
        <w:jc w:val="both"/>
        <w:rPr>
          <w:lang w:val="bs-Latn-BA"/>
        </w:rPr>
      </w:pPr>
      <w:r>
        <w:rPr>
          <w:lang w:val="bs-Latn-BA"/>
        </w:rPr>
        <w:t>Faktori znanja – kategorija identifikatora koja sa sastoji od informacija koje korisnik zna, kao što su lični identifikacioni broj (</w:t>
      </w:r>
      <w:proofErr w:type="spellStart"/>
      <w:r>
        <w:rPr>
          <w:i/>
          <w:lang w:val="bs-Latn-BA"/>
        </w:rPr>
        <w:t>Personal</w:t>
      </w:r>
      <w:proofErr w:type="spellEnd"/>
      <w:r>
        <w:rPr>
          <w:i/>
          <w:lang w:val="bs-Latn-BA"/>
        </w:rPr>
        <w:t xml:space="preserve"> </w:t>
      </w:r>
      <w:proofErr w:type="spellStart"/>
      <w:r>
        <w:rPr>
          <w:i/>
          <w:lang w:val="bs-Latn-BA"/>
        </w:rPr>
        <w:t>Identification</w:t>
      </w:r>
      <w:proofErr w:type="spellEnd"/>
      <w:r>
        <w:rPr>
          <w:i/>
          <w:lang w:val="bs-Latn-BA"/>
        </w:rPr>
        <w:t xml:space="preserve"> </w:t>
      </w:r>
      <w:proofErr w:type="spellStart"/>
      <w:r>
        <w:rPr>
          <w:i/>
          <w:lang w:val="bs-Latn-BA"/>
        </w:rPr>
        <w:t>Number</w:t>
      </w:r>
      <w:proofErr w:type="spellEnd"/>
      <w:r>
        <w:rPr>
          <w:i/>
          <w:lang w:val="bs-Latn-BA"/>
        </w:rPr>
        <w:t xml:space="preserve"> - PIN</w:t>
      </w:r>
      <w:r>
        <w:rPr>
          <w:lang w:val="bs-Latn-BA"/>
        </w:rPr>
        <w:t xml:space="preserve">), korisničko ime, lozinka ili odgovor na tajno pitanje. </w:t>
      </w:r>
    </w:p>
    <w:p w14:paraId="6B29B24E" w14:textId="77777777" w:rsidR="00E94ADE" w:rsidRDefault="00CC5052">
      <w:pPr>
        <w:pStyle w:val="ListParagraph1"/>
        <w:numPr>
          <w:ilvl w:val="0"/>
          <w:numId w:val="4"/>
        </w:numPr>
        <w:spacing w:line="240" w:lineRule="auto"/>
        <w:jc w:val="both"/>
        <w:rPr>
          <w:lang w:val="bs-Latn-BA"/>
        </w:rPr>
      </w:pPr>
      <w:r>
        <w:rPr>
          <w:lang w:val="bs-Latn-BA"/>
        </w:rPr>
        <w:t>Faktori posjedovanja – kategorija identifikatora koja se zasniva na predmetima koje korisnik ima uz sebe, najčešće u obliku fizičkog uređaja kao što je sigurnosni token ili mobilni telefon sa instaliranom aplikacijom koja generiše token.</w:t>
      </w:r>
    </w:p>
    <w:p w14:paraId="39AA5958" w14:textId="77777777" w:rsidR="00E94ADE" w:rsidDel="00EF52FF" w:rsidRDefault="00CC5052">
      <w:pPr>
        <w:pStyle w:val="ListParagraph1"/>
        <w:numPr>
          <w:ilvl w:val="0"/>
          <w:numId w:val="4"/>
        </w:numPr>
        <w:spacing w:line="240" w:lineRule="auto"/>
        <w:jc w:val="both"/>
        <w:rPr>
          <w:del w:id="280" w:author="Rajo" w:date="2018-05-22T19:48:00Z"/>
          <w:lang w:val="bs-Latn-BA"/>
        </w:rPr>
      </w:pPr>
      <w:r>
        <w:rPr>
          <w:lang w:val="bs-Latn-BA"/>
        </w:rPr>
        <w:t>Faktori nasljeđivanja – kategorija identifikatora koja se sastoji od elemenata koji su svojstveni pojedincu, u obliku biometrijskih podataka kao što su npr. otisak prsta, mrežnjača oka itd.</w:t>
      </w:r>
    </w:p>
    <w:p w14:paraId="57324AE0" w14:textId="77777777" w:rsidR="00E94ADE" w:rsidRPr="000842D1" w:rsidRDefault="00E94ADE">
      <w:pPr>
        <w:pStyle w:val="ListParagraph1"/>
        <w:numPr>
          <w:ilvl w:val="0"/>
          <w:numId w:val="4"/>
        </w:numPr>
        <w:spacing w:line="240" w:lineRule="auto"/>
        <w:jc w:val="both"/>
        <w:rPr>
          <w:lang w:val="bs-Latn-BA"/>
        </w:rPr>
        <w:pPrChange w:id="281" w:author="Rajo" w:date="2018-05-22T19:48:00Z">
          <w:pPr>
            <w:spacing w:line="240" w:lineRule="auto"/>
            <w:jc w:val="both"/>
          </w:pPr>
        </w:pPrChange>
      </w:pPr>
    </w:p>
    <w:p w14:paraId="3F6F5F46" w14:textId="77777777" w:rsidR="00E94ADE" w:rsidDel="00B1457C" w:rsidRDefault="00CC5052" w:rsidP="00233832">
      <w:pPr>
        <w:spacing w:line="240" w:lineRule="auto"/>
        <w:ind w:firstLine="360"/>
        <w:jc w:val="both"/>
        <w:rPr>
          <w:del w:id="282" w:author="Rajo" w:date="2018-05-22T19:46:00Z"/>
          <w:lang w:val="bs-Latn-BA"/>
        </w:rPr>
      </w:pPr>
      <w:r>
        <w:rPr>
          <w:lang w:val="bs-Latn-BA"/>
        </w:rPr>
        <w:t xml:space="preserve">Lokacija korisnika i trenutno vrijeme su nešto što se smatra četvrtim i petim faktorom autentikacije. Rasprostranjenost pametnih telefona olakšava primjenjivanje autentikacije korisnika upotrebom više faktora. Većina pametnih telefona opremljena je GPS-om, tj. sistemom za lociranje pomoću satelita, omogućavajući time relativno pouzdanu provjeru lokacije sa koje se korisnik prijavljuje. Manje pouzdane mjere su upotreba MAC adrese pristupne tačke ili provjera fizičke prisutnosti upotrebom kartica i ostalih elemenata autentikacionog faktora posjedovanja.  </w:t>
      </w:r>
    </w:p>
    <w:p w14:paraId="2EA6C97C" w14:textId="77777777" w:rsidR="00E94ADE" w:rsidRDefault="00E94ADE">
      <w:pPr>
        <w:spacing w:line="240" w:lineRule="auto"/>
        <w:ind w:firstLine="360"/>
        <w:jc w:val="both"/>
        <w:rPr>
          <w:lang w:val="bs-Latn-BA"/>
        </w:rPr>
        <w:pPrChange w:id="283" w:author="Rajo" w:date="2018-06-17T14:43:00Z">
          <w:pPr>
            <w:spacing w:line="240" w:lineRule="auto"/>
            <w:jc w:val="both"/>
          </w:pPr>
        </w:pPrChange>
      </w:pPr>
    </w:p>
    <w:p w14:paraId="56D57B15" w14:textId="459D86EE" w:rsidR="00055E95" w:rsidRDefault="00CC5052">
      <w:pPr>
        <w:spacing w:line="240" w:lineRule="auto"/>
        <w:ind w:firstLine="360"/>
        <w:jc w:val="both"/>
        <w:rPr>
          <w:ins w:id="284" w:author="Rajo" w:date="2018-05-22T19:42:00Z"/>
          <w:lang w:val="bs-Latn-BA"/>
        </w:rPr>
        <w:pPrChange w:id="285" w:author="Rajo" w:date="2018-06-17T14:43:00Z">
          <w:pPr>
            <w:spacing w:line="240" w:lineRule="auto"/>
            <w:jc w:val="both"/>
          </w:pPr>
        </w:pPrChange>
      </w:pPr>
      <w:r>
        <w:rPr>
          <w:lang w:val="bs-Latn-BA"/>
        </w:rPr>
        <w:t>Upotreba više faktora autentikacije postala je uobičajena  praksa za prijavljivanje i izvršavanje transakcija u okviru sistema koji zahtijevaju visok nivo sigurnosti. Šta više, dvostepena autentikacija postaje standard za upotrebu u okviru uobičajenih sistema, dok se autentikacija sa tri ili više faktora koristi u sistemima koji imaju izuzetno visok stepen sigurnosti. Na ovaj način sigurnost se znatno uvećava, s obzirom na to da je mala vjerovatnoća da će napadač doći u posjed svim faktorima koji su potrebni za autentikaciju.</w:t>
      </w:r>
      <w:r w:rsidRPr="00DE5116">
        <w:rPr>
          <w:vertAlign w:val="superscript"/>
          <w:lang w:val="bs-Latn-BA"/>
          <w:rPrChange w:id="286" w:author="Rajo" w:date="2018-05-22T19:53:00Z">
            <w:rPr>
              <w:lang w:val="bs-Latn-BA"/>
            </w:rPr>
          </w:rPrChange>
        </w:rPr>
        <w:t xml:space="preserve"> </w:t>
      </w:r>
      <w:moveFromRangeStart w:id="287" w:author="Rajo" w:date="2018-06-17T17:01:00Z" w:name="move517018228"/>
      <w:moveFrom w:id="288" w:author="Rajo" w:date="2018-06-17T17:01:00Z">
        <w:r w:rsidRPr="00DE5116" w:rsidDel="003E39E0">
          <w:rPr>
            <w:vertAlign w:val="superscript"/>
            <w:lang w:val="bs-Latn-BA"/>
            <w:rPrChange w:id="289" w:author="Rajo" w:date="2018-05-22T19:53:00Z">
              <w:rPr>
                <w:lang w:val="bs-Latn-BA"/>
              </w:rPr>
            </w:rPrChange>
          </w:rPr>
          <w:t>[1]</w:t>
        </w:r>
      </w:moveFrom>
      <w:moveFromRangeEnd w:id="287"/>
    </w:p>
    <w:p w14:paraId="350E9A31" w14:textId="7BF3A50D" w:rsidR="00915DDB" w:rsidRPr="00233832" w:rsidRDefault="00915DDB">
      <w:pPr>
        <w:pStyle w:val="Heading3"/>
        <w:rPr>
          <w:ins w:id="290" w:author="Rajo" w:date="2018-05-22T19:42:00Z"/>
          <w:lang w:val="bs-Latn-BA"/>
        </w:rPr>
        <w:pPrChange w:id="291" w:author="Rajo" w:date="2018-06-17T14:24:00Z">
          <w:pPr>
            <w:spacing w:line="240" w:lineRule="auto"/>
            <w:jc w:val="both"/>
          </w:pPr>
        </w:pPrChange>
      </w:pPr>
      <w:commentRangeStart w:id="292"/>
      <w:commentRangeStart w:id="293"/>
      <w:ins w:id="294" w:author="Rajo" w:date="2018-05-22T19:42:00Z">
        <w:r>
          <w:rPr>
            <w:lang w:val="bs-Latn-BA"/>
          </w:rPr>
          <w:lastRenderedPageBreak/>
          <w:t xml:space="preserve">Autentikacija upotrebom lozinke </w:t>
        </w:r>
        <w:commentRangeEnd w:id="292"/>
        <w:r>
          <w:rPr>
            <w:rStyle w:val="CommentReference"/>
            <w:rFonts w:ascii="Times New Roman" w:eastAsiaTheme="minorHAnsi" w:hAnsi="Times New Roman" w:cstheme="minorBidi"/>
            <w:color w:val="auto"/>
          </w:rPr>
          <w:commentReference w:id="292"/>
        </w:r>
      </w:ins>
      <w:commentRangeEnd w:id="293"/>
      <w:ins w:id="295" w:author="Rajo" w:date="2018-06-17T16:50:00Z">
        <w:r w:rsidR="00F42DDE">
          <w:rPr>
            <w:rStyle w:val="CommentReference"/>
            <w:rFonts w:ascii="Times New Roman" w:eastAsiaTheme="minorHAnsi" w:hAnsi="Times New Roman" w:cstheme="minorBidi"/>
            <w:i w:val="0"/>
            <w:color w:val="auto"/>
          </w:rPr>
          <w:commentReference w:id="293"/>
        </w:r>
      </w:ins>
    </w:p>
    <w:p w14:paraId="48292DE5" w14:textId="120F3F8D" w:rsidR="00915DDB" w:rsidRDefault="00915DDB">
      <w:pPr>
        <w:spacing w:line="240" w:lineRule="auto"/>
        <w:ind w:firstLine="360"/>
        <w:jc w:val="both"/>
        <w:rPr>
          <w:ins w:id="296" w:author="Rajo" w:date="2018-05-22T19:42:00Z"/>
          <w:lang w:val="bs-Latn-BA"/>
        </w:rPr>
        <w:pPrChange w:id="297" w:author="Rajo" w:date="2018-06-17T14:43:00Z">
          <w:pPr>
            <w:spacing w:line="240" w:lineRule="auto"/>
            <w:jc w:val="both"/>
          </w:pPr>
        </w:pPrChange>
      </w:pPr>
      <w:ins w:id="298" w:author="Rajo" w:date="2018-05-22T19:42:00Z">
        <w:r>
          <w:rPr>
            <w:lang w:val="bs-Latn-BA"/>
          </w:rPr>
          <w:t xml:space="preserve">U privatnim i javnim računarskim mrežama (uključujući internet), autentikacija se najčešće realizuje upotrebom korisničkog imena i lozinke. Pretpostavlja se da je poznavanje pristupnih podataka dovoljna garancija da je korisnik ispravan, tj. onaj za koga se </w:t>
        </w:r>
        <w:proofErr w:type="spellStart"/>
        <w:r>
          <w:rPr>
            <w:lang w:val="bs-Latn-BA"/>
          </w:rPr>
          <w:t>pre</w:t>
        </w:r>
        <w:proofErr w:type="spellEnd"/>
        <w:r>
          <w:t>d</w:t>
        </w:r>
        <w:r>
          <w:rPr>
            <w:lang w:val="bs-Latn-BA"/>
          </w:rPr>
          <w:t>stavlja. Svaki korisnik se pri prvoj upotrebi sistema registruje (ili ga je već neko registrovao, npr. administrator</w:t>
        </w:r>
        <w:r>
          <w:t xml:space="preserve"> sistema</w:t>
        </w:r>
        <w:r>
          <w:rPr>
            <w:lang w:val="bs-Latn-BA"/>
          </w:rPr>
          <w:t xml:space="preserve">) upotrebom korisničkog imena i lozinke, bilo predodređene ili po njegovom izboru. Međutim, autentikacija na osnovu korisničkog imena i lozinke se ne smatra dovoljno sigurnom i pouzdanom za bilo koji sistem koji sadrži osjetljive podatke.  </w:t>
        </w:r>
      </w:ins>
    </w:p>
    <w:p w14:paraId="1D7ED450" w14:textId="6E05BDB1" w:rsidR="00915DDB" w:rsidRDefault="00915DDB">
      <w:pPr>
        <w:spacing w:line="240" w:lineRule="auto"/>
        <w:ind w:firstLine="360"/>
        <w:jc w:val="both"/>
        <w:rPr>
          <w:ins w:id="299" w:author="Rajo" w:date="2018-05-22T19:42:00Z"/>
          <w:lang w:val="bs-Latn-BA"/>
        </w:rPr>
        <w:pPrChange w:id="300" w:author="Rajo" w:date="2018-06-17T14:43:00Z">
          <w:pPr>
            <w:spacing w:line="240" w:lineRule="auto"/>
            <w:jc w:val="both"/>
          </w:pPr>
        </w:pPrChange>
      </w:pPr>
      <w:ins w:id="301" w:author="Rajo" w:date="2018-05-22T19:42:00Z">
        <w:r>
          <w:rPr>
            <w:lang w:val="bs-Latn-BA"/>
          </w:rPr>
          <w:t xml:space="preserve">Korisnička imena su često kombinacija imena i prezimena osobe, zbog čega ih je lako pogoditi. Pored toga, ljudi često prave i slabe lozinke, ukoliko se ne postave pravila za njihovo kreiranje. Međutim, čak i jake lozinke mogu biti ukradene, slučajno otkrivene ili zaboravljene. Iz tog razloga, internet poslovanje i mnoge druge transakcije zahtijevaju strože procese i metode autentikacije. </w:t>
        </w:r>
      </w:ins>
    </w:p>
    <w:p w14:paraId="16E14652" w14:textId="6D4B23B8" w:rsidR="00915DDB" w:rsidRDefault="00915DDB">
      <w:pPr>
        <w:spacing w:line="240" w:lineRule="auto"/>
        <w:ind w:firstLine="360"/>
        <w:jc w:val="both"/>
        <w:rPr>
          <w:ins w:id="302" w:author="Rajo" w:date="2018-05-22T19:42:00Z"/>
          <w:lang w:val="bs-Latn-BA"/>
        </w:rPr>
        <w:pPrChange w:id="303" w:author="Rajo" w:date="2018-06-17T14:43:00Z">
          <w:pPr>
            <w:spacing w:line="240" w:lineRule="auto"/>
            <w:jc w:val="both"/>
          </w:pPr>
        </w:pPrChange>
      </w:pPr>
      <w:ins w:id="304" w:author="Rajo" w:date="2018-05-22T19:42:00Z">
        <w:r>
          <w:rPr>
            <w:lang w:val="bs-Latn-BA"/>
          </w:rPr>
          <w:t xml:space="preserve">Nedostaci autentikacije na osnovu lozinke mogu se nadoknaditi upotrebom kompleksnijih korisničkih imena koja nije lako pogoditi, te definisanjem pravila za kreiranje sigurnije lozinke, kao što su minimalna dužina uz kombinovanje velikih i malih slova sa brojevima i simbolima. </w:t>
        </w:r>
      </w:ins>
    </w:p>
    <w:p w14:paraId="661E097E" w14:textId="739C8456" w:rsidR="00915DDB" w:rsidRDefault="00915DDB">
      <w:pPr>
        <w:spacing w:line="240" w:lineRule="auto"/>
        <w:ind w:firstLine="360"/>
        <w:jc w:val="both"/>
        <w:rPr>
          <w:ins w:id="305" w:author="Rajo" w:date="2018-05-22T19:42:00Z"/>
          <w:lang w:val="bs-Latn-BA"/>
        </w:rPr>
        <w:pPrChange w:id="306" w:author="Rajo" w:date="2018-06-17T14:43:00Z">
          <w:pPr>
            <w:spacing w:line="240" w:lineRule="auto"/>
            <w:ind w:firstLine="720"/>
            <w:jc w:val="both"/>
          </w:pPr>
        </w:pPrChange>
      </w:pPr>
      <w:ins w:id="307" w:author="Rajo" w:date="2018-05-22T19:42:00Z">
        <w:r>
          <w:rPr>
            <w:lang w:val="bs-Latn-BA"/>
          </w:rPr>
          <w:t xml:space="preserve">Uprkos tome, sistemi koji koriste autentikaciju na osnovu lozinke i generalno autentikaciju na osnovu „nečega što znamo“ su mnogo ranjiviji nego oni koji koriste nekoliko nezavisnih metoda autentikacije. </w:t>
        </w:r>
        <w:r>
          <w:rPr>
            <w:vertAlign w:val="superscript"/>
            <w:lang w:val="bs-Latn-BA"/>
          </w:rPr>
          <w:t>[1]</w:t>
        </w:r>
      </w:ins>
    </w:p>
    <w:p w14:paraId="4F8C77B5" w14:textId="3E9B3C0E" w:rsidR="00E94ADE" w:rsidRDefault="00CC5052">
      <w:pPr>
        <w:spacing w:line="240" w:lineRule="auto"/>
        <w:ind w:firstLine="360"/>
        <w:jc w:val="both"/>
        <w:rPr>
          <w:lang w:val="bs-Latn-BA"/>
        </w:rPr>
      </w:pPr>
      <w:r>
        <w:rPr>
          <w:lang w:val="bs-Latn-BA"/>
        </w:rPr>
        <w:br w:type="page"/>
      </w:r>
    </w:p>
    <w:p w14:paraId="5AD9368A" w14:textId="77777777" w:rsidR="00E94ADE" w:rsidDel="00F1135F" w:rsidRDefault="00CC5052">
      <w:pPr>
        <w:pStyle w:val="Heading1"/>
        <w:spacing w:line="240" w:lineRule="auto"/>
        <w:jc w:val="both"/>
        <w:rPr>
          <w:del w:id="308" w:author="Rajo" w:date="2018-06-17T14:24:00Z"/>
          <w:lang w:val="bs-Latn-BA"/>
        </w:rPr>
      </w:pPr>
      <w:bookmarkStart w:id="309" w:name="_Toc511154417"/>
      <w:r>
        <w:rPr>
          <w:lang w:val="bs-Latn-BA"/>
        </w:rPr>
        <w:lastRenderedPageBreak/>
        <w:t>UPRAVLJANJE IDENTITETIMA</w:t>
      </w:r>
      <w:bookmarkEnd w:id="309"/>
    </w:p>
    <w:p w14:paraId="5A0E3987" w14:textId="77777777" w:rsidR="00E94ADE" w:rsidRPr="00233832" w:rsidRDefault="00E94ADE">
      <w:pPr>
        <w:pStyle w:val="Heading1"/>
        <w:spacing w:line="240" w:lineRule="auto"/>
        <w:jc w:val="both"/>
        <w:rPr>
          <w:lang w:val="bs-Latn-BA"/>
        </w:rPr>
        <w:pPrChange w:id="310" w:author="Rajo" w:date="2018-06-17T14:24:00Z">
          <w:pPr>
            <w:spacing w:line="240" w:lineRule="auto"/>
            <w:jc w:val="both"/>
          </w:pPr>
        </w:pPrChange>
      </w:pPr>
    </w:p>
    <w:p w14:paraId="6EC1D15F" w14:textId="77777777" w:rsidR="00E94ADE" w:rsidDel="0097061F" w:rsidRDefault="00CC5052">
      <w:pPr>
        <w:spacing w:line="240" w:lineRule="auto"/>
        <w:ind w:firstLine="360"/>
        <w:jc w:val="both"/>
        <w:rPr>
          <w:del w:id="311" w:author="Rajo" w:date="2018-05-22T20:21:00Z"/>
          <w:lang w:val="bs-Latn-BA"/>
        </w:rPr>
      </w:pPr>
      <w:r>
        <w:rPr>
          <w:lang w:val="bs-Latn-BA"/>
        </w:rPr>
        <w:t xml:space="preserve">Upravljanje identitetima je administrativna oblast koja se bavi identifikovanjem subjekata u sistemu i kontrolisanjem njihovog pristupa resursima u okviru njega. Prava pristupa resursima i određenim funkcionalnostima sistema definišu se povezivanjem standardnih, unaprijed definisanih korisničkih prava sa utvrđenim identitetom subjekta. </w:t>
      </w:r>
    </w:p>
    <w:p w14:paraId="1C8A27D8" w14:textId="77777777" w:rsidR="00E94ADE" w:rsidRDefault="00E94ADE">
      <w:pPr>
        <w:spacing w:line="240" w:lineRule="auto"/>
        <w:ind w:firstLine="360"/>
        <w:jc w:val="both"/>
        <w:rPr>
          <w:lang w:val="bs-Latn-BA"/>
        </w:rPr>
        <w:pPrChange w:id="312" w:author="Rajo" w:date="2018-06-17T14:43:00Z">
          <w:pPr>
            <w:spacing w:line="240" w:lineRule="auto"/>
            <w:jc w:val="both"/>
          </w:pPr>
        </w:pPrChange>
      </w:pPr>
    </w:p>
    <w:p w14:paraId="7B274688" w14:textId="539C1895" w:rsidR="00E94ADE" w:rsidDel="0097061F" w:rsidRDefault="00CC5052" w:rsidP="00233832">
      <w:pPr>
        <w:spacing w:line="240" w:lineRule="auto"/>
        <w:ind w:firstLine="360"/>
        <w:jc w:val="both"/>
        <w:rPr>
          <w:del w:id="313" w:author="Rajo" w:date="2018-05-22T20:21:00Z"/>
          <w:lang w:val="bs-Latn-BA"/>
        </w:rPr>
      </w:pPr>
      <w:r>
        <w:rPr>
          <w:lang w:val="bs-Latn-BA"/>
        </w:rPr>
        <w:t xml:space="preserve">Na najnižem nivou, upravljanje identitetima podrazumijeva definisanje onoga </w:t>
      </w:r>
      <w:proofErr w:type="spellStart"/>
      <w:r>
        <w:rPr>
          <w:lang w:val="bs-Latn-BA"/>
        </w:rPr>
        <w:t>št</w:t>
      </w:r>
      <w:proofErr w:type="spellEnd"/>
      <w:r>
        <w:t>o</w:t>
      </w:r>
      <w:r>
        <w:rPr>
          <w:lang w:val="bs-Latn-BA"/>
        </w:rPr>
        <w:t xml:space="preserve"> korisnik može raditi na mreži sa specifičnim uređajima i pod kojim okolnostima. Danas, mnogi sigurnosni proizvodi imaju naglasak na upravljanju mobilnog pristupa korporativnim sistemima. U poslovnom okruženju, upravljanje identitetima se koristi zbog poboljšanja sigurnosti i produktivnosti.</w:t>
      </w:r>
    </w:p>
    <w:p w14:paraId="2CC9D109" w14:textId="77777777" w:rsidR="00E94ADE" w:rsidRDefault="00E94ADE">
      <w:pPr>
        <w:spacing w:line="240" w:lineRule="auto"/>
        <w:ind w:firstLine="360"/>
        <w:jc w:val="both"/>
        <w:rPr>
          <w:lang w:val="bs-Latn-BA"/>
        </w:rPr>
        <w:pPrChange w:id="314" w:author="Rajo" w:date="2018-06-17T14:43:00Z">
          <w:pPr>
            <w:spacing w:line="240" w:lineRule="auto"/>
            <w:jc w:val="both"/>
          </w:pPr>
        </w:pPrChange>
      </w:pPr>
    </w:p>
    <w:p w14:paraId="55650309" w14:textId="2667E931" w:rsidR="00E94ADE" w:rsidDel="0097061F" w:rsidRDefault="00CC5052" w:rsidP="00233832">
      <w:pPr>
        <w:spacing w:line="240" w:lineRule="auto"/>
        <w:ind w:firstLine="360"/>
        <w:jc w:val="both"/>
        <w:rPr>
          <w:del w:id="315" w:author="Rajo" w:date="2018-05-22T20:21:00Z"/>
          <w:lang w:val="bs-Latn-BA"/>
        </w:rPr>
      </w:pPr>
      <w:r>
        <w:rPr>
          <w:lang w:val="bs-Latn-BA"/>
        </w:rPr>
        <w:t xml:space="preserve">Upravljanje identitetima je postalo veoma bitno pitanje u IT svijetu. Kako su </w:t>
      </w:r>
      <w:r>
        <w:rPr>
          <w:i/>
          <w:lang w:val="bs-Latn-BA"/>
        </w:rPr>
        <w:t>web</w:t>
      </w:r>
      <w:r>
        <w:rPr>
          <w:lang w:val="bs-Latn-BA"/>
        </w:rPr>
        <w:t xml:space="preserve"> aplikacije vremenom rasle kako bi podržale mnoštvo poslovnih procesa, povećao se i broj korisnika, grupa i uloga (</w:t>
      </w:r>
      <w:proofErr w:type="spellStart"/>
      <w:r>
        <w:rPr>
          <w:i/>
          <w:lang w:val="bs-Latn-BA"/>
        </w:rPr>
        <w:t>roles</w:t>
      </w:r>
      <w:proofErr w:type="spellEnd"/>
      <w:r>
        <w:rPr>
          <w:lang w:val="bs-Latn-BA"/>
        </w:rPr>
        <w:t>) kojima treba upravljati. Kako se povećava broj sistema koji se uvode, povećava se i napor za administratore</w:t>
      </w:r>
      <w:r>
        <w:t xml:space="preserve"> sistema</w:t>
      </w:r>
      <w:r>
        <w:rPr>
          <w:lang w:val="bs-Latn-BA"/>
        </w:rPr>
        <w:t xml:space="preserve"> i timove za podršku. </w:t>
      </w:r>
    </w:p>
    <w:p w14:paraId="1F325606" w14:textId="77777777" w:rsidR="00E94ADE" w:rsidRDefault="00E94ADE">
      <w:pPr>
        <w:spacing w:line="240" w:lineRule="auto"/>
        <w:ind w:firstLine="360"/>
        <w:jc w:val="both"/>
        <w:rPr>
          <w:lang w:val="bs-Latn-BA"/>
        </w:rPr>
        <w:pPrChange w:id="316" w:author="Rajo" w:date="2018-06-17T14:43:00Z">
          <w:pPr>
            <w:spacing w:line="240" w:lineRule="auto"/>
            <w:jc w:val="both"/>
          </w:pPr>
        </w:pPrChange>
      </w:pPr>
    </w:p>
    <w:p w14:paraId="691AF147" w14:textId="77777777" w:rsidR="00E94ADE" w:rsidDel="0097061F" w:rsidRDefault="00CC5052" w:rsidP="00233832">
      <w:pPr>
        <w:spacing w:line="240" w:lineRule="auto"/>
        <w:ind w:firstLine="360"/>
        <w:jc w:val="both"/>
        <w:rPr>
          <w:del w:id="317" w:author="Rajo" w:date="2018-05-22T20:21:00Z"/>
          <w:lang w:val="bs-Latn-BA"/>
        </w:rPr>
      </w:pPr>
      <w:r>
        <w:rPr>
          <w:lang w:val="bs-Latn-BA"/>
        </w:rPr>
        <w:t xml:space="preserve">Što se tiče upravljanja identitetima (nalozima i korisničkim pristupom), postoje mnogi izazovi za pravilno upravljanje. Neki od njih uključuju kreiranje naloga, kao i njihovo održavanje i uklanjanje. Drugi izazov predstavlja pronalaženje najboljeg načina da se obezbijedi autentikacija za korisnike. To može obuhvatati pravila vezana za lozinke i/ili biometriju te odgovor na pitanje kako provjeriti  korisničke podatke na način da se zaštiti kompanija, a istovremeno umanji napor potreban kako bi se korisnik autentikovao u okviru više sistema. </w:t>
      </w:r>
    </w:p>
    <w:p w14:paraId="49A72D79" w14:textId="77777777" w:rsidR="00E94ADE" w:rsidRDefault="00E94ADE">
      <w:pPr>
        <w:spacing w:line="240" w:lineRule="auto"/>
        <w:ind w:firstLine="360"/>
        <w:jc w:val="both"/>
        <w:rPr>
          <w:lang w:val="bs-Latn-BA"/>
        </w:rPr>
        <w:pPrChange w:id="318" w:author="Rajo" w:date="2018-06-17T14:43:00Z">
          <w:pPr>
            <w:spacing w:line="240" w:lineRule="auto"/>
            <w:jc w:val="both"/>
          </w:pPr>
        </w:pPrChange>
      </w:pPr>
    </w:p>
    <w:p w14:paraId="2D885E63" w14:textId="77777777" w:rsidR="00E94ADE" w:rsidDel="000650A9" w:rsidRDefault="00CC5052" w:rsidP="00233832">
      <w:pPr>
        <w:spacing w:line="240" w:lineRule="auto"/>
        <w:ind w:firstLine="360"/>
        <w:jc w:val="both"/>
        <w:rPr>
          <w:del w:id="319" w:author="Rajo" w:date="2018-05-22T20:20:00Z"/>
          <w:lang w:val="bs-Latn-BA"/>
        </w:rPr>
      </w:pPr>
      <w:r>
        <w:rPr>
          <w:lang w:val="bs-Latn-BA"/>
        </w:rPr>
        <w:t xml:space="preserve">Odgovor, odnosno rješenje, na prethodno navedene izazove nalazi se u upotrebi SSO-a i sistema za upravljanje identitetima. Odgovarajuća implementacija takvog sistema može značajno umanjiti cjelokupan administrativni posao neophodan pri upravljanju korisničkim informacijama u centralizovanom skladištu. </w:t>
      </w:r>
      <w:commentRangeStart w:id="320"/>
      <w:commentRangeStart w:id="321"/>
      <w:r>
        <w:rPr>
          <w:lang w:val="bs-Latn-BA"/>
        </w:rPr>
        <w:t>Neki od problema koje ovakav sistem može riješiti su:</w:t>
      </w:r>
      <w:commentRangeEnd w:id="320"/>
      <w:r>
        <w:rPr>
          <w:rStyle w:val="CommentReference"/>
        </w:rPr>
        <w:commentReference w:id="320"/>
      </w:r>
      <w:commentRangeEnd w:id="321"/>
      <w:r w:rsidR="00F42DDE">
        <w:rPr>
          <w:rStyle w:val="CommentReference"/>
        </w:rPr>
        <w:commentReference w:id="321"/>
      </w:r>
    </w:p>
    <w:p w14:paraId="6399D73A" w14:textId="77777777" w:rsidR="00E94ADE" w:rsidRDefault="00E94ADE">
      <w:pPr>
        <w:spacing w:line="240" w:lineRule="auto"/>
        <w:ind w:firstLine="360"/>
        <w:jc w:val="both"/>
        <w:rPr>
          <w:lang w:val="bs-Latn-BA"/>
        </w:rPr>
        <w:pPrChange w:id="322" w:author="Rajo" w:date="2018-06-17T14:43:00Z">
          <w:pPr>
            <w:spacing w:line="240" w:lineRule="auto"/>
            <w:jc w:val="both"/>
          </w:pPr>
        </w:pPrChange>
      </w:pPr>
    </w:p>
    <w:p w14:paraId="1FE2AF0E" w14:textId="76D3D8DD" w:rsidR="00E94ADE" w:rsidRPr="00310CF0" w:rsidRDefault="00CC5052">
      <w:pPr>
        <w:pStyle w:val="ListParagraph1"/>
        <w:numPr>
          <w:ilvl w:val="0"/>
          <w:numId w:val="5"/>
        </w:numPr>
        <w:spacing w:line="240" w:lineRule="auto"/>
        <w:jc w:val="both"/>
        <w:rPr>
          <w:ins w:id="323" w:author="Rajo" w:date="2018-05-22T20:06:00Z"/>
          <w:lang w:val="bs-Latn-BA"/>
          <w:rPrChange w:id="324" w:author="Rajo" w:date="2018-05-22T20:06:00Z">
            <w:rPr>
              <w:ins w:id="325" w:author="Rajo" w:date="2018-05-22T20:06:00Z"/>
            </w:rPr>
          </w:rPrChange>
        </w:rPr>
      </w:pPr>
      <w:r>
        <w:t>p</w:t>
      </w:r>
      <w:proofErr w:type="spellStart"/>
      <w:r>
        <w:rPr>
          <w:lang w:val="bs-Latn-BA"/>
        </w:rPr>
        <w:t>revelik</w:t>
      </w:r>
      <w:proofErr w:type="spellEnd"/>
      <w:r>
        <w:rPr>
          <w:lang w:val="bs-Latn-BA"/>
        </w:rPr>
        <w:t xml:space="preserve"> broj timova uključen u administraciju korisnika</w:t>
      </w:r>
      <w:r>
        <w:t>,</w:t>
      </w:r>
    </w:p>
    <w:p w14:paraId="38339224" w14:textId="6BECAD2B" w:rsidR="00310CF0" w:rsidRDefault="00C30CF9">
      <w:pPr>
        <w:pStyle w:val="ListParagraph1"/>
        <w:numPr>
          <w:ilvl w:val="0"/>
          <w:numId w:val="5"/>
        </w:numPr>
        <w:spacing w:line="240" w:lineRule="auto"/>
        <w:jc w:val="both"/>
        <w:rPr>
          <w:lang w:val="bs-Latn-BA"/>
        </w:rPr>
      </w:pPr>
      <w:ins w:id="326" w:author="Rajo" w:date="2018-05-22T20:06:00Z">
        <w:r>
          <w:rPr>
            <w:lang w:val="bs-Latn-BA"/>
          </w:rPr>
          <w:t>jednostavnija d</w:t>
        </w:r>
      </w:ins>
      <w:ins w:id="327" w:author="Rajo" w:date="2018-05-22T20:07:00Z">
        <w:r>
          <w:rPr>
            <w:lang w:val="bs-Latn-BA"/>
          </w:rPr>
          <w:t>odjela</w:t>
        </w:r>
      </w:ins>
      <w:ins w:id="328" w:author="Rajo" w:date="2018-05-22T20:10:00Z">
        <w:r>
          <w:rPr>
            <w:lang w:val="bs-Latn-BA"/>
          </w:rPr>
          <w:t>/</w:t>
        </w:r>
      </w:ins>
      <w:ins w:id="329" w:author="Rajo" w:date="2018-05-22T20:07:00Z">
        <w:r>
          <w:rPr>
            <w:lang w:val="bs-Latn-BA"/>
          </w:rPr>
          <w:t xml:space="preserve">uskraćivanje prava i privilegija pristupa </w:t>
        </w:r>
      </w:ins>
      <w:ins w:id="330" w:author="Rajo" w:date="2018-05-22T20:08:00Z">
        <w:r>
          <w:rPr>
            <w:lang w:val="bs-Latn-BA"/>
          </w:rPr>
          <w:t xml:space="preserve">različitim dijelovima informacionog sistema u okviru </w:t>
        </w:r>
      </w:ins>
      <w:ins w:id="331" w:author="Rajo" w:date="2018-05-22T20:10:00Z">
        <w:r>
          <w:rPr>
            <w:lang w:val="bs-Latn-BA"/>
          </w:rPr>
          <w:t>organizacije</w:t>
        </w:r>
      </w:ins>
      <w:ins w:id="332" w:author="Rajo" w:date="2018-05-22T20:08:00Z">
        <w:r>
          <w:rPr>
            <w:lang w:val="bs-Latn-BA"/>
          </w:rPr>
          <w:t xml:space="preserve">, </w:t>
        </w:r>
      </w:ins>
    </w:p>
    <w:p w14:paraId="56625D8A" w14:textId="79BA97DF" w:rsidR="00E94ADE" w:rsidRDefault="00CC5052">
      <w:pPr>
        <w:pStyle w:val="ListParagraph1"/>
        <w:numPr>
          <w:ilvl w:val="0"/>
          <w:numId w:val="5"/>
        </w:numPr>
        <w:spacing w:line="240" w:lineRule="auto"/>
        <w:jc w:val="both"/>
        <w:rPr>
          <w:lang w:val="bs-Latn-BA"/>
        </w:rPr>
      </w:pPr>
      <w:commentRangeStart w:id="333"/>
      <w:commentRangeStart w:id="334"/>
      <w:r>
        <w:t>k</w:t>
      </w:r>
      <w:proofErr w:type="spellStart"/>
      <w:r>
        <w:rPr>
          <w:lang w:val="bs-Latn-BA"/>
        </w:rPr>
        <w:t>reiranje</w:t>
      </w:r>
      <w:proofErr w:type="spellEnd"/>
      <w:r>
        <w:rPr>
          <w:lang w:val="bs-Latn-BA"/>
        </w:rPr>
        <w:t xml:space="preserve"> naloga od strane zaposlenih koji </w:t>
      </w:r>
      <w:del w:id="335" w:author="Rajo" w:date="2018-05-23T19:53:00Z">
        <w:r w:rsidDel="00B009C3">
          <w:rPr>
            <w:lang w:val="bs-Latn-BA"/>
          </w:rPr>
          <w:delText>nemaju odgovarajuća prava pristupa</w:delText>
        </w:r>
        <w:commentRangeEnd w:id="333"/>
        <w:r w:rsidDel="00B009C3">
          <w:commentReference w:id="333"/>
        </w:r>
      </w:del>
      <w:commentRangeEnd w:id="334"/>
      <w:r w:rsidR="00F42DDE">
        <w:rPr>
          <w:rStyle w:val="CommentReference"/>
        </w:rPr>
        <w:commentReference w:id="334"/>
      </w:r>
      <w:ins w:id="336" w:author="Rajo" w:date="2018-05-23T19:53:00Z">
        <w:r w:rsidR="00B009C3">
          <w:rPr>
            <w:lang w:val="bs-Latn-BA"/>
          </w:rPr>
          <w:t xml:space="preserve">nisu stručni i odgovorni za </w:t>
        </w:r>
      </w:ins>
      <w:ins w:id="337" w:author="Rajo" w:date="2018-05-23T19:54:00Z">
        <w:r w:rsidR="00B009C3">
          <w:rPr>
            <w:lang w:val="bs-Latn-BA"/>
          </w:rPr>
          <w:t>to</w:t>
        </w:r>
      </w:ins>
      <w:r>
        <w:t>,</w:t>
      </w:r>
    </w:p>
    <w:p w14:paraId="16AB4C7B" w14:textId="7B17F229" w:rsidR="00E94ADE" w:rsidRDefault="00CC5052">
      <w:pPr>
        <w:pStyle w:val="ListParagraph1"/>
        <w:numPr>
          <w:ilvl w:val="0"/>
          <w:numId w:val="5"/>
        </w:numPr>
        <w:spacing w:line="240" w:lineRule="auto"/>
        <w:jc w:val="both"/>
        <w:rPr>
          <w:lang w:val="bs-Latn-BA"/>
        </w:rPr>
      </w:pPr>
      <w:r>
        <w:t>n</w:t>
      </w:r>
      <w:proofErr w:type="spellStart"/>
      <w:r>
        <w:rPr>
          <w:lang w:val="bs-Latn-BA"/>
        </w:rPr>
        <w:t>epostojanje</w:t>
      </w:r>
      <w:proofErr w:type="spellEnd"/>
      <w:r>
        <w:rPr>
          <w:lang w:val="bs-Latn-BA"/>
        </w:rPr>
        <w:t xml:space="preserve"> standarda pri kreiranju korisničkih naloga, što dovodi do toga da jedan korisnik ima više različitih naloga sa različitim dozvolama u okviru istog sistema</w:t>
      </w:r>
    </w:p>
    <w:p w14:paraId="44A1B9E3" w14:textId="60B20308" w:rsidR="00E94ADE" w:rsidRDefault="00CC5052">
      <w:pPr>
        <w:pStyle w:val="ListParagraph1"/>
        <w:numPr>
          <w:ilvl w:val="0"/>
          <w:numId w:val="5"/>
        </w:numPr>
        <w:spacing w:line="240" w:lineRule="auto"/>
        <w:jc w:val="both"/>
        <w:rPr>
          <w:lang w:val="bs-Latn-BA"/>
        </w:rPr>
      </w:pPr>
      <w:r>
        <w:t>s</w:t>
      </w:r>
      <w:proofErr w:type="spellStart"/>
      <w:r>
        <w:rPr>
          <w:lang w:val="bs-Latn-BA"/>
        </w:rPr>
        <w:t>por</w:t>
      </w:r>
      <w:proofErr w:type="spellEnd"/>
      <w:r>
        <w:rPr>
          <w:lang w:val="bs-Latn-BA"/>
        </w:rPr>
        <w:t xml:space="preserve"> odziv pri održavanju naloga, zbog postojanja birokratije u održavanju različitih sistema i koordinisanja različitih pristupnih pravila između nekoliko grupa</w:t>
      </w:r>
      <w:r>
        <w:t>,</w:t>
      </w:r>
      <w:r>
        <w:rPr>
          <w:lang w:val="bs-Latn-BA"/>
        </w:rPr>
        <w:t xml:space="preserve"> </w:t>
      </w:r>
    </w:p>
    <w:p w14:paraId="0B6523F1" w14:textId="282B38BA" w:rsidR="00E94ADE" w:rsidDel="005A1C2A" w:rsidRDefault="00CC5052">
      <w:pPr>
        <w:pStyle w:val="ListParagraph1"/>
        <w:numPr>
          <w:ilvl w:val="0"/>
          <w:numId w:val="5"/>
        </w:numPr>
        <w:spacing w:line="240" w:lineRule="auto"/>
        <w:jc w:val="both"/>
        <w:rPr>
          <w:del w:id="338" w:author="Rajo" w:date="2018-05-22T20:20:00Z"/>
          <w:lang w:val="bs-Latn-BA"/>
        </w:rPr>
      </w:pPr>
      <w:r>
        <w:t>s</w:t>
      </w:r>
      <w:proofErr w:type="spellStart"/>
      <w:r>
        <w:rPr>
          <w:lang w:val="bs-Latn-BA"/>
        </w:rPr>
        <w:t>uvišne</w:t>
      </w:r>
      <w:proofErr w:type="spellEnd"/>
      <w:r>
        <w:rPr>
          <w:lang w:val="bs-Latn-BA"/>
        </w:rPr>
        <w:t xml:space="preserve"> ili netačne informacije koje djelimično identifikuju direktorije i identitete</w:t>
      </w:r>
    </w:p>
    <w:p w14:paraId="42208C4C" w14:textId="77777777" w:rsidR="00E94ADE" w:rsidRPr="000842D1" w:rsidDel="005A1C2A" w:rsidRDefault="00E94ADE">
      <w:pPr>
        <w:pStyle w:val="ListParagraph1"/>
        <w:numPr>
          <w:ilvl w:val="0"/>
          <w:numId w:val="5"/>
        </w:numPr>
        <w:spacing w:line="240" w:lineRule="auto"/>
        <w:jc w:val="both"/>
        <w:rPr>
          <w:del w:id="339" w:author="Rajo" w:date="2018-05-22T20:20:00Z"/>
          <w:lang w:val="bs-Latn-BA"/>
        </w:rPr>
        <w:pPrChange w:id="340" w:author="Rajo" w:date="2018-05-22T20:20:00Z">
          <w:pPr>
            <w:spacing w:line="240" w:lineRule="auto"/>
            <w:jc w:val="both"/>
          </w:pPr>
        </w:pPrChange>
      </w:pPr>
    </w:p>
    <w:p w14:paraId="75B31ED7" w14:textId="77777777" w:rsidR="00E94ADE" w:rsidRPr="000842D1" w:rsidRDefault="00E94ADE">
      <w:pPr>
        <w:pStyle w:val="ListParagraph1"/>
        <w:numPr>
          <w:ilvl w:val="0"/>
          <w:numId w:val="5"/>
        </w:numPr>
        <w:spacing w:line="240" w:lineRule="auto"/>
        <w:jc w:val="both"/>
        <w:rPr>
          <w:lang w:val="bs-Latn-BA"/>
        </w:rPr>
        <w:pPrChange w:id="341" w:author="Rajo" w:date="2018-05-22T20:20:00Z">
          <w:pPr>
            <w:spacing w:line="240" w:lineRule="auto"/>
            <w:jc w:val="both"/>
          </w:pPr>
        </w:pPrChange>
      </w:pPr>
    </w:p>
    <w:p w14:paraId="73B31923" w14:textId="77777777" w:rsidR="00E94ADE" w:rsidDel="000842D1" w:rsidRDefault="00CC5052" w:rsidP="00233832">
      <w:pPr>
        <w:spacing w:line="240" w:lineRule="auto"/>
        <w:ind w:firstLine="360"/>
        <w:jc w:val="both"/>
        <w:rPr>
          <w:del w:id="342" w:author="Rajo" w:date="2018-05-22T20:21:00Z"/>
          <w:lang w:val="bs-Latn-BA"/>
        </w:rPr>
      </w:pPr>
      <w:r>
        <w:rPr>
          <w:lang w:val="bs-Latn-BA"/>
        </w:rPr>
        <w:t xml:space="preserve">Aplikacije mogu koristiti SSO proces kako bi obezbijedile korisnicima jednostavan i brz pristup sadržaju koji se čuva i uređuje na različitim vrstama sistema. To se postiže tako što se omogućava višestruka prijava upotrebom istog korisničkog imena i lozinke. Više detalja o samom SSO procesu i načinu funkcionisanja nalazi se u narednom poglavlju. </w:t>
      </w:r>
    </w:p>
    <w:p w14:paraId="38D83772" w14:textId="77777777" w:rsidR="00E94ADE" w:rsidRDefault="00E94ADE">
      <w:pPr>
        <w:spacing w:line="240" w:lineRule="auto"/>
        <w:ind w:firstLine="360"/>
        <w:jc w:val="both"/>
        <w:rPr>
          <w:lang w:val="bs-Latn-BA"/>
        </w:rPr>
        <w:pPrChange w:id="343" w:author="Rajo" w:date="2018-06-17T14:43:00Z">
          <w:pPr>
            <w:spacing w:line="240" w:lineRule="auto"/>
            <w:jc w:val="both"/>
          </w:pPr>
        </w:pPrChange>
      </w:pPr>
    </w:p>
    <w:p w14:paraId="59D3E143" w14:textId="77777777" w:rsidR="00E94ADE" w:rsidRDefault="00CC5052" w:rsidP="00233832">
      <w:pPr>
        <w:spacing w:line="240" w:lineRule="auto"/>
        <w:ind w:firstLine="360"/>
        <w:jc w:val="both"/>
        <w:rPr>
          <w:vertAlign w:val="superscript"/>
          <w:lang w:val="bs-Latn-BA"/>
        </w:rPr>
      </w:pPr>
      <w:r>
        <w:rPr>
          <w:lang w:val="bs-Latn-BA"/>
        </w:rPr>
        <w:t>Iz sigurnosnih razloga, alati za upravljanje identitetima trebalo bi da se izvršavaju kao aplikacija na posebnom mrežnom uređaju ili serveru, bilo lokalno ili „u oblaku“ (</w:t>
      </w:r>
      <w:proofErr w:type="spellStart"/>
      <w:r>
        <w:rPr>
          <w:i/>
          <w:lang w:val="bs-Latn-BA"/>
        </w:rPr>
        <w:t>cloud</w:t>
      </w:r>
      <w:proofErr w:type="spellEnd"/>
      <w:r>
        <w:rPr>
          <w:i/>
          <w:lang w:val="bs-Latn-BA"/>
        </w:rPr>
        <w:t>)</w:t>
      </w:r>
      <w:r>
        <w:rPr>
          <w:lang w:val="bs-Latn-BA"/>
        </w:rPr>
        <w:t xml:space="preserve">. Jezgro sistema za upravljanje identitetima čine pravila koja definišu koji uređaji i korisnici su dozvoljeni na mreži i šta korisnik može postići, zavisno od tipa njegovog uređaja, lokacije i </w:t>
      </w:r>
      <w:r>
        <w:rPr>
          <w:lang w:val="bs-Latn-BA"/>
        </w:rPr>
        <w:lastRenderedPageBreak/>
        <w:t>drugih faktora. Velika prednost je i izvještavanje o aktivnostima sistema koje proizvodi revizijski dnevnik u koji se bilježe sve specifične aktivnosti koje su izvršene.</w:t>
      </w:r>
      <w:r w:rsidRPr="00E92898">
        <w:rPr>
          <w:vertAlign w:val="superscript"/>
          <w:lang w:val="bs-Latn-BA"/>
          <w:rPrChange w:id="344" w:author="Rajo" w:date="2018-05-22T19:55:00Z">
            <w:rPr>
              <w:lang w:val="bs-Latn-BA"/>
            </w:rPr>
          </w:rPrChange>
        </w:rPr>
        <w:t xml:space="preserve"> [2] [3]</w:t>
      </w:r>
    </w:p>
    <w:p w14:paraId="3075A0CE" w14:textId="77777777" w:rsidR="00E94ADE" w:rsidRDefault="00CC5052">
      <w:pPr>
        <w:spacing w:line="240" w:lineRule="auto"/>
        <w:jc w:val="both"/>
        <w:rPr>
          <w:lang w:val="bs-Latn-BA"/>
        </w:rPr>
      </w:pPr>
      <w:r>
        <w:rPr>
          <w:lang w:val="bs-Latn-BA"/>
        </w:rPr>
        <w:br w:type="page"/>
      </w:r>
    </w:p>
    <w:p w14:paraId="2BA6D408" w14:textId="77777777" w:rsidR="00E94ADE" w:rsidDel="0045128D" w:rsidRDefault="00CC5052">
      <w:pPr>
        <w:pStyle w:val="Heading1"/>
        <w:spacing w:line="240" w:lineRule="auto"/>
        <w:jc w:val="both"/>
        <w:rPr>
          <w:del w:id="345" w:author="Rajo" w:date="2018-06-17T14:32:00Z"/>
          <w:lang w:val="bs-Latn-BA"/>
        </w:rPr>
      </w:pPr>
      <w:bookmarkStart w:id="346" w:name="_Toc511154418"/>
      <w:commentRangeStart w:id="347"/>
      <w:commentRangeStart w:id="348"/>
      <w:r>
        <w:rPr>
          <w:lang w:val="bs-Latn-BA"/>
        </w:rPr>
        <w:lastRenderedPageBreak/>
        <w:t>SINGLE-SIGN-ON</w:t>
      </w:r>
      <w:commentRangeEnd w:id="347"/>
      <w:r>
        <w:commentReference w:id="347"/>
      </w:r>
      <w:commentRangeEnd w:id="348"/>
      <w:r w:rsidR="00A52B32">
        <w:rPr>
          <w:rStyle w:val="CommentReference"/>
          <w:rFonts w:ascii="Times New Roman" w:eastAsiaTheme="minorHAnsi" w:hAnsi="Times New Roman" w:cstheme="minorBidi"/>
          <w:color w:val="auto"/>
        </w:rPr>
        <w:commentReference w:id="348"/>
      </w:r>
      <w:r>
        <w:rPr>
          <w:lang w:val="bs-Latn-BA"/>
        </w:rPr>
        <w:t xml:space="preserve"> (SSO)</w:t>
      </w:r>
      <w:bookmarkEnd w:id="346"/>
    </w:p>
    <w:p w14:paraId="3A20FE8A" w14:textId="77777777" w:rsidR="00E94ADE" w:rsidRPr="00233832" w:rsidDel="00FC343C" w:rsidRDefault="00E94ADE">
      <w:pPr>
        <w:pStyle w:val="Heading1"/>
        <w:spacing w:line="240" w:lineRule="auto"/>
        <w:jc w:val="both"/>
        <w:rPr>
          <w:del w:id="349" w:author="Rajo" w:date="2018-06-10T20:08:00Z"/>
          <w:lang w:val="bs-Latn-BA"/>
        </w:rPr>
        <w:pPrChange w:id="350" w:author="Rajo" w:date="2018-06-17T14:32:00Z">
          <w:pPr>
            <w:spacing w:line="240" w:lineRule="auto"/>
            <w:jc w:val="both"/>
          </w:pPr>
        </w:pPrChange>
      </w:pPr>
    </w:p>
    <w:p w14:paraId="1ED1C07D" w14:textId="039A69A2" w:rsidR="00E94ADE" w:rsidDel="00635D54" w:rsidRDefault="00CC5052">
      <w:pPr>
        <w:pStyle w:val="Heading1"/>
        <w:rPr>
          <w:del w:id="351" w:author="Rajo" w:date="2018-05-22T20:22:00Z"/>
          <w:lang w:val="bs-Latn-BA"/>
        </w:rPr>
        <w:pPrChange w:id="352" w:author="Rajo" w:date="2018-06-17T14:32:00Z">
          <w:pPr>
            <w:spacing w:line="240" w:lineRule="auto"/>
            <w:ind w:firstLine="360"/>
            <w:jc w:val="both"/>
          </w:pPr>
        </w:pPrChange>
      </w:pPr>
      <w:del w:id="353" w:author="Rajo" w:date="2018-06-10T20:08:00Z">
        <w:r w:rsidRPr="002B4110" w:rsidDel="00FC343C">
          <w:rPr>
            <w:highlight w:val="yellow"/>
            <w:lang w:val="bs-Latn-BA"/>
            <w:rPrChange w:id="354" w:author="Rajo" w:date="2018-06-10T19:21:00Z">
              <w:rPr>
                <w:lang w:val="bs-Latn-BA"/>
              </w:rPr>
            </w:rPrChange>
          </w:rPr>
          <w:delText>SSO je metodologija koja obezbjeđuje jednu akciju za autentikaciju i autorizaciju korisnika, čime im se omoguć</w:delText>
        </w:r>
        <w:r w:rsidRPr="002B4110" w:rsidDel="00FC343C">
          <w:rPr>
            <w:highlight w:val="yellow"/>
            <w:rPrChange w:id="355" w:author="Rajo" w:date="2018-06-10T19:21:00Z">
              <w:rPr/>
            </w:rPrChange>
          </w:rPr>
          <w:delText>ava</w:delText>
        </w:r>
        <w:r w:rsidRPr="002B4110" w:rsidDel="00FC343C">
          <w:rPr>
            <w:highlight w:val="yellow"/>
            <w:lang w:val="bs-Latn-BA"/>
            <w:rPrChange w:id="356" w:author="Rajo" w:date="2018-06-10T19:21:00Z">
              <w:rPr>
                <w:lang w:val="bs-Latn-BA"/>
              </w:rPr>
            </w:rPrChange>
          </w:rPr>
          <w:delText xml:space="preserve"> pristup svim računarima i sistemima na koje imaju prava, bez potrebe da se identifikuju nekoliko puta.</w:delText>
        </w:r>
        <w:r w:rsidDel="00FC343C">
          <w:rPr>
            <w:lang w:val="bs-Latn-BA"/>
          </w:rPr>
          <w:delText xml:space="preserve"> Nudeći tu mogućnost, SSO značajno umanjuje ljudsku grešku koja je najčešći uzrok pada sistema. Moglo bi se reći da je najznačajnija stvar posjedovanja centralizovanog sistema, postojanje centralnog skladišta u kom se čuvaju svi  korisnički pristupni podaci i dozvole, čime se rješava problem njihovog postojanja u okviru svake od aplikacija pojedinačno. </w:delText>
        </w:r>
        <w:r w:rsidRPr="002B4110" w:rsidDel="00FC343C">
          <w:rPr>
            <w:highlight w:val="yellow"/>
            <w:lang w:val="bs-Latn-BA"/>
            <w:rPrChange w:id="357" w:author="Rajo" w:date="2018-06-10T19:22:00Z">
              <w:rPr>
                <w:lang w:val="bs-Latn-BA"/>
              </w:rPr>
            </w:rPrChange>
          </w:rPr>
          <w:delText>Povezivanje više različitih aplikacija upotrebom integrisanog sistema, omogućava i internim i eksternim korisnicima da koriste isto korisničko ime i lozinku za prijavu na svaku od njih.</w:delText>
        </w:r>
      </w:del>
    </w:p>
    <w:p w14:paraId="790974DE" w14:textId="7AD55C2F" w:rsidR="00635D54" w:rsidRDefault="00635D54">
      <w:pPr>
        <w:pStyle w:val="Heading1"/>
        <w:spacing w:line="240" w:lineRule="auto"/>
        <w:jc w:val="both"/>
        <w:rPr>
          <w:ins w:id="358" w:author="Rajo" w:date="2018-06-10T18:42:00Z"/>
          <w:lang w:val="bs-Latn-BA"/>
        </w:rPr>
        <w:pPrChange w:id="359" w:author="Rajo" w:date="2018-06-17T14:32:00Z">
          <w:pPr>
            <w:spacing w:line="240" w:lineRule="auto"/>
            <w:ind w:firstLine="360"/>
            <w:jc w:val="both"/>
          </w:pPr>
        </w:pPrChange>
      </w:pPr>
    </w:p>
    <w:p w14:paraId="6FD23268" w14:textId="33A9EB77" w:rsidR="00E94ADE" w:rsidRDefault="00635D54">
      <w:pPr>
        <w:spacing w:line="240" w:lineRule="auto"/>
        <w:ind w:firstLine="360"/>
        <w:jc w:val="both"/>
        <w:rPr>
          <w:lang w:val="bs-Latn-BA"/>
        </w:rPr>
        <w:pPrChange w:id="360" w:author="Rajo" w:date="2018-06-17T14:44:00Z">
          <w:pPr>
            <w:spacing w:line="240" w:lineRule="auto"/>
            <w:jc w:val="both"/>
          </w:pPr>
        </w:pPrChange>
      </w:pPr>
      <w:ins w:id="361" w:author="Rajo" w:date="2018-06-10T18:42:00Z">
        <w:r>
          <w:rPr>
            <w:lang w:val="bs-Latn-BA"/>
          </w:rPr>
          <w:t xml:space="preserve">SSO je mehanizam </w:t>
        </w:r>
      </w:ins>
      <w:ins w:id="362" w:author="Rajo" w:date="2018-06-10T19:27:00Z">
        <w:r w:rsidR="00B71896">
          <w:rPr>
            <w:lang w:val="bs-Latn-BA"/>
          </w:rPr>
          <w:t>za auten</w:t>
        </w:r>
      </w:ins>
      <w:ins w:id="363" w:author="Rajo" w:date="2018-06-10T19:28:00Z">
        <w:r w:rsidR="00B71896">
          <w:rPr>
            <w:lang w:val="bs-Latn-BA"/>
          </w:rPr>
          <w:t xml:space="preserve">tikaciju </w:t>
        </w:r>
      </w:ins>
      <w:ins w:id="364" w:author="Rajo" w:date="2018-06-10T18:55:00Z">
        <w:r w:rsidR="00825EBF">
          <w:rPr>
            <w:lang w:val="bs-Latn-BA"/>
          </w:rPr>
          <w:t>korisnik</w:t>
        </w:r>
      </w:ins>
      <w:ins w:id="365" w:author="Rajo" w:date="2018-06-11T18:50:00Z">
        <w:r w:rsidR="008B1FD3">
          <w:rPr>
            <w:lang w:val="bs-Latn-BA"/>
          </w:rPr>
          <w:t xml:space="preserve">a koji </w:t>
        </w:r>
      </w:ins>
      <w:ins w:id="366" w:author="Rajo" w:date="2018-06-10T18:42:00Z">
        <w:r>
          <w:rPr>
            <w:lang w:val="bs-Latn-BA"/>
          </w:rPr>
          <w:t xml:space="preserve">omogućava da </w:t>
        </w:r>
      </w:ins>
      <w:ins w:id="367" w:author="Rajo" w:date="2018-06-10T19:01:00Z">
        <w:r w:rsidR="004D79CC">
          <w:rPr>
            <w:lang w:val="bs-Latn-BA"/>
          </w:rPr>
          <w:t xml:space="preserve">se </w:t>
        </w:r>
      </w:ins>
      <w:ins w:id="368" w:author="Rajo" w:date="2018-06-12T20:03:00Z">
        <w:r w:rsidR="008E4B9B">
          <w:rPr>
            <w:lang w:val="bs-Latn-BA"/>
          </w:rPr>
          <w:t xml:space="preserve">on </w:t>
        </w:r>
      </w:ins>
      <w:ins w:id="369" w:author="Rajo" w:date="2018-06-10T18:43:00Z">
        <w:r w:rsidR="006829C7">
          <w:rPr>
            <w:lang w:val="bs-Latn-BA"/>
          </w:rPr>
          <w:t xml:space="preserve">upotrebom jednog para korisničkog imena i lozinke </w:t>
        </w:r>
      </w:ins>
      <w:ins w:id="370" w:author="Rajo" w:date="2018-06-10T18:59:00Z">
        <w:r w:rsidR="00827F6E">
          <w:rPr>
            <w:lang w:val="bs-Latn-BA"/>
          </w:rPr>
          <w:t xml:space="preserve">prijavi </w:t>
        </w:r>
      </w:ins>
      <w:ins w:id="371" w:author="Rajo" w:date="2018-06-10T19:00:00Z">
        <w:r w:rsidR="004D79CC">
          <w:rPr>
            <w:lang w:val="bs-Latn-BA"/>
          </w:rPr>
          <w:t>na</w:t>
        </w:r>
      </w:ins>
      <w:ins w:id="372" w:author="Rajo" w:date="2018-06-10T18:45:00Z">
        <w:r w:rsidR="006829C7">
          <w:rPr>
            <w:lang w:val="bs-Latn-BA"/>
          </w:rPr>
          <w:t xml:space="preserve"> </w:t>
        </w:r>
      </w:ins>
      <w:ins w:id="373" w:author="Rajo" w:date="2018-06-10T19:03:00Z">
        <w:r w:rsidR="00536C7A">
          <w:rPr>
            <w:lang w:val="bs-Latn-BA"/>
          </w:rPr>
          <w:t xml:space="preserve">više </w:t>
        </w:r>
      </w:ins>
      <w:ins w:id="374" w:author="Rajo" w:date="2018-06-10T18:45:00Z">
        <w:r w:rsidR="006829C7">
          <w:rPr>
            <w:lang w:val="bs-Latn-BA"/>
          </w:rPr>
          <w:t>različi</w:t>
        </w:r>
      </w:ins>
      <w:ins w:id="375" w:author="Rajo" w:date="2018-06-10T18:59:00Z">
        <w:r w:rsidR="00827F6E">
          <w:rPr>
            <w:lang w:val="bs-Latn-BA"/>
          </w:rPr>
          <w:t>t</w:t>
        </w:r>
      </w:ins>
      <w:ins w:id="376" w:author="Rajo" w:date="2018-06-10T19:03:00Z">
        <w:r w:rsidR="00536C7A">
          <w:rPr>
            <w:lang w:val="bs-Latn-BA"/>
          </w:rPr>
          <w:t>ih</w:t>
        </w:r>
      </w:ins>
      <w:ins w:id="377" w:author="Rajo" w:date="2018-06-10T18:46:00Z">
        <w:r w:rsidR="006829C7">
          <w:rPr>
            <w:lang w:val="bs-Latn-BA"/>
          </w:rPr>
          <w:t xml:space="preserve"> </w:t>
        </w:r>
      </w:ins>
      <w:ins w:id="378" w:author="Rajo" w:date="2018-06-10T18:45:00Z">
        <w:r w:rsidR="006829C7">
          <w:rPr>
            <w:lang w:val="bs-Latn-BA"/>
          </w:rPr>
          <w:t>aplikacij</w:t>
        </w:r>
      </w:ins>
      <w:ins w:id="379" w:author="Rajo" w:date="2018-06-10T19:03:00Z">
        <w:r w:rsidR="00536C7A">
          <w:rPr>
            <w:lang w:val="bs-Latn-BA"/>
          </w:rPr>
          <w:t>a</w:t>
        </w:r>
      </w:ins>
      <w:ins w:id="380" w:author="Rajo" w:date="2018-06-12T20:25:00Z">
        <w:r w:rsidR="00781147">
          <w:rPr>
            <w:lang w:val="bs-Latn-BA"/>
          </w:rPr>
          <w:t xml:space="preserve"> (kojima ima prava pristupa)</w:t>
        </w:r>
      </w:ins>
      <w:ins w:id="381" w:author="Rajo" w:date="2018-06-12T20:24:00Z">
        <w:r w:rsidR="00A9110E">
          <w:rPr>
            <w:lang w:val="bs-Latn-BA"/>
          </w:rPr>
          <w:t xml:space="preserve"> povezanih na SSO server</w:t>
        </w:r>
      </w:ins>
      <w:ins w:id="382" w:author="Rajo" w:date="2018-06-10T18:47:00Z">
        <w:r w:rsidR="006829C7">
          <w:rPr>
            <w:lang w:val="bs-Latn-BA"/>
          </w:rPr>
          <w:t>, bez potrebe da ih unos</w:t>
        </w:r>
      </w:ins>
      <w:ins w:id="383" w:author="Rajo" w:date="2018-06-10T18:55:00Z">
        <w:r w:rsidR="00CA44A8">
          <w:rPr>
            <w:lang w:val="bs-Latn-BA"/>
          </w:rPr>
          <w:t>i</w:t>
        </w:r>
      </w:ins>
      <w:ins w:id="384" w:author="Rajo" w:date="2018-06-10T18:47:00Z">
        <w:r w:rsidR="006829C7">
          <w:rPr>
            <w:lang w:val="bs-Latn-BA"/>
          </w:rPr>
          <w:t xml:space="preserve"> svaki put</w:t>
        </w:r>
      </w:ins>
      <w:ins w:id="385" w:author="Rajo" w:date="2018-06-10T18:48:00Z">
        <w:r w:rsidR="006829C7">
          <w:rPr>
            <w:lang w:val="bs-Latn-BA"/>
          </w:rPr>
          <w:t>.</w:t>
        </w:r>
      </w:ins>
      <w:ins w:id="386" w:author="Rajo" w:date="2018-06-10T18:50:00Z">
        <w:r w:rsidR="00064A74">
          <w:rPr>
            <w:lang w:val="bs-Latn-BA"/>
          </w:rPr>
          <w:t xml:space="preserve"> </w:t>
        </w:r>
      </w:ins>
      <w:ins w:id="387" w:author="Rajo" w:date="2018-06-10T19:35:00Z">
        <w:r w:rsidR="00F9409D">
          <w:rPr>
            <w:lang w:val="bs-Latn-BA"/>
          </w:rPr>
          <w:t xml:space="preserve">Unosi ih samo pri autentikaciji </w:t>
        </w:r>
      </w:ins>
      <w:ins w:id="388" w:author="Rajo" w:date="2018-06-10T19:36:00Z">
        <w:r w:rsidR="00F9409D">
          <w:rPr>
            <w:lang w:val="bs-Latn-BA"/>
          </w:rPr>
          <w:t xml:space="preserve">na </w:t>
        </w:r>
      </w:ins>
      <w:ins w:id="389" w:author="Rajo" w:date="2018-06-10T19:30:00Z">
        <w:r w:rsidR="00375F2D">
          <w:rPr>
            <w:lang w:val="bs-Latn-BA"/>
          </w:rPr>
          <w:t>strani SSO servera</w:t>
        </w:r>
      </w:ins>
      <w:ins w:id="390" w:author="Rajo" w:date="2018-06-10T19:43:00Z">
        <w:r w:rsidR="00875872">
          <w:rPr>
            <w:lang w:val="bs-Latn-BA"/>
          </w:rPr>
          <w:t>,</w:t>
        </w:r>
      </w:ins>
      <w:ins w:id="391" w:author="Rajo" w:date="2018-06-10T19:40:00Z">
        <w:r w:rsidR="00155CAB">
          <w:rPr>
            <w:lang w:val="bs-Latn-BA"/>
          </w:rPr>
          <w:t xml:space="preserve"> koja se </w:t>
        </w:r>
      </w:ins>
      <w:ins w:id="392" w:author="Rajo" w:date="2018-06-10T19:45:00Z">
        <w:r w:rsidR="009C5003">
          <w:rPr>
            <w:lang w:val="bs-Latn-BA"/>
          </w:rPr>
          <w:t>vrši</w:t>
        </w:r>
      </w:ins>
      <w:ins w:id="393" w:author="Rajo" w:date="2018-06-10T19:36:00Z">
        <w:r w:rsidR="00F9409D">
          <w:rPr>
            <w:lang w:val="bs-Latn-BA"/>
          </w:rPr>
          <w:t xml:space="preserve"> nakon </w:t>
        </w:r>
      </w:ins>
      <w:ins w:id="394" w:author="Rajo" w:date="2018-06-10T19:41:00Z">
        <w:r w:rsidR="00EA117C">
          <w:rPr>
            <w:lang w:val="bs-Latn-BA"/>
          </w:rPr>
          <w:t>što prvi put</w:t>
        </w:r>
      </w:ins>
      <w:ins w:id="395" w:author="Rajo" w:date="2018-06-10T19:36:00Z">
        <w:r w:rsidR="00F9409D">
          <w:rPr>
            <w:lang w:val="bs-Latn-BA"/>
          </w:rPr>
          <w:t xml:space="preserve"> </w:t>
        </w:r>
      </w:ins>
      <w:ins w:id="396" w:author="Rajo" w:date="2018-06-10T18:51:00Z">
        <w:r w:rsidR="00064A74">
          <w:rPr>
            <w:lang w:val="bs-Latn-BA"/>
          </w:rPr>
          <w:t>pristup</w:t>
        </w:r>
      </w:ins>
      <w:ins w:id="397" w:author="Rajo" w:date="2018-06-10T19:41:00Z">
        <w:r w:rsidR="00EA117C">
          <w:rPr>
            <w:lang w:val="bs-Latn-BA"/>
          </w:rPr>
          <w:t>i</w:t>
        </w:r>
      </w:ins>
      <w:ins w:id="398" w:author="Rajo" w:date="2018-06-10T18:51:00Z">
        <w:r w:rsidR="00064A74">
          <w:rPr>
            <w:lang w:val="bs-Latn-BA"/>
          </w:rPr>
          <w:t xml:space="preserve"> nekoj od aplikacija </w:t>
        </w:r>
      </w:ins>
      <w:ins w:id="399" w:author="Rajo" w:date="2018-06-10T18:56:00Z">
        <w:r w:rsidR="00827F6E">
          <w:rPr>
            <w:lang w:val="bs-Latn-BA"/>
          </w:rPr>
          <w:t>koje</w:t>
        </w:r>
      </w:ins>
      <w:ins w:id="400" w:author="Rajo" w:date="2018-06-10T19:38:00Z">
        <w:r w:rsidR="00F46A1F">
          <w:rPr>
            <w:lang w:val="bs-Latn-BA"/>
          </w:rPr>
          <w:t xml:space="preserve"> su</w:t>
        </w:r>
      </w:ins>
      <w:ins w:id="401" w:author="Rajo" w:date="2018-06-10T18:56:00Z">
        <w:r w:rsidR="00827F6E">
          <w:rPr>
            <w:lang w:val="bs-Latn-BA"/>
          </w:rPr>
          <w:t xml:space="preserve"> </w:t>
        </w:r>
      </w:ins>
      <w:ins w:id="402" w:author="Rajo" w:date="2018-06-10T19:31:00Z">
        <w:r w:rsidR="00375F2D">
          <w:rPr>
            <w:lang w:val="bs-Latn-BA"/>
          </w:rPr>
          <w:t>na njega povezane</w:t>
        </w:r>
      </w:ins>
      <w:ins w:id="403" w:author="Rajo" w:date="2018-06-10T20:09:00Z">
        <w:r w:rsidR="00E06388">
          <w:rPr>
            <w:lang w:val="bs-Latn-BA"/>
          </w:rPr>
          <w:t>.</w:t>
        </w:r>
      </w:ins>
      <w:ins w:id="404" w:author="Rajo" w:date="2018-06-10T18:51:00Z">
        <w:r w:rsidR="00064A74">
          <w:rPr>
            <w:lang w:val="bs-Latn-BA"/>
          </w:rPr>
          <w:t xml:space="preserve"> </w:t>
        </w:r>
      </w:ins>
      <w:ins w:id="405" w:author="Rajo" w:date="2018-06-10T20:12:00Z">
        <w:r w:rsidR="00F52038">
          <w:rPr>
            <w:lang w:val="bs-Latn-BA"/>
          </w:rPr>
          <w:t>Nakon toga, p</w:t>
        </w:r>
      </w:ins>
      <w:ins w:id="406" w:author="Rajo" w:date="2018-06-10T18:51:00Z">
        <w:r w:rsidR="00064A74">
          <w:rPr>
            <w:lang w:val="bs-Latn-BA"/>
          </w:rPr>
          <w:t>rilikom p</w:t>
        </w:r>
      </w:ins>
      <w:ins w:id="407" w:author="Rajo" w:date="2018-06-10T18:52:00Z">
        <w:r w:rsidR="00064A74">
          <w:rPr>
            <w:lang w:val="bs-Latn-BA"/>
          </w:rPr>
          <w:t xml:space="preserve">ristupa svim ostalim </w:t>
        </w:r>
      </w:ins>
      <w:ins w:id="408" w:author="Rajo" w:date="2018-06-10T19:41:00Z">
        <w:r w:rsidR="00407B2E">
          <w:rPr>
            <w:lang w:val="bs-Latn-BA"/>
          </w:rPr>
          <w:t>aplik</w:t>
        </w:r>
      </w:ins>
      <w:ins w:id="409" w:author="Rajo" w:date="2018-06-10T19:42:00Z">
        <w:r w:rsidR="0055222B">
          <w:rPr>
            <w:lang w:val="bs-Latn-BA"/>
          </w:rPr>
          <w:t>a</w:t>
        </w:r>
      </w:ins>
      <w:ins w:id="410" w:author="Rajo" w:date="2018-06-10T19:41:00Z">
        <w:r w:rsidR="00407B2E">
          <w:rPr>
            <w:lang w:val="bs-Latn-BA"/>
          </w:rPr>
          <w:t>cija</w:t>
        </w:r>
      </w:ins>
      <w:ins w:id="411" w:author="Rajo" w:date="2018-06-10T19:42:00Z">
        <w:r w:rsidR="00407B2E">
          <w:rPr>
            <w:lang w:val="bs-Latn-BA"/>
          </w:rPr>
          <w:t>ma</w:t>
        </w:r>
      </w:ins>
      <w:ins w:id="412" w:author="Rajo" w:date="2018-06-10T20:09:00Z">
        <w:r w:rsidR="00E06388">
          <w:rPr>
            <w:lang w:val="bs-Latn-BA"/>
          </w:rPr>
          <w:t>,</w:t>
        </w:r>
      </w:ins>
      <w:ins w:id="413" w:author="Rajo" w:date="2018-06-10T19:42:00Z">
        <w:r w:rsidR="00407B2E">
          <w:rPr>
            <w:lang w:val="bs-Latn-BA"/>
          </w:rPr>
          <w:t xml:space="preserve"> </w:t>
        </w:r>
      </w:ins>
      <w:ins w:id="414" w:author="Rajo" w:date="2018-06-10T20:10:00Z">
        <w:r w:rsidR="00E06388">
          <w:rPr>
            <w:lang w:val="bs-Latn-BA"/>
          </w:rPr>
          <w:t>korisnik će biti</w:t>
        </w:r>
      </w:ins>
      <w:ins w:id="415" w:author="Rajo" w:date="2018-06-10T18:52:00Z">
        <w:r w:rsidR="00064A74">
          <w:rPr>
            <w:lang w:val="bs-Latn-BA"/>
          </w:rPr>
          <w:t xml:space="preserve"> automatski prijavlje</w:t>
        </w:r>
      </w:ins>
      <w:ins w:id="416" w:author="Rajo" w:date="2018-06-10T19:09:00Z">
        <w:r w:rsidR="009C5746">
          <w:rPr>
            <w:lang w:val="bs-Latn-BA"/>
          </w:rPr>
          <w:t>n</w:t>
        </w:r>
      </w:ins>
      <w:ins w:id="417" w:author="Rajo" w:date="2018-06-10T19:47:00Z">
        <w:r w:rsidR="00EA144E">
          <w:rPr>
            <w:lang w:val="bs-Latn-BA"/>
          </w:rPr>
          <w:t xml:space="preserve"> posredstvom servera</w:t>
        </w:r>
      </w:ins>
      <w:ins w:id="418" w:author="Rajo" w:date="2018-06-10T19:42:00Z">
        <w:r w:rsidR="006F3388">
          <w:rPr>
            <w:lang w:val="bs-Latn-BA"/>
          </w:rPr>
          <w:t xml:space="preserve">, sve dok </w:t>
        </w:r>
      </w:ins>
      <w:ins w:id="419" w:author="Rajo" w:date="2018-06-10T19:48:00Z">
        <w:r w:rsidR="00414662">
          <w:rPr>
            <w:lang w:val="bs-Latn-BA"/>
          </w:rPr>
          <w:t xml:space="preserve">u okviru njega </w:t>
        </w:r>
      </w:ins>
      <w:ins w:id="420" w:author="Rajo" w:date="2018-06-10T19:49:00Z">
        <w:r w:rsidR="002C5078">
          <w:rPr>
            <w:lang w:val="bs-Latn-BA"/>
          </w:rPr>
          <w:t>posjeduje</w:t>
        </w:r>
      </w:ins>
      <w:ins w:id="421" w:author="Rajo" w:date="2018-06-10T19:42:00Z">
        <w:r w:rsidR="006F3388">
          <w:rPr>
            <w:lang w:val="bs-Latn-BA"/>
          </w:rPr>
          <w:t xml:space="preserve"> </w:t>
        </w:r>
      </w:ins>
      <w:ins w:id="422" w:author="Rajo" w:date="2018-06-10T19:48:00Z">
        <w:r w:rsidR="00414662">
          <w:rPr>
            <w:lang w:val="bs-Latn-BA"/>
          </w:rPr>
          <w:t>va</w:t>
        </w:r>
      </w:ins>
      <w:ins w:id="423" w:author="Rajo" w:date="2018-06-10T19:49:00Z">
        <w:r w:rsidR="00414662">
          <w:rPr>
            <w:lang w:val="bs-Latn-BA"/>
          </w:rPr>
          <w:t>žeć</w:t>
        </w:r>
        <w:r w:rsidR="002C5078">
          <w:rPr>
            <w:lang w:val="bs-Latn-BA"/>
          </w:rPr>
          <w:t>u</w:t>
        </w:r>
        <w:r w:rsidR="00414662">
          <w:rPr>
            <w:lang w:val="bs-Latn-BA"/>
          </w:rPr>
          <w:t xml:space="preserve"> </w:t>
        </w:r>
      </w:ins>
      <w:ins w:id="424" w:author="Rajo" w:date="2018-06-10T19:42:00Z">
        <w:r w:rsidR="006F3388">
          <w:rPr>
            <w:lang w:val="bs-Latn-BA"/>
          </w:rPr>
          <w:t>sesij</w:t>
        </w:r>
      </w:ins>
      <w:ins w:id="425" w:author="Rajo" w:date="2018-06-10T19:49:00Z">
        <w:r w:rsidR="002C5078">
          <w:rPr>
            <w:lang w:val="bs-Latn-BA"/>
          </w:rPr>
          <w:t>u</w:t>
        </w:r>
      </w:ins>
      <w:ins w:id="426" w:author="Rajo" w:date="2018-06-12T20:26:00Z">
        <w:r w:rsidR="009F76C6">
          <w:rPr>
            <w:lang w:val="bs-Latn-BA"/>
          </w:rPr>
          <w:t xml:space="preserve"> u okviru koje je aut</w:t>
        </w:r>
      </w:ins>
      <w:ins w:id="427" w:author="Rajo" w:date="2018-06-13T20:01:00Z">
        <w:r w:rsidR="00453208">
          <w:rPr>
            <w:lang w:val="bs-Latn-BA"/>
          </w:rPr>
          <w:t>e</w:t>
        </w:r>
      </w:ins>
      <w:ins w:id="428" w:author="Rajo" w:date="2018-06-12T20:26:00Z">
        <w:r w:rsidR="009F76C6">
          <w:rPr>
            <w:lang w:val="bs-Latn-BA"/>
          </w:rPr>
          <w:t>ntikovan</w:t>
        </w:r>
      </w:ins>
      <w:ins w:id="429" w:author="Rajo" w:date="2018-06-10T19:31:00Z">
        <w:r w:rsidR="00375F2D">
          <w:rPr>
            <w:lang w:val="bs-Latn-BA"/>
          </w:rPr>
          <w:t>.</w:t>
        </w:r>
      </w:ins>
      <w:ins w:id="430" w:author="Rajo" w:date="2018-06-10T19:55:00Z">
        <w:r w:rsidR="00621BBB">
          <w:rPr>
            <w:lang w:val="bs-Latn-BA"/>
          </w:rPr>
          <w:t xml:space="preserve"> Time se rješava </w:t>
        </w:r>
      </w:ins>
      <w:ins w:id="431" w:author="Rajo" w:date="2018-06-10T20:00:00Z">
        <w:r w:rsidR="00621BBB">
          <w:rPr>
            <w:lang w:val="bs-Latn-BA"/>
          </w:rPr>
          <w:t xml:space="preserve">i </w:t>
        </w:r>
      </w:ins>
      <w:ins w:id="432" w:author="Rajo" w:date="2018-06-10T19:55:00Z">
        <w:r w:rsidR="00621BBB">
          <w:rPr>
            <w:lang w:val="bs-Latn-BA"/>
          </w:rPr>
          <w:t>problem post</w:t>
        </w:r>
      </w:ins>
      <w:ins w:id="433" w:author="Rajo" w:date="2018-06-10T19:56:00Z">
        <w:r w:rsidR="00621BBB">
          <w:rPr>
            <w:lang w:val="bs-Latn-BA"/>
          </w:rPr>
          <w:t xml:space="preserve">ojanja </w:t>
        </w:r>
      </w:ins>
      <w:ins w:id="434" w:author="Rajo" w:date="2018-06-10T19:57:00Z">
        <w:r w:rsidR="00621BBB">
          <w:rPr>
            <w:lang w:val="bs-Latn-BA"/>
          </w:rPr>
          <w:t>po</w:t>
        </w:r>
      </w:ins>
      <w:ins w:id="435" w:author="Rajo" w:date="2018-06-10T19:58:00Z">
        <w:r w:rsidR="00621BBB">
          <w:rPr>
            <w:lang w:val="bs-Latn-BA"/>
          </w:rPr>
          <w:t xml:space="preserve">jedinačnih </w:t>
        </w:r>
      </w:ins>
      <w:ins w:id="436" w:author="Rajo" w:date="2018-06-10T19:57:00Z">
        <w:r w:rsidR="00621BBB">
          <w:rPr>
            <w:lang w:val="bs-Latn-BA"/>
          </w:rPr>
          <w:t xml:space="preserve">pristupnih podataka </w:t>
        </w:r>
      </w:ins>
      <w:ins w:id="437" w:author="Rajo" w:date="2018-06-10T19:58:00Z">
        <w:r w:rsidR="00621BBB">
          <w:rPr>
            <w:lang w:val="bs-Latn-BA"/>
          </w:rPr>
          <w:t>za svaku od aplikacija, što u slučaju njihovog velikog broja može predstavljati veliki problem za korisnika koji ih mora pamtiti</w:t>
        </w:r>
      </w:ins>
      <w:ins w:id="438" w:author="Rajo" w:date="2018-06-10T20:02:00Z">
        <w:r w:rsidR="00621BBB">
          <w:rPr>
            <w:lang w:val="bs-Latn-BA"/>
          </w:rPr>
          <w:t>.</w:t>
        </w:r>
        <w:r w:rsidR="00890E4C">
          <w:rPr>
            <w:lang w:val="bs-Latn-BA"/>
          </w:rPr>
          <w:t xml:space="preserve"> Takođe, </w:t>
        </w:r>
      </w:ins>
      <w:ins w:id="439" w:author="Rajo" w:date="2018-06-10T20:03:00Z">
        <w:r w:rsidR="008E69DA">
          <w:rPr>
            <w:lang w:val="bs-Latn-BA"/>
          </w:rPr>
          <w:t>postojanje centralizovanog sistema</w:t>
        </w:r>
      </w:ins>
      <w:ins w:id="440" w:author="Rajo" w:date="2018-06-10T20:10:00Z">
        <w:r w:rsidR="005C1794">
          <w:rPr>
            <w:lang w:val="bs-Latn-BA"/>
          </w:rPr>
          <w:t>,</w:t>
        </w:r>
      </w:ins>
      <w:ins w:id="441" w:author="Rajo" w:date="2018-06-10T20:03:00Z">
        <w:r w:rsidR="008E69DA">
          <w:rPr>
            <w:lang w:val="bs-Latn-BA"/>
          </w:rPr>
          <w:t xml:space="preserve"> </w:t>
        </w:r>
      </w:ins>
      <w:ins w:id="442" w:author="Rajo" w:date="2018-06-10T20:07:00Z">
        <w:r w:rsidR="00031EBA">
          <w:rPr>
            <w:lang w:val="bs-Latn-BA"/>
          </w:rPr>
          <w:t xml:space="preserve">kao </w:t>
        </w:r>
      </w:ins>
      <w:ins w:id="443" w:author="Rajo" w:date="2018-06-10T20:04:00Z">
        <w:r w:rsidR="008E69DA">
          <w:rPr>
            <w:lang w:val="bs-Latn-BA"/>
          </w:rPr>
          <w:t>i skladišta u kom se čuvaju svi pristupni podaci i d</w:t>
        </w:r>
      </w:ins>
      <w:ins w:id="444" w:author="Rajo" w:date="2018-06-10T20:05:00Z">
        <w:r w:rsidR="008E69DA">
          <w:rPr>
            <w:lang w:val="bs-Latn-BA"/>
          </w:rPr>
          <w:t>ozvole korisnika, znatno olakšava posao njihovog uređivanja.</w:t>
        </w:r>
      </w:ins>
    </w:p>
    <w:p w14:paraId="6DE4A60E" w14:textId="0E41D1FB" w:rsidR="00E94ADE" w:rsidDel="00096B90" w:rsidRDefault="00CC5052" w:rsidP="00233832">
      <w:pPr>
        <w:spacing w:line="240" w:lineRule="auto"/>
        <w:ind w:firstLine="360"/>
        <w:jc w:val="both"/>
        <w:rPr>
          <w:del w:id="445" w:author="Rajo" w:date="2018-06-10T20:14:00Z"/>
          <w:lang w:val="bs-Latn-BA"/>
        </w:rPr>
      </w:pPr>
      <w:r>
        <w:rPr>
          <w:lang w:val="bs-Latn-BA"/>
        </w:rPr>
        <w:t xml:space="preserve">Na </w:t>
      </w:r>
      <w:r>
        <w:rPr>
          <w:b/>
          <w:lang w:val="bs-Latn-BA"/>
        </w:rPr>
        <w:t>Slici 4.1</w:t>
      </w:r>
      <w:r>
        <w:rPr>
          <w:lang w:val="bs-Latn-BA"/>
        </w:rPr>
        <w:t xml:space="preserve"> prikazan je scenario prijave korisnika na dvije različite aplikacije, bez </w:t>
      </w:r>
      <w:del w:id="446" w:author="Rajo" w:date="2018-06-10T20:15:00Z">
        <w:r w:rsidDel="00F3255F">
          <w:rPr>
            <w:lang w:val="bs-Latn-BA"/>
          </w:rPr>
          <w:delText xml:space="preserve">postojanja </w:delText>
        </w:r>
      </w:del>
      <w:ins w:id="447" w:author="Rajo" w:date="2018-06-10T20:15:00Z">
        <w:r w:rsidR="00F3255F">
          <w:rPr>
            <w:lang w:val="bs-Latn-BA"/>
          </w:rPr>
          <w:t xml:space="preserve">upotrebe </w:t>
        </w:r>
      </w:ins>
      <w:r>
        <w:rPr>
          <w:lang w:val="bs-Latn-BA"/>
        </w:rPr>
        <w:t>SSO servera.</w:t>
      </w:r>
    </w:p>
    <w:p w14:paraId="77C3650A" w14:textId="77777777" w:rsidR="00E94ADE" w:rsidRDefault="00E94ADE">
      <w:pPr>
        <w:spacing w:line="240" w:lineRule="auto"/>
        <w:ind w:firstLine="360"/>
        <w:jc w:val="both"/>
        <w:rPr>
          <w:lang w:val="bs-Latn-BA"/>
        </w:rPr>
        <w:pPrChange w:id="448" w:author="Rajo" w:date="2018-06-17T14:44:00Z">
          <w:pPr>
            <w:spacing w:line="240" w:lineRule="auto"/>
            <w:jc w:val="both"/>
          </w:pPr>
        </w:pPrChange>
      </w:pPr>
    </w:p>
    <w:p w14:paraId="1E081783" w14:textId="77777777" w:rsidR="00E94ADE" w:rsidRDefault="00CC5052">
      <w:pPr>
        <w:keepNext/>
        <w:spacing w:line="240" w:lineRule="auto"/>
        <w:jc w:val="both"/>
        <w:rPr>
          <w:lang w:val="bs-Latn-BA"/>
        </w:rPr>
      </w:pPr>
      <w:r>
        <w:rPr>
          <w:noProof/>
        </w:rPr>
        <mc:AlternateContent>
          <mc:Choice Requires="wpc">
            <w:drawing>
              <wp:inline distT="0" distB="0" distL="0" distR="0" wp14:anchorId="4576937F" wp14:editId="49BB15C6">
                <wp:extent cx="5876290" cy="2619375"/>
                <wp:effectExtent l="0" t="0" r="0" b="0"/>
                <wp:docPr id="20" name="Canvas 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1" name="Rectangle: Rounded Corners 21"/>
                        <wps:cNvSpPr/>
                        <wps:spPr>
                          <a:xfrm>
                            <a:off x="295243" y="28576"/>
                            <a:ext cx="1524031" cy="1428752"/>
                          </a:xfrm>
                          <a:prstGeom prst="roundRect">
                            <a:avLst>
                              <a:gd name="adj" fmla="val 6522"/>
                            </a:avLst>
                          </a:prstGeom>
                          <a:noFill/>
                          <a:ln w="19050">
                            <a:solidFill>
                              <a:schemeClr val="tx1"/>
                            </a:solidFill>
                            <a:prstDash val="dash"/>
                          </a:ln>
                        </wps:spPr>
                        <wps:style>
                          <a:lnRef idx="0">
                            <a:scrgbClr r="0" g="0" b="0"/>
                          </a:lnRef>
                          <a:fillRef idx="0">
                            <a:scrgbClr r="0" g="0" b="0"/>
                          </a:fillRef>
                          <a:effectRef idx="0">
                            <a:scrgbClr r="0" g="0" b="0"/>
                          </a:effectRef>
                          <a:fontRef idx="minor">
                            <a:schemeClr val="lt1"/>
                          </a:fontRef>
                        </wps:style>
                        <wps:txbx>
                          <w:txbxContent>
                            <w:p w14:paraId="1B99C7D5" w14:textId="6A2C9BD1" w:rsidR="009B0D46" w:rsidRDefault="009B0D46">
                              <w:pPr>
                                <w:jc w:val="center"/>
                                <w:rPr>
                                  <w:rFonts w:ascii="Microsoft Sans Serif" w:hAnsi="Microsoft Sans Serif" w:cs="Microsoft Sans Serif"/>
                                  <w:color w:val="000000" w:themeColor="text1"/>
                                  <w:sz w:val="20"/>
                                  <w:szCs w:val="20"/>
                                  <w:lang w:val="sr-Latn-RS"/>
                                </w:rPr>
                              </w:pPr>
                              <w:del w:id="449" w:author="Rajo" w:date="2018-06-10T20:24:00Z">
                                <w:r w:rsidDel="00DC66E2">
                                  <w:rPr>
                                    <w:rFonts w:ascii="Microsoft Sans Serif" w:hAnsi="Microsoft Sans Serif" w:cs="Microsoft Sans Serif"/>
                                    <w:color w:val="000000" w:themeColor="text1"/>
                                    <w:sz w:val="20"/>
                                    <w:szCs w:val="20"/>
                                    <w:lang w:val="sr-Latn-RS"/>
                                  </w:rPr>
                                  <w:delText>domen1.com</w:delText>
                                </w:r>
                              </w:del>
                              <w:ins w:id="450" w:author="Rajo" w:date="2018-06-10T20:24:00Z">
                                <w:r>
                                  <w:rPr>
                                    <w:rFonts w:ascii="Microsoft Sans Serif" w:hAnsi="Microsoft Sans Serif" w:cs="Microsoft Sans Serif"/>
                                    <w:color w:val="000000" w:themeColor="text1"/>
                                    <w:sz w:val="20"/>
                                    <w:szCs w:val="20"/>
                                    <w:lang w:val="sr-Latn-RS"/>
                                  </w:rPr>
                                  <w:t>Aplikacija1</w:t>
                                </w:r>
                              </w:ins>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26" name="Oval 226"/>
                        <wps:cNvSpPr/>
                        <wps:spPr>
                          <a:xfrm>
                            <a:off x="2665849" y="1771651"/>
                            <a:ext cx="534552" cy="534784"/>
                          </a:xfrm>
                          <a:prstGeom prst="ellipse">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3" name="Rectangle: Rounded Corners 53"/>
                        <wps:cNvSpPr/>
                        <wps:spPr>
                          <a:xfrm>
                            <a:off x="2211835" y="523877"/>
                            <a:ext cx="1539875" cy="495300"/>
                          </a:xfrm>
                          <a:prstGeom prst="roundRect">
                            <a:avLst>
                              <a:gd name="adj" fmla="val 6522"/>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466B2923" w14:textId="5E2EFA82" w:rsidR="009B0D46" w:rsidRDefault="009B0D46">
                              <w:pPr>
                                <w:pStyle w:val="NormalWeb"/>
                                <w:spacing w:before="0" w:beforeAutospacing="0" w:after="0" w:afterAutospacing="0" w:line="276" w:lineRule="auto"/>
                                <w:jc w:val="center"/>
                                <w:rPr>
                                  <w:b/>
                                  <w:color w:val="FFFFFF" w:themeColor="background1"/>
                                </w:rPr>
                              </w:pPr>
                              <w:del w:id="451" w:author="Rajo" w:date="2018-06-16T20:32:00Z">
                                <w:r w:rsidDel="00223E89">
                                  <w:rPr>
                                    <w:rFonts w:ascii="Microsoft Sans Serif" w:eastAsia="Calibri" w:hAnsi="Microsoft Sans Serif"/>
                                    <w:b/>
                                    <w:color w:val="FFFFFF" w:themeColor="background1"/>
                                    <w:sz w:val="20"/>
                                    <w:szCs w:val="20"/>
                                    <w:lang w:val="sr-Latn-RS"/>
                                  </w:rPr>
                                  <w:delText>Skladište kolačića preglednika</w:delText>
                                </w:r>
                              </w:del>
                              <w:ins w:id="452" w:author="Rajo" w:date="2018-06-16T20:32:00Z">
                                <w:r>
                                  <w:rPr>
                                    <w:rFonts w:ascii="Microsoft Sans Serif" w:eastAsia="Calibri" w:hAnsi="Microsoft Sans Serif"/>
                                    <w:b/>
                                    <w:color w:val="FFFFFF" w:themeColor="background1"/>
                                    <w:sz w:val="20"/>
                                    <w:szCs w:val="20"/>
                                    <w:lang w:val="sr-Latn-RS"/>
                                  </w:rPr>
                                  <w:t>Internet preglednik (skladište kolačića)</w:t>
                                </w:r>
                              </w:ins>
                            </w:p>
                          </w:txbxContent>
                        </wps:txbx>
                        <wps:bodyPr rot="0" spcFirstLastPara="0" vert="horz" wrap="square" lIns="91440" tIns="45720" rIns="91440" bIns="45720" numCol="1" spcCol="0" rtlCol="0" fromWordArt="0" anchor="ctr" anchorCtr="0" forceAA="0" compatLnSpc="1">
                          <a:noAutofit/>
                        </wps:bodyPr>
                      </wps:wsp>
                      <pic:pic xmlns:pic="http://schemas.openxmlformats.org/drawingml/2006/picture">
                        <pic:nvPicPr>
                          <pic:cNvPr id="225" name="Graphic 225" descr="Use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776220" y="1876426"/>
                            <a:ext cx="328930" cy="328930"/>
                          </a:xfrm>
                          <a:prstGeom prst="rect">
                            <a:avLst/>
                          </a:prstGeom>
                        </pic:spPr>
                      </pic:pic>
                      <wps:wsp>
                        <wps:cNvPr id="227" name="Connector: Elbow 227"/>
                        <wps:cNvCnPr>
                          <a:stCxn id="226" idx="6"/>
                        </wps:cNvCnPr>
                        <wps:spPr>
                          <a:xfrm flipV="1">
                            <a:off x="3200401" y="1447802"/>
                            <a:ext cx="1639448" cy="59124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62" name="Connector: Elbow 62"/>
                        <wps:cNvCnPr>
                          <a:stCxn id="226" idx="2"/>
                        </wps:cNvCnPr>
                        <wps:spPr>
                          <a:xfrm rot="10800000">
                            <a:off x="1065423" y="1457329"/>
                            <a:ext cx="1600426" cy="581715"/>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228" name="Straight Arrow Connector 228"/>
                        <wps:cNvCnPr>
                          <a:endCxn id="53" idx="1"/>
                        </wps:cNvCnPr>
                        <wps:spPr>
                          <a:xfrm>
                            <a:off x="1860622" y="771527"/>
                            <a:ext cx="351213" cy="0"/>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64" name="Straight Arrow Connector 64"/>
                        <wps:cNvCnPr>
                          <a:endCxn id="53" idx="3"/>
                        </wps:cNvCnPr>
                        <wps:spPr>
                          <a:xfrm flipH="1">
                            <a:off x="3751710" y="771527"/>
                            <a:ext cx="318712" cy="0"/>
                          </a:xfrm>
                          <a:prstGeom prst="straightConnector1">
                            <a:avLst/>
                          </a:prstGeom>
                          <a:ln w="9525" cap="flat" cmpd="sng" algn="ctr">
                            <a:solidFill>
                              <a:schemeClr val="tx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229" name="Oval 229"/>
                        <wps:cNvSpPr/>
                        <wps:spPr>
                          <a:xfrm>
                            <a:off x="361839" y="408601"/>
                            <a:ext cx="20934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5FB579E4" w14:textId="77777777" w:rsidR="009B0D46" w:rsidRDefault="009B0D46">
                              <w:pPr>
                                <w:jc w:val="center"/>
                                <w:rPr>
                                  <w:rFonts w:ascii="Microsoft Sans Serif" w:hAnsi="Microsoft Sans Serif" w:cs="Microsoft Sans Serif"/>
                                  <w:b/>
                                  <w:sz w:val="16"/>
                                  <w:szCs w:val="16"/>
                                  <w:lang w:val="sr-Latn-RS"/>
                                </w:rPr>
                              </w:pPr>
                              <w:r>
                                <w:rPr>
                                  <w:rFonts w:ascii="Microsoft Sans Serif" w:hAnsi="Microsoft Sans Serif" w:cs="Microsoft Sans Serif"/>
                                  <w:b/>
                                  <w:sz w:val="16"/>
                                  <w:szCs w:val="16"/>
                                  <w:lang w:val="sr-Latn-RS"/>
                                </w:rPr>
                                <w:t>2</w:t>
                              </w:r>
                            </w:p>
                          </w:txbxContent>
                        </wps:txbx>
                        <wps:bodyPr rot="0" spcFirstLastPara="0" vertOverflow="overflow" horzOverflow="overflow" vert="horz" wrap="square" lIns="0" tIns="0" rIns="0" bIns="0" numCol="1" spcCol="0" rtlCol="0" fromWordArt="0" anchor="t" anchorCtr="0" forceAA="0" compatLnSpc="1">
                          <a:noAutofit/>
                        </wps:bodyPr>
                      </wps:wsp>
                      <wps:wsp>
                        <wps:cNvPr id="231" name="Text Box 231"/>
                        <wps:cNvSpPr txBox="1"/>
                        <wps:spPr>
                          <a:xfrm>
                            <a:off x="609102" y="416179"/>
                            <a:ext cx="1142340" cy="230548"/>
                          </a:xfrm>
                          <a:prstGeom prst="rect">
                            <a:avLst/>
                          </a:prstGeom>
                          <a:noFill/>
                          <a:ln w="6350">
                            <a:noFill/>
                          </a:ln>
                        </wps:spPr>
                        <wps:txbx>
                          <w:txbxContent>
                            <w:p w14:paraId="5C2E178F" w14:textId="16D97E24" w:rsidR="009B0D46" w:rsidDel="00590C9B" w:rsidRDefault="009B0D46">
                              <w:pPr>
                                <w:spacing w:after="0"/>
                                <w:rPr>
                                  <w:del w:id="453" w:author="Rajo" w:date="2018-06-10T20:58:00Z"/>
                                  <w:rFonts w:ascii="Microsoft Sans Serif" w:hAnsi="Microsoft Sans Serif" w:cs="Microsoft Sans Serif"/>
                                  <w:sz w:val="16"/>
                                  <w:szCs w:val="16"/>
                                  <w:lang w:val="sr-Latn-RS"/>
                                </w:rPr>
                                <w:pPrChange w:id="454" w:author="Rajo" w:date="2018-06-10T16:57:00Z">
                                  <w:pPr/>
                                </w:pPrChange>
                              </w:pPr>
                              <w:del w:id="455" w:author="Rajo" w:date="2018-06-10T20:58:00Z">
                                <w:r w:rsidDel="00590C9B">
                                  <w:rPr>
                                    <w:rFonts w:ascii="Microsoft Sans Serif" w:hAnsi="Microsoft Sans Serif" w:cs="Microsoft Sans Serif"/>
                                    <w:sz w:val="16"/>
                                    <w:szCs w:val="16"/>
                                    <w:lang w:val="sr-Latn-RS"/>
                                  </w:rPr>
                                  <w:delText>Unos pristupnih podataka,</w:delText>
                                </w:r>
                              </w:del>
                            </w:p>
                            <w:p w14:paraId="6F4AA9D4" w14:textId="624B6F19" w:rsidR="009B0D46" w:rsidRDefault="009B0D46">
                              <w:pPr>
                                <w:spacing w:after="0"/>
                                <w:rPr>
                                  <w:rFonts w:ascii="Microsoft Sans Serif" w:hAnsi="Microsoft Sans Serif" w:cs="Microsoft Sans Serif"/>
                                  <w:sz w:val="16"/>
                                  <w:szCs w:val="16"/>
                                  <w:lang w:val="sr-Latn-RS"/>
                                </w:rPr>
                                <w:pPrChange w:id="456" w:author="Rajo" w:date="2018-06-10T16:57:00Z">
                                  <w:pPr/>
                                </w:pPrChange>
                              </w:pPr>
                              <w:del w:id="457" w:author="Rajo" w:date="2018-06-10T20:58:00Z">
                                <w:r w:rsidDel="00590C9B">
                                  <w:rPr>
                                    <w:rFonts w:ascii="Microsoft Sans Serif" w:hAnsi="Microsoft Sans Serif" w:cs="Microsoft Sans Serif"/>
                                    <w:sz w:val="16"/>
                                    <w:szCs w:val="16"/>
                                    <w:lang w:val="sr-Latn-RS"/>
                                  </w:rPr>
                                  <w:delText>identifikovanje korisnika</w:delText>
                                </w:r>
                              </w:del>
                              <w:ins w:id="458" w:author="Rajo" w:date="2018-06-10T20:58:00Z">
                                <w:r>
                                  <w:rPr>
                                    <w:rFonts w:ascii="Microsoft Sans Serif" w:hAnsi="Microsoft Sans Serif" w:cs="Microsoft Sans Serif"/>
                                    <w:sz w:val="16"/>
                                    <w:szCs w:val="16"/>
                                    <w:lang w:val="sr-Latn-RS"/>
                                  </w:rPr>
                                  <w:t>Autentikacija korisnika</w:t>
                                </w:r>
                              </w:ins>
                            </w:p>
                          </w:txbxContent>
                        </wps:txbx>
                        <wps:bodyPr rot="0" spcFirstLastPara="0" vertOverflow="overflow" horzOverflow="overflow" vert="horz" wrap="square" lIns="0" tIns="45720" rIns="91440" bIns="45720" numCol="1" spcCol="0" rtlCol="0" fromWordArt="0" anchor="t" anchorCtr="0" forceAA="0" compatLnSpc="1">
                          <a:noAutofit/>
                        </wps:bodyPr>
                      </wps:wsp>
                      <wps:wsp>
                        <wps:cNvPr id="73" name="Oval 73"/>
                        <wps:cNvSpPr/>
                        <wps:spPr>
                          <a:xfrm>
                            <a:off x="1065393" y="2155881"/>
                            <a:ext cx="208343" cy="1867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112095BE"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w:t>
                              </w:r>
                            </w:p>
                          </w:txbxContent>
                        </wps:txbx>
                        <wps:bodyPr rot="0" spcFirstLastPara="0" vert="horz" wrap="square" lIns="0" tIns="0" rIns="0" bIns="0" numCol="1" spcCol="0" rtlCol="0" fromWordArt="0" anchor="t" anchorCtr="0" forceAA="0" compatLnSpc="1">
                          <a:noAutofit/>
                        </wps:bodyPr>
                      </wps:wsp>
                      <wps:wsp>
                        <wps:cNvPr id="74" name="Text Box 231"/>
                        <wps:cNvSpPr txBox="1"/>
                        <wps:spPr>
                          <a:xfrm>
                            <a:off x="1351135" y="2156516"/>
                            <a:ext cx="772585" cy="220050"/>
                          </a:xfrm>
                          <a:prstGeom prst="rect">
                            <a:avLst/>
                          </a:prstGeom>
                          <a:noFill/>
                          <a:ln w="6350">
                            <a:noFill/>
                          </a:ln>
                        </wps:spPr>
                        <wps:txbx>
                          <w:txbxContent>
                            <w:p w14:paraId="4194B4C6" w14:textId="49DC12B0" w:rsidR="009B0D46" w:rsidRDefault="009B0D46">
                              <w:pPr>
                                <w:pStyle w:val="NormalWeb"/>
                                <w:spacing w:before="0" w:beforeAutospacing="0" w:after="0" w:afterAutospacing="0" w:line="276" w:lineRule="auto"/>
                              </w:pPr>
                              <w:del w:id="459" w:author="Rajo" w:date="2018-06-10T20:54:00Z">
                                <w:r w:rsidDel="00D26F38">
                                  <w:rPr>
                                    <w:rFonts w:ascii="Microsoft Sans Serif" w:eastAsia="Calibri" w:hAnsi="Microsoft Sans Serif"/>
                                    <w:sz w:val="16"/>
                                    <w:szCs w:val="16"/>
                                    <w:lang w:val="sr-Latn-RS"/>
                                  </w:rPr>
                                  <w:delText>Odlazi na</w:delText>
                                </w:r>
                              </w:del>
                              <w:ins w:id="460" w:author="Rajo" w:date="2018-06-10T20:59:00Z">
                                <w:r>
                                  <w:rPr>
                                    <w:rFonts w:ascii="Microsoft Sans Serif" w:eastAsia="Calibri" w:hAnsi="Microsoft Sans Serif"/>
                                    <w:sz w:val="16"/>
                                    <w:szCs w:val="16"/>
                                    <w:lang w:val="sr-Latn-RS"/>
                                  </w:rPr>
                                  <w:t>Pris</w:t>
                                </w:r>
                              </w:ins>
                              <w:ins w:id="461" w:author="Rajo" w:date="2018-06-10T21:00:00Z">
                                <w:r>
                                  <w:rPr>
                                    <w:rFonts w:ascii="Microsoft Sans Serif" w:eastAsia="Calibri" w:hAnsi="Microsoft Sans Serif"/>
                                    <w:sz w:val="16"/>
                                    <w:szCs w:val="16"/>
                                    <w:lang w:val="sr-Latn-RS"/>
                                  </w:rPr>
                                  <w:t>tup</w:t>
                                </w:r>
                              </w:ins>
                            </w:p>
                          </w:txbxContent>
                        </wps:txbx>
                        <wps:bodyPr rot="0" spcFirstLastPara="0" vert="horz" wrap="square" lIns="0" tIns="45720" rIns="91440" bIns="45720" numCol="1" spcCol="0" rtlCol="0" fromWordArt="0" anchor="t" anchorCtr="0" forceAA="0" compatLnSpc="1">
                          <a:noAutofit/>
                        </wps:bodyPr>
                      </wps:wsp>
                      <wps:wsp>
                        <wps:cNvPr id="75" name="Oval 75"/>
                        <wps:cNvSpPr/>
                        <wps:spPr>
                          <a:xfrm>
                            <a:off x="4113825" y="2132626"/>
                            <a:ext cx="208280"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5DEE65FE"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4</w:t>
                              </w:r>
                            </w:p>
                          </w:txbxContent>
                        </wps:txbx>
                        <wps:bodyPr rot="0" spcFirstLastPara="0" vert="horz" wrap="square" lIns="0" tIns="0" rIns="0" bIns="0" numCol="1" spcCol="0" rtlCol="0" fromWordArt="0" anchor="t" anchorCtr="0" forceAA="0" compatLnSpc="1">
                          <a:noAutofit/>
                        </wps:bodyPr>
                      </wps:wsp>
                      <wps:wsp>
                        <wps:cNvPr id="76" name="Text Box 231"/>
                        <wps:cNvSpPr txBox="1"/>
                        <wps:spPr>
                          <a:xfrm>
                            <a:off x="4399575" y="2133261"/>
                            <a:ext cx="772160" cy="219710"/>
                          </a:xfrm>
                          <a:prstGeom prst="rect">
                            <a:avLst/>
                          </a:prstGeom>
                          <a:noFill/>
                          <a:ln w="6350">
                            <a:noFill/>
                          </a:ln>
                        </wps:spPr>
                        <wps:txbx>
                          <w:txbxContent>
                            <w:p w14:paraId="29FBA2CA" w14:textId="42D509D1" w:rsidR="009B0D46" w:rsidRDefault="009B0D46">
                              <w:pPr>
                                <w:pStyle w:val="NormalWeb"/>
                                <w:spacing w:before="0" w:beforeAutospacing="0" w:after="0" w:afterAutospacing="0" w:line="276" w:lineRule="auto"/>
                              </w:pPr>
                              <w:del w:id="462" w:author="Rajo" w:date="2018-06-10T20:55:00Z">
                                <w:r w:rsidDel="00D26F38">
                                  <w:rPr>
                                    <w:rFonts w:ascii="Microsoft Sans Serif" w:eastAsia="Calibri" w:hAnsi="Microsoft Sans Serif"/>
                                    <w:sz w:val="16"/>
                                    <w:szCs w:val="16"/>
                                    <w:lang w:val="sr-Latn-RS"/>
                                  </w:rPr>
                                  <w:delText>Odlazi na</w:delText>
                                </w:r>
                              </w:del>
                              <w:ins w:id="463" w:author="Rajo" w:date="2018-06-10T20:55:00Z">
                                <w:r>
                                  <w:rPr>
                                    <w:rFonts w:ascii="Microsoft Sans Serif" w:eastAsia="Calibri" w:hAnsi="Microsoft Sans Serif"/>
                                    <w:sz w:val="16"/>
                                    <w:szCs w:val="16"/>
                                    <w:lang w:val="sr-Latn-RS"/>
                                  </w:rPr>
                                  <w:t>Prist</w:t>
                                </w:r>
                              </w:ins>
                              <w:ins w:id="464" w:author="Rajo" w:date="2018-06-10T20:56:00Z">
                                <w:r>
                                  <w:rPr>
                                    <w:rFonts w:ascii="Microsoft Sans Serif" w:eastAsia="Calibri" w:hAnsi="Microsoft Sans Serif"/>
                                    <w:sz w:val="16"/>
                                    <w:szCs w:val="16"/>
                                    <w:lang w:val="sr-Latn-RS"/>
                                  </w:rPr>
                                  <w:t>u</w:t>
                                </w:r>
                              </w:ins>
                              <w:ins w:id="465" w:author="Rajo" w:date="2018-06-10T20:57:00Z">
                                <w:r>
                                  <w:rPr>
                                    <w:rFonts w:ascii="Microsoft Sans Serif" w:eastAsia="Calibri" w:hAnsi="Microsoft Sans Serif"/>
                                    <w:sz w:val="16"/>
                                    <w:szCs w:val="16"/>
                                    <w:lang w:val="sr-Latn-RS"/>
                                  </w:rPr>
                                  <w:t>p</w:t>
                                </w:r>
                              </w:ins>
                            </w:p>
                          </w:txbxContent>
                        </wps:txbx>
                        <wps:bodyPr rot="0" spcFirstLastPara="0" vert="horz" wrap="square" lIns="0" tIns="45720" rIns="91440" bIns="45720" numCol="1" spcCol="0" rtlCol="0" fromWordArt="0" anchor="t" anchorCtr="0" forceAA="0" compatLnSpc="1">
                          <a:noAutofit/>
                        </wps:bodyPr>
                      </wps:wsp>
                      <wps:wsp>
                        <wps:cNvPr id="77" name="Text Box 231"/>
                        <wps:cNvSpPr txBox="1"/>
                        <wps:spPr>
                          <a:xfrm>
                            <a:off x="2665842" y="2342671"/>
                            <a:ext cx="648694" cy="239100"/>
                          </a:xfrm>
                          <a:prstGeom prst="rect">
                            <a:avLst/>
                          </a:prstGeom>
                          <a:noFill/>
                          <a:ln w="6350">
                            <a:noFill/>
                          </a:ln>
                        </wps:spPr>
                        <wps:txbx>
                          <w:txbxContent>
                            <w:p w14:paraId="796C498F" w14:textId="77777777" w:rsidR="009B0D46" w:rsidRDefault="009B0D46">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wps:txbx>
                        <wps:bodyPr rot="0" spcFirstLastPara="0" vert="horz" wrap="square" lIns="0" tIns="45720" rIns="91440" bIns="45720" numCol="1" spcCol="0" rtlCol="0" fromWordArt="0" anchor="t" anchorCtr="0" forceAA="0" compatLnSpc="1">
                          <a:noAutofit/>
                        </wps:bodyPr>
                      </wps:wsp>
                      <wps:wsp>
                        <wps:cNvPr id="78" name="Oval 78"/>
                        <wps:cNvSpPr/>
                        <wps:spPr>
                          <a:xfrm>
                            <a:off x="1932600" y="1082291"/>
                            <a:ext cx="207645"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52430BF2"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3</w:t>
                              </w:r>
                            </w:p>
                          </w:txbxContent>
                        </wps:txbx>
                        <wps:bodyPr rot="0" spcFirstLastPara="0" vert="horz" wrap="square" lIns="0" tIns="0" rIns="0" bIns="0" numCol="1" spcCol="0" rtlCol="0" fromWordArt="0" anchor="t" anchorCtr="0" forceAA="0" compatLnSpc="1">
                          <a:noAutofit/>
                        </wps:bodyPr>
                      </wps:wsp>
                      <wps:wsp>
                        <wps:cNvPr id="79" name="Text Box 231"/>
                        <wps:cNvSpPr txBox="1"/>
                        <wps:spPr>
                          <a:xfrm>
                            <a:off x="1913550" y="1294721"/>
                            <a:ext cx="905850" cy="238465"/>
                          </a:xfrm>
                          <a:prstGeom prst="rect">
                            <a:avLst/>
                          </a:prstGeom>
                          <a:noFill/>
                          <a:ln w="6350">
                            <a:noFill/>
                          </a:ln>
                        </wps:spPr>
                        <wps:txbx>
                          <w:txbxContent>
                            <w:p w14:paraId="12007F0E" w14:textId="3A4D82F2" w:rsidR="009B0D46" w:rsidRDefault="009B0D46">
                              <w:pPr>
                                <w:pStyle w:val="NormalWeb"/>
                                <w:spacing w:before="0" w:beforeAutospacing="0" w:after="0" w:afterAutospacing="0" w:line="276" w:lineRule="auto"/>
                              </w:pPr>
                              <w:r>
                                <w:rPr>
                                  <w:rFonts w:ascii="Microsoft Sans Serif" w:eastAsia="Calibri" w:hAnsi="Microsoft Sans Serif"/>
                                  <w:sz w:val="16"/>
                                  <w:szCs w:val="16"/>
                                  <w:lang w:val="sr-Latn-RS"/>
                                </w:rPr>
                                <w:t>Čuva</w:t>
                              </w:r>
                              <w:ins w:id="466" w:author="Rajo" w:date="2018-06-10T20:55:00Z">
                                <w:r>
                                  <w:rPr>
                                    <w:rFonts w:ascii="Microsoft Sans Serif" w:eastAsia="Calibri" w:hAnsi="Microsoft Sans Serif"/>
                                    <w:sz w:val="16"/>
                                    <w:szCs w:val="16"/>
                                    <w:lang w:val="sr-Latn-RS"/>
                                  </w:rPr>
                                  <w:t>nje</w:t>
                                </w:r>
                              </w:ins>
                              <w:r>
                                <w:rPr>
                                  <w:rFonts w:ascii="Microsoft Sans Serif" w:eastAsia="Calibri" w:hAnsi="Microsoft Sans Serif"/>
                                  <w:sz w:val="16"/>
                                  <w:szCs w:val="16"/>
                                  <w:lang w:val="sr-Latn-RS"/>
                                </w:rPr>
                                <w:t xml:space="preserve"> kolačić</w:t>
                              </w:r>
                              <w:ins w:id="467" w:author="Rajo" w:date="2018-06-10T20:55:00Z">
                                <w:r>
                                  <w:rPr>
                                    <w:rFonts w:ascii="Microsoft Sans Serif" w:eastAsia="Calibri" w:hAnsi="Microsoft Sans Serif"/>
                                    <w:sz w:val="16"/>
                                    <w:szCs w:val="16"/>
                                    <w:lang w:val="sr-Latn-RS"/>
                                  </w:rPr>
                                  <w:t>a</w:t>
                                </w:r>
                              </w:ins>
                            </w:p>
                          </w:txbxContent>
                        </wps:txbx>
                        <wps:bodyPr rot="0" spcFirstLastPara="0" vert="horz" wrap="square" lIns="0" tIns="45720" rIns="91440" bIns="45720" numCol="1" spcCol="0" rtlCol="0" fromWordArt="0" anchor="t" anchorCtr="0" forceAA="0" compatLnSpc="1">
                          <a:noAutofit/>
                        </wps:bodyPr>
                      </wps:wsp>
                      <wps:wsp>
                        <wps:cNvPr id="80" name="Oval 80"/>
                        <wps:cNvSpPr/>
                        <wps:spPr>
                          <a:xfrm>
                            <a:off x="3799500" y="1082291"/>
                            <a:ext cx="207010"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635E7411" w14:textId="77777777" w:rsidR="009B0D46" w:rsidRDefault="009B0D46">
                              <w:pPr>
                                <w:pStyle w:val="NormalWeb"/>
                                <w:spacing w:before="0" w:beforeAutospacing="0" w:after="0" w:afterAutospacing="0" w:line="276" w:lineRule="auto"/>
                                <w:jc w:val="center"/>
                                <w:rPr>
                                  <w:lang w:val="sr-Latn-RS"/>
                                </w:rPr>
                              </w:pPr>
                              <w:r>
                                <w:rPr>
                                  <w:rFonts w:ascii="Microsoft Sans Serif" w:eastAsia="Calibri" w:hAnsi="Microsoft Sans Serif"/>
                                  <w:b/>
                                  <w:bCs/>
                                  <w:sz w:val="16"/>
                                  <w:szCs w:val="16"/>
                                  <w:lang w:val="sr-Latn-RS"/>
                                </w:rPr>
                                <w:t>6</w:t>
                              </w:r>
                            </w:p>
                          </w:txbxContent>
                        </wps:txbx>
                        <wps:bodyPr rot="0" spcFirstLastPara="0" vert="horz" wrap="square" lIns="0" tIns="0" rIns="0" bIns="0" numCol="1" spcCol="0" rtlCol="0" fromWordArt="0" anchor="t" anchorCtr="0" forceAA="0" compatLnSpc="1">
                          <a:noAutofit/>
                        </wps:bodyPr>
                      </wps:wsp>
                      <wps:wsp>
                        <wps:cNvPr id="81" name="Text Box 231"/>
                        <wps:cNvSpPr txBox="1"/>
                        <wps:spPr>
                          <a:xfrm>
                            <a:off x="3198450" y="1294721"/>
                            <a:ext cx="915375" cy="238465"/>
                          </a:xfrm>
                          <a:prstGeom prst="rect">
                            <a:avLst/>
                          </a:prstGeom>
                          <a:noFill/>
                          <a:ln w="6350">
                            <a:noFill/>
                          </a:ln>
                        </wps:spPr>
                        <wps:txbx>
                          <w:txbxContent>
                            <w:p w14:paraId="0ACC511F" w14:textId="585278EC" w:rsidR="009B0D46" w:rsidRDefault="009B0D46">
                              <w:pPr>
                                <w:pStyle w:val="NormalWeb"/>
                                <w:spacing w:before="0" w:beforeAutospacing="0" w:after="0" w:afterAutospacing="0" w:line="276" w:lineRule="auto"/>
                              </w:pPr>
                              <w:r>
                                <w:rPr>
                                  <w:rFonts w:ascii="Microsoft Sans Serif" w:eastAsia="Calibri" w:hAnsi="Microsoft Sans Serif"/>
                                  <w:sz w:val="16"/>
                                  <w:szCs w:val="16"/>
                                  <w:lang w:val="sr-Latn-RS"/>
                                </w:rPr>
                                <w:t>Čuva</w:t>
                              </w:r>
                              <w:ins w:id="468" w:author="Rajo" w:date="2018-06-10T20:55:00Z">
                                <w:r>
                                  <w:rPr>
                                    <w:rFonts w:ascii="Microsoft Sans Serif" w:eastAsia="Calibri" w:hAnsi="Microsoft Sans Serif"/>
                                    <w:sz w:val="16"/>
                                    <w:szCs w:val="16"/>
                                    <w:lang w:val="sr-Latn-RS"/>
                                  </w:rPr>
                                  <w:t>nje</w:t>
                                </w:r>
                              </w:ins>
                              <w:r>
                                <w:rPr>
                                  <w:rFonts w:ascii="Microsoft Sans Serif" w:eastAsia="Calibri" w:hAnsi="Microsoft Sans Serif"/>
                                  <w:sz w:val="16"/>
                                  <w:szCs w:val="16"/>
                                  <w:lang w:val="sr-Latn-RS"/>
                                </w:rPr>
                                <w:t xml:space="preserve"> kolačić</w:t>
                              </w:r>
                              <w:ins w:id="469" w:author="Rajo" w:date="2018-06-10T20:55:00Z">
                                <w:r>
                                  <w:rPr>
                                    <w:rFonts w:ascii="Microsoft Sans Serif" w:eastAsia="Calibri" w:hAnsi="Microsoft Sans Serif"/>
                                    <w:sz w:val="16"/>
                                    <w:szCs w:val="16"/>
                                    <w:lang w:val="sr-Latn-RS"/>
                                  </w:rPr>
                                  <w:t>a</w:t>
                                </w:r>
                              </w:ins>
                            </w:p>
                          </w:txbxContent>
                        </wps:txbx>
                        <wps:bodyPr rot="0" spcFirstLastPara="0" vert="horz" wrap="square" lIns="0" tIns="45720" rIns="91440" bIns="45720" numCol="1" spcCol="0" rtlCol="0" fromWordArt="0" anchor="t" anchorCtr="0" forceAA="0" compatLnSpc="1">
                          <a:noAutofit/>
                        </wps:bodyPr>
                      </wps:wsp>
                      <wps:wsp>
                        <wps:cNvPr id="50" name="Rectangle: Rounded Corners 50"/>
                        <wps:cNvSpPr/>
                        <wps:spPr>
                          <a:xfrm>
                            <a:off x="342900" y="1057275"/>
                            <a:ext cx="1438275" cy="361950"/>
                          </a:xfrm>
                          <a:prstGeom prst="round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B49193" w14:textId="2AAB9975" w:rsidR="009B0D46" w:rsidRPr="002F0509" w:rsidRDefault="009B0D46">
                              <w:pPr>
                                <w:spacing w:after="0"/>
                                <w:jc w:val="center"/>
                                <w:rPr>
                                  <w:rFonts w:ascii="Microsoft Sans Serif" w:hAnsi="Microsoft Sans Serif" w:cs="Microsoft Sans Serif"/>
                                  <w:b/>
                                  <w:sz w:val="20"/>
                                  <w:szCs w:val="20"/>
                                  <w:rPrChange w:id="470" w:author="Rajo" w:date="2018-06-16T20:11:00Z">
                                    <w:rPr/>
                                  </w:rPrChange>
                                </w:rPr>
                                <w:pPrChange w:id="471" w:author="Rajo" w:date="2018-06-16T20:11:00Z">
                                  <w:pPr/>
                                </w:pPrChange>
                              </w:pPr>
                              <w:proofErr w:type="spellStart"/>
                              <w:ins w:id="472" w:author="Rajo" w:date="2018-06-16T20:10:00Z">
                                <w:r w:rsidRPr="002F0509">
                                  <w:rPr>
                                    <w:rFonts w:ascii="Microsoft Sans Serif" w:hAnsi="Microsoft Sans Serif" w:cs="Microsoft Sans Serif"/>
                                    <w:b/>
                                    <w:sz w:val="20"/>
                                    <w:szCs w:val="20"/>
                                    <w:rPrChange w:id="473" w:author="Rajo" w:date="2018-06-16T20:11:00Z">
                                      <w:rPr/>
                                    </w:rPrChange>
                                  </w:rPr>
                                  <w:t>Zašti</w:t>
                                </w:r>
                              </w:ins>
                              <w:ins w:id="474" w:author="Rajo" w:date="2018-06-16T20:11:00Z">
                                <w:r w:rsidRPr="002F0509">
                                  <w:rPr>
                                    <w:rFonts w:ascii="Microsoft Sans Serif" w:hAnsi="Microsoft Sans Serif" w:cs="Microsoft Sans Serif"/>
                                    <w:b/>
                                    <w:sz w:val="20"/>
                                    <w:szCs w:val="20"/>
                                    <w:rPrChange w:id="475" w:author="Rajo" w:date="2018-06-16T20:11:00Z">
                                      <w:rPr/>
                                    </w:rPrChange>
                                  </w:rPr>
                                  <w:t>ćeni</w:t>
                                </w:r>
                                <w:proofErr w:type="spellEnd"/>
                                <w:r w:rsidRPr="002F0509">
                                  <w:rPr>
                                    <w:rFonts w:ascii="Microsoft Sans Serif" w:hAnsi="Microsoft Sans Serif" w:cs="Microsoft Sans Serif"/>
                                    <w:b/>
                                    <w:sz w:val="20"/>
                                    <w:szCs w:val="20"/>
                                    <w:rPrChange w:id="476" w:author="Rajo" w:date="2018-06-16T20:11:00Z">
                                      <w:rPr/>
                                    </w:rPrChange>
                                  </w:rPr>
                                  <w:t xml:space="preserve"> </w:t>
                                </w:r>
                                <w:proofErr w:type="spellStart"/>
                                <w:r w:rsidRPr="002F0509">
                                  <w:rPr>
                                    <w:rFonts w:ascii="Microsoft Sans Serif" w:hAnsi="Microsoft Sans Serif" w:cs="Microsoft Sans Serif"/>
                                    <w:b/>
                                    <w:sz w:val="20"/>
                                    <w:szCs w:val="20"/>
                                    <w:rPrChange w:id="477" w:author="Rajo" w:date="2018-06-16T20:11:00Z">
                                      <w:rPr/>
                                    </w:rPrChange>
                                  </w:rPr>
                                  <w:t>resurs</w:t>
                                </w:r>
                              </w:ins>
                              <w:proofErr w:type="spell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11" name="Rectangle: Rounded Corners 511"/>
                        <wps:cNvSpPr/>
                        <wps:spPr>
                          <a:xfrm>
                            <a:off x="342900" y="664801"/>
                            <a:ext cx="1438275" cy="361950"/>
                          </a:xfrm>
                          <a:prstGeom prst="round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22CD8D6" w14:textId="0E8DE416" w:rsidR="009B0D46" w:rsidRPr="002F0509" w:rsidRDefault="009B0D46" w:rsidP="002F0509">
                              <w:pPr>
                                <w:pStyle w:val="NormalWeb"/>
                                <w:spacing w:before="0" w:beforeAutospacing="0" w:after="0" w:afterAutospacing="0" w:line="256" w:lineRule="auto"/>
                                <w:jc w:val="center"/>
                                <w:rPr>
                                  <w:color w:val="FFFFFF" w:themeColor="background1"/>
                                  <w:rPrChange w:id="478" w:author="Rajo" w:date="2018-06-16T20:12:00Z">
                                    <w:rPr/>
                                  </w:rPrChange>
                                </w:rPr>
                              </w:pPr>
                              <w:del w:id="479" w:author="Rajo" w:date="2018-06-16T20:12:00Z">
                                <w:r w:rsidRPr="002F0509" w:rsidDel="002F0509">
                                  <w:rPr>
                                    <w:rFonts w:ascii="Microsoft Sans Serif" w:eastAsia="Calibri" w:hAnsi="Microsoft Sans Serif"/>
                                    <w:b/>
                                    <w:bCs/>
                                    <w:color w:val="FFFFFF" w:themeColor="background1"/>
                                    <w:sz w:val="20"/>
                                    <w:szCs w:val="20"/>
                                    <w:rPrChange w:id="480" w:author="Rajo" w:date="2018-06-16T20:12:00Z">
                                      <w:rPr>
                                        <w:rFonts w:ascii="Microsoft Sans Serif" w:eastAsia="Calibri" w:hAnsi="Microsoft Sans Serif"/>
                                        <w:b/>
                                        <w:bCs/>
                                        <w:color w:val="008080"/>
                                        <w:sz w:val="20"/>
                                        <w:szCs w:val="20"/>
                                        <w:u w:val="single"/>
                                      </w:rPr>
                                    </w:rPrChange>
                                  </w:rPr>
                                  <w:delText>Zaštićeni resurs</w:delText>
                                </w:r>
                              </w:del>
                              <w:ins w:id="481" w:author="Rajo" w:date="2018-06-16T20:12:00Z">
                                <w:r w:rsidRPr="002F0509">
                                  <w:rPr>
                                    <w:rFonts w:ascii="Microsoft Sans Serif" w:eastAsia="Calibri" w:hAnsi="Microsoft Sans Serif"/>
                                    <w:b/>
                                    <w:bCs/>
                                    <w:color w:val="FFFFFF" w:themeColor="background1"/>
                                    <w:sz w:val="20"/>
                                    <w:szCs w:val="20"/>
                                    <w:rPrChange w:id="482" w:author="Rajo" w:date="2018-06-16T20:12:00Z">
                                      <w:rPr>
                                        <w:rFonts w:ascii="Microsoft Sans Serif" w:eastAsia="Calibri" w:hAnsi="Microsoft Sans Serif"/>
                                        <w:b/>
                                        <w:bCs/>
                                        <w:color w:val="008080"/>
                                        <w:sz w:val="20"/>
                                        <w:szCs w:val="20"/>
                                        <w:u w:val="single"/>
                                      </w:rPr>
                                    </w:rPrChange>
                                  </w:rPr>
                                  <w:t xml:space="preserve">Forma za </w:t>
                                </w:r>
                                <w:proofErr w:type="spellStart"/>
                                <w:r w:rsidRPr="002F0509">
                                  <w:rPr>
                                    <w:rFonts w:ascii="Microsoft Sans Serif" w:eastAsia="Calibri" w:hAnsi="Microsoft Sans Serif"/>
                                    <w:b/>
                                    <w:bCs/>
                                    <w:color w:val="FFFFFF" w:themeColor="background1"/>
                                    <w:sz w:val="20"/>
                                    <w:szCs w:val="20"/>
                                    <w:rPrChange w:id="483" w:author="Rajo" w:date="2018-06-16T20:12:00Z">
                                      <w:rPr>
                                        <w:rFonts w:ascii="Microsoft Sans Serif" w:eastAsia="Calibri" w:hAnsi="Microsoft Sans Serif"/>
                                        <w:b/>
                                        <w:bCs/>
                                        <w:color w:val="008080"/>
                                        <w:sz w:val="20"/>
                                        <w:szCs w:val="20"/>
                                        <w:u w:val="single"/>
                                      </w:rPr>
                                    </w:rPrChange>
                                  </w:rPr>
                                  <w:t>prijavu</w:t>
                                </w:r>
                              </w:ins>
                              <w:proofErr w:type="spellEnd"/>
                            </w:p>
                          </w:txbxContent>
                        </wps:txbx>
                        <wps:bodyPr rot="0" spcFirstLastPara="0" vert="horz" wrap="square" lIns="0" tIns="0" rIns="0" bIns="0" numCol="1" spcCol="0" rtlCol="0" fromWordArt="0" anchor="ctr" anchorCtr="0" forceAA="0" compatLnSpc="1">
                          <a:prstTxWarp prst="textNoShape">
                            <a:avLst/>
                          </a:prstTxWarp>
                          <a:noAutofit/>
                        </wps:bodyPr>
                      </wps:wsp>
                      <wps:wsp>
                        <wps:cNvPr id="513" name="Rectangle: Rounded Corners 513"/>
                        <wps:cNvSpPr/>
                        <wps:spPr>
                          <a:xfrm>
                            <a:off x="4085250" y="16126"/>
                            <a:ext cx="1524975" cy="1428750"/>
                          </a:xfrm>
                          <a:prstGeom prst="roundRect">
                            <a:avLst>
                              <a:gd name="adj" fmla="val 6522"/>
                            </a:avLst>
                          </a:prstGeom>
                          <a:noFill/>
                          <a:ln w="19050">
                            <a:solidFill>
                              <a:schemeClr val="tx1"/>
                            </a:solidFill>
                            <a:prstDash val="dash"/>
                          </a:ln>
                        </wps:spPr>
                        <wps:style>
                          <a:lnRef idx="0">
                            <a:scrgbClr r="0" g="0" b="0"/>
                          </a:lnRef>
                          <a:fillRef idx="0">
                            <a:scrgbClr r="0" g="0" b="0"/>
                          </a:fillRef>
                          <a:effectRef idx="0">
                            <a:scrgbClr r="0" g="0" b="0"/>
                          </a:effectRef>
                          <a:fontRef idx="minor">
                            <a:schemeClr val="lt1"/>
                          </a:fontRef>
                        </wps:style>
                        <wps:txbx>
                          <w:txbxContent>
                            <w:p w14:paraId="7B5259BF" w14:textId="6313A47E" w:rsidR="009B0D46" w:rsidRPr="003B3700" w:rsidRDefault="009B0D46" w:rsidP="00184250">
                              <w:pPr>
                                <w:pStyle w:val="NormalWeb"/>
                                <w:spacing w:before="0" w:beforeAutospacing="0" w:after="160" w:afterAutospacing="0" w:line="256" w:lineRule="auto"/>
                                <w:jc w:val="center"/>
                              </w:pPr>
                              <w:del w:id="484" w:author="Rajo" w:date="2018-06-16T20:16:00Z">
                                <w:r w:rsidRPr="00184250" w:rsidDel="00184250">
                                  <w:rPr>
                                    <w:rFonts w:ascii="Microsoft Sans Serif" w:eastAsia="Calibri" w:hAnsi="Microsoft Sans Serif"/>
                                    <w:strike/>
                                    <w:color w:val="000000" w:themeColor="text1"/>
                                    <w:sz w:val="20"/>
                                    <w:szCs w:val="20"/>
                                    <w:lang w:val="sr-Latn-RS"/>
                                    <w:rPrChange w:id="485" w:author="Rajo" w:date="2018-06-16T20:17:00Z">
                                      <w:rPr>
                                        <w:rFonts w:ascii="Microsoft Sans Serif" w:eastAsia="Calibri" w:hAnsi="Microsoft Sans Serif"/>
                                        <w:strike/>
                                        <w:color w:val="FF0000"/>
                                        <w:sz w:val="20"/>
                                        <w:szCs w:val="20"/>
                                        <w:lang w:val="sr-Latn-RS"/>
                                      </w:rPr>
                                    </w:rPrChange>
                                  </w:rPr>
                                  <w:delText>domen1.com</w:delText>
                                </w:r>
                              </w:del>
                              <w:r w:rsidRPr="00184250">
                                <w:rPr>
                                  <w:rFonts w:ascii="Microsoft Sans Serif" w:eastAsia="Calibri" w:hAnsi="Microsoft Sans Serif"/>
                                  <w:color w:val="000000" w:themeColor="text1"/>
                                  <w:sz w:val="20"/>
                                  <w:szCs w:val="20"/>
                                  <w:lang w:val="sr-Latn-RS"/>
                                  <w:rPrChange w:id="486" w:author="Rajo" w:date="2018-06-16T20:17:00Z">
                                    <w:rPr>
                                      <w:rFonts w:ascii="Microsoft Sans Serif" w:eastAsia="Calibri" w:hAnsi="Microsoft Sans Serif"/>
                                      <w:color w:val="008080"/>
                                      <w:sz w:val="20"/>
                                      <w:szCs w:val="20"/>
                                      <w:u w:val="single"/>
                                      <w:lang w:val="sr-Latn-RS"/>
                                    </w:rPr>
                                  </w:rPrChange>
                                </w:rPr>
                                <w:t>Aplikacija</w:t>
                              </w:r>
                              <w:ins w:id="487" w:author="Rajo" w:date="2018-06-16T20:16:00Z">
                                <w:r w:rsidRPr="00184250">
                                  <w:rPr>
                                    <w:rFonts w:ascii="Microsoft Sans Serif" w:eastAsia="Calibri" w:hAnsi="Microsoft Sans Serif"/>
                                    <w:color w:val="000000" w:themeColor="text1"/>
                                    <w:sz w:val="20"/>
                                    <w:szCs w:val="20"/>
                                    <w:lang w:val="sr-Latn-RS"/>
                                    <w:rPrChange w:id="488" w:author="Rajo" w:date="2018-06-16T20:17:00Z">
                                      <w:rPr>
                                        <w:rFonts w:ascii="Microsoft Sans Serif" w:eastAsia="Calibri" w:hAnsi="Microsoft Sans Serif"/>
                                        <w:color w:val="008080"/>
                                        <w:sz w:val="20"/>
                                        <w:szCs w:val="20"/>
                                        <w:u w:val="single"/>
                                        <w:lang w:val="sr-Latn-RS"/>
                                      </w:rPr>
                                    </w:rPrChange>
                                  </w:rPr>
                                  <w:t>2</w:t>
                                </w:r>
                              </w:ins>
                              <w:del w:id="489" w:author="Rajo" w:date="2018-06-16T20:16:00Z">
                                <w:r w:rsidRPr="00184250" w:rsidDel="00184250">
                                  <w:rPr>
                                    <w:rFonts w:ascii="Microsoft Sans Serif" w:eastAsia="Calibri" w:hAnsi="Microsoft Sans Serif"/>
                                    <w:color w:val="008080"/>
                                    <w:sz w:val="20"/>
                                    <w:szCs w:val="20"/>
                                    <w:lang w:val="sr-Latn-RS"/>
                                    <w:rPrChange w:id="490" w:author="Rajo" w:date="2018-06-16T20:16:00Z">
                                      <w:rPr>
                                        <w:rFonts w:ascii="Microsoft Sans Serif" w:eastAsia="Calibri" w:hAnsi="Microsoft Sans Serif"/>
                                        <w:color w:val="008080"/>
                                        <w:sz w:val="20"/>
                                        <w:szCs w:val="20"/>
                                        <w:u w:val="single"/>
                                        <w:lang w:val="sr-Latn-RS"/>
                                      </w:rPr>
                                    </w:rPrChange>
                                  </w:rPr>
                                  <w:delText>1</w:delText>
                                </w:r>
                              </w:del>
                            </w:p>
                          </w:txbxContent>
                        </wps:txbx>
                        <wps:bodyPr rot="0" spcFirstLastPara="0" vert="horz" wrap="square" lIns="91440" tIns="45720" rIns="91440" bIns="45720" numCol="1" spcCol="0" rtlCol="0" fromWordArt="0" anchor="t" anchorCtr="0" forceAA="0" compatLnSpc="1">
                          <a:noAutofit/>
                        </wps:bodyPr>
                      </wps:wsp>
                      <wps:wsp>
                        <wps:cNvPr id="514" name="Oval 514"/>
                        <wps:cNvSpPr/>
                        <wps:spPr>
                          <a:xfrm>
                            <a:off x="4190660" y="386331"/>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1216C175" w14:textId="55D279E8" w:rsidR="009B0D46" w:rsidRDefault="009B0D46" w:rsidP="00184250">
                              <w:pPr>
                                <w:pStyle w:val="NormalWeb"/>
                                <w:spacing w:before="0" w:beforeAutospacing="0" w:after="160" w:afterAutospacing="0" w:line="256" w:lineRule="auto"/>
                                <w:jc w:val="center"/>
                              </w:pPr>
                              <w:ins w:id="491" w:author="Rajo" w:date="2018-06-16T20:38:00Z">
                                <w:r>
                                  <w:rPr>
                                    <w:rFonts w:ascii="Microsoft Sans Serif" w:eastAsia="Calibri" w:hAnsi="Microsoft Sans Serif"/>
                                    <w:b/>
                                    <w:bCs/>
                                    <w:sz w:val="16"/>
                                    <w:szCs w:val="16"/>
                                    <w:lang w:val="sr-Latn-RS"/>
                                  </w:rPr>
                                  <w:t>5</w:t>
                                </w:r>
                              </w:ins>
                              <w:del w:id="492" w:author="Rajo" w:date="2018-06-16T20:38:00Z">
                                <w:r w:rsidDel="008F20D7">
                                  <w:rPr>
                                    <w:rFonts w:ascii="Microsoft Sans Serif" w:eastAsia="Calibri" w:hAnsi="Microsoft Sans Serif"/>
                                    <w:b/>
                                    <w:bCs/>
                                    <w:sz w:val="16"/>
                                    <w:szCs w:val="16"/>
                                    <w:lang w:val="sr-Latn-RS"/>
                                  </w:rPr>
                                  <w:delText>2</w:delText>
                                </w:r>
                              </w:del>
                            </w:p>
                          </w:txbxContent>
                        </wps:txbx>
                        <wps:bodyPr rot="0" spcFirstLastPara="0" vert="horz" wrap="square" lIns="0" tIns="0" rIns="0" bIns="0" numCol="1" spcCol="0" rtlCol="0" fromWordArt="0" anchor="t" anchorCtr="0" forceAA="0" compatLnSpc="1">
                          <a:noAutofit/>
                        </wps:bodyPr>
                      </wps:wsp>
                      <wps:wsp>
                        <wps:cNvPr id="515" name="Text Box 231"/>
                        <wps:cNvSpPr txBox="1"/>
                        <wps:spPr>
                          <a:xfrm>
                            <a:off x="4437675" y="386332"/>
                            <a:ext cx="1143975" cy="209550"/>
                          </a:xfrm>
                          <a:prstGeom prst="rect">
                            <a:avLst/>
                          </a:prstGeom>
                          <a:noFill/>
                          <a:ln w="6350">
                            <a:noFill/>
                          </a:ln>
                        </wps:spPr>
                        <wps:txbx>
                          <w:txbxContent>
                            <w:p w14:paraId="41F677B6" w14:textId="50C4E5F2" w:rsidR="009B0D46" w:rsidRPr="00184250" w:rsidDel="00184250" w:rsidRDefault="009B0D46" w:rsidP="00184250">
                              <w:pPr>
                                <w:pStyle w:val="NormalWeb"/>
                                <w:spacing w:before="0" w:beforeAutospacing="0" w:after="0" w:afterAutospacing="0" w:line="256" w:lineRule="auto"/>
                                <w:rPr>
                                  <w:del w:id="493" w:author="Rajo" w:date="2018-06-16T20:17:00Z"/>
                                  <w:color w:val="000000" w:themeColor="text1"/>
                                  <w:rPrChange w:id="494" w:author="Rajo" w:date="2018-06-16T20:17:00Z">
                                    <w:rPr>
                                      <w:del w:id="495" w:author="Rajo" w:date="2018-06-16T20:17:00Z"/>
                                    </w:rPr>
                                  </w:rPrChange>
                                </w:rPr>
                              </w:pPr>
                              <w:del w:id="496" w:author="Rajo" w:date="2018-06-16T20:17:00Z">
                                <w:r w:rsidRPr="00184250" w:rsidDel="00184250">
                                  <w:rPr>
                                    <w:rFonts w:ascii="Microsoft Sans Serif" w:eastAsia="Calibri" w:hAnsi="Microsoft Sans Serif"/>
                                    <w:strike/>
                                    <w:color w:val="000000" w:themeColor="text1"/>
                                    <w:sz w:val="16"/>
                                    <w:szCs w:val="16"/>
                                    <w:lang w:val="sr-Latn-RS"/>
                                    <w:rPrChange w:id="497" w:author="Rajo" w:date="2018-06-16T20:17:00Z">
                                      <w:rPr>
                                        <w:rFonts w:ascii="Microsoft Sans Serif" w:eastAsia="Calibri" w:hAnsi="Microsoft Sans Serif"/>
                                        <w:strike/>
                                        <w:color w:val="FF0000"/>
                                        <w:sz w:val="16"/>
                                        <w:szCs w:val="16"/>
                                        <w:lang w:val="sr-Latn-RS"/>
                                      </w:rPr>
                                    </w:rPrChange>
                                  </w:rPr>
                                  <w:delText>Unos pristupnih podataka,</w:delText>
                                </w:r>
                              </w:del>
                            </w:p>
                            <w:p w14:paraId="275B4E38" w14:textId="6E1322D3" w:rsidR="009B0D46" w:rsidRPr="00184250" w:rsidRDefault="009B0D46" w:rsidP="00184250">
                              <w:pPr>
                                <w:pStyle w:val="NormalWeb"/>
                                <w:spacing w:before="0" w:beforeAutospacing="0" w:after="0" w:afterAutospacing="0" w:line="256" w:lineRule="auto"/>
                                <w:rPr>
                                  <w:color w:val="000000" w:themeColor="text1"/>
                                  <w:rPrChange w:id="498" w:author="Rajo" w:date="2018-06-16T20:17:00Z">
                                    <w:rPr/>
                                  </w:rPrChange>
                                </w:rPr>
                              </w:pPr>
                              <w:del w:id="499" w:author="Rajo" w:date="2018-06-16T20:17:00Z">
                                <w:r w:rsidRPr="00184250" w:rsidDel="00184250">
                                  <w:rPr>
                                    <w:rFonts w:ascii="Microsoft Sans Serif" w:eastAsia="Calibri" w:hAnsi="Microsoft Sans Serif"/>
                                    <w:strike/>
                                    <w:color w:val="000000" w:themeColor="text1"/>
                                    <w:sz w:val="16"/>
                                    <w:szCs w:val="16"/>
                                    <w:lang w:val="sr-Latn-RS"/>
                                    <w:rPrChange w:id="500" w:author="Rajo" w:date="2018-06-16T20:17:00Z">
                                      <w:rPr>
                                        <w:rFonts w:ascii="Microsoft Sans Serif" w:eastAsia="Calibri" w:hAnsi="Microsoft Sans Serif"/>
                                        <w:strike/>
                                        <w:color w:val="FF0000"/>
                                        <w:sz w:val="16"/>
                                        <w:szCs w:val="16"/>
                                        <w:lang w:val="sr-Latn-RS"/>
                                      </w:rPr>
                                    </w:rPrChange>
                                  </w:rPr>
                                  <w:delText>identifikovanje korisnika</w:delText>
                                </w:r>
                              </w:del>
                              <w:r w:rsidRPr="00184250">
                                <w:rPr>
                                  <w:rFonts w:ascii="Microsoft Sans Serif" w:eastAsia="Calibri" w:hAnsi="Microsoft Sans Serif"/>
                                  <w:color w:val="000000" w:themeColor="text1"/>
                                  <w:sz w:val="16"/>
                                  <w:szCs w:val="16"/>
                                  <w:lang w:val="sr-Latn-RS"/>
                                  <w:rPrChange w:id="501" w:author="Rajo" w:date="2018-06-16T20:17:00Z">
                                    <w:rPr>
                                      <w:rFonts w:ascii="Microsoft Sans Serif" w:eastAsia="Calibri" w:hAnsi="Microsoft Sans Serif"/>
                                      <w:color w:val="008080"/>
                                      <w:sz w:val="16"/>
                                      <w:szCs w:val="16"/>
                                      <w:u w:val="single"/>
                                      <w:lang w:val="sr-Latn-RS"/>
                                    </w:rPr>
                                  </w:rPrChange>
                                </w:rPr>
                                <w:t>Autentikacija korisnika</w:t>
                              </w:r>
                            </w:p>
                          </w:txbxContent>
                        </wps:txbx>
                        <wps:bodyPr rot="0" spcFirstLastPara="0" vert="horz" wrap="square" lIns="0" tIns="45720" rIns="91440" bIns="45720" numCol="1" spcCol="0" rtlCol="0" fromWordArt="0" anchor="t" anchorCtr="0" forceAA="0" compatLnSpc="1">
                          <a:noAutofit/>
                        </wps:bodyPr>
                      </wps:wsp>
                      <wps:wsp>
                        <wps:cNvPr id="516" name="Rectangle: Rounded Corners 516"/>
                        <wps:cNvSpPr/>
                        <wps:spPr>
                          <a:xfrm>
                            <a:off x="4133510" y="1044826"/>
                            <a:ext cx="1438275" cy="361950"/>
                          </a:xfrm>
                          <a:prstGeom prst="round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D4727FE" w14:textId="77777777" w:rsidR="009B0D46" w:rsidRPr="00184250" w:rsidRDefault="009B0D46" w:rsidP="00184250">
                              <w:pPr>
                                <w:pStyle w:val="NormalWeb"/>
                                <w:spacing w:before="0" w:beforeAutospacing="0" w:after="0" w:afterAutospacing="0" w:line="256" w:lineRule="auto"/>
                                <w:jc w:val="center"/>
                                <w:rPr>
                                  <w:color w:val="FFFFFF" w:themeColor="background1"/>
                                  <w:rPrChange w:id="502" w:author="Rajo" w:date="2018-06-16T20:17:00Z">
                                    <w:rPr/>
                                  </w:rPrChange>
                                </w:rPr>
                              </w:pPr>
                              <w:proofErr w:type="spellStart"/>
                              <w:r w:rsidRPr="00184250">
                                <w:rPr>
                                  <w:rFonts w:ascii="Microsoft Sans Serif" w:eastAsia="Calibri" w:hAnsi="Microsoft Sans Serif"/>
                                  <w:b/>
                                  <w:bCs/>
                                  <w:color w:val="FFFFFF" w:themeColor="background1"/>
                                  <w:sz w:val="20"/>
                                  <w:szCs w:val="20"/>
                                  <w:rPrChange w:id="503" w:author="Rajo" w:date="2018-06-16T20:17:00Z">
                                    <w:rPr>
                                      <w:rFonts w:ascii="Microsoft Sans Serif" w:eastAsia="Calibri" w:hAnsi="Microsoft Sans Serif"/>
                                      <w:b/>
                                      <w:bCs/>
                                      <w:color w:val="008080"/>
                                      <w:sz w:val="20"/>
                                      <w:szCs w:val="20"/>
                                      <w:u w:val="single"/>
                                    </w:rPr>
                                  </w:rPrChange>
                                </w:rPr>
                                <w:t>Zaštićeni</w:t>
                              </w:r>
                              <w:proofErr w:type="spellEnd"/>
                              <w:r w:rsidRPr="00184250">
                                <w:rPr>
                                  <w:rFonts w:ascii="Microsoft Sans Serif" w:eastAsia="Calibri" w:hAnsi="Microsoft Sans Serif"/>
                                  <w:b/>
                                  <w:bCs/>
                                  <w:color w:val="FFFFFF" w:themeColor="background1"/>
                                  <w:sz w:val="20"/>
                                  <w:szCs w:val="20"/>
                                  <w:rPrChange w:id="504" w:author="Rajo" w:date="2018-06-16T20:17:00Z">
                                    <w:rPr>
                                      <w:rFonts w:ascii="Microsoft Sans Serif" w:eastAsia="Calibri" w:hAnsi="Microsoft Sans Serif"/>
                                      <w:b/>
                                      <w:bCs/>
                                      <w:color w:val="008080"/>
                                      <w:sz w:val="20"/>
                                      <w:szCs w:val="20"/>
                                      <w:u w:val="single"/>
                                    </w:rPr>
                                  </w:rPrChange>
                                </w:rPr>
                                <w:t xml:space="preserve"> </w:t>
                              </w:r>
                              <w:proofErr w:type="spellStart"/>
                              <w:r w:rsidRPr="00184250">
                                <w:rPr>
                                  <w:rFonts w:ascii="Microsoft Sans Serif" w:eastAsia="Calibri" w:hAnsi="Microsoft Sans Serif"/>
                                  <w:b/>
                                  <w:bCs/>
                                  <w:color w:val="FFFFFF" w:themeColor="background1"/>
                                  <w:sz w:val="20"/>
                                  <w:szCs w:val="20"/>
                                  <w:rPrChange w:id="505" w:author="Rajo" w:date="2018-06-16T20:17:00Z">
                                    <w:rPr>
                                      <w:rFonts w:ascii="Microsoft Sans Serif" w:eastAsia="Calibri" w:hAnsi="Microsoft Sans Serif"/>
                                      <w:b/>
                                      <w:bCs/>
                                      <w:color w:val="008080"/>
                                      <w:sz w:val="20"/>
                                      <w:szCs w:val="20"/>
                                      <w:u w:val="single"/>
                                    </w:rPr>
                                  </w:rPrChange>
                                </w:rPr>
                                <w:t>resurs</w:t>
                              </w:r>
                              <w:proofErr w:type="spellEnd"/>
                            </w:p>
                          </w:txbxContent>
                        </wps:txbx>
                        <wps:bodyPr rot="0" spcFirstLastPara="0" vert="horz" wrap="square" lIns="0" tIns="0" rIns="0" bIns="0" numCol="1" spcCol="0" rtlCol="0" fromWordArt="0" anchor="ctr" anchorCtr="0" forceAA="0" compatLnSpc="1">
                          <a:prstTxWarp prst="textNoShape">
                            <a:avLst/>
                          </a:prstTxWarp>
                          <a:noAutofit/>
                        </wps:bodyPr>
                      </wps:wsp>
                      <wps:wsp>
                        <wps:cNvPr id="517" name="Rectangle: Rounded Corners 517"/>
                        <wps:cNvSpPr/>
                        <wps:spPr>
                          <a:xfrm>
                            <a:off x="4133510" y="660312"/>
                            <a:ext cx="1438275" cy="361950"/>
                          </a:xfrm>
                          <a:prstGeom prst="round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73B032" w14:textId="7F6D94D7" w:rsidR="009B0D46" w:rsidRPr="00184250" w:rsidRDefault="009B0D46" w:rsidP="00184250">
                              <w:pPr>
                                <w:pStyle w:val="NormalWeb"/>
                                <w:spacing w:before="0" w:beforeAutospacing="0" w:after="0" w:afterAutospacing="0" w:line="254" w:lineRule="auto"/>
                                <w:jc w:val="center"/>
                                <w:rPr>
                                  <w:color w:val="FFFFFF" w:themeColor="background1"/>
                                  <w:rPrChange w:id="506" w:author="Rajo" w:date="2018-06-16T20:16:00Z">
                                    <w:rPr/>
                                  </w:rPrChange>
                                </w:rPr>
                              </w:pPr>
                              <w:del w:id="507" w:author="Rajo" w:date="2018-06-16T20:16:00Z">
                                <w:r w:rsidRPr="00184250" w:rsidDel="00184250">
                                  <w:rPr>
                                    <w:rFonts w:ascii="Microsoft Sans Serif" w:eastAsia="Calibri" w:hAnsi="Microsoft Sans Serif"/>
                                    <w:b/>
                                    <w:bCs/>
                                    <w:strike/>
                                    <w:color w:val="FFFFFF" w:themeColor="background1"/>
                                    <w:sz w:val="20"/>
                                    <w:szCs w:val="20"/>
                                    <w:rPrChange w:id="508" w:author="Rajo" w:date="2018-06-16T20:16:00Z">
                                      <w:rPr>
                                        <w:rFonts w:ascii="Microsoft Sans Serif" w:eastAsia="Calibri" w:hAnsi="Microsoft Sans Serif"/>
                                        <w:b/>
                                        <w:bCs/>
                                        <w:strike/>
                                        <w:color w:val="FF0000"/>
                                        <w:sz w:val="20"/>
                                        <w:szCs w:val="20"/>
                                      </w:rPr>
                                    </w:rPrChange>
                                  </w:rPr>
                                  <w:delText>Zaštićeni resurs</w:delText>
                                </w:r>
                              </w:del>
                              <w:r w:rsidRPr="00184250">
                                <w:rPr>
                                  <w:rFonts w:ascii="Microsoft Sans Serif" w:eastAsia="Calibri" w:hAnsi="Microsoft Sans Serif"/>
                                  <w:b/>
                                  <w:bCs/>
                                  <w:color w:val="FFFFFF" w:themeColor="background1"/>
                                  <w:sz w:val="20"/>
                                  <w:szCs w:val="20"/>
                                  <w:rPrChange w:id="509" w:author="Rajo" w:date="2018-06-16T20:16:00Z">
                                    <w:rPr>
                                      <w:rFonts w:ascii="Microsoft Sans Serif" w:eastAsia="Calibri" w:hAnsi="Microsoft Sans Serif"/>
                                      <w:b/>
                                      <w:bCs/>
                                      <w:color w:val="008080"/>
                                      <w:sz w:val="20"/>
                                      <w:szCs w:val="20"/>
                                      <w:u w:val="single"/>
                                    </w:rPr>
                                  </w:rPrChange>
                                </w:rPr>
                                <w:t xml:space="preserve">Forma za </w:t>
                              </w:r>
                              <w:proofErr w:type="spellStart"/>
                              <w:r w:rsidRPr="00184250">
                                <w:rPr>
                                  <w:rFonts w:ascii="Microsoft Sans Serif" w:eastAsia="Calibri" w:hAnsi="Microsoft Sans Serif"/>
                                  <w:b/>
                                  <w:bCs/>
                                  <w:color w:val="FFFFFF" w:themeColor="background1"/>
                                  <w:sz w:val="20"/>
                                  <w:szCs w:val="20"/>
                                  <w:rPrChange w:id="510" w:author="Rajo" w:date="2018-06-16T20:16:00Z">
                                    <w:rPr>
                                      <w:rFonts w:ascii="Microsoft Sans Serif" w:eastAsia="Calibri" w:hAnsi="Microsoft Sans Serif"/>
                                      <w:b/>
                                      <w:bCs/>
                                      <w:color w:val="008080"/>
                                      <w:sz w:val="20"/>
                                      <w:szCs w:val="20"/>
                                      <w:u w:val="single"/>
                                    </w:rPr>
                                  </w:rPrChange>
                                </w:rPr>
                                <w:t>prijavu</w:t>
                              </w:r>
                              <w:proofErr w:type="spellEnd"/>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4576937F" id="Canvas 20" o:spid="_x0000_s1026" editas="canvas" style="width:462.7pt;height:206.25pt;mso-position-horizontal-relative:char;mso-position-vertical-relative:line" coordsize="58762,261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762;height:26193;visibility:visible;mso-wrap-style:square">
                  <v:fill o:detectmouseclick="t"/>
                  <v:path o:connecttype="none"/>
                </v:shape>
                <v:roundrect id="Rectangle: Rounded Corners 21" o:spid="_x0000_s1028" style="position:absolute;left:2952;top:285;width:15240;height:14288;visibility:visible;mso-wrap-style:square;v-text-anchor:top"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" filled="f" strokecolor="black [3213]" strokeweight="1.5pt">
                  <v:stroke dashstyle="dash"/>
                  <v:textbox>
                    <w:txbxContent>
                      <w:p w14:paraId="1B99C7D5" w14:textId="6A2C9BD1" w:rsidR="009B0D46" w:rsidRDefault="009B0D46">
                        <w:pPr>
                          <w:jc w:val="center"/>
                          <w:rPr>
                            <w:rFonts w:ascii="Microsoft Sans Serif" w:hAnsi="Microsoft Sans Serif" w:cs="Microsoft Sans Serif"/>
                            <w:color w:val="000000" w:themeColor="text1"/>
                            <w:sz w:val="20"/>
                            <w:szCs w:val="20"/>
                            <w:lang w:val="sr-Latn-RS"/>
                          </w:rPr>
                        </w:pPr>
                        <w:del w:id="511" w:author="Rajo" w:date="2018-06-10T20:24:00Z">
                          <w:r w:rsidDel="00DC66E2">
                            <w:rPr>
                              <w:rFonts w:ascii="Microsoft Sans Serif" w:hAnsi="Microsoft Sans Serif" w:cs="Microsoft Sans Serif"/>
                              <w:color w:val="000000" w:themeColor="text1"/>
                              <w:sz w:val="20"/>
                              <w:szCs w:val="20"/>
                              <w:lang w:val="sr-Latn-RS"/>
                            </w:rPr>
                            <w:delText>domen1.com</w:delText>
                          </w:r>
                        </w:del>
                        <w:ins w:id="512" w:author="Rajo" w:date="2018-06-10T20:24:00Z">
                          <w:r>
                            <w:rPr>
                              <w:rFonts w:ascii="Microsoft Sans Serif" w:hAnsi="Microsoft Sans Serif" w:cs="Microsoft Sans Serif"/>
                              <w:color w:val="000000" w:themeColor="text1"/>
                              <w:sz w:val="20"/>
                              <w:szCs w:val="20"/>
                              <w:lang w:val="sr-Latn-RS"/>
                            </w:rPr>
                            <w:t>Aplikacija1</w:t>
                          </w:r>
                        </w:ins>
                      </w:p>
                    </w:txbxContent>
                  </v:textbox>
                </v:roundrect>
                <v:oval id="Oval 226" o:spid="_x0000_s1029" style="position:absolute;left:26658;top:17716;width:5346;height:53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" fillcolor="white [3201]" strokecolor="black [3200]" strokeweight=".5pt"/>
                <v:roundrect id="Rectangle: Rounded Corners 53" o:spid="_x0000_s1030" style="position:absolute;left:22118;top:5238;width:15399;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" fillcolor="#f90" stroked="f">
                  <v:textbox>
                    <w:txbxContent>
                      <w:p w14:paraId="466B2923" w14:textId="5E2EFA82" w:rsidR="009B0D46" w:rsidRDefault="009B0D46">
                        <w:pPr>
                          <w:pStyle w:val="NormalWeb"/>
                          <w:spacing w:before="0" w:beforeAutospacing="0" w:after="0" w:afterAutospacing="0" w:line="276" w:lineRule="auto"/>
                          <w:jc w:val="center"/>
                          <w:rPr>
                            <w:b/>
                            <w:color w:val="FFFFFF" w:themeColor="background1"/>
                          </w:rPr>
                        </w:pPr>
                        <w:del w:id="513" w:author="Rajo" w:date="2018-06-16T20:32:00Z">
                          <w:r w:rsidDel="00223E89">
                            <w:rPr>
                              <w:rFonts w:ascii="Microsoft Sans Serif" w:eastAsia="Calibri" w:hAnsi="Microsoft Sans Serif"/>
                              <w:b/>
                              <w:color w:val="FFFFFF" w:themeColor="background1"/>
                              <w:sz w:val="20"/>
                              <w:szCs w:val="20"/>
                              <w:lang w:val="sr-Latn-RS"/>
                            </w:rPr>
                            <w:delText>Skladište kolačića preglednika</w:delText>
                          </w:r>
                        </w:del>
                        <w:ins w:id="514" w:author="Rajo" w:date="2018-06-16T20:32:00Z">
                          <w:r>
                            <w:rPr>
                              <w:rFonts w:ascii="Microsoft Sans Serif" w:eastAsia="Calibri" w:hAnsi="Microsoft Sans Serif"/>
                              <w:b/>
                              <w:color w:val="FFFFFF" w:themeColor="background1"/>
                              <w:sz w:val="20"/>
                              <w:szCs w:val="20"/>
                              <w:lang w:val="sr-Latn-RS"/>
                            </w:rPr>
                            <w:t>Internet preglednik (skladište kolačića)</w:t>
                          </w:r>
                        </w:ins>
                      </w:p>
                    </w:txbxContent>
                  </v:textbox>
                </v:roundrect>
                <v:shape id="Graphic 225" o:spid="_x0000_s1031" type="#_x0000_t75" alt="User" style="position:absolute;left:27762;top:18764;width:3289;height:3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">
                  <v:imagedata r:id="rId14" o:title="User"/>
                </v:shape>
                <v:shapetype id="_x0000_t33" coordsize="21600,21600" o:spt="33" o:oned="t" path="m,l21600,r,21600e" filled="f">
                  <v:stroke joinstyle="miter"/>
                  <v:path arrowok="t" fillok="f" o:connecttype="none"/>
                  <o:lock v:ext="edit" shapetype="t"/>
                </v:shapetype>
                <v:shape id="Connector: Elbow 227" o:spid="_x0000_s1032" type="#_x0000_t33" style="position:absolute;left:32004;top:14478;width:16394;height:59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" strokecolor="black [3040]">
                  <v:stroke endarrow="block"/>
                </v:shape>
                <v:shape id="Connector: Elbow 62" o:spid="_x0000_s1033" type="#_x0000_t33" style="position:absolute;left:10654;top:14573;width:16004;height:581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" strokecolor="black [3040]">
                  <v:stroke endarrow="block"/>
                </v:shape>
                <v:shapetype id="_x0000_t32" coordsize="21600,21600" o:spt="32" o:oned="t" path="m,l21600,21600e" filled="f">
                  <v:path arrowok="t" fillok="f" o:connecttype="none"/>
                  <o:lock v:ext="edit" shapetype="t"/>
                </v:shapetype>
                <v:shape id="Straight Arrow Connector 228" o:spid="_x0000_s1034" type="#_x0000_t32" style="position:absolute;left:18606;top:7715;width:35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" strokecolor="black [3200]">
                  <v:stroke endarrow="block"/>
                </v:shape>
                <v:shape id="Straight Arrow Connector 64" o:spid="_x0000_s1035" type="#_x0000_t32" style="position:absolute;left:37517;top:7715;width:318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" strokecolor="black [3213]">
                  <v:stroke endarrow="block"/>
                </v:shape>
                <v:oval id="Oval 229" o:spid="_x0000_s1036" style="position:absolute;left:3618;top:4086;width:2093;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" fillcolor="#f90" stroked="f">
                  <v:textbox inset="0,0,0,0">
                    <w:txbxContent>
                      <w:p w14:paraId="5FB579E4" w14:textId="77777777" w:rsidR="009B0D46" w:rsidRDefault="009B0D46">
                        <w:pPr>
                          <w:jc w:val="center"/>
                          <w:rPr>
                            <w:rFonts w:ascii="Microsoft Sans Serif" w:hAnsi="Microsoft Sans Serif" w:cs="Microsoft Sans Serif"/>
                            <w:b/>
                            <w:sz w:val="16"/>
                            <w:szCs w:val="16"/>
                            <w:lang w:val="sr-Latn-RS"/>
                          </w:rPr>
                        </w:pPr>
                        <w:r>
                          <w:rPr>
                            <w:rFonts w:ascii="Microsoft Sans Serif" w:hAnsi="Microsoft Sans Serif" w:cs="Microsoft Sans Serif"/>
                            <w:b/>
                            <w:sz w:val="16"/>
                            <w:szCs w:val="16"/>
                            <w:lang w:val="sr-Latn-RS"/>
                          </w:rPr>
                          <w:t>2</w:t>
                        </w:r>
                      </w:p>
                    </w:txbxContent>
                  </v:textbox>
                </v:oval>
                <v:shapetype id="_x0000_t202" coordsize="21600,21600" o:spt="202" path="m,l,21600r21600,l21600,xe">
                  <v:stroke joinstyle="miter"/>
                  <v:path gradientshapeok="t" o:connecttype="rect"/>
                </v:shapetype>
                <v:shape id="Text Box 231" o:spid="_x0000_s1037" type="#_x0000_t202" style="position:absolute;left:6091;top:4161;width:11423;height:2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" filled="f" stroked="f" strokeweight=".5pt">
                  <v:textbox inset="0">
                    <w:txbxContent>
                      <w:p w14:paraId="5C2E178F" w14:textId="16D97E24" w:rsidR="009B0D46" w:rsidDel="00590C9B" w:rsidRDefault="009B0D46">
                        <w:pPr>
                          <w:spacing w:after="0"/>
                          <w:rPr>
                            <w:del w:id="515" w:author="Rajo" w:date="2018-06-10T20:58:00Z"/>
                            <w:rFonts w:ascii="Microsoft Sans Serif" w:hAnsi="Microsoft Sans Serif" w:cs="Microsoft Sans Serif"/>
                            <w:sz w:val="16"/>
                            <w:szCs w:val="16"/>
                            <w:lang w:val="sr-Latn-RS"/>
                          </w:rPr>
                          <w:pPrChange w:id="516" w:author="Rajo" w:date="2018-06-10T16:57:00Z">
                            <w:pPr/>
                          </w:pPrChange>
                        </w:pPr>
                        <w:del w:id="517" w:author="Rajo" w:date="2018-06-10T20:58:00Z">
                          <w:r w:rsidDel="00590C9B">
                            <w:rPr>
                              <w:rFonts w:ascii="Microsoft Sans Serif" w:hAnsi="Microsoft Sans Serif" w:cs="Microsoft Sans Serif"/>
                              <w:sz w:val="16"/>
                              <w:szCs w:val="16"/>
                              <w:lang w:val="sr-Latn-RS"/>
                            </w:rPr>
                            <w:delText>Unos pristupnih podataka,</w:delText>
                          </w:r>
                        </w:del>
                      </w:p>
                      <w:p w14:paraId="6F4AA9D4" w14:textId="624B6F19" w:rsidR="009B0D46" w:rsidRDefault="009B0D46">
                        <w:pPr>
                          <w:spacing w:after="0"/>
                          <w:rPr>
                            <w:rFonts w:ascii="Microsoft Sans Serif" w:hAnsi="Microsoft Sans Serif" w:cs="Microsoft Sans Serif"/>
                            <w:sz w:val="16"/>
                            <w:szCs w:val="16"/>
                            <w:lang w:val="sr-Latn-RS"/>
                          </w:rPr>
                          <w:pPrChange w:id="518" w:author="Rajo" w:date="2018-06-10T16:57:00Z">
                            <w:pPr/>
                          </w:pPrChange>
                        </w:pPr>
                        <w:del w:id="519" w:author="Rajo" w:date="2018-06-10T20:58:00Z">
                          <w:r w:rsidDel="00590C9B">
                            <w:rPr>
                              <w:rFonts w:ascii="Microsoft Sans Serif" w:hAnsi="Microsoft Sans Serif" w:cs="Microsoft Sans Serif"/>
                              <w:sz w:val="16"/>
                              <w:szCs w:val="16"/>
                              <w:lang w:val="sr-Latn-RS"/>
                            </w:rPr>
                            <w:delText>identifikovanje korisnika</w:delText>
                          </w:r>
                        </w:del>
                        <w:ins w:id="520" w:author="Rajo" w:date="2018-06-10T20:58:00Z">
                          <w:r>
                            <w:rPr>
                              <w:rFonts w:ascii="Microsoft Sans Serif" w:hAnsi="Microsoft Sans Serif" w:cs="Microsoft Sans Serif"/>
                              <w:sz w:val="16"/>
                              <w:szCs w:val="16"/>
                              <w:lang w:val="sr-Latn-RS"/>
                            </w:rPr>
                            <w:t>Autentikacija korisnika</w:t>
                          </w:r>
                        </w:ins>
                      </w:p>
                    </w:txbxContent>
                  </v:textbox>
                </v:shape>
                <v:oval id="Oval 73" o:spid="_x0000_s1038" style="position:absolute;left:10653;top:21558;width:2084;height:1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" fillcolor="#f90" stroked="f">
                  <v:textbox inset="0,0,0,0">
                    <w:txbxContent>
                      <w:p w14:paraId="112095BE"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w:t>
                        </w:r>
                      </w:p>
                    </w:txbxContent>
                  </v:textbox>
                </v:oval>
                <v:shape id="Text Box 231" o:spid="_x0000_s1039" type="#_x0000_t202" style="position:absolute;left:13511;top:21565;width:772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" filled="f" stroked="f" strokeweight=".5pt">
                  <v:textbox inset="0">
                    <w:txbxContent>
                      <w:p w14:paraId="4194B4C6" w14:textId="49DC12B0" w:rsidR="009B0D46" w:rsidRDefault="009B0D46">
                        <w:pPr>
                          <w:pStyle w:val="NormalWeb"/>
                          <w:spacing w:before="0" w:beforeAutospacing="0" w:after="0" w:afterAutospacing="0" w:line="276" w:lineRule="auto"/>
                        </w:pPr>
                        <w:del w:id="521" w:author="Rajo" w:date="2018-06-10T20:54:00Z">
                          <w:r w:rsidDel="00D26F38">
                            <w:rPr>
                              <w:rFonts w:ascii="Microsoft Sans Serif" w:eastAsia="Calibri" w:hAnsi="Microsoft Sans Serif"/>
                              <w:sz w:val="16"/>
                              <w:szCs w:val="16"/>
                              <w:lang w:val="sr-Latn-RS"/>
                            </w:rPr>
                            <w:delText>Odlazi na</w:delText>
                          </w:r>
                        </w:del>
                        <w:ins w:id="522" w:author="Rajo" w:date="2018-06-10T20:59:00Z">
                          <w:r>
                            <w:rPr>
                              <w:rFonts w:ascii="Microsoft Sans Serif" w:eastAsia="Calibri" w:hAnsi="Microsoft Sans Serif"/>
                              <w:sz w:val="16"/>
                              <w:szCs w:val="16"/>
                              <w:lang w:val="sr-Latn-RS"/>
                            </w:rPr>
                            <w:t>Pris</w:t>
                          </w:r>
                        </w:ins>
                        <w:ins w:id="523" w:author="Rajo" w:date="2018-06-10T21:00:00Z">
                          <w:r>
                            <w:rPr>
                              <w:rFonts w:ascii="Microsoft Sans Serif" w:eastAsia="Calibri" w:hAnsi="Microsoft Sans Serif"/>
                              <w:sz w:val="16"/>
                              <w:szCs w:val="16"/>
                              <w:lang w:val="sr-Latn-RS"/>
                            </w:rPr>
                            <w:t>tup</w:t>
                          </w:r>
                        </w:ins>
                      </w:p>
                    </w:txbxContent>
                  </v:textbox>
                </v:shape>
                <v:oval id="Oval 75" o:spid="_x0000_s1040" style="position:absolute;left:41138;top:21326;width:2083;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" fillcolor="#f90" stroked="f">
                  <v:textbox inset="0,0,0,0">
                    <w:txbxContent>
                      <w:p w14:paraId="5DEE65FE"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4</w:t>
                        </w:r>
                      </w:p>
                    </w:txbxContent>
                  </v:textbox>
                </v:oval>
                <v:shape id="Text Box 231" o:spid="_x0000_s1041" type="#_x0000_t202" style="position:absolute;left:43995;top:21332;width:7722;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" filled="f" stroked="f" strokeweight=".5pt">
                  <v:textbox inset="0">
                    <w:txbxContent>
                      <w:p w14:paraId="29FBA2CA" w14:textId="42D509D1" w:rsidR="009B0D46" w:rsidRDefault="009B0D46">
                        <w:pPr>
                          <w:pStyle w:val="NormalWeb"/>
                          <w:spacing w:before="0" w:beforeAutospacing="0" w:after="0" w:afterAutospacing="0" w:line="276" w:lineRule="auto"/>
                        </w:pPr>
                        <w:del w:id="524" w:author="Rajo" w:date="2018-06-10T20:55:00Z">
                          <w:r w:rsidDel="00D26F38">
                            <w:rPr>
                              <w:rFonts w:ascii="Microsoft Sans Serif" w:eastAsia="Calibri" w:hAnsi="Microsoft Sans Serif"/>
                              <w:sz w:val="16"/>
                              <w:szCs w:val="16"/>
                              <w:lang w:val="sr-Latn-RS"/>
                            </w:rPr>
                            <w:delText>Odlazi na</w:delText>
                          </w:r>
                        </w:del>
                        <w:ins w:id="525" w:author="Rajo" w:date="2018-06-10T20:55:00Z">
                          <w:r>
                            <w:rPr>
                              <w:rFonts w:ascii="Microsoft Sans Serif" w:eastAsia="Calibri" w:hAnsi="Microsoft Sans Serif"/>
                              <w:sz w:val="16"/>
                              <w:szCs w:val="16"/>
                              <w:lang w:val="sr-Latn-RS"/>
                            </w:rPr>
                            <w:t>Prist</w:t>
                          </w:r>
                        </w:ins>
                        <w:ins w:id="526" w:author="Rajo" w:date="2018-06-10T20:56:00Z">
                          <w:r>
                            <w:rPr>
                              <w:rFonts w:ascii="Microsoft Sans Serif" w:eastAsia="Calibri" w:hAnsi="Microsoft Sans Serif"/>
                              <w:sz w:val="16"/>
                              <w:szCs w:val="16"/>
                              <w:lang w:val="sr-Latn-RS"/>
                            </w:rPr>
                            <w:t>u</w:t>
                          </w:r>
                        </w:ins>
                        <w:ins w:id="527" w:author="Rajo" w:date="2018-06-10T20:57:00Z">
                          <w:r>
                            <w:rPr>
                              <w:rFonts w:ascii="Microsoft Sans Serif" w:eastAsia="Calibri" w:hAnsi="Microsoft Sans Serif"/>
                              <w:sz w:val="16"/>
                              <w:szCs w:val="16"/>
                              <w:lang w:val="sr-Latn-RS"/>
                            </w:rPr>
                            <w:t>p</w:t>
                          </w:r>
                        </w:ins>
                      </w:p>
                    </w:txbxContent>
                  </v:textbox>
                </v:shape>
                <v:shape id="Text Box 231" o:spid="_x0000_s1042" type="#_x0000_t202" style="position:absolute;left:26658;top:23426;width:6487;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" filled="f" stroked="f" strokeweight=".5pt">
                  <v:textbox inset="0">
                    <w:txbxContent>
                      <w:p w14:paraId="796C498F" w14:textId="77777777" w:rsidR="009B0D46" w:rsidRDefault="009B0D46">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v:textbox>
                </v:shape>
                <v:oval id="Oval 78" o:spid="_x0000_s1043" style="position:absolute;left:19326;top:10822;width:2076;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" fillcolor="#f90" stroked="f">
                  <v:textbox inset="0,0,0,0">
                    <w:txbxContent>
                      <w:p w14:paraId="52430BF2"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3</w:t>
                        </w:r>
                      </w:p>
                    </w:txbxContent>
                  </v:textbox>
                </v:oval>
                <v:shape id="Text Box 231" o:spid="_x0000_s1044" type="#_x0000_t202" style="position:absolute;left:19135;top:12947;width:9059;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" filled="f" stroked="f" strokeweight=".5pt">
                  <v:textbox inset="0">
                    <w:txbxContent>
                      <w:p w14:paraId="12007F0E" w14:textId="3A4D82F2" w:rsidR="009B0D46" w:rsidRDefault="009B0D46">
                        <w:pPr>
                          <w:pStyle w:val="NormalWeb"/>
                          <w:spacing w:before="0" w:beforeAutospacing="0" w:after="0" w:afterAutospacing="0" w:line="276" w:lineRule="auto"/>
                        </w:pPr>
                        <w:r>
                          <w:rPr>
                            <w:rFonts w:ascii="Microsoft Sans Serif" w:eastAsia="Calibri" w:hAnsi="Microsoft Sans Serif"/>
                            <w:sz w:val="16"/>
                            <w:szCs w:val="16"/>
                            <w:lang w:val="sr-Latn-RS"/>
                          </w:rPr>
                          <w:t>Čuva</w:t>
                        </w:r>
                        <w:ins w:id="528" w:author="Rajo" w:date="2018-06-10T20:55:00Z">
                          <w:r>
                            <w:rPr>
                              <w:rFonts w:ascii="Microsoft Sans Serif" w:eastAsia="Calibri" w:hAnsi="Microsoft Sans Serif"/>
                              <w:sz w:val="16"/>
                              <w:szCs w:val="16"/>
                              <w:lang w:val="sr-Latn-RS"/>
                            </w:rPr>
                            <w:t>nje</w:t>
                          </w:r>
                        </w:ins>
                        <w:r>
                          <w:rPr>
                            <w:rFonts w:ascii="Microsoft Sans Serif" w:eastAsia="Calibri" w:hAnsi="Microsoft Sans Serif"/>
                            <w:sz w:val="16"/>
                            <w:szCs w:val="16"/>
                            <w:lang w:val="sr-Latn-RS"/>
                          </w:rPr>
                          <w:t xml:space="preserve"> kolačić</w:t>
                        </w:r>
                        <w:ins w:id="529" w:author="Rajo" w:date="2018-06-10T20:55:00Z">
                          <w:r>
                            <w:rPr>
                              <w:rFonts w:ascii="Microsoft Sans Serif" w:eastAsia="Calibri" w:hAnsi="Microsoft Sans Serif"/>
                              <w:sz w:val="16"/>
                              <w:szCs w:val="16"/>
                              <w:lang w:val="sr-Latn-RS"/>
                            </w:rPr>
                            <w:t>a</w:t>
                          </w:r>
                        </w:ins>
                      </w:p>
                    </w:txbxContent>
                  </v:textbox>
                </v:shape>
                <v:oval id="Oval 80" o:spid="_x0000_s1045" style="position:absolute;left:37995;top:10822;width:2070;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" fillcolor="#f90" stroked="f">
                  <v:textbox inset="0,0,0,0">
                    <w:txbxContent>
                      <w:p w14:paraId="635E7411" w14:textId="77777777" w:rsidR="009B0D46" w:rsidRDefault="009B0D46">
                        <w:pPr>
                          <w:pStyle w:val="NormalWeb"/>
                          <w:spacing w:before="0" w:beforeAutospacing="0" w:after="0" w:afterAutospacing="0" w:line="276" w:lineRule="auto"/>
                          <w:jc w:val="center"/>
                          <w:rPr>
                            <w:lang w:val="sr-Latn-RS"/>
                          </w:rPr>
                        </w:pPr>
                        <w:r>
                          <w:rPr>
                            <w:rFonts w:ascii="Microsoft Sans Serif" w:eastAsia="Calibri" w:hAnsi="Microsoft Sans Serif"/>
                            <w:b/>
                            <w:bCs/>
                            <w:sz w:val="16"/>
                            <w:szCs w:val="16"/>
                            <w:lang w:val="sr-Latn-RS"/>
                          </w:rPr>
                          <w:t>6</w:t>
                        </w:r>
                      </w:p>
                    </w:txbxContent>
                  </v:textbox>
                </v:oval>
                <v:shape id="Text Box 231" o:spid="_x0000_s1046" type="#_x0000_t202" style="position:absolute;left:31984;top:12947;width:9154;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" filled="f" stroked="f" strokeweight=".5pt">
                  <v:textbox inset="0">
                    <w:txbxContent>
                      <w:p w14:paraId="0ACC511F" w14:textId="585278EC" w:rsidR="009B0D46" w:rsidRDefault="009B0D46">
                        <w:pPr>
                          <w:pStyle w:val="NormalWeb"/>
                          <w:spacing w:before="0" w:beforeAutospacing="0" w:after="0" w:afterAutospacing="0" w:line="276" w:lineRule="auto"/>
                        </w:pPr>
                        <w:r>
                          <w:rPr>
                            <w:rFonts w:ascii="Microsoft Sans Serif" w:eastAsia="Calibri" w:hAnsi="Microsoft Sans Serif"/>
                            <w:sz w:val="16"/>
                            <w:szCs w:val="16"/>
                            <w:lang w:val="sr-Latn-RS"/>
                          </w:rPr>
                          <w:t>Čuva</w:t>
                        </w:r>
                        <w:ins w:id="530" w:author="Rajo" w:date="2018-06-10T20:55:00Z">
                          <w:r>
                            <w:rPr>
                              <w:rFonts w:ascii="Microsoft Sans Serif" w:eastAsia="Calibri" w:hAnsi="Microsoft Sans Serif"/>
                              <w:sz w:val="16"/>
                              <w:szCs w:val="16"/>
                              <w:lang w:val="sr-Latn-RS"/>
                            </w:rPr>
                            <w:t>nje</w:t>
                          </w:r>
                        </w:ins>
                        <w:r>
                          <w:rPr>
                            <w:rFonts w:ascii="Microsoft Sans Serif" w:eastAsia="Calibri" w:hAnsi="Microsoft Sans Serif"/>
                            <w:sz w:val="16"/>
                            <w:szCs w:val="16"/>
                            <w:lang w:val="sr-Latn-RS"/>
                          </w:rPr>
                          <w:t xml:space="preserve"> kolačić</w:t>
                        </w:r>
                        <w:ins w:id="531" w:author="Rajo" w:date="2018-06-10T20:55:00Z">
                          <w:r>
                            <w:rPr>
                              <w:rFonts w:ascii="Microsoft Sans Serif" w:eastAsia="Calibri" w:hAnsi="Microsoft Sans Serif"/>
                              <w:sz w:val="16"/>
                              <w:szCs w:val="16"/>
                              <w:lang w:val="sr-Latn-RS"/>
                            </w:rPr>
                            <w:t>a</w:t>
                          </w:r>
                        </w:ins>
                      </w:p>
                    </w:txbxContent>
                  </v:textbox>
                </v:shape>
                <v:roundrect id="Rectangle: Rounded Corners 50" o:spid="_x0000_s1047" style="position:absolute;left:3429;top:10572;width:14382;height:3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" fillcolor="#c0504d [3205]" stroked="f" strokeweight="2pt">
                  <v:textbox inset="0,0,0,0">
                    <w:txbxContent>
                      <w:p w14:paraId="5CB49193" w14:textId="2AAB9975" w:rsidR="009B0D46" w:rsidRPr="002F0509" w:rsidRDefault="009B0D46">
                        <w:pPr>
                          <w:spacing w:after="0"/>
                          <w:jc w:val="center"/>
                          <w:rPr>
                            <w:rFonts w:ascii="Microsoft Sans Serif" w:hAnsi="Microsoft Sans Serif" w:cs="Microsoft Sans Serif"/>
                            <w:b/>
                            <w:sz w:val="20"/>
                            <w:szCs w:val="20"/>
                            <w:rPrChange w:id="532" w:author="Rajo" w:date="2018-06-16T20:11:00Z">
                              <w:rPr/>
                            </w:rPrChange>
                          </w:rPr>
                          <w:pPrChange w:id="533" w:author="Rajo" w:date="2018-06-16T20:11:00Z">
                            <w:pPr/>
                          </w:pPrChange>
                        </w:pPr>
                        <w:proofErr w:type="spellStart"/>
                        <w:ins w:id="534" w:author="Rajo" w:date="2018-06-16T20:10:00Z">
                          <w:r w:rsidRPr="002F0509">
                            <w:rPr>
                              <w:rFonts w:ascii="Microsoft Sans Serif" w:hAnsi="Microsoft Sans Serif" w:cs="Microsoft Sans Serif"/>
                              <w:b/>
                              <w:sz w:val="20"/>
                              <w:szCs w:val="20"/>
                              <w:rPrChange w:id="535" w:author="Rajo" w:date="2018-06-16T20:11:00Z">
                                <w:rPr/>
                              </w:rPrChange>
                            </w:rPr>
                            <w:t>Zašti</w:t>
                          </w:r>
                        </w:ins>
                        <w:ins w:id="536" w:author="Rajo" w:date="2018-06-16T20:11:00Z">
                          <w:r w:rsidRPr="002F0509">
                            <w:rPr>
                              <w:rFonts w:ascii="Microsoft Sans Serif" w:hAnsi="Microsoft Sans Serif" w:cs="Microsoft Sans Serif"/>
                              <w:b/>
                              <w:sz w:val="20"/>
                              <w:szCs w:val="20"/>
                              <w:rPrChange w:id="537" w:author="Rajo" w:date="2018-06-16T20:11:00Z">
                                <w:rPr/>
                              </w:rPrChange>
                            </w:rPr>
                            <w:t>ćeni</w:t>
                          </w:r>
                          <w:proofErr w:type="spellEnd"/>
                          <w:r w:rsidRPr="002F0509">
                            <w:rPr>
                              <w:rFonts w:ascii="Microsoft Sans Serif" w:hAnsi="Microsoft Sans Serif" w:cs="Microsoft Sans Serif"/>
                              <w:b/>
                              <w:sz w:val="20"/>
                              <w:szCs w:val="20"/>
                              <w:rPrChange w:id="538" w:author="Rajo" w:date="2018-06-16T20:11:00Z">
                                <w:rPr/>
                              </w:rPrChange>
                            </w:rPr>
                            <w:t xml:space="preserve"> </w:t>
                          </w:r>
                          <w:proofErr w:type="spellStart"/>
                          <w:r w:rsidRPr="002F0509">
                            <w:rPr>
                              <w:rFonts w:ascii="Microsoft Sans Serif" w:hAnsi="Microsoft Sans Serif" w:cs="Microsoft Sans Serif"/>
                              <w:b/>
                              <w:sz w:val="20"/>
                              <w:szCs w:val="20"/>
                              <w:rPrChange w:id="539" w:author="Rajo" w:date="2018-06-16T20:11:00Z">
                                <w:rPr/>
                              </w:rPrChange>
                            </w:rPr>
                            <w:t>resurs</w:t>
                          </w:r>
                        </w:ins>
                        <w:proofErr w:type="spellEnd"/>
                      </w:p>
                    </w:txbxContent>
                  </v:textbox>
                </v:roundrect>
                <v:roundrect id="Rectangle: Rounded Corners 511" o:spid="_x0000_s1048" style="position:absolute;left:3429;top:6648;width:14382;height:3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" fillcolor="#4bacc6 [3208]" stroked="f" strokeweight="2pt">
                  <v:textbox inset="0,0,0,0">
                    <w:txbxContent>
                      <w:p w14:paraId="322CD8D6" w14:textId="0E8DE416" w:rsidR="009B0D46" w:rsidRPr="002F0509" w:rsidRDefault="009B0D46" w:rsidP="002F0509">
                        <w:pPr>
                          <w:pStyle w:val="NormalWeb"/>
                          <w:spacing w:before="0" w:beforeAutospacing="0" w:after="0" w:afterAutospacing="0" w:line="256" w:lineRule="auto"/>
                          <w:jc w:val="center"/>
                          <w:rPr>
                            <w:color w:val="FFFFFF" w:themeColor="background1"/>
                            <w:rPrChange w:id="540" w:author="Rajo" w:date="2018-06-16T20:12:00Z">
                              <w:rPr/>
                            </w:rPrChange>
                          </w:rPr>
                        </w:pPr>
                        <w:del w:id="541" w:author="Rajo" w:date="2018-06-16T20:12:00Z">
                          <w:r w:rsidRPr="002F0509" w:rsidDel="002F0509">
                            <w:rPr>
                              <w:rFonts w:ascii="Microsoft Sans Serif" w:eastAsia="Calibri" w:hAnsi="Microsoft Sans Serif"/>
                              <w:b/>
                              <w:bCs/>
                              <w:color w:val="FFFFFF" w:themeColor="background1"/>
                              <w:sz w:val="20"/>
                              <w:szCs w:val="20"/>
                              <w:rPrChange w:id="542" w:author="Rajo" w:date="2018-06-16T20:12:00Z">
                                <w:rPr>
                                  <w:rFonts w:ascii="Microsoft Sans Serif" w:eastAsia="Calibri" w:hAnsi="Microsoft Sans Serif"/>
                                  <w:b/>
                                  <w:bCs/>
                                  <w:color w:val="008080"/>
                                  <w:sz w:val="20"/>
                                  <w:szCs w:val="20"/>
                                  <w:u w:val="single"/>
                                </w:rPr>
                              </w:rPrChange>
                            </w:rPr>
                            <w:delText>Zaštićeni resurs</w:delText>
                          </w:r>
                        </w:del>
                        <w:ins w:id="543" w:author="Rajo" w:date="2018-06-16T20:12:00Z">
                          <w:r w:rsidRPr="002F0509">
                            <w:rPr>
                              <w:rFonts w:ascii="Microsoft Sans Serif" w:eastAsia="Calibri" w:hAnsi="Microsoft Sans Serif"/>
                              <w:b/>
                              <w:bCs/>
                              <w:color w:val="FFFFFF" w:themeColor="background1"/>
                              <w:sz w:val="20"/>
                              <w:szCs w:val="20"/>
                              <w:rPrChange w:id="544" w:author="Rajo" w:date="2018-06-16T20:12:00Z">
                                <w:rPr>
                                  <w:rFonts w:ascii="Microsoft Sans Serif" w:eastAsia="Calibri" w:hAnsi="Microsoft Sans Serif"/>
                                  <w:b/>
                                  <w:bCs/>
                                  <w:color w:val="008080"/>
                                  <w:sz w:val="20"/>
                                  <w:szCs w:val="20"/>
                                  <w:u w:val="single"/>
                                </w:rPr>
                              </w:rPrChange>
                            </w:rPr>
                            <w:t xml:space="preserve">Forma za </w:t>
                          </w:r>
                          <w:proofErr w:type="spellStart"/>
                          <w:r w:rsidRPr="002F0509">
                            <w:rPr>
                              <w:rFonts w:ascii="Microsoft Sans Serif" w:eastAsia="Calibri" w:hAnsi="Microsoft Sans Serif"/>
                              <w:b/>
                              <w:bCs/>
                              <w:color w:val="FFFFFF" w:themeColor="background1"/>
                              <w:sz w:val="20"/>
                              <w:szCs w:val="20"/>
                              <w:rPrChange w:id="545" w:author="Rajo" w:date="2018-06-16T20:12:00Z">
                                <w:rPr>
                                  <w:rFonts w:ascii="Microsoft Sans Serif" w:eastAsia="Calibri" w:hAnsi="Microsoft Sans Serif"/>
                                  <w:b/>
                                  <w:bCs/>
                                  <w:color w:val="008080"/>
                                  <w:sz w:val="20"/>
                                  <w:szCs w:val="20"/>
                                  <w:u w:val="single"/>
                                </w:rPr>
                              </w:rPrChange>
                            </w:rPr>
                            <w:t>prijavu</w:t>
                          </w:r>
                        </w:ins>
                        <w:proofErr w:type="spellEnd"/>
                      </w:p>
                    </w:txbxContent>
                  </v:textbox>
                </v:roundrect>
                <v:roundrect id="Rectangle: Rounded Corners 513" o:spid="_x0000_s1049" style="position:absolute;left:40852;top:161;width:15250;height:14287;visibility:visible;mso-wrap-style:square;v-text-anchor:top"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" filled="f" strokecolor="black [3213]" strokeweight="1.5pt">
                  <v:stroke dashstyle="dash"/>
                  <v:textbox>
                    <w:txbxContent>
                      <w:p w14:paraId="7B5259BF" w14:textId="6313A47E" w:rsidR="009B0D46" w:rsidRPr="003B3700" w:rsidRDefault="009B0D46" w:rsidP="00184250">
                        <w:pPr>
                          <w:pStyle w:val="NormalWeb"/>
                          <w:spacing w:before="0" w:beforeAutospacing="0" w:after="160" w:afterAutospacing="0" w:line="256" w:lineRule="auto"/>
                          <w:jc w:val="center"/>
                        </w:pPr>
                        <w:del w:id="546" w:author="Rajo" w:date="2018-06-16T20:16:00Z">
                          <w:r w:rsidRPr="00184250" w:rsidDel="00184250">
                            <w:rPr>
                              <w:rFonts w:ascii="Microsoft Sans Serif" w:eastAsia="Calibri" w:hAnsi="Microsoft Sans Serif"/>
                              <w:strike/>
                              <w:color w:val="000000" w:themeColor="text1"/>
                              <w:sz w:val="20"/>
                              <w:szCs w:val="20"/>
                              <w:lang w:val="sr-Latn-RS"/>
                              <w:rPrChange w:id="547" w:author="Rajo" w:date="2018-06-16T20:17:00Z">
                                <w:rPr>
                                  <w:rFonts w:ascii="Microsoft Sans Serif" w:eastAsia="Calibri" w:hAnsi="Microsoft Sans Serif"/>
                                  <w:strike/>
                                  <w:color w:val="FF0000"/>
                                  <w:sz w:val="20"/>
                                  <w:szCs w:val="20"/>
                                  <w:lang w:val="sr-Latn-RS"/>
                                </w:rPr>
                              </w:rPrChange>
                            </w:rPr>
                            <w:delText>domen1.com</w:delText>
                          </w:r>
                        </w:del>
                        <w:r w:rsidRPr="00184250">
                          <w:rPr>
                            <w:rFonts w:ascii="Microsoft Sans Serif" w:eastAsia="Calibri" w:hAnsi="Microsoft Sans Serif"/>
                            <w:color w:val="000000" w:themeColor="text1"/>
                            <w:sz w:val="20"/>
                            <w:szCs w:val="20"/>
                            <w:lang w:val="sr-Latn-RS"/>
                            <w:rPrChange w:id="548" w:author="Rajo" w:date="2018-06-16T20:17:00Z">
                              <w:rPr>
                                <w:rFonts w:ascii="Microsoft Sans Serif" w:eastAsia="Calibri" w:hAnsi="Microsoft Sans Serif"/>
                                <w:color w:val="008080"/>
                                <w:sz w:val="20"/>
                                <w:szCs w:val="20"/>
                                <w:u w:val="single"/>
                                <w:lang w:val="sr-Latn-RS"/>
                              </w:rPr>
                            </w:rPrChange>
                          </w:rPr>
                          <w:t>Aplikacija</w:t>
                        </w:r>
                        <w:ins w:id="549" w:author="Rajo" w:date="2018-06-16T20:16:00Z">
                          <w:r w:rsidRPr="00184250">
                            <w:rPr>
                              <w:rFonts w:ascii="Microsoft Sans Serif" w:eastAsia="Calibri" w:hAnsi="Microsoft Sans Serif"/>
                              <w:color w:val="000000" w:themeColor="text1"/>
                              <w:sz w:val="20"/>
                              <w:szCs w:val="20"/>
                              <w:lang w:val="sr-Latn-RS"/>
                              <w:rPrChange w:id="550" w:author="Rajo" w:date="2018-06-16T20:17:00Z">
                                <w:rPr>
                                  <w:rFonts w:ascii="Microsoft Sans Serif" w:eastAsia="Calibri" w:hAnsi="Microsoft Sans Serif"/>
                                  <w:color w:val="008080"/>
                                  <w:sz w:val="20"/>
                                  <w:szCs w:val="20"/>
                                  <w:u w:val="single"/>
                                  <w:lang w:val="sr-Latn-RS"/>
                                </w:rPr>
                              </w:rPrChange>
                            </w:rPr>
                            <w:t>2</w:t>
                          </w:r>
                        </w:ins>
                        <w:del w:id="551" w:author="Rajo" w:date="2018-06-16T20:16:00Z">
                          <w:r w:rsidRPr="00184250" w:rsidDel="00184250">
                            <w:rPr>
                              <w:rFonts w:ascii="Microsoft Sans Serif" w:eastAsia="Calibri" w:hAnsi="Microsoft Sans Serif"/>
                              <w:color w:val="008080"/>
                              <w:sz w:val="20"/>
                              <w:szCs w:val="20"/>
                              <w:lang w:val="sr-Latn-RS"/>
                              <w:rPrChange w:id="552" w:author="Rajo" w:date="2018-06-16T20:16:00Z">
                                <w:rPr>
                                  <w:rFonts w:ascii="Microsoft Sans Serif" w:eastAsia="Calibri" w:hAnsi="Microsoft Sans Serif"/>
                                  <w:color w:val="008080"/>
                                  <w:sz w:val="20"/>
                                  <w:szCs w:val="20"/>
                                  <w:u w:val="single"/>
                                  <w:lang w:val="sr-Latn-RS"/>
                                </w:rPr>
                              </w:rPrChange>
                            </w:rPr>
                            <w:delText>1</w:delText>
                          </w:r>
                        </w:del>
                      </w:p>
                    </w:txbxContent>
                  </v:textbox>
                </v:roundrect>
                <v:oval id="Oval 514" o:spid="_x0000_s1050" style="position:absolute;left:41906;top:3863;width:208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" fillcolor="#f90" stroked="f">
                  <v:textbox inset="0,0,0,0">
                    <w:txbxContent>
                      <w:p w14:paraId="1216C175" w14:textId="55D279E8" w:rsidR="009B0D46" w:rsidRDefault="009B0D46" w:rsidP="00184250">
                        <w:pPr>
                          <w:pStyle w:val="NormalWeb"/>
                          <w:spacing w:before="0" w:beforeAutospacing="0" w:after="160" w:afterAutospacing="0" w:line="256" w:lineRule="auto"/>
                          <w:jc w:val="center"/>
                        </w:pPr>
                        <w:ins w:id="553" w:author="Rajo" w:date="2018-06-16T20:38:00Z">
                          <w:r>
                            <w:rPr>
                              <w:rFonts w:ascii="Microsoft Sans Serif" w:eastAsia="Calibri" w:hAnsi="Microsoft Sans Serif"/>
                              <w:b/>
                              <w:bCs/>
                              <w:sz w:val="16"/>
                              <w:szCs w:val="16"/>
                              <w:lang w:val="sr-Latn-RS"/>
                            </w:rPr>
                            <w:t>5</w:t>
                          </w:r>
                        </w:ins>
                        <w:del w:id="554" w:author="Rajo" w:date="2018-06-16T20:38:00Z">
                          <w:r w:rsidDel="008F20D7">
                            <w:rPr>
                              <w:rFonts w:ascii="Microsoft Sans Serif" w:eastAsia="Calibri" w:hAnsi="Microsoft Sans Serif"/>
                              <w:b/>
                              <w:bCs/>
                              <w:sz w:val="16"/>
                              <w:szCs w:val="16"/>
                              <w:lang w:val="sr-Latn-RS"/>
                            </w:rPr>
                            <w:delText>2</w:delText>
                          </w:r>
                        </w:del>
                      </w:p>
                    </w:txbxContent>
                  </v:textbox>
                </v:oval>
                <v:shape id="Text Box 231" o:spid="_x0000_s1051" type="#_x0000_t202" style="position:absolute;left:44376;top:3863;width:1144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" filled="f" stroked="f" strokeweight=".5pt">
                  <v:textbox inset="0">
                    <w:txbxContent>
                      <w:p w14:paraId="41F677B6" w14:textId="50C4E5F2" w:rsidR="009B0D46" w:rsidRPr="00184250" w:rsidDel="00184250" w:rsidRDefault="009B0D46" w:rsidP="00184250">
                        <w:pPr>
                          <w:pStyle w:val="NormalWeb"/>
                          <w:spacing w:before="0" w:beforeAutospacing="0" w:after="0" w:afterAutospacing="0" w:line="256" w:lineRule="auto"/>
                          <w:rPr>
                            <w:del w:id="555" w:author="Rajo" w:date="2018-06-16T20:17:00Z"/>
                            <w:color w:val="000000" w:themeColor="text1"/>
                            <w:rPrChange w:id="556" w:author="Rajo" w:date="2018-06-16T20:17:00Z">
                              <w:rPr>
                                <w:del w:id="557" w:author="Rajo" w:date="2018-06-16T20:17:00Z"/>
                              </w:rPr>
                            </w:rPrChange>
                          </w:rPr>
                        </w:pPr>
                        <w:del w:id="558" w:author="Rajo" w:date="2018-06-16T20:17:00Z">
                          <w:r w:rsidRPr="00184250" w:rsidDel="00184250">
                            <w:rPr>
                              <w:rFonts w:ascii="Microsoft Sans Serif" w:eastAsia="Calibri" w:hAnsi="Microsoft Sans Serif"/>
                              <w:strike/>
                              <w:color w:val="000000" w:themeColor="text1"/>
                              <w:sz w:val="16"/>
                              <w:szCs w:val="16"/>
                              <w:lang w:val="sr-Latn-RS"/>
                              <w:rPrChange w:id="559" w:author="Rajo" w:date="2018-06-16T20:17:00Z">
                                <w:rPr>
                                  <w:rFonts w:ascii="Microsoft Sans Serif" w:eastAsia="Calibri" w:hAnsi="Microsoft Sans Serif"/>
                                  <w:strike/>
                                  <w:color w:val="FF0000"/>
                                  <w:sz w:val="16"/>
                                  <w:szCs w:val="16"/>
                                  <w:lang w:val="sr-Latn-RS"/>
                                </w:rPr>
                              </w:rPrChange>
                            </w:rPr>
                            <w:delText>Unos pristupnih podataka,</w:delText>
                          </w:r>
                        </w:del>
                      </w:p>
                      <w:p w14:paraId="275B4E38" w14:textId="6E1322D3" w:rsidR="009B0D46" w:rsidRPr="00184250" w:rsidRDefault="009B0D46" w:rsidP="00184250">
                        <w:pPr>
                          <w:pStyle w:val="NormalWeb"/>
                          <w:spacing w:before="0" w:beforeAutospacing="0" w:after="0" w:afterAutospacing="0" w:line="256" w:lineRule="auto"/>
                          <w:rPr>
                            <w:color w:val="000000" w:themeColor="text1"/>
                            <w:rPrChange w:id="560" w:author="Rajo" w:date="2018-06-16T20:17:00Z">
                              <w:rPr/>
                            </w:rPrChange>
                          </w:rPr>
                        </w:pPr>
                        <w:del w:id="561" w:author="Rajo" w:date="2018-06-16T20:17:00Z">
                          <w:r w:rsidRPr="00184250" w:rsidDel="00184250">
                            <w:rPr>
                              <w:rFonts w:ascii="Microsoft Sans Serif" w:eastAsia="Calibri" w:hAnsi="Microsoft Sans Serif"/>
                              <w:strike/>
                              <w:color w:val="000000" w:themeColor="text1"/>
                              <w:sz w:val="16"/>
                              <w:szCs w:val="16"/>
                              <w:lang w:val="sr-Latn-RS"/>
                              <w:rPrChange w:id="562" w:author="Rajo" w:date="2018-06-16T20:17:00Z">
                                <w:rPr>
                                  <w:rFonts w:ascii="Microsoft Sans Serif" w:eastAsia="Calibri" w:hAnsi="Microsoft Sans Serif"/>
                                  <w:strike/>
                                  <w:color w:val="FF0000"/>
                                  <w:sz w:val="16"/>
                                  <w:szCs w:val="16"/>
                                  <w:lang w:val="sr-Latn-RS"/>
                                </w:rPr>
                              </w:rPrChange>
                            </w:rPr>
                            <w:delText>identifikovanje korisnika</w:delText>
                          </w:r>
                        </w:del>
                        <w:r w:rsidRPr="00184250">
                          <w:rPr>
                            <w:rFonts w:ascii="Microsoft Sans Serif" w:eastAsia="Calibri" w:hAnsi="Microsoft Sans Serif"/>
                            <w:color w:val="000000" w:themeColor="text1"/>
                            <w:sz w:val="16"/>
                            <w:szCs w:val="16"/>
                            <w:lang w:val="sr-Latn-RS"/>
                            <w:rPrChange w:id="563" w:author="Rajo" w:date="2018-06-16T20:17:00Z">
                              <w:rPr>
                                <w:rFonts w:ascii="Microsoft Sans Serif" w:eastAsia="Calibri" w:hAnsi="Microsoft Sans Serif"/>
                                <w:color w:val="008080"/>
                                <w:sz w:val="16"/>
                                <w:szCs w:val="16"/>
                                <w:u w:val="single"/>
                                <w:lang w:val="sr-Latn-RS"/>
                              </w:rPr>
                            </w:rPrChange>
                          </w:rPr>
                          <w:t>Autentikacija korisnika</w:t>
                        </w:r>
                      </w:p>
                    </w:txbxContent>
                  </v:textbox>
                </v:shape>
                <v:roundrect id="Rectangle: Rounded Corners 516" o:spid="_x0000_s1052" style="position:absolute;left:41335;top:10448;width:14382;height:3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" fillcolor="#c0504d [3205]" stroked="f" strokeweight="2pt">
                  <v:textbox inset="0,0,0,0">
                    <w:txbxContent>
                      <w:p w14:paraId="3D4727FE" w14:textId="77777777" w:rsidR="009B0D46" w:rsidRPr="00184250" w:rsidRDefault="009B0D46" w:rsidP="00184250">
                        <w:pPr>
                          <w:pStyle w:val="NormalWeb"/>
                          <w:spacing w:before="0" w:beforeAutospacing="0" w:after="0" w:afterAutospacing="0" w:line="256" w:lineRule="auto"/>
                          <w:jc w:val="center"/>
                          <w:rPr>
                            <w:color w:val="FFFFFF" w:themeColor="background1"/>
                            <w:rPrChange w:id="564" w:author="Rajo" w:date="2018-06-16T20:17:00Z">
                              <w:rPr/>
                            </w:rPrChange>
                          </w:rPr>
                        </w:pPr>
                        <w:proofErr w:type="spellStart"/>
                        <w:r w:rsidRPr="00184250">
                          <w:rPr>
                            <w:rFonts w:ascii="Microsoft Sans Serif" w:eastAsia="Calibri" w:hAnsi="Microsoft Sans Serif"/>
                            <w:b/>
                            <w:bCs/>
                            <w:color w:val="FFFFFF" w:themeColor="background1"/>
                            <w:sz w:val="20"/>
                            <w:szCs w:val="20"/>
                            <w:rPrChange w:id="565" w:author="Rajo" w:date="2018-06-16T20:17:00Z">
                              <w:rPr>
                                <w:rFonts w:ascii="Microsoft Sans Serif" w:eastAsia="Calibri" w:hAnsi="Microsoft Sans Serif"/>
                                <w:b/>
                                <w:bCs/>
                                <w:color w:val="008080"/>
                                <w:sz w:val="20"/>
                                <w:szCs w:val="20"/>
                                <w:u w:val="single"/>
                              </w:rPr>
                            </w:rPrChange>
                          </w:rPr>
                          <w:t>Zaštićeni</w:t>
                        </w:r>
                        <w:proofErr w:type="spellEnd"/>
                        <w:r w:rsidRPr="00184250">
                          <w:rPr>
                            <w:rFonts w:ascii="Microsoft Sans Serif" w:eastAsia="Calibri" w:hAnsi="Microsoft Sans Serif"/>
                            <w:b/>
                            <w:bCs/>
                            <w:color w:val="FFFFFF" w:themeColor="background1"/>
                            <w:sz w:val="20"/>
                            <w:szCs w:val="20"/>
                            <w:rPrChange w:id="566" w:author="Rajo" w:date="2018-06-16T20:17:00Z">
                              <w:rPr>
                                <w:rFonts w:ascii="Microsoft Sans Serif" w:eastAsia="Calibri" w:hAnsi="Microsoft Sans Serif"/>
                                <w:b/>
                                <w:bCs/>
                                <w:color w:val="008080"/>
                                <w:sz w:val="20"/>
                                <w:szCs w:val="20"/>
                                <w:u w:val="single"/>
                              </w:rPr>
                            </w:rPrChange>
                          </w:rPr>
                          <w:t xml:space="preserve"> </w:t>
                        </w:r>
                        <w:proofErr w:type="spellStart"/>
                        <w:r w:rsidRPr="00184250">
                          <w:rPr>
                            <w:rFonts w:ascii="Microsoft Sans Serif" w:eastAsia="Calibri" w:hAnsi="Microsoft Sans Serif"/>
                            <w:b/>
                            <w:bCs/>
                            <w:color w:val="FFFFFF" w:themeColor="background1"/>
                            <w:sz w:val="20"/>
                            <w:szCs w:val="20"/>
                            <w:rPrChange w:id="567" w:author="Rajo" w:date="2018-06-16T20:17:00Z">
                              <w:rPr>
                                <w:rFonts w:ascii="Microsoft Sans Serif" w:eastAsia="Calibri" w:hAnsi="Microsoft Sans Serif"/>
                                <w:b/>
                                <w:bCs/>
                                <w:color w:val="008080"/>
                                <w:sz w:val="20"/>
                                <w:szCs w:val="20"/>
                                <w:u w:val="single"/>
                              </w:rPr>
                            </w:rPrChange>
                          </w:rPr>
                          <w:t>resurs</w:t>
                        </w:r>
                        <w:proofErr w:type="spellEnd"/>
                      </w:p>
                    </w:txbxContent>
                  </v:textbox>
                </v:roundrect>
                <v:roundrect id="Rectangle: Rounded Corners 517" o:spid="_x0000_s1053" style="position:absolute;left:41335;top:6603;width:14382;height:3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" fillcolor="#4bacc6 [3208]" stroked="f" strokeweight="2pt">
                  <v:textbox inset="0,0,0,0">
                    <w:txbxContent>
                      <w:p w14:paraId="0273B032" w14:textId="7F6D94D7" w:rsidR="009B0D46" w:rsidRPr="00184250" w:rsidRDefault="009B0D46" w:rsidP="00184250">
                        <w:pPr>
                          <w:pStyle w:val="NormalWeb"/>
                          <w:spacing w:before="0" w:beforeAutospacing="0" w:after="0" w:afterAutospacing="0" w:line="254" w:lineRule="auto"/>
                          <w:jc w:val="center"/>
                          <w:rPr>
                            <w:color w:val="FFFFFF" w:themeColor="background1"/>
                            <w:rPrChange w:id="568" w:author="Rajo" w:date="2018-06-16T20:16:00Z">
                              <w:rPr/>
                            </w:rPrChange>
                          </w:rPr>
                        </w:pPr>
                        <w:del w:id="569" w:author="Rajo" w:date="2018-06-16T20:16:00Z">
                          <w:r w:rsidRPr="00184250" w:rsidDel="00184250">
                            <w:rPr>
                              <w:rFonts w:ascii="Microsoft Sans Serif" w:eastAsia="Calibri" w:hAnsi="Microsoft Sans Serif"/>
                              <w:b/>
                              <w:bCs/>
                              <w:strike/>
                              <w:color w:val="FFFFFF" w:themeColor="background1"/>
                              <w:sz w:val="20"/>
                              <w:szCs w:val="20"/>
                              <w:rPrChange w:id="570" w:author="Rajo" w:date="2018-06-16T20:16:00Z">
                                <w:rPr>
                                  <w:rFonts w:ascii="Microsoft Sans Serif" w:eastAsia="Calibri" w:hAnsi="Microsoft Sans Serif"/>
                                  <w:b/>
                                  <w:bCs/>
                                  <w:strike/>
                                  <w:color w:val="FF0000"/>
                                  <w:sz w:val="20"/>
                                  <w:szCs w:val="20"/>
                                </w:rPr>
                              </w:rPrChange>
                            </w:rPr>
                            <w:delText>Zaštićeni resurs</w:delText>
                          </w:r>
                        </w:del>
                        <w:r w:rsidRPr="00184250">
                          <w:rPr>
                            <w:rFonts w:ascii="Microsoft Sans Serif" w:eastAsia="Calibri" w:hAnsi="Microsoft Sans Serif"/>
                            <w:b/>
                            <w:bCs/>
                            <w:color w:val="FFFFFF" w:themeColor="background1"/>
                            <w:sz w:val="20"/>
                            <w:szCs w:val="20"/>
                            <w:rPrChange w:id="571" w:author="Rajo" w:date="2018-06-16T20:16:00Z">
                              <w:rPr>
                                <w:rFonts w:ascii="Microsoft Sans Serif" w:eastAsia="Calibri" w:hAnsi="Microsoft Sans Serif"/>
                                <w:b/>
                                <w:bCs/>
                                <w:color w:val="008080"/>
                                <w:sz w:val="20"/>
                                <w:szCs w:val="20"/>
                                <w:u w:val="single"/>
                              </w:rPr>
                            </w:rPrChange>
                          </w:rPr>
                          <w:t xml:space="preserve">Forma za </w:t>
                        </w:r>
                        <w:proofErr w:type="spellStart"/>
                        <w:r w:rsidRPr="00184250">
                          <w:rPr>
                            <w:rFonts w:ascii="Microsoft Sans Serif" w:eastAsia="Calibri" w:hAnsi="Microsoft Sans Serif"/>
                            <w:b/>
                            <w:bCs/>
                            <w:color w:val="FFFFFF" w:themeColor="background1"/>
                            <w:sz w:val="20"/>
                            <w:szCs w:val="20"/>
                            <w:rPrChange w:id="572" w:author="Rajo" w:date="2018-06-16T20:16:00Z">
                              <w:rPr>
                                <w:rFonts w:ascii="Microsoft Sans Serif" w:eastAsia="Calibri" w:hAnsi="Microsoft Sans Serif"/>
                                <w:b/>
                                <w:bCs/>
                                <w:color w:val="008080"/>
                                <w:sz w:val="20"/>
                                <w:szCs w:val="20"/>
                                <w:u w:val="single"/>
                              </w:rPr>
                            </w:rPrChange>
                          </w:rPr>
                          <w:t>prijavu</w:t>
                        </w:r>
                        <w:proofErr w:type="spellEnd"/>
                      </w:p>
                    </w:txbxContent>
                  </v:textbox>
                </v:roundrect>
                <w10:anchorlock/>
              </v:group>
            </w:pict>
          </mc:Fallback>
        </mc:AlternateContent>
      </w:r>
    </w:p>
    <w:p w14:paraId="377ABF34" w14:textId="77777777" w:rsidR="00E94ADE" w:rsidDel="00093655" w:rsidRDefault="00CC5052">
      <w:pPr>
        <w:pStyle w:val="Caption"/>
        <w:jc w:val="center"/>
        <w:rPr>
          <w:del w:id="573" w:author="Rajo" w:date="2018-05-22T20:23:00Z"/>
          <w:lang w:val="bs-Latn-BA"/>
        </w:rPr>
      </w:pPr>
      <w:r>
        <w:rPr>
          <w:lang w:val="bs-Latn-BA"/>
        </w:rPr>
        <w:t>Slika 4.1 – Rješenje bez SSO servera</w:t>
      </w:r>
    </w:p>
    <w:p w14:paraId="7B05F3B8" w14:textId="77777777" w:rsidR="00E94ADE" w:rsidRDefault="00E94ADE">
      <w:pPr>
        <w:pStyle w:val="Caption"/>
        <w:jc w:val="center"/>
        <w:rPr>
          <w:lang w:val="bs-Latn-BA"/>
        </w:rPr>
        <w:pPrChange w:id="574" w:author="Rajo" w:date="2018-05-22T20:23:00Z">
          <w:pPr>
            <w:spacing w:line="240" w:lineRule="auto"/>
            <w:jc w:val="both"/>
          </w:pPr>
        </w:pPrChange>
      </w:pPr>
    </w:p>
    <w:p w14:paraId="2E63E523" w14:textId="715E1E98" w:rsidR="00E94ADE" w:rsidDel="00093655" w:rsidRDefault="00CC5052">
      <w:pPr>
        <w:spacing w:line="240" w:lineRule="auto"/>
        <w:ind w:firstLine="360"/>
        <w:jc w:val="both"/>
        <w:rPr>
          <w:del w:id="575" w:author="Rajo" w:date="2018-05-22T20:23:00Z"/>
          <w:lang w:val="bs-Latn-BA"/>
        </w:rPr>
        <w:pPrChange w:id="576" w:author="Rajo" w:date="2018-06-17T14:44:00Z">
          <w:pPr>
            <w:spacing w:line="240" w:lineRule="auto"/>
            <w:ind w:firstLine="720"/>
            <w:jc w:val="both"/>
          </w:pPr>
        </w:pPrChange>
      </w:pPr>
      <w:del w:id="577" w:author="Rajo" w:date="2018-06-11T19:11:00Z">
        <w:r w:rsidDel="00D85C87">
          <w:rPr>
            <w:lang w:val="bs-Latn-BA"/>
          </w:rPr>
          <w:delText>Kao što je moguće vidjeti</w:delText>
        </w:r>
      </w:del>
      <w:del w:id="578" w:author="Rajo" w:date="2018-06-10T20:16:00Z">
        <w:r w:rsidDel="00FB2880">
          <w:rPr>
            <w:lang w:val="bs-Latn-BA"/>
          </w:rPr>
          <w:delText xml:space="preserve"> na prethodnoj slici</w:delText>
        </w:r>
      </w:del>
      <w:del w:id="579" w:author="Rajo" w:date="2018-06-11T19:11:00Z">
        <w:r w:rsidDel="00D85C87">
          <w:rPr>
            <w:lang w:val="bs-Latn-BA"/>
          </w:rPr>
          <w:delText xml:space="preserve">, korisnik </w:delText>
        </w:r>
      </w:del>
      <w:del w:id="580" w:author="Rajo" w:date="2018-06-10T20:26:00Z">
        <w:r w:rsidDel="00EC3A80">
          <w:rPr>
            <w:lang w:val="bs-Latn-BA"/>
          </w:rPr>
          <w:delText xml:space="preserve">nakon odlaska na </w:delText>
        </w:r>
      </w:del>
      <w:del w:id="581" w:author="Rajo" w:date="2018-06-10T20:25:00Z">
        <w:r w:rsidDel="00EC3A80">
          <w:rPr>
            <w:lang w:val="bs-Latn-BA"/>
          </w:rPr>
          <w:delText xml:space="preserve">svaki </w:delText>
        </w:r>
      </w:del>
      <w:del w:id="582" w:author="Rajo" w:date="2018-06-10T20:26:00Z">
        <w:r w:rsidDel="00EC3A80">
          <w:rPr>
            <w:lang w:val="bs-Latn-BA"/>
          </w:rPr>
          <w:delText>od domena</w:delText>
        </w:r>
      </w:del>
      <w:del w:id="583" w:author="Rajo" w:date="2018-06-10T20:27:00Z">
        <w:r w:rsidDel="00DD6570">
          <w:rPr>
            <w:lang w:val="bs-Latn-BA"/>
          </w:rPr>
          <w:delText xml:space="preserve"> mora da se prijavljuje pojedinačno</w:delText>
        </w:r>
      </w:del>
      <w:del w:id="584" w:author="Rajo" w:date="2018-06-11T19:11:00Z">
        <w:r w:rsidDel="00CF6E7C">
          <w:rPr>
            <w:lang w:val="bs-Latn-BA"/>
          </w:rPr>
          <w:delText>.</w:delText>
        </w:r>
        <w:r w:rsidDel="00D85C87">
          <w:rPr>
            <w:lang w:val="bs-Latn-BA"/>
          </w:rPr>
          <w:delText xml:space="preserve"> Nakon uspješne prijave, u skladište kolačića (</w:delText>
        </w:r>
        <w:r w:rsidDel="00D85C87">
          <w:rPr>
            <w:i/>
            <w:lang w:val="bs-Latn-BA"/>
          </w:rPr>
          <w:delText>cookies</w:delText>
        </w:r>
        <w:r w:rsidDel="00D85C87">
          <w:rPr>
            <w:lang w:val="bs-Latn-BA"/>
          </w:rPr>
          <w:delText>) njegovog preglednika čuva</w:delText>
        </w:r>
      </w:del>
      <w:del w:id="585" w:author="Rajo" w:date="2018-06-10T20:31:00Z">
        <w:r w:rsidDel="009906C2">
          <w:rPr>
            <w:lang w:val="bs-Latn-BA"/>
          </w:rPr>
          <w:delText xml:space="preserve"> se</w:delText>
        </w:r>
      </w:del>
      <w:del w:id="586" w:author="Rajo" w:date="2018-06-11T19:11:00Z">
        <w:r w:rsidDel="00D85C87">
          <w:rPr>
            <w:lang w:val="bs-Latn-BA"/>
          </w:rPr>
          <w:delText xml:space="preserve"> kolačić koji služi kao identifikator sesije u okviru koje je korisnik autentikova</w:delText>
        </w:r>
      </w:del>
      <w:del w:id="587" w:author="Rajo" w:date="2018-06-10T20:29:00Z">
        <w:r w:rsidDel="009906C2">
          <w:rPr>
            <w:lang w:val="bs-Latn-BA"/>
          </w:rPr>
          <w:delText>n</w:delText>
        </w:r>
      </w:del>
      <w:del w:id="588" w:author="Rajo" w:date="2018-06-11T19:11:00Z">
        <w:r w:rsidDel="00D85C87">
          <w:rPr>
            <w:lang w:val="bs-Latn-BA"/>
          </w:rPr>
          <w:delText>.</w:delText>
        </w:r>
      </w:del>
      <w:ins w:id="589" w:author="Rajo" w:date="2018-06-11T19:12:00Z">
        <w:r w:rsidR="00D85C87">
          <w:rPr>
            <w:lang w:val="bs-Latn-BA"/>
          </w:rPr>
          <w:t>Sa prethodne slike je moguće vidjeti da se korisnik prilikom pristupa svakoj od aplikacija mora ponovno prijaviti</w:t>
        </w:r>
      </w:ins>
      <w:ins w:id="590" w:author="Rajo" w:date="2018-06-11T19:13:00Z">
        <w:r w:rsidR="00D85C87">
          <w:rPr>
            <w:lang w:val="bs-Latn-BA"/>
          </w:rPr>
          <w:t xml:space="preserve">, koristeći odgovarajuće pristupne podatke. </w:t>
        </w:r>
      </w:ins>
      <w:ins w:id="591" w:author="Rajo" w:date="2018-06-11T19:14:00Z">
        <w:r w:rsidR="00D85C87">
          <w:rPr>
            <w:lang w:val="bs-Latn-BA"/>
          </w:rPr>
          <w:t xml:space="preserve">To može oduzeti dosta vremena i </w:t>
        </w:r>
      </w:ins>
      <w:ins w:id="592" w:author="Rajo" w:date="2018-06-12T20:07:00Z">
        <w:r w:rsidR="00ED0330">
          <w:rPr>
            <w:lang w:val="bs-Latn-BA"/>
          </w:rPr>
          <w:t>predstavljati dodatnu distrakciju za korisnika</w:t>
        </w:r>
      </w:ins>
      <w:ins w:id="593" w:author="Rajo" w:date="2018-06-11T19:15:00Z">
        <w:r w:rsidR="00D85C87">
          <w:rPr>
            <w:lang w:val="bs-Latn-BA"/>
          </w:rPr>
          <w:t xml:space="preserve">, </w:t>
        </w:r>
      </w:ins>
      <w:ins w:id="594" w:author="Rajo" w:date="2018-06-11T19:14:00Z">
        <w:r w:rsidR="00D85C87">
          <w:rPr>
            <w:lang w:val="bs-Latn-BA"/>
          </w:rPr>
          <w:t xml:space="preserve">naročito ako se </w:t>
        </w:r>
      </w:ins>
      <w:ins w:id="595" w:author="Rajo" w:date="2018-06-12T20:26:00Z">
        <w:r w:rsidR="003E1A8C">
          <w:rPr>
            <w:lang w:val="bs-Latn-BA"/>
          </w:rPr>
          <w:t>radi</w:t>
        </w:r>
      </w:ins>
      <w:ins w:id="596" w:author="Rajo" w:date="2018-06-11T19:14:00Z">
        <w:r w:rsidR="00D85C87">
          <w:rPr>
            <w:lang w:val="bs-Latn-BA"/>
          </w:rPr>
          <w:t xml:space="preserve"> </w:t>
        </w:r>
      </w:ins>
      <w:ins w:id="597" w:author="Rajo" w:date="2018-06-11T19:15:00Z">
        <w:r w:rsidR="00D85C87">
          <w:rPr>
            <w:lang w:val="bs-Latn-BA"/>
          </w:rPr>
          <w:t>o</w:t>
        </w:r>
      </w:ins>
      <w:ins w:id="598" w:author="Rajo" w:date="2018-06-11T19:14:00Z">
        <w:r w:rsidR="00D85C87">
          <w:rPr>
            <w:lang w:val="bs-Latn-BA"/>
          </w:rPr>
          <w:t xml:space="preserve"> poslovno</w:t>
        </w:r>
      </w:ins>
      <w:ins w:id="599" w:author="Rajo" w:date="2018-06-11T19:28:00Z">
        <w:r w:rsidR="008A4076">
          <w:rPr>
            <w:lang w:val="bs-Latn-BA"/>
          </w:rPr>
          <w:t>m</w:t>
        </w:r>
      </w:ins>
      <w:ins w:id="600" w:author="Rajo" w:date="2018-06-11T19:14:00Z">
        <w:r w:rsidR="00D85C87">
          <w:rPr>
            <w:lang w:val="bs-Latn-BA"/>
          </w:rPr>
          <w:t xml:space="preserve"> okruženju gdje korisnik svako</w:t>
        </w:r>
      </w:ins>
      <w:ins w:id="601" w:author="Rajo" w:date="2018-06-11T19:15:00Z">
        <w:r w:rsidR="00D85C87">
          <w:rPr>
            <w:lang w:val="bs-Latn-BA"/>
          </w:rPr>
          <w:t>dnevno koris</w:t>
        </w:r>
      </w:ins>
      <w:ins w:id="602" w:author="Rajo" w:date="2018-06-11T19:47:00Z">
        <w:r w:rsidR="004E2FBF">
          <w:rPr>
            <w:lang w:val="bs-Latn-BA"/>
          </w:rPr>
          <w:t>t</w:t>
        </w:r>
      </w:ins>
      <w:ins w:id="603" w:author="Rajo" w:date="2018-06-11T19:15:00Z">
        <w:r w:rsidR="00D85C87">
          <w:rPr>
            <w:lang w:val="bs-Latn-BA"/>
          </w:rPr>
          <w:t xml:space="preserve">i veliki broj različitih aplikacija i alata za obavljanje </w:t>
        </w:r>
      </w:ins>
      <w:ins w:id="604" w:author="Rajo" w:date="2018-06-11T19:28:00Z">
        <w:r w:rsidR="001B0BC7">
          <w:rPr>
            <w:lang w:val="bs-Latn-BA"/>
          </w:rPr>
          <w:t>svojih</w:t>
        </w:r>
      </w:ins>
      <w:ins w:id="605" w:author="Rajo" w:date="2018-06-11T19:15:00Z">
        <w:r w:rsidR="00D85C87">
          <w:rPr>
            <w:lang w:val="bs-Latn-BA"/>
          </w:rPr>
          <w:t xml:space="preserve"> posl</w:t>
        </w:r>
      </w:ins>
      <w:ins w:id="606" w:author="Rajo" w:date="2018-06-11T19:28:00Z">
        <w:r w:rsidR="001B0BC7">
          <w:rPr>
            <w:lang w:val="bs-Latn-BA"/>
          </w:rPr>
          <w:t>ova</w:t>
        </w:r>
      </w:ins>
      <w:ins w:id="607" w:author="Rajo" w:date="2018-06-11T19:15:00Z">
        <w:r w:rsidR="00D85C87">
          <w:rPr>
            <w:lang w:val="bs-Latn-BA"/>
          </w:rPr>
          <w:t xml:space="preserve">. </w:t>
        </w:r>
      </w:ins>
      <w:ins w:id="608" w:author="Rajo" w:date="2018-06-11T19:17:00Z">
        <w:r w:rsidR="00D85C87">
          <w:rPr>
            <w:lang w:val="bs-Latn-BA"/>
          </w:rPr>
          <w:t>Dakle, cilj je olakšati proces pri</w:t>
        </w:r>
      </w:ins>
      <w:ins w:id="609" w:author="Rajo" w:date="2018-06-11T19:18:00Z">
        <w:r w:rsidR="00D85C87">
          <w:rPr>
            <w:lang w:val="bs-Latn-BA"/>
          </w:rPr>
          <w:t xml:space="preserve">jave </w:t>
        </w:r>
      </w:ins>
      <w:ins w:id="610" w:author="Rajo" w:date="2018-06-12T20:27:00Z">
        <w:r w:rsidR="00DA3EFE">
          <w:rPr>
            <w:lang w:val="bs-Latn-BA"/>
          </w:rPr>
          <w:t xml:space="preserve">korisnika </w:t>
        </w:r>
      </w:ins>
      <w:ins w:id="611" w:author="Rajo" w:date="2018-06-11T19:18:00Z">
        <w:r w:rsidR="00D85C87">
          <w:rPr>
            <w:lang w:val="bs-Latn-BA"/>
          </w:rPr>
          <w:t xml:space="preserve">u </w:t>
        </w:r>
      </w:ins>
      <w:ins w:id="612" w:author="Rajo" w:date="2018-06-11T19:29:00Z">
        <w:r w:rsidR="00F23B44">
          <w:rPr>
            <w:lang w:val="bs-Latn-BA"/>
          </w:rPr>
          <w:t>različite aplikacije</w:t>
        </w:r>
        <w:r w:rsidR="00077778">
          <w:rPr>
            <w:lang w:val="bs-Latn-BA"/>
          </w:rPr>
          <w:t xml:space="preserve">, bez </w:t>
        </w:r>
      </w:ins>
      <w:ins w:id="613" w:author="Rajo" w:date="2018-06-12T20:27:00Z">
        <w:r w:rsidR="00DA3EFE">
          <w:rPr>
            <w:lang w:val="bs-Latn-BA"/>
          </w:rPr>
          <w:t xml:space="preserve">njegove </w:t>
        </w:r>
      </w:ins>
      <w:ins w:id="614" w:author="Rajo" w:date="2018-06-11T19:30:00Z">
        <w:r w:rsidR="002560BD">
          <w:rPr>
            <w:lang w:val="bs-Latn-BA"/>
          </w:rPr>
          <w:t>direktne</w:t>
        </w:r>
      </w:ins>
      <w:ins w:id="615" w:author="Rajo" w:date="2018-06-11T19:29:00Z">
        <w:r w:rsidR="002560BD">
          <w:rPr>
            <w:lang w:val="bs-Latn-BA"/>
          </w:rPr>
          <w:t xml:space="preserve"> </w:t>
        </w:r>
        <w:r w:rsidR="00077778">
          <w:rPr>
            <w:lang w:val="bs-Latn-BA"/>
          </w:rPr>
          <w:t>interakcij</w:t>
        </w:r>
      </w:ins>
      <w:ins w:id="616" w:author="Rajo" w:date="2018-06-12T20:27:00Z">
        <w:r w:rsidR="00DA3EFE">
          <w:rPr>
            <w:lang w:val="bs-Latn-BA"/>
          </w:rPr>
          <w:t>e</w:t>
        </w:r>
      </w:ins>
      <w:ins w:id="617" w:author="Rajo" w:date="2018-06-11T19:19:00Z">
        <w:r w:rsidR="00D85C87">
          <w:rPr>
            <w:lang w:val="bs-Latn-BA"/>
          </w:rPr>
          <w:t xml:space="preserve">. </w:t>
        </w:r>
      </w:ins>
      <w:ins w:id="618" w:author="Rajo" w:date="2018-06-11T19:20:00Z">
        <w:r w:rsidR="00D85C87">
          <w:rPr>
            <w:lang w:val="bs-Latn-BA"/>
          </w:rPr>
          <w:t>Na najjednostavniji način, to bi se moglo postići dijeljenjem kolačića</w:t>
        </w:r>
      </w:ins>
      <w:ins w:id="619" w:author="Rajo" w:date="2018-06-11T19:21:00Z">
        <w:r w:rsidR="00D85C87">
          <w:rPr>
            <w:lang w:val="bs-Latn-BA"/>
          </w:rPr>
          <w:t xml:space="preserve"> </w:t>
        </w:r>
      </w:ins>
      <w:ins w:id="620" w:author="Rajo" w:date="2018-06-11T20:07:00Z">
        <w:r w:rsidR="00686A91">
          <w:rPr>
            <w:lang w:val="bs-Latn-BA"/>
          </w:rPr>
          <w:t>(</w:t>
        </w:r>
        <w:proofErr w:type="spellStart"/>
        <w:r w:rsidR="00686A91" w:rsidRPr="00686A91">
          <w:rPr>
            <w:i/>
            <w:lang w:val="bs-Latn-BA"/>
            <w:rPrChange w:id="621" w:author="Rajo" w:date="2018-06-11T20:07:00Z">
              <w:rPr>
                <w:lang w:val="bs-Latn-BA"/>
              </w:rPr>
            </w:rPrChange>
          </w:rPr>
          <w:t>cookie</w:t>
        </w:r>
      </w:ins>
      <w:ins w:id="622" w:author="Rajo" w:date="2018-06-12T20:08:00Z">
        <w:r w:rsidR="0018421D">
          <w:rPr>
            <w:i/>
            <w:lang w:val="bs-Latn-BA"/>
          </w:rPr>
          <w:t>s</w:t>
        </w:r>
      </w:ins>
      <w:proofErr w:type="spellEnd"/>
      <w:ins w:id="623" w:author="Rajo" w:date="2018-06-11T20:07:00Z">
        <w:r w:rsidR="00686A91">
          <w:rPr>
            <w:lang w:val="bs-Latn-BA"/>
          </w:rPr>
          <w:t xml:space="preserve">) </w:t>
        </w:r>
      </w:ins>
      <w:ins w:id="624" w:author="Rajo" w:date="2018-06-11T19:21:00Z">
        <w:r w:rsidR="00D85C87">
          <w:rPr>
            <w:lang w:val="bs-Latn-BA"/>
          </w:rPr>
          <w:t xml:space="preserve">koji </w:t>
        </w:r>
      </w:ins>
      <w:ins w:id="625" w:author="Rajo" w:date="2018-06-11T19:23:00Z">
        <w:r w:rsidR="00B42D70">
          <w:rPr>
            <w:lang w:val="bs-Latn-BA"/>
          </w:rPr>
          <w:t>se</w:t>
        </w:r>
      </w:ins>
      <w:ins w:id="626" w:author="Rajo" w:date="2018-06-11T19:25:00Z">
        <w:r w:rsidR="00B42D70">
          <w:rPr>
            <w:lang w:val="bs-Latn-BA"/>
          </w:rPr>
          <w:t xml:space="preserve"> u okviru preglednika kreira</w:t>
        </w:r>
      </w:ins>
      <w:ins w:id="627" w:author="Rajo" w:date="2018-06-11T20:38:00Z">
        <w:r w:rsidR="00360608">
          <w:rPr>
            <w:lang w:val="bs-Latn-BA"/>
          </w:rPr>
          <w:t>ju</w:t>
        </w:r>
      </w:ins>
      <w:ins w:id="628" w:author="Rajo" w:date="2018-06-11T19:25:00Z">
        <w:r w:rsidR="00B42D70">
          <w:rPr>
            <w:lang w:val="bs-Latn-BA"/>
          </w:rPr>
          <w:t xml:space="preserve"> </w:t>
        </w:r>
      </w:ins>
      <w:ins w:id="629" w:author="Rajo" w:date="2018-06-11T19:23:00Z">
        <w:r w:rsidR="00B42D70">
          <w:rPr>
            <w:lang w:val="bs-Latn-BA"/>
          </w:rPr>
          <w:t xml:space="preserve">na zahtjev </w:t>
        </w:r>
      </w:ins>
      <w:ins w:id="630" w:author="Rajo" w:date="2018-06-12T20:30:00Z">
        <w:r w:rsidR="00937AC8">
          <w:rPr>
            <w:lang w:val="bs-Latn-BA"/>
          </w:rPr>
          <w:t>servera</w:t>
        </w:r>
      </w:ins>
      <w:ins w:id="631" w:author="Rajo" w:date="2018-06-12T20:36:00Z">
        <w:r w:rsidR="0071173B">
          <w:rPr>
            <w:lang w:val="bs-Latn-BA"/>
          </w:rPr>
          <w:t xml:space="preserve"> </w:t>
        </w:r>
      </w:ins>
      <w:ins w:id="632" w:author="Rajo" w:date="2018-06-12T20:37:00Z">
        <w:r w:rsidR="00CC1FB0">
          <w:rPr>
            <w:lang w:val="bs-Latn-BA"/>
          </w:rPr>
          <w:t xml:space="preserve">aplikacija </w:t>
        </w:r>
      </w:ins>
      <w:ins w:id="633" w:author="Rajo" w:date="2018-06-12T20:29:00Z">
        <w:r w:rsidR="00937AC8">
          <w:rPr>
            <w:lang w:val="bs-Latn-BA"/>
          </w:rPr>
          <w:t>koj</w:t>
        </w:r>
      </w:ins>
      <w:ins w:id="634" w:author="Rajo" w:date="2018-06-12T20:37:00Z">
        <w:r w:rsidR="00CC1FB0">
          <w:rPr>
            <w:lang w:val="bs-Latn-BA"/>
          </w:rPr>
          <w:t>a</w:t>
        </w:r>
      </w:ins>
      <w:ins w:id="635" w:author="Rajo" w:date="2018-06-12T20:29:00Z">
        <w:r w:rsidR="00937AC8">
          <w:rPr>
            <w:lang w:val="bs-Latn-BA"/>
          </w:rPr>
          <w:t xml:space="preserve"> ih šalje</w:t>
        </w:r>
      </w:ins>
      <w:ins w:id="636" w:author="Rajo" w:date="2018-06-11T21:04:00Z">
        <w:r w:rsidR="004F4DAC">
          <w:rPr>
            <w:lang w:val="bs-Latn-BA"/>
          </w:rPr>
          <w:t xml:space="preserve">, a služe za </w:t>
        </w:r>
      </w:ins>
      <w:ins w:id="637" w:author="Rajo" w:date="2018-06-11T21:05:00Z">
        <w:r w:rsidR="004F4DAC">
          <w:rPr>
            <w:lang w:val="bs-Latn-BA"/>
          </w:rPr>
          <w:t>čuvanje podata</w:t>
        </w:r>
      </w:ins>
      <w:ins w:id="638" w:author="Rajo" w:date="2018-06-12T20:31:00Z">
        <w:r w:rsidR="00937AC8">
          <w:rPr>
            <w:lang w:val="bs-Latn-BA"/>
          </w:rPr>
          <w:t xml:space="preserve">ka o korisniku koji su relevantni za </w:t>
        </w:r>
      </w:ins>
      <w:ins w:id="639" w:author="Rajo" w:date="2018-06-12T20:37:00Z">
        <w:r w:rsidR="00512372">
          <w:rPr>
            <w:lang w:val="bs-Latn-BA"/>
          </w:rPr>
          <w:t>nju</w:t>
        </w:r>
      </w:ins>
      <w:ins w:id="640" w:author="Rajo" w:date="2018-06-12T20:33:00Z">
        <w:r w:rsidR="00D86A34">
          <w:rPr>
            <w:lang w:val="bs-Latn-BA"/>
          </w:rPr>
          <w:t>.</w:t>
        </w:r>
      </w:ins>
      <w:ins w:id="641" w:author="Rajo" w:date="2018-06-11T20:23:00Z">
        <w:r w:rsidR="0096749B">
          <w:rPr>
            <w:lang w:val="bs-Latn-BA"/>
          </w:rPr>
          <w:t xml:space="preserve"> </w:t>
        </w:r>
      </w:ins>
      <w:ins w:id="642" w:author="Rajo" w:date="2018-06-11T20:24:00Z">
        <w:r w:rsidR="0096749B">
          <w:rPr>
            <w:lang w:val="bs-Latn-BA"/>
          </w:rPr>
          <w:t>Uobičajeno je da nakon uspješne prijave</w:t>
        </w:r>
      </w:ins>
      <w:ins w:id="643" w:author="Rajo" w:date="2018-06-11T20:25:00Z">
        <w:r w:rsidR="004E0182">
          <w:rPr>
            <w:lang w:val="bs-Latn-BA"/>
          </w:rPr>
          <w:t xml:space="preserve"> korisnik</w:t>
        </w:r>
      </w:ins>
      <w:ins w:id="644" w:author="Rajo" w:date="2018-06-11T20:27:00Z">
        <w:r w:rsidR="00D73A2D">
          <w:rPr>
            <w:lang w:val="bs-Latn-BA"/>
          </w:rPr>
          <w:t>a</w:t>
        </w:r>
      </w:ins>
      <w:ins w:id="645" w:author="Rajo" w:date="2018-06-11T20:24:00Z">
        <w:r w:rsidR="0096749B">
          <w:rPr>
            <w:lang w:val="bs-Latn-BA"/>
          </w:rPr>
          <w:t xml:space="preserve">, </w:t>
        </w:r>
      </w:ins>
      <w:ins w:id="646" w:author="Rajo" w:date="2018-06-11T20:27:00Z">
        <w:r w:rsidR="00D73A2D">
          <w:rPr>
            <w:lang w:val="bs-Latn-BA"/>
          </w:rPr>
          <w:t>aplikacija</w:t>
        </w:r>
      </w:ins>
      <w:ins w:id="647" w:author="Rajo" w:date="2018-06-11T20:24:00Z">
        <w:r w:rsidR="0096749B">
          <w:rPr>
            <w:lang w:val="bs-Latn-BA"/>
          </w:rPr>
          <w:t xml:space="preserve"> krei</w:t>
        </w:r>
      </w:ins>
      <w:ins w:id="648" w:author="Rajo" w:date="2018-06-11T20:25:00Z">
        <w:r w:rsidR="0096749B">
          <w:rPr>
            <w:lang w:val="bs-Latn-BA"/>
          </w:rPr>
          <w:t xml:space="preserve">ra </w:t>
        </w:r>
      </w:ins>
      <w:ins w:id="649" w:author="Rajo" w:date="2018-06-11T21:02:00Z">
        <w:r w:rsidR="004F4DAC">
          <w:rPr>
            <w:lang w:val="bs-Latn-BA"/>
          </w:rPr>
          <w:t xml:space="preserve">sesijski </w:t>
        </w:r>
      </w:ins>
      <w:ins w:id="650" w:author="Rajo" w:date="2018-06-11T19:26:00Z">
        <w:r w:rsidR="00B42D70">
          <w:rPr>
            <w:lang w:val="bs-Latn-BA"/>
          </w:rPr>
          <w:t>kolačić</w:t>
        </w:r>
      </w:ins>
      <w:ins w:id="651" w:author="Rajo" w:date="2018-06-11T21:10:00Z">
        <w:r w:rsidR="00E965D9">
          <w:rPr>
            <w:rStyle w:val="FootnoteReference"/>
            <w:lang w:val="bs-Latn-BA"/>
          </w:rPr>
          <w:footnoteReference w:id="3"/>
        </w:r>
      </w:ins>
      <w:ins w:id="655" w:author="Rajo" w:date="2018-06-11T20:25:00Z">
        <w:r w:rsidR="0096749B">
          <w:rPr>
            <w:lang w:val="bs-Latn-BA"/>
          </w:rPr>
          <w:t xml:space="preserve"> koji</w:t>
        </w:r>
      </w:ins>
      <w:ins w:id="656" w:author="Rajo" w:date="2018-06-11T19:26:00Z">
        <w:r w:rsidR="00B42D70">
          <w:rPr>
            <w:lang w:val="bs-Latn-BA"/>
          </w:rPr>
          <w:t xml:space="preserve"> </w:t>
        </w:r>
      </w:ins>
      <w:ins w:id="657" w:author="Rajo" w:date="2018-06-11T19:38:00Z">
        <w:r w:rsidR="00DD256B">
          <w:rPr>
            <w:lang w:val="bs-Latn-BA"/>
          </w:rPr>
          <w:t xml:space="preserve">sadrži određene informacije o </w:t>
        </w:r>
      </w:ins>
      <w:ins w:id="658" w:author="Rajo" w:date="2018-06-11T20:25:00Z">
        <w:r w:rsidR="004E0182">
          <w:rPr>
            <w:lang w:val="bs-Latn-BA"/>
          </w:rPr>
          <w:t>njemu</w:t>
        </w:r>
      </w:ins>
      <w:ins w:id="659" w:author="Rajo" w:date="2018-06-11T19:38:00Z">
        <w:r w:rsidR="00DD256B">
          <w:rPr>
            <w:lang w:val="bs-Latn-BA"/>
          </w:rPr>
          <w:t>, ili</w:t>
        </w:r>
      </w:ins>
      <w:ins w:id="660" w:author="Rajo" w:date="2018-06-11T21:03:00Z">
        <w:r w:rsidR="004F4DAC">
          <w:rPr>
            <w:lang w:val="bs-Latn-BA"/>
          </w:rPr>
          <w:t xml:space="preserve"> </w:t>
        </w:r>
      </w:ins>
      <w:ins w:id="661" w:author="Rajo" w:date="2018-06-11T19:26:00Z">
        <w:r w:rsidR="00B42D70">
          <w:rPr>
            <w:lang w:val="bs-Latn-BA"/>
          </w:rPr>
          <w:t xml:space="preserve">identifikator sesije </w:t>
        </w:r>
      </w:ins>
      <w:ins w:id="662" w:author="Rajo" w:date="2018-06-12T20:34:00Z">
        <w:r w:rsidR="00363ABD">
          <w:rPr>
            <w:lang w:val="bs-Latn-BA"/>
          </w:rPr>
          <w:t>na strani servera</w:t>
        </w:r>
      </w:ins>
      <w:ins w:id="663" w:author="Rajo" w:date="2018-06-12T20:38:00Z">
        <w:r w:rsidR="009650B9">
          <w:rPr>
            <w:lang w:val="bs-Latn-BA"/>
          </w:rPr>
          <w:t xml:space="preserve"> aplikacije</w:t>
        </w:r>
      </w:ins>
      <w:ins w:id="664" w:author="Rajo" w:date="2018-06-11T20:29:00Z">
        <w:r w:rsidR="00A556D0">
          <w:rPr>
            <w:lang w:val="bs-Latn-BA"/>
          </w:rPr>
          <w:t xml:space="preserve">, koja takođe </w:t>
        </w:r>
      </w:ins>
      <w:ins w:id="665" w:author="Rajo" w:date="2018-06-11T21:08:00Z">
        <w:r w:rsidR="00344DF9">
          <w:rPr>
            <w:lang w:val="bs-Latn-BA"/>
          </w:rPr>
          <w:t>sadrži</w:t>
        </w:r>
      </w:ins>
      <w:ins w:id="666" w:author="Rajo" w:date="2018-06-11T20:30:00Z">
        <w:r w:rsidR="00A556D0">
          <w:rPr>
            <w:lang w:val="bs-Latn-BA"/>
          </w:rPr>
          <w:t xml:space="preserve"> informacij</w:t>
        </w:r>
      </w:ins>
      <w:ins w:id="667" w:author="Rajo" w:date="2018-06-11T21:08:00Z">
        <w:r w:rsidR="004E6CF1">
          <w:rPr>
            <w:lang w:val="bs-Latn-BA"/>
          </w:rPr>
          <w:t>e</w:t>
        </w:r>
      </w:ins>
      <w:ins w:id="668" w:author="Rajo" w:date="2018-06-11T20:30:00Z">
        <w:r w:rsidR="00A556D0">
          <w:rPr>
            <w:lang w:val="bs-Latn-BA"/>
          </w:rPr>
          <w:t xml:space="preserve"> o korisniku</w:t>
        </w:r>
      </w:ins>
      <w:ins w:id="669" w:author="Rajo" w:date="2018-06-11T20:28:00Z">
        <w:r w:rsidR="00A556D0">
          <w:rPr>
            <w:lang w:val="bs-Latn-BA"/>
          </w:rPr>
          <w:t xml:space="preserve">. </w:t>
        </w:r>
      </w:ins>
      <w:ins w:id="670" w:author="Rajo" w:date="2018-06-11T20:30:00Z">
        <w:r w:rsidR="000A6D82">
          <w:rPr>
            <w:lang w:val="bs-Latn-BA"/>
          </w:rPr>
          <w:t xml:space="preserve">Kolačić </w:t>
        </w:r>
      </w:ins>
      <w:ins w:id="671" w:author="Rajo" w:date="2018-06-11T19:46:00Z">
        <w:r w:rsidR="00286D36">
          <w:rPr>
            <w:lang w:val="bs-Latn-BA"/>
          </w:rPr>
          <w:t xml:space="preserve">se </w:t>
        </w:r>
      </w:ins>
      <w:ins w:id="672" w:author="Rajo" w:date="2018-06-12T20:36:00Z">
        <w:r w:rsidR="009E3613">
          <w:rPr>
            <w:lang w:val="bs-Latn-BA"/>
          </w:rPr>
          <w:t xml:space="preserve">od strane preglednika </w:t>
        </w:r>
      </w:ins>
      <w:ins w:id="673" w:author="Rajo" w:date="2018-06-11T19:46:00Z">
        <w:r w:rsidR="00286D36">
          <w:rPr>
            <w:lang w:val="bs-Latn-BA"/>
          </w:rPr>
          <w:t>automatski šalje uz sva</w:t>
        </w:r>
      </w:ins>
      <w:ins w:id="674" w:author="Rajo" w:date="2018-06-11T19:47:00Z">
        <w:r w:rsidR="00286D36">
          <w:rPr>
            <w:lang w:val="bs-Latn-BA"/>
          </w:rPr>
          <w:t>ki naredni zahtjev ka to</w:t>
        </w:r>
      </w:ins>
      <w:ins w:id="675" w:author="Rajo" w:date="2018-06-11T19:48:00Z">
        <w:r w:rsidR="00ED3E26">
          <w:rPr>
            <w:lang w:val="bs-Latn-BA"/>
          </w:rPr>
          <w:t>j</w:t>
        </w:r>
      </w:ins>
      <w:ins w:id="676" w:author="Rajo" w:date="2018-06-11T19:47:00Z">
        <w:r w:rsidR="00286D36">
          <w:rPr>
            <w:lang w:val="bs-Latn-BA"/>
          </w:rPr>
          <w:t xml:space="preserve"> aplikaciji</w:t>
        </w:r>
      </w:ins>
      <w:ins w:id="677" w:author="Rajo" w:date="2018-06-12T20:35:00Z">
        <w:r w:rsidR="001D4427">
          <w:rPr>
            <w:lang w:val="bs-Latn-BA"/>
          </w:rPr>
          <w:t xml:space="preserve"> koja </w:t>
        </w:r>
        <w:r w:rsidR="001D4427">
          <w:rPr>
            <w:lang w:val="bs-Latn-BA"/>
          </w:rPr>
          <w:lastRenderedPageBreak/>
          <w:t>ga je i kreirala</w:t>
        </w:r>
      </w:ins>
      <w:ins w:id="678" w:author="Rajo" w:date="2018-06-12T20:39:00Z">
        <w:r w:rsidR="00CD2047">
          <w:rPr>
            <w:lang w:val="bs-Latn-BA"/>
          </w:rPr>
          <w:t>. N</w:t>
        </w:r>
      </w:ins>
      <w:ins w:id="679" w:author="Rajo" w:date="2018-06-11T19:47:00Z">
        <w:r w:rsidR="00286D36">
          <w:rPr>
            <w:lang w:val="bs-Latn-BA"/>
          </w:rPr>
          <w:t xml:space="preserve">a osnovu </w:t>
        </w:r>
      </w:ins>
      <w:ins w:id="680" w:author="Rajo" w:date="2018-06-12T20:39:00Z">
        <w:r w:rsidR="00CD2047">
          <w:rPr>
            <w:lang w:val="bs-Latn-BA"/>
          </w:rPr>
          <w:t>toga,</w:t>
        </w:r>
      </w:ins>
      <w:ins w:id="681" w:author="Rajo" w:date="2018-06-11T19:47:00Z">
        <w:r w:rsidR="00286D36">
          <w:rPr>
            <w:lang w:val="bs-Latn-BA"/>
          </w:rPr>
          <w:t xml:space="preserve"> </w:t>
        </w:r>
      </w:ins>
      <w:ins w:id="682" w:author="Rajo" w:date="2018-06-12T20:39:00Z">
        <w:r w:rsidR="00CD2047">
          <w:rPr>
            <w:lang w:val="bs-Latn-BA"/>
          </w:rPr>
          <w:t>aplikacija</w:t>
        </w:r>
      </w:ins>
      <w:ins w:id="683" w:author="Rajo" w:date="2018-06-11T19:47:00Z">
        <w:r w:rsidR="00286D36">
          <w:rPr>
            <w:lang w:val="bs-Latn-BA"/>
          </w:rPr>
          <w:t xml:space="preserve"> zna </w:t>
        </w:r>
      </w:ins>
      <w:ins w:id="684" w:author="Rajo" w:date="2018-06-11T19:27:00Z">
        <w:r w:rsidR="00B42D70">
          <w:rPr>
            <w:lang w:val="bs-Latn-BA"/>
          </w:rPr>
          <w:t xml:space="preserve">o kom korisniku </w:t>
        </w:r>
      </w:ins>
      <w:ins w:id="685" w:author="Rajo" w:date="2018-06-11T19:57:00Z">
        <w:r w:rsidR="00762D0B">
          <w:rPr>
            <w:lang w:val="bs-Latn-BA"/>
          </w:rPr>
          <w:t xml:space="preserve">se radi, </w:t>
        </w:r>
      </w:ins>
      <w:ins w:id="686" w:author="Rajo" w:date="2018-06-12T20:40:00Z">
        <w:r w:rsidR="00CD2047">
          <w:rPr>
            <w:lang w:val="bs-Latn-BA"/>
          </w:rPr>
          <w:t xml:space="preserve">ili ukoliko kolačić </w:t>
        </w:r>
      </w:ins>
      <w:ins w:id="687" w:author="Rajo" w:date="2018-06-12T20:41:00Z">
        <w:r w:rsidR="002262AC">
          <w:rPr>
            <w:lang w:val="bs-Latn-BA"/>
          </w:rPr>
          <w:t>pred</w:t>
        </w:r>
      </w:ins>
      <w:ins w:id="688" w:author="Rajo" w:date="2018-06-12T20:42:00Z">
        <w:r w:rsidR="002262AC">
          <w:rPr>
            <w:lang w:val="bs-Latn-BA"/>
          </w:rPr>
          <w:t>stavlja</w:t>
        </w:r>
      </w:ins>
      <w:ins w:id="689" w:author="Rajo" w:date="2018-06-12T20:40:00Z">
        <w:r w:rsidR="00CD2047">
          <w:rPr>
            <w:lang w:val="bs-Latn-BA"/>
          </w:rPr>
          <w:t xml:space="preserve"> identifikator sesije,</w:t>
        </w:r>
      </w:ins>
      <w:ins w:id="690" w:author="Rajo" w:date="2018-06-11T19:57:00Z">
        <w:r w:rsidR="00762D0B">
          <w:rPr>
            <w:lang w:val="bs-Latn-BA"/>
          </w:rPr>
          <w:t xml:space="preserve"> koja je njegova odgovarajuća sesija</w:t>
        </w:r>
      </w:ins>
      <w:ins w:id="691" w:author="Rajo" w:date="2018-06-11T20:04:00Z">
        <w:r w:rsidR="00CD1AF1">
          <w:rPr>
            <w:lang w:val="bs-Latn-BA"/>
          </w:rPr>
          <w:t xml:space="preserve"> na strani servera </w:t>
        </w:r>
      </w:ins>
      <w:ins w:id="692" w:author="Rajo" w:date="2018-06-12T20:42:00Z">
        <w:r w:rsidR="002262AC">
          <w:rPr>
            <w:lang w:val="bs-Latn-BA"/>
          </w:rPr>
          <w:t>u okviru koje se nalaze podaci</w:t>
        </w:r>
      </w:ins>
      <w:ins w:id="693" w:author="Rajo" w:date="2018-06-11T20:04:00Z">
        <w:r w:rsidR="00CD1AF1">
          <w:rPr>
            <w:lang w:val="bs-Latn-BA"/>
          </w:rPr>
          <w:t xml:space="preserve"> o </w:t>
        </w:r>
      </w:ins>
      <w:ins w:id="694" w:author="Rajo" w:date="2018-06-11T20:06:00Z">
        <w:r w:rsidR="00F66FE3">
          <w:rPr>
            <w:lang w:val="bs-Latn-BA"/>
          </w:rPr>
          <w:t>njemu</w:t>
        </w:r>
      </w:ins>
      <w:ins w:id="695" w:author="Rajo" w:date="2018-06-11T19:28:00Z">
        <w:r w:rsidR="00B42D70">
          <w:rPr>
            <w:lang w:val="bs-Latn-BA"/>
          </w:rPr>
          <w:t>.</w:t>
        </w:r>
      </w:ins>
      <w:ins w:id="696" w:author="Rajo" w:date="2018-06-11T20:01:00Z">
        <w:r w:rsidR="00CD1AF1">
          <w:rPr>
            <w:lang w:val="bs-Latn-BA"/>
          </w:rPr>
          <w:t xml:space="preserve"> U</w:t>
        </w:r>
      </w:ins>
      <w:ins w:id="697" w:author="Rajo" w:date="2018-06-11T19:55:00Z">
        <w:r w:rsidR="008C41EF">
          <w:rPr>
            <w:lang w:val="bs-Latn-BA"/>
          </w:rPr>
          <w:t xml:space="preserve">koliko bi kolačić sadržao podatak </w:t>
        </w:r>
      </w:ins>
      <w:ins w:id="698" w:author="Rajo" w:date="2018-06-11T20:02:00Z">
        <w:r w:rsidR="00CD1AF1">
          <w:rPr>
            <w:lang w:val="bs-Latn-BA"/>
          </w:rPr>
          <w:t xml:space="preserve">koji identifikuje korisnika u okviru jedne aplikacije, npr. korisničko ime ili email adresu, druga aplikacija bi teoretski </w:t>
        </w:r>
      </w:ins>
      <w:ins w:id="699" w:author="Rajo" w:date="2018-06-11T20:08:00Z">
        <w:r w:rsidR="00A003B2">
          <w:rPr>
            <w:lang w:val="bs-Latn-BA"/>
          </w:rPr>
          <w:t xml:space="preserve">to </w:t>
        </w:r>
      </w:ins>
      <w:ins w:id="700" w:author="Rajo" w:date="2018-06-11T20:02:00Z">
        <w:r w:rsidR="00CD1AF1">
          <w:rPr>
            <w:lang w:val="bs-Latn-BA"/>
          </w:rPr>
          <w:t>mogla proči</w:t>
        </w:r>
      </w:ins>
      <w:ins w:id="701" w:author="Rajo" w:date="2018-06-11T20:03:00Z">
        <w:r w:rsidR="00CD1AF1">
          <w:rPr>
            <w:lang w:val="bs-Latn-BA"/>
          </w:rPr>
          <w:t xml:space="preserve">tati iz kolačića, i na osnovu </w:t>
        </w:r>
      </w:ins>
      <w:ins w:id="702" w:author="Rajo" w:date="2018-06-11T20:10:00Z">
        <w:r w:rsidR="00F23A95">
          <w:rPr>
            <w:lang w:val="bs-Latn-BA"/>
          </w:rPr>
          <w:t>te informacije</w:t>
        </w:r>
      </w:ins>
      <w:ins w:id="703" w:author="Rajo" w:date="2018-06-11T20:03:00Z">
        <w:r w:rsidR="00CD1AF1">
          <w:rPr>
            <w:lang w:val="bs-Latn-BA"/>
          </w:rPr>
          <w:t xml:space="preserve"> </w:t>
        </w:r>
      </w:ins>
      <w:ins w:id="704" w:author="Rajo" w:date="2018-06-11T20:09:00Z">
        <w:r w:rsidR="00AC179F">
          <w:rPr>
            <w:lang w:val="bs-Latn-BA"/>
          </w:rPr>
          <w:t xml:space="preserve">mogla </w:t>
        </w:r>
      </w:ins>
      <w:ins w:id="705" w:author="Rajo" w:date="2018-06-12T20:43:00Z">
        <w:r w:rsidR="003D4F92">
          <w:rPr>
            <w:lang w:val="bs-Latn-BA"/>
          </w:rPr>
          <w:t xml:space="preserve">bi </w:t>
        </w:r>
      </w:ins>
      <w:ins w:id="706" w:author="Rajo" w:date="2018-06-11T20:03:00Z">
        <w:r w:rsidR="00CD1AF1">
          <w:rPr>
            <w:lang w:val="bs-Latn-BA"/>
          </w:rPr>
          <w:t xml:space="preserve">automatski identifikovati i prijaviti korisnika. Međutim, </w:t>
        </w:r>
      </w:ins>
      <w:ins w:id="707" w:author="Rajo" w:date="2018-06-11T20:11:00Z">
        <w:r w:rsidR="006072C0">
          <w:rPr>
            <w:lang w:val="bs-Latn-BA"/>
          </w:rPr>
          <w:t>iz sigurnosne mjere</w:t>
        </w:r>
      </w:ins>
      <w:ins w:id="708" w:author="Rajo" w:date="2018-06-11T20:33:00Z">
        <w:r w:rsidR="009A12F0">
          <w:rPr>
            <w:lang w:val="bs-Latn-BA"/>
          </w:rPr>
          <w:t>,</w:t>
        </w:r>
      </w:ins>
      <w:ins w:id="709" w:author="Rajo" w:date="2018-06-11T20:11:00Z">
        <w:r w:rsidR="006072C0">
          <w:rPr>
            <w:lang w:val="bs-Latn-BA"/>
          </w:rPr>
          <w:t xml:space="preserve"> odnosno pravila </w:t>
        </w:r>
      </w:ins>
      <w:ins w:id="710" w:author="Rajo" w:date="2018-06-11T20:40:00Z">
        <w:r w:rsidR="00386A08">
          <w:rPr>
            <w:lang w:val="bs-Latn-BA"/>
          </w:rPr>
          <w:t xml:space="preserve">u okviru preglednika </w:t>
        </w:r>
        <w:r w:rsidR="00256508">
          <w:rPr>
            <w:lang w:val="bs-Latn-BA"/>
          </w:rPr>
          <w:t xml:space="preserve">poznatog kao „pravilo </w:t>
        </w:r>
      </w:ins>
      <w:ins w:id="711" w:author="Rajo" w:date="2018-06-11T20:33:00Z">
        <w:r w:rsidR="009A12F0">
          <w:rPr>
            <w:lang w:val="bs-Latn-BA"/>
          </w:rPr>
          <w:t>istog porijekla</w:t>
        </w:r>
      </w:ins>
      <w:ins w:id="712" w:author="Rajo" w:date="2018-06-11T20:40:00Z">
        <w:r w:rsidR="00256508">
          <w:rPr>
            <w:lang w:val="bs-Latn-BA"/>
          </w:rPr>
          <w:t>“</w:t>
        </w:r>
      </w:ins>
      <w:ins w:id="713" w:author="Rajo" w:date="2018-06-11T20:33:00Z">
        <w:r w:rsidR="009A12F0">
          <w:rPr>
            <w:lang w:val="bs-Latn-BA"/>
          </w:rPr>
          <w:t xml:space="preserve"> </w:t>
        </w:r>
        <w:r w:rsidR="009A12F0" w:rsidRPr="00BC29BC">
          <w:rPr>
            <w:i/>
            <w:lang w:val="bs-Latn-BA"/>
          </w:rPr>
          <w:t>(same</w:t>
        </w:r>
        <w:r w:rsidR="009A12F0">
          <w:rPr>
            <w:i/>
            <w:lang w:val="bs-Latn-BA"/>
          </w:rPr>
          <w:t>-</w:t>
        </w:r>
        <w:proofErr w:type="spellStart"/>
        <w:r w:rsidR="009A12F0" w:rsidRPr="00BC29BC">
          <w:rPr>
            <w:i/>
            <w:lang w:val="bs-Latn-BA"/>
          </w:rPr>
          <w:t>origin</w:t>
        </w:r>
        <w:proofErr w:type="spellEnd"/>
        <w:r w:rsidR="009A12F0">
          <w:rPr>
            <w:i/>
            <w:lang w:val="bs-Latn-BA"/>
          </w:rPr>
          <w:t>-</w:t>
        </w:r>
        <w:proofErr w:type="spellStart"/>
        <w:r w:rsidR="009A12F0" w:rsidRPr="00BC29BC">
          <w:rPr>
            <w:i/>
            <w:lang w:val="bs-Latn-BA"/>
          </w:rPr>
          <w:t>policy</w:t>
        </w:r>
        <w:proofErr w:type="spellEnd"/>
        <w:r w:rsidR="009A12F0">
          <w:rPr>
            <w:lang w:val="bs-Latn-BA"/>
          </w:rPr>
          <w:t>)</w:t>
        </w:r>
      </w:ins>
      <w:ins w:id="714" w:author="Rajo" w:date="2018-06-11T20:11:00Z">
        <w:r w:rsidR="006072C0">
          <w:rPr>
            <w:lang w:val="bs-Latn-BA"/>
          </w:rPr>
          <w:t xml:space="preserve">, pristup kolačićima </w:t>
        </w:r>
      </w:ins>
      <w:ins w:id="715" w:author="Rajo" w:date="2018-06-11T20:12:00Z">
        <w:r w:rsidR="006072C0">
          <w:rPr>
            <w:lang w:val="bs-Latn-BA"/>
          </w:rPr>
          <w:t>je dozvoljen samo onim aplikacijama koje su izdale zahtjev za njihovo kreiranje</w:t>
        </w:r>
      </w:ins>
      <w:ins w:id="716" w:author="Rajo" w:date="2018-06-11T20:13:00Z">
        <w:r w:rsidR="006072C0">
          <w:rPr>
            <w:lang w:val="bs-Latn-BA"/>
          </w:rPr>
          <w:t xml:space="preserve">. Prema tome, aplikacija2 ne može </w:t>
        </w:r>
      </w:ins>
      <w:ins w:id="717" w:author="Rajo" w:date="2018-06-11T20:14:00Z">
        <w:r w:rsidR="006072C0">
          <w:rPr>
            <w:lang w:val="bs-Latn-BA"/>
          </w:rPr>
          <w:t xml:space="preserve">pristupiti kolačiću kreiranom od strane aplikacije1, kao što je i predstavljeno na </w:t>
        </w:r>
      </w:ins>
      <w:ins w:id="718" w:author="Rajo" w:date="2018-06-17T14:48:00Z">
        <w:r w:rsidR="00713CA5" w:rsidRPr="00713CA5">
          <w:rPr>
            <w:b/>
            <w:lang w:val="bs-Latn-BA"/>
            <w:rPrChange w:id="719" w:author="Rajo" w:date="2018-06-17T14:48:00Z">
              <w:rPr>
                <w:lang w:val="bs-Latn-BA"/>
              </w:rPr>
            </w:rPrChange>
          </w:rPr>
          <w:t>S</w:t>
        </w:r>
      </w:ins>
      <w:ins w:id="720" w:author="Rajo" w:date="2018-06-11T20:14:00Z">
        <w:r w:rsidR="006072C0" w:rsidRPr="00713CA5">
          <w:rPr>
            <w:b/>
            <w:lang w:val="bs-Latn-BA"/>
            <w:rPrChange w:id="721" w:author="Rajo" w:date="2018-06-17T14:48:00Z">
              <w:rPr>
                <w:lang w:val="bs-Latn-BA"/>
              </w:rPr>
            </w:rPrChange>
          </w:rPr>
          <w:t>lici 4.2</w:t>
        </w:r>
        <w:r w:rsidR="006072C0">
          <w:rPr>
            <w:lang w:val="bs-Latn-BA"/>
          </w:rPr>
          <w:t>.</w:t>
        </w:r>
      </w:ins>
    </w:p>
    <w:p w14:paraId="495A3CF7" w14:textId="77777777" w:rsidR="00E94ADE" w:rsidDel="00FA2417" w:rsidRDefault="00E94ADE">
      <w:pPr>
        <w:spacing w:line="240" w:lineRule="auto"/>
        <w:ind w:firstLine="360"/>
        <w:jc w:val="both"/>
        <w:rPr>
          <w:del w:id="722" w:author="Rajo" w:date="2018-06-10T21:03:00Z"/>
          <w:lang w:val="bs-Latn-BA"/>
        </w:rPr>
        <w:pPrChange w:id="723" w:author="Rajo" w:date="2018-06-17T14:44:00Z">
          <w:pPr>
            <w:spacing w:line="240" w:lineRule="auto"/>
            <w:jc w:val="both"/>
          </w:pPr>
        </w:pPrChange>
      </w:pPr>
    </w:p>
    <w:p w14:paraId="25E1B3FD" w14:textId="5CA5EA5D" w:rsidR="00E94ADE" w:rsidDel="00093655" w:rsidRDefault="00CC5052">
      <w:pPr>
        <w:spacing w:line="240" w:lineRule="auto"/>
        <w:ind w:firstLine="360"/>
        <w:jc w:val="both"/>
        <w:rPr>
          <w:del w:id="724" w:author="Rajo" w:date="2018-05-22T20:23:00Z"/>
          <w:lang w:val="bs-Latn-BA"/>
        </w:rPr>
        <w:pPrChange w:id="725" w:author="Rajo" w:date="2018-06-17T14:44:00Z">
          <w:pPr>
            <w:spacing w:line="240" w:lineRule="auto"/>
            <w:ind w:firstLine="720"/>
            <w:jc w:val="both"/>
          </w:pPr>
        </w:pPrChange>
      </w:pPr>
      <w:del w:id="726" w:author="Rajo" w:date="2018-06-10T21:03:00Z">
        <w:r w:rsidDel="00FA2417">
          <w:rPr>
            <w:lang w:val="bs-Latn-BA"/>
          </w:rPr>
          <w:delText xml:space="preserve">Očigledno rješenje ovog problema je dijeljenje informacija o sesijama između različitih domena, predstavljeno na </w:delText>
        </w:r>
        <w:r w:rsidDel="00FA2417">
          <w:rPr>
            <w:b/>
            <w:lang w:val="bs-Latn-BA"/>
          </w:rPr>
          <w:delText>Slici 4.2</w:delText>
        </w:r>
        <w:r w:rsidDel="00FA2417">
          <w:rPr>
            <w:lang w:val="bs-Latn-BA"/>
          </w:rPr>
          <w:delText>. Međutim, zbog sigurnosnih razloga, preglednik primjenjuje pravilo poznato kao pravilo istog porijekla (</w:delText>
        </w:r>
        <w:r w:rsidDel="00FA2417">
          <w:rPr>
            <w:i/>
            <w:lang w:val="bs-Latn-BA"/>
          </w:rPr>
          <w:delText>same-origin-policy</w:delText>
        </w:r>
        <w:r w:rsidDel="00FA2417">
          <w:rPr>
            <w:lang w:val="bs-Latn-BA"/>
          </w:rPr>
          <w:delText>). Ovo pravilo kaže da kolačićima i ostalim podacima lokalne pohrane podataka može pristupiti samo onaj ko ih je napravio, tj. domen koji je napravio zahtjev za čuvanje tih podataka. Drugim riječima, domen X ne može pristupiti kolačićima kreiranim od strane domena Y i obrnuto. To je upravo problem koji SSO rješava: dijeljenje sesijskih informacija između različitih domena.</w:delText>
        </w:r>
      </w:del>
    </w:p>
    <w:p w14:paraId="5EC2A5BC" w14:textId="77777777" w:rsidR="00E94ADE" w:rsidRDefault="00E94ADE">
      <w:pPr>
        <w:spacing w:line="240" w:lineRule="auto"/>
        <w:ind w:firstLine="360"/>
        <w:jc w:val="both"/>
        <w:rPr>
          <w:lang w:val="bs-Latn-BA"/>
        </w:rPr>
        <w:pPrChange w:id="727" w:author="Rajo" w:date="2018-06-17T14:44:00Z">
          <w:pPr>
            <w:keepNext/>
            <w:spacing w:line="240" w:lineRule="auto"/>
            <w:jc w:val="both"/>
          </w:pPr>
        </w:pPrChange>
      </w:pPr>
    </w:p>
    <w:p w14:paraId="6C5CF94E" w14:textId="2605DA8B" w:rsidR="00E94ADE" w:rsidRDefault="008F20D7">
      <w:pPr>
        <w:keepNext/>
        <w:spacing w:line="240" w:lineRule="auto"/>
        <w:jc w:val="both"/>
        <w:rPr>
          <w:lang w:val="bs-Latn-BA"/>
        </w:rPr>
      </w:pPr>
      <w:ins w:id="728" w:author="Rajo" w:date="2018-06-16T20:34:00Z">
        <w:r>
          <w:rPr>
            <w:noProof/>
          </w:rPr>
          <mc:AlternateContent>
            <mc:Choice Requires="wpc">
              <w:drawing>
                <wp:inline distT="0" distB="0" distL="0" distR="0" wp14:anchorId="12389C47" wp14:editId="226785D3">
                  <wp:extent cx="5876290" cy="2781299"/>
                  <wp:effectExtent l="0" t="0" r="0" b="0"/>
                  <wp:docPr id="544" name="Canvas 54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32" name="Oval 232"/>
                          <wps:cNvSpPr/>
                          <wps:spPr>
                            <a:xfrm>
                              <a:off x="2665849" y="1933575"/>
                              <a:ext cx="534552" cy="534784"/>
                            </a:xfrm>
                            <a:prstGeom prst="ellipse">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47" name="Rectangle: Rounded Corners 247"/>
                          <wps:cNvSpPr/>
                          <wps:spPr>
                            <a:xfrm>
                              <a:off x="2211835" y="685801"/>
                              <a:ext cx="1539875" cy="495300"/>
                            </a:xfrm>
                            <a:prstGeom prst="roundRect">
                              <a:avLst>
                                <a:gd name="adj" fmla="val 6522"/>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390E2B38" w14:textId="77777777" w:rsidR="009B0D46" w:rsidRDefault="009B0D46" w:rsidP="008F20D7">
                                <w:pPr>
                                  <w:pStyle w:val="NormalWeb"/>
                                  <w:spacing w:before="0" w:beforeAutospacing="0" w:after="0" w:afterAutospacing="0" w:line="276" w:lineRule="auto"/>
                                  <w:jc w:val="center"/>
                                  <w:rPr>
                                    <w:b/>
                                    <w:color w:val="FFFFFF" w:themeColor="background1"/>
                                  </w:rPr>
                                </w:pPr>
                                <w:del w:id="729" w:author="Rajo" w:date="2018-06-16T20:32:00Z">
                                  <w:r w:rsidDel="00223E89">
                                    <w:rPr>
                                      <w:rFonts w:ascii="Microsoft Sans Serif" w:eastAsia="Calibri" w:hAnsi="Microsoft Sans Serif"/>
                                      <w:b/>
                                      <w:color w:val="FFFFFF" w:themeColor="background1"/>
                                      <w:sz w:val="20"/>
                                      <w:szCs w:val="20"/>
                                      <w:lang w:val="sr-Latn-RS"/>
                                    </w:rPr>
                                    <w:delText>Skladište kolačića preglednika</w:delText>
                                  </w:r>
                                </w:del>
                                <w:ins w:id="730" w:author="Rajo" w:date="2018-06-16T20:32:00Z">
                                  <w:r>
                                    <w:rPr>
                                      <w:rFonts w:ascii="Microsoft Sans Serif" w:eastAsia="Calibri" w:hAnsi="Microsoft Sans Serif"/>
                                      <w:b/>
                                      <w:color w:val="FFFFFF" w:themeColor="background1"/>
                                      <w:sz w:val="20"/>
                                      <w:szCs w:val="20"/>
                                      <w:lang w:val="sr-Latn-RS"/>
                                    </w:rPr>
                                    <w:t>Internet preglednik (skladište kolačića)</w:t>
                                  </w:r>
                                </w:ins>
                              </w:p>
                            </w:txbxContent>
                          </wps:txbx>
                          <wps:bodyPr rot="0" spcFirstLastPara="0" vert="horz" wrap="square" lIns="91440" tIns="45720" rIns="91440" bIns="45720" numCol="1" spcCol="0" rtlCol="0" fromWordArt="0" anchor="ctr" anchorCtr="0" forceAA="0" compatLnSpc="1">
                            <a:noAutofit/>
                          </wps:bodyPr>
                        </wps:wsp>
                        <pic:pic xmlns:pic="http://schemas.openxmlformats.org/drawingml/2006/picture">
                          <pic:nvPicPr>
                            <pic:cNvPr id="519" name="Graphic 225" descr="Use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776220" y="2038350"/>
                              <a:ext cx="328930" cy="328930"/>
                            </a:xfrm>
                            <a:prstGeom prst="rect">
                              <a:avLst/>
                            </a:prstGeom>
                          </pic:spPr>
                        </pic:pic>
                        <wps:wsp>
                          <wps:cNvPr id="520" name="Connector: Elbow 520"/>
                          <wps:cNvCnPr/>
                          <wps:spPr>
                            <a:xfrm flipV="1">
                              <a:off x="3200401" y="1609726"/>
                              <a:ext cx="1639448" cy="59124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521" name="Connector: Elbow 521"/>
                          <wps:cNvCnPr/>
                          <wps:spPr>
                            <a:xfrm rot="10800000">
                              <a:off x="1065423" y="1619253"/>
                              <a:ext cx="1600426" cy="581715"/>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522" name="Straight Arrow Connector 522"/>
                          <wps:cNvCnPr/>
                          <wps:spPr>
                            <a:xfrm>
                              <a:off x="1860622" y="933451"/>
                              <a:ext cx="351213" cy="0"/>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523" name="Straight Arrow Connector 523"/>
                          <wps:cNvCnPr/>
                          <wps:spPr>
                            <a:xfrm flipH="1">
                              <a:off x="3751710" y="933451"/>
                              <a:ext cx="318712" cy="0"/>
                            </a:xfrm>
                            <a:prstGeom prst="straightConnector1">
                              <a:avLst/>
                            </a:prstGeom>
                            <a:ln w="9525" cap="flat" cmpd="sng" algn="ctr">
                              <a:solidFill>
                                <a:schemeClr val="tx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524" name="Oval 524"/>
                          <wps:cNvSpPr/>
                          <wps:spPr>
                            <a:xfrm>
                              <a:off x="390414" y="550500"/>
                              <a:ext cx="20934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6EC1928C" w14:textId="77777777" w:rsidR="009B0D46" w:rsidRDefault="009B0D46" w:rsidP="008F20D7">
                                <w:pPr>
                                  <w:jc w:val="center"/>
                                  <w:rPr>
                                    <w:rFonts w:ascii="Microsoft Sans Serif" w:hAnsi="Microsoft Sans Serif" w:cs="Microsoft Sans Serif"/>
                                    <w:b/>
                                    <w:sz w:val="16"/>
                                    <w:szCs w:val="16"/>
                                    <w:lang w:val="sr-Latn-RS"/>
                                  </w:rPr>
                                </w:pPr>
                                <w:r>
                                  <w:rPr>
                                    <w:rFonts w:ascii="Microsoft Sans Serif" w:hAnsi="Microsoft Sans Serif" w:cs="Microsoft Sans Serif"/>
                                    <w:b/>
                                    <w:sz w:val="16"/>
                                    <w:szCs w:val="16"/>
                                    <w:lang w:val="sr-Latn-RS"/>
                                  </w:rPr>
                                  <w:t>2</w:t>
                                </w:r>
                              </w:p>
                            </w:txbxContent>
                          </wps:txbx>
                          <wps:bodyPr rot="0" spcFirstLastPara="0" vertOverflow="overflow" horzOverflow="overflow" vert="horz" wrap="square" lIns="0" tIns="0" rIns="0" bIns="0" numCol="1" spcCol="0" rtlCol="0" fromWordArt="0" anchor="t" anchorCtr="0" forceAA="0" compatLnSpc="1">
                            <a:noAutofit/>
                          </wps:bodyPr>
                        </wps:wsp>
                        <wps:wsp>
                          <wps:cNvPr id="525" name="Text Box 525"/>
                          <wps:cNvSpPr txBox="1"/>
                          <wps:spPr>
                            <a:xfrm>
                              <a:off x="628152" y="561975"/>
                              <a:ext cx="1206024" cy="230548"/>
                            </a:xfrm>
                            <a:prstGeom prst="rect">
                              <a:avLst/>
                            </a:prstGeom>
                            <a:noFill/>
                            <a:ln w="6350">
                              <a:noFill/>
                            </a:ln>
                          </wps:spPr>
                          <wps:txbx>
                            <w:txbxContent>
                              <w:p w14:paraId="4C472164" w14:textId="77777777" w:rsidR="009B0D46" w:rsidDel="00590C9B" w:rsidRDefault="009B0D46">
                                <w:pPr>
                                  <w:spacing w:after="0"/>
                                  <w:rPr>
                                    <w:del w:id="731" w:author="Rajo" w:date="2018-06-10T20:58:00Z"/>
                                    <w:rFonts w:ascii="Microsoft Sans Serif" w:hAnsi="Microsoft Sans Serif" w:cs="Microsoft Sans Serif"/>
                                    <w:sz w:val="16"/>
                                    <w:szCs w:val="16"/>
                                    <w:lang w:val="sr-Latn-RS"/>
                                  </w:rPr>
                                  <w:pPrChange w:id="732" w:author="Rajo" w:date="2018-06-10T16:57:00Z">
                                    <w:pPr/>
                                  </w:pPrChange>
                                </w:pPr>
                                <w:del w:id="733" w:author="Rajo" w:date="2018-06-10T20:58:00Z">
                                  <w:r w:rsidDel="00590C9B">
                                    <w:rPr>
                                      <w:rFonts w:ascii="Microsoft Sans Serif" w:hAnsi="Microsoft Sans Serif" w:cs="Microsoft Sans Serif"/>
                                      <w:sz w:val="16"/>
                                      <w:szCs w:val="16"/>
                                      <w:lang w:val="sr-Latn-RS"/>
                                    </w:rPr>
                                    <w:delText>Unos pristupnih podataka,</w:delText>
                                  </w:r>
                                </w:del>
                              </w:p>
                              <w:p w14:paraId="5FD8CB4C" w14:textId="77777777" w:rsidR="009B0D46" w:rsidRDefault="009B0D46">
                                <w:pPr>
                                  <w:spacing w:after="0"/>
                                  <w:rPr>
                                    <w:rFonts w:ascii="Microsoft Sans Serif" w:hAnsi="Microsoft Sans Serif" w:cs="Microsoft Sans Serif"/>
                                    <w:sz w:val="16"/>
                                    <w:szCs w:val="16"/>
                                    <w:lang w:val="sr-Latn-RS"/>
                                  </w:rPr>
                                  <w:pPrChange w:id="734" w:author="Rajo" w:date="2018-06-10T16:57:00Z">
                                    <w:pPr/>
                                  </w:pPrChange>
                                </w:pPr>
                                <w:del w:id="735" w:author="Rajo" w:date="2018-06-10T20:58:00Z">
                                  <w:r w:rsidDel="00590C9B">
                                    <w:rPr>
                                      <w:rFonts w:ascii="Microsoft Sans Serif" w:hAnsi="Microsoft Sans Serif" w:cs="Microsoft Sans Serif"/>
                                      <w:sz w:val="16"/>
                                      <w:szCs w:val="16"/>
                                      <w:lang w:val="sr-Latn-RS"/>
                                    </w:rPr>
                                    <w:delText>identifikovanje korisnika</w:delText>
                                  </w:r>
                                </w:del>
                                <w:ins w:id="736" w:author="Rajo" w:date="2018-06-10T20:58:00Z">
                                  <w:r>
                                    <w:rPr>
                                      <w:rFonts w:ascii="Microsoft Sans Serif" w:hAnsi="Microsoft Sans Serif" w:cs="Microsoft Sans Serif"/>
                                      <w:sz w:val="16"/>
                                      <w:szCs w:val="16"/>
                                      <w:lang w:val="sr-Latn-RS"/>
                                    </w:rPr>
                                    <w:t>Autentikacija korisnika</w:t>
                                  </w:r>
                                </w:ins>
                              </w:p>
                            </w:txbxContent>
                          </wps:txbx>
                          <wps:bodyPr rot="0" spcFirstLastPara="0" vertOverflow="overflow" horzOverflow="overflow" vert="horz" wrap="square" lIns="0" tIns="45720" rIns="91440" bIns="45720" numCol="1" spcCol="0" rtlCol="0" fromWordArt="0" anchor="t" anchorCtr="0" forceAA="0" compatLnSpc="1">
                            <a:noAutofit/>
                          </wps:bodyPr>
                        </wps:wsp>
                        <wps:wsp>
                          <wps:cNvPr id="526" name="Oval 526"/>
                          <wps:cNvSpPr/>
                          <wps:spPr>
                            <a:xfrm>
                              <a:off x="1065393" y="2317805"/>
                              <a:ext cx="208343" cy="1867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542CAA1D" w14:textId="77777777" w:rsidR="009B0D46" w:rsidRDefault="009B0D46" w:rsidP="008F20D7">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w:t>
                                </w:r>
                              </w:p>
                            </w:txbxContent>
                          </wps:txbx>
                          <wps:bodyPr rot="0" spcFirstLastPara="0" vert="horz" wrap="square" lIns="0" tIns="0" rIns="0" bIns="0" numCol="1" spcCol="0" rtlCol="0" fromWordArt="0" anchor="t" anchorCtr="0" forceAA="0" compatLnSpc="1">
                            <a:noAutofit/>
                          </wps:bodyPr>
                        </wps:wsp>
                        <wps:wsp>
                          <wps:cNvPr id="527" name="Text Box 231"/>
                          <wps:cNvSpPr txBox="1"/>
                          <wps:spPr>
                            <a:xfrm>
                              <a:off x="1351135" y="2318440"/>
                              <a:ext cx="772585" cy="220050"/>
                            </a:xfrm>
                            <a:prstGeom prst="rect">
                              <a:avLst/>
                            </a:prstGeom>
                            <a:noFill/>
                            <a:ln w="6350">
                              <a:noFill/>
                            </a:ln>
                          </wps:spPr>
                          <wps:txbx>
                            <w:txbxContent>
                              <w:p w14:paraId="6836AC0E" w14:textId="77777777" w:rsidR="009B0D46" w:rsidRDefault="009B0D46" w:rsidP="008F20D7">
                                <w:pPr>
                                  <w:pStyle w:val="NormalWeb"/>
                                  <w:spacing w:before="0" w:beforeAutospacing="0" w:after="0" w:afterAutospacing="0" w:line="276" w:lineRule="auto"/>
                                </w:pPr>
                                <w:del w:id="737" w:author="Rajo" w:date="2018-06-10T20:54:00Z">
                                  <w:r w:rsidDel="00D26F38">
                                    <w:rPr>
                                      <w:rFonts w:ascii="Microsoft Sans Serif" w:eastAsia="Calibri" w:hAnsi="Microsoft Sans Serif"/>
                                      <w:sz w:val="16"/>
                                      <w:szCs w:val="16"/>
                                      <w:lang w:val="sr-Latn-RS"/>
                                    </w:rPr>
                                    <w:delText>Odlazi na</w:delText>
                                  </w:r>
                                </w:del>
                                <w:ins w:id="738" w:author="Rajo" w:date="2018-06-10T20:59:00Z">
                                  <w:r>
                                    <w:rPr>
                                      <w:rFonts w:ascii="Microsoft Sans Serif" w:eastAsia="Calibri" w:hAnsi="Microsoft Sans Serif"/>
                                      <w:sz w:val="16"/>
                                      <w:szCs w:val="16"/>
                                      <w:lang w:val="sr-Latn-RS"/>
                                    </w:rPr>
                                    <w:t>Pris</w:t>
                                  </w:r>
                                </w:ins>
                                <w:ins w:id="739" w:author="Rajo" w:date="2018-06-10T21:00:00Z">
                                  <w:r>
                                    <w:rPr>
                                      <w:rFonts w:ascii="Microsoft Sans Serif" w:eastAsia="Calibri" w:hAnsi="Microsoft Sans Serif"/>
                                      <w:sz w:val="16"/>
                                      <w:szCs w:val="16"/>
                                      <w:lang w:val="sr-Latn-RS"/>
                                    </w:rPr>
                                    <w:t>tup</w:t>
                                  </w:r>
                                </w:ins>
                              </w:p>
                            </w:txbxContent>
                          </wps:txbx>
                          <wps:bodyPr rot="0" spcFirstLastPara="0" vert="horz" wrap="square" lIns="0" tIns="45720" rIns="91440" bIns="45720" numCol="1" spcCol="0" rtlCol="0" fromWordArt="0" anchor="t" anchorCtr="0" forceAA="0" compatLnSpc="1">
                            <a:noAutofit/>
                          </wps:bodyPr>
                        </wps:wsp>
                        <wps:wsp>
                          <wps:cNvPr id="528" name="Oval 528"/>
                          <wps:cNvSpPr/>
                          <wps:spPr>
                            <a:xfrm>
                              <a:off x="4113825" y="2294550"/>
                              <a:ext cx="208280"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3166C73A" w14:textId="77777777" w:rsidR="009B0D46" w:rsidRDefault="009B0D46" w:rsidP="008F20D7">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4</w:t>
                                </w:r>
                              </w:p>
                            </w:txbxContent>
                          </wps:txbx>
                          <wps:bodyPr rot="0" spcFirstLastPara="0" vert="horz" wrap="square" lIns="0" tIns="0" rIns="0" bIns="0" numCol="1" spcCol="0" rtlCol="0" fromWordArt="0" anchor="t" anchorCtr="0" forceAA="0" compatLnSpc="1">
                            <a:noAutofit/>
                          </wps:bodyPr>
                        </wps:wsp>
                        <wps:wsp>
                          <wps:cNvPr id="529" name="Text Box 231"/>
                          <wps:cNvSpPr txBox="1"/>
                          <wps:spPr>
                            <a:xfrm>
                              <a:off x="4399575" y="2295185"/>
                              <a:ext cx="772160" cy="219710"/>
                            </a:xfrm>
                            <a:prstGeom prst="rect">
                              <a:avLst/>
                            </a:prstGeom>
                            <a:noFill/>
                            <a:ln w="6350">
                              <a:noFill/>
                            </a:ln>
                          </wps:spPr>
                          <wps:txbx>
                            <w:txbxContent>
                              <w:p w14:paraId="486C99B2" w14:textId="77777777" w:rsidR="009B0D46" w:rsidRDefault="009B0D46" w:rsidP="008F20D7">
                                <w:pPr>
                                  <w:pStyle w:val="NormalWeb"/>
                                  <w:spacing w:before="0" w:beforeAutospacing="0" w:after="0" w:afterAutospacing="0" w:line="276" w:lineRule="auto"/>
                                </w:pPr>
                                <w:del w:id="740" w:author="Rajo" w:date="2018-06-10T20:55:00Z">
                                  <w:r w:rsidDel="00D26F38">
                                    <w:rPr>
                                      <w:rFonts w:ascii="Microsoft Sans Serif" w:eastAsia="Calibri" w:hAnsi="Microsoft Sans Serif"/>
                                      <w:sz w:val="16"/>
                                      <w:szCs w:val="16"/>
                                      <w:lang w:val="sr-Latn-RS"/>
                                    </w:rPr>
                                    <w:delText>Odlazi na</w:delText>
                                  </w:r>
                                </w:del>
                                <w:ins w:id="741" w:author="Rajo" w:date="2018-06-10T20:55:00Z">
                                  <w:r>
                                    <w:rPr>
                                      <w:rFonts w:ascii="Microsoft Sans Serif" w:eastAsia="Calibri" w:hAnsi="Microsoft Sans Serif"/>
                                      <w:sz w:val="16"/>
                                      <w:szCs w:val="16"/>
                                      <w:lang w:val="sr-Latn-RS"/>
                                    </w:rPr>
                                    <w:t>Prist</w:t>
                                  </w:r>
                                </w:ins>
                                <w:ins w:id="742" w:author="Rajo" w:date="2018-06-10T20:56:00Z">
                                  <w:r>
                                    <w:rPr>
                                      <w:rFonts w:ascii="Microsoft Sans Serif" w:eastAsia="Calibri" w:hAnsi="Microsoft Sans Serif"/>
                                      <w:sz w:val="16"/>
                                      <w:szCs w:val="16"/>
                                      <w:lang w:val="sr-Latn-RS"/>
                                    </w:rPr>
                                    <w:t>u</w:t>
                                  </w:r>
                                </w:ins>
                                <w:ins w:id="743" w:author="Rajo" w:date="2018-06-10T20:57:00Z">
                                  <w:r>
                                    <w:rPr>
                                      <w:rFonts w:ascii="Microsoft Sans Serif" w:eastAsia="Calibri" w:hAnsi="Microsoft Sans Serif"/>
                                      <w:sz w:val="16"/>
                                      <w:szCs w:val="16"/>
                                      <w:lang w:val="sr-Latn-RS"/>
                                    </w:rPr>
                                    <w:t>p</w:t>
                                  </w:r>
                                </w:ins>
                              </w:p>
                            </w:txbxContent>
                          </wps:txbx>
                          <wps:bodyPr rot="0" spcFirstLastPara="0" vert="horz" wrap="square" lIns="0" tIns="45720" rIns="91440" bIns="45720" numCol="1" spcCol="0" rtlCol="0" fromWordArt="0" anchor="t" anchorCtr="0" forceAA="0" compatLnSpc="1">
                            <a:noAutofit/>
                          </wps:bodyPr>
                        </wps:wsp>
                        <wps:wsp>
                          <wps:cNvPr id="530" name="Text Box 231"/>
                          <wps:cNvSpPr txBox="1"/>
                          <wps:spPr>
                            <a:xfrm>
                              <a:off x="2665842" y="2504595"/>
                              <a:ext cx="648694" cy="239100"/>
                            </a:xfrm>
                            <a:prstGeom prst="rect">
                              <a:avLst/>
                            </a:prstGeom>
                            <a:noFill/>
                            <a:ln w="6350">
                              <a:noFill/>
                            </a:ln>
                          </wps:spPr>
                          <wps:txbx>
                            <w:txbxContent>
                              <w:p w14:paraId="077C36D5" w14:textId="77777777" w:rsidR="009B0D46" w:rsidRDefault="009B0D46" w:rsidP="008F20D7">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wps:txbx>
                          <wps:bodyPr rot="0" spcFirstLastPara="0" vert="horz" wrap="square" lIns="0" tIns="45720" rIns="91440" bIns="45720" numCol="1" spcCol="0" rtlCol="0" fromWordArt="0" anchor="t" anchorCtr="0" forceAA="0" compatLnSpc="1">
                            <a:noAutofit/>
                          </wps:bodyPr>
                        </wps:wsp>
                        <wps:wsp>
                          <wps:cNvPr id="531" name="Oval 531"/>
                          <wps:cNvSpPr/>
                          <wps:spPr>
                            <a:xfrm>
                              <a:off x="1932600" y="1244215"/>
                              <a:ext cx="207645"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78976B17" w14:textId="77777777" w:rsidR="009B0D46" w:rsidRDefault="009B0D46" w:rsidP="008F20D7">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3</w:t>
                                </w:r>
                              </w:p>
                            </w:txbxContent>
                          </wps:txbx>
                          <wps:bodyPr rot="0" spcFirstLastPara="0" vert="horz" wrap="square" lIns="0" tIns="0" rIns="0" bIns="0" numCol="1" spcCol="0" rtlCol="0" fromWordArt="0" anchor="t" anchorCtr="0" forceAA="0" compatLnSpc="1">
                            <a:noAutofit/>
                          </wps:bodyPr>
                        </wps:wsp>
                        <wps:wsp>
                          <wps:cNvPr id="532" name="Text Box 231"/>
                          <wps:cNvSpPr txBox="1"/>
                          <wps:spPr>
                            <a:xfrm>
                              <a:off x="1913550" y="1456645"/>
                              <a:ext cx="905850" cy="238465"/>
                            </a:xfrm>
                            <a:prstGeom prst="rect">
                              <a:avLst/>
                            </a:prstGeom>
                            <a:noFill/>
                            <a:ln w="6350">
                              <a:noFill/>
                            </a:ln>
                          </wps:spPr>
                          <wps:txbx>
                            <w:txbxContent>
                              <w:p w14:paraId="2C548A71" w14:textId="77777777" w:rsidR="009B0D46" w:rsidRDefault="009B0D46" w:rsidP="008F20D7">
                                <w:pPr>
                                  <w:pStyle w:val="NormalWeb"/>
                                  <w:spacing w:before="0" w:beforeAutospacing="0" w:after="0" w:afterAutospacing="0" w:line="276" w:lineRule="auto"/>
                                </w:pPr>
                                <w:r>
                                  <w:rPr>
                                    <w:rFonts w:ascii="Microsoft Sans Serif" w:eastAsia="Calibri" w:hAnsi="Microsoft Sans Serif"/>
                                    <w:sz w:val="16"/>
                                    <w:szCs w:val="16"/>
                                    <w:lang w:val="sr-Latn-RS"/>
                                  </w:rPr>
                                  <w:t>Čuva</w:t>
                                </w:r>
                                <w:ins w:id="744" w:author="Rajo" w:date="2018-06-10T20:55:00Z">
                                  <w:r>
                                    <w:rPr>
                                      <w:rFonts w:ascii="Microsoft Sans Serif" w:eastAsia="Calibri" w:hAnsi="Microsoft Sans Serif"/>
                                      <w:sz w:val="16"/>
                                      <w:szCs w:val="16"/>
                                      <w:lang w:val="sr-Latn-RS"/>
                                    </w:rPr>
                                    <w:t>nje</w:t>
                                  </w:r>
                                </w:ins>
                                <w:r>
                                  <w:rPr>
                                    <w:rFonts w:ascii="Microsoft Sans Serif" w:eastAsia="Calibri" w:hAnsi="Microsoft Sans Serif"/>
                                    <w:sz w:val="16"/>
                                    <w:szCs w:val="16"/>
                                    <w:lang w:val="sr-Latn-RS"/>
                                  </w:rPr>
                                  <w:t xml:space="preserve"> kolačić</w:t>
                                </w:r>
                                <w:ins w:id="745" w:author="Rajo" w:date="2018-06-10T20:55:00Z">
                                  <w:r>
                                    <w:rPr>
                                      <w:rFonts w:ascii="Microsoft Sans Serif" w:eastAsia="Calibri" w:hAnsi="Microsoft Sans Serif"/>
                                      <w:sz w:val="16"/>
                                      <w:szCs w:val="16"/>
                                      <w:lang w:val="sr-Latn-RS"/>
                                    </w:rPr>
                                    <w:t>a</w:t>
                                  </w:r>
                                </w:ins>
                              </w:p>
                            </w:txbxContent>
                          </wps:txbx>
                          <wps:bodyPr rot="0" spcFirstLastPara="0" vert="horz" wrap="square" lIns="0" tIns="45720" rIns="91440" bIns="45720" numCol="1" spcCol="0" rtlCol="0" fromWordArt="0" anchor="t" anchorCtr="0" forceAA="0" compatLnSpc="1">
                            <a:noAutofit/>
                          </wps:bodyPr>
                        </wps:wsp>
                        <wps:wsp>
                          <wps:cNvPr id="533" name="Oval 533"/>
                          <wps:cNvSpPr/>
                          <wps:spPr>
                            <a:xfrm>
                              <a:off x="3801110" y="674369"/>
                              <a:ext cx="207010"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0E3DE6A7" w14:textId="1A287545" w:rsidR="009B0D46" w:rsidRDefault="009B0D46" w:rsidP="008F20D7">
                                <w:pPr>
                                  <w:pStyle w:val="NormalWeb"/>
                                  <w:spacing w:before="0" w:beforeAutospacing="0" w:after="0" w:afterAutospacing="0" w:line="276" w:lineRule="auto"/>
                                  <w:jc w:val="center"/>
                                  <w:rPr>
                                    <w:lang w:val="sr-Latn-RS"/>
                                  </w:rPr>
                                </w:pPr>
                                <w:del w:id="746" w:author="Rajo" w:date="2018-06-16T20:38:00Z">
                                  <w:r w:rsidDel="008F20D7">
                                    <w:rPr>
                                      <w:rFonts w:ascii="Microsoft Sans Serif" w:eastAsia="Calibri" w:hAnsi="Microsoft Sans Serif"/>
                                      <w:b/>
                                      <w:bCs/>
                                      <w:sz w:val="16"/>
                                      <w:szCs w:val="16"/>
                                      <w:lang w:val="sr-Latn-RS"/>
                                    </w:rPr>
                                    <w:delText>6</w:delText>
                                  </w:r>
                                </w:del>
                                <w:ins w:id="747" w:author="Rajo" w:date="2018-06-16T20:38:00Z">
                                  <w:r>
                                    <w:rPr>
                                      <w:rFonts w:ascii="Microsoft Sans Serif" w:eastAsia="Calibri" w:hAnsi="Microsoft Sans Serif"/>
                                      <w:b/>
                                      <w:bCs/>
                                      <w:sz w:val="16"/>
                                      <w:szCs w:val="16"/>
                                      <w:lang w:val="sr-Latn-RS"/>
                                    </w:rPr>
                                    <w:t>5</w:t>
                                  </w:r>
                                </w:ins>
                              </w:p>
                            </w:txbxContent>
                          </wps:txbx>
                          <wps:bodyPr rot="0" spcFirstLastPara="0" vert="horz" wrap="square" lIns="0" tIns="0" rIns="0" bIns="0" numCol="1" spcCol="0" rtlCol="0" fromWordArt="0" anchor="t" anchorCtr="0" forceAA="0" compatLnSpc="1">
                            <a:noAutofit/>
                          </wps:bodyPr>
                        </wps:wsp>
                        <wps:wsp>
                          <wps:cNvPr id="534" name="Text Box 231"/>
                          <wps:cNvSpPr txBox="1"/>
                          <wps:spPr>
                            <a:xfrm>
                              <a:off x="2989699" y="313645"/>
                              <a:ext cx="1094400" cy="360724"/>
                            </a:xfrm>
                            <a:prstGeom prst="rect">
                              <a:avLst/>
                            </a:prstGeom>
                            <a:noFill/>
                            <a:ln w="6350">
                              <a:noFill/>
                            </a:ln>
                          </wps:spPr>
                          <wps:txbx>
                            <w:txbxContent>
                              <w:p w14:paraId="0B633548" w14:textId="2BD1F2D5" w:rsidR="009B0D46" w:rsidRPr="004A61BD" w:rsidRDefault="009B0D46">
                                <w:pPr>
                                  <w:pStyle w:val="NormalWeb"/>
                                  <w:spacing w:before="0" w:beforeAutospacing="0" w:after="0" w:afterAutospacing="0" w:line="276" w:lineRule="auto"/>
                                  <w:jc w:val="right"/>
                                  <w:rPr>
                                    <w:color w:val="FF0000"/>
                                    <w:rPrChange w:id="748" w:author="Rajo" w:date="2018-06-16T21:26:00Z">
                                      <w:rPr/>
                                    </w:rPrChange>
                                  </w:rPr>
                                  <w:pPrChange w:id="749" w:author="Rajo" w:date="2018-06-16T20:37:00Z">
                                    <w:pPr>
                                      <w:pStyle w:val="NormalWeb"/>
                                      <w:spacing w:before="0" w:beforeAutospacing="0" w:after="0" w:afterAutospacing="0" w:line="276" w:lineRule="auto"/>
                                    </w:pPr>
                                  </w:pPrChange>
                                </w:pPr>
                                <w:del w:id="750" w:author="Rajo" w:date="2018-06-16T20:36:00Z">
                                  <w:r w:rsidRPr="004A61BD" w:rsidDel="008F20D7">
                                    <w:rPr>
                                      <w:rFonts w:ascii="Microsoft Sans Serif" w:eastAsia="Calibri" w:hAnsi="Microsoft Sans Serif"/>
                                      <w:color w:val="FF0000"/>
                                      <w:sz w:val="16"/>
                                      <w:szCs w:val="16"/>
                                      <w:lang w:val="sr-Latn-RS"/>
                                      <w:rPrChange w:id="751" w:author="Rajo" w:date="2018-06-16T21:26:00Z">
                                        <w:rPr>
                                          <w:rFonts w:ascii="Microsoft Sans Serif" w:eastAsia="Calibri" w:hAnsi="Microsoft Sans Serif"/>
                                          <w:sz w:val="16"/>
                                          <w:szCs w:val="16"/>
                                          <w:lang w:val="sr-Latn-RS"/>
                                        </w:rPr>
                                      </w:rPrChange>
                                    </w:rPr>
                                    <w:delText>Čuva kolačić</w:delText>
                                  </w:r>
                                </w:del>
                                <w:ins w:id="752" w:author="Rajo" w:date="2018-06-16T20:36:00Z">
                                  <w:r w:rsidRPr="004A61BD">
                                    <w:rPr>
                                      <w:rFonts w:ascii="Microsoft Sans Serif" w:eastAsia="Calibri" w:hAnsi="Microsoft Sans Serif"/>
                                      <w:color w:val="FF0000"/>
                                      <w:sz w:val="16"/>
                                      <w:szCs w:val="16"/>
                                      <w:lang w:val="sr-Latn-RS"/>
                                      <w:rPrChange w:id="753" w:author="Rajo" w:date="2018-06-16T21:26:00Z">
                                        <w:rPr>
                                          <w:rFonts w:ascii="Microsoft Sans Serif" w:eastAsia="Calibri" w:hAnsi="Microsoft Sans Serif"/>
                                          <w:sz w:val="16"/>
                                          <w:szCs w:val="16"/>
                                          <w:lang w:val="sr-Latn-RS"/>
                                        </w:rPr>
                                      </w:rPrChange>
                                    </w:rPr>
                                    <w:t>Čitanje kolačića aplikacije1</w:t>
                                  </w:r>
                                </w:ins>
                              </w:p>
                            </w:txbxContent>
                          </wps:txbx>
                          <wps:bodyPr rot="0" spcFirstLastPara="0" vert="horz" wrap="square" lIns="0" tIns="45720" rIns="91440" bIns="45720" numCol="1" spcCol="0" rtlCol="0" fromWordArt="0" anchor="t" anchorCtr="0" forceAA="0" compatLnSpc="1">
                            <a:noAutofit/>
                          </wps:bodyPr>
                        </wps:wsp>
                        <wps:wsp>
                          <wps:cNvPr id="535" name="Rectangle: Rounded Corners 535"/>
                          <wps:cNvSpPr/>
                          <wps:spPr>
                            <a:xfrm>
                              <a:off x="342900" y="1219199"/>
                              <a:ext cx="1438275" cy="361950"/>
                            </a:xfrm>
                            <a:prstGeom prst="round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A842D9" w14:textId="77777777" w:rsidR="009B0D46" w:rsidRPr="002F0509" w:rsidRDefault="009B0D46">
                                <w:pPr>
                                  <w:spacing w:after="0"/>
                                  <w:jc w:val="center"/>
                                  <w:rPr>
                                    <w:rFonts w:ascii="Microsoft Sans Serif" w:hAnsi="Microsoft Sans Serif" w:cs="Microsoft Sans Serif"/>
                                    <w:b/>
                                    <w:sz w:val="20"/>
                                    <w:szCs w:val="20"/>
                                    <w:rPrChange w:id="754" w:author="Rajo" w:date="2018-06-16T20:11:00Z">
                                      <w:rPr/>
                                    </w:rPrChange>
                                  </w:rPr>
                                  <w:pPrChange w:id="755" w:author="Rajo" w:date="2018-06-16T20:11:00Z">
                                    <w:pPr/>
                                  </w:pPrChange>
                                </w:pPr>
                                <w:proofErr w:type="spellStart"/>
                                <w:ins w:id="756" w:author="Rajo" w:date="2018-06-16T20:10:00Z">
                                  <w:r w:rsidRPr="002F0509">
                                    <w:rPr>
                                      <w:rFonts w:ascii="Microsoft Sans Serif" w:hAnsi="Microsoft Sans Serif" w:cs="Microsoft Sans Serif"/>
                                      <w:b/>
                                      <w:sz w:val="20"/>
                                      <w:szCs w:val="20"/>
                                      <w:rPrChange w:id="757" w:author="Rajo" w:date="2018-06-16T20:11:00Z">
                                        <w:rPr/>
                                      </w:rPrChange>
                                    </w:rPr>
                                    <w:t>Zašti</w:t>
                                  </w:r>
                                </w:ins>
                                <w:ins w:id="758" w:author="Rajo" w:date="2018-06-16T20:11:00Z">
                                  <w:r w:rsidRPr="002F0509">
                                    <w:rPr>
                                      <w:rFonts w:ascii="Microsoft Sans Serif" w:hAnsi="Microsoft Sans Serif" w:cs="Microsoft Sans Serif"/>
                                      <w:b/>
                                      <w:sz w:val="20"/>
                                      <w:szCs w:val="20"/>
                                      <w:rPrChange w:id="759" w:author="Rajo" w:date="2018-06-16T20:11:00Z">
                                        <w:rPr/>
                                      </w:rPrChange>
                                    </w:rPr>
                                    <w:t>ćeni</w:t>
                                  </w:r>
                                  <w:proofErr w:type="spellEnd"/>
                                  <w:r w:rsidRPr="002F0509">
                                    <w:rPr>
                                      <w:rFonts w:ascii="Microsoft Sans Serif" w:hAnsi="Microsoft Sans Serif" w:cs="Microsoft Sans Serif"/>
                                      <w:b/>
                                      <w:sz w:val="20"/>
                                      <w:szCs w:val="20"/>
                                      <w:rPrChange w:id="760" w:author="Rajo" w:date="2018-06-16T20:11:00Z">
                                        <w:rPr/>
                                      </w:rPrChange>
                                    </w:rPr>
                                    <w:t xml:space="preserve"> </w:t>
                                  </w:r>
                                  <w:proofErr w:type="spellStart"/>
                                  <w:r w:rsidRPr="002F0509">
                                    <w:rPr>
                                      <w:rFonts w:ascii="Microsoft Sans Serif" w:hAnsi="Microsoft Sans Serif" w:cs="Microsoft Sans Serif"/>
                                      <w:b/>
                                      <w:sz w:val="20"/>
                                      <w:szCs w:val="20"/>
                                      <w:rPrChange w:id="761" w:author="Rajo" w:date="2018-06-16T20:11:00Z">
                                        <w:rPr/>
                                      </w:rPrChange>
                                    </w:rPr>
                                    <w:t>resurs</w:t>
                                  </w:r>
                                </w:ins>
                                <w:proofErr w:type="spell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36" name="Rectangle: Rounded Corners 536"/>
                          <wps:cNvSpPr/>
                          <wps:spPr>
                            <a:xfrm>
                              <a:off x="342900" y="819151"/>
                              <a:ext cx="1438275" cy="361950"/>
                            </a:xfrm>
                            <a:prstGeom prst="round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6B9027" w14:textId="77777777" w:rsidR="009B0D46" w:rsidRPr="002F0509" w:rsidRDefault="009B0D46" w:rsidP="008F20D7">
                                <w:pPr>
                                  <w:pStyle w:val="NormalWeb"/>
                                  <w:spacing w:before="0" w:beforeAutospacing="0" w:after="0" w:afterAutospacing="0" w:line="256" w:lineRule="auto"/>
                                  <w:jc w:val="center"/>
                                  <w:rPr>
                                    <w:color w:val="FFFFFF" w:themeColor="background1"/>
                                    <w:rPrChange w:id="762" w:author="Rajo" w:date="2018-06-16T20:12:00Z">
                                      <w:rPr/>
                                    </w:rPrChange>
                                  </w:rPr>
                                </w:pPr>
                                <w:del w:id="763" w:author="Rajo" w:date="2018-06-16T20:12:00Z">
                                  <w:r w:rsidRPr="002F0509" w:rsidDel="002F0509">
                                    <w:rPr>
                                      <w:rFonts w:ascii="Microsoft Sans Serif" w:eastAsia="Calibri" w:hAnsi="Microsoft Sans Serif"/>
                                      <w:b/>
                                      <w:bCs/>
                                      <w:color w:val="FFFFFF" w:themeColor="background1"/>
                                      <w:sz w:val="20"/>
                                      <w:szCs w:val="20"/>
                                      <w:rPrChange w:id="764" w:author="Rajo" w:date="2018-06-16T20:12:00Z">
                                        <w:rPr>
                                          <w:rFonts w:ascii="Microsoft Sans Serif" w:eastAsia="Calibri" w:hAnsi="Microsoft Sans Serif"/>
                                          <w:b/>
                                          <w:bCs/>
                                          <w:color w:val="008080"/>
                                          <w:sz w:val="20"/>
                                          <w:szCs w:val="20"/>
                                          <w:u w:val="single"/>
                                        </w:rPr>
                                      </w:rPrChange>
                                    </w:rPr>
                                    <w:delText>Zaštićeni resurs</w:delText>
                                  </w:r>
                                </w:del>
                                <w:ins w:id="765" w:author="Rajo" w:date="2018-06-16T20:12:00Z">
                                  <w:r w:rsidRPr="002F0509">
                                    <w:rPr>
                                      <w:rFonts w:ascii="Microsoft Sans Serif" w:eastAsia="Calibri" w:hAnsi="Microsoft Sans Serif"/>
                                      <w:b/>
                                      <w:bCs/>
                                      <w:color w:val="FFFFFF" w:themeColor="background1"/>
                                      <w:sz w:val="20"/>
                                      <w:szCs w:val="20"/>
                                      <w:rPrChange w:id="766" w:author="Rajo" w:date="2018-06-16T20:12:00Z">
                                        <w:rPr>
                                          <w:rFonts w:ascii="Microsoft Sans Serif" w:eastAsia="Calibri" w:hAnsi="Microsoft Sans Serif"/>
                                          <w:b/>
                                          <w:bCs/>
                                          <w:color w:val="008080"/>
                                          <w:sz w:val="20"/>
                                          <w:szCs w:val="20"/>
                                          <w:u w:val="single"/>
                                        </w:rPr>
                                      </w:rPrChange>
                                    </w:rPr>
                                    <w:t xml:space="preserve">Forma za </w:t>
                                  </w:r>
                                  <w:proofErr w:type="spellStart"/>
                                  <w:r w:rsidRPr="002F0509">
                                    <w:rPr>
                                      <w:rFonts w:ascii="Microsoft Sans Serif" w:eastAsia="Calibri" w:hAnsi="Microsoft Sans Serif"/>
                                      <w:b/>
                                      <w:bCs/>
                                      <w:color w:val="FFFFFF" w:themeColor="background1"/>
                                      <w:sz w:val="20"/>
                                      <w:szCs w:val="20"/>
                                      <w:rPrChange w:id="767" w:author="Rajo" w:date="2018-06-16T20:12:00Z">
                                        <w:rPr>
                                          <w:rFonts w:ascii="Microsoft Sans Serif" w:eastAsia="Calibri" w:hAnsi="Microsoft Sans Serif"/>
                                          <w:b/>
                                          <w:bCs/>
                                          <w:color w:val="008080"/>
                                          <w:sz w:val="20"/>
                                          <w:szCs w:val="20"/>
                                          <w:u w:val="single"/>
                                        </w:rPr>
                                      </w:rPrChange>
                                    </w:rPr>
                                    <w:t>prijavu</w:t>
                                  </w:r>
                                </w:ins>
                                <w:proofErr w:type="spellEnd"/>
                              </w:p>
                            </w:txbxContent>
                          </wps:txbx>
                          <wps:bodyPr rot="0" spcFirstLastPara="0" vert="horz" wrap="square" lIns="0" tIns="0" rIns="0" bIns="0" numCol="1" spcCol="0" rtlCol="0" fromWordArt="0" anchor="ctr" anchorCtr="0" forceAA="0" compatLnSpc="1">
                            <a:prstTxWarp prst="textNoShape">
                              <a:avLst/>
                            </a:prstTxWarp>
                            <a:noAutofit/>
                          </wps:bodyPr>
                        </wps:wsp>
                        <wps:wsp>
                          <wps:cNvPr id="538" name="Rectangle: Rounded Corners 538"/>
                          <wps:cNvSpPr/>
                          <wps:spPr>
                            <a:xfrm>
                              <a:off x="4070423" y="66675"/>
                              <a:ext cx="1558852" cy="1552209"/>
                            </a:xfrm>
                            <a:prstGeom prst="roundRect">
                              <a:avLst>
                                <a:gd name="adj" fmla="val 6522"/>
                              </a:avLst>
                            </a:prstGeom>
                            <a:noFill/>
                            <a:ln w="19050">
                              <a:solidFill>
                                <a:schemeClr val="tx1"/>
                              </a:solidFill>
                              <a:prstDash val="dash"/>
                            </a:ln>
                          </wps:spPr>
                          <wps:style>
                            <a:lnRef idx="0">
                              <a:scrgbClr r="0" g="0" b="0"/>
                            </a:lnRef>
                            <a:fillRef idx="0">
                              <a:scrgbClr r="0" g="0" b="0"/>
                            </a:fillRef>
                            <a:effectRef idx="0">
                              <a:scrgbClr r="0" g="0" b="0"/>
                            </a:effectRef>
                            <a:fontRef idx="minor">
                              <a:schemeClr val="lt1"/>
                            </a:fontRef>
                          </wps:style>
                          <wps:txbx>
                            <w:txbxContent>
                              <w:p w14:paraId="7EBC16C6" w14:textId="77777777" w:rsidR="009B0D46" w:rsidRPr="003B3700" w:rsidRDefault="009B0D46" w:rsidP="008F20D7">
                                <w:pPr>
                                  <w:pStyle w:val="NormalWeb"/>
                                  <w:spacing w:before="0" w:beforeAutospacing="0" w:after="160" w:afterAutospacing="0" w:line="256" w:lineRule="auto"/>
                                  <w:jc w:val="center"/>
                                </w:pPr>
                                <w:del w:id="768" w:author="Rajo" w:date="2018-06-16T20:16:00Z">
                                  <w:r w:rsidRPr="00184250" w:rsidDel="00184250">
                                    <w:rPr>
                                      <w:rFonts w:ascii="Microsoft Sans Serif" w:eastAsia="Calibri" w:hAnsi="Microsoft Sans Serif"/>
                                      <w:strike/>
                                      <w:color w:val="000000" w:themeColor="text1"/>
                                      <w:sz w:val="20"/>
                                      <w:szCs w:val="20"/>
                                      <w:lang w:val="sr-Latn-RS"/>
                                      <w:rPrChange w:id="769" w:author="Rajo" w:date="2018-06-16T20:17:00Z">
                                        <w:rPr>
                                          <w:rFonts w:ascii="Microsoft Sans Serif" w:eastAsia="Calibri" w:hAnsi="Microsoft Sans Serif"/>
                                          <w:strike/>
                                          <w:color w:val="FF0000"/>
                                          <w:sz w:val="20"/>
                                          <w:szCs w:val="20"/>
                                          <w:lang w:val="sr-Latn-RS"/>
                                        </w:rPr>
                                      </w:rPrChange>
                                    </w:rPr>
                                    <w:delText>domen1.com</w:delText>
                                  </w:r>
                                </w:del>
                                <w:r w:rsidRPr="00184250">
                                  <w:rPr>
                                    <w:rFonts w:ascii="Microsoft Sans Serif" w:eastAsia="Calibri" w:hAnsi="Microsoft Sans Serif"/>
                                    <w:color w:val="000000" w:themeColor="text1"/>
                                    <w:sz w:val="20"/>
                                    <w:szCs w:val="20"/>
                                    <w:lang w:val="sr-Latn-RS"/>
                                    <w:rPrChange w:id="770" w:author="Rajo" w:date="2018-06-16T20:17:00Z">
                                      <w:rPr>
                                        <w:rFonts w:ascii="Microsoft Sans Serif" w:eastAsia="Calibri" w:hAnsi="Microsoft Sans Serif"/>
                                        <w:color w:val="008080"/>
                                        <w:sz w:val="20"/>
                                        <w:szCs w:val="20"/>
                                        <w:u w:val="single"/>
                                        <w:lang w:val="sr-Latn-RS"/>
                                      </w:rPr>
                                    </w:rPrChange>
                                  </w:rPr>
                                  <w:t>Aplikacija</w:t>
                                </w:r>
                                <w:ins w:id="771" w:author="Rajo" w:date="2018-06-16T20:16:00Z">
                                  <w:r w:rsidRPr="00184250">
                                    <w:rPr>
                                      <w:rFonts w:ascii="Microsoft Sans Serif" w:eastAsia="Calibri" w:hAnsi="Microsoft Sans Serif"/>
                                      <w:color w:val="000000" w:themeColor="text1"/>
                                      <w:sz w:val="20"/>
                                      <w:szCs w:val="20"/>
                                      <w:lang w:val="sr-Latn-RS"/>
                                      <w:rPrChange w:id="772" w:author="Rajo" w:date="2018-06-16T20:17:00Z">
                                        <w:rPr>
                                          <w:rFonts w:ascii="Microsoft Sans Serif" w:eastAsia="Calibri" w:hAnsi="Microsoft Sans Serif"/>
                                          <w:color w:val="008080"/>
                                          <w:sz w:val="20"/>
                                          <w:szCs w:val="20"/>
                                          <w:u w:val="single"/>
                                          <w:lang w:val="sr-Latn-RS"/>
                                        </w:rPr>
                                      </w:rPrChange>
                                    </w:rPr>
                                    <w:t>2</w:t>
                                  </w:r>
                                </w:ins>
                                <w:del w:id="773" w:author="Rajo" w:date="2018-06-16T20:16:00Z">
                                  <w:r w:rsidRPr="00184250" w:rsidDel="00184250">
                                    <w:rPr>
                                      <w:rFonts w:ascii="Microsoft Sans Serif" w:eastAsia="Calibri" w:hAnsi="Microsoft Sans Serif"/>
                                      <w:color w:val="008080"/>
                                      <w:sz w:val="20"/>
                                      <w:szCs w:val="20"/>
                                      <w:lang w:val="sr-Latn-RS"/>
                                      <w:rPrChange w:id="774" w:author="Rajo" w:date="2018-06-16T20:16:00Z">
                                        <w:rPr>
                                          <w:rFonts w:ascii="Microsoft Sans Serif" w:eastAsia="Calibri" w:hAnsi="Microsoft Sans Serif"/>
                                          <w:color w:val="008080"/>
                                          <w:sz w:val="20"/>
                                          <w:szCs w:val="20"/>
                                          <w:u w:val="single"/>
                                          <w:lang w:val="sr-Latn-RS"/>
                                        </w:rPr>
                                      </w:rPrChange>
                                    </w:rPr>
                                    <w:delText>1</w:delText>
                                  </w:r>
                                </w:del>
                              </w:p>
                            </w:txbxContent>
                          </wps:txbx>
                          <wps:bodyPr rot="0" spcFirstLastPara="0" vert="horz" wrap="square" lIns="91440" tIns="45720" rIns="91440" bIns="45720" numCol="1" spcCol="0" rtlCol="0" fromWordArt="0" anchor="t" anchorCtr="0" forceAA="0" compatLnSpc="1">
                            <a:noAutofit/>
                          </wps:bodyPr>
                        </wps:wsp>
                        <wps:wsp>
                          <wps:cNvPr id="539" name="Oval 539"/>
                          <wps:cNvSpPr/>
                          <wps:spPr>
                            <a:xfrm>
                              <a:off x="4238285" y="503849"/>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14B866B0" w14:textId="15AD50CB" w:rsidR="009B0D46" w:rsidRDefault="009B0D46" w:rsidP="008F20D7">
                                <w:pPr>
                                  <w:pStyle w:val="NormalWeb"/>
                                  <w:spacing w:before="0" w:beforeAutospacing="0" w:after="160" w:afterAutospacing="0" w:line="256" w:lineRule="auto"/>
                                  <w:jc w:val="center"/>
                                </w:pPr>
                                <w:del w:id="775" w:author="Rajo" w:date="2018-06-16T20:39:00Z">
                                  <w:r w:rsidDel="008F20D7">
                                    <w:rPr>
                                      <w:rFonts w:ascii="Microsoft Sans Serif" w:eastAsia="Calibri" w:hAnsi="Microsoft Sans Serif"/>
                                      <w:b/>
                                      <w:bCs/>
                                      <w:sz w:val="16"/>
                                      <w:szCs w:val="16"/>
                                      <w:lang w:val="sr-Latn-RS"/>
                                    </w:rPr>
                                    <w:delText>2</w:delText>
                                  </w:r>
                                </w:del>
                                <w:ins w:id="776" w:author="Rajo" w:date="2018-06-16T20:39:00Z">
                                  <w:r>
                                    <w:rPr>
                                      <w:rFonts w:ascii="Microsoft Sans Serif" w:eastAsia="Calibri" w:hAnsi="Microsoft Sans Serif"/>
                                      <w:b/>
                                      <w:bCs/>
                                      <w:sz w:val="16"/>
                                      <w:szCs w:val="16"/>
                                      <w:lang w:val="sr-Latn-RS"/>
                                    </w:rPr>
                                    <w:t>6</w:t>
                                  </w:r>
                                </w:ins>
                              </w:p>
                            </w:txbxContent>
                          </wps:txbx>
                          <wps:bodyPr rot="0" spcFirstLastPara="0" vert="horz" wrap="square" lIns="0" tIns="0" rIns="0" bIns="0" numCol="1" spcCol="0" rtlCol="0" fromWordArt="0" anchor="t" anchorCtr="0" forceAA="0" compatLnSpc="1">
                            <a:noAutofit/>
                          </wps:bodyPr>
                        </wps:wsp>
                        <wps:wsp>
                          <wps:cNvPr id="540" name="Text Box 231"/>
                          <wps:cNvSpPr txBox="1"/>
                          <wps:spPr>
                            <a:xfrm>
                              <a:off x="4486275" y="379050"/>
                              <a:ext cx="1114425" cy="465115"/>
                            </a:xfrm>
                            <a:prstGeom prst="rect">
                              <a:avLst/>
                            </a:prstGeom>
                            <a:noFill/>
                            <a:ln w="6350">
                              <a:noFill/>
                            </a:ln>
                          </wps:spPr>
                          <wps:txbx>
                            <w:txbxContent>
                              <w:p w14:paraId="495BB87A" w14:textId="77777777" w:rsidR="009B0D46" w:rsidRPr="00184250" w:rsidDel="00184250" w:rsidRDefault="009B0D46" w:rsidP="008F20D7">
                                <w:pPr>
                                  <w:pStyle w:val="NormalWeb"/>
                                  <w:spacing w:before="0" w:beforeAutospacing="0" w:after="0" w:afterAutospacing="0" w:line="256" w:lineRule="auto"/>
                                  <w:rPr>
                                    <w:del w:id="777" w:author="Rajo" w:date="2018-06-16T20:17:00Z"/>
                                    <w:color w:val="000000" w:themeColor="text1"/>
                                    <w:rPrChange w:id="778" w:author="Rajo" w:date="2018-06-16T20:17:00Z">
                                      <w:rPr>
                                        <w:del w:id="779" w:author="Rajo" w:date="2018-06-16T20:17:00Z"/>
                                      </w:rPr>
                                    </w:rPrChange>
                                  </w:rPr>
                                </w:pPr>
                                <w:del w:id="780" w:author="Rajo" w:date="2018-06-16T20:17:00Z">
                                  <w:r w:rsidRPr="00184250" w:rsidDel="00184250">
                                    <w:rPr>
                                      <w:rFonts w:ascii="Microsoft Sans Serif" w:eastAsia="Calibri" w:hAnsi="Microsoft Sans Serif"/>
                                      <w:strike/>
                                      <w:color w:val="000000" w:themeColor="text1"/>
                                      <w:sz w:val="16"/>
                                      <w:szCs w:val="16"/>
                                      <w:lang w:val="sr-Latn-RS"/>
                                      <w:rPrChange w:id="781" w:author="Rajo" w:date="2018-06-16T20:17:00Z">
                                        <w:rPr>
                                          <w:rFonts w:ascii="Microsoft Sans Serif" w:eastAsia="Calibri" w:hAnsi="Microsoft Sans Serif"/>
                                          <w:strike/>
                                          <w:color w:val="FF0000"/>
                                          <w:sz w:val="16"/>
                                          <w:szCs w:val="16"/>
                                          <w:lang w:val="sr-Latn-RS"/>
                                        </w:rPr>
                                      </w:rPrChange>
                                    </w:rPr>
                                    <w:delText>Unos pristupnih podataka,</w:delText>
                                  </w:r>
                                </w:del>
                              </w:p>
                              <w:p w14:paraId="5EC10C37" w14:textId="768BC5FA" w:rsidR="009B0D46" w:rsidRPr="004A61BD" w:rsidRDefault="009B0D46" w:rsidP="008F20D7">
                                <w:pPr>
                                  <w:pStyle w:val="NormalWeb"/>
                                  <w:spacing w:before="0" w:beforeAutospacing="0" w:after="0" w:afterAutospacing="0" w:line="256" w:lineRule="auto"/>
                                  <w:rPr>
                                    <w:color w:val="FF0000"/>
                                    <w:rPrChange w:id="782" w:author="Rajo" w:date="2018-06-16T21:26:00Z">
                                      <w:rPr/>
                                    </w:rPrChange>
                                  </w:rPr>
                                </w:pPr>
                                <w:del w:id="783" w:author="Rajo" w:date="2018-06-16T20:17:00Z">
                                  <w:r w:rsidRPr="004A61BD" w:rsidDel="00184250">
                                    <w:rPr>
                                      <w:rFonts w:ascii="Microsoft Sans Serif" w:eastAsia="Calibri" w:hAnsi="Microsoft Sans Serif"/>
                                      <w:color w:val="FF0000"/>
                                      <w:sz w:val="16"/>
                                      <w:szCs w:val="16"/>
                                      <w:lang w:val="sr-Latn-RS"/>
                                      <w:rPrChange w:id="784" w:author="Rajo" w:date="2018-06-16T21:26:00Z">
                                        <w:rPr>
                                          <w:rFonts w:ascii="Microsoft Sans Serif" w:eastAsia="Calibri" w:hAnsi="Microsoft Sans Serif"/>
                                          <w:strike/>
                                          <w:color w:val="FF0000"/>
                                          <w:sz w:val="16"/>
                                          <w:szCs w:val="16"/>
                                          <w:lang w:val="sr-Latn-RS"/>
                                        </w:rPr>
                                      </w:rPrChange>
                                    </w:rPr>
                                    <w:delText>identifikovanje korisnika</w:delText>
                                  </w:r>
                                </w:del>
                                <w:r w:rsidRPr="004A61BD">
                                  <w:rPr>
                                    <w:rFonts w:ascii="Microsoft Sans Serif" w:eastAsia="Calibri" w:hAnsi="Microsoft Sans Serif"/>
                                    <w:color w:val="FF0000"/>
                                    <w:sz w:val="16"/>
                                    <w:szCs w:val="16"/>
                                    <w:lang w:val="sr-Latn-RS"/>
                                    <w:rPrChange w:id="785" w:author="Rajo" w:date="2018-06-16T21:26:00Z">
                                      <w:rPr>
                                        <w:rFonts w:ascii="Microsoft Sans Serif" w:eastAsia="Calibri" w:hAnsi="Microsoft Sans Serif"/>
                                        <w:color w:val="008080"/>
                                        <w:sz w:val="16"/>
                                        <w:szCs w:val="16"/>
                                        <w:u w:val="single"/>
                                        <w:lang w:val="sr-Latn-RS"/>
                                      </w:rPr>
                                    </w:rPrChange>
                                  </w:rPr>
                                  <w:t>Autentikacija korisnika</w:t>
                                </w:r>
                                <w:ins w:id="786" w:author="Rajo" w:date="2018-06-16T20:37:00Z">
                                  <w:r w:rsidRPr="004A61BD">
                                    <w:rPr>
                                      <w:rFonts w:ascii="Microsoft Sans Serif" w:eastAsia="Calibri" w:hAnsi="Microsoft Sans Serif"/>
                                      <w:color w:val="FF0000"/>
                                      <w:sz w:val="16"/>
                                      <w:szCs w:val="16"/>
                                      <w:lang w:val="sr-Latn-RS"/>
                                      <w:rPrChange w:id="787" w:author="Rajo" w:date="2018-06-16T21:26:00Z">
                                        <w:rPr>
                                          <w:rFonts w:ascii="Microsoft Sans Serif" w:eastAsia="Calibri" w:hAnsi="Microsoft Sans Serif"/>
                                          <w:color w:val="000000" w:themeColor="text1"/>
                                          <w:sz w:val="16"/>
                                          <w:szCs w:val="16"/>
                                          <w:lang w:val="sr-Latn-RS"/>
                                        </w:rPr>
                                      </w:rPrChange>
                                    </w:rPr>
                                    <w:t xml:space="preserve"> upotrebom kolačića aplikacije1</w:t>
                                  </w:r>
                                </w:ins>
                              </w:p>
                            </w:txbxContent>
                          </wps:txbx>
                          <wps:bodyPr rot="0" spcFirstLastPara="0" vert="horz" wrap="square" lIns="0" tIns="45720" rIns="91440" bIns="45720" numCol="1" spcCol="0" rtlCol="0" fromWordArt="0" anchor="t" anchorCtr="0" forceAA="0" compatLnSpc="1">
                            <a:noAutofit/>
                          </wps:bodyPr>
                        </wps:wsp>
                        <wps:wsp>
                          <wps:cNvPr id="541" name="Rectangle: Rounded Corners 541"/>
                          <wps:cNvSpPr/>
                          <wps:spPr>
                            <a:xfrm>
                              <a:off x="4133510" y="1206750"/>
                              <a:ext cx="1438275" cy="361950"/>
                            </a:xfrm>
                            <a:prstGeom prst="round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A1B7ED" w14:textId="77777777" w:rsidR="009B0D46" w:rsidRPr="00184250" w:rsidRDefault="009B0D46" w:rsidP="008F20D7">
                                <w:pPr>
                                  <w:pStyle w:val="NormalWeb"/>
                                  <w:spacing w:before="0" w:beforeAutospacing="0" w:after="0" w:afterAutospacing="0" w:line="256" w:lineRule="auto"/>
                                  <w:jc w:val="center"/>
                                  <w:rPr>
                                    <w:color w:val="FFFFFF" w:themeColor="background1"/>
                                    <w:rPrChange w:id="788" w:author="Rajo" w:date="2018-06-16T20:17:00Z">
                                      <w:rPr/>
                                    </w:rPrChange>
                                  </w:rPr>
                                </w:pPr>
                                <w:proofErr w:type="spellStart"/>
                                <w:r w:rsidRPr="00184250">
                                  <w:rPr>
                                    <w:rFonts w:ascii="Microsoft Sans Serif" w:eastAsia="Calibri" w:hAnsi="Microsoft Sans Serif"/>
                                    <w:b/>
                                    <w:bCs/>
                                    <w:color w:val="FFFFFF" w:themeColor="background1"/>
                                    <w:sz w:val="20"/>
                                    <w:szCs w:val="20"/>
                                    <w:rPrChange w:id="789" w:author="Rajo" w:date="2018-06-16T20:17:00Z">
                                      <w:rPr>
                                        <w:rFonts w:ascii="Microsoft Sans Serif" w:eastAsia="Calibri" w:hAnsi="Microsoft Sans Serif"/>
                                        <w:b/>
                                        <w:bCs/>
                                        <w:color w:val="008080"/>
                                        <w:sz w:val="20"/>
                                        <w:szCs w:val="20"/>
                                        <w:u w:val="single"/>
                                      </w:rPr>
                                    </w:rPrChange>
                                  </w:rPr>
                                  <w:t>Zaštićeni</w:t>
                                </w:r>
                                <w:proofErr w:type="spellEnd"/>
                                <w:r w:rsidRPr="00184250">
                                  <w:rPr>
                                    <w:rFonts w:ascii="Microsoft Sans Serif" w:eastAsia="Calibri" w:hAnsi="Microsoft Sans Serif"/>
                                    <w:b/>
                                    <w:bCs/>
                                    <w:color w:val="FFFFFF" w:themeColor="background1"/>
                                    <w:sz w:val="20"/>
                                    <w:szCs w:val="20"/>
                                    <w:rPrChange w:id="790" w:author="Rajo" w:date="2018-06-16T20:17:00Z">
                                      <w:rPr>
                                        <w:rFonts w:ascii="Microsoft Sans Serif" w:eastAsia="Calibri" w:hAnsi="Microsoft Sans Serif"/>
                                        <w:b/>
                                        <w:bCs/>
                                        <w:color w:val="008080"/>
                                        <w:sz w:val="20"/>
                                        <w:szCs w:val="20"/>
                                        <w:u w:val="single"/>
                                      </w:rPr>
                                    </w:rPrChange>
                                  </w:rPr>
                                  <w:t xml:space="preserve"> </w:t>
                                </w:r>
                                <w:proofErr w:type="spellStart"/>
                                <w:r w:rsidRPr="00184250">
                                  <w:rPr>
                                    <w:rFonts w:ascii="Microsoft Sans Serif" w:eastAsia="Calibri" w:hAnsi="Microsoft Sans Serif"/>
                                    <w:b/>
                                    <w:bCs/>
                                    <w:color w:val="FFFFFF" w:themeColor="background1"/>
                                    <w:sz w:val="20"/>
                                    <w:szCs w:val="20"/>
                                    <w:rPrChange w:id="791" w:author="Rajo" w:date="2018-06-16T20:17:00Z">
                                      <w:rPr>
                                        <w:rFonts w:ascii="Microsoft Sans Serif" w:eastAsia="Calibri" w:hAnsi="Microsoft Sans Serif"/>
                                        <w:b/>
                                        <w:bCs/>
                                        <w:color w:val="008080"/>
                                        <w:sz w:val="20"/>
                                        <w:szCs w:val="20"/>
                                        <w:u w:val="single"/>
                                      </w:rPr>
                                    </w:rPrChange>
                                  </w:rPr>
                                  <w:t>resurs</w:t>
                                </w:r>
                                <w:proofErr w:type="spellEnd"/>
                              </w:p>
                            </w:txbxContent>
                          </wps:txbx>
                          <wps:bodyPr rot="0" spcFirstLastPara="0" vert="horz" wrap="square" lIns="0" tIns="0" rIns="0" bIns="0" numCol="1" spcCol="0" rtlCol="0" fromWordArt="0" anchor="ctr" anchorCtr="0" forceAA="0" compatLnSpc="1">
                            <a:prstTxWarp prst="textNoShape">
                              <a:avLst/>
                            </a:prstTxWarp>
                            <a:noAutofit/>
                          </wps:bodyPr>
                        </wps:wsp>
                        <wps:wsp>
                          <wps:cNvPr id="542" name="Rectangle: Rounded Corners 542"/>
                          <wps:cNvSpPr/>
                          <wps:spPr>
                            <a:xfrm>
                              <a:off x="4133510" y="819151"/>
                              <a:ext cx="1438275" cy="361950"/>
                            </a:xfrm>
                            <a:prstGeom prst="round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2DB846" w14:textId="1F5E663E" w:rsidR="009B0D46" w:rsidRPr="001C1618" w:rsidRDefault="009B0D46">
                                <w:pPr>
                                  <w:jc w:val="center"/>
                                  <w:rPr>
                                    <w:rFonts w:ascii="Microsoft Sans Serif" w:hAnsi="Microsoft Sans Serif" w:cs="Microsoft Sans Serif"/>
                                    <w:b/>
                                    <w:sz w:val="20"/>
                                    <w:szCs w:val="20"/>
                                    <w:rPrChange w:id="792" w:author="Rajo" w:date="2018-06-16T21:11:00Z">
                                      <w:rPr/>
                                    </w:rPrChange>
                                  </w:rPr>
                                  <w:pPrChange w:id="793" w:author="Rajo" w:date="2018-06-16T21:11:00Z">
                                    <w:pPr>
                                      <w:pStyle w:val="NormalWeb"/>
                                      <w:spacing w:before="0" w:beforeAutospacing="0" w:after="0" w:afterAutospacing="0" w:line="254" w:lineRule="auto"/>
                                      <w:jc w:val="center"/>
                                    </w:pPr>
                                  </w:pPrChange>
                                </w:pPr>
                                <w:del w:id="794" w:author="Rajo" w:date="2018-06-16T20:16:00Z">
                                  <w:r w:rsidRPr="001C1618" w:rsidDel="00184250">
                                    <w:rPr>
                                      <w:rFonts w:ascii="Microsoft Sans Serif" w:hAnsi="Microsoft Sans Serif" w:cs="Microsoft Sans Serif"/>
                                      <w:b/>
                                      <w:sz w:val="20"/>
                                      <w:szCs w:val="20"/>
                                      <w:rPrChange w:id="795" w:author="Rajo" w:date="2018-06-16T21:11:00Z">
                                        <w:rPr>
                                          <w:rFonts w:ascii="Microsoft Sans Serif" w:eastAsia="Calibri" w:hAnsi="Microsoft Sans Serif"/>
                                          <w:b/>
                                          <w:bCs/>
                                          <w:strike/>
                                          <w:color w:val="FF0000"/>
                                          <w:sz w:val="20"/>
                                          <w:szCs w:val="20"/>
                                        </w:rPr>
                                      </w:rPrChange>
                                    </w:rPr>
                                    <w:delText>Zaštićeni resurs</w:delText>
                                  </w:r>
                                </w:del>
                                <w:del w:id="796" w:author="Rajo" w:date="2018-06-16T21:10:00Z">
                                  <w:r w:rsidRPr="001C1618" w:rsidDel="00DA4E59">
                                    <w:rPr>
                                      <w:rFonts w:ascii="Microsoft Sans Serif" w:hAnsi="Microsoft Sans Serif" w:cs="Microsoft Sans Serif"/>
                                      <w:b/>
                                      <w:sz w:val="20"/>
                                      <w:szCs w:val="20"/>
                                      <w:rPrChange w:id="797" w:author="Rajo" w:date="2018-06-16T21:11:00Z">
                                        <w:rPr>
                                          <w:rFonts w:ascii="Microsoft Sans Serif" w:eastAsia="Calibri" w:hAnsi="Microsoft Sans Serif"/>
                                          <w:b/>
                                          <w:bCs/>
                                          <w:color w:val="008080"/>
                                          <w:sz w:val="20"/>
                                          <w:szCs w:val="20"/>
                                          <w:u w:val="single"/>
                                        </w:rPr>
                                      </w:rPrChange>
                                    </w:rPr>
                                    <w:delText>Forma za prijavu</w:delText>
                                  </w:r>
                                </w:del>
                                <w:proofErr w:type="spellStart"/>
                                <w:ins w:id="798" w:author="Rajo" w:date="2018-06-16T21:10:00Z">
                                  <w:r w:rsidRPr="001C1618">
                                    <w:rPr>
                                      <w:rFonts w:ascii="Microsoft Sans Serif" w:hAnsi="Microsoft Sans Serif" w:cs="Microsoft Sans Serif"/>
                                      <w:b/>
                                      <w:sz w:val="20"/>
                                      <w:szCs w:val="20"/>
                                      <w:rPrChange w:id="799" w:author="Rajo" w:date="2018-06-16T21:11:00Z">
                                        <w:rPr>
                                          <w:rFonts w:ascii="Microsoft Sans Serif" w:eastAsia="Calibri" w:hAnsi="Microsoft Sans Serif"/>
                                          <w:b/>
                                          <w:bCs/>
                                          <w:strike/>
                                          <w:color w:val="FFFFFF" w:themeColor="background1"/>
                                          <w:sz w:val="20"/>
                                          <w:szCs w:val="20"/>
                                        </w:rPr>
                                      </w:rPrChange>
                                    </w:rPr>
                                    <w:t>Ko</w:t>
                                  </w:r>
                                </w:ins>
                                <w:ins w:id="800" w:author="Rajo" w:date="2018-06-16T21:11:00Z">
                                  <w:r w:rsidRPr="001C1618">
                                    <w:rPr>
                                      <w:rFonts w:ascii="Microsoft Sans Serif" w:hAnsi="Microsoft Sans Serif" w:cs="Microsoft Sans Serif"/>
                                      <w:b/>
                                      <w:sz w:val="20"/>
                                      <w:szCs w:val="20"/>
                                      <w:rPrChange w:id="801" w:author="Rajo" w:date="2018-06-16T21:11:00Z">
                                        <w:rPr>
                                          <w:rFonts w:ascii="Microsoft Sans Serif" w:eastAsia="Calibri" w:hAnsi="Microsoft Sans Serif"/>
                                          <w:b/>
                                          <w:bCs/>
                                          <w:strike/>
                                          <w:color w:val="FFFFFF" w:themeColor="background1"/>
                                          <w:sz w:val="20"/>
                                          <w:szCs w:val="20"/>
                                        </w:rPr>
                                      </w:rPrChange>
                                    </w:rPr>
                                    <w:t>mponenta</w:t>
                                  </w:r>
                                  <w:proofErr w:type="spellEnd"/>
                                  <w:r w:rsidRPr="001C1618">
                                    <w:rPr>
                                      <w:rFonts w:ascii="Microsoft Sans Serif" w:hAnsi="Microsoft Sans Serif" w:cs="Microsoft Sans Serif"/>
                                      <w:b/>
                                      <w:sz w:val="20"/>
                                      <w:szCs w:val="20"/>
                                      <w:rPrChange w:id="802" w:author="Rajo" w:date="2018-06-16T21:11:00Z">
                                        <w:rPr>
                                          <w:rFonts w:ascii="Microsoft Sans Serif" w:eastAsia="Calibri" w:hAnsi="Microsoft Sans Serif"/>
                                          <w:b/>
                                          <w:bCs/>
                                          <w:strike/>
                                          <w:color w:val="FFFFFF" w:themeColor="background1"/>
                                          <w:sz w:val="20"/>
                                          <w:szCs w:val="20"/>
                                        </w:rPr>
                                      </w:rPrChange>
                                    </w:rPr>
                                    <w:t xml:space="preserve"> za autentikaciju</w:t>
                                  </w:r>
                                </w:ins>
                              </w:p>
                            </w:txbxContent>
                          </wps:txbx>
                          <wps:bodyPr rot="0" spcFirstLastPara="0" vert="horz" wrap="square" lIns="0" tIns="0" rIns="0" bIns="0" numCol="1" spcCol="0" rtlCol="0" fromWordArt="0" anchor="ctr" anchorCtr="0" forceAA="0" compatLnSpc="1">
                            <a:prstTxWarp prst="textNoShape">
                              <a:avLst/>
                            </a:prstTxWarp>
                            <a:noAutofit/>
                          </wps:bodyPr>
                        </wps:wsp>
                        <wps:wsp>
                          <wps:cNvPr id="546" name="Rectangle: Rounded Corners 546"/>
                          <wps:cNvSpPr/>
                          <wps:spPr>
                            <a:xfrm>
                              <a:off x="295276" y="76200"/>
                              <a:ext cx="1538900" cy="1560376"/>
                            </a:xfrm>
                            <a:prstGeom prst="roundRect">
                              <a:avLst>
                                <a:gd name="adj" fmla="val 6522"/>
                              </a:avLst>
                            </a:prstGeom>
                            <a:noFill/>
                            <a:ln w="19050">
                              <a:solidFill>
                                <a:schemeClr val="tx1"/>
                              </a:solidFill>
                              <a:prstDash val="dash"/>
                            </a:ln>
                          </wps:spPr>
                          <wps:style>
                            <a:lnRef idx="0">
                              <a:scrgbClr r="0" g="0" b="0"/>
                            </a:lnRef>
                            <a:fillRef idx="0">
                              <a:scrgbClr r="0" g="0" b="0"/>
                            </a:fillRef>
                            <a:effectRef idx="0">
                              <a:scrgbClr r="0" g="0" b="0"/>
                            </a:effectRef>
                            <a:fontRef idx="minor">
                              <a:schemeClr val="lt1"/>
                            </a:fontRef>
                          </wps:style>
                          <wps:txbx>
                            <w:txbxContent>
                              <w:p w14:paraId="1D699B0D" w14:textId="7ED3D46A" w:rsidR="009B0D46" w:rsidRPr="008F20D7" w:rsidRDefault="009B0D46" w:rsidP="008F20D7">
                                <w:pPr>
                                  <w:pStyle w:val="NormalWeb"/>
                                  <w:spacing w:before="0" w:beforeAutospacing="0" w:after="160" w:afterAutospacing="0" w:line="276" w:lineRule="auto"/>
                                  <w:jc w:val="center"/>
                                  <w:rPr>
                                    <w:color w:val="000000" w:themeColor="text1"/>
                                    <w:rPrChange w:id="803" w:author="Rajo" w:date="2018-06-16T20:41:00Z">
                                      <w:rPr/>
                                    </w:rPrChange>
                                  </w:rPr>
                                </w:pPr>
                                <w:del w:id="804" w:author="Rajo" w:date="2018-06-16T20:41:00Z">
                                  <w:r w:rsidRPr="008F20D7" w:rsidDel="008F20D7">
                                    <w:rPr>
                                      <w:rFonts w:ascii="Microsoft Sans Serif" w:eastAsia="Calibri" w:hAnsi="Microsoft Sans Serif"/>
                                      <w:strike/>
                                      <w:color w:val="000000" w:themeColor="text1"/>
                                      <w:sz w:val="20"/>
                                      <w:szCs w:val="20"/>
                                      <w:lang w:val="sr-Latn-RS"/>
                                      <w:rPrChange w:id="805" w:author="Rajo" w:date="2018-06-16T20:41:00Z">
                                        <w:rPr>
                                          <w:rFonts w:ascii="Microsoft Sans Serif" w:eastAsia="Calibri" w:hAnsi="Microsoft Sans Serif"/>
                                          <w:strike/>
                                          <w:color w:val="FF0000"/>
                                          <w:sz w:val="20"/>
                                          <w:szCs w:val="20"/>
                                          <w:lang w:val="sr-Latn-RS"/>
                                        </w:rPr>
                                      </w:rPrChange>
                                    </w:rPr>
                                    <w:delText>domen1.com</w:delText>
                                  </w:r>
                                </w:del>
                                <w:r w:rsidRPr="008F20D7">
                                  <w:rPr>
                                    <w:rFonts w:ascii="Microsoft Sans Serif" w:eastAsia="Calibri" w:hAnsi="Microsoft Sans Serif"/>
                                    <w:color w:val="000000" w:themeColor="text1"/>
                                    <w:sz w:val="20"/>
                                    <w:szCs w:val="20"/>
                                    <w:lang w:val="sr-Latn-RS"/>
                                    <w:rPrChange w:id="806" w:author="Rajo" w:date="2018-06-16T20:41:00Z">
                                      <w:rPr>
                                        <w:rFonts w:ascii="Microsoft Sans Serif" w:eastAsia="Calibri" w:hAnsi="Microsoft Sans Serif"/>
                                        <w:color w:val="008080"/>
                                        <w:sz w:val="20"/>
                                        <w:szCs w:val="20"/>
                                        <w:u w:val="single"/>
                                        <w:lang w:val="sr-Latn-RS"/>
                                      </w:rPr>
                                    </w:rPrChange>
                                  </w:rPr>
                                  <w:t>Aplikacija1</w:t>
                                </w:r>
                              </w:p>
                            </w:txbxContent>
                          </wps:txbx>
                          <wps:bodyPr rot="0" spcFirstLastPara="0" vert="horz" wrap="square" lIns="91440" tIns="45720" rIns="91440" bIns="45720" numCol="1" spcCol="0" rtlCol="0" fromWordArt="0" anchor="t" anchorCtr="0" forceAA="0" compatLnSpc="1">
                            <a:noAutofit/>
                          </wps:bodyPr>
                        </wps:wsp>
                      </wpc:wpc>
                    </a:graphicData>
                  </a:graphic>
                </wp:inline>
              </w:drawing>
            </mc:Choice>
            <mc:Fallback>
              <w:pict>
                <v:group w14:anchorId="12389C47" id="Canvas 544" o:spid="_x0000_s1054" editas="canvas" style="width:462.7pt;height:219pt;mso-position-horizontal-relative:char;mso-position-vertical-relative:line" coordsize="58762,278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">
                  <v:shape id="_x0000_s1055" type="#_x0000_t75" style="position:absolute;width:58762;height:27806;visibility:visible;mso-wrap-style:square">
                    <v:fill o:detectmouseclick="t"/>
                    <v:path o:connecttype="none"/>
                  </v:shape>
                  <v:oval id="Oval 232" o:spid="_x0000_s1056" style="position:absolute;left:26658;top:19335;width:5346;height:53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" fillcolor="white [3201]" strokecolor="black [3200]" strokeweight=".5pt"/>
                  <v:roundrect id="Rectangle: Rounded Corners 247" o:spid="_x0000_s1057" style="position:absolute;left:22118;top:6858;width:15399;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" fillcolor="#f90" stroked="f">
                    <v:textbox>
                      <w:txbxContent>
                        <w:p w14:paraId="390E2B38" w14:textId="77777777" w:rsidR="009B0D46" w:rsidRDefault="009B0D46" w:rsidP="008F20D7">
                          <w:pPr>
                            <w:pStyle w:val="NormalWeb"/>
                            <w:spacing w:before="0" w:beforeAutospacing="0" w:after="0" w:afterAutospacing="0" w:line="276" w:lineRule="auto"/>
                            <w:jc w:val="center"/>
                            <w:rPr>
                              <w:b/>
                              <w:color w:val="FFFFFF" w:themeColor="background1"/>
                            </w:rPr>
                          </w:pPr>
                          <w:del w:id="807" w:author="Rajo" w:date="2018-06-16T20:32:00Z">
                            <w:r w:rsidDel="00223E89">
                              <w:rPr>
                                <w:rFonts w:ascii="Microsoft Sans Serif" w:eastAsia="Calibri" w:hAnsi="Microsoft Sans Serif"/>
                                <w:b/>
                                <w:color w:val="FFFFFF" w:themeColor="background1"/>
                                <w:sz w:val="20"/>
                                <w:szCs w:val="20"/>
                                <w:lang w:val="sr-Latn-RS"/>
                              </w:rPr>
                              <w:delText>Skladište kolačića preglednika</w:delText>
                            </w:r>
                          </w:del>
                          <w:ins w:id="808" w:author="Rajo" w:date="2018-06-16T20:32:00Z">
                            <w:r>
                              <w:rPr>
                                <w:rFonts w:ascii="Microsoft Sans Serif" w:eastAsia="Calibri" w:hAnsi="Microsoft Sans Serif"/>
                                <w:b/>
                                <w:color w:val="FFFFFF" w:themeColor="background1"/>
                                <w:sz w:val="20"/>
                                <w:szCs w:val="20"/>
                                <w:lang w:val="sr-Latn-RS"/>
                              </w:rPr>
                              <w:t>Internet preglednik (skladište kolačića)</w:t>
                            </w:r>
                          </w:ins>
                        </w:p>
                      </w:txbxContent>
                    </v:textbox>
                  </v:roundrect>
                  <v:shape id="Graphic 225" o:spid="_x0000_s1058" type="#_x0000_t75" alt="User" style="position:absolute;left:27762;top:20383;width:3289;height:3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">
                    <v:imagedata r:id="rId14" o:title="User"/>
                  </v:shape>
                  <v:shape id="Connector: Elbow 520" o:spid="_x0000_s1059" type="#_x0000_t33" style="position:absolute;left:32004;top:16097;width:16394;height:59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" strokecolor="black [3040]">
                    <v:stroke endarrow="block"/>
                  </v:shape>
                  <v:shape id="Connector: Elbow 521" o:spid="_x0000_s1060" type="#_x0000_t33" style="position:absolute;left:10654;top:16192;width:16004;height:581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" strokecolor="black [3040]">
                    <v:stroke endarrow="block"/>
                  </v:shape>
                  <v:shape id="Straight Arrow Connector 522" o:spid="_x0000_s1061" type="#_x0000_t32" style="position:absolute;left:18606;top:9334;width:35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" strokecolor="black [3200]">
                    <v:stroke endarrow="block"/>
                  </v:shape>
                  <v:shape id="Straight Arrow Connector 523" o:spid="_x0000_s1062" type="#_x0000_t32" style="position:absolute;left:37517;top:9334;width:318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" strokecolor="black [3213]">
                    <v:stroke endarrow="block"/>
                  </v:shape>
                  <v:oval id="Oval 524" o:spid="_x0000_s1063" style="position:absolute;left:3904;top:5505;width:2093;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" fillcolor="#f90" stroked="f">
                    <v:textbox inset="0,0,0,0">
                      <w:txbxContent>
                        <w:p w14:paraId="6EC1928C" w14:textId="77777777" w:rsidR="009B0D46" w:rsidRDefault="009B0D46" w:rsidP="008F20D7">
                          <w:pPr>
                            <w:jc w:val="center"/>
                            <w:rPr>
                              <w:rFonts w:ascii="Microsoft Sans Serif" w:hAnsi="Microsoft Sans Serif" w:cs="Microsoft Sans Serif"/>
                              <w:b/>
                              <w:sz w:val="16"/>
                              <w:szCs w:val="16"/>
                              <w:lang w:val="sr-Latn-RS"/>
                            </w:rPr>
                          </w:pPr>
                          <w:r>
                            <w:rPr>
                              <w:rFonts w:ascii="Microsoft Sans Serif" w:hAnsi="Microsoft Sans Serif" w:cs="Microsoft Sans Serif"/>
                              <w:b/>
                              <w:sz w:val="16"/>
                              <w:szCs w:val="16"/>
                              <w:lang w:val="sr-Latn-RS"/>
                            </w:rPr>
                            <w:t>2</w:t>
                          </w:r>
                        </w:p>
                      </w:txbxContent>
                    </v:textbox>
                  </v:oval>
                  <v:shape id="Text Box 525" o:spid="_x0000_s1064" type="#_x0000_t202" style="position:absolute;left:6281;top:5619;width:12060;height:2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" filled="f" stroked="f" strokeweight=".5pt">
                    <v:textbox inset="0">
                      <w:txbxContent>
                        <w:p w14:paraId="4C472164" w14:textId="77777777" w:rsidR="009B0D46" w:rsidDel="00590C9B" w:rsidRDefault="009B0D46">
                          <w:pPr>
                            <w:spacing w:after="0"/>
                            <w:rPr>
                              <w:del w:id="809" w:author="Rajo" w:date="2018-06-10T20:58:00Z"/>
                              <w:rFonts w:ascii="Microsoft Sans Serif" w:hAnsi="Microsoft Sans Serif" w:cs="Microsoft Sans Serif"/>
                              <w:sz w:val="16"/>
                              <w:szCs w:val="16"/>
                              <w:lang w:val="sr-Latn-RS"/>
                            </w:rPr>
                            <w:pPrChange w:id="810" w:author="Rajo" w:date="2018-06-10T16:57:00Z">
                              <w:pPr/>
                            </w:pPrChange>
                          </w:pPr>
                          <w:del w:id="811" w:author="Rajo" w:date="2018-06-10T20:58:00Z">
                            <w:r w:rsidDel="00590C9B">
                              <w:rPr>
                                <w:rFonts w:ascii="Microsoft Sans Serif" w:hAnsi="Microsoft Sans Serif" w:cs="Microsoft Sans Serif"/>
                                <w:sz w:val="16"/>
                                <w:szCs w:val="16"/>
                                <w:lang w:val="sr-Latn-RS"/>
                              </w:rPr>
                              <w:delText>Unos pristupnih podataka,</w:delText>
                            </w:r>
                          </w:del>
                        </w:p>
                        <w:p w14:paraId="5FD8CB4C" w14:textId="77777777" w:rsidR="009B0D46" w:rsidRDefault="009B0D46">
                          <w:pPr>
                            <w:spacing w:after="0"/>
                            <w:rPr>
                              <w:rFonts w:ascii="Microsoft Sans Serif" w:hAnsi="Microsoft Sans Serif" w:cs="Microsoft Sans Serif"/>
                              <w:sz w:val="16"/>
                              <w:szCs w:val="16"/>
                              <w:lang w:val="sr-Latn-RS"/>
                            </w:rPr>
                            <w:pPrChange w:id="812" w:author="Rajo" w:date="2018-06-10T16:57:00Z">
                              <w:pPr/>
                            </w:pPrChange>
                          </w:pPr>
                          <w:del w:id="813" w:author="Rajo" w:date="2018-06-10T20:58:00Z">
                            <w:r w:rsidDel="00590C9B">
                              <w:rPr>
                                <w:rFonts w:ascii="Microsoft Sans Serif" w:hAnsi="Microsoft Sans Serif" w:cs="Microsoft Sans Serif"/>
                                <w:sz w:val="16"/>
                                <w:szCs w:val="16"/>
                                <w:lang w:val="sr-Latn-RS"/>
                              </w:rPr>
                              <w:delText>identifikovanje korisnika</w:delText>
                            </w:r>
                          </w:del>
                          <w:ins w:id="814" w:author="Rajo" w:date="2018-06-10T20:58:00Z">
                            <w:r>
                              <w:rPr>
                                <w:rFonts w:ascii="Microsoft Sans Serif" w:hAnsi="Microsoft Sans Serif" w:cs="Microsoft Sans Serif"/>
                                <w:sz w:val="16"/>
                                <w:szCs w:val="16"/>
                                <w:lang w:val="sr-Latn-RS"/>
                              </w:rPr>
                              <w:t>Autentikacija korisnika</w:t>
                            </w:r>
                          </w:ins>
                        </w:p>
                      </w:txbxContent>
                    </v:textbox>
                  </v:shape>
                  <v:oval id="Oval 526" o:spid="_x0000_s1065" style="position:absolute;left:10653;top:23178;width:2084;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" fillcolor="#f90" stroked="f">
                    <v:textbox inset="0,0,0,0">
                      <w:txbxContent>
                        <w:p w14:paraId="542CAA1D" w14:textId="77777777" w:rsidR="009B0D46" w:rsidRDefault="009B0D46" w:rsidP="008F20D7">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w:t>
                          </w:r>
                        </w:p>
                      </w:txbxContent>
                    </v:textbox>
                  </v:oval>
                  <v:shape id="Text Box 231" o:spid="_x0000_s1066" type="#_x0000_t202" style="position:absolute;left:13511;top:23184;width:772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" filled="f" stroked="f" strokeweight=".5pt">
                    <v:textbox inset="0">
                      <w:txbxContent>
                        <w:p w14:paraId="6836AC0E" w14:textId="77777777" w:rsidR="009B0D46" w:rsidRDefault="009B0D46" w:rsidP="008F20D7">
                          <w:pPr>
                            <w:pStyle w:val="NormalWeb"/>
                            <w:spacing w:before="0" w:beforeAutospacing="0" w:after="0" w:afterAutospacing="0" w:line="276" w:lineRule="auto"/>
                          </w:pPr>
                          <w:del w:id="815" w:author="Rajo" w:date="2018-06-10T20:54:00Z">
                            <w:r w:rsidDel="00D26F38">
                              <w:rPr>
                                <w:rFonts w:ascii="Microsoft Sans Serif" w:eastAsia="Calibri" w:hAnsi="Microsoft Sans Serif"/>
                                <w:sz w:val="16"/>
                                <w:szCs w:val="16"/>
                                <w:lang w:val="sr-Latn-RS"/>
                              </w:rPr>
                              <w:delText>Odlazi na</w:delText>
                            </w:r>
                          </w:del>
                          <w:ins w:id="816" w:author="Rajo" w:date="2018-06-10T20:59:00Z">
                            <w:r>
                              <w:rPr>
                                <w:rFonts w:ascii="Microsoft Sans Serif" w:eastAsia="Calibri" w:hAnsi="Microsoft Sans Serif"/>
                                <w:sz w:val="16"/>
                                <w:szCs w:val="16"/>
                                <w:lang w:val="sr-Latn-RS"/>
                              </w:rPr>
                              <w:t>Pris</w:t>
                            </w:r>
                          </w:ins>
                          <w:ins w:id="817" w:author="Rajo" w:date="2018-06-10T21:00:00Z">
                            <w:r>
                              <w:rPr>
                                <w:rFonts w:ascii="Microsoft Sans Serif" w:eastAsia="Calibri" w:hAnsi="Microsoft Sans Serif"/>
                                <w:sz w:val="16"/>
                                <w:szCs w:val="16"/>
                                <w:lang w:val="sr-Latn-RS"/>
                              </w:rPr>
                              <w:t>tup</w:t>
                            </w:r>
                          </w:ins>
                        </w:p>
                      </w:txbxContent>
                    </v:textbox>
                  </v:shape>
                  <v:oval id="Oval 528" o:spid="_x0000_s1067" style="position:absolute;left:41138;top:22945;width:2083;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" fillcolor="#f90" stroked="f">
                    <v:textbox inset="0,0,0,0">
                      <w:txbxContent>
                        <w:p w14:paraId="3166C73A" w14:textId="77777777" w:rsidR="009B0D46" w:rsidRDefault="009B0D46" w:rsidP="008F20D7">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4</w:t>
                          </w:r>
                        </w:p>
                      </w:txbxContent>
                    </v:textbox>
                  </v:oval>
                  <v:shape id="Text Box 231" o:spid="_x0000_s1068" type="#_x0000_t202" style="position:absolute;left:43995;top:22951;width:7722;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" filled="f" stroked="f" strokeweight=".5pt">
                    <v:textbox inset="0">
                      <w:txbxContent>
                        <w:p w14:paraId="486C99B2" w14:textId="77777777" w:rsidR="009B0D46" w:rsidRDefault="009B0D46" w:rsidP="008F20D7">
                          <w:pPr>
                            <w:pStyle w:val="NormalWeb"/>
                            <w:spacing w:before="0" w:beforeAutospacing="0" w:after="0" w:afterAutospacing="0" w:line="276" w:lineRule="auto"/>
                          </w:pPr>
                          <w:del w:id="818" w:author="Rajo" w:date="2018-06-10T20:55:00Z">
                            <w:r w:rsidDel="00D26F38">
                              <w:rPr>
                                <w:rFonts w:ascii="Microsoft Sans Serif" w:eastAsia="Calibri" w:hAnsi="Microsoft Sans Serif"/>
                                <w:sz w:val="16"/>
                                <w:szCs w:val="16"/>
                                <w:lang w:val="sr-Latn-RS"/>
                              </w:rPr>
                              <w:delText>Odlazi na</w:delText>
                            </w:r>
                          </w:del>
                          <w:ins w:id="819" w:author="Rajo" w:date="2018-06-10T20:55:00Z">
                            <w:r>
                              <w:rPr>
                                <w:rFonts w:ascii="Microsoft Sans Serif" w:eastAsia="Calibri" w:hAnsi="Microsoft Sans Serif"/>
                                <w:sz w:val="16"/>
                                <w:szCs w:val="16"/>
                                <w:lang w:val="sr-Latn-RS"/>
                              </w:rPr>
                              <w:t>Prist</w:t>
                            </w:r>
                          </w:ins>
                          <w:ins w:id="820" w:author="Rajo" w:date="2018-06-10T20:56:00Z">
                            <w:r>
                              <w:rPr>
                                <w:rFonts w:ascii="Microsoft Sans Serif" w:eastAsia="Calibri" w:hAnsi="Microsoft Sans Serif"/>
                                <w:sz w:val="16"/>
                                <w:szCs w:val="16"/>
                                <w:lang w:val="sr-Latn-RS"/>
                              </w:rPr>
                              <w:t>u</w:t>
                            </w:r>
                          </w:ins>
                          <w:ins w:id="821" w:author="Rajo" w:date="2018-06-10T20:57:00Z">
                            <w:r>
                              <w:rPr>
                                <w:rFonts w:ascii="Microsoft Sans Serif" w:eastAsia="Calibri" w:hAnsi="Microsoft Sans Serif"/>
                                <w:sz w:val="16"/>
                                <w:szCs w:val="16"/>
                                <w:lang w:val="sr-Latn-RS"/>
                              </w:rPr>
                              <w:t>p</w:t>
                            </w:r>
                          </w:ins>
                        </w:p>
                      </w:txbxContent>
                    </v:textbox>
                  </v:shape>
                  <v:shape id="Text Box 231" o:spid="_x0000_s1069" type="#_x0000_t202" style="position:absolute;left:26658;top:25045;width:6487;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" filled="f" stroked="f" strokeweight=".5pt">
                    <v:textbox inset="0">
                      <w:txbxContent>
                        <w:p w14:paraId="077C36D5" w14:textId="77777777" w:rsidR="009B0D46" w:rsidRDefault="009B0D46" w:rsidP="008F20D7">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v:textbox>
                  </v:shape>
                  <v:oval id="Oval 531" o:spid="_x0000_s1070" style="position:absolute;left:19326;top:12442;width:2076;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" fillcolor="#f90" stroked="f">
                    <v:textbox inset="0,0,0,0">
                      <w:txbxContent>
                        <w:p w14:paraId="78976B17" w14:textId="77777777" w:rsidR="009B0D46" w:rsidRDefault="009B0D46" w:rsidP="008F20D7">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3</w:t>
                          </w:r>
                        </w:p>
                      </w:txbxContent>
                    </v:textbox>
                  </v:oval>
                  <v:shape id="Text Box 231" o:spid="_x0000_s1071" type="#_x0000_t202" style="position:absolute;left:19135;top:14566;width:9059;height:2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" filled="f" stroked="f" strokeweight=".5pt">
                    <v:textbox inset="0">
                      <w:txbxContent>
                        <w:p w14:paraId="2C548A71" w14:textId="77777777" w:rsidR="009B0D46" w:rsidRDefault="009B0D46" w:rsidP="008F20D7">
                          <w:pPr>
                            <w:pStyle w:val="NormalWeb"/>
                            <w:spacing w:before="0" w:beforeAutospacing="0" w:after="0" w:afterAutospacing="0" w:line="276" w:lineRule="auto"/>
                          </w:pPr>
                          <w:r>
                            <w:rPr>
                              <w:rFonts w:ascii="Microsoft Sans Serif" w:eastAsia="Calibri" w:hAnsi="Microsoft Sans Serif"/>
                              <w:sz w:val="16"/>
                              <w:szCs w:val="16"/>
                              <w:lang w:val="sr-Latn-RS"/>
                            </w:rPr>
                            <w:t>Čuva</w:t>
                          </w:r>
                          <w:ins w:id="822" w:author="Rajo" w:date="2018-06-10T20:55:00Z">
                            <w:r>
                              <w:rPr>
                                <w:rFonts w:ascii="Microsoft Sans Serif" w:eastAsia="Calibri" w:hAnsi="Microsoft Sans Serif"/>
                                <w:sz w:val="16"/>
                                <w:szCs w:val="16"/>
                                <w:lang w:val="sr-Latn-RS"/>
                              </w:rPr>
                              <w:t>nje</w:t>
                            </w:r>
                          </w:ins>
                          <w:r>
                            <w:rPr>
                              <w:rFonts w:ascii="Microsoft Sans Serif" w:eastAsia="Calibri" w:hAnsi="Microsoft Sans Serif"/>
                              <w:sz w:val="16"/>
                              <w:szCs w:val="16"/>
                              <w:lang w:val="sr-Latn-RS"/>
                            </w:rPr>
                            <w:t xml:space="preserve"> kolačić</w:t>
                          </w:r>
                          <w:ins w:id="823" w:author="Rajo" w:date="2018-06-10T20:55:00Z">
                            <w:r>
                              <w:rPr>
                                <w:rFonts w:ascii="Microsoft Sans Serif" w:eastAsia="Calibri" w:hAnsi="Microsoft Sans Serif"/>
                                <w:sz w:val="16"/>
                                <w:szCs w:val="16"/>
                                <w:lang w:val="sr-Latn-RS"/>
                              </w:rPr>
                              <w:t>a</w:t>
                            </w:r>
                          </w:ins>
                        </w:p>
                      </w:txbxContent>
                    </v:textbox>
                  </v:shape>
                  <v:oval id="Oval 533" o:spid="_x0000_s1072" style="position:absolute;left:38011;top:6743;width:2070;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" fillcolor="#f90" stroked="f">
                    <v:textbox inset="0,0,0,0">
                      <w:txbxContent>
                        <w:p w14:paraId="0E3DE6A7" w14:textId="1A287545" w:rsidR="009B0D46" w:rsidRDefault="009B0D46" w:rsidP="008F20D7">
                          <w:pPr>
                            <w:pStyle w:val="NormalWeb"/>
                            <w:spacing w:before="0" w:beforeAutospacing="0" w:after="0" w:afterAutospacing="0" w:line="276" w:lineRule="auto"/>
                            <w:jc w:val="center"/>
                            <w:rPr>
                              <w:lang w:val="sr-Latn-RS"/>
                            </w:rPr>
                          </w:pPr>
                          <w:del w:id="824" w:author="Rajo" w:date="2018-06-16T20:38:00Z">
                            <w:r w:rsidDel="008F20D7">
                              <w:rPr>
                                <w:rFonts w:ascii="Microsoft Sans Serif" w:eastAsia="Calibri" w:hAnsi="Microsoft Sans Serif"/>
                                <w:b/>
                                <w:bCs/>
                                <w:sz w:val="16"/>
                                <w:szCs w:val="16"/>
                                <w:lang w:val="sr-Latn-RS"/>
                              </w:rPr>
                              <w:delText>6</w:delText>
                            </w:r>
                          </w:del>
                          <w:ins w:id="825" w:author="Rajo" w:date="2018-06-16T20:38:00Z">
                            <w:r>
                              <w:rPr>
                                <w:rFonts w:ascii="Microsoft Sans Serif" w:eastAsia="Calibri" w:hAnsi="Microsoft Sans Serif"/>
                                <w:b/>
                                <w:bCs/>
                                <w:sz w:val="16"/>
                                <w:szCs w:val="16"/>
                                <w:lang w:val="sr-Latn-RS"/>
                              </w:rPr>
                              <w:t>5</w:t>
                            </w:r>
                          </w:ins>
                        </w:p>
                      </w:txbxContent>
                    </v:textbox>
                  </v:oval>
                  <v:shape id="Text Box 231" o:spid="_x0000_s1073" type="#_x0000_t202" style="position:absolute;left:29896;top:3136;width:1094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" filled="f" stroked="f" strokeweight=".5pt">
                    <v:textbox inset="0">
                      <w:txbxContent>
                        <w:p w14:paraId="0B633548" w14:textId="2BD1F2D5" w:rsidR="009B0D46" w:rsidRPr="004A61BD" w:rsidRDefault="009B0D46">
                          <w:pPr>
                            <w:pStyle w:val="NormalWeb"/>
                            <w:spacing w:before="0" w:beforeAutospacing="0" w:after="0" w:afterAutospacing="0" w:line="276" w:lineRule="auto"/>
                            <w:jc w:val="right"/>
                            <w:rPr>
                              <w:color w:val="FF0000"/>
                              <w:rPrChange w:id="826" w:author="Rajo" w:date="2018-06-16T21:26:00Z">
                                <w:rPr/>
                              </w:rPrChange>
                            </w:rPr>
                            <w:pPrChange w:id="827" w:author="Rajo" w:date="2018-06-16T20:37:00Z">
                              <w:pPr>
                                <w:pStyle w:val="NormalWeb"/>
                                <w:spacing w:before="0" w:beforeAutospacing="0" w:after="0" w:afterAutospacing="0" w:line="276" w:lineRule="auto"/>
                              </w:pPr>
                            </w:pPrChange>
                          </w:pPr>
                          <w:del w:id="828" w:author="Rajo" w:date="2018-06-16T20:36:00Z">
                            <w:r w:rsidRPr="004A61BD" w:rsidDel="008F20D7">
                              <w:rPr>
                                <w:rFonts w:ascii="Microsoft Sans Serif" w:eastAsia="Calibri" w:hAnsi="Microsoft Sans Serif"/>
                                <w:color w:val="FF0000"/>
                                <w:sz w:val="16"/>
                                <w:szCs w:val="16"/>
                                <w:lang w:val="sr-Latn-RS"/>
                                <w:rPrChange w:id="829" w:author="Rajo" w:date="2018-06-16T21:26:00Z">
                                  <w:rPr>
                                    <w:rFonts w:ascii="Microsoft Sans Serif" w:eastAsia="Calibri" w:hAnsi="Microsoft Sans Serif"/>
                                    <w:sz w:val="16"/>
                                    <w:szCs w:val="16"/>
                                    <w:lang w:val="sr-Latn-RS"/>
                                  </w:rPr>
                                </w:rPrChange>
                              </w:rPr>
                              <w:delText>Čuva kolačić</w:delText>
                            </w:r>
                          </w:del>
                          <w:ins w:id="830" w:author="Rajo" w:date="2018-06-16T20:36:00Z">
                            <w:r w:rsidRPr="004A61BD">
                              <w:rPr>
                                <w:rFonts w:ascii="Microsoft Sans Serif" w:eastAsia="Calibri" w:hAnsi="Microsoft Sans Serif"/>
                                <w:color w:val="FF0000"/>
                                <w:sz w:val="16"/>
                                <w:szCs w:val="16"/>
                                <w:lang w:val="sr-Latn-RS"/>
                                <w:rPrChange w:id="831" w:author="Rajo" w:date="2018-06-16T21:26:00Z">
                                  <w:rPr>
                                    <w:rFonts w:ascii="Microsoft Sans Serif" w:eastAsia="Calibri" w:hAnsi="Microsoft Sans Serif"/>
                                    <w:sz w:val="16"/>
                                    <w:szCs w:val="16"/>
                                    <w:lang w:val="sr-Latn-RS"/>
                                  </w:rPr>
                                </w:rPrChange>
                              </w:rPr>
                              <w:t>Čitanje kolačića aplikacije1</w:t>
                            </w:r>
                          </w:ins>
                        </w:p>
                      </w:txbxContent>
                    </v:textbox>
                  </v:shape>
                  <v:roundrect id="Rectangle: Rounded Corners 535" o:spid="_x0000_s1074" style="position:absolute;left:3429;top:12191;width:14382;height:3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" fillcolor="#c0504d [3205]" stroked="f" strokeweight="2pt">
                    <v:textbox inset="0,0,0,0">
                      <w:txbxContent>
                        <w:p w14:paraId="2BA842D9" w14:textId="77777777" w:rsidR="009B0D46" w:rsidRPr="002F0509" w:rsidRDefault="009B0D46">
                          <w:pPr>
                            <w:spacing w:after="0"/>
                            <w:jc w:val="center"/>
                            <w:rPr>
                              <w:rFonts w:ascii="Microsoft Sans Serif" w:hAnsi="Microsoft Sans Serif" w:cs="Microsoft Sans Serif"/>
                              <w:b/>
                              <w:sz w:val="20"/>
                              <w:szCs w:val="20"/>
                              <w:rPrChange w:id="832" w:author="Rajo" w:date="2018-06-16T20:11:00Z">
                                <w:rPr/>
                              </w:rPrChange>
                            </w:rPr>
                            <w:pPrChange w:id="833" w:author="Rajo" w:date="2018-06-16T20:11:00Z">
                              <w:pPr/>
                            </w:pPrChange>
                          </w:pPr>
                          <w:proofErr w:type="spellStart"/>
                          <w:ins w:id="834" w:author="Rajo" w:date="2018-06-16T20:10:00Z">
                            <w:r w:rsidRPr="002F0509">
                              <w:rPr>
                                <w:rFonts w:ascii="Microsoft Sans Serif" w:hAnsi="Microsoft Sans Serif" w:cs="Microsoft Sans Serif"/>
                                <w:b/>
                                <w:sz w:val="20"/>
                                <w:szCs w:val="20"/>
                                <w:rPrChange w:id="835" w:author="Rajo" w:date="2018-06-16T20:11:00Z">
                                  <w:rPr/>
                                </w:rPrChange>
                              </w:rPr>
                              <w:t>Zašti</w:t>
                            </w:r>
                          </w:ins>
                          <w:ins w:id="836" w:author="Rajo" w:date="2018-06-16T20:11:00Z">
                            <w:r w:rsidRPr="002F0509">
                              <w:rPr>
                                <w:rFonts w:ascii="Microsoft Sans Serif" w:hAnsi="Microsoft Sans Serif" w:cs="Microsoft Sans Serif"/>
                                <w:b/>
                                <w:sz w:val="20"/>
                                <w:szCs w:val="20"/>
                                <w:rPrChange w:id="837" w:author="Rajo" w:date="2018-06-16T20:11:00Z">
                                  <w:rPr/>
                                </w:rPrChange>
                              </w:rPr>
                              <w:t>ćeni</w:t>
                            </w:r>
                            <w:proofErr w:type="spellEnd"/>
                            <w:r w:rsidRPr="002F0509">
                              <w:rPr>
                                <w:rFonts w:ascii="Microsoft Sans Serif" w:hAnsi="Microsoft Sans Serif" w:cs="Microsoft Sans Serif"/>
                                <w:b/>
                                <w:sz w:val="20"/>
                                <w:szCs w:val="20"/>
                                <w:rPrChange w:id="838" w:author="Rajo" w:date="2018-06-16T20:11:00Z">
                                  <w:rPr/>
                                </w:rPrChange>
                              </w:rPr>
                              <w:t xml:space="preserve"> </w:t>
                            </w:r>
                            <w:proofErr w:type="spellStart"/>
                            <w:r w:rsidRPr="002F0509">
                              <w:rPr>
                                <w:rFonts w:ascii="Microsoft Sans Serif" w:hAnsi="Microsoft Sans Serif" w:cs="Microsoft Sans Serif"/>
                                <w:b/>
                                <w:sz w:val="20"/>
                                <w:szCs w:val="20"/>
                                <w:rPrChange w:id="839" w:author="Rajo" w:date="2018-06-16T20:11:00Z">
                                  <w:rPr/>
                                </w:rPrChange>
                              </w:rPr>
                              <w:t>resurs</w:t>
                            </w:r>
                          </w:ins>
                          <w:proofErr w:type="spellEnd"/>
                        </w:p>
                      </w:txbxContent>
                    </v:textbox>
                  </v:roundrect>
                  <v:roundrect id="Rectangle: Rounded Corners 536" o:spid="_x0000_s1075" style="position:absolute;left:3429;top:8191;width:14382;height:3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" fillcolor="#4bacc6 [3208]" stroked="f" strokeweight="2pt">
                    <v:textbox inset="0,0,0,0">
                      <w:txbxContent>
                        <w:p w14:paraId="746B9027" w14:textId="77777777" w:rsidR="009B0D46" w:rsidRPr="002F0509" w:rsidRDefault="009B0D46" w:rsidP="008F20D7">
                          <w:pPr>
                            <w:pStyle w:val="NormalWeb"/>
                            <w:spacing w:before="0" w:beforeAutospacing="0" w:after="0" w:afterAutospacing="0" w:line="256" w:lineRule="auto"/>
                            <w:jc w:val="center"/>
                            <w:rPr>
                              <w:color w:val="FFFFFF" w:themeColor="background1"/>
                              <w:rPrChange w:id="840" w:author="Rajo" w:date="2018-06-16T20:12:00Z">
                                <w:rPr/>
                              </w:rPrChange>
                            </w:rPr>
                          </w:pPr>
                          <w:del w:id="841" w:author="Rajo" w:date="2018-06-16T20:12:00Z">
                            <w:r w:rsidRPr="002F0509" w:rsidDel="002F0509">
                              <w:rPr>
                                <w:rFonts w:ascii="Microsoft Sans Serif" w:eastAsia="Calibri" w:hAnsi="Microsoft Sans Serif"/>
                                <w:b/>
                                <w:bCs/>
                                <w:color w:val="FFFFFF" w:themeColor="background1"/>
                                <w:sz w:val="20"/>
                                <w:szCs w:val="20"/>
                                <w:rPrChange w:id="842" w:author="Rajo" w:date="2018-06-16T20:12:00Z">
                                  <w:rPr>
                                    <w:rFonts w:ascii="Microsoft Sans Serif" w:eastAsia="Calibri" w:hAnsi="Microsoft Sans Serif"/>
                                    <w:b/>
                                    <w:bCs/>
                                    <w:color w:val="008080"/>
                                    <w:sz w:val="20"/>
                                    <w:szCs w:val="20"/>
                                    <w:u w:val="single"/>
                                  </w:rPr>
                                </w:rPrChange>
                              </w:rPr>
                              <w:delText>Zaštićeni resurs</w:delText>
                            </w:r>
                          </w:del>
                          <w:ins w:id="843" w:author="Rajo" w:date="2018-06-16T20:12:00Z">
                            <w:r w:rsidRPr="002F0509">
                              <w:rPr>
                                <w:rFonts w:ascii="Microsoft Sans Serif" w:eastAsia="Calibri" w:hAnsi="Microsoft Sans Serif"/>
                                <w:b/>
                                <w:bCs/>
                                <w:color w:val="FFFFFF" w:themeColor="background1"/>
                                <w:sz w:val="20"/>
                                <w:szCs w:val="20"/>
                                <w:rPrChange w:id="844" w:author="Rajo" w:date="2018-06-16T20:12:00Z">
                                  <w:rPr>
                                    <w:rFonts w:ascii="Microsoft Sans Serif" w:eastAsia="Calibri" w:hAnsi="Microsoft Sans Serif"/>
                                    <w:b/>
                                    <w:bCs/>
                                    <w:color w:val="008080"/>
                                    <w:sz w:val="20"/>
                                    <w:szCs w:val="20"/>
                                    <w:u w:val="single"/>
                                  </w:rPr>
                                </w:rPrChange>
                              </w:rPr>
                              <w:t xml:space="preserve">Forma za </w:t>
                            </w:r>
                            <w:proofErr w:type="spellStart"/>
                            <w:r w:rsidRPr="002F0509">
                              <w:rPr>
                                <w:rFonts w:ascii="Microsoft Sans Serif" w:eastAsia="Calibri" w:hAnsi="Microsoft Sans Serif"/>
                                <w:b/>
                                <w:bCs/>
                                <w:color w:val="FFFFFF" w:themeColor="background1"/>
                                <w:sz w:val="20"/>
                                <w:szCs w:val="20"/>
                                <w:rPrChange w:id="845" w:author="Rajo" w:date="2018-06-16T20:12:00Z">
                                  <w:rPr>
                                    <w:rFonts w:ascii="Microsoft Sans Serif" w:eastAsia="Calibri" w:hAnsi="Microsoft Sans Serif"/>
                                    <w:b/>
                                    <w:bCs/>
                                    <w:color w:val="008080"/>
                                    <w:sz w:val="20"/>
                                    <w:szCs w:val="20"/>
                                    <w:u w:val="single"/>
                                  </w:rPr>
                                </w:rPrChange>
                              </w:rPr>
                              <w:t>prijavu</w:t>
                            </w:r>
                          </w:ins>
                          <w:proofErr w:type="spellEnd"/>
                        </w:p>
                      </w:txbxContent>
                    </v:textbox>
                  </v:roundrect>
                  <v:roundrect id="Rectangle: Rounded Corners 538" o:spid="_x0000_s1076" style="position:absolute;left:40704;top:666;width:15588;height:15522;visibility:visible;mso-wrap-style:square;v-text-anchor:top"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" filled="f" strokecolor="black [3213]" strokeweight="1.5pt">
                    <v:stroke dashstyle="dash"/>
                    <v:textbox>
                      <w:txbxContent>
                        <w:p w14:paraId="7EBC16C6" w14:textId="77777777" w:rsidR="009B0D46" w:rsidRPr="003B3700" w:rsidRDefault="009B0D46" w:rsidP="008F20D7">
                          <w:pPr>
                            <w:pStyle w:val="NormalWeb"/>
                            <w:spacing w:before="0" w:beforeAutospacing="0" w:after="160" w:afterAutospacing="0" w:line="256" w:lineRule="auto"/>
                            <w:jc w:val="center"/>
                          </w:pPr>
                          <w:del w:id="846" w:author="Rajo" w:date="2018-06-16T20:16:00Z">
                            <w:r w:rsidRPr="00184250" w:rsidDel="00184250">
                              <w:rPr>
                                <w:rFonts w:ascii="Microsoft Sans Serif" w:eastAsia="Calibri" w:hAnsi="Microsoft Sans Serif"/>
                                <w:strike/>
                                <w:color w:val="000000" w:themeColor="text1"/>
                                <w:sz w:val="20"/>
                                <w:szCs w:val="20"/>
                                <w:lang w:val="sr-Latn-RS"/>
                                <w:rPrChange w:id="847" w:author="Rajo" w:date="2018-06-16T20:17:00Z">
                                  <w:rPr>
                                    <w:rFonts w:ascii="Microsoft Sans Serif" w:eastAsia="Calibri" w:hAnsi="Microsoft Sans Serif"/>
                                    <w:strike/>
                                    <w:color w:val="FF0000"/>
                                    <w:sz w:val="20"/>
                                    <w:szCs w:val="20"/>
                                    <w:lang w:val="sr-Latn-RS"/>
                                  </w:rPr>
                                </w:rPrChange>
                              </w:rPr>
                              <w:delText>domen1.com</w:delText>
                            </w:r>
                          </w:del>
                          <w:r w:rsidRPr="00184250">
                            <w:rPr>
                              <w:rFonts w:ascii="Microsoft Sans Serif" w:eastAsia="Calibri" w:hAnsi="Microsoft Sans Serif"/>
                              <w:color w:val="000000" w:themeColor="text1"/>
                              <w:sz w:val="20"/>
                              <w:szCs w:val="20"/>
                              <w:lang w:val="sr-Latn-RS"/>
                              <w:rPrChange w:id="848" w:author="Rajo" w:date="2018-06-16T20:17:00Z">
                                <w:rPr>
                                  <w:rFonts w:ascii="Microsoft Sans Serif" w:eastAsia="Calibri" w:hAnsi="Microsoft Sans Serif"/>
                                  <w:color w:val="008080"/>
                                  <w:sz w:val="20"/>
                                  <w:szCs w:val="20"/>
                                  <w:u w:val="single"/>
                                  <w:lang w:val="sr-Latn-RS"/>
                                </w:rPr>
                              </w:rPrChange>
                            </w:rPr>
                            <w:t>Aplikacija</w:t>
                          </w:r>
                          <w:ins w:id="849" w:author="Rajo" w:date="2018-06-16T20:16:00Z">
                            <w:r w:rsidRPr="00184250">
                              <w:rPr>
                                <w:rFonts w:ascii="Microsoft Sans Serif" w:eastAsia="Calibri" w:hAnsi="Microsoft Sans Serif"/>
                                <w:color w:val="000000" w:themeColor="text1"/>
                                <w:sz w:val="20"/>
                                <w:szCs w:val="20"/>
                                <w:lang w:val="sr-Latn-RS"/>
                                <w:rPrChange w:id="850" w:author="Rajo" w:date="2018-06-16T20:17:00Z">
                                  <w:rPr>
                                    <w:rFonts w:ascii="Microsoft Sans Serif" w:eastAsia="Calibri" w:hAnsi="Microsoft Sans Serif"/>
                                    <w:color w:val="008080"/>
                                    <w:sz w:val="20"/>
                                    <w:szCs w:val="20"/>
                                    <w:u w:val="single"/>
                                    <w:lang w:val="sr-Latn-RS"/>
                                  </w:rPr>
                                </w:rPrChange>
                              </w:rPr>
                              <w:t>2</w:t>
                            </w:r>
                          </w:ins>
                          <w:del w:id="851" w:author="Rajo" w:date="2018-06-16T20:16:00Z">
                            <w:r w:rsidRPr="00184250" w:rsidDel="00184250">
                              <w:rPr>
                                <w:rFonts w:ascii="Microsoft Sans Serif" w:eastAsia="Calibri" w:hAnsi="Microsoft Sans Serif"/>
                                <w:color w:val="008080"/>
                                <w:sz w:val="20"/>
                                <w:szCs w:val="20"/>
                                <w:lang w:val="sr-Latn-RS"/>
                                <w:rPrChange w:id="852" w:author="Rajo" w:date="2018-06-16T20:16:00Z">
                                  <w:rPr>
                                    <w:rFonts w:ascii="Microsoft Sans Serif" w:eastAsia="Calibri" w:hAnsi="Microsoft Sans Serif"/>
                                    <w:color w:val="008080"/>
                                    <w:sz w:val="20"/>
                                    <w:szCs w:val="20"/>
                                    <w:u w:val="single"/>
                                    <w:lang w:val="sr-Latn-RS"/>
                                  </w:rPr>
                                </w:rPrChange>
                              </w:rPr>
                              <w:delText>1</w:delText>
                            </w:r>
                          </w:del>
                        </w:p>
                      </w:txbxContent>
                    </v:textbox>
                  </v:roundrect>
                  <v:oval id="Oval 539" o:spid="_x0000_s1077" style="position:absolute;left:42382;top:5038;width:209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" fillcolor="#f90" stroked="f">
                    <v:textbox inset="0,0,0,0">
                      <w:txbxContent>
                        <w:p w14:paraId="14B866B0" w14:textId="15AD50CB" w:rsidR="009B0D46" w:rsidRDefault="009B0D46" w:rsidP="008F20D7">
                          <w:pPr>
                            <w:pStyle w:val="NormalWeb"/>
                            <w:spacing w:before="0" w:beforeAutospacing="0" w:after="160" w:afterAutospacing="0" w:line="256" w:lineRule="auto"/>
                            <w:jc w:val="center"/>
                          </w:pPr>
                          <w:del w:id="853" w:author="Rajo" w:date="2018-06-16T20:39:00Z">
                            <w:r w:rsidDel="008F20D7">
                              <w:rPr>
                                <w:rFonts w:ascii="Microsoft Sans Serif" w:eastAsia="Calibri" w:hAnsi="Microsoft Sans Serif"/>
                                <w:b/>
                                <w:bCs/>
                                <w:sz w:val="16"/>
                                <w:szCs w:val="16"/>
                                <w:lang w:val="sr-Latn-RS"/>
                              </w:rPr>
                              <w:delText>2</w:delText>
                            </w:r>
                          </w:del>
                          <w:ins w:id="854" w:author="Rajo" w:date="2018-06-16T20:39:00Z">
                            <w:r>
                              <w:rPr>
                                <w:rFonts w:ascii="Microsoft Sans Serif" w:eastAsia="Calibri" w:hAnsi="Microsoft Sans Serif"/>
                                <w:b/>
                                <w:bCs/>
                                <w:sz w:val="16"/>
                                <w:szCs w:val="16"/>
                                <w:lang w:val="sr-Latn-RS"/>
                              </w:rPr>
                              <w:t>6</w:t>
                            </w:r>
                          </w:ins>
                        </w:p>
                      </w:txbxContent>
                    </v:textbox>
                  </v:oval>
                  <v:shape id="Text Box 231" o:spid="_x0000_s1078" type="#_x0000_t202" style="position:absolute;left:44862;top:3790;width:11145;height:4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" filled="f" stroked="f" strokeweight=".5pt">
                    <v:textbox inset="0">
                      <w:txbxContent>
                        <w:p w14:paraId="495BB87A" w14:textId="77777777" w:rsidR="009B0D46" w:rsidRPr="00184250" w:rsidDel="00184250" w:rsidRDefault="009B0D46" w:rsidP="008F20D7">
                          <w:pPr>
                            <w:pStyle w:val="NormalWeb"/>
                            <w:spacing w:before="0" w:beforeAutospacing="0" w:after="0" w:afterAutospacing="0" w:line="256" w:lineRule="auto"/>
                            <w:rPr>
                              <w:del w:id="855" w:author="Rajo" w:date="2018-06-16T20:17:00Z"/>
                              <w:color w:val="000000" w:themeColor="text1"/>
                              <w:rPrChange w:id="856" w:author="Rajo" w:date="2018-06-16T20:17:00Z">
                                <w:rPr>
                                  <w:del w:id="857" w:author="Rajo" w:date="2018-06-16T20:17:00Z"/>
                                </w:rPr>
                              </w:rPrChange>
                            </w:rPr>
                          </w:pPr>
                          <w:del w:id="858" w:author="Rajo" w:date="2018-06-16T20:17:00Z">
                            <w:r w:rsidRPr="00184250" w:rsidDel="00184250">
                              <w:rPr>
                                <w:rFonts w:ascii="Microsoft Sans Serif" w:eastAsia="Calibri" w:hAnsi="Microsoft Sans Serif"/>
                                <w:strike/>
                                <w:color w:val="000000" w:themeColor="text1"/>
                                <w:sz w:val="16"/>
                                <w:szCs w:val="16"/>
                                <w:lang w:val="sr-Latn-RS"/>
                                <w:rPrChange w:id="859" w:author="Rajo" w:date="2018-06-16T20:17:00Z">
                                  <w:rPr>
                                    <w:rFonts w:ascii="Microsoft Sans Serif" w:eastAsia="Calibri" w:hAnsi="Microsoft Sans Serif"/>
                                    <w:strike/>
                                    <w:color w:val="FF0000"/>
                                    <w:sz w:val="16"/>
                                    <w:szCs w:val="16"/>
                                    <w:lang w:val="sr-Latn-RS"/>
                                  </w:rPr>
                                </w:rPrChange>
                              </w:rPr>
                              <w:delText>Unos pristupnih podataka,</w:delText>
                            </w:r>
                          </w:del>
                        </w:p>
                        <w:p w14:paraId="5EC10C37" w14:textId="768BC5FA" w:rsidR="009B0D46" w:rsidRPr="004A61BD" w:rsidRDefault="009B0D46" w:rsidP="008F20D7">
                          <w:pPr>
                            <w:pStyle w:val="NormalWeb"/>
                            <w:spacing w:before="0" w:beforeAutospacing="0" w:after="0" w:afterAutospacing="0" w:line="256" w:lineRule="auto"/>
                            <w:rPr>
                              <w:color w:val="FF0000"/>
                              <w:rPrChange w:id="860" w:author="Rajo" w:date="2018-06-16T21:26:00Z">
                                <w:rPr/>
                              </w:rPrChange>
                            </w:rPr>
                          </w:pPr>
                          <w:del w:id="861" w:author="Rajo" w:date="2018-06-16T20:17:00Z">
                            <w:r w:rsidRPr="004A61BD" w:rsidDel="00184250">
                              <w:rPr>
                                <w:rFonts w:ascii="Microsoft Sans Serif" w:eastAsia="Calibri" w:hAnsi="Microsoft Sans Serif"/>
                                <w:color w:val="FF0000"/>
                                <w:sz w:val="16"/>
                                <w:szCs w:val="16"/>
                                <w:lang w:val="sr-Latn-RS"/>
                                <w:rPrChange w:id="862" w:author="Rajo" w:date="2018-06-16T21:26:00Z">
                                  <w:rPr>
                                    <w:rFonts w:ascii="Microsoft Sans Serif" w:eastAsia="Calibri" w:hAnsi="Microsoft Sans Serif"/>
                                    <w:strike/>
                                    <w:color w:val="FF0000"/>
                                    <w:sz w:val="16"/>
                                    <w:szCs w:val="16"/>
                                    <w:lang w:val="sr-Latn-RS"/>
                                  </w:rPr>
                                </w:rPrChange>
                              </w:rPr>
                              <w:delText>identifikovanje korisnika</w:delText>
                            </w:r>
                          </w:del>
                          <w:r w:rsidRPr="004A61BD">
                            <w:rPr>
                              <w:rFonts w:ascii="Microsoft Sans Serif" w:eastAsia="Calibri" w:hAnsi="Microsoft Sans Serif"/>
                              <w:color w:val="FF0000"/>
                              <w:sz w:val="16"/>
                              <w:szCs w:val="16"/>
                              <w:lang w:val="sr-Latn-RS"/>
                              <w:rPrChange w:id="863" w:author="Rajo" w:date="2018-06-16T21:26:00Z">
                                <w:rPr>
                                  <w:rFonts w:ascii="Microsoft Sans Serif" w:eastAsia="Calibri" w:hAnsi="Microsoft Sans Serif"/>
                                  <w:color w:val="008080"/>
                                  <w:sz w:val="16"/>
                                  <w:szCs w:val="16"/>
                                  <w:u w:val="single"/>
                                  <w:lang w:val="sr-Latn-RS"/>
                                </w:rPr>
                              </w:rPrChange>
                            </w:rPr>
                            <w:t>Autentikacija korisnika</w:t>
                          </w:r>
                          <w:ins w:id="864" w:author="Rajo" w:date="2018-06-16T20:37:00Z">
                            <w:r w:rsidRPr="004A61BD">
                              <w:rPr>
                                <w:rFonts w:ascii="Microsoft Sans Serif" w:eastAsia="Calibri" w:hAnsi="Microsoft Sans Serif"/>
                                <w:color w:val="FF0000"/>
                                <w:sz w:val="16"/>
                                <w:szCs w:val="16"/>
                                <w:lang w:val="sr-Latn-RS"/>
                                <w:rPrChange w:id="865" w:author="Rajo" w:date="2018-06-16T21:26:00Z">
                                  <w:rPr>
                                    <w:rFonts w:ascii="Microsoft Sans Serif" w:eastAsia="Calibri" w:hAnsi="Microsoft Sans Serif"/>
                                    <w:color w:val="000000" w:themeColor="text1"/>
                                    <w:sz w:val="16"/>
                                    <w:szCs w:val="16"/>
                                    <w:lang w:val="sr-Latn-RS"/>
                                  </w:rPr>
                                </w:rPrChange>
                              </w:rPr>
                              <w:t xml:space="preserve"> upotrebom kolačića aplikacije1</w:t>
                            </w:r>
                          </w:ins>
                        </w:p>
                      </w:txbxContent>
                    </v:textbox>
                  </v:shape>
                  <v:roundrect id="Rectangle: Rounded Corners 541" o:spid="_x0000_s1079" style="position:absolute;left:41335;top:12067;width:14382;height:3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" fillcolor="#c0504d [3205]" stroked="f" strokeweight="2pt">
                    <v:textbox inset="0,0,0,0">
                      <w:txbxContent>
                        <w:p w14:paraId="77A1B7ED" w14:textId="77777777" w:rsidR="009B0D46" w:rsidRPr="00184250" w:rsidRDefault="009B0D46" w:rsidP="008F20D7">
                          <w:pPr>
                            <w:pStyle w:val="NormalWeb"/>
                            <w:spacing w:before="0" w:beforeAutospacing="0" w:after="0" w:afterAutospacing="0" w:line="256" w:lineRule="auto"/>
                            <w:jc w:val="center"/>
                            <w:rPr>
                              <w:color w:val="FFFFFF" w:themeColor="background1"/>
                              <w:rPrChange w:id="866" w:author="Rajo" w:date="2018-06-16T20:17:00Z">
                                <w:rPr/>
                              </w:rPrChange>
                            </w:rPr>
                          </w:pPr>
                          <w:proofErr w:type="spellStart"/>
                          <w:r w:rsidRPr="00184250">
                            <w:rPr>
                              <w:rFonts w:ascii="Microsoft Sans Serif" w:eastAsia="Calibri" w:hAnsi="Microsoft Sans Serif"/>
                              <w:b/>
                              <w:bCs/>
                              <w:color w:val="FFFFFF" w:themeColor="background1"/>
                              <w:sz w:val="20"/>
                              <w:szCs w:val="20"/>
                              <w:rPrChange w:id="867" w:author="Rajo" w:date="2018-06-16T20:17:00Z">
                                <w:rPr>
                                  <w:rFonts w:ascii="Microsoft Sans Serif" w:eastAsia="Calibri" w:hAnsi="Microsoft Sans Serif"/>
                                  <w:b/>
                                  <w:bCs/>
                                  <w:color w:val="008080"/>
                                  <w:sz w:val="20"/>
                                  <w:szCs w:val="20"/>
                                  <w:u w:val="single"/>
                                </w:rPr>
                              </w:rPrChange>
                            </w:rPr>
                            <w:t>Zaštićeni</w:t>
                          </w:r>
                          <w:proofErr w:type="spellEnd"/>
                          <w:r w:rsidRPr="00184250">
                            <w:rPr>
                              <w:rFonts w:ascii="Microsoft Sans Serif" w:eastAsia="Calibri" w:hAnsi="Microsoft Sans Serif"/>
                              <w:b/>
                              <w:bCs/>
                              <w:color w:val="FFFFFF" w:themeColor="background1"/>
                              <w:sz w:val="20"/>
                              <w:szCs w:val="20"/>
                              <w:rPrChange w:id="868" w:author="Rajo" w:date="2018-06-16T20:17:00Z">
                                <w:rPr>
                                  <w:rFonts w:ascii="Microsoft Sans Serif" w:eastAsia="Calibri" w:hAnsi="Microsoft Sans Serif"/>
                                  <w:b/>
                                  <w:bCs/>
                                  <w:color w:val="008080"/>
                                  <w:sz w:val="20"/>
                                  <w:szCs w:val="20"/>
                                  <w:u w:val="single"/>
                                </w:rPr>
                              </w:rPrChange>
                            </w:rPr>
                            <w:t xml:space="preserve"> </w:t>
                          </w:r>
                          <w:proofErr w:type="spellStart"/>
                          <w:r w:rsidRPr="00184250">
                            <w:rPr>
                              <w:rFonts w:ascii="Microsoft Sans Serif" w:eastAsia="Calibri" w:hAnsi="Microsoft Sans Serif"/>
                              <w:b/>
                              <w:bCs/>
                              <w:color w:val="FFFFFF" w:themeColor="background1"/>
                              <w:sz w:val="20"/>
                              <w:szCs w:val="20"/>
                              <w:rPrChange w:id="869" w:author="Rajo" w:date="2018-06-16T20:17:00Z">
                                <w:rPr>
                                  <w:rFonts w:ascii="Microsoft Sans Serif" w:eastAsia="Calibri" w:hAnsi="Microsoft Sans Serif"/>
                                  <w:b/>
                                  <w:bCs/>
                                  <w:color w:val="008080"/>
                                  <w:sz w:val="20"/>
                                  <w:szCs w:val="20"/>
                                  <w:u w:val="single"/>
                                </w:rPr>
                              </w:rPrChange>
                            </w:rPr>
                            <w:t>resurs</w:t>
                          </w:r>
                          <w:proofErr w:type="spellEnd"/>
                        </w:p>
                      </w:txbxContent>
                    </v:textbox>
                  </v:roundrect>
                  <v:roundrect id="Rectangle: Rounded Corners 542" o:spid="_x0000_s1080" style="position:absolute;left:41335;top:8191;width:14382;height:3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" fillcolor="#4bacc6 [3208]" stroked="f" strokeweight="2pt">
                    <v:textbox inset="0,0,0,0">
                      <w:txbxContent>
                        <w:p w14:paraId="082DB846" w14:textId="1F5E663E" w:rsidR="009B0D46" w:rsidRPr="001C1618" w:rsidRDefault="009B0D46">
                          <w:pPr>
                            <w:jc w:val="center"/>
                            <w:rPr>
                              <w:rFonts w:ascii="Microsoft Sans Serif" w:hAnsi="Microsoft Sans Serif" w:cs="Microsoft Sans Serif"/>
                              <w:b/>
                              <w:sz w:val="20"/>
                              <w:szCs w:val="20"/>
                              <w:rPrChange w:id="870" w:author="Rajo" w:date="2018-06-16T21:11:00Z">
                                <w:rPr/>
                              </w:rPrChange>
                            </w:rPr>
                            <w:pPrChange w:id="871" w:author="Rajo" w:date="2018-06-16T21:11:00Z">
                              <w:pPr>
                                <w:pStyle w:val="NormalWeb"/>
                                <w:spacing w:before="0" w:beforeAutospacing="0" w:after="0" w:afterAutospacing="0" w:line="254" w:lineRule="auto"/>
                                <w:jc w:val="center"/>
                              </w:pPr>
                            </w:pPrChange>
                          </w:pPr>
                          <w:del w:id="872" w:author="Rajo" w:date="2018-06-16T20:16:00Z">
                            <w:r w:rsidRPr="001C1618" w:rsidDel="00184250">
                              <w:rPr>
                                <w:rFonts w:ascii="Microsoft Sans Serif" w:hAnsi="Microsoft Sans Serif" w:cs="Microsoft Sans Serif"/>
                                <w:b/>
                                <w:sz w:val="20"/>
                                <w:szCs w:val="20"/>
                                <w:rPrChange w:id="873" w:author="Rajo" w:date="2018-06-16T21:11:00Z">
                                  <w:rPr>
                                    <w:rFonts w:ascii="Microsoft Sans Serif" w:eastAsia="Calibri" w:hAnsi="Microsoft Sans Serif"/>
                                    <w:b/>
                                    <w:bCs/>
                                    <w:strike/>
                                    <w:color w:val="FF0000"/>
                                    <w:sz w:val="20"/>
                                    <w:szCs w:val="20"/>
                                  </w:rPr>
                                </w:rPrChange>
                              </w:rPr>
                              <w:delText>Zaštićeni resurs</w:delText>
                            </w:r>
                          </w:del>
                          <w:del w:id="874" w:author="Rajo" w:date="2018-06-16T21:10:00Z">
                            <w:r w:rsidRPr="001C1618" w:rsidDel="00DA4E59">
                              <w:rPr>
                                <w:rFonts w:ascii="Microsoft Sans Serif" w:hAnsi="Microsoft Sans Serif" w:cs="Microsoft Sans Serif"/>
                                <w:b/>
                                <w:sz w:val="20"/>
                                <w:szCs w:val="20"/>
                                <w:rPrChange w:id="875" w:author="Rajo" w:date="2018-06-16T21:11:00Z">
                                  <w:rPr>
                                    <w:rFonts w:ascii="Microsoft Sans Serif" w:eastAsia="Calibri" w:hAnsi="Microsoft Sans Serif"/>
                                    <w:b/>
                                    <w:bCs/>
                                    <w:color w:val="008080"/>
                                    <w:sz w:val="20"/>
                                    <w:szCs w:val="20"/>
                                    <w:u w:val="single"/>
                                  </w:rPr>
                                </w:rPrChange>
                              </w:rPr>
                              <w:delText>Forma za prijavu</w:delText>
                            </w:r>
                          </w:del>
                          <w:proofErr w:type="spellStart"/>
                          <w:ins w:id="876" w:author="Rajo" w:date="2018-06-16T21:10:00Z">
                            <w:r w:rsidRPr="001C1618">
                              <w:rPr>
                                <w:rFonts w:ascii="Microsoft Sans Serif" w:hAnsi="Microsoft Sans Serif" w:cs="Microsoft Sans Serif"/>
                                <w:b/>
                                <w:sz w:val="20"/>
                                <w:szCs w:val="20"/>
                                <w:rPrChange w:id="877" w:author="Rajo" w:date="2018-06-16T21:11:00Z">
                                  <w:rPr>
                                    <w:rFonts w:ascii="Microsoft Sans Serif" w:eastAsia="Calibri" w:hAnsi="Microsoft Sans Serif"/>
                                    <w:b/>
                                    <w:bCs/>
                                    <w:strike/>
                                    <w:color w:val="FFFFFF" w:themeColor="background1"/>
                                    <w:sz w:val="20"/>
                                    <w:szCs w:val="20"/>
                                  </w:rPr>
                                </w:rPrChange>
                              </w:rPr>
                              <w:t>Ko</w:t>
                            </w:r>
                          </w:ins>
                          <w:ins w:id="878" w:author="Rajo" w:date="2018-06-16T21:11:00Z">
                            <w:r w:rsidRPr="001C1618">
                              <w:rPr>
                                <w:rFonts w:ascii="Microsoft Sans Serif" w:hAnsi="Microsoft Sans Serif" w:cs="Microsoft Sans Serif"/>
                                <w:b/>
                                <w:sz w:val="20"/>
                                <w:szCs w:val="20"/>
                                <w:rPrChange w:id="879" w:author="Rajo" w:date="2018-06-16T21:11:00Z">
                                  <w:rPr>
                                    <w:rFonts w:ascii="Microsoft Sans Serif" w:eastAsia="Calibri" w:hAnsi="Microsoft Sans Serif"/>
                                    <w:b/>
                                    <w:bCs/>
                                    <w:strike/>
                                    <w:color w:val="FFFFFF" w:themeColor="background1"/>
                                    <w:sz w:val="20"/>
                                    <w:szCs w:val="20"/>
                                  </w:rPr>
                                </w:rPrChange>
                              </w:rPr>
                              <w:t>mponenta</w:t>
                            </w:r>
                            <w:proofErr w:type="spellEnd"/>
                            <w:r w:rsidRPr="001C1618">
                              <w:rPr>
                                <w:rFonts w:ascii="Microsoft Sans Serif" w:hAnsi="Microsoft Sans Serif" w:cs="Microsoft Sans Serif"/>
                                <w:b/>
                                <w:sz w:val="20"/>
                                <w:szCs w:val="20"/>
                                <w:rPrChange w:id="880" w:author="Rajo" w:date="2018-06-16T21:11:00Z">
                                  <w:rPr>
                                    <w:rFonts w:ascii="Microsoft Sans Serif" w:eastAsia="Calibri" w:hAnsi="Microsoft Sans Serif"/>
                                    <w:b/>
                                    <w:bCs/>
                                    <w:strike/>
                                    <w:color w:val="FFFFFF" w:themeColor="background1"/>
                                    <w:sz w:val="20"/>
                                    <w:szCs w:val="20"/>
                                  </w:rPr>
                                </w:rPrChange>
                              </w:rPr>
                              <w:t xml:space="preserve"> za autentikaciju</w:t>
                            </w:r>
                          </w:ins>
                        </w:p>
                      </w:txbxContent>
                    </v:textbox>
                  </v:roundrect>
                  <v:roundrect id="Rectangle: Rounded Corners 546" o:spid="_x0000_s1081" style="position:absolute;left:2952;top:762;width:15389;height:15603;visibility:visible;mso-wrap-style:square;v-text-anchor:top"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" filled="f" strokecolor="black [3213]" strokeweight="1.5pt">
                    <v:stroke dashstyle="dash"/>
                    <v:textbox>
                      <w:txbxContent>
                        <w:p w14:paraId="1D699B0D" w14:textId="7ED3D46A" w:rsidR="009B0D46" w:rsidRPr="008F20D7" w:rsidRDefault="009B0D46" w:rsidP="008F20D7">
                          <w:pPr>
                            <w:pStyle w:val="NormalWeb"/>
                            <w:spacing w:before="0" w:beforeAutospacing="0" w:after="160" w:afterAutospacing="0" w:line="276" w:lineRule="auto"/>
                            <w:jc w:val="center"/>
                            <w:rPr>
                              <w:color w:val="000000" w:themeColor="text1"/>
                              <w:rPrChange w:id="881" w:author="Rajo" w:date="2018-06-16T20:41:00Z">
                                <w:rPr/>
                              </w:rPrChange>
                            </w:rPr>
                          </w:pPr>
                          <w:del w:id="882" w:author="Rajo" w:date="2018-06-16T20:41:00Z">
                            <w:r w:rsidRPr="008F20D7" w:rsidDel="008F20D7">
                              <w:rPr>
                                <w:rFonts w:ascii="Microsoft Sans Serif" w:eastAsia="Calibri" w:hAnsi="Microsoft Sans Serif"/>
                                <w:strike/>
                                <w:color w:val="000000" w:themeColor="text1"/>
                                <w:sz w:val="20"/>
                                <w:szCs w:val="20"/>
                                <w:lang w:val="sr-Latn-RS"/>
                                <w:rPrChange w:id="883" w:author="Rajo" w:date="2018-06-16T20:41:00Z">
                                  <w:rPr>
                                    <w:rFonts w:ascii="Microsoft Sans Serif" w:eastAsia="Calibri" w:hAnsi="Microsoft Sans Serif"/>
                                    <w:strike/>
                                    <w:color w:val="FF0000"/>
                                    <w:sz w:val="20"/>
                                    <w:szCs w:val="20"/>
                                    <w:lang w:val="sr-Latn-RS"/>
                                  </w:rPr>
                                </w:rPrChange>
                              </w:rPr>
                              <w:delText>domen1.com</w:delText>
                            </w:r>
                          </w:del>
                          <w:r w:rsidRPr="008F20D7">
                            <w:rPr>
                              <w:rFonts w:ascii="Microsoft Sans Serif" w:eastAsia="Calibri" w:hAnsi="Microsoft Sans Serif"/>
                              <w:color w:val="000000" w:themeColor="text1"/>
                              <w:sz w:val="20"/>
                              <w:szCs w:val="20"/>
                              <w:lang w:val="sr-Latn-RS"/>
                              <w:rPrChange w:id="884" w:author="Rajo" w:date="2018-06-16T20:41:00Z">
                                <w:rPr>
                                  <w:rFonts w:ascii="Microsoft Sans Serif" w:eastAsia="Calibri" w:hAnsi="Microsoft Sans Serif"/>
                                  <w:color w:val="008080"/>
                                  <w:sz w:val="20"/>
                                  <w:szCs w:val="20"/>
                                  <w:u w:val="single"/>
                                  <w:lang w:val="sr-Latn-RS"/>
                                </w:rPr>
                              </w:rPrChange>
                            </w:rPr>
                            <w:t>Aplikacija1</w:t>
                          </w:r>
                        </w:p>
                      </w:txbxContent>
                    </v:textbox>
                  </v:roundrect>
                  <w10:anchorlock/>
                </v:group>
              </w:pict>
            </mc:Fallback>
          </mc:AlternateContent>
        </w:r>
      </w:ins>
      <w:del w:id="885" w:author="Rajo" w:date="2018-06-16T20:34:00Z">
        <w:r w:rsidR="00CC5052" w:rsidDel="008F20D7">
          <w:rPr>
            <w:noProof/>
          </w:rPr>
          <mc:AlternateContent>
            <mc:Choice Requires="wpc">
              <w:drawing>
                <wp:inline distT="0" distB="0" distL="0" distR="0" wp14:anchorId="73BEE5A0" wp14:editId="6085233D">
                  <wp:extent cx="5876290" cy="2781300"/>
                  <wp:effectExtent l="0" t="0" r="0" b="0"/>
                  <wp:docPr id="35" name="Canvas 3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34" name="Oval 234"/>
                          <wps:cNvSpPr/>
                          <wps:spPr>
                            <a:xfrm>
                              <a:off x="2665849" y="1934550"/>
                              <a:ext cx="534552" cy="534784"/>
                            </a:xfrm>
                            <a:prstGeom prst="ellipse">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35" name="Rectangle: Rounded Corners 235"/>
                          <wps:cNvSpPr/>
                          <wps:spPr>
                            <a:xfrm>
                              <a:off x="295244" y="1115402"/>
                              <a:ext cx="1540358" cy="504824"/>
                            </a:xfrm>
                            <a:prstGeom prst="roundRect">
                              <a:avLst>
                                <a:gd name="adj" fmla="val 6522"/>
                              </a:avLst>
                            </a:prstGeom>
                            <a:solidFill>
                              <a:schemeClr val="bg1">
                                <a:lumMod val="85000"/>
                              </a:schemeClr>
                            </a:solidFill>
                            <a:ln>
                              <a:noFill/>
                            </a:ln>
                          </wps:spPr>
                          <wps:style>
                            <a:lnRef idx="0">
                              <a:scrgbClr r="0" g="0" b="0"/>
                            </a:lnRef>
                            <a:fillRef idx="0">
                              <a:scrgbClr r="0" g="0" b="0"/>
                            </a:fillRef>
                            <a:effectRef idx="0">
                              <a:scrgbClr r="0" g="0" b="0"/>
                            </a:effectRef>
                            <a:fontRef idx="minor">
                              <a:schemeClr val="lt1"/>
                            </a:fontRef>
                          </wps:style>
                          <wps:txbx>
                            <w:txbxContent>
                              <w:p w14:paraId="45936BC3" w14:textId="356C32B5" w:rsidR="009B0D46" w:rsidRDefault="009B0D46">
                                <w:pPr>
                                  <w:jc w:val="center"/>
                                  <w:rPr>
                                    <w:rFonts w:ascii="Microsoft Sans Serif" w:hAnsi="Microsoft Sans Serif" w:cs="Microsoft Sans Serif"/>
                                    <w:color w:val="000000" w:themeColor="text1"/>
                                    <w:sz w:val="20"/>
                                    <w:szCs w:val="20"/>
                                    <w:lang w:val="sr-Latn-RS"/>
                                  </w:rPr>
                                </w:pPr>
                                <w:del w:id="886" w:author="Rajo" w:date="2018-06-10T20:37:00Z">
                                  <w:r w:rsidDel="00312D43">
                                    <w:rPr>
                                      <w:rFonts w:ascii="Microsoft Sans Serif" w:hAnsi="Microsoft Sans Serif" w:cs="Microsoft Sans Serif"/>
                                      <w:color w:val="000000" w:themeColor="text1"/>
                                      <w:sz w:val="20"/>
                                      <w:szCs w:val="20"/>
                                      <w:lang w:val="sr-Latn-RS"/>
                                    </w:rPr>
                                    <w:delText>domen1.com</w:delText>
                                  </w:r>
                                </w:del>
                                <w:ins w:id="887" w:author="Rajo" w:date="2018-06-10T20:37:00Z">
                                  <w:r>
                                    <w:rPr>
                                      <w:rFonts w:ascii="Microsoft Sans Serif" w:hAnsi="Microsoft Sans Serif" w:cs="Microsoft Sans Serif"/>
                                      <w:color w:val="000000" w:themeColor="text1"/>
                                      <w:sz w:val="20"/>
                                      <w:szCs w:val="20"/>
                                      <w:lang w:val="sr-Latn-RS"/>
                                    </w:rPr>
                                    <w:t>Aplikacija1</w:t>
                                  </w:r>
                                </w:ins>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36" name="Rectangle: Rounded Corners 236"/>
                          <wps:cNvSpPr/>
                          <wps:spPr>
                            <a:xfrm>
                              <a:off x="2199063" y="1115401"/>
                              <a:ext cx="1539875" cy="495300"/>
                            </a:xfrm>
                            <a:prstGeom prst="roundRect">
                              <a:avLst>
                                <a:gd name="adj" fmla="val 6522"/>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0412EF4D" w14:textId="77777777" w:rsidR="009B0D46" w:rsidRDefault="009B0D46">
                                <w:pPr>
                                  <w:pStyle w:val="NormalWeb"/>
                                  <w:spacing w:before="0" w:beforeAutospacing="0" w:after="0" w:afterAutospacing="0" w:line="276" w:lineRule="auto"/>
                                  <w:jc w:val="center"/>
                                  <w:rPr>
                                    <w:b/>
                                    <w:color w:val="FFFFFF" w:themeColor="background1"/>
                                  </w:rPr>
                                </w:pPr>
                                <w:r>
                                  <w:rPr>
                                    <w:rFonts w:ascii="Microsoft Sans Serif" w:eastAsia="Calibri" w:hAnsi="Microsoft Sans Serif"/>
                                    <w:b/>
                                    <w:color w:val="FFFFFF" w:themeColor="background1"/>
                                    <w:sz w:val="20"/>
                                    <w:szCs w:val="20"/>
                                    <w:lang w:val="sr-Latn-RS"/>
                                  </w:rPr>
                                  <w:t>Skladište kolačića preglednika</w:t>
                                </w:r>
                              </w:p>
                            </w:txbxContent>
                          </wps:txbx>
                          <wps:bodyPr rot="0" spcFirstLastPara="0" vert="horz" wrap="square" lIns="91440" tIns="45720" rIns="91440" bIns="45720" numCol="1" spcCol="0" rtlCol="0" fromWordArt="0" anchor="ctr" anchorCtr="0" forceAA="0" compatLnSpc="1">
                            <a:noAutofit/>
                          </wps:bodyPr>
                        </wps:wsp>
                        <wps:wsp>
                          <wps:cNvPr id="237" name="Rectangle: Rounded Corners 237"/>
                          <wps:cNvSpPr/>
                          <wps:spPr>
                            <a:xfrm>
                              <a:off x="4069911" y="1115401"/>
                              <a:ext cx="1539875" cy="495299"/>
                            </a:xfrm>
                            <a:prstGeom prst="roundRect">
                              <a:avLst>
                                <a:gd name="adj" fmla="val 6522"/>
                              </a:avLst>
                            </a:prstGeom>
                            <a:solidFill>
                              <a:schemeClr val="accent3">
                                <a:lumMod val="60000"/>
                                <a:lumOff val="40000"/>
                              </a:schemeClr>
                            </a:solidFill>
                            <a:ln>
                              <a:noFill/>
                            </a:ln>
                          </wps:spPr>
                          <wps:style>
                            <a:lnRef idx="0">
                              <a:scrgbClr r="0" g="0" b="0"/>
                            </a:lnRef>
                            <a:fillRef idx="0">
                              <a:scrgbClr r="0" g="0" b="0"/>
                            </a:fillRef>
                            <a:effectRef idx="0">
                              <a:scrgbClr r="0" g="0" b="0"/>
                            </a:effectRef>
                            <a:fontRef idx="minor">
                              <a:schemeClr val="lt1"/>
                            </a:fontRef>
                          </wps:style>
                          <wps:txbx>
                            <w:txbxContent>
                              <w:p w14:paraId="095F280F" w14:textId="60D986EF" w:rsidR="009B0D46" w:rsidRDefault="009B0D46">
                                <w:pPr>
                                  <w:pStyle w:val="NormalWeb"/>
                                  <w:spacing w:before="0" w:beforeAutospacing="0" w:after="0" w:afterAutospacing="0" w:line="276" w:lineRule="auto"/>
                                  <w:jc w:val="center"/>
                                </w:pPr>
                                <w:del w:id="888" w:author="Rajo" w:date="2018-06-10T20:37:00Z">
                                  <w:r w:rsidDel="00312D43">
                                    <w:rPr>
                                      <w:rFonts w:ascii="Microsoft Sans Serif" w:eastAsia="Calibri" w:hAnsi="Microsoft Sans Serif"/>
                                      <w:color w:val="000000"/>
                                      <w:sz w:val="20"/>
                                      <w:szCs w:val="20"/>
                                      <w:lang w:val="sr-Latn-RS"/>
                                    </w:rPr>
                                    <w:delText>domen2.com</w:delText>
                                  </w:r>
                                </w:del>
                                <w:ins w:id="889" w:author="Rajo" w:date="2018-06-10T20:37:00Z">
                                  <w:r>
                                    <w:rPr>
                                      <w:rFonts w:ascii="Microsoft Sans Serif" w:eastAsia="Calibri" w:hAnsi="Microsoft Sans Serif"/>
                                      <w:color w:val="000000"/>
                                      <w:sz w:val="20"/>
                                      <w:szCs w:val="20"/>
                                      <w:lang w:val="sr-Latn-RS"/>
                                    </w:rPr>
                                    <w:t>Aplikacija2</w:t>
                                  </w:r>
                                </w:ins>
                              </w:p>
                            </w:txbxContent>
                          </wps:txbx>
                          <wps:bodyPr rot="0" spcFirstLastPara="0" vert="horz" wrap="square" lIns="91440" tIns="45720" rIns="91440" bIns="45720" numCol="1" spcCol="0" rtlCol="0" fromWordArt="0" anchor="ctr" anchorCtr="0" forceAA="0" compatLnSpc="1">
                            <a:noAutofit/>
                          </wps:bodyPr>
                        </wps:wsp>
                        <wps:wsp>
                          <wps:cNvPr id="238" name="Arc 238"/>
                          <wps:cNvSpPr/>
                          <wps:spPr>
                            <a:xfrm>
                              <a:off x="571500" y="648675"/>
                              <a:ext cx="1028700" cy="923925"/>
                            </a:xfrm>
                            <a:prstGeom prst="arc">
                              <a:avLst>
                                <a:gd name="adj1" fmla="val 10789343"/>
                                <a:gd name="adj2" fmla="val 63693"/>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txbx>
                            <w:txbxContent>
                              <w:p w14:paraId="1A9DB539" w14:textId="77777777" w:rsidR="009B0D46" w:rsidRDefault="009B0D46">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39" name="Arc 239"/>
                          <wps:cNvSpPr/>
                          <wps:spPr>
                            <a:xfrm>
                              <a:off x="4332900" y="648675"/>
                              <a:ext cx="1028065" cy="923925"/>
                            </a:xfrm>
                            <a:prstGeom prst="arc">
                              <a:avLst>
                                <a:gd name="adj1" fmla="val 10789343"/>
                                <a:gd name="adj2" fmla="val 63693"/>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rot="0" spcFirstLastPara="0" vert="horz" wrap="square" lIns="91440" tIns="45720" rIns="91440" bIns="45720" numCol="1" spcCol="0" rtlCol="0" fromWordArt="0" anchor="ctr" anchorCtr="0" forceAA="0" compatLnSpc="1">
                            <a:noAutofit/>
                          </wps:bodyPr>
                        </wps:wsp>
                        <pic:pic xmlns:pic="http://schemas.openxmlformats.org/drawingml/2006/picture">
                          <pic:nvPicPr>
                            <pic:cNvPr id="240" name="Graphic 240" descr="Use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776220" y="2039325"/>
                              <a:ext cx="328930" cy="328930"/>
                            </a:xfrm>
                            <a:prstGeom prst="rect">
                              <a:avLst/>
                            </a:prstGeom>
                          </pic:spPr>
                        </pic:pic>
                        <wps:wsp>
                          <wps:cNvPr id="241" name="Connector: Elbow 241"/>
                          <wps:cNvCnPr/>
                          <wps:spPr>
                            <a:xfrm flipV="1">
                              <a:off x="3200401" y="1610700"/>
                              <a:ext cx="1639365" cy="591242"/>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242" name="Connector: Elbow 242"/>
                          <wps:cNvCnPr/>
                          <wps:spPr>
                            <a:xfrm rot="10800000">
                              <a:off x="1065341" y="1620226"/>
                              <a:ext cx="1600509" cy="581716"/>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243" name="Straight Arrow Connector 243"/>
                          <wps:cNvCnPr/>
                          <wps:spPr>
                            <a:xfrm flipV="1">
                              <a:off x="1835436" y="1363051"/>
                              <a:ext cx="363627" cy="4763"/>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244" name="Straight Arrow Connector 244"/>
                          <wps:cNvCnPr/>
                          <wps:spPr>
                            <a:xfrm flipH="1">
                              <a:off x="3738938" y="1363051"/>
                              <a:ext cx="330973" cy="0"/>
                            </a:xfrm>
                            <a:prstGeom prst="straightConnector1">
                              <a:avLst/>
                            </a:prstGeom>
                            <a:ln w="9525" cap="flat" cmpd="sng" algn="ctr">
                              <a:solidFill>
                                <a:schemeClr val="tx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245" name="Oval 245"/>
                          <wps:cNvSpPr/>
                          <wps:spPr>
                            <a:xfrm>
                              <a:off x="352314" y="276225"/>
                              <a:ext cx="20934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795F3523" w14:textId="77777777" w:rsidR="009B0D46" w:rsidRDefault="009B0D46">
                                <w:pPr>
                                  <w:jc w:val="center"/>
                                  <w:rPr>
                                    <w:rFonts w:ascii="Microsoft Sans Serif" w:hAnsi="Microsoft Sans Serif" w:cs="Microsoft Sans Serif"/>
                                    <w:b/>
                                    <w:sz w:val="16"/>
                                    <w:szCs w:val="16"/>
                                    <w:lang w:val="sr-Latn-RS"/>
                                  </w:rPr>
                                </w:pPr>
                                <w:r>
                                  <w:rPr>
                                    <w:rFonts w:ascii="Microsoft Sans Serif" w:hAnsi="Microsoft Sans Serif" w:cs="Microsoft Sans Serif"/>
                                    <w:b/>
                                    <w:sz w:val="16"/>
                                    <w:szCs w:val="16"/>
                                    <w:lang w:val="sr-Latn-RS"/>
                                  </w:rPr>
                                  <w:t>2</w:t>
                                </w:r>
                              </w:p>
                            </w:txbxContent>
                          </wps:txbx>
                          <wps:bodyPr rot="0" spcFirstLastPara="0" vertOverflow="overflow" horzOverflow="overflow" vert="horz" wrap="square" lIns="0" tIns="0" rIns="0" bIns="0" numCol="1" spcCol="0" rtlCol="0" fromWordArt="0" anchor="t" anchorCtr="0" forceAA="0" compatLnSpc="1">
                            <a:noAutofit/>
                          </wps:bodyPr>
                        </wps:wsp>
                        <wps:wsp>
                          <wps:cNvPr id="246" name="Text Box 246"/>
                          <wps:cNvSpPr txBox="1"/>
                          <wps:spPr>
                            <a:xfrm>
                              <a:off x="628151" y="276225"/>
                              <a:ext cx="1448299" cy="248625"/>
                            </a:xfrm>
                            <a:prstGeom prst="rect">
                              <a:avLst/>
                            </a:prstGeom>
                            <a:solidFill>
                              <a:schemeClr val="lt1"/>
                            </a:solidFill>
                            <a:ln w="6350">
                              <a:noFill/>
                            </a:ln>
                          </wps:spPr>
                          <wps:txbx>
                            <w:txbxContent>
                              <w:p w14:paraId="47EEA038" w14:textId="6A34695E" w:rsidR="009B0D46" w:rsidDel="00976CFD" w:rsidRDefault="009B0D46">
                                <w:pPr>
                                  <w:spacing w:after="0"/>
                                  <w:rPr>
                                    <w:del w:id="890" w:author="Rajo" w:date="2018-06-10T21:04:00Z"/>
                                    <w:rFonts w:ascii="Microsoft Sans Serif" w:hAnsi="Microsoft Sans Serif" w:cs="Microsoft Sans Serif"/>
                                    <w:sz w:val="16"/>
                                    <w:szCs w:val="16"/>
                                    <w:lang w:val="sr-Latn-RS"/>
                                  </w:rPr>
                                  <w:pPrChange w:id="891" w:author="Rajo" w:date="2018-05-22T20:23:00Z">
                                    <w:pPr/>
                                  </w:pPrChange>
                                </w:pPr>
                                <w:del w:id="892" w:author="Rajo" w:date="2018-06-10T21:04:00Z">
                                  <w:r w:rsidDel="00976CFD">
                                    <w:rPr>
                                      <w:rFonts w:ascii="Microsoft Sans Serif" w:hAnsi="Microsoft Sans Serif" w:cs="Microsoft Sans Serif"/>
                                      <w:sz w:val="16"/>
                                      <w:szCs w:val="16"/>
                                      <w:lang w:val="sr-Latn-RS"/>
                                    </w:rPr>
                                    <w:delText>Unos pristupnih podataka,</w:delText>
                                  </w:r>
                                </w:del>
                              </w:p>
                              <w:p w14:paraId="28856933" w14:textId="3B0CDE85" w:rsidR="009B0D46" w:rsidRDefault="009B0D46">
                                <w:pPr>
                                  <w:spacing w:after="0"/>
                                  <w:rPr>
                                    <w:rFonts w:ascii="Microsoft Sans Serif" w:hAnsi="Microsoft Sans Serif" w:cs="Microsoft Sans Serif"/>
                                    <w:sz w:val="16"/>
                                    <w:szCs w:val="16"/>
                                    <w:lang w:val="sr-Latn-RS"/>
                                  </w:rPr>
                                  <w:pPrChange w:id="893" w:author="Rajo" w:date="2018-05-22T20:23:00Z">
                                    <w:pPr/>
                                  </w:pPrChange>
                                </w:pPr>
                                <w:del w:id="894" w:author="Rajo" w:date="2018-06-10T21:04:00Z">
                                  <w:r w:rsidDel="00976CFD">
                                    <w:rPr>
                                      <w:rFonts w:ascii="Microsoft Sans Serif" w:hAnsi="Microsoft Sans Serif" w:cs="Microsoft Sans Serif"/>
                                      <w:sz w:val="16"/>
                                      <w:szCs w:val="16"/>
                                      <w:lang w:val="sr-Latn-RS"/>
                                    </w:rPr>
                                    <w:delText>identifikovanje korisnika</w:delText>
                                  </w:r>
                                </w:del>
                                <w:ins w:id="895" w:author="Rajo" w:date="2018-06-10T21:04:00Z">
                                  <w:r>
                                    <w:rPr>
                                      <w:rFonts w:ascii="Microsoft Sans Serif" w:hAnsi="Microsoft Sans Serif" w:cs="Microsoft Sans Serif"/>
                                      <w:sz w:val="16"/>
                                      <w:szCs w:val="16"/>
                                      <w:lang w:val="sr-Latn-RS"/>
                                    </w:rPr>
                                    <w:t>Autentikacija korisnika</w:t>
                                  </w:r>
                                </w:ins>
                              </w:p>
                            </w:txbxContent>
                          </wps:txbx>
                          <wps:bodyPr rot="0" spcFirstLastPara="0" vertOverflow="overflow" horzOverflow="overflow" vert="horz" wrap="square" lIns="0" tIns="45720" rIns="91440" bIns="45720" numCol="1" spcCol="0" rtlCol="0" fromWordArt="0" anchor="t" anchorCtr="0" forceAA="0" compatLnSpc="1">
                            <a:noAutofit/>
                          </wps:bodyPr>
                        </wps:wsp>
                        <wps:wsp>
                          <wps:cNvPr id="248" name="Oval 248"/>
                          <wps:cNvSpPr/>
                          <wps:spPr>
                            <a:xfrm>
                              <a:off x="4113824" y="219075"/>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57A915C3"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5</w:t>
                                </w:r>
                              </w:p>
                            </w:txbxContent>
                          </wps:txbx>
                          <wps:bodyPr rot="0" spcFirstLastPara="0" vert="horz" wrap="square" lIns="0" tIns="0" rIns="0" bIns="0" numCol="1" spcCol="0" rtlCol="0" fromWordArt="0" anchor="t" anchorCtr="0" forceAA="0" compatLnSpc="1">
                            <a:noAutofit/>
                          </wps:bodyPr>
                        </wps:wsp>
                        <wps:wsp>
                          <wps:cNvPr id="249" name="Text Box 231"/>
                          <wps:cNvSpPr txBox="1"/>
                          <wps:spPr>
                            <a:xfrm>
                              <a:off x="4399574" y="161924"/>
                              <a:ext cx="1447800" cy="531495"/>
                            </a:xfrm>
                            <a:prstGeom prst="rect">
                              <a:avLst/>
                            </a:prstGeom>
                            <a:noFill/>
                            <a:ln w="6350">
                              <a:noFill/>
                            </a:ln>
                          </wps:spPr>
                          <wps:txbx>
                            <w:txbxContent>
                              <w:p w14:paraId="0D7493D5" w14:textId="3FF62F52" w:rsidR="009B0D46" w:rsidDel="00976CFD" w:rsidRDefault="009B0D46">
                                <w:pPr>
                                  <w:pStyle w:val="NormalWeb"/>
                                  <w:spacing w:before="0" w:beforeAutospacing="0" w:after="0" w:afterAutospacing="0" w:line="276" w:lineRule="auto"/>
                                  <w:rPr>
                                    <w:del w:id="896" w:author="Rajo" w:date="2018-06-10T21:04:00Z"/>
                                  </w:rPr>
                                </w:pPr>
                                <w:del w:id="897" w:author="Rajo" w:date="2018-06-10T21:04:00Z">
                                  <w:r w:rsidDel="00976CFD">
                                    <w:rPr>
                                      <w:rFonts w:ascii="Microsoft Sans Serif" w:eastAsia="Calibri" w:hAnsi="Microsoft Sans Serif"/>
                                      <w:sz w:val="16"/>
                                      <w:szCs w:val="16"/>
                                      <w:lang w:val="sr-Latn-RS"/>
                                    </w:rPr>
                                    <w:delText xml:space="preserve">Koristi kolačić </w:delText>
                                  </w:r>
                                </w:del>
                                <w:del w:id="898" w:author="Rajo" w:date="2018-06-10T20:37:00Z">
                                  <w:r w:rsidDel="00C41C0A">
                                    <w:rPr>
                                      <w:rFonts w:ascii="Microsoft Sans Serif" w:eastAsia="Calibri" w:hAnsi="Microsoft Sans Serif"/>
                                      <w:sz w:val="16"/>
                                      <w:szCs w:val="16"/>
                                      <w:lang w:val="sr-Latn-RS"/>
                                    </w:rPr>
                                    <w:delText>domena1</w:delText>
                                  </w:r>
                                </w:del>
                                <w:del w:id="899" w:author="Rajo" w:date="2018-06-10T21:04:00Z">
                                  <w:r w:rsidDel="00976CFD">
                                    <w:rPr>
                                      <w:rFonts w:ascii="Microsoft Sans Serif" w:eastAsia="Calibri" w:hAnsi="Microsoft Sans Serif"/>
                                      <w:sz w:val="16"/>
                                      <w:szCs w:val="16"/>
                                      <w:lang w:val="sr-Latn-RS"/>
                                    </w:rPr>
                                    <w:delText>,</w:delText>
                                  </w:r>
                                </w:del>
                              </w:p>
                              <w:p w14:paraId="4C580627" w14:textId="3BCAB013" w:rsidR="009B0D46" w:rsidRDefault="009B0D46">
                                <w:pPr>
                                  <w:pStyle w:val="NormalWeb"/>
                                  <w:spacing w:before="0" w:beforeAutospacing="0" w:after="0" w:afterAutospacing="0" w:line="276" w:lineRule="auto"/>
                                </w:pPr>
                                <w:del w:id="900" w:author="Rajo" w:date="2018-06-10T21:04:00Z">
                                  <w:r w:rsidDel="00976CFD">
                                    <w:rPr>
                                      <w:rFonts w:ascii="Microsoft Sans Serif" w:eastAsia="Calibri" w:hAnsi="Microsoft Sans Serif"/>
                                      <w:sz w:val="16"/>
                                      <w:szCs w:val="16"/>
                                      <w:lang w:val="sr-Latn-RS"/>
                                    </w:rPr>
                                    <w:delText>Identifikuje korisnika</w:delText>
                                  </w:r>
                                </w:del>
                                <w:ins w:id="901" w:author="Rajo" w:date="2018-06-10T21:04:00Z">
                                  <w:r>
                                    <w:rPr>
                                      <w:rFonts w:ascii="Microsoft Sans Serif" w:eastAsia="Calibri" w:hAnsi="Microsoft Sans Serif"/>
                                      <w:sz w:val="16"/>
                                      <w:szCs w:val="16"/>
                                      <w:lang w:val="sr-Latn-RS"/>
                                    </w:rPr>
                                    <w:t>Autentikacija korisnika upotrebom kol</w:t>
                                  </w:r>
                                </w:ins>
                                <w:ins w:id="902" w:author="Rajo" w:date="2018-06-10T21:05:00Z">
                                  <w:r>
                                    <w:rPr>
                                      <w:rFonts w:ascii="Microsoft Sans Serif" w:eastAsia="Calibri" w:hAnsi="Microsoft Sans Serif"/>
                                      <w:sz w:val="16"/>
                                      <w:szCs w:val="16"/>
                                      <w:lang w:val="sr-Latn-RS"/>
                                    </w:rPr>
                                    <w:t>ačića aplikacije1</w:t>
                                  </w:r>
                                </w:ins>
                              </w:p>
                            </w:txbxContent>
                          </wps:txbx>
                          <wps:bodyPr rot="0" spcFirstLastPara="0" vert="horz" wrap="square" lIns="0" tIns="45720" rIns="91440" bIns="45720" numCol="1" spcCol="0" rtlCol="0" fromWordArt="0" anchor="t" anchorCtr="0" forceAA="0" compatLnSpc="1">
                            <a:noAutofit/>
                          </wps:bodyPr>
                        </wps:wsp>
                        <wps:wsp>
                          <wps:cNvPr id="250" name="Oval 250"/>
                          <wps:cNvSpPr/>
                          <wps:spPr>
                            <a:xfrm>
                              <a:off x="1065393" y="2318780"/>
                              <a:ext cx="208343" cy="1867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21C27C63"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w:t>
                                </w:r>
                              </w:p>
                            </w:txbxContent>
                          </wps:txbx>
                          <wps:bodyPr rot="0" spcFirstLastPara="0" vert="horz" wrap="square" lIns="0" tIns="0" rIns="0" bIns="0" numCol="1" spcCol="0" rtlCol="0" fromWordArt="0" anchor="t" anchorCtr="0" forceAA="0" compatLnSpc="1">
                            <a:noAutofit/>
                          </wps:bodyPr>
                        </wps:wsp>
                        <wps:wsp>
                          <wps:cNvPr id="251" name="Text Box 231"/>
                          <wps:cNvSpPr txBox="1"/>
                          <wps:spPr>
                            <a:xfrm>
                              <a:off x="1351135" y="2319415"/>
                              <a:ext cx="772585" cy="220050"/>
                            </a:xfrm>
                            <a:prstGeom prst="rect">
                              <a:avLst/>
                            </a:prstGeom>
                            <a:solidFill>
                              <a:schemeClr val="lt1"/>
                            </a:solidFill>
                            <a:ln w="6350">
                              <a:noFill/>
                            </a:ln>
                          </wps:spPr>
                          <wps:txbx>
                            <w:txbxContent>
                              <w:p w14:paraId="29EF90F8" w14:textId="2C8882D5" w:rsidR="009B0D46" w:rsidRDefault="009B0D46">
                                <w:pPr>
                                  <w:pStyle w:val="NormalWeb"/>
                                  <w:spacing w:before="0" w:beforeAutospacing="0" w:after="0" w:afterAutospacing="0" w:line="276" w:lineRule="auto"/>
                                </w:pPr>
                                <w:del w:id="903" w:author="Rajo" w:date="2018-06-10T21:07:00Z">
                                  <w:r w:rsidDel="006C0422">
                                    <w:rPr>
                                      <w:rFonts w:ascii="Microsoft Sans Serif" w:eastAsia="Calibri" w:hAnsi="Microsoft Sans Serif"/>
                                      <w:sz w:val="16"/>
                                      <w:szCs w:val="16"/>
                                      <w:lang w:val="sr-Latn-RS"/>
                                    </w:rPr>
                                    <w:delText>Odlazi na</w:delText>
                                  </w:r>
                                </w:del>
                                <w:ins w:id="904" w:author="Rajo" w:date="2018-06-10T21:07:00Z">
                                  <w:r>
                                    <w:rPr>
                                      <w:rFonts w:ascii="Microsoft Sans Serif" w:eastAsia="Calibri" w:hAnsi="Microsoft Sans Serif"/>
                                      <w:sz w:val="16"/>
                                      <w:szCs w:val="16"/>
                                      <w:lang w:val="sr-Latn-RS"/>
                                    </w:rPr>
                                    <w:t>Pristup</w:t>
                                  </w:r>
                                </w:ins>
                              </w:p>
                            </w:txbxContent>
                          </wps:txbx>
                          <wps:bodyPr rot="0" spcFirstLastPara="0" vert="horz" wrap="square" lIns="0" tIns="45720" rIns="91440" bIns="45720" numCol="1" spcCol="0" rtlCol="0" fromWordArt="0" anchor="t" anchorCtr="0" forceAA="0" compatLnSpc="1">
                            <a:noAutofit/>
                          </wps:bodyPr>
                        </wps:wsp>
                        <wps:wsp>
                          <wps:cNvPr id="252" name="Oval 252"/>
                          <wps:cNvSpPr/>
                          <wps:spPr>
                            <a:xfrm>
                              <a:off x="4113825" y="2295525"/>
                              <a:ext cx="208280"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20478B41"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4</w:t>
                                </w:r>
                              </w:p>
                            </w:txbxContent>
                          </wps:txbx>
                          <wps:bodyPr rot="0" spcFirstLastPara="0" vert="horz" wrap="square" lIns="0" tIns="0" rIns="0" bIns="0" numCol="1" spcCol="0" rtlCol="0" fromWordArt="0" anchor="t" anchorCtr="0" forceAA="0" compatLnSpc="1">
                            <a:noAutofit/>
                          </wps:bodyPr>
                        </wps:wsp>
                        <wps:wsp>
                          <wps:cNvPr id="253" name="Text Box 231"/>
                          <wps:cNvSpPr txBox="1"/>
                          <wps:spPr>
                            <a:xfrm>
                              <a:off x="4399575" y="2296160"/>
                              <a:ext cx="772160" cy="219710"/>
                            </a:xfrm>
                            <a:prstGeom prst="rect">
                              <a:avLst/>
                            </a:prstGeom>
                            <a:solidFill>
                              <a:schemeClr val="lt1"/>
                            </a:solidFill>
                            <a:ln w="6350">
                              <a:noFill/>
                            </a:ln>
                          </wps:spPr>
                          <wps:txbx>
                            <w:txbxContent>
                              <w:p w14:paraId="25EDD259" w14:textId="0EED3C4C" w:rsidR="009B0D46" w:rsidRDefault="009B0D46">
                                <w:pPr>
                                  <w:pStyle w:val="NormalWeb"/>
                                  <w:spacing w:before="0" w:beforeAutospacing="0" w:after="0" w:afterAutospacing="0" w:line="276" w:lineRule="auto"/>
                                </w:pPr>
                                <w:del w:id="905" w:author="Rajo" w:date="2018-06-10T21:07:00Z">
                                  <w:r w:rsidDel="006C0422">
                                    <w:rPr>
                                      <w:rFonts w:ascii="Microsoft Sans Serif" w:eastAsia="Calibri" w:hAnsi="Microsoft Sans Serif"/>
                                      <w:sz w:val="16"/>
                                      <w:szCs w:val="16"/>
                                      <w:lang w:val="sr-Latn-RS"/>
                                    </w:rPr>
                                    <w:delText>Odlazi na</w:delText>
                                  </w:r>
                                </w:del>
                                <w:ins w:id="906" w:author="Rajo" w:date="2018-06-10T21:07:00Z">
                                  <w:r>
                                    <w:rPr>
                                      <w:rFonts w:ascii="Microsoft Sans Serif" w:eastAsia="Calibri" w:hAnsi="Microsoft Sans Serif"/>
                                      <w:sz w:val="16"/>
                                      <w:szCs w:val="16"/>
                                      <w:lang w:val="sr-Latn-RS"/>
                                    </w:rPr>
                                    <w:t>Pristup</w:t>
                                  </w:r>
                                </w:ins>
                              </w:p>
                            </w:txbxContent>
                          </wps:txbx>
                          <wps:bodyPr rot="0" spcFirstLastPara="0" vert="horz" wrap="square" lIns="0" tIns="45720" rIns="91440" bIns="45720" numCol="1" spcCol="0" rtlCol="0" fromWordArt="0" anchor="t" anchorCtr="0" forceAA="0" compatLnSpc="1">
                            <a:noAutofit/>
                          </wps:bodyPr>
                        </wps:wsp>
                        <wps:wsp>
                          <wps:cNvPr id="254" name="Text Box 231"/>
                          <wps:cNvSpPr txBox="1"/>
                          <wps:spPr>
                            <a:xfrm>
                              <a:off x="2665842" y="2505570"/>
                              <a:ext cx="648694" cy="239100"/>
                            </a:xfrm>
                            <a:prstGeom prst="rect">
                              <a:avLst/>
                            </a:prstGeom>
                            <a:solidFill>
                              <a:schemeClr val="lt1"/>
                            </a:solidFill>
                            <a:ln w="6350">
                              <a:noFill/>
                            </a:ln>
                          </wps:spPr>
                          <wps:txbx>
                            <w:txbxContent>
                              <w:p w14:paraId="5E24D68E" w14:textId="77777777" w:rsidR="009B0D46" w:rsidRDefault="009B0D46">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wps:txbx>
                          <wps:bodyPr rot="0" spcFirstLastPara="0" vert="horz" wrap="square" lIns="0" tIns="45720" rIns="91440" bIns="45720" numCol="1" spcCol="0" rtlCol="0" fromWordArt="0" anchor="t" anchorCtr="0" forceAA="0" compatLnSpc="1">
                            <a:noAutofit/>
                          </wps:bodyPr>
                        </wps:wsp>
                        <wps:wsp>
                          <wps:cNvPr id="255" name="Oval 255"/>
                          <wps:cNvSpPr/>
                          <wps:spPr>
                            <a:xfrm>
                              <a:off x="1427775" y="1695450"/>
                              <a:ext cx="207645"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503BD449"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3</w:t>
                                </w:r>
                              </w:p>
                            </w:txbxContent>
                          </wps:txbx>
                          <wps:bodyPr rot="0" spcFirstLastPara="0" vert="horz" wrap="square" lIns="0" tIns="0" rIns="0" bIns="0" numCol="1" spcCol="0" rtlCol="0" fromWordArt="0" anchor="t" anchorCtr="0" forceAA="0" compatLnSpc="1">
                            <a:noAutofit/>
                          </wps:bodyPr>
                        </wps:wsp>
                        <wps:wsp>
                          <wps:cNvPr id="32" name="Text Box 231"/>
                          <wps:cNvSpPr txBox="1"/>
                          <wps:spPr>
                            <a:xfrm>
                              <a:off x="1674800" y="1696086"/>
                              <a:ext cx="963625" cy="266064"/>
                            </a:xfrm>
                            <a:prstGeom prst="rect">
                              <a:avLst/>
                            </a:prstGeom>
                            <a:solidFill>
                              <a:schemeClr val="lt1"/>
                            </a:solidFill>
                            <a:ln w="6350">
                              <a:noFill/>
                            </a:ln>
                          </wps:spPr>
                          <wps:txbx>
                            <w:txbxContent>
                              <w:p w14:paraId="4FA60333" w14:textId="0628CBEF" w:rsidR="009B0D46" w:rsidRDefault="009B0D46">
                                <w:pPr>
                                  <w:pStyle w:val="NormalWeb"/>
                                  <w:spacing w:before="0" w:beforeAutospacing="0" w:after="0" w:afterAutospacing="0" w:line="276" w:lineRule="auto"/>
                                </w:pPr>
                                <w:del w:id="907" w:author="Rajo" w:date="2018-06-10T21:06:00Z">
                                  <w:r w:rsidDel="001D61CA">
                                    <w:rPr>
                                      <w:rFonts w:ascii="Microsoft Sans Serif" w:eastAsia="Calibri" w:hAnsi="Microsoft Sans Serif"/>
                                      <w:sz w:val="16"/>
                                      <w:szCs w:val="16"/>
                                      <w:lang w:val="sr-Latn-RS"/>
                                    </w:rPr>
                                    <w:delText>Čuva kol</w:delText>
                                  </w:r>
                                </w:del>
                                <w:ins w:id="908" w:author="Rajo" w:date="2018-06-10T21:06:00Z">
                                  <w:r>
                                    <w:rPr>
                                      <w:rFonts w:ascii="Microsoft Sans Serif" w:eastAsia="Calibri" w:hAnsi="Microsoft Sans Serif"/>
                                      <w:sz w:val="16"/>
                                      <w:szCs w:val="16"/>
                                      <w:lang w:val="sr-Latn-RS"/>
                                    </w:rPr>
                                    <w:t>Čuvanje kolačića</w:t>
                                  </w:r>
                                </w:ins>
                                <w:del w:id="909" w:author="Rajo" w:date="2018-06-10T21:06:00Z">
                                  <w:r w:rsidDel="001D61CA">
                                    <w:rPr>
                                      <w:rFonts w:ascii="Microsoft Sans Serif" w:eastAsia="Calibri" w:hAnsi="Microsoft Sans Serif"/>
                                      <w:sz w:val="16"/>
                                      <w:szCs w:val="16"/>
                                      <w:lang w:val="sr-Latn-RS"/>
                                    </w:rPr>
                                    <w:delText>ačić</w:delText>
                                  </w:r>
                                </w:del>
                              </w:p>
                            </w:txbxContent>
                          </wps:txbx>
                          <wps:bodyPr rot="0" spcFirstLastPara="0" vert="horz" wrap="square" lIns="0" tIns="45720" rIns="91440" bIns="45720" numCol="1" spcCol="0" rtlCol="0" fromWordArt="0" anchor="t" anchorCtr="0" forceAA="0" compatLnSpc="1">
                            <a:noAutofit/>
                          </wps:bodyPr>
                        </wps:wsp>
                        <wps:wsp>
                          <wps:cNvPr id="33" name="Oval 33"/>
                          <wps:cNvSpPr/>
                          <wps:spPr>
                            <a:xfrm>
                              <a:off x="3408975" y="1695450"/>
                              <a:ext cx="207010"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52F84702" w14:textId="77777777" w:rsidR="009B0D46" w:rsidRDefault="009B0D46">
                                <w:pPr>
                                  <w:pStyle w:val="NormalWeb"/>
                                  <w:spacing w:before="0" w:beforeAutospacing="0" w:after="0" w:afterAutospacing="0" w:line="276" w:lineRule="auto"/>
                                  <w:jc w:val="center"/>
                                  <w:rPr>
                                    <w:lang w:val="sr-Latn-RS"/>
                                  </w:rPr>
                                </w:pPr>
                                <w:r>
                                  <w:rPr>
                                    <w:rFonts w:ascii="Microsoft Sans Serif" w:eastAsia="Calibri" w:hAnsi="Microsoft Sans Serif"/>
                                    <w:b/>
                                    <w:bCs/>
                                    <w:sz w:val="16"/>
                                    <w:szCs w:val="16"/>
                                    <w:lang w:val="sr-Latn-RS"/>
                                  </w:rPr>
                                  <w:t>6</w:t>
                                </w:r>
                              </w:p>
                            </w:txbxContent>
                          </wps:txbx>
                          <wps:bodyPr rot="0" spcFirstLastPara="0" vert="horz" wrap="square" lIns="0" tIns="0" rIns="0" bIns="0" numCol="1" spcCol="0" rtlCol="0" fromWordArt="0" anchor="t" anchorCtr="0" forceAA="0" compatLnSpc="1">
                            <a:noAutofit/>
                          </wps:bodyPr>
                        </wps:wsp>
                        <wps:wsp>
                          <wps:cNvPr id="34" name="Text Box 231"/>
                          <wps:cNvSpPr txBox="1"/>
                          <wps:spPr>
                            <a:xfrm>
                              <a:off x="3648075" y="1667850"/>
                              <a:ext cx="1143000" cy="371475"/>
                            </a:xfrm>
                            <a:prstGeom prst="rect">
                              <a:avLst/>
                            </a:prstGeom>
                            <a:solidFill>
                              <a:schemeClr val="lt1"/>
                            </a:solidFill>
                            <a:ln w="6350">
                              <a:noFill/>
                            </a:ln>
                          </wps:spPr>
                          <wps:txbx>
                            <w:txbxContent>
                              <w:p w14:paraId="4FB0F946" w14:textId="6ACB0CD5" w:rsidR="009B0D46" w:rsidRDefault="009B0D46">
                                <w:pPr>
                                  <w:pStyle w:val="NormalWeb"/>
                                  <w:spacing w:before="0" w:beforeAutospacing="0" w:after="0" w:afterAutospacing="0" w:line="276" w:lineRule="auto"/>
                                </w:pPr>
                                <w:proofErr w:type="spellStart"/>
                                <w:ins w:id="910" w:author="Rajo" w:date="2018-06-10T21:07:00Z">
                                  <w:r>
                                    <w:rPr>
                                      <w:rFonts w:ascii="Microsoft Sans Serif" w:eastAsia="Calibri" w:hAnsi="Microsoft Sans Serif"/>
                                      <w:sz w:val="16"/>
                                      <w:szCs w:val="16"/>
                                    </w:rPr>
                                    <w:t>Č</w:t>
                                  </w:r>
                                </w:ins>
                                <w:del w:id="911" w:author="Rajo" w:date="2018-06-10T21:07:00Z">
                                  <w:r w:rsidDel="001C4A28">
                                    <w:rPr>
                                      <w:rFonts w:ascii="Microsoft Sans Serif" w:eastAsia="Calibri" w:hAnsi="Microsoft Sans Serif"/>
                                      <w:sz w:val="16"/>
                                      <w:szCs w:val="16"/>
                                    </w:rPr>
                                    <w:delText>Č</w:delText>
                                  </w:r>
                                </w:del>
                                <w:r>
                                  <w:rPr>
                                    <w:rFonts w:ascii="Microsoft Sans Serif" w:eastAsia="Calibri" w:hAnsi="Microsoft Sans Serif"/>
                                    <w:sz w:val="16"/>
                                    <w:szCs w:val="16"/>
                                  </w:rPr>
                                  <w:t>ita</w:t>
                                </w:r>
                                <w:ins w:id="912" w:author="Rajo" w:date="2018-06-10T21:06:00Z">
                                  <w:r>
                                    <w:rPr>
                                      <w:rFonts w:ascii="Microsoft Sans Serif" w:eastAsia="Calibri" w:hAnsi="Microsoft Sans Serif"/>
                                      <w:sz w:val="16"/>
                                      <w:szCs w:val="16"/>
                                    </w:rPr>
                                    <w:t>nje</w:t>
                                  </w:r>
                                </w:ins>
                                <w:proofErr w:type="spellEnd"/>
                                <w:r>
                                  <w:rPr>
                                    <w:rFonts w:ascii="Microsoft Sans Serif" w:eastAsia="Calibri" w:hAnsi="Microsoft Sans Serif"/>
                                    <w:sz w:val="16"/>
                                    <w:szCs w:val="16"/>
                                  </w:rPr>
                                  <w:t xml:space="preserve"> kolačić</w:t>
                                </w:r>
                                <w:ins w:id="913" w:author="Rajo" w:date="2018-06-10T21:06:00Z">
                                  <w:r>
                                    <w:rPr>
                                      <w:rFonts w:ascii="Microsoft Sans Serif" w:eastAsia="Calibri" w:hAnsi="Microsoft Sans Serif"/>
                                      <w:sz w:val="16"/>
                                      <w:szCs w:val="16"/>
                                    </w:rPr>
                                    <w:t>a</w:t>
                                  </w:r>
                                </w:ins>
                                <w:r>
                                  <w:rPr>
                                    <w:rFonts w:ascii="Microsoft Sans Serif" w:eastAsia="Calibri" w:hAnsi="Microsoft Sans Serif"/>
                                    <w:sz w:val="16"/>
                                    <w:szCs w:val="16"/>
                                  </w:rPr>
                                  <w:t xml:space="preserve"> </w:t>
                                </w:r>
                                <w:del w:id="914" w:author="Rajo" w:date="2018-06-10T20:37:00Z">
                                  <w:r w:rsidDel="00C41C0A">
                                    <w:rPr>
                                      <w:rFonts w:ascii="Microsoft Sans Serif" w:eastAsia="Calibri" w:hAnsi="Microsoft Sans Serif"/>
                                      <w:sz w:val="16"/>
                                      <w:szCs w:val="16"/>
                                    </w:rPr>
                                    <w:delText>domena1</w:delText>
                                  </w:r>
                                </w:del>
                                <w:ins w:id="915" w:author="Rajo" w:date="2018-06-10T20:37:00Z">
                                  <w:r>
                                    <w:rPr>
                                      <w:rFonts w:ascii="Microsoft Sans Serif" w:eastAsia="Calibri" w:hAnsi="Microsoft Sans Serif"/>
                                      <w:sz w:val="16"/>
                                      <w:szCs w:val="16"/>
                                    </w:rPr>
                                    <w:t>aplikacije1</w:t>
                                  </w:r>
                                </w:ins>
                              </w:p>
                            </w:txbxContent>
                          </wps:txbx>
                          <wps:bodyPr rot="0" spcFirstLastPara="0" vert="horz" wrap="square" lIns="0" tIns="45720" rIns="91440" bIns="45720" numCol="1" spcCol="0" rtlCol="0" fromWordArt="0" anchor="t" anchorCtr="0" forceAA="0" compatLnSpc="1">
                            <a:noAutofit/>
                          </wps:bodyPr>
                        </wps:wsp>
                        <wps:wsp>
                          <wps:cNvPr id="36" name="Multiplication Sign 36"/>
                          <wps:cNvSpPr/>
                          <wps:spPr>
                            <a:xfrm>
                              <a:off x="3657600" y="1439250"/>
                              <a:ext cx="693909" cy="693909"/>
                            </a:xfrm>
                            <a:prstGeom prst="mathMultiply">
                              <a:avLst>
                                <a:gd name="adj1" fmla="val 2927"/>
                              </a:avLst>
                            </a:prstGeom>
                            <a:solidFill>
                              <a:srgbClr val="C00000"/>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09" name="Multiplication Sign 109"/>
                          <wps:cNvSpPr/>
                          <wps:spPr>
                            <a:xfrm>
                              <a:off x="4656750" y="0"/>
                              <a:ext cx="693420" cy="693420"/>
                            </a:xfrm>
                            <a:prstGeom prst="mathMultiply">
                              <a:avLst>
                                <a:gd name="adj1" fmla="val 2927"/>
                              </a:avLst>
                            </a:prstGeom>
                            <a:solidFill>
                              <a:srgbClr val="C00000"/>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c:wpc>
                    </a:graphicData>
                  </a:graphic>
                </wp:inline>
              </w:drawing>
            </mc:Choice>
            <mc:Fallback>
              <w:pict>
                <v:group w14:anchorId="73BEE5A0" id="Canvas 35" o:spid="_x0000_s1082" editas="canvas" style="width:462.7pt;height:219pt;mso-position-horizontal-relative:char;mso-position-vertical-relative:line" coordsize="58762,27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">
                  <v:shape id="_x0000_s1083" type="#_x0000_t75" style="position:absolute;width:58762;height:27813;visibility:visible;mso-wrap-style:square">
                    <v:fill o:detectmouseclick="t"/>
                    <v:path o:connecttype="none"/>
                  </v:shape>
                  <v:oval id="Oval 234" o:spid="_x0000_s1084" style="position:absolute;left:26658;top:19345;width:5346;height:53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" fillcolor="white [3201]" strokecolor="black [3200]" strokeweight=".5pt"/>
                  <v:roundrect id="Rectangle: Rounded Corners 235" o:spid="_x0000_s1085" style="position:absolute;left:2952;top:11154;width:15404;height:5048;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" fillcolor="#d8d8d8 [2732]" stroked="f">
                    <v:textbox>
                      <w:txbxContent>
                        <w:p w14:paraId="45936BC3" w14:textId="356C32B5" w:rsidR="009B0D46" w:rsidRDefault="009B0D46">
                          <w:pPr>
                            <w:jc w:val="center"/>
                            <w:rPr>
                              <w:rFonts w:ascii="Microsoft Sans Serif" w:hAnsi="Microsoft Sans Serif" w:cs="Microsoft Sans Serif"/>
                              <w:color w:val="000000" w:themeColor="text1"/>
                              <w:sz w:val="20"/>
                              <w:szCs w:val="20"/>
                              <w:lang w:val="sr-Latn-RS"/>
                            </w:rPr>
                          </w:pPr>
                          <w:del w:id="916" w:author="Rajo" w:date="2018-06-10T20:37:00Z">
                            <w:r w:rsidDel="00312D43">
                              <w:rPr>
                                <w:rFonts w:ascii="Microsoft Sans Serif" w:hAnsi="Microsoft Sans Serif" w:cs="Microsoft Sans Serif"/>
                                <w:color w:val="000000" w:themeColor="text1"/>
                                <w:sz w:val="20"/>
                                <w:szCs w:val="20"/>
                                <w:lang w:val="sr-Latn-RS"/>
                              </w:rPr>
                              <w:delText>domen1.com</w:delText>
                            </w:r>
                          </w:del>
                          <w:ins w:id="917" w:author="Rajo" w:date="2018-06-10T20:37:00Z">
                            <w:r>
                              <w:rPr>
                                <w:rFonts w:ascii="Microsoft Sans Serif" w:hAnsi="Microsoft Sans Serif" w:cs="Microsoft Sans Serif"/>
                                <w:color w:val="000000" w:themeColor="text1"/>
                                <w:sz w:val="20"/>
                                <w:szCs w:val="20"/>
                                <w:lang w:val="sr-Latn-RS"/>
                              </w:rPr>
                              <w:t>Aplikacija1</w:t>
                            </w:r>
                          </w:ins>
                        </w:p>
                      </w:txbxContent>
                    </v:textbox>
                  </v:roundrect>
                  <v:roundrect id="Rectangle: Rounded Corners 236" o:spid="_x0000_s1086" style="position:absolute;left:21990;top:11154;width:15399;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" fillcolor="#f90" stroked="f">
                    <v:textbox>
                      <w:txbxContent>
                        <w:p w14:paraId="0412EF4D" w14:textId="77777777" w:rsidR="009B0D46" w:rsidRDefault="009B0D46">
                          <w:pPr>
                            <w:pStyle w:val="NormalWeb"/>
                            <w:spacing w:before="0" w:beforeAutospacing="0" w:after="0" w:afterAutospacing="0" w:line="276" w:lineRule="auto"/>
                            <w:jc w:val="center"/>
                            <w:rPr>
                              <w:b/>
                              <w:color w:val="FFFFFF" w:themeColor="background1"/>
                            </w:rPr>
                          </w:pPr>
                          <w:r>
                            <w:rPr>
                              <w:rFonts w:ascii="Microsoft Sans Serif" w:eastAsia="Calibri" w:hAnsi="Microsoft Sans Serif"/>
                              <w:b/>
                              <w:color w:val="FFFFFF" w:themeColor="background1"/>
                              <w:sz w:val="20"/>
                              <w:szCs w:val="20"/>
                              <w:lang w:val="sr-Latn-RS"/>
                            </w:rPr>
                            <w:t>Skladište kolačića preglednika</w:t>
                          </w:r>
                        </w:p>
                      </w:txbxContent>
                    </v:textbox>
                  </v:roundrect>
                  <v:roundrect id="Rectangle: Rounded Corners 237" o:spid="_x0000_s1087" style="position:absolute;left:40699;top:11154;width:15398;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" fillcolor="#c2d69b [1942]" stroked="f">
                    <v:textbox>
                      <w:txbxContent>
                        <w:p w14:paraId="095F280F" w14:textId="60D986EF" w:rsidR="009B0D46" w:rsidRDefault="009B0D46">
                          <w:pPr>
                            <w:pStyle w:val="NormalWeb"/>
                            <w:spacing w:before="0" w:beforeAutospacing="0" w:after="0" w:afterAutospacing="0" w:line="276" w:lineRule="auto"/>
                            <w:jc w:val="center"/>
                          </w:pPr>
                          <w:del w:id="918" w:author="Rajo" w:date="2018-06-10T20:37:00Z">
                            <w:r w:rsidDel="00312D43">
                              <w:rPr>
                                <w:rFonts w:ascii="Microsoft Sans Serif" w:eastAsia="Calibri" w:hAnsi="Microsoft Sans Serif"/>
                                <w:color w:val="000000"/>
                                <w:sz w:val="20"/>
                                <w:szCs w:val="20"/>
                                <w:lang w:val="sr-Latn-RS"/>
                              </w:rPr>
                              <w:delText>domen2.com</w:delText>
                            </w:r>
                          </w:del>
                          <w:ins w:id="919" w:author="Rajo" w:date="2018-06-10T20:37:00Z">
                            <w:r>
                              <w:rPr>
                                <w:rFonts w:ascii="Microsoft Sans Serif" w:eastAsia="Calibri" w:hAnsi="Microsoft Sans Serif"/>
                                <w:color w:val="000000"/>
                                <w:sz w:val="20"/>
                                <w:szCs w:val="20"/>
                                <w:lang w:val="sr-Latn-RS"/>
                              </w:rPr>
                              <w:t>Aplikacija2</w:t>
                            </w:r>
                          </w:ins>
                        </w:p>
                      </w:txbxContent>
                    </v:textbox>
                  </v:roundrect>
                  <v:shape id="Arc 238" o:spid="_x0000_s1088" style="position:absolute;left:5715;top:6486;width:10287;height:9240;visibility:visible;mso-wrap-style:square;v-text-anchor:middle" coordsize="1028700,9239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" adj="-11796480,,5400" path="m3,463557nsc-665,289810,107268,130420,279348,51036v149862,-69135,327921,-67970,476645,3119c927192,135986,1032591,297347,1028591,471491l514350,461963,3,463557xem3,463557nfc-665,289810,107268,130420,279348,51036v149862,-69135,327921,-67970,476645,3119c927192,135986,1032591,297347,1028591,471491e" filled="f" strokecolor="black [3200]">
                    <v:stroke endarrow="block" joinstyle="round"/>
                    <v:formulas/>
                    <v:path arrowok="t" o:connecttype="custom" o:connectlocs="3,463557;279348,51036;755993,54155;1028591,471491" o:connectangles="0,0,0,0" textboxrect="0,0,1028700,923925"/>
                    <v:textbox>
                      <w:txbxContent>
                        <w:p w14:paraId="1A9DB539" w14:textId="77777777" w:rsidR="009B0D46" w:rsidRDefault="009B0D46">
                          <w:pPr>
                            <w:jc w:val="center"/>
                          </w:pPr>
                        </w:p>
                      </w:txbxContent>
                    </v:textbox>
                  </v:shape>
                  <v:shape id="Arc 239" o:spid="_x0000_s1089" style="position:absolute;left:43329;top:6486;width:10280;height:9240;visibility:visible;mso-wrap-style:square;v-text-anchor:middle" coordsize="1028065,923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" path="m3,463556nsc-664,289851,107151,130493,279061,51089v149832,-69206,327888,-68040,476582,3121c926670,136059,1031951,297385,1027957,471485l514033,461963,3,463556xem3,463556nfc-664,289851,107151,130493,279061,51089v149832,-69206,327888,-68040,476582,3121c926670,136059,1031951,297385,1027957,471485e" filled="f" strokecolor="black [3200]">
                    <v:stroke endarrow="block"/>
                    <v:path arrowok="t" o:connecttype="custom" o:connectlocs="3,463556;279061,51089;755643,54210;1027957,471485" o:connectangles="0,0,0,0"/>
                  </v:shape>
                  <v:shape id="Graphic 240" o:spid="_x0000_s1090" type="#_x0000_t75" alt="User" style="position:absolute;left:27762;top:20393;width:3289;height:3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">
                    <v:imagedata r:id="rId14" o:title="User"/>
                  </v:shape>
                  <v:shape id="Connector: Elbow 241" o:spid="_x0000_s1091" type="#_x0000_t33" style="position:absolute;left:32004;top:16107;width:16393;height:59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" strokecolor="black [3040]">
                    <v:stroke endarrow="block"/>
                  </v:shape>
                  <v:shape id="Connector: Elbow 242" o:spid="_x0000_s1092" type="#_x0000_t33" style="position:absolute;left:10653;top:16202;width:16005;height:581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" strokecolor="black [3040]">
                    <v:stroke endarrow="block"/>
                  </v:shape>
                  <v:shape id="Straight Arrow Connector 243" o:spid="_x0000_s1093" type="#_x0000_t32" style="position:absolute;left:18354;top:13630;width:3636;height: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" strokecolor="black [3200]">
                    <v:stroke endarrow="block"/>
                  </v:shape>
                  <v:shape id="Straight Arrow Connector 244" o:spid="_x0000_s1094" type="#_x0000_t32" style="position:absolute;left:37389;top:13630;width:331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" strokecolor="black [3213]">
                    <v:stroke endarrow="block"/>
                  </v:shape>
                  <v:oval id="Oval 245" o:spid="_x0000_s1095" style="position:absolute;left:3523;top:2762;width:2093;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" fillcolor="#f90" stroked="f">
                    <v:textbox inset="0,0,0,0">
                      <w:txbxContent>
                        <w:p w14:paraId="795F3523" w14:textId="77777777" w:rsidR="009B0D46" w:rsidRDefault="009B0D46">
                          <w:pPr>
                            <w:jc w:val="center"/>
                            <w:rPr>
                              <w:rFonts w:ascii="Microsoft Sans Serif" w:hAnsi="Microsoft Sans Serif" w:cs="Microsoft Sans Serif"/>
                              <w:b/>
                              <w:sz w:val="16"/>
                              <w:szCs w:val="16"/>
                              <w:lang w:val="sr-Latn-RS"/>
                            </w:rPr>
                          </w:pPr>
                          <w:r>
                            <w:rPr>
                              <w:rFonts w:ascii="Microsoft Sans Serif" w:hAnsi="Microsoft Sans Serif" w:cs="Microsoft Sans Serif"/>
                              <w:b/>
                              <w:sz w:val="16"/>
                              <w:szCs w:val="16"/>
                              <w:lang w:val="sr-Latn-RS"/>
                            </w:rPr>
                            <w:t>2</w:t>
                          </w:r>
                        </w:p>
                      </w:txbxContent>
                    </v:textbox>
                  </v:oval>
                  <v:shape id="Text Box 246" o:spid="_x0000_s1096" type="#_x0000_t202" style="position:absolute;left:6281;top:2762;width:14483;height:2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" fillcolor="white [3201]" stroked="f" strokeweight=".5pt">
                    <v:textbox inset="0">
                      <w:txbxContent>
                        <w:p w14:paraId="47EEA038" w14:textId="6A34695E" w:rsidR="009B0D46" w:rsidDel="00976CFD" w:rsidRDefault="009B0D46">
                          <w:pPr>
                            <w:spacing w:after="0"/>
                            <w:rPr>
                              <w:del w:id="920" w:author="Rajo" w:date="2018-06-10T21:04:00Z"/>
                              <w:rFonts w:ascii="Microsoft Sans Serif" w:hAnsi="Microsoft Sans Serif" w:cs="Microsoft Sans Serif"/>
                              <w:sz w:val="16"/>
                              <w:szCs w:val="16"/>
                              <w:lang w:val="sr-Latn-RS"/>
                            </w:rPr>
                            <w:pPrChange w:id="921" w:author="Rajo" w:date="2018-05-22T20:23:00Z">
                              <w:pPr/>
                            </w:pPrChange>
                          </w:pPr>
                          <w:del w:id="922" w:author="Rajo" w:date="2018-06-10T21:04:00Z">
                            <w:r w:rsidDel="00976CFD">
                              <w:rPr>
                                <w:rFonts w:ascii="Microsoft Sans Serif" w:hAnsi="Microsoft Sans Serif" w:cs="Microsoft Sans Serif"/>
                                <w:sz w:val="16"/>
                                <w:szCs w:val="16"/>
                                <w:lang w:val="sr-Latn-RS"/>
                              </w:rPr>
                              <w:delText>Unos pristupnih podataka,</w:delText>
                            </w:r>
                          </w:del>
                        </w:p>
                        <w:p w14:paraId="28856933" w14:textId="3B0CDE85" w:rsidR="009B0D46" w:rsidRDefault="009B0D46">
                          <w:pPr>
                            <w:spacing w:after="0"/>
                            <w:rPr>
                              <w:rFonts w:ascii="Microsoft Sans Serif" w:hAnsi="Microsoft Sans Serif" w:cs="Microsoft Sans Serif"/>
                              <w:sz w:val="16"/>
                              <w:szCs w:val="16"/>
                              <w:lang w:val="sr-Latn-RS"/>
                            </w:rPr>
                            <w:pPrChange w:id="923" w:author="Rajo" w:date="2018-05-22T20:23:00Z">
                              <w:pPr/>
                            </w:pPrChange>
                          </w:pPr>
                          <w:del w:id="924" w:author="Rajo" w:date="2018-06-10T21:04:00Z">
                            <w:r w:rsidDel="00976CFD">
                              <w:rPr>
                                <w:rFonts w:ascii="Microsoft Sans Serif" w:hAnsi="Microsoft Sans Serif" w:cs="Microsoft Sans Serif"/>
                                <w:sz w:val="16"/>
                                <w:szCs w:val="16"/>
                                <w:lang w:val="sr-Latn-RS"/>
                              </w:rPr>
                              <w:delText>identifikovanje korisnika</w:delText>
                            </w:r>
                          </w:del>
                          <w:ins w:id="925" w:author="Rajo" w:date="2018-06-10T21:04:00Z">
                            <w:r>
                              <w:rPr>
                                <w:rFonts w:ascii="Microsoft Sans Serif" w:hAnsi="Microsoft Sans Serif" w:cs="Microsoft Sans Serif"/>
                                <w:sz w:val="16"/>
                                <w:szCs w:val="16"/>
                                <w:lang w:val="sr-Latn-RS"/>
                              </w:rPr>
                              <w:t>Autentikacija korisnika</w:t>
                            </w:r>
                          </w:ins>
                        </w:p>
                      </w:txbxContent>
                    </v:textbox>
                  </v:shape>
                  <v:oval id="Oval 248" o:spid="_x0000_s1097" style="position:absolute;left:41138;top:2190;width:208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" fillcolor="#f90" stroked="f">
                    <v:textbox inset="0,0,0,0">
                      <w:txbxContent>
                        <w:p w14:paraId="57A915C3"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5</w:t>
                          </w:r>
                        </w:p>
                      </w:txbxContent>
                    </v:textbox>
                  </v:oval>
                  <v:shape id="Text Box 231" o:spid="_x0000_s1098" type="#_x0000_t202" style="position:absolute;left:43995;top:1619;width:14478;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" filled="f" stroked="f" strokeweight=".5pt">
                    <v:textbox inset="0">
                      <w:txbxContent>
                        <w:p w14:paraId="0D7493D5" w14:textId="3FF62F52" w:rsidR="009B0D46" w:rsidDel="00976CFD" w:rsidRDefault="009B0D46">
                          <w:pPr>
                            <w:pStyle w:val="NormalWeb"/>
                            <w:spacing w:before="0" w:beforeAutospacing="0" w:after="0" w:afterAutospacing="0" w:line="276" w:lineRule="auto"/>
                            <w:rPr>
                              <w:del w:id="926" w:author="Rajo" w:date="2018-06-10T21:04:00Z"/>
                            </w:rPr>
                          </w:pPr>
                          <w:del w:id="927" w:author="Rajo" w:date="2018-06-10T21:04:00Z">
                            <w:r w:rsidDel="00976CFD">
                              <w:rPr>
                                <w:rFonts w:ascii="Microsoft Sans Serif" w:eastAsia="Calibri" w:hAnsi="Microsoft Sans Serif"/>
                                <w:sz w:val="16"/>
                                <w:szCs w:val="16"/>
                                <w:lang w:val="sr-Latn-RS"/>
                              </w:rPr>
                              <w:delText xml:space="preserve">Koristi kolačić </w:delText>
                            </w:r>
                          </w:del>
                          <w:del w:id="928" w:author="Rajo" w:date="2018-06-10T20:37:00Z">
                            <w:r w:rsidDel="00C41C0A">
                              <w:rPr>
                                <w:rFonts w:ascii="Microsoft Sans Serif" w:eastAsia="Calibri" w:hAnsi="Microsoft Sans Serif"/>
                                <w:sz w:val="16"/>
                                <w:szCs w:val="16"/>
                                <w:lang w:val="sr-Latn-RS"/>
                              </w:rPr>
                              <w:delText>domena1</w:delText>
                            </w:r>
                          </w:del>
                          <w:del w:id="929" w:author="Rajo" w:date="2018-06-10T21:04:00Z">
                            <w:r w:rsidDel="00976CFD">
                              <w:rPr>
                                <w:rFonts w:ascii="Microsoft Sans Serif" w:eastAsia="Calibri" w:hAnsi="Microsoft Sans Serif"/>
                                <w:sz w:val="16"/>
                                <w:szCs w:val="16"/>
                                <w:lang w:val="sr-Latn-RS"/>
                              </w:rPr>
                              <w:delText>,</w:delText>
                            </w:r>
                          </w:del>
                        </w:p>
                        <w:p w14:paraId="4C580627" w14:textId="3BCAB013" w:rsidR="009B0D46" w:rsidRDefault="009B0D46">
                          <w:pPr>
                            <w:pStyle w:val="NormalWeb"/>
                            <w:spacing w:before="0" w:beforeAutospacing="0" w:after="0" w:afterAutospacing="0" w:line="276" w:lineRule="auto"/>
                          </w:pPr>
                          <w:del w:id="930" w:author="Rajo" w:date="2018-06-10T21:04:00Z">
                            <w:r w:rsidDel="00976CFD">
                              <w:rPr>
                                <w:rFonts w:ascii="Microsoft Sans Serif" w:eastAsia="Calibri" w:hAnsi="Microsoft Sans Serif"/>
                                <w:sz w:val="16"/>
                                <w:szCs w:val="16"/>
                                <w:lang w:val="sr-Latn-RS"/>
                              </w:rPr>
                              <w:delText>Identifikuje korisnika</w:delText>
                            </w:r>
                          </w:del>
                          <w:ins w:id="931" w:author="Rajo" w:date="2018-06-10T21:04:00Z">
                            <w:r>
                              <w:rPr>
                                <w:rFonts w:ascii="Microsoft Sans Serif" w:eastAsia="Calibri" w:hAnsi="Microsoft Sans Serif"/>
                                <w:sz w:val="16"/>
                                <w:szCs w:val="16"/>
                                <w:lang w:val="sr-Latn-RS"/>
                              </w:rPr>
                              <w:t>Autentikacija korisnika upotrebom kol</w:t>
                            </w:r>
                          </w:ins>
                          <w:ins w:id="932" w:author="Rajo" w:date="2018-06-10T21:05:00Z">
                            <w:r>
                              <w:rPr>
                                <w:rFonts w:ascii="Microsoft Sans Serif" w:eastAsia="Calibri" w:hAnsi="Microsoft Sans Serif"/>
                                <w:sz w:val="16"/>
                                <w:szCs w:val="16"/>
                                <w:lang w:val="sr-Latn-RS"/>
                              </w:rPr>
                              <w:t>ačića aplikacije1</w:t>
                            </w:r>
                          </w:ins>
                        </w:p>
                      </w:txbxContent>
                    </v:textbox>
                  </v:shape>
                  <v:oval id="Oval 250" o:spid="_x0000_s1099" style="position:absolute;left:10653;top:23187;width:2084;height:1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" fillcolor="#f90" stroked="f">
                    <v:textbox inset="0,0,0,0">
                      <w:txbxContent>
                        <w:p w14:paraId="21C27C63"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w:t>
                          </w:r>
                        </w:p>
                      </w:txbxContent>
                    </v:textbox>
                  </v:oval>
                  <v:shape id="Text Box 231" o:spid="_x0000_s1100" type="#_x0000_t202" style="position:absolute;left:13511;top:23194;width:772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" fillcolor="white [3201]" stroked="f" strokeweight=".5pt">
                    <v:textbox inset="0">
                      <w:txbxContent>
                        <w:p w14:paraId="29EF90F8" w14:textId="2C8882D5" w:rsidR="009B0D46" w:rsidRDefault="009B0D46">
                          <w:pPr>
                            <w:pStyle w:val="NormalWeb"/>
                            <w:spacing w:before="0" w:beforeAutospacing="0" w:after="0" w:afterAutospacing="0" w:line="276" w:lineRule="auto"/>
                          </w:pPr>
                          <w:del w:id="933" w:author="Rajo" w:date="2018-06-10T21:07:00Z">
                            <w:r w:rsidDel="006C0422">
                              <w:rPr>
                                <w:rFonts w:ascii="Microsoft Sans Serif" w:eastAsia="Calibri" w:hAnsi="Microsoft Sans Serif"/>
                                <w:sz w:val="16"/>
                                <w:szCs w:val="16"/>
                                <w:lang w:val="sr-Latn-RS"/>
                              </w:rPr>
                              <w:delText>Odlazi na</w:delText>
                            </w:r>
                          </w:del>
                          <w:ins w:id="934" w:author="Rajo" w:date="2018-06-10T21:07:00Z">
                            <w:r>
                              <w:rPr>
                                <w:rFonts w:ascii="Microsoft Sans Serif" w:eastAsia="Calibri" w:hAnsi="Microsoft Sans Serif"/>
                                <w:sz w:val="16"/>
                                <w:szCs w:val="16"/>
                                <w:lang w:val="sr-Latn-RS"/>
                              </w:rPr>
                              <w:t>Pristup</w:t>
                            </w:r>
                          </w:ins>
                        </w:p>
                      </w:txbxContent>
                    </v:textbox>
                  </v:shape>
                  <v:oval id="Oval 252" o:spid="_x0000_s1101" style="position:absolute;left:41138;top:22955;width:2083;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" fillcolor="#f90" stroked="f">
                    <v:textbox inset="0,0,0,0">
                      <w:txbxContent>
                        <w:p w14:paraId="20478B41"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4</w:t>
                          </w:r>
                        </w:p>
                      </w:txbxContent>
                    </v:textbox>
                  </v:oval>
                  <v:shape id="Text Box 231" o:spid="_x0000_s1102" type="#_x0000_t202" style="position:absolute;left:43995;top:22961;width:7722;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" fillcolor="white [3201]" stroked="f" strokeweight=".5pt">
                    <v:textbox inset="0">
                      <w:txbxContent>
                        <w:p w14:paraId="25EDD259" w14:textId="0EED3C4C" w:rsidR="009B0D46" w:rsidRDefault="009B0D46">
                          <w:pPr>
                            <w:pStyle w:val="NormalWeb"/>
                            <w:spacing w:before="0" w:beforeAutospacing="0" w:after="0" w:afterAutospacing="0" w:line="276" w:lineRule="auto"/>
                          </w:pPr>
                          <w:del w:id="935" w:author="Rajo" w:date="2018-06-10T21:07:00Z">
                            <w:r w:rsidDel="006C0422">
                              <w:rPr>
                                <w:rFonts w:ascii="Microsoft Sans Serif" w:eastAsia="Calibri" w:hAnsi="Microsoft Sans Serif"/>
                                <w:sz w:val="16"/>
                                <w:szCs w:val="16"/>
                                <w:lang w:val="sr-Latn-RS"/>
                              </w:rPr>
                              <w:delText>Odlazi na</w:delText>
                            </w:r>
                          </w:del>
                          <w:ins w:id="936" w:author="Rajo" w:date="2018-06-10T21:07:00Z">
                            <w:r>
                              <w:rPr>
                                <w:rFonts w:ascii="Microsoft Sans Serif" w:eastAsia="Calibri" w:hAnsi="Microsoft Sans Serif"/>
                                <w:sz w:val="16"/>
                                <w:szCs w:val="16"/>
                                <w:lang w:val="sr-Latn-RS"/>
                              </w:rPr>
                              <w:t>Pristup</w:t>
                            </w:r>
                          </w:ins>
                        </w:p>
                      </w:txbxContent>
                    </v:textbox>
                  </v:shape>
                  <v:shape id="Text Box 231" o:spid="_x0000_s1103" type="#_x0000_t202" style="position:absolute;left:26658;top:25055;width:6487;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" fillcolor="white [3201]" stroked="f" strokeweight=".5pt">
                    <v:textbox inset="0">
                      <w:txbxContent>
                        <w:p w14:paraId="5E24D68E" w14:textId="77777777" w:rsidR="009B0D46" w:rsidRDefault="009B0D46">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v:textbox>
                  </v:shape>
                  <v:oval id="Oval 255" o:spid="_x0000_s1104" style="position:absolute;left:14277;top:16954;width:2077;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" fillcolor="#f90" stroked="f">
                    <v:textbox inset="0,0,0,0">
                      <w:txbxContent>
                        <w:p w14:paraId="503BD449"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3</w:t>
                          </w:r>
                        </w:p>
                      </w:txbxContent>
                    </v:textbox>
                  </v:oval>
                  <v:shape id="Text Box 231" o:spid="_x0000_s1105" type="#_x0000_t202" style="position:absolute;left:16748;top:16960;width:9636;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" fillcolor="white [3201]" stroked="f" strokeweight=".5pt">
                    <v:textbox inset="0">
                      <w:txbxContent>
                        <w:p w14:paraId="4FA60333" w14:textId="0628CBEF" w:rsidR="009B0D46" w:rsidRDefault="009B0D46">
                          <w:pPr>
                            <w:pStyle w:val="NormalWeb"/>
                            <w:spacing w:before="0" w:beforeAutospacing="0" w:after="0" w:afterAutospacing="0" w:line="276" w:lineRule="auto"/>
                          </w:pPr>
                          <w:del w:id="937" w:author="Rajo" w:date="2018-06-10T21:06:00Z">
                            <w:r w:rsidDel="001D61CA">
                              <w:rPr>
                                <w:rFonts w:ascii="Microsoft Sans Serif" w:eastAsia="Calibri" w:hAnsi="Microsoft Sans Serif"/>
                                <w:sz w:val="16"/>
                                <w:szCs w:val="16"/>
                                <w:lang w:val="sr-Latn-RS"/>
                              </w:rPr>
                              <w:delText>Čuva kol</w:delText>
                            </w:r>
                          </w:del>
                          <w:ins w:id="938" w:author="Rajo" w:date="2018-06-10T21:06:00Z">
                            <w:r>
                              <w:rPr>
                                <w:rFonts w:ascii="Microsoft Sans Serif" w:eastAsia="Calibri" w:hAnsi="Microsoft Sans Serif"/>
                                <w:sz w:val="16"/>
                                <w:szCs w:val="16"/>
                                <w:lang w:val="sr-Latn-RS"/>
                              </w:rPr>
                              <w:t>Čuvanje kolačića</w:t>
                            </w:r>
                          </w:ins>
                          <w:del w:id="939" w:author="Rajo" w:date="2018-06-10T21:06:00Z">
                            <w:r w:rsidDel="001D61CA">
                              <w:rPr>
                                <w:rFonts w:ascii="Microsoft Sans Serif" w:eastAsia="Calibri" w:hAnsi="Microsoft Sans Serif"/>
                                <w:sz w:val="16"/>
                                <w:szCs w:val="16"/>
                                <w:lang w:val="sr-Latn-RS"/>
                              </w:rPr>
                              <w:delText>ačić</w:delText>
                            </w:r>
                          </w:del>
                        </w:p>
                      </w:txbxContent>
                    </v:textbox>
                  </v:shape>
                  <v:oval id="Oval 33" o:spid="_x0000_s1106" style="position:absolute;left:34089;top:16954;width:2070;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" fillcolor="#f90" stroked="f">
                    <v:textbox inset="0,0,0,0">
                      <w:txbxContent>
                        <w:p w14:paraId="52F84702" w14:textId="77777777" w:rsidR="009B0D46" w:rsidRDefault="009B0D46">
                          <w:pPr>
                            <w:pStyle w:val="NormalWeb"/>
                            <w:spacing w:before="0" w:beforeAutospacing="0" w:after="0" w:afterAutospacing="0" w:line="276" w:lineRule="auto"/>
                            <w:jc w:val="center"/>
                            <w:rPr>
                              <w:lang w:val="sr-Latn-RS"/>
                            </w:rPr>
                          </w:pPr>
                          <w:r>
                            <w:rPr>
                              <w:rFonts w:ascii="Microsoft Sans Serif" w:eastAsia="Calibri" w:hAnsi="Microsoft Sans Serif"/>
                              <w:b/>
                              <w:bCs/>
                              <w:sz w:val="16"/>
                              <w:szCs w:val="16"/>
                              <w:lang w:val="sr-Latn-RS"/>
                            </w:rPr>
                            <w:t>6</w:t>
                          </w:r>
                        </w:p>
                      </w:txbxContent>
                    </v:textbox>
                  </v:oval>
                  <v:shape id="Text Box 231" o:spid="_x0000_s1107" type="#_x0000_t202" style="position:absolute;left:36480;top:16678;width:11430;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" fillcolor="white [3201]" stroked="f" strokeweight=".5pt">
                    <v:textbox inset="0">
                      <w:txbxContent>
                        <w:p w14:paraId="4FB0F946" w14:textId="6ACB0CD5" w:rsidR="009B0D46" w:rsidRDefault="009B0D46">
                          <w:pPr>
                            <w:pStyle w:val="NormalWeb"/>
                            <w:spacing w:before="0" w:beforeAutospacing="0" w:after="0" w:afterAutospacing="0" w:line="276" w:lineRule="auto"/>
                          </w:pPr>
                          <w:proofErr w:type="spellStart"/>
                          <w:ins w:id="940" w:author="Rajo" w:date="2018-06-10T21:07:00Z">
                            <w:r>
                              <w:rPr>
                                <w:rFonts w:ascii="Microsoft Sans Serif" w:eastAsia="Calibri" w:hAnsi="Microsoft Sans Serif"/>
                                <w:sz w:val="16"/>
                                <w:szCs w:val="16"/>
                              </w:rPr>
                              <w:t>Č</w:t>
                            </w:r>
                          </w:ins>
                          <w:del w:id="941" w:author="Rajo" w:date="2018-06-10T21:07:00Z">
                            <w:r w:rsidDel="001C4A28">
                              <w:rPr>
                                <w:rFonts w:ascii="Microsoft Sans Serif" w:eastAsia="Calibri" w:hAnsi="Microsoft Sans Serif"/>
                                <w:sz w:val="16"/>
                                <w:szCs w:val="16"/>
                              </w:rPr>
                              <w:delText>Č</w:delText>
                            </w:r>
                          </w:del>
                          <w:r>
                            <w:rPr>
                              <w:rFonts w:ascii="Microsoft Sans Serif" w:eastAsia="Calibri" w:hAnsi="Microsoft Sans Serif"/>
                              <w:sz w:val="16"/>
                              <w:szCs w:val="16"/>
                            </w:rPr>
                            <w:t>ita</w:t>
                          </w:r>
                          <w:ins w:id="942" w:author="Rajo" w:date="2018-06-10T21:06:00Z">
                            <w:r>
                              <w:rPr>
                                <w:rFonts w:ascii="Microsoft Sans Serif" w:eastAsia="Calibri" w:hAnsi="Microsoft Sans Serif"/>
                                <w:sz w:val="16"/>
                                <w:szCs w:val="16"/>
                              </w:rPr>
                              <w:t>nje</w:t>
                            </w:r>
                          </w:ins>
                          <w:proofErr w:type="spellEnd"/>
                          <w:r>
                            <w:rPr>
                              <w:rFonts w:ascii="Microsoft Sans Serif" w:eastAsia="Calibri" w:hAnsi="Microsoft Sans Serif"/>
                              <w:sz w:val="16"/>
                              <w:szCs w:val="16"/>
                            </w:rPr>
                            <w:t xml:space="preserve"> kolačić</w:t>
                          </w:r>
                          <w:ins w:id="943" w:author="Rajo" w:date="2018-06-10T21:06:00Z">
                            <w:r>
                              <w:rPr>
                                <w:rFonts w:ascii="Microsoft Sans Serif" w:eastAsia="Calibri" w:hAnsi="Microsoft Sans Serif"/>
                                <w:sz w:val="16"/>
                                <w:szCs w:val="16"/>
                              </w:rPr>
                              <w:t>a</w:t>
                            </w:r>
                          </w:ins>
                          <w:r>
                            <w:rPr>
                              <w:rFonts w:ascii="Microsoft Sans Serif" w:eastAsia="Calibri" w:hAnsi="Microsoft Sans Serif"/>
                              <w:sz w:val="16"/>
                              <w:szCs w:val="16"/>
                            </w:rPr>
                            <w:t xml:space="preserve"> </w:t>
                          </w:r>
                          <w:del w:id="944" w:author="Rajo" w:date="2018-06-10T20:37:00Z">
                            <w:r w:rsidDel="00C41C0A">
                              <w:rPr>
                                <w:rFonts w:ascii="Microsoft Sans Serif" w:eastAsia="Calibri" w:hAnsi="Microsoft Sans Serif"/>
                                <w:sz w:val="16"/>
                                <w:szCs w:val="16"/>
                              </w:rPr>
                              <w:delText>domena1</w:delText>
                            </w:r>
                          </w:del>
                          <w:ins w:id="945" w:author="Rajo" w:date="2018-06-10T20:37:00Z">
                            <w:r>
                              <w:rPr>
                                <w:rFonts w:ascii="Microsoft Sans Serif" w:eastAsia="Calibri" w:hAnsi="Microsoft Sans Serif"/>
                                <w:sz w:val="16"/>
                                <w:szCs w:val="16"/>
                              </w:rPr>
                              <w:t>aplikacije1</w:t>
                            </w:r>
                          </w:ins>
                        </w:p>
                      </w:txbxContent>
                    </v:textbox>
                  </v:shape>
                  <v:shape id="Multiplication Sign 36" o:spid="_x0000_s1108" style="position:absolute;left:36576;top:14392;width:6939;height:6939;visibility:visible;mso-wrap-style:square;v-text-anchor:middle" coordsize="693909,693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" path="m159479,173841r14362,-14362l346955,332593,520068,159479r14362,14362l361316,346955,534430,520068r-14362,14362l346955,361316,173841,534430,159479,520068,332593,346955,159479,173841xe" fillcolor="#c00000" stroked="f" strokeweight="1pt">
                    <v:path arrowok="t" o:connecttype="custom" o:connectlocs="159479,173841;173841,159479;346955,332593;520068,159479;534430,173841;361316,346955;534430,520068;520068,534430;346955,361316;173841,534430;159479,520068;332593,346955;159479,173841" o:connectangles="0,0,0,0,0,0,0,0,0,0,0,0,0"/>
                  </v:shape>
                  <v:shape id="Multiplication Sign 109" o:spid="_x0000_s1109" style="position:absolute;left:46567;width:6934;height:6934;visibility:visible;mso-wrap-style:square;v-text-anchor:middle" coordsize="693420,693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" path="m159366,173718r14352,-14352l346710,332358,519702,159366r14352,14352l361062,346710,534054,519702r-14352,14352l346710,361062,173718,534054,159366,519702,332358,346710,159366,173718xe" fillcolor="#c00000" stroked="f" strokeweight="1pt">
                    <v:path arrowok="t" o:connecttype="custom" o:connectlocs="159366,173718;173718,159366;346710,332358;519702,159366;534054,173718;361062,346710;534054,519702;519702,534054;346710,361062;173718,534054;159366,519702;332358,346710;159366,173718" o:connectangles="0,0,0,0,0,0,0,0,0,0,0,0,0"/>
                  </v:shape>
                  <w10:anchorlock/>
                </v:group>
              </w:pict>
            </mc:Fallback>
          </mc:AlternateContent>
        </w:r>
      </w:del>
    </w:p>
    <w:p w14:paraId="45D527A3" w14:textId="77777777" w:rsidR="00E94ADE" w:rsidDel="00093655" w:rsidRDefault="00CC5052">
      <w:pPr>
        <w:pStyle w:val="Caption"/>
        <w:jc w:val="center"/>
        <w:rPr>
          <w:del w:id="946" w:author="Rajo" w:date="2018-05-22T20:23:00Z"/>
          <w:lang w:val="bs-Latn-BA"/>
        </w:rPr>
      </w:pPr>
      <w:r>
        <w:rPr>
          <w:lang w:val="bs-Latn-BA"/>
        </w:rPr>
        <w:t>Slika 4.2 - Pravilo istog porijekla</w:t>
      </w:r>
    </w:p>
    <w:p w14:paraId="1D5E6D43" w14:textId="77777777" w:rsidR="00E94ADE" w:rsidRDefault="00E94ADE">
      <w:pPr>
        <w:pStyle w:val="Caption"/>
        <w:jc w:val="center"/>
        <w:rPr>
          <w:lang w:val="bs-Latn-BA"/>
        </w:rPr>
        <w:pPrChange w:id="947" w:author="Rajo" w:date="2018-05-22T20:23:00Z">
          <w:pPr>
            <w:spacing w:line="240" w:lineRule="auto"/>
            <w:jc w:val="both"/>
          </w:pPr>
        </w:pPrChange>
      </w:pPr>
    </w:p>
    <w:p w14:paraId="4A925D09" w14:textId="4D06ABED" w:rsidR="00E94ADE" w:rsidDel="00021117" w:rsidRDefault="00CC5052">
      <w:pPr>
        <w:spacing w:line="240" w:lineRule="auto"/>
        <w:ind w:firstLine="360"/>
        <w:jc w:val="both"/>
        <w:rPr>
          <w:del w:id="948" w:author="Rajo" w:date="2018-06-11T20:34:00Z"/>
          <w:lang w:val="bs-Latn-BA"/>
        </w:rPr>
        <w:pPrChange w:id="949" w:author="Rajo" w:date="2018-06-17T14:44:00Z">
          <w:pPr>
            <w:spacing w:line="240" w:lineRule="auto"/>
            <w:ind w:firstLine="720"/>
            <w:jc w:val="both"/>
          </w:pPr>
        </w:pPrChange>
      </w:pPr>
      <w:del w:id="950" w:author="Rajo" w:date="2018-06-11T20:34:00Z">
        <w:r w:rsidDel="00021117">
          <w:rPr>
            <w:lang w:val="bs-Latn-BA"/>
          </w:rPr>
          <w:delText xml:space="preserve">Različiti SSO protokoli dijele sesijske podatke na različite načine, ali osnovni princip je isti – postoji centralni domen preko kog se vrši autentikacija, nakon čega se sesija dijeli sa ostalim domenima na neki način. Npr. centralni domen generiše potpisani SAML token (koji može biti šifrovan). Taj token se dalje može proslijediti klijentu i može se koristiti od strane autentikacionog domena kao i od strane ostalih domena. Token može biti proslijeđen izvornom domenu putem preusmjeravanja, pri čemu on sadrži sve informacije potrebne za identifikaciju korisnika u okviru domena koji je zahtijevao autentikaciju. S obzirom na to da je token potpisan, ne može biti izmijenjen od strane klijenta ni na koji način. Ovaj scenario prikazan je na </w:delText>
        </w:r>
        <w:r w:rsidDel="00021117">
          <w:rPr>
            <w:b/>
            <w:lang w:val="bs-Latn-BA"/>
          </w:rPr>
          <w:delText>slici 4.3</w:delText>
        </w:r>
        <w:r w:rsidDel="00021117">
          <w:rPr>
            <w:lang w:val="bs-Latn-BA"/>
          </w:rPr>
          <w:delText>.</w:delText>
        </w:r>
      </w:del>
    </w:p>
    <w:p w14:paraId="6C07F6DC" w14:textId="6F7A8B0A" w:rsidR="00E94ADE" w:rsidDel="00021117" w:rsidRDefault="00CC5052">
      <w:pPr>
        <w:keepNext/>
        <w:spacing w:line="240" w:lineRule="auto"/>
        <w:ind w:firstLine="360"/>
        <w:jc w:val="both"/>
        <w:rPr>
          <w:del w:id="951" w:author="Rajo" w:date="2018-06-11T20:34:00Z"/>
          <w:lang w:val="bs-Latn-BA"/>
        </w:rPr>
        <w:pPrChange w:id="952" w:author="Rajo" w:date="2018-06-17T14:44:00Z">
          <w:pPr>
            <w:keepNext/>
            <w:spacing w:line="240" w:lineRule="auto"/>
            <w:jc w:val="both"/>
          </w:pPr>
        </w:pPrChange>
      </w:pPr>
      <w:del w:id="953" w:author="Rajo" w:date="2018-06-11T20:34:00Z">
        <w:r w:rsidDel="00021117">
          <w:rPr>
            <w:noProof/>
          </w:rPr>
          <mc:AlternateContent>
            <mc:Choice Requires="wpc">
              <w:drawing>
                <wp:inline distT="0" distB="0" distL="0" distR="0" wp14:anchorId="1F690955" wp14:editId="6EA5BEF6">
                  <wp:extent cx="6326505" cy="2524621"/>
                  <wp:effectExtent l="0" t="0" r="0" b="9525"/>
                  <wp:docPr id="72" name="Canvas 7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7" name="Oval 37"/>
                          <wps:cNvSpPr/>
                          <wps:spPr>
                            <a:xfrm>
                              <a:off x="2665849" y="1714501"/>
                              <a:ext cx="534552" cy="534784"/>
                            </a:xfrm>
                            <a:prstGeom prst="ellipse">
                              <a:avLst/>
                            </a:prstGeom>
                            <a:ln w="6350"/>
                          </wps:spPr>
                          <wps:style>
                            <a:lnRef idx="2">
                              <a:schemeClr val="dk1"/>
                            </a:lnRef>
                            <a:fillRef idx="1">
                              <a:schemeClr val="lt1"/>
                            </a:fillRef>
                            <a:effectRef idx="0">
                              <a:schemeClr val="dk1"/>
                            </a:effectRef>
                            <a:fontRef idx="minor">
                              <a:schemeClr val="dk1"/>
                            </a:fontRef>
                          </wps:style>
                          <wps:txbx>
                            <w:txbxContent>
                              <w:p w14:paraId="6C43EDB7" w14:textId="77777777" w:rsidR="009B0D46" w:rsidRDefault="009B0D46">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 name="Rectangle: Rounded Corners 38"/>
                          <wps:cNvSpPr/>
                          <wps:spPr>
                            <a:xfrm>
                              <a:off x="295244" y="895353"/>
                              <a:ext cx="1540358" cy="504824"/>
                            </a:xfrm>
                            <a:prstGeom prst="roundRect">
                              <a:avLst>
                                <a:gd name="adj" fmla="val 6522"/>
                              </a:avLst>
                            </a:prstGeom>
                            <a:solidFill>
                              <a:schemeClr val="bg1">
                                <a:lumMod val="85000"/>
                              </a:schemeClr>
                            </a:solidFill>
                            <a:ln>
                              <a:noFill/>
                            </a:ln>
                          </wps:spPr>
                          <wps:style>
                            <a:lnRef idx="0">
                              <a:scrgbClr r="0" g="0" b="0"/>
                            </a:lnRef>
                            <a:fillRef idx="0">
                              <a:scrgbClr r="0" g="0" b="0"/>
                            </a:fillRef>
                            <a:effectRef idx="0">
                              <a:scrgbClr r="0" g="0" b="0"/>
                            </a:effectRef>
                            <a:fontRef idx="minor">
                              <a:schemeClr val="lt1"/>
                            </a:fontRef>
                          </wps:style>
                          <wps:txbx>
                            <w:txbxContent>
                              <w:p w14:paraId="7268E51D" w14:textId="13C464D6" w:rsidR="009B0D46" w:rsidRDefault="009B0D46">
                                <w:pPr>
                                  <w:jc w:val="center"/>
                                  <w:rPr>
                                    <w:rFonts w:ascii="Microsoft Sans Serif" w:hAnsi="Microsoft Sans Serif" w:cs="Microsoft Sans Serif"/>
                                    <w:color w:val="000000" w:themeColor="text1"/>
                                    <w:sz w:val="20"/>
                                    <w:szCs w:val="20"/>
                                    <w:lang w:val="sr-Latn-RS"/>
                                  </w:rPr>
                                </w:pPr>
                                <w:del w:id="954" w:author="Rajo" w:date="2018-06-10T21:09:00Z">
                                  <w:r w:rsidDel="003F54A4">
                                    <w:rPr>
                                      <w:rFonts w:ascii="Microsoft Sans Serif" w:hAnsi="Microsoft Sans Serif" w:cs="Microsoft Sans Serif"/>
                                      <w:color w:val="000000" w:themeColor="text1"/>
                                      <w:sz w:val="20"/>
                                      <w:szCs w:val="20"/>
                                      <w:lang w:val="sr-Latn-RS"/>
                                    </w:rPr>
                                    <w:delText>domen1.com</w:delText>
                                  </w:r>
                                </w:del>
                                <w:ins w:id="955" w:author="Rajo" w:date="2018-06-10T21:09:00Z">
                                  <w:r>
                                    <w:rPr>
                                      <w:rFonts w:ascii="Microsoft Sans Serif" w:hAnsi="Microsoft Sans Serif" w:cs="Microsoft Sans Serif"/>
                                      <w:color w:val="000000" w:themeColor="text1"/>
                                      <w:sz w:val="20"/>
                                      <w:szCs w:val="20"/>
                                      <w:lang w:val="sr-Latn-RS"/>
                                    </w:rPr>
                                    <w:t>Aplikacija1</w:t>
                                  </w:r>
                                </w:ins>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9" name="Rectangle: Rounded Corners 39"/>
                          <wps:cNvSpPr/>
                          <wps:spPr>
                            <a:xfrm>
                              <a:off x="2199063" y="895352"/>
                              <a:ext cx="1539875" cy="495300"/>
                            </a:xfrm>
                            <a:prstGeom prst="roundRect">
                              <a:avLst>
                                <a:gd name="adj" fmla="val 6522"/>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20EDAC46" w14:textId="77777777" w:rsidR="009B0D46" w:rsidRDefault="009B0D46">
                                <w:pPr>
                                  <w:pStyle w:val="NormalWeb"/>
                                  <w:spacing w:before="0" w:beforeAutospacing="0" w:after="0" w:afterAutospacing="0" w:line="276" w:lineRule="auto"/>
                                  <w:jc w:val="center"/>
                                  <w:rPr>
                                    <w:b/>
                                    <w:color w:val="FFFFFF" w:themeColor="background1"/>
                                  </w:rPr>
                                </w:pPr>
                                <w:r>
                                  <w:rPr>
                                    <w:rFonts w:ascii="Microsoft Sans Serif" w:eastAsia="Calibri" w:hAnsi="Microsoft Sans Serif"/>
                                    <w:b/>
                                    <w:color w:val="FFFFFF" w:themeColor="background1"/>
                                    <w:sz w:val="20"/>
                                    <w:szCs w:val="20"/>
                                    <w:lang w:val="sr-Latn-RS"/>
                                  </w:rPr>
                                  <w:t>Skladište kolačića preglednika</w:t>
                                </w:r>
                              </w:p>
                            </w:txbxContent>
                          </wps:txbx>
                          <wps:bodyPr rot="0" spcFirstLastPara="0" vert="horz" wrap="square" lIns="91440" tIns="45720" rIns="91440" bIns="45720" numCol="1" spcCol="0" rtlCol="0" fromWordArt="0" anchor="ctr" anchorCtr="0" forceAA="0" compatLnSpc="1">
                            <a:noAutofit/>
                          </wps:bodyPr>
                        </wps:wsp>
                        <wps:wsp>
                          <wps:cNvPr id="40" name="Rectangle: Rounded Corners 40"/>
                          <wps:cNvSpPr/>
                          <wps:spPr>
                            <a:xfrm>
                              <a:off x="4069911" y="895352"/>
                              <a:ext cx="1539875" cy="495299"/>
                            </a:xfrm>
                            <a:prstGeom prst="roundRect">
                              <a:avLst>
                                <a:gd name="adj" fmla="val 6522"/>
                              </a:avLst>
                            </a:prstGeom>
                            <a:solidFill>
                              <a:schemeClr val="accent3">
                                <a:lumMod val="60000"/>
                                <a:lumOff val="40000"/>
                              </a:schemeClr>
                            </a:solidFill>
                            <a:ln>
                              <a:noFill/>
                            </a:ln>
                          </wps:spPr>
                          <wps:style>
                            <a:lnRef idx="0">
                              <a:scrgbClr r="0" g="0" b="0"/>
                            </a:lnRef>
                            <a:fillRef idx="0">
                              <a:scrgbClr r="0" g="0" b="0"/>
                            </a:fillRef>
                            <a:effectRef idx="0">
                              <a:scrgbClr r="0" g="0" b="0"/>
                            </a:effectRef>
                            <a:fontRef idx="minor">
                              <a:schemeClr val="lt1"/>
                            </a:fontRef>
                          </wps:style>
                          <wps:txbx>
                            <w:txbxContent>
                              <w:p w14:paraId="0BC12188" w14:textId="6A3E558F" w:rsidR="009B0D46" w:rsidRDefault="009B0D46">
                                <w:pPr>
                                  <w:pStyle w:val="NormalWeb"/>
                                  <w:spacing w:before="0" w:beforeAutospacing="0" w:after="0" w:afterAutospacing="0" w:line="276" w:lineRule="auto"/>
                                  <w:jc w:val="center"/>
                                </w:pPr>
                                <w:del w:id="956" w:author="Rajo" w:date="2018-06-10T21:09:00Z">
                                  <w:r w:rsidDel="003F54A4">
                                    <w:rPr>
                                      <w:rFonts w:ascii="Microsoft Sans Serif" w:eastAsia="Calibri" w:hAnsi="Microsoft Sans Serif"/>
                                      <w:color w:val="000000"/>
                                      <w:sz w:val="20"/>
                                      <w:szCs w:val="20"/>
                                      <w:lang w:val="sr-Latn-RS"/>
                                    </w:rPr>
                                    <w:delText>domen2.com</w:delText>
                                  </w:r>
                                </w:del>
                                <w:ins w:id="957" w:author="Rajo" w:date="2018-06-10T21:09:00Z">
                                  <w:r>
                                    <w:rPr>
                                      <w:rFonts w:ascii="Microsoft Sans Serif" w:eastAsia="Calibri" w:hAnsi="Microsoft Sans Serif"/>
                                      <w:color w:val="000000"/>
                                      <w:sz w:val="20"/>
                                      <w:szCs w:val="20"/>
                                      <w:lang w:val="sr-Latn-RS"/>
                                    </w:rPr>
                                    <w:t>Aplikacija2</w:t>
                                  </w:r>
                                </w:ins>
                              </w:p>
                            </w:txbxContent>
                          </wps:txbx>
                          <wps:bodyPr rot="0" spcFirstLastPara="0" vert="horz" wrap="square" lIns="91440" tIns="45720" rIns="91440" bIns="45720" numCol="1" spcCol="0" rtlCol="0" fromWordArt="0" anchor="ctr" anchorCtr="0" forceAA="0" compatLnSpc="1">
                            <a:noAutofit/>
                          </wps:bodyPr>
                        </wps:wsp>
                        <pic:pic xmlns:pic="http://schemas.openxmlformats.org/drawingml/2006/picture">
                          <pic:nvPicPr>
                            <pic:cNvPr id="43" name="Graphic 43" descr="Use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776220" y="1819276"/>
                              <a:ext cx="328930" cy="328930"/>
                            </a:xfrm>
                            <a:prstGeom prst="rect">
                              <a:avLst/>
                            </a:prstGeom>
                          </pic:spPr>
                        </pic:pic>
                        <wps:wsp>
                          <wps:cNvPr id="44" name="Connector: Elbow 44"/>
                          <wps:cNvCnPr/>
                          <wps:spPr>
                            <a:xfrm flipV="1">
                              <a:off x="3200401" y="1390651"/>
                              <a:ext cx="1639365" cy="591242"/>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5" name="Connector: Elbow 45"/>
                          <wps:cNvCnPr/>
                          <wps:spPr>
                            <a:xfrm rot="10800000">
                              <a:off x="1065341" y="1400177"/>
                              <a:ext cx="1600509" cy="581716"/>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6" name="Straight Arrow Connector 46"/>
                          <wps:cNvCnPr/>
                          <wps:spPr>
                            <a:xfrm flipV="1">
                              <a:off x="1835436" y="1143002"/>
                              <a:ext cx="363627" cy="4763"/>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47" name="Straight Arrow Connector 47"/>
                          <wps:cNvCnPr/>
                          <wps:spPr>
                            <a:xfrm flipH="1">
                              <a:off x="3738938" y="1143002"/>
                              <a:ext cx="330973" cy="0"/>
                            </a:xfrm>
                            <a:prstGeom prst="straightConnector1">
                              <a:avLst/>
                            </a:prstGeom>
                            <a:ln w="9525" cap="flat" cmpd="sng" algn="ctr">
                              <a:solidFill>
                                <a:schemeClr val="tx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56" name="Text Box 231"/>
                          <wps:cNvSpPr txBox="1"/>
                          <wps:spPr>
                            <a:xfrm>
                              <a:off x="1198735" y="2099366"/>
                              <a:ext cx="772585" cy="220050"/>
                            </a:xfrm>
                            <a:prstGeom prst="rect">
                              <a:avLst/>
                            </a:prstGeom>
                            <a:solidFill>
                              <a:schemeClr val="lt1"/>
                            </a:solidFill>
                            <a:ln w="6350">
                              <a:noFill/>
                            </a:ln>
                          </wps:spPr>
                          <wps:txbx>
                            <w:txbxContent>
                              <w:p w14:paraId="391F98E8" w14:textId="5E2FC8D1" w:rsidR="009B0D46" w:rsidRDefault="009B0D46">
                                <w:pPr>
                                  <w:pStyle w:val="NormalWeb"/>
                                  <w:spacing w:before="0" w:beforeAutospacing="0" w:after="0" w:afterAutospacing="0" w:line="276" w:lineRule="auto"/>
                                </w:pPr>
                                <w:del w:id="958" w:author="Rajo" w:date="2018-06-10T21:09:00Z">
                                  <w:r w:rsidDel="003F54A4">
                                    <w:rPr>
                                      <w:rFonts w:ascii="Microsoft Sans Serif" w:eastAsia="Calibri" w:hAnsi="Microsoft Sans Serif"/>
                                      <w:sz w:val="16"/>
                                      <w:szCs w:val="16"/>
                                      <w:lang w:val="sr-Latn-RS"/>
                                    </w:rPr>
                                    <w:delText>Odlazi na</w:delText>
                                  </w:r>
                                </w:del>
                                <w:ins w:id="959" w:author="Rajo" w:date="2018-06-10T21:09:00Z">
                                  <w:r>
                                    <w:rPr>
                                      <w:rFonts w:ascii="Microsoft Sans Serif" w:eastAsia="Calibri" w:hAnsi="Microsoft Sans Serif"/>
                                      <w:sz w:val="16"/>
                                      <w:szCs w:val="16"/>
                                      <w:lang w:val="sr-Latn-RS"/>
                                    </w:rPr>
                                    <w:t>Pristup</w:t>
                                  </w:r>
                                </w:ins>
                              </w:p>
                            </w:txbxContent>
                          </wps:txbx>
                          <wps:bodyPr rot="0" spcFirstLastPara="0" vert="horz" wrap="square" lIns="0" tIns="45720" rIns="91440" bIns="45720" numCol="1" spcCol="0" rtlCol="0" fromWordArt="0" anchor="t" anchorCtr="0" forceAA="0" compatLnSpc="1">
                            <a:noAutofit/>
                          </wps:bodyPr>
                        </wps:wsp>
                        <wps:wsp>
                          <wps:cNvPr id="60" name="Text Box 231"/>
                          <wps:cNvSpPr txBox="1"/>
                          <wps:spPr>
                            <a:xfrm>
                              <a:off x="2665842" y="2285521"/>
                              <a:ext cx="648694" cy="239100"/>
                            </a:xfrm>
                            <a:prstGeom prst="rect">
                              <a:avLst/>
                            </a:prstGeom>
                            <a:solidFill>
                              <a:schemeClr val="lt1"/>
                            </a:solidFill>
                            <a:ln w="6350">
                              <a:noFill/>
                            </a:ln>
                          </wps:spPr>
                          <wps:txbx>
                            <w:txbxContent>
                              <w:p w14:paraId="1E4EBDAC" w14:textId="77777777" w:rsidR="009B0D46" w:rsidRDefault="009B0D46">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wps:txbx>
                          <wps:bodyPr rot="0" spcFirstLastPara="0" vert="horz" wrap="square" lIns="0" tIns="45720" rIns="91440" bIns="45720" numCol="1" spcCol="0" rtlCol="0" fromWordArt="0" anchor="t" anchorCtr="0" forceAA="0" compatLnSpc="1">
                            <a:noAutofit/>
                          </wps:bodyPr>
                        </wps:wsp>
                        <wps:wsp>
                          <wps:cNvPr id="138" name="Rectangle: Rounded Corners 138"/>
                          <wps:cNvSpPr/>
                          <wps:spPr>
                            <a:xfrm>
                              <a:off x="2198845" y="94276"/>
                              <a:ext cx="1539240" cy="495300"/>
                            </a:xfrm>
                            <a:prstGeom prst="roundRect">
                              <a:avLst>
                                <a:gd name="adj" fmla="val 6522"/>
                              </a:avLst>
                            </a:prstGeom>
                            <a:solidFill>
                              <a:srgbClr val="F1450F"/>
                            </a:solidFill>
                            <a:ln>
                              <a:noFill/>
                            </a:ln>
                          </wps:spPr>
                          <wps:style>
                            <a:lnRef idx="0">
                              <a:scrgbClr r="0" g="0" b="0"/>
                            </a:lnRef>
                            <a:fillRef idx="0">
                              <a:scrgbClr r="0" g="0" b="0"/>
                            </a:fillRef>
                            <a:effectRef idx="0">
                              <a:scrgbClr r="0" g="0" b="0"/>
                            </a:effectRef>
                            <a:fontRef idx="minor">
                              <a:schemeClr val="lt1"/>
                            </a:fontRef>
                          </wps:style>
                          <wps:txbx>
                            <w:txbxContent>
                              <w:p w14:paraId="233CF256" w14:textId="7339AB88" w:rsidR="009B0D46" w:rsidRDefault="009B0D46">
                                <w:pPr>
                                  <w:pStyle w:val="NormalWeb"/>
                                  <w:spacing w:before="0" w:beforeAutospacing="0" w:after="0" w:afterAutospacing="0" w:line="276" w:lineRule="auto"/>
                                  <w:jc w:val="center"/>
                                  <w:rPr>
                                    <w:rFonts w:ascii="Microsoft Sans Serif" w:eastAsia="Calibri" w:hAnsi="Microsoft Sans Serif"/>
                                    <w:b/>
                                    <w:bCs/>
                                    <w:color w:val="FFFFFF"/>
                                    <w:sz w:val="20"/>
                                    <w:szCs w:val="20"/>
                                    <w:lang w:val="sr-Latn-RS"/>
                                  </w:rPr>
                                </w:pPr>
                                <w:r>
                                  <w:rPr>
                                    <w:rFonts w:ascii="Microsoft Sans Serif" w:eastAsia="Calibri" w:hAnsi="Microsoft Sans Serif"/>
                                    <w:b/>
                                    <w:bCs/>
                                    <w:color w:val="FFFFFF"/>
                                    <w:sz w:val="20"/>
                                    <w:szCs w:val="20"/>
                                    <w:lang w:val="sr-Latn-RS"/>
                                  </w:rPr>
                                  <w:t>Autentikacioni server</w:t>
                                </w:r>
                              </w:p>
                              <w:p w14:paraId="742995C5" w14:textId="6D6C6A5F" w:rsidR="009B0D46" w:rsidRDefault="009B0D46">
                                <w:pPr>
                                  <w:pStyle w:val="NormalWeb"/>
                                  <w:spacing w:before="0" w:beforeAutospacing="0" w:after="0" w:afterAutospacing="0" w:line="276" w:lineRule="auto"/>
                                  <w:jc w:val="center"/>
                                </w:pPr>
                                <w:del w:id="960" w:author="Rajo" w:date="2018-06-10T21:09:00Z">
                                  <w:r w:rsidDel="003F54A4">
                                    <w:rPr>
                                      <w:rFonts w:ascii="Microsoft Sans Serif" w:eastAsia="Calibri" w:hAnsi="Microsoft Sans Serif"/>
                                      <w:bCs/>
                                      <w:color w:val="FFFFFF"/>
                                      <w:sz w:val="20"/>
                                      <w:szCs w:val="20"/>
                                      <w:lang w:val="sr-Latn-RS"/>
                                    </w:rPr>
                                    <w:delText>(domen3.com)</w:delText>
                                  </w:r>
                                </w:del>
                              </w:p>
                            </w:txbxContent>
                          </wps:txbx>
                          <wps:bodyPr rot="0" spcFirstLastPara="0" vert="horz" wrap="square" lIns="91440" tIns="45720" rIns="91440" bIns="45720" numCol="1" spcCol="0" rtlCol="0" fromWordArt="0" anchor="ctr" anchorCtr="0" forceAA="0" compatLnSpc="1">
                            <a:noAutofit/>
                          </wps:bodyPr>
                        </wps:wsp>
                        <wps:wsp>
                          <wps:cNvPr id="139" name="Text Box 231"/>
                          <wps:cNvSpPr txBox="1"/>
                          <wps:spPr>
                            <a:xfrm>
                              <a:off x="4275750" y="2107916"/>
                              <a:ext cx="772160" cy="219710"/>
                            </a:xfrm>
                            <a:prstGeom prst="rect">
                              <a:avLst/>
                            </a:prstGeom>
                            <a:solidFill>
                              <a:schemeClr val="lt1"/>
                            </a:solidFill>
                            <a:ln w="6350">
                              <a:noFill/>
                            </a:ln>
                          </wps:spPr>
                          <wps:txbx>
                            <w:txbxContent>
                              <w:p w14:paraId="5B04B0B1" w14:textId="379A0A54" w:rsidR="009B0D46" w:rsidRDefault="009B0D46">
                                <w:pPr>
                                  <w:pStyle w:val="NormalWeb"/>
                                  <w:spacing w:before="0" w:beforeAutospacing="0" w:after="0" w:afterAutospacing="0" w:line="276" w:lineRule="auto"/>
                                </w:pPr>
                                <w:del w:id="961" w:author="Rajo" w:date="2018-06-10T21:09:00Z">
                                  <w:r w:rsidDel="003F54A4">
                                    <w:rPr>
                                      <w:rFonts w:ascii="Microsoft Sans Serif" w:eastAsia="Calibri" w:hAnsi="Microsoft Sans Serif"/>
                                      <w:sz w:val="16"/>
                                      <w:szCs w:val="16"/>
                                      <w:lang w:val="sr-Latn-RS"/>
                                    </w:rPr>
                                    <w:delText>Odlazi na</w:delText>
                                  </w:r>
                                </w:del>
                                <w:ins w:id="962" w:author="Rajo" w:date="2018-06-10T21:09:00Z">
                                  <w:r>
                                    <w:rPr>
                                      <w:rFonts w:ascii="Microsoft Sans Serif" w:eastAsia="Calibri" w:hAnsi="Microsoft Sans Serif"/>
                                      <w:sz w:val="16"/>
                                      <w:szCs w:val="16"/>
                                      <w:lang w:val="sr-Latn-RS"/>
                                    </w:rPr>
                                    <w:t>Pristup</w:t>
                                  </w:r>
                                </w:ins>
                              </w:p>
                            </w:txbxContent>
                          </wps:txbx>
                          <wps:bodyPr rot="0" spcFirstLastPara="0" vert="horz" wrap="square" lIns="0" tIns="45720" rIns="91440" bIns="45720" numCol="1" spcCol="0" rtlCol="0" fromWordArt="0" anchor="t" anchorCtr="0" forceAA="0" compatLnSpc="1">
                            <a:noAutofit/>
                          </wps:bodyPr>
                        </wps:wsp>
                        <wps:wsp>
                          <wps:cNvPr id="140" name="Text Box 231"/>
                          <wps:cNvSpPr txBox="1"/>
                          <wps:spPr>
                            <a:xfrm>
                              <a:off x="1133231" y="408601"/>
                              <a:ext cx="933572" cy="239100"/>
                            </a:xfrm>
                            <a:prstGeom prst="rect">
                              <a:avLst/>
                            </a:prstGeom>
                            <a:solidFill>
                              <a:schemeClr val="lt1"/>
                            </a:solidFill>
                            <a:ln w="6350">
                              <a:noFill/>
                            </a:ln>
                          </wps:spPr>
                          <wps:txbx>
                            <w:txbxContent>
                              <w:p w14:paraId="10D61D5E" w14:textId="77777777" w:rsidR="009B0D46" w:rsidRDefault="009B0D46">
                                <w:pPr>
                                  <w:pStyle w:val="NormalWeb"/>
                                  <w:spacing w:before="0" w:beforeAutospacing="0" w:after="0" w:afterAutospacing="0" w:line="276" w:lineRule="auto"/>
                                </w:pPr>
                                <w:r>
                                  <w:rPr>
                                    <w:rFonts w:ascii="Microsoft Sans Serif" w:eastAsia="Calibri" w:hAnsi="Microsoft Sans Serif"/>
                                    <w:sz w:val="16"/>
                                    <w:szCs w:val="16"/>
                                    <w:lang w:val="sr-Latn-RS"/>
                                  </w:rPr>
                                  <w:t>Preusmjeravanje</w:t>
                                </w:r>
                              </w:p>
                            </w:txbxContent>
                          </wps:txbx>
                          <wps:bodyPr rot="0" spcFirstLastPara="0" vert="horz" wrap="square" lIns="0" tIns="45720" rIns="91440" bIns="45720" numCol="1" spcCol="0" rtlCol="0" fromWordArt="0" anchor="t" anchorCtr="0" forceAA="0" compatLnSpc="1">
                            <a:noAutofit/>
                          </wps:bodyPr>
                        </wps:wsp>
                        <wps:wsp>
                          <wps:cNvPr id="142" name="Connector: Elbow 142"/>
                          <wps:cNvCnPr>
                            <a:stCxn id="38" idx="0"/>
                            <a:endCxn id="138" idx="1"/>
                          </wps:cNvCnPr>
                          <wps:spPr>
                            <a:xfrm rot="5400000" flipH="1" flipV="1">
                              <a:off x="1355245" y="51990"/>
                              <a:ext cx="553427" cy="1133300"/>
                            </a:xfrm>
                            <a:prstGeom prst="bentConnector2">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43" name="Connector: Elbow 143"/>
                          <wps:cNvCnPr>
                            <a:stCxn id="40" idx="0"/>
                            <a:endCxn id="138" idx="3"/>
                          </wps:cNvCnPr>
                          <wps:spPr>
                            <a:xfrm rot="16200000" flipV="1">
                              <a:off x="4011792" y="67816"/>
                              <a:ext cx="553426" cy="1101645"/>
                            </a:xfrm>
                            <a:prstGeom prst="bentConnector2">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44" name="Straight Arrow Connector 144"/>
                          <wps:cNvCnPr>
                            <a:stCxn id="39" idx="0"/>
                            <a:endCxn id="138" idx="2"/>
                          </wps:cNvCnPr>
                          <wps:spPr>
                            <a:xfrm flipH="1" flipV="1">
                              <a:off x="2968145" y="589576"/>
                              <a:ext cx="536" cy="305776"/>
                            </a:xfrm>
                            <a:prstGeom prst="straightConnector1">
                              <a:avLst/>
                            </a:prstGeom>
                            <a:ln w="9525" cap="flat" cmpd="sng" algn="ctr">
                              <a:solidFill>
                                <a:schemeClr val="tx1"/>
                              </a:solidFill>
                              <a:prstDash val="solid"/>
                              <a:round/>
                              <a:headEnd type="triangl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145" name="Text Box 231"/>
                          <wps:cNvSpPr txBox="1"/>
                          <wps:spPr>
                            <a:xfrm>
                              <a:off x="3894750" y="407966"/>
                              <a:ext cx="933450" cy="238760"/>
                            </a:xfrm>
                            <a:prstGeom prst="rect">
                              <a:avLst/>
                            </a:prstGeom>
                            <a:solidFill>
                              <a:schemeClr val="lt1"/>
                            </a:solidFill>
                            <a:ln w="6350">
                              <a:noFill/>
                            </a:ln>
                          </wps:spPr>
                          <wps:txbx>
                            <w:txbxContent>
                              <w:p w14:paraId="5FC22D30" w14:textId="77777777" w:rsidR="009B0D46" w:rsidRDefault="009B0D46">
                                <w:pPr>
                                  <w:pStyle w:val="NormalWeb"/>
                                  <w:spacing w:before="0" w:beforeAutospacing="0" w:after="0" w:afterAutospacing="0" w:line="276" w:lineRule="auto"/>
                                </w:pPr>
                                <w:r>
                                  <w:rPr>
                                    <w:rFonts w:ascii="Microsoft Sans Serif" w:eastAsia="Calibri" w:hAnsi="Microsoft Sans Serif"/>
                                    <w:sz w:val="16"/>
                                    <w:szCs w:val="16"/>
                                    <w:lang w:val="sr-Latn-RS"/>
                                  </w:rPr>
                                  <w:t>Preusmjeravanje</w:t>
                                </w:r>
                              </w:p>
                            </w:txbxContent>
                          </wps:txbx>
                          <wps:bodyPr rot="0" spcFirstLastPara="0" vert="horz" wrap="square" lIns="0" tIns="45720" rIns="91440" bIns="45720" numCol="1" spcCol="0" rtlCol="0" fromWordArt="0" anchor="t" anchorCtr="0" forceAA="0" compatLnSpc="1">
                            <a:noAutofit/>
                          </wps:bodyPr>
                        </wps:wsp>
                      </wpc:wpc>
                    </a:graphicData>
                  </a:graphic>
                </wp:inline>
              </w:drawing>
            </mc:Choice>
            <mc:Fallback>
              <w:pict>
                <v:group w14:anchorId="1F690955" id="Canvas 72" o:spid="_x0000_s1110" editas="canvas" style="width:498.15pt;height:198.8pt;mso-position-horizontal-relative:char;mso-position-vertical-relative:line" coordsize="63265,25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">
                  <v:shape id="_x0000_s1111" type="#_x0000_t75" style="position:absolute;width:63265;height:25241;visibility:visible;mso-wrap-style:square">
                    <v:fill o:detectmouseclick="t"/>
                    <v:path o:connecttype="none"/>
                  </v:shape>
                  <v:oval id="Oval 37" o:spid="_x0000_s1112" style="position:absolute;left:26658;top:17145;width:5346;height:5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" fillcolor="white [3201]" strokecolor="black [3200]" strokeweight=".5pt">
                    <v:textbox>
                      <w:txbxContent>
                        <w:p w14:paraId="6C43EDB7" w14:textId="77777777" w:rsidR="009B0D46" w:rsidRDefault="009B0D46">
                          <w:pPr>
                            <w:jc w:val="center"/>
                          </w:pPr>
                        </w:p>
                      </w:txbxContent>
                    </v:textbox>
                  </v:oval>
                  <v:roundrect id="Rectangle: Rounded Corners 38" o:spid="_x0000_s1113" style="position:absolute;left:2952;top:8953;width:15404;height:5048;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" fillcolor="#d8d8d8 [2732]" stroked="f">
                    <v:textbox>
                      <w:txbxContent>
                        <w:p w14:paraId="7268E51D" w14:textId="13C464D6" w:rsidR="009B0D46" w:rsidRDefault="009B0D46">
                          <w:pPr>
                            <w:jc w:val="center"/>
                            <w:rPr>
                              <w:rFonts w:ascii="Microsoft Sans Serif" w:hAnsi="Microsoft Sans Serif" w:cs="Microsoft Sans Serif"/>
                              <w:color w:val="000000" w:themeColor="text1"/>
                              <w:sz w:val="20"/>
                              <w:szCs w:val="20"/>
                              <w:lang w:val="sr-Latn-RS"/>
                            </w:rPr>
                          </w:pPr>
                          <w:del w:id="963" w:author="Rajo" w:date="2018-06-10T21:09:00Z">
                            <w:r w:rsidDel="003F54A4">
                              <w:rPr>
                                <w:rFonts w:ascii="Microsoft Sans Serif" w:hAnsi="Microsoft Sans Serif" w:cs="Microsoft Sans Serif"/>
                                <w:color w:val="000000" w:themeColor="text1"/>
                                <w:sz w:val="20"/>
                                <w:szCs w:val="20"/>
                                <w:lang w:val="sr-Latn-RS"/>
                              </w:rPr>
                              <w:delText>domen1.com</w:delText>
                            </w:r>
                          </w:del>
                          <w:ins w:id="964" w:author="Rajo" w:date="2018-06-10T21:09:00Z">
                            <w:r>
                              <w:rPr>
                                <w:rFonts w:ascii="Microsoft Sans Serif" w:hAnsi="Microsoft Sans Serif" w:cs="Microsoft Sans Serif"/>
                                <w:color w:val="000000" w:themeColor="text1"/>
                                <w:sz w:val="20"/>
                                <w:szCs w:val="20"/>
                                <w:lang w:val="sr-Latn-RS"/>
                              </w:rPr>
                              <w:t>Aplikacija1</w:t>
                            </w:r>
                          </w:ins>
                        </w:p>
                      </w:txbxContent>
                    </v:textbox>
                  </v:roundrect>
                  <v:roundrect id="Rectangle: Rounded Corners 39" o:spid="_x0000_s1114" style="position:absolute;left:21990;top:8953;width:15399;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" fillcolor="#f90" stroked="f">
                    <v:textbox>
                      <w:txbxContent>
                        <w:p w14:paraId="20EDAC46" w14:textId="77777777" w:rsidR="009B0D46" w:rsidRDefault="009B0D46">
                          <w:pPr>
                            <w:pStyle w:val="NormalWeb"/>
                            <w:spacing w:before="0" w:beforeAutospacing="0" w:after="0" w:afterAutospacing="0" w:line="276" w:lineRule="auto"/>
                            <w:jc w:val="center"/>
                            <w:rPr>
                              <w:b/>
                              <w:color w:val="FFFFFF" w:themeColor="background1"/>
                            </w:rPr>
                          </w:pPr>
                          <w:r>
                            <w:rPr>
                              <w:rFonts w:ascii="Microsoft Sans Serif" w:eastAsia="Calibri" w:hAnsi="Microsoft Sans Serif"/>
                              <w:b/>
                              <w:color w:val="FFFFFF" w:themeColor="background1"/>
                              <w:sz w:val="20"/>
                              <w:szCs w:val="20"/>
                              <w:lang w:val="sr-Latn-RS"/>
                            </w:rPr>
                            <w:t>Skladište kolačića preglednika</w:t>
                          </w:r>
                        </w:p>
                      </w:txbxContent>
                    </v:textbox>
                  </v:roundrect>
                  <v:roundrect id="Rectangle: Rounded Corners 40" o:spid="_x0000_s1115" style="position:absolute;left:40699;top:8953;width:15398;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" fillcolor="#c2d69b [1942]" stroked="f">
                    <v:textbox>
                      <w:txbxContent>
                        <w:p w14:paraId="0BC12188" w14:textId="6A3E558F" w:rsidR="009B0D46" w:rsidRDefault="009B0D46">
                          <w:pPr>
                            <w:pStyle w:val="NormalWeb"/>
                            <w:spacing w:before="0" w:beforeAutospacing="0" w:after="0" w:afterAutospacing="0" w:line="276" w:lineRule="auto"/>
                            <w:jc w:val="center"/>
                          </w:pPr>
                          <w:del w:id="965" w:author="Rajo" w:date="2018-06-10T21:09:00Z">
                            <w:r w:rsidDel="003F54A4">
                              <w:rPr>
                                <w:rFonts w:ascii="Microsoft Sans Serif" w:eastAsia="Calibri" w:hAnsi="Microsoft Sans Serif"/>
                                <w:color w:val="000000"/>
                                <w:sz w:val="20"/>
                                <w:szCs w:val="20"/>
                                <w:lang w:val="sr-Latn-RS"/>
                              </w:rPr>
                              <w:delText>domen2.com</w:delText>
                            </w:r>
                          </w:del>
                          <w:ins w:id="966" w:author="Rajo" w:date="2018-06-10T21:09:00Z">
                            <w:r>
                              <w:rPr>
                                <w:rFonts w:ascii="Microsoft Sans Serif" w:eastAsia="Calibri" w:hAnsi="Microsoft Sans Serif"/>
                                <w:color w:val="000000"/>
                                <w:sz w:val="20"/>
                                <w:szCs w:val="20"/>
                                <w:lang w:val="sr-Latn-RS"/>
                              </w:rPr>
                              <w:t>Aplikacija2</w:t>
                            </w:r>
                          </w:ins>
                        </w:p>
                      </w:txbxContent>
                    </v:textbox>
                  </v:roundrect>
                  <v:shape id="Graphic 43" o:spid="_x0000_s1116" type="#_x0000_t75" alt="User" style="position:absolute;left:27762;top:18192;width:3289;height:3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">
                    <v:imagedata r:id="rId14" o:title="User"/>
                  </v:shape>
                  <v:shape id="Connector: Elbow 44" o:spid="_x0000_s1117" type="#_x0000_t33" style="position:absolute;left:32004;top:13906;width:16393;height:59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" strokecolor="black [3040]">
                    <v:stroke endarrow="block"/>
                  </v:shape>
                  <v:shape id="Connector: Elbow 45" o:spid="_x0000_s1118" type="#_x0000_t33" style="position:absolute;left:10653;top:14001;width:16005;height:581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" strokecolor="black [3040]">
                    <v:stroke endarrow="block"/>
                  </v:shape>
                  <v:shape id="Straight Arrow Connector 46" o:spid="_x0000_s1119" type="#_x0000_t32" style="position:absolute;left:18354;top:11430;width:3636;height:4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" strokecolor="black [3200]">
                    <v:stroke endarrow="block"/>
                  </v:shape>
                  <v:shape id="Straight Arrow Connector 47" o:spid="_x0000_s1120" type="#_x0000_t32" style="position:absolute;left:37389;top:11430;width:331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" strokecolor="black [3213]">
                    <v:stroke endarrow="block"/>
                  </v:shape>
                  <v:shape id="Text Box 231" o:spid="_x0000_s1121" type="#_x0000_t202" style="position:absolute;left:11987;top:20993;width:7726;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" fillcolor="white [3201]" stroked="f" strokeweight=".5pt">
                    <v:textbox inset="0">
                      <w:txbxContent>
                        <w:p w14:paraId="391F98E8" w14:textId="5E2FC8D1" w:rsidR="009B0D46" w:rsidRDefault="009B0D46">
                          <w:pPr>
                            <w:pStyle w:val="NormalWeb"/>
                            <w:spacing w:before="0" w:beforeAutospacing="0" w:after="0" w:afterAutospacing="0" w:line="276" w:lineRule="auto"/>
                          </w:pPr>
                          <w:del w:id="967" w:author="Rajo" w:date="2018-06-10T21:09:00Z">
                            <w:r w:rsidDel="003F54A4">
                              <w:rPr>
                                <w:rFonts w:ascii="Microsoft Sans Serif" w:eastAsia="Calibri" w:hAnsi="Microsoft Sans Serif"/>
                                <w:sz w:val="16"/>
                                <w:szCs w:val="16"/>
                                <w:lang w:val="sr-Latn-RS"/>
                              </w:rPr>
                              <w:delText>Odlazi na</w:delText>
                            </w:r>
                          </w:del>
                          <w:ins w:id="968" w:author="Rajo" w:date="2018-06-10T21:09:00Z">
                            <w:r>
                              <w:rPr>
                                <w:rFonts w:ascii="Microsoft Sans Serif" w:eastAsia="Calibri" w:hAnsi="Microsoft Sans Serif"/>
                                <w:sz w:val="16"/>
                                <w:szCs w:val="16"/>
                                <w:lang w:val="sr-Latn-RS"/>
                              </w:rPr>
                              <w:t>Pristup</w:t>
                            </w:r>
                          </w:ins>
                        </w:p>
                      </w:txbxContent>
                    </v:textbox>
                  </v:shape>
                  <v:shape id="Text Box 231" o:spid="_x0000_s1122" type="#_x0000_t202" style="position:absolute;left:26658;top:22855;width:6487;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" fillcolor="white [3201]" stroked="f" strokeweight=".5pt">
                    <v:textbox inset="0">
                      <w:txbxContent>
                        <w:p w14:paraId="1E4EBDAC" w14:textId="77777777" w:rsidR="009B0D46" w:rsidRDefault="009B0D46">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v:textbox>
                  </v:shape>
                  <v:roundrect id="Rectangle: Rounded Corners 138" o:spid="_x0000_s1123" style="position:absolute;left:21988;top:942;width:15392;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" fillcolor="#f1450f" stroked="f">
                    <v:textbox>
                      <w:txbxContent>
                        <w:p w14:paraId="233CF256" w14:textId="7339AB88" w:rsidR="009B0D46" w:rsidRDefault="009B0D46">
                          <w:pPr>
                            <w:pStyle w:val="NormalWeb"/>
                            <w:spacing w:before="0" w:beforeAutospacing="0" w:after="0" w:afterAutospacing="0" w:line="276" w:lineRule="auto"/>
                            <w:jc w:val="center"/>
                            <w:rPr>
                              <w:rFonts w:ascii="Microsoft Sans Serif" w:eastAsia="Calibri" w:hAnsi="Microsoft Sans Serif"/>
                              <w:b/>
                              <w:bCs/>
                              <w:color w:val="FFFFFF"/>
                              <w:sz w:val="20"/>
                              <w:szCs w:val="20"/>
                              <w:lang w:val="sr-Latn-RS"/>
                            </w:rPr>
                          </w:pPr>
                          <w:r>
                            <w:rPr>
                              <w:rFonts w:ascii="Microsoft Sans Serif" w:eastAsia="Calibri" w:hAnsi="Microsoft Sans Serif"/>
                              <w:b/>
                              <w:bCs/>
                              <w:color w:val="FFFFFF"/>
                              <w:sz w:val="20"/>
                              <w:szCs w:val="20"/>
                              <w:lang w:val="sr-Latn-RS"/>
                            </w:rPr>
                            <w:t>Autentikacioni server</w:t>
                          </w:r>
                        </w:p>
                        <w:p w14:paraId="742995C5" w14:textId="6D6C6A5F" w:rsidR="009B0D46" w:rsidRDefault="009B0D46">
                          <w:pPr>
                            <w:pStyle w:val="NormalWeb"/>
                            <w:spacing w:before="0" w:beforeAutospacing="0" w:after="0" w:afterAutospacing="0" w:line="276" w:lineRule="auto"/>
                            <w:jc w:val="center"/>
                          </w:pPr>
                          <w:del w:id="969" w:author="Rajo" w:date="2018-06-10T21:09:00Z">
                            <w:r w:rsidDel="003F54A4">
                              <w:rPr>
                                <w:rFonts w:ascii="Microsoft Sans Serif" w:eastAsia="Calibri" w:hAnsi="Microsoft Sans Serif"/>
                                <w:bCs/>
                                <w:color w:val="FFFFFF"/>
                                <w:sz w:val="20"/>
                                <w:szCs w:val="20"/>
                                <w:lang w:val="sr-Latn-RS"/>
                              </w:rPr>
                              <w:delText>(domen3.com)</w:delText>
                            </w:r>
                          </w:del>
                        </w:p>
                      </w:txbxContent>
                    </v:textbox>
                  </v:roundrect>
                  <v:shape id="Text Box 231" o:spid="_x0000_s1124" type="#_x0000_t202" style="position:absolute;left:42757;top:21079;width:7722;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" fillcolor="white [3201]" stroked="f" strokeweight=".5pt">
                    <v:textbox inset="0">
                      <w:txbxContent>
                        <w:p w14:paraId="5B04B0B1" w14:textId="379A0A54" w:rsidR="009B0D46" w:rsidRDefault="009B0D46">
                          <w:pPr>
                            <w:pStyle w:val="NormalWeb"/>
                            <w:spacing w:before="0" w:beforeAutospacing="0" w:after="0" w:afterAutospacing="0" w:line="276" w:lineRule="auto"/>
                          </w:pPr>
                          <w:del w:id="970" w:author="Rajo" w:date="2018-06-10T21:09:00Z">
                            <w:r w:rsidDel="003F54A4">
                              <w:rPr>
                                <w:rFonts w:ascii="Microsoft Sans Serif" w:eastAsia="Calibri" w:hAnsi="Microsoft Sans Serif"/>
                                <w:sz w:val="16"/>
                                <w:szCs w:val="16"/>
                                <w:lang w:val="sr-Latn-RS"/>
                              </w:rPr>
                              <w:delText>Odlazi na</w:delText>
                            </w:r>
                          </w:del>
                          <w:ins w:id="971" w:author="Rajo" w:date="2018-06-10T21:09:00Z">
                            <w:r>
                              <w:rPr>
                                <w:rFonts w:ascii="Microsoft Sans Serif" w:eastAsia="Calibri" w:hAnsi="Microsoft Sans Serif"/>
                                <w:sz w:val="16"/>
                                <w:szCs w:val="16"/>
                                <w:lang w:val="sr-Latn-RS"/>
                              </w:rPr>
                              <w:t>Pristup</w:t>
                            </w:r>
                          </w:ins>
                        </w:p>
                      </w:txbxContent>
                    </v:textbox>
                  </v:shape>
                  <v:shape id="Text Box 231" o:spid="_x0000_s1125" type="#_x0000_t202" style="position:absolute;left:11332;top:4086;width:9336;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" fillcolor="white [3201]" stroked="f" strokeweight=".5pt">
                    <v:textbox inset="0">
                      <w:txbxContent>
                        <w:p w14:paraId="10D61D5E" w14:textId="77777777" w:rsidR="009B0D46" w:rsidRDefault="009B0D46">
                          <w:pPr>
                            <w:pStyle w:val="NormalWeb"/>
                            <w:spacing w:before="0" w:beforeAutospacing="0" w:after="0" w:afterAutospacing="0" w:line="276" w:lineRule="auto"/>
                          </w:pPr>
                          <w:r>
                            <w:rPr>
                              <w:rFonts w:ascii="Microsoft Sans Serif" w:eastAsia="Calibri" w:hAnsi="Microsoft Sans Serif"/>
                              <w:sz w:val="16"/>
                              <w:szCs w:val="16"/>
                              <w:lang w:val="sr-Latn-RS"/>
                            </w:rPr>
                            <w:t>Preusmjeravanje</w:t>
                          </w:r>
                        </w:p>
                      </w:txbxContent>
                    </v:textbox>
                  </v:shape>
                  <v:shape id="Connector: Elbow 142" o:spid="_x0000_s1126" type="#_x0000_t33" style="position:absolute;left:13553;top:519;width:5534;height:1133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" strokecolor="black [3040]">
                    <v:stroke startarrow="block" endarrow="block"/>
                  </v:shape>
                  <v:shape id="Connector: Elbow 143" o:spid="_x0000_s1127" type="#_x0000_t33" style="position:absolute;left:40118;top:677;width:5534;height:1101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" strokecolor="black [3040]">
                    <v:stroke startarrow="block" endarrow="block"/>
                  </v:shape>
                  <v:shape id="Straight Arrow Connector 144" o:spid="_x0000_s1128" type="#_x0000_t32" style="position:absolute;left:29681;top:5895;width:5;height:30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" strokecolor="black [3213]">
                    <v:stroke startarrow="block" endarrow="block"/>
                  </v:shape>
                  <v:shape id="Text Box 231" o:spid="_x0000_s1129" type="#_x0000_t202" style="position:absolute;left:38947;top:4079;width:9335;height:2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" fillcolor="white [3201]" stroked="f" strokeweight=".5pt">
                    <v:textbox inset="0">
                      <w:txbxContent>
                        <w:p w14:paraId="5FC22D30" w14:textId="77777777" w:rsidR="009B0D46" w:rsidRDefault="009B0D46">
                          <w:pPr>
                            <w:pStyle w:val="NormalWeb"/>
                            <w:spacing w:before="0" w:beforeAutospacing="0" w:after="0" w:afterAutospacing="0" w:line="276" w:lineRule="auto"/>
                          </w:pPr>
                          <w:r>
                            <w:rPr>
                              <w:rFonts w:ascii="Microsoft Sans Serif" w:eastAsia="Calibri" w:hAnsi="Microsoft Sans Serif"/>
                              <w:sz w:val="16"/>
                              <w:szCs w:val="16"/>
                              <w:lang w:val="sr-Latn-RS"/>
                            </w:rPr>
                            <w:t>Preusmjeravanje</w:t>
                          </w:r>
                        </w:p>
                      </w:txbxContent>
                    </v:textbox>
                  </v:shape>
                  <w10:anchorlock/>
                </v:group>
              </w:pict>
            </mc:Fallback>
          </mc:AlternateContent>
        </w:r>
      </w:del>
    </w:p>
    <w:p w14:paraId="089658E6" w14:textId="49EAB775" w:rsidR="00E94ADE" w:rsidDel="00093655" w:rsidRDefault="00CC5052">
      <w:pPr>
        <w:pStyle w:val="Caption"/>
        <w:ind w:firstLine="360"/>
        <w:rPr>
          <w:del w:id="972" w:author="Rajo" w:date="2018-05-22T20:24:00Z"/>
          <w:lang w:val="bs-Latn-BA"/>
        </w:rPr>
        <w:pPrChange w:id="973" w:author="Rajo" w:date="2018-06-17T14:44:00Z">
          <w:pPr>
            <w:pStyle w:val="Caption"/>
            <w:jc w:val="center"/>
          </w:pPr>
        </w:pPrChange>
      </w:pPr>
      <w:del w:id="974" w:author="Rajo" w:date="2018-06-11T20:34:00Z">
        <w:r w:rsidDel="00021117">
          <w:rPr>
            <w:lang w:val="bs-Latn-BA"/>
          </w:rPr>
          <w:delText>Slika 4.3 - Upotreba centralnog autentikacionog domena</w:delText>
        </w:r>
      </w:del>
    </w:p>
    <w:p w14:paraId="0ADD3684" w14:textId="6651E9C2" w:rsidR="00E94ADE" w:rsidDel="00021117" w:rsidRDefault="00E94ADE">
      <w:pPr>
        <w:keepNext/>
        <w:spacing w:line="240" w:lineRule="auto"/>
        <w:ind w:firstLine="360"/>
        <w:jc w:val="both"/>
        <w:rPr>
          <w:del w:id="975" w:author="Rajo" w:date="2018-06-11T20:34:00Z"/>
          <w:lang w:val="bs-Latn-BA"/>
        </w:rPr>
        <w:pPrChange w:id="976" w:author="Rajo" w:date="2018-06-17T14:44:00Z">
          <w:pPr>
            <w:spacing w:line="240" w:lineRule="auto"/>
            <w:jc w:val="both"/>
          </w:pPr>
        </w:pPrChange>
      </w:pPr>
    </w:p>
    <w:p w14:paraId="7D1E23C4" w14:textId="227B18A2" w:rsidR="007B03E4" w:rsidDel="00595525" w:rsidRDefault="00CC5052">
      <w:pPr>
        <w:spacing w:line="240" w:lineRule="auto"/>
        <w:ind w:firstLine="360"/>
        <w:jc w:val="both"/>
        <w:rPr>
          <w:del w:id="977" w:author="Rajo" w:date="2018-06-11T21:15:00Z"/>
          <w:moveTo w:id="978" w:author="Rajo" w:date="2018-06-11T20:53:00Z"/>
          <w:lang w:val="bs-Latn-BA"/>
        </w:rPr>
        <w:pPrChange w:id="979" w:author="Rajo" w:date="2018-06-17T14:44:00Z">
          <w:pPr>
            <w:spacing w:line="240" w:lineRule="auto"/>
            <w:ind w:firstLine="720"/>
            <w:jc w:val="both"/>
          </w:pPr>
        </w:pPrChange>
      </w:pPr>
      <w:del w:id="980" w:author="Rajo" w:date="2018-06-11T20:35:00Z">
        <w:r w:rsidDel="00021117">
          <w:rPr>
            <w:lang w:val="bs-Latn-BA"/>
          </w:rPr>
          <w:delText>Svaki put kada korisnik posjeti domen koji zaht</w:delText>
        </w:r>
        <w:r w:rsidDel="00021117">
          <w:delText>i</w:delText>
        </w:r>
        <w:r w:rsidDel="00021117">
          <w:rPr>
            <w:lang w:val="bs-Latn-BA"/>
          </w:rPr>
          <w:delText xml:space="preserve">jeva autentikaciju, preusmjeren je na autentikacioni domen. S obzirom na to da je korisnik već prijavljen pod tim domenom, može odmah biti preusmjeren na izvorni domen uz neophodni autentikacioni token. Uobičajeni scenario prijave korisnika upotrebom SSO servera, prikazan je na </w:delText>
        </w:r>
        <w:r w:rsidDel="00021117">
          <w:rPr>
            <w:b/>
            <w:lang w:val="bs-Latn-BA"/>
          </w:rPr>
          <w:delText>slici 4.4</w:delText>
        </w:r>
        <w:r w:rsidDel="00021117">
          <w:rPr>
            <w:lang w:val="bs-Latn-BA"/>
          </w:rPr>
          <w:delText xml:space="preserve">. </w:delText>
        </w:r>
      </w:del>
      <w:ins w:id="981" w:author="Rajo" w:date="2018-06-11T20:35:00Z">
        <w:r w:rsidR="00021117">
          <w:rPr>
            <w:lang w:val="bs-Latn-BA"/>
          </w:rPr>
          <w:t>Gore navedeni pro</w:t>
        </w:r>
      </w:ins>
      <w:ins w:id="982" w:author="Rajo" w:date="2018-06-11T20:36:00Z">
        <w:r w:rsidR="00360608">
          <w:rPr>
            <w:lang w:val="bs-Latn-BA"/>
          </w:rPr>
          <w:t xml:space="preserve">blem, odnosno problem dijeljenja </w:t>
        </w:r>
      </w:ins>
      <w:ins w:id="983" w:author="Rajo" w:date="2018-06-12T20:44:00Z">
        <w:r w:rsidR="00DC63A6">
          <w:rPr>
            <w:lang w:val="bs-Latn-BA"/>
          </w:rPr>
          <w:t xml:space="preserve">autentikacionih </w:t>
        </w:r>
      </w:ins>
      <w:ins w:id="984" w:author="Rajo" w:date="2018-06-11T20:37:00Z">
        <w:r w:rsidR="00360608">
          <w:rPr>
            <w:lang w:val="bs-Latn-BA"/>
          </w:rPr>
          <w:t>podataka</w:t>
        </w:r>
      </w:ins>
      <w:ins w:id="985" w:author="Rajo" w:date="2018-06-12T20:44:00Z">
        <w:r w:rsidR="00952747">
          <w:rPr>
            <w:lang w:val="bs-Latn-BA"/>
          </w:rPr>
          <w:t xml:space="preserve"> o korisni</w:t>
        </w:r>
      </w:ins>
      <w:ins w:id="986" w:author="Rajo" w:date="2018-06-12T20:45:00Z">
        <w:r w:rsidR="00952747">
          <w:rPr>
            <w:lang w:val="bs-Latn-BA"/>
          </w:rPr>
          <w:t>ku</w:t>
        </w:r>
      </w:ins>
      <w:ins w:id="987" w:author="Rajo" w:date="2018-06-11T20:36:00Z">
        <w:r w:rsidR="00360608">
          <w:rPr>
            <w:lang w:val="bs-Latn-BA"/>
          </w:rPr>
          <w:t>, može se riješiti upotrebom SSO</w:t>
        </w:r>
      </w:ins>
      <w:ins w:id="988" w:author="Rajo" w:date="2018-06-12T20:46:00Z">
        <w:r w:rsidR="00F828E9">
          <w:rPr>
            <w:lang w:val="bs-Latn-BA"/>
          </w:rPr>
          <w:t xml:space="preserve"> servera </w:t>
        </w:r>
      </w:ins>
      <w:ins w:id="989" w:author="Rajo" w:date="2018-06-11T20:54:00Z">
        <w:r w:rsidR="00202D66">
          <w:rPr>
            <w:lang w:val="bs-Latn-BA"/>
          </w:rPr>
          <w:t xml:space="preserve">kao centralnog </w:t>
        </w:r>
      </w:ins>
      <w:ins w:id="990" w:author="Rajo" w:date="2018-06-11T20:55:00Z">
        <w:r w:rsidR="00202D66">
          <w:rPr>
            <w:lang w:val="bs-Latn-BA"/>
          </w:rPr>
          <w:t>autentikacionog</w:t>
        </w:r>
      </w:ins>
      <w:ins w:id="991" w:author="Rajo" w:date="2018-06-11T20:54:00Z">
        <w:r w:rsidR="00202D66">
          <w:rPr>
            <w:lang w:val="bs-Latn-BA"/>
          </w:rPr>
          <w:t xml:space="preserve"> servera </w:t>
        </w:r>
      </w:ins>
      <w:ins w:id="992" w:author="Rajo" w:date="2018-06-12T20:50:00Z">
        <w:r w:rsidR="00F10A11">
          <w:rPr>
            <w:lang w:val="bs-Latn-BA"/>
          </w:rPr>
          <w:t xml:space="preserve">u okviru kog je </w:t>
        </w:r>
        <w:r w:rsidR="00EE20A3">
          <w:rPr>
            <w:lang w:val="bs-Latn-BA"/>
          </w:rPr>
          <w:t>on</w:t>
        </w:r>
        <w:r w:rsidR="00F10A11">
          <w:rPr>
            <w:lang w:val="bs-Latn-BA"/>
          </w:rPr>
          <w:t xml:space="preserve"> autentikovan</w:t>
        </w:r>
      </w:ins>
      <w:ins w:id="993" w:author="Rajo" w:date="2018-06-12T20:54:00Z">
        <w:r w:rsidR="00172EE2">
          <w:rPr>
            <w:lang w:val="bs-Latn-BA"/>
          </w:rPr>
          <w:t>.</w:t>
        </w:r>
      </w:ins>
      <w:ins w:id="994" w:author="Rajo" w:date="2018-06-12T20:50:00Z">
        <w:r w:rsidR="00EE20A3">
          <w:rPr>
            <w:lang w:val="bs-Latn-BA"/>
          </w:rPr>
          <w:t xml:space="preserve"> </w:t>
        </w:r>
      </w:ins>
      <w:ins w:id="995" w:author="Rajo" w:date="2018-06-12T20:54:00Z">
        <w:r w:rsidR="00172EE2">
          <w:rPr>
            <w:lang w:val="bs-Latn-BA"/>
          </w:rPr>
          <w:t>Kao takav,</w:t>
        </w:r>
      </w:ins>
      <w:ins w:id="996" w:author="Rajo" w:date="2018-06-11T20:55:00Z">
        <w:r w:rsidR="00202D66">
          <w:rPr>
            <w:lang w:val="bs-Latn-BA"/>
          </w:rPr>
          <w:t xml:space="preserve"> </w:t>
        </w:r>
      </w:ins>
      <w:ins w:id="997" w:author="Rajo" w:date="2018-06-12T20:54:00Z">
        <w:r w:rsidR="00172EE2">
          <w:rPr>
            <w:lang w:val="bs-Latn-BA"/>
          </w:rPr>
          <w:t xml:space="preserve">on </w:t>
        </w:r>
      </w:ins>
      <w:ins w:id="998" w:author="Rajo" w:date="2018-06-11T20:55:00Z">
        <w:r w:rsidR="00202D66">
          <w:rPr>
            <w:lang w:val="bs-Latn-BA"/>
          </w:rPr>
          <w:t xml:space="preserve">sadrži određene informacije o </w:t>
        </w:r>
      </w:ins>
      <w:ins w:id="999" w:author="Rajo" w:date="2018-06-12T20:54:00Z">
        <w:r w:rsidR="009964FD">
          <w:rPr>
            <w:lang w:val="bs-Latn-BA"/>
          </w:rPr>
          <w:t>korisniku</w:t>
        </w:r>
      </w:ins>
      <w:ins w:id="1000" w:author="Rajo" w:date="2018-06-12T20:55:00Z">
        <w:r w:rsidR="009964FD">
          <w:rPr>
            <w:lang w:val="bs-Latn-BA"/>
          </w:rPr>
          <w:t>,</w:t>
        </w:r>
      </w:ins>
      <w:ins w:id="1001" w:author="Rajo" w:date="2018-06-12T20:53:00Z">
        <w:r w:rsidR="00EE20A3">
          <w:rPr>
            <w:lang w:val="bs-Latn-BA"/>
          </w:rPr>
          <w:t xml:space="preserve"> n</w:t>
        </w:r>
      </w:ins>
      <w:ins w:id="1002" w:author="Rajo" w:date="2018-06-12T20:51:00Z">
        <w:r w:rsidR="00EE20A3">
          <w:rPr>
            <w:lang w:val="bs-Latn-BA"/>
          </w:rPr>
          <w:t xml:space="preserve">a osnovu </w:t>
        </w:r>
      </w:ins>
      <w:ins w:id="1003" w:author="Rajo" w:date="2018-06-12T20:53:00Z">
        <w:r w:rsidR="00EE20A3">
          <w:rPr>
            <w:lang w:val="bs-Latn-BA"/>
          </w:rPr>
          <w:t>koji</w:t>
        </w:r>
      </w:ins>
      <w:ins w:id="1004" w:author="Rajo" w:date="2018-06-12T20:55:00Z">
        <w:r w:rsidR="009964FD">
          <w:rPr>
            <w:lang w:val="bs-Latn-BA"/>
          </w:rPr>
          <w:t>h</w:t>
        </w:r>
      </w:ins>
      <w:ins w:id="1005" w:author="Rajo" w:date="2018-06-12T20:53:00Z">
        <w:r w:rsidR="00EE20A3">
          <w:rPr>
            <w:lang w:val="bs-Latn-BA"/>
          </w:rPr>
          <w:t xml:space="preserve"> se </w:t>
        </w:r>
      </w:ins>
      <w:ins w:id="1006" w:author="Rajo" w:date="2018-06-12T20:57:00Z">
        <w:r w:rsidR="009964FD">
          <w:rPr>
            <w:lang w:val="bs-Latn-BA"/>
          </w:rPr>
          <w:t>putem njega</w:t>
        </w:r>
      </w:ins>
      <w:ins w:id="1007" w:author="Rajo" w:date="2018-06-12T20:55:00Z">
        <w:r w:rsidR="009964FD">
          <w:rPr>
            <w:lang w:val="bs-Latn-BA"/>
          </w:rPr>
          <w:t xml:space="preserve"> </w:t>
        </w:r>
      </w:ins>
      <w:ins w:id="1008" w:author="Rajo" w:date="2018-06-12T20:53:00Z">
        <w:r w:rsidR="00EE20A3">
          <w:rPr>
            <w:lang w:val="bs-Latn-BA"/>
          </w:rPr>
          <w:t>može izvršiti</w:t>
        </w:r>
      </w:ins>
      <w:ins w:id="1009" w:author="Rajo" w:date="2018-06-11T20:55:00Z">
        <w:r w:rsidR="00202D66">
          <w:rPr>
            <w:lang w:val="bs-Latn-BA"/>
          </w:rPr>
          <w:t xml:space="preserve"> prijav</w:t>
        </w:r>
      </w:ins>
      <w:ins w:id="1010" w:author="Rajo" w:date="2018-06-12T20:53:00Z">
        <w:r w:rsidR="00EE20A3">
          <w:rPr>
            <w:lang w:val="bs-Latn-BA"/>
          </w:rPr>
          <w:t>a</w:t>
        </w:r>
      </w:ins>
      <w:ins w:id="1011" w:author="Rajo" w:date="2018-06-11T20:55:00Z">
        <w:r w:rsidR="00202D66">
          <w:rPr>
            <w:lang w:val="bs-Latn-BA"/>
          </w:rPr>
          <w:t xml:space="preserve"> </w:t>
        </w:r>
      </w:ins>
      <w:ins w:id="1012" w:author="Rajo" w:date="2018-06-12T20:55:00Z">
        <w:r w:rsidR="009964FD">
          <w:rPr>
            <w:lang w:val="bs-Latn-BA"/>
          </w:rPr>
          <w:t xml:space="preserve">korisnika </w:t>
        </w:r>
      </w:ins>
      <w:ins w:id="1013" w:author="Rajo" w:date="2018-06-12T20:56:00Z">
        <w:r w:rsidR="009964FD">
          <w:rPr>
            <w:lang w:val="bs-Latn-BA"/>
          </w:rPr>
          <w:t xml:space="preserve">i </w:t>
        </w:r>
      </w:ins>
      <w:ins w:id="1014" w:author="Rajo" w:date="2018-06-11T20:55:00Z">
        <w:r w:rsidR="00202D66">
          <w:rPr>
            <w:lang w:val="bs-Latn-BA"/>
          </w:rPr>
          <w:t>na</w:t>
        </w:r>
      </w:ins>
      <w:ins w:id="1015" w:author="Rajo" w:date="2018-06-11T20:57:00Z">
        <w:r w:rsidR="001B13B3">
          <w:rPr>
            <w:lang w:val="bs-Latn-BA"/>
          </w:rPr>
          <w:t xml:space="preserve"> </w:t>
        </w:r>
      </w:ins>
      <w:ins w:id="1016" w:author="Rajo" w:date="2018-06-12T20:56:00Z">
        <w:r w:rsidR="009964FD">
          <w:rPr>
            <w:lang w:val="bs-Latn-BA"/>
          </w:rPr>
          <w:t xml:space="preserve">sve </w:t>
        </w:r>
      </w:ins>
      <w:ins w:id="1017" w:author="Rajo" w:date="2018-06-11T20:57:00Z">
        <w:r w:rsidR="001B13B3">
          <w:rPr>
            <w:lang w:val="bs-Latn-BA"/>
          </w:rPr>
          <w:t xml:space="preserve">ostale aplikacije </w:t>
        </w:r>
      </w:ins>
      <w:ins w:id="1018" w:author="Rajo" w:date="2018-06-12T20:58:00Z">
        <w:r w:rsidR="00A65329">
          <w:rPr>
            <w:lang w:val="bs-Latn-BA"/>
          </w:rPr>
          <w:t xml:space="preserve">koje </w:t>
        </w:r>
      </w:ins>
      <w:ins w:id="1019" w:author="Rajo" w:date="2018-06-12T20:59:00Z">
        <w:r w:rsidR="0013751B">
          <w:rPr>
            <w:lang w:val="bs-Latn-BA"/>
          </w:rPr>
          <w:t>su na njega povezane</w:t>
        </w:r>
      </w:ins>
      <w:ins w:id="1020" w:author="Rajo" w:date="2018-06-12T20:54:00Z">
        <w:r w:rsidR="003F55DB">
          <w:rPr>
            <w:lang w:val="bs-Latn-BA"/>
          </w:rPr>
          <w:t xml:space="preserve">. </w:t>
        </w:r>
      </w:ins>
      <w:moveToRangeStart w:id="1021" w:author="Rajo" w:date="2018-06-11T20:53:00Z" w:name="move516513719"/>
      <w:moveTo w:id="1022" w:author="Rajo" w:date="2018-06-11T20:53:00Z">
        <w:r w:rsidR="007B03E4">
          <w:rPr>
            <w:lang w:val="bs-Latn-BA"/>
          </w:rPr>
          <w:t xml:space="preserve">U uobičajenoj konfiguraciji SSO-a koja je </w:t>
        </w:r>
        <w:del w:id="1023" w:author="Rajo" w:date="2018-06-11T20:53:00Z">
          <w:r w:rsidR="007B03E4" w:rsidDel="007B03E4">
            <w:rPr>
              <w:lang w:val="bs-Latn-BA"/>
            </w:rPr>
            <w:delText xml:space="preserve">navedena u gore </w:delText>
          </w:r>
        </w:del>
        <w:del w:id="1024" w:author="Rajo" w:date="2018-06-11T20:54:00Z">
          <w:r w:rsidR="007B03E4" w:rsidDel="007B03E4">
            <w:rPr>
              <w:lang w:val="bs-Latn-BA"/>
            </w:rPr>
            <w:delText>prikazanom scenariju</w:delText>
          </w:r>
        </w:del>
      </w:moveTo>
      <w:ins w:id="1025" w:author="Rajo" w:date="2018-06-11T20:54:00Z">
        <w:r w:rsidR="007B03E4">
          <w:rPr>
            <w:lang w:val="bs-Latn-BA"/>
          </w:rPr>
          <w:t xml:space="preserve">prikazana na narednoj </w:t>
        </w:r>
      </w:ins>
      <w:ins w:id="1026" w:author="Rajo" w:date="2018-06-17T14:49:00Z">
        <w:r w:rsidR="00323526" w:rsidRPr="00323526">
          <w:rPr>
            <w:b/>
            <w:lang w:val="bs-Latn-BA"/>
            <w:rPrChange w:id="1027" w:author="Rajo" w:date="2018-06-17T14:49:00Z">
              <w:rPr>
                <w:lang w:val="bs-Latn-BA"/>
              </w:rPr>
            </w:rPrChange>
          </w:rPr>
          <w:t>S</w:t>
        </w:r>
      </w:ins>
      <w:ins w:id="1028" w:author="Rajo" w:date="2018-06-11T20:54:00Z">
        <w:r w:rsidR="007B03E4" w:rsidRPr="00323526">
          <w:rPr>
            <w:b/>
            <w:lang w:val="bs-Latn-BA"/>
            <w:rPrChange w:id="1029" w:author="Rajo" w:date="2018-06-17T14:49:00Z">
              <w:rPr>
                <w:lang w:val="bs-Latn-BA"/>
              </w:rPr>
            </w:rPrChange>
          </w:rPr>
          <w:t>lici 4.4</w:t>
        </w:r>
      </w:ins>
      <w:moveTo w:id="1030" w:author="Rajo" w:date="2018-06-11T20:53:00Z">
        <w:r w:rsidR="007B03E4">
          <w:rPr>
            <w:lang w:val="bs-Latn-BA"/>
          </w:rPr>
          <w:t xml:space="preserve">, korisnik prvo odlazi na </w:t>
        </w:r>
        <w:del w:id="1031" w:author="Rajo" w:date="2018-06-11T20:54:00Z">
          <w:r w:rsidR="007B03E4" w:rsidDel="00202D66">
            <w:rPr>
              <w:lang w:val="bs-Latn-BA"/>
            </w:rPr>
            <w:delText>domen1</w:delText>
          </w:r>
        </w:del>
      </w:moveTo>
      <w:ins w:id="1032" w:author="Rajo" w:date="2018-06-11T20:54:00Z">
        <w:r w:rsidR="00202D66">
          <w:rPr>
            <w:lang w:val="bs-Latn-BA"/>
          </w:rPr>
          <w:t>aplikaciju1</w:t>
        </w:r>
      </w:ins>
      <w:moveTo w:id="1033" w:author="Rajo" w:date="2018-06-11T20:53:00Z">
        <w:r w:rsidR="007B03E4">
          <w:rPr>
            <w:lang w:val="bs-Latn-BA"/>
          </w:rPr>
          <w:t xml:space="preserve"> na </w:t>
        </w:r>
        <w:del w:id="1034" w:author="Rajo" w:date="2018-06-11T20:54:00Z">
          <w:r w:rsidR="007B03E4" w:rsidDel="00202D66">
            <w:rPr>
              <w:lang w:val="bs-Latn-BA"/>
            </w:rPr>
            <w:delText>kom</w:delText>
          </w:r>
        </w:del>
      </w:moveTo>
      <w:ins w:id="1035" w:author="Rajo" w:date="2018-06-11T20:54:00Z">
        <w:r w:rsidR="00202D66">
          <w:rPr>
            <w:lang w:val="bs-Latn-BA"/>
          </w:rPr>
          <w:t>koju</w:t>
        </w:r>
      </w:ins>
      <w:moveTo w:id="1036" w:author="Rajo" w:date="2018-06-11T20:53:00Z">
        <w:r w:rsidR="007B03E4">
          <w:rPr>
            <w:lang w:val="bs-Latn-BA"/>
          </w:rPr>
          <w:t xml:space="preserve"> još uvijek nije prijavljen, zbog čega se vrši preusmjeravanje na </w:t>
        </w:r>
        <w:del w:id="1037" w:author="Rajo" w:date="2018-06-11T20:54:00Z">
          <w:r w:rsidR="007B03E4" w:rsidDel="00202D66">
            <w:rPr>
              <w:lang w:val="bs-Latn-BA"/>
            </w:rPr>
            <w:delText xml:space="preserve">autentikacioni domen odnosno </w:delText>
          </w:r>
        </w:del>
        <w:r w:rsidR="007B03E4">
          <w:rPr>
            <w:lang w:val="bs-Latn-BA"/>
          </w:rPr>
          <w:t>SSO server. Ukoliko korisnik nije bio prijavljen u okviru njega (sesijski kolačić</w:t>
        </w:r>
        <w:del w:id="1038" w:author="Rajo" w:date="2018-06-12T21:00:00Z">
          <w:r w:rsidR="007B03E4" w:rsidDel="00B44868">
            <w:rPr>
              <w:lang w:val="bs-Latn-BA"/>
            </w:rPr>
            <w:delText xml:space="preserve"> </w:delText>
          </w:r>
        </w:del>
      </w:moveTo>
      <w:ins w:id="1039" w:author="Rajo" w:date="2018-06-12T21:00:00Z">
        <w:r w:rsidR="00B44868">
          <w:rPr>
            <w:lang w:val="bs-Latn-BA"/>
          </w:rPr>
          <w:t xml:space="preserve"> kao</w:t>
        </w:r>
        <w:r w:rsidR="003712F5">
          <w:rPr>
            <w:lang w:val="bs-Latn-BA"/>
          </w:rPr>
          <w:t xml:space="preserve"> identifikator odgovarajuće sesije </w:t>
        </w:r>
      </w:ins>
      <w:moveTo w:id="1040" w:author="Rajo" w:date="2018-06-11T20:53:00Z">
        <w:r w:rsidR="007B03E4">
          <w:rPr>
            <w:lang w:val="bs-Latn-BA"/>
          </w:rPr>
          <w:t>nije dostupan), korisnik se prvo autentikuje na centralnom autentikacionom serveru gdje dobija svoju sesiju i odgovarajući</w:t>
        </w:r>
      </w:moveTo>
      <w:ins w:id="1041" w:author="Rajo" w:date="2018-06-11T20:58:00Z">
        <w:r w:rsidR="00385321">
          <w:rPr>
            <w:lang w:val="bs-Latn-BA"/>
          </w:rPr>
          <w:t xml:space="preserve"> sesijski</w:t>
        </w:r>
      </w:ins>
      <w:moveTo w:id="1042" w:author="Rajo" w:date="2018-06-11T20:53:00Z">
        <w:r w:rsidR="007B03E4">
          <w:rPr>
            <w:lang w:val="bs-Latn-BA"/>
          </w:rPr>
          <w:t xml:space="preserve"> kolačić. Nakon toga, on se preusmjerava nazad na izvorn</w:t>
        </w:r>
      </w:moveTo>
      <w:ins w:id="1043" w:author="Rajo" w:date="2018-06-11T20:58:00Z">
        <w:r w:rsidR="00553D1D">
          <w:rPr>
            <w:lang w:val="bs-Latn-BA"/>
          </w:rPr>
          <w:t xml:space="preserve">u aplikaciju </w:t>
        </w:r>
      </w:ins>
      <w:moveTo w:id="1044" w:author="Rajo" w:date="2018-06-11T20:53:00Z">
        <w:del w:id="1045" w:author="Rajo" w:date="2018-06-11T20:58:00Z">
          <w:r w:rsidR="007B03E4" w:rsidDel="00553D1D">
            <w:rPr>
              <w:lang w:val="bs-Latn-BA"/>
            </w:rPr>
            <w:delText>i domen</w:delText>
          </w:r>
        </w:del>
        <w:del w:id="1046" w:author="Rajo" w:date="2018-06-11T20:59:00Z">
          <w:r w:rsidR="007B03E4" w:rsidDel="00D7526B">
            <w:rPr>
              <w:lang w:val="bs-Latn-BA"/>
            </w:rPr>
            <w:delText xml:space="preserve">, </w:delText>
          </w:r>
        </w:del>
        <w:r w:rsidR="007B03E4">
          <w:rPr>
            <w:lang w:val="bs-Latn-BA"/>
          </w:rPr>
          <w:t xml:space="preserve">zajedno sa autentikacionim tokenom na osnovu kog se vrši autentikacija </w:t>
        </w:r>
      </w:moveTo>
      <w:ins w:id="1047" w:author="Rajo" w:date="2018-06-12T21:02:00Z">
        <w:r w:rsidR="008D43CD">
          <w:rPr>
            <w:lang w:val="bs-Latn-BA"/>
          </w:rPr>
          <w:t xml:space="preserve">i kreiranje odgovarajuće sesije </w:t>
        </w:r>
      </w:ins>
      <w:moveTo w:id="1048" w:author="Rajo" w:date="2018-06-11T20:53:00Z">
        <w:del w:id="1049" w:author="Rajo" w:date="2018-06-12T21:02:00Z">
          <w:r w:rsidR="007B03E4" w:rsidDel="00AD45DE">
            <w:rPr>
              <w:lang w:val="bs-Latn-BA"/>
            </w:rPr>
            <w:delText xml:space="preserve">i čuvanje kolačića </w:delText>
          </w:r>
        </w:del>
        <w:r w:rsidR="007B03E4">
          <w:rPr>
            <w:lang w:val="bs-Latn-BA"/>
          </w:rPr>
          <w:t xml:space="preserve">u okviru </w:t>
        </w:r>
        <w:del w:id="1050" w:author="Rajo" w:date="2018-06-11T21:14:00Z">
          <w:r w:rsidR="007B03E4" w:rsidDel="00BE7222">
            <w:rPr>
              <w:lang w:val="bs-Latn-BA"/>
            </w:rPr>
            <w:delText>domena1</w:delText>
          </w:r>
        </w:del>
      </w:moveTo>
      <w:ins w:id="1051" w:author="Rajo" w:date="2018-06-11T21:14:00Z">
        <w:r w:rsidR="00BE7222">
          <w:rPr>
            <w:lang w:val="bs-Latn-BA"/>
          </w:rPr>
          <w:t>aplikacije1</w:t>
        </w:r>
      </w:ins>
      <w:moveTo w:id="1052" w:author="Rajo" w:date="2018-06-11T20:53:00Z">
        <w:r w:rsidR="007B03E4">
          <w:rPr>
            <w:lang w:val="bs-Latn-BA"/>
          </w:rPr>
          <w:t xml:space="preserve">, s obzirom na to da token sadrži sve informacije potrebne za to. Sada, ukoliko korisnik posjeti </w:t>
        </w:r>
        <w:del w:id="1053" w:author="Rajo" w:date="2018-06-11T21:14:00Z">
          <w:r w:rsidR="007B03E4" w:rsidDel="00190C36">
            <w:rPr>
              <w:lang w:val="bs-Latn-BA"/>
            </w:rPr>
            <w:delText>domen2</w:delText>
          </w:r>
        </w:del>
      </w:moveTo>
      <w:ins w:id="1054" w:author="Rajo" w:date="2018-06-11T21:14:00Z">
        <w:r w:rsidR="00190C36">
          <w:rPr>
            <w:lang w:val="bs-Latn-BA"/>
          </w:rPr>
          <w:t>aplikaciju2</w:t>
        </w:r>
      </w:ins>
      <w:moveTo w:id="1055" w:author="Rajo" w:date="2018-06-11T20:53:00Z">
        <w:r w:rsidR="007B03E4">
          <w:rPr>
            <w:lang w:val="bs-Latn-BA"/>
          </w:rPr>
          <w:t xml:space="preserve"> u okviru ko</w:t>
        </w:r>
      </w:moveTo>
      <w:ins w:id="1056" w:author="Rajo" w:date="2018-06-12T21:03:00Z">
        <w:r w:rsidR="00B139D2">
          <w:rPr>
            <w:lang w:val="bs-Latn-BA"/>
          </w:rPr>
          <w:t>je</w:t>
        </w:r>
      </w:ins>
      <w:moveTo w:id="1057" w:author="Rajo" w:date="2018-06-11T20:53:00Z">
        <w:del w:id="1058" w:author="Rajo" w:date="2018-06-12T21:03:00Z">
          <w:r w:rsidR="007B03E4" w:rsidDel="00B139D2">
            <w:rPr>
              <w:lang w:val="bs-Latn-BA"/>
            </w:rPr>
            <w:delText>g</w:delText>
          </w:r>
        </w:del>
        <w:r w:rsidR="007B03E4">
          <w:rPr>
            <w:lang w:val="bs-Latn-BA"/>
          </w:rPr>
          <w:t xml:space="preserve"> još uvijek nije prijavljen, ponovo se vrši preusmjeravanje na SSO server. Međutim, kako je korisnik ovaj put već prijavljen u okviru njega, odnosno posjeduje sesijski kolačić koji drži informaciju o sesiji u okviru koje je on autentikovan na SSO server, nije potrebna ponovna identifikacija korisnika, već se on automatski preusmjerava na izvorn</w:t>
        </w:r>
        <w:del w:id="1059" w:author="Rajo" w:date="2018-06-11T21:15:00Z">
          <w:r w:rsidR="007B03E4" w:rsidDel="00BA71E5">
            <w:rPr>
              <w:lang w:val="bs-Latn-BA"/>
            </w:rPr>
            <w:delText>i</w:delText>
          </w:r>
        </w:del>
      </w:moveTo>
      <w:ins w:id="1060" w:author="Rajo" w:date="2018-06-11T21:15:00Z">
        <w:r w:rsidR="00BA71E5">
          <w:rPr>
            <w:lang w:val="bs-Latn-BA"/>
          </w:rPr>
          <w:t>u</w:t>
        </w:r>
      </w:ins>
      <w:moveTo w:id="1061" w:author="Rajo" w:date="2018-06-11T20:53:00Z">
        <w:r w:rsidR="007B03E4">
          <w:rPr>
            <w:lang w:val="bs-Latn-BA"/>
          </w:rPr>
          <w:t xml:space="preserve"> </w:t>
        </w:r>
        <w:del w:id="1062" w:author="Rajo" w:date="2018-06-11T21:15:00Z">
          <w:r w:rsidR="007B03E4" w:rsidDel="00BA71E5">
            <w:rPr>
              <w:lang w:val="bs-Latn-BA"/>
            </w:rPr>
            <w:delText>domen</w:delText>
          </w:r>
        </w:del>
      </w:moveTo>
      <w:ins w:id="1063" w:author="Rajo" w:date="2018-06-11T21:15:00Z">
        <w:r w:rsidR="00BA71E5">
          <w:rPr>
            <w:lang w:val="bs-Latn-BA"/>
          </w:rPr>
          <w:t>aplikaciju</w:t>
        </w:r>
      </w:ins>
      <w:moveTo w:id="1064" w:author="Rajo" w:date="2018-06-11T20:53:00Z">
        <w:r w:rsidR="007B03E4">
          <w:rPr>
            <w:lang w:val="bs-Latn-BA"/>
          </w:rPr>
          <w:t xml:space="preserve"> </w:t>
        </w:r>
      </w:moveTo>
      <w:ins w:id="1065" w:author="Rajo" w:date="2018-06-11T21:15:00Z">
        <w:r w:rsidR="00BA71E5">
          <w:rPr>
            <w:lang w:val="bs-Latn-BA"/>
          </w:rPr>
          <w:t>(aplikacij</w:t>
        </w:r>
        <w:r w:rsidR="00DF6D89">
          <w:rPr>
            <w:lang w:val="bs-Latn-BA"/>
          </w:rPr>
          <w:t>a</w:t>
        </w:r>
        <w:r w:rsidR="00BA71E5">
          <w:rPr>
            <w:lang w:val="bs-Latn-BA"/>
          </w:rPr>
          <w:t xml:space="preserve">2) </w:t>
        </w:r>
      </w:ins>
      <w:moveTo w:id="1066" w:author="Rajo" w:date="2018-06-11T20:53:00Z">
        <w:r w:rsidR="007B03E4">
          <w:rPr>
            <w:lang w:val="bs-Latn-BA"/>
          </w:rPr>
          <w:t xml:space="preserve">zajedno sa tokenom. Autentikacioni token ponovo sadrži informacije neophodne za autentikaciju korisnika, ali ovaj put u okviru </w:t>
        </w:r>
        <w:del w:id="1067" w:author="Rajo" w:date="2018-06-11T21:15:00Z">
          <w:r w:rsidR="007B03E4" w:rsidDel="00E7474F">
            <w:rPr>
              <w:lang w:val="bs-Latn-BA"/>
            </w:rPr>
            <w:delText>domena2</w:delText>
          </w:r>
        </w:del>
      </w:moveTo>
      <w:ins w:id="1068" w:author="Rajo" w:date="2018-06-11T21:15:00Z">
        <w:r w:rsidR="00E7474F">
          <w:rPr>
            <w:lang w:val="bs-Latn-BA"/>
          </w:rPr>
          <w:t>aplikacije2</w:t>
        </w:r>
      </w:ins>
      <w:moveTo w:id="1069" w:author="Rajo" w:date="2018-06-11T20:53:00Z">
        <w:r w:rsidR="007B03E4">
          <w:rPr>
            <w:lang w:val="bs-Latn-BA"/>
          </w:rPr>
          <w:t xml:space="preserve">, tako da se token koristi za autentikaciju i u okviru </w:t>
        </w:r>
        <w:del w:id="1070" w:author="Rajo" w:date="2018-06-11T21:15:00Z">
          <w:r w:rsidR="007B03E4" w:rsidDel="00245248">
            <w:rPr>
              <w:lang w:val="bs-Latn-BA"/>
            </w:rPr>
            <w:delText>njega</w:delText>
          </w:r>
        </w:del>
      </w:moveTo>
      <w:ins w:id="1071" w:author="Rajo" w:date="2018-06-11T21:15:00Z">
        <w:r w:rsidR="00245248">
          <w:rPr>
            <w:lang w:val="bs-Latn-BA"/>
          </w:rPr>
          <w:t>nje</w:t>
        </w:r>
      </w:ins>
      <w:moveTo w:id="1072" w:author="Rajo" w:date="2018-06-11T20:53:00Z">
        <w:r w:rsidR="007B03E4">
          <w:rPr>
            <w:lang w:val="bs-Latn-BA"/>
          </w:rPr>
          <w:t>.</w:t>
        </w:r>
      </w:moveTo>
    </w:p>
    <w:moveToRangeEnd w:id="1021"/>
    <w:p w14:paraId="638119F4" w14:textId="2E9AA0DC" w:rsidR="00E94ADE" w:rsidDel="00093655" w:rsidRDefault="00E94ADE">
      <w:pPr>
        <w:spacing w:line="240" w:lineRule="auto"/>
        <w:ind w:firstLine="360"/>
        <w:jc w:val="both"/>
        <w:rPr>
          <w:del w:id="1073" w:author="Rajo" w:date="2018-05-22T20:24:00Z"/>
          <w:lang w:val="bs-Latn-BA"/>
        </w:rPr>
        <w:pPrChange w:id="1074" w:author="Rajo" w:date="2018-06-17T14:44:00Z">
          <w:pPr>
            <w:spacing w:line="240" w:lineRule="auto"/>
            <w:ind w:firstLine="720"/>
            <w:jc w:val="both"/>
          </w:pPr>
        </w:pPrChange>
      </w:pPr>
    </w:p>
    <w:p w14:paraId="6ACD81BA" w14:textId="77777777" w:rsidR="00E94ADE" w:rsidRDefault="00E94ADE">
      <w:pPr>
        <w:spacing w:line="240" w:lineRule="auto"/>
        <w:ind w:firstLine="360"/>
        <w:jc w:val="both"/>
        <w:rPr>
          <w:lang w:val="bs-Latn-BA"/>
        </w:rPr>
        <w:pPrChange w:id="1075" w:author="Rajo" w:date="2018-06-17T14:44:00Z">
          <w:pPr>
            <w:spacing w:line="240" w:lineRule="auto"/>
            <w:jc w:val="both"/>
          </w:pPr>
        </w:pPrChange>
      </w:pPr>
    </w:p>
    <w:p w14:paraId="68F69F79" w14:textId="77777777" w:rsidR="00E94ADE" w:rsidRDefault="00CC5052">
      <w:pPr>
        <w:keepNext/>
        <w:spacing w:line="240" w:lineRule="auto"/>
        <w:jc w:val="both"/>
        <w:rPr>
          <w:lang w:val="bs-Latn-BA"/>
        </w:rPr>
      </w:pPr>
      <w:r>
        <w:rPr>
          <w:noProof/>
        </w:rPr>
        <w:lastRenderedPageBreak/>
        <mc:AlternateContent>
          <mc:Choice Requires="wpc">
            <w:drawing>
              <wp:inline distT="0" distB="0" distL="0" distR="0" wp14:anchorId="2B33FAC2" wp14:editId="2567893B">
                <wp:extent cx="5876290" cy="3238500"/>
                <wp:effectExtent l="0" t="0" r="10160" b="0"/>
                <wp:docPr id="110" name="Canvas 1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2" name="Oval 82"/>
                        <wps:cNvSpPr/>
                        <wps:spPr>
                          <a:xfrm>
                            <a:off x="2666886" y="2428380"/>
                            <a:ext cx="534552" cy="534784"/>
                          </a:xfrm>
                          <a:prstGeom prst="ellipse">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84" name="Rectangle: Rounded Corners 84"/>
                        <wps:cNvSpPr/>
                        <wps:spPr>
                          <a:xfrm>
                            <a:off x="2200100" y="1609231"/>
                            <a:ext cx="1539875" cy="495300"/>
                          </a:xfrm>
                          <a:prstGeom prst="roundRect">
                            <a:avLst>
                              <a:gd name="adj" fmla="val 6522"/>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2EF64D06" w14:textId="7901083F" w:rsidR="009B0D46" w:rsidRDefault="009B0D46">
                              <w:pPr>
                                <w:pStyle w:val="NormalWeb"/>
                                <w:spacing w:before="0" w:beforeAutospacing="0" w:after="0" w:afterAutospacing="0" w:line="276" w:lineRule="auto"/>
                                <w:jc w:val="center"/>
                                <w:rPr>
                                  <w:b/>
                                  <w:color w:val="FFFFFF" w:themeColor="background1"/>
                                </w:rPr>
                              </w:pPr>
                              <w:del w:id="1076" w:author="Rajo" w:date="2018-06-16T20:44:00Z">
                                <w:r w:rsidDel="007D7730">
                                  <w:rPr>
                                    <w:rFonts w:ascii="Microsoft Sans Serif" w:eastAsia="Calibri" w:hAnsi="Microsoft Sans Serif"/>
                                    <w:b/>
                                    <w:color w:val="FFFFFF" w:themeColor="background1"/>
                                    <w:sz w:val="20"/>
                                    <w:szCs w:val="20"/>
                                    <w:lang w:val="sr-Latn-RS"/>
                                  </w:rPr>
                                  <w:delText>Skladište kolačića preglednika</w:delText>
                                </w:r>
                              </w:del>
                              <w:ins w:id="1077" w:author="Rajo" w:date="2018-06-16T20:44:00Z">
                                <w:r>
                                  <w:rPr>
                                    <w:rFonts w:ascii="Microsoft Sans Serif" w:eastAsia="Calibri" w:hAnsi="Microsoft Sans Serif"/>
                                    <w:b/>
                                    <w:color w:val="FFFFFF" w:themeColor="background1"/>
                                    <w:sz w:val="20"/>
                                    <w:szCs w:val="20"/>
                                    <w:lang w:val="sr-Latn-RS"/>
                                  </w:rPr>
                                  <w:t>Internet preglednik (skladište kolačića)</w:t>
                                </w:r>
                              </w:ins>
                            </w:p>
                          </w:txbxContent>
                        </wps:txbx>
                        <wps:bodyPr rot="0" spcFirstLastPara="0" vert="horz" wrap="square" lIns="91440" tIns="45720" rIns="91440" bIns="45720" numCol="1" spcCol="0" rtlCol="0" fromWordArt="0" anchor="ctr" anchorCtr="0" forceAA="0" compatLnSpc="1">
                          <a:noAutofit/>
                        </wps:bodyPr>
                      </wps:wsp>
                      <pic:pic xmlns:pic="http://schemas.openxmlformats.org/drawingml/2006/picture">
                        <pic:nvPicPr>
                          <pic:cNvPr id="88" name="Graphic 88" descr="Use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777257" y="2533155"/>
                            <a:ext cx="328930" cy="328930"/>
                          </a:xfrm>
                          <a:prstGeom prst="rect">
                            <a:avLst/>
                          </a:prstGeom>
                        </pic:spPr>
                      </pic:pic>
                      <wps:wsp>
                        <wps:cNvPr id="89" name="Connector: Elbow 89"/>
                        <wps:cNvCnPr>
                          <a:endCxn id="568" idx="2"/>
                        </wps:cNvCnPr>
                        <wps:spPr>
                          <a:xfrm flipV="1">
                            <a:off x="3201438" y="2103214"/>
                            <a:ext cx="1908407" cy="592558"/>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90" name="Connector: Elbow 90"/>
                        <wps:cNvCnPr>
                          <a:endCxn id="559" idx="2"/>
                        </wps:cNvCnPr>
                        <wps:spPr>
                          <a:xfrm rot="10800000">
                            <a:off x="784520" y="2104530"/>
                            <a:ext cx="1882368" cy="591242"/>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91" name="Straight Arrow Connector 91"/>
                        <wps:cNvCnPr/>
                        <wps:spPr>
                          <a:xfrm>
                            <a:off x="1554140" y="1837830"/>
                            <a:ext cx="636435" cy="1"/>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92" name="Straight Arrow Connector 92"/>
                        <wps:cNvCnPr/>
                        <wps:spPr>
                          <a:xfrm flipH="1">
                            <a:off x="3739976" y="1856881"/>
                            <a:ext cx="603424" cy="0"/>
                          </a:xfrm>
                          <a:prstGeom prst="straightConnector1">
                            <a:avLst/>
                          </a:prstGeom>
                          <a:ln w="9525" cap="flat" cmpd="sng" algn="ctr">
                            <a:solidFill>
                              <a:schemeClr val="tx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93" name="Oval 93"/>
                        <wps:cNvSpPr/>
                        <wps:spPr>
                          <a:xfrm>
                            <a:off x="1563665" y="408059"/>
                            <a:ext cx="20934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6A1D392A" w14:textId="77777777" w:rsidR="009B0D46" w:rsidRDefault="009B0D46">
                              <w:pPr>
                                <w:jc w:val="center"/>
                                <w:rPr>
                                  <w:rFonts w:ascii="Microsoft Sans Serif" w:hAnsi="Microsoft Sans Serif" w:cs="Microsoft Sans Serif"/>
                                  <w:b/>
                                  <w:sz w:val="16"/>
                                  <w:szCs w:val="16"/>
                                  <w:lang w:val="sr-Latn-RS"/>
                                </w:rPr>
                              </w:pPr>
                              <w:r>
                                <w:rPr>
                                  <w:rFonts w:ascii="Microsoft Sans Serif" w:hAnsi="Microsoft Sans Serif" w:cs="Microsoft Sans Serif"/>
                                  <w:b/>
                                  <w:sz w:val="16"/>
                                  <w:szCs w:val="16"/>
                                  <w:lang w:val="sr-Latn-RS"/>
                                </w:rPr>
                                <w:t>2</w:t>
                              </w:r>
                            </w:p>
                          </w:txbxContent>
                        </wps:txbx>
                        <wps:bodyPr rot="0" spcFirstLastPara="0" vertOverflow="overflow" horzOverflow="overflow" vert="horz" wrap="square" lIns="0" tIns="0" rIns="0" bIns="0" numCol="1" spcCol="0" rtlCol="0" fromWordArt="0" anchor="t" anchorCtr="0" forceAA="0" compatLnSpc="1">
                          <a:noAutofit/>
                        </wps:bodyPr>
                      </wps:wsp>
                      <wps:wsp>
                        <wps:cNvPr id="94" name="Text Box 94"/>
                        <wps:cNvSpPr txBox="1"/>
                        <wps:spPr>
                          <a:xfrm>
                            <a:off x="1784457" y="348510"/>
                            <a:ext cx="863372" cy="337290"/>
                          </a:xfrm>
                          <a:prstGeom prst="rect">
                            <a:avLst/>
                          </a:prstGeom>
                          <a:noFill/>
                          <a:ln w="6350">
                            <a:noFill/>
                          </a:ln>
                        </wps:spPr>
                        <wps:txbx>
                          <w:txbxContent>
                            <w:p w14:paraId="35FF466F" w14:textId="75F533D4" w:rsidR="009B0D46" w:rsidRDefault="009B0D46">
                              <w:pPr>
                                <w:rPr>
                                  <w:rFonts w:ascii="Microsoft Sans Serif" w:hAnsi="Microsoft Sans Serif" w:cs="Microsoft Sans Serif"/>
                                  <w:sz w:val="16"/>
                                  <w:szCs w:val="16"/>
                                  <w:lang w:val="sr-Latn-RS"/>
                                </w:rPr>
                              </w:pPr>
                              <w:del w:id="1078" w:author="Rajo" w:date="2018-06-11T21:16:00Z">
                                <w:r w:rsidDel="00595525">
                                  <w:rPr>
                                    <w:rFonts w:ascii="Microsoft Sans Serif" w:hAnsi="Microsoft Sans Serif" w:cs="Microsoft Sans Serif"/>
                                    <w:sz w:val="16"/>
                                    <w:szCs w:val="16"/>
                                    <w:lang w:val="sr-Latn-RS"/>
                                  </w:rPr>
                                  <w:delText>Preusmijerava na</w:delText>
                                </w:r>
                              </w:del>
                              <w:ins w:id="1079" w:author="Rajo" w:date="2018-06-11T21:16:00Z">
                                <w:r>
                                  <w:rPr>
                                    <w:rFonts w:ascii="Microsoft Sans Serif" w:hAnsi="Microsoft Sans Serif" w:cs="Microsoft Sans Serif"/>
                                    <w:sz w:val="16"/>
                                    <w:szCs w:val="16"/>
                                    <w:lang w:val="sr-Latn-RS"/>
                                  </w:rPr>
                                  <w:t>Preusmjeravanje na</w:t>
                                </w:r>
                              </w:ins>
                            </w:p>
                          </w:txbxContent>
                        </wps:txbx>
                        <wps:bodyPr rot="0" spcFirstLastPara="0" vertOverflow="overflow" horzOverflow="overflow" vert="horz" wrap="square" lIns="0" tIns="45720" rIns="91440" bIns="45720" numCol="1" spcCol="0" rtlCol="0" fromWordArt="0" anchor="t" anchorCtr="0" forceAA="0" compatLnSpc="1">
                          <a:noAutofit/>
                        </wps:bodyPr>
                      </wps:wsp>
                      <wps:wsp>
                        <wps:cNvPr id="96" name="Oval 96"/>
                        <wps:cNvSpPr/>
                        <wps:spPr>
                          <a:xfrm>
                            <a:off x="5533050" y="1029905"/>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3843C6DD"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12</w:t>
                              </w:r>
                            </w:p>
                          </w:txbxContent>
                        </wps:txbx>
                        <wps:bodyPr rot="0" spcFirstLastPara="0" vert="horz" wrap="square" lIns="0" tIns="0" rIns="0" bIns="0" numCol="1" spcCol="0" rtlCol="0" fromWordArt="0" anchor="t" anchorCtr="0" forceAA="0" compatLnSpc="1">
                          <a:noAutofit/>
                        </wps:bodyPr>
                      </wps:wsp>
                      <wps:wsp>
                        <wps:cNvPr id="97" name="Text Box 231"/>
                        <wps:cNvSpPr txBox="1"/>
                        <wps:spPr>
                          <a:xfrm>
                            <a:off x="4564661" y="941505"/>
                            <a:ext cx="942339" cy="334350"/>
                          </a:xfrm>
                          <a:prstGeom prst="rect">
                            <a:avLst/>
                          </a:prstGeom>
                          <a:noFill/>
                          <a:ln w="6350">
                            <a:noFill/>
                          </a:ln>
                        </wps:spPr>
                        <wps:txbx>
                          <w:txbxContent>
                            <w:p w14:paraId="3CBD04FD" w14:textId="507E50FE" w:rsidR="009B0D46" w:rsidDel="00595525" w:rsidRDefault="009B0D46">
                              <w:pPr>
                                <w:pStyle w:val="NormalWeb"/>
                                <w:spacing w:before="0" w:beforeAutospacing="0" w:after="0" w:afterAutospacing="0" w:line="276" w:lineRule="auto"/>
                                <w:rPr>
                                  <w:del w:id="1080" w:author="Rajo" w:date="2018-06-11T21:17:00Z"/>
                                  <w:rFonts w:ascii="Microsoft Sans Serif" w:eastAsia="Calibri" w:hAnsi="Microsoft Sans Serif"/>
                                  <w:sz w:val="16"/>
                                  <w:szCs w:val="16"/>
                                  <w:lang w:val="sr-Latn-RS"/>
                                </w:rPr>
                              </w:pPr>
                              <w:del w:id="1081" w:author="Rajo" w:date="2018-06-11T21:17:00Z">
                                <w:r w:rsidDel="00595525">
                                  <w:rPr>
                                    <w:rFonts w:ascii="Microsoft Sans Serif" w:eastAsia="Calibri" w:hAnsi="Microsoft Sans Serif"/>
                                    <w:sz w:val="16"/>
                                    <w:szCs w:val="16"/>
                                    <w:lang w:val="sr-Latn-RS"/>
                                  </w:rPr>
                                  <w:delText xml:space="preserve">Koristi token </w:delText>
                                </w:r>
                              </w:del>
                            </w:p>
                            <w:p w14:paraId="3A75283D" w14:textId="561D3672" w:rsidR="009B0D46" w:rsidRDefault="009B0D46">
                              <w:pPr>
                                <w:pStyle w:val="NormalWeb"/>
                                <w:spacing w:before="0" w:beforeAutospacing="0" w:after="0" w:afterAutospacing="0" w:line="276" w:lineRule="auto"/>
                                <w:jc w:val="right"/>
                                <w:pPrChange w:id="1082" w:author="Rajo" w:date="2018-06-16T21:43:00Z">
                                  <w:pPr>
                                    <w:pStyle w:val="NormalWeb"/>
                                    <w:spacing w:before="0" w:beforeAutospacing="0" w:after="0" w:afterAutospacing="0" w:line="276" w:lineRule="auto"/>
                                  </w:pPr>
                                </w:pPrChange>
                              </w:pPr>
                              <w:del w:id="1083" w:author="Rajo" w:date="2018-06-11T21:17:00Z">
                                <w:r w:rsidDel="00595525">
                                  <w:rPr>
                                    <w:rFonts w:ascii="Microsoft Sans Serif" w:eastAsia="Calibri" w:hAnsi="Microsoft Sans Serif"/>
                                    <w:sz w:val="16"/>
                                    <w:szCs w:val="16"/>
                                    <w:lang w:val="sr-Latn-RS"/>
                                  </w:rPr>
                                  <w:delText>za autentikaciju</w:delText>
                                </w:r>
                              </w:del>
                              <w:ins w:id="1084" w:author="Rajo" w:date="2018-06-11T21:17:00Z">
                                <w:r>
                                  <w:rPr>
                                    <w:rFonts w:ascii="Microsoft Sans Serif" w:eastAsia="Calibri" w:hAnsi="Microsoft Sans Serif"/>
                                    <w:sz w:val="16"/>
                                    <w:szCs w:val="16"/>
                                    <w:lang w:val="sr-Latn-RS"/>
                                  </w:rPr>
                                  <w:t>Autentikacija upotrebom tokena</w:t>
                                </w:r>
                              </w:ins>
                            </w:p>
                          </w:txbxContent>
                        </wps:txbx>
                        <wps:bodyPr rot="0" spcFirstLastPara="0" vert="horz" wrap="square" lIns="0" tIns="45720" rIns="91440" bIns="45720" numCol="1" spcCol="0" rtlCol="0" fromWordArt="0" anchor="t" anchorCtr="0" forceAA="0" compatLnSpc="1">
                          <a:noAutofit/>
                        </wps:bodyPr>
                      </wps:wsp>
                      <wps:wsp>
                        <wps:cNvPr id="98" name="Oval 98"/>
                        <wps:cNvSpPr/>
                        <wps:spPr>
                          <a:xfrm>
                            <a:off x="1066430" y="2812610"/>
                            <a:ext cx="208343" cy="1867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73567341"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w:t>
                              </w:r>
                            </w:p>
                          </w:txbxContent>
                        </wps:txbx>
                        <wps:bodyPr rot="0" spcFirstLastPara="0" vert="horz" wrap="square" lIns="0" tIns="0" rIns="0" bIns="0" numCol="1" spcCol="0" rtlCol="0" fromWordArt="0" anchor="t" anchorCtr="0" forceAA="0" compatLnSpc="1">
                          <a:noAutofit/>
                        </wps:bodyPr>
                      </wps:wsp>
                      <wps:wsp>
                        <wps:cNvPr id="99" name="Text Box 231"/>
                        <wps:cNvSpPr txBox="1"/>
                        <wps:spPr>
                          <a:xfrm>
                            <a:off x="1352172" y="2813245"/>
                            <a:ext cx="772585" cy="220050"/>
                          </a:xfrm>
                          <a:prstGeom prst="rect">
                            <a:avLst/>
                          </a:prstGeom>
                          <a:noFill/>
                          <a:ln w="6350">
                            <a:noFill/>
                          </a:ln>
                        </wps:spPr>
                        <wps:txbx>
                          <w:txbxContent>
                            <w:p w14:paraId="7F66ED23" w14:textId="43630F06" w:rsidR="009B0D46" w:rsidRDefault="009B0D46">
                              <w:pPr>
                                <w:pStyle w:val="NormalWeb"/>
                                <w:spacing w:before="0" w:beforeAutospacing="0" w:after="0" w:afterAutospacing="0" w:line="276" w:lineRule="auto"/>
                              </w:pPr>
                              <w:del w:id="1085" w:author="Rajo" w:date="2018-06-11T21:16:00Z">
                                <w:r w:rsidDel="00595525">
                                  <w:rPr>
                                    <w:rFonts w:ascii="Microsoft Sans Serif" w:eastAsia="Calibri" w:hAnsi="Microsoft Sans Serif"/>
                                    <w:sz w:val="16"/>
                                    <w:szCs w:val="16"/>
                                    <w:lang w:val="sr-Latn-RS"/>
                                  </w:rPr>
                                  <w:delText>Odlazi na</w:delText>
                                </w:r>
                              </w:del>
                              <w:ins w:id="1086" w:author="Rajo" w:date="2018-06-11T21:16:00Z">
                                <w:r>
                                  <w:rPr>
                                    <w:rFonts w:ascii="Microsoft Sans Serif" w:eastAsia="Calibri" w:hAnsi="Microsoft Sans Serif"/>
                                    <w:sz w:val="16"/>
                                    <w:szCs w:val="16"/>
                                    <w:lang w:val="sr-Latn-RS"/>
                                  </w:rPr>
                                  <w:t>Pristup</w:t>
                                </w:r>
                              </w:ins>
                            </w:p>
                          </w:txbxContent>
                        </wps:txbx>
                        <wps:bodyPr rot="0" spcFirstLastPara="0" vert="horz" wrap="square" lIns="0" tIns="45720" rIns="91440" bIns="45720" numCol="1" spcCol="0" rtlCol="0" fromWordArt="0" anchor="t" anchorCtr="0" forceAA="0" compatLnSpc="1">
                          <a:noAutofit/>
                        </wps:bodyPr>
                      </wps:wsp>
                      <wps:wsp>
                        <wps:cNvPr id="100" name="Oval 100"/>
                        <wps:cNvSpPr/>
                        <wps:spPr>
                          <a:xfrm>
                            <a:off x="4114862" y="2789355"/>
                            <a:ext cx="208280"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7DD083E9"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8</w:t>
                              </w:r>
                            </w:p>
                          </w:txbxContent>
                        </wps:txbx>
                        <wps:bodyPr rot="0" spcFirstLastPara="0" vert="horz" wrap="square" lIns="0" tIns="0" rIns="0" bIns="0" numCol="1" spcCol="0" rtlCol="0" fromWordArt="0" anchor="t" anchorCtr="0" forceAA="0" compatLnSpc="1">
                          <a:noAutofit/>
                        </wps:bodyPr>
                      </wps:wsp>
                      <wps:wsp>
                        <wps:cNvPr id="101" name="Text Box 231"/>
                        <wps:cNvSpPr txBox="1"/>
                        <wps:spPr>
                          <a:xfrm>
                            <a:off x="4400612" y="2789990"/>
                            <a:ext cx="772160" cy="219710"/>
                          </a:xfrm>
                          <a:prstGeom prst="rect">
                            <a:avLst/>
                          </a:prstGeom>
                          <a:noFill/>
                          <a:ln w="6350">
                            <a:noFill/>
                          </a:ln>
                        </wps:spPr>
                        <wps:txbx>
                          <w:txbxContent>
                            <w:p w14:paraId="0E0FDB8C" w14:textId="48E62F5B" w:rsidR="009B0D46" w:rsidRDefault="009B0D46">
                              <w:pPr>
                                <w:pStyle w:val="NormalWeb"/>
                                <w:spacing w:before="0" w:beforeAutospacing="0" w:after="0" w:afterAutospacing="0" w:line="276" w:lineRule="auto"/>
                              </w:pPr>
                              <w:del w:id="1087" w:author="Rajo" w:date="2018-06-11T21:20:00Z">
                                <w:r w:rsidDel="00BB5CAE">
                                  <w:rPr>
                                    <w:rFonts w:ascii="Microsoft Sans Serif" w:eastAsia="Calibri" w:hAnsi="Microsoft Sans Serif"/>
                                    <w:sz w:val="16"/>
                                    <w:szCs w:val="16"/>
                                    <w:lang w:val="sr-Latn-RS"/>
                                  </w:rPr>
                                  <w:delText>Odlazi na</w:delText>
                                </w:r>
                              </w:del>
                              <w:ins w:id="1088" w:author="Rajo" w:date="2018-06-11T21:20:00Z">
                                <w:r>
                                  <w:rPr>
                                    <w:rFonts w:ascii="Microsoft Sans Serif" w:eastAsia="Calibri" w:hAnsi="Microsoft Sans Serif"/>
                                    <w:sz w:val="16"/>
                                    <w:szCs w:val="16"/>
                                    <w:lang w:val="sr-Latn-RS"/>
                                  </w:rPr>
                                  <w:t>Pristup</w:t>
                                </w:r>
                              </w:ins>
                            </w:p>
                          </w:txbxContent>
                        </wps:txbx>
                        <wps:bodyPr rot="0" spcFirstLastPara="0" vert="horz" wrap="square" lIns="0" tIns="45720" rIns="91440" bIns="45720" numCol="1" spcCol="0" rtlCol="0" fromWordArt="0" anchor="t" anchorCtr="0" forceAA="0" compatLnSpc="1">
                          <a:noAutofit/>
                        </wps:bodyPr>
                      </wps:wsp>
                      <wps:wsp>
                        <wps:cNvPr id="102" name="Text Box 231"/>
                        <wps:cNvSpPr txBox="1"/>
                        <wps:spPr>
                          <a:xfrm>
                            <a:off x="2685929" y="2999400"/>
                            <a:ext cx="648694" cy="239100"/>
                          </a:xfrm>
                          <a:prstGeom prst="rect">
                            <a:avLst/>
                          </a:prstGeom>
                          <a:noFill/>
                          <a:ln w="6350">
                            <a:noFill/>
                          </a:ln>
                        </wps:spPr>
                        <wps:txbx>
                          <w:txbxContent>
                            <w:p w14:paraId="19BF0441" w14:textId="77777777" w:rsidR="009B0D46" w:rsidRDefault="009B0D46">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wps:txbx>
                        <wps:bodyPr rot="0" spcFirstLastPara="0" vert="horz" wrap="square" lIns="0" tIns="45720" rIns="91440" bIns="45720" numCol="1" spcCol="0" rtlCol="0" fromWordArt="0" anchor="t" anchorCtr="0" forceAA="0" compatLnSpc="1">
                          <a:noAutofit/>
                        </wps:bodyPr>
                      </wps:wsp>
                      <wps:wsp>
                        <wps:cNvPr id="103" name="Oval 103"/>
                        <wps:cNvSpPr/>
                        <wps:spPr>
                          <a:xfrm>
                            <a:off x="1609787" y="1894005"/>
                            <a:ext cx="207645"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015E4459" w14:textId="77777777" w:rsidR="009B0D46" w:rsidRDefault="009B0D46">
                              <w:pPr>
                                <w:pStyle w:val="NormalWeb"/>
                                <w:spacing w:before="0" w:beforeAutospacing="0" w:after="0" w:afterAutospacing="0" w:line="276" w:lineRule="auto"/>
                                <w:jc w:val="center"/>
                                <w:rPr>
                                  <w:lang w:val="sr-Latn-RS"/>
                                </w:rPr>
                              </w:pPr>
                              <w:r>
                                <w:rPr>
                                  <w:rFonts w:ascii="Microsoft Sans Serif" w:eastAsia="Calibri" w:hAnsi="Microsoft Sans Serif"/>
                                  <w:b/>
                                  <w:bCs/>
                                  <w:sz w:val="16"/>
                                  <w:szCs w:val="16"/>
                                  <w:lang w:val="sr-Latn-RS"/>
                                </w:rPr>
                                <w:t>7</w:t>
                              </w:r>
                            </w:p>
                          </w:txbxContent>
                        </wps:txbx>
                        <wps:bodyPr rot="0" spcFirstLastPara="0" vert="horz" wrap="square" lIns="0" tIns="0" rIns="0" bIns="0" numCol="1" spcCol="0" rtlCol="0" fromWordArt="0" anchor="t" anchorCtr="0" forceAA="0" compatLnSpc="1">
                          <a:noAutofit/>
                        </wps:bodyPr>
                      </wps:wsp>
                      <wps:wsp>
                        <wps:cNvPr id="104" name="Text Box 231"/>
                        <wps:cNvSpPr txBox="1"/>
                        <wps:spPr>
                          <a:xfrm>
                            <a:off x="1589763" y="2094664"/>
                            <a:ext cx="914337" cy="381836"/>
                          </a:xfrm>
                          <a:prstGeom prst="rect">
                            <a:avLst/>
                          </a:prstGeom>
                          <a:noFill/>
                          <a:ln w="6350">
                            <a:noFill/>
                          </a:ln>
                        </wps:spPr>
                        <wps:txbx>
                          <w:txbxContent>
                            <w:p w14:paraId="38EF1735" w14:textId="47AD3FE1" w:rsidR="009B0D46" w:rsidRDefault="009B0D46">
                              <w:pPr>
                                <w:pStyle w:val="NormalWeb"/>
                                <w:spacing w:before="0" w:beforeAutospacing="0" w:after="0" w:afterAutospacing="0" w:line="276" w:lineRule="auto"/>
                                <w:rPr>
                                  <w:rFonts w:ascii="Microsoft Sans Serif" w:eastAsia="Calibri" w:hAnsi="Microsoft Sans Serif"/>
                                  <w:sz w:val="16"/>
                                  <w:szCs w:val="16"/>
                                  <w:lang w:val="sr-Latn-RS"/>
                                </w:rPr>
                              </w:pPr>
                              <w:r>
                                <w:rPr>
                                  <w:rFonts w:ascii="Microsoft Sans Serif" w:eastAsia="Calibri" w:hAnsi="Microsoft Sans Serif"/>
                                  <w:sz w:val="16"/>
                                  <w:szCs w:val="16"/>
                                  <w:lang w:val="sr-Latn-RS"/>
                                </w:rPr>
                                <w:t>Čuva</w:t>
                              </w:r>
                              <w:ins w:id="1089" w:author="Rajo" w:date="2018-06-11T21:20:00Z">
                                <w:r>
                                  <w:rPr>
                                    <w:rFonts w:ascii="Microsoft Sans Serif" w:eastAsia="Calibri" w:hAnsi="Microsoft Sans Serif"/>
                                    <w:sz w:val="16"/>
                                    <w:szCs w:val="16"/>
                                    <w:lang w:val="sr-Latn-RS"/>
                                  </w:rPr>
                                  <w:t>nje</w:t>
                                </w:r>
                              </w:ins>
                              <w:r>
                                <w:rPr>
                                  <w:rFonts w:ascii="Microsoft Sans Serif" w:eastAsia="Calibri" w:hAnsi="Microsoft Sans Serif"/>
                                  <w:sz w:val="16"/>
                                  <w:szCs w:val="16"/>
                                  <w:lang w:val="sr-Latn-RS"/>
                                </w:rPr>
                                <w:t xml:space="preserve"> kolačić</w:t>
                              </w:r>
                              <w:ins w:id="1090" w:author="Rajo" w:date="2018-06-11T21:20:00Z">
                                <w:r>
                                  <w:rPr>
                                    <w:rFonts w:ascii="Microsoft Sans Serif" w:eastAsia="Calibri" w:hAnsi="Microsoft Sans Serif"/>
                                    <w:sz w:val="16"/>
                                    <w:szCs w:val="16"/>
                                    <w:lang w:val="sr-Latn-RS"/>
                                  </w:rPr>
                                  <w:t>a</w:t>
                                </w:r>
                              </w:ins>
                              <w:r>
                                <w:rPr>
                                  <w:rFonts w:ascii="Microsoft Sans Serif" w:eastAsia="Calibri" w:hAnsi="Microsoft Sans Serif"/>
                                  <w:sz w:val="16"/>
                                  <w:szCs w:val="16"/>
                                  <w:lang w:val="sr-Latn-RS"/>
                                </w:rPr>
                                <w:t xml:space="preserve"> </w:t>
                              </w:r>
                            </w:p>
                            <w:p w14:paraId="475A2994" w14:textId="4BE26A21" w:rsidR="009B0D46" w:rsidRDefault="009B0D46">
                              <w:pPr>
                                <w:pStyle w:val="NormalWeb"/>
                                <w:spacing w:before="0" w:beforeAutospacing="0" w:after="0" w:afterAutospacing="0" w:line="276" w:lineRule="auto"/>
                              </w:pPr>
                              <w:r>
                                <w:rPr>
                                  <w:rFonts w:ascii="Microsoft Sans Serif" w:eastAsia="Calibri" w:hAnsi="Microsoft Sans Serif"/>
                                  <w:sz w:val="16"/>
                                  <w:szCs w:val="16"/>
                                  <w:lang w:val="sr-Latn-RS"/>
                                </w:rPr>
                                <w:t xml:space="preserve">za </w:t>
                              </w:r>
                              <w:del w:id="1091" w:author="Rajo" w:date="2018-06-11T21:20:00Z">
                                <w:r w:rsidDel="00BB5CAE">
                                  <w:rPr>
                                    <w:rFonts w:ascii="Microsoft Sans Serif" w:eastAsia="Calibri" w:hAnsi="Microsoft Sans Serif"/>
                                    <w:sz w:val="16"/>
                                    <w:szCs w:val="16"/>
                                    <w:lang w:val="sr-Latn-RS"/>
                                  </w:rPr>
                                  <w:delText>domen1</w:delText>
                                </w:r>
                              </w:del>
                              <w:ins w:id="1092" w:author="Rajo" w:date="2018-06-11T21:20:00Z">
                                <w:r>
                                  <w:rPr>
                                    <w:rFonts w:ascii="Microsoft Sans Serif" w:eastAsia="Calibri" w:hAnsi="Microsoft Sans Serif"/>
                                    <w:sz w:val="16"/>
                                    <w:szCs w:val="16"/>
                                    <w:lang w:val="sr-Latn-RS"/>
                                  </w:rPr>
                                  <w:t>aplikaciju1</w:t>
                                </w:r>
                              </w:ins>
                            </w:p>
                          </w:txbxContent>
                        </wps:txbx>
                        <wps:bodyPr rot="0" spcFirstLastPara="0" vert="horz" wrap="square" lIns="0" tIns="45720" rIns="91440" bIns="45720" numCol="1" spcCol="0" rtlCol="0" fromWordArt="0" anchor="t" anchorCtr="0" forceAA="0" compatLnSpc="1">
                          <a:noAutofit/>
                        </wps:bodyPr>
                      </wps:wsp>
                      <wps:wsp>
                        <wps:cNvPr id="174" name="Rectangle: Rounded Corners 174"/>
                        <wps:cNvSpPr/>
                        <wps:spPr>
                          <a:xfrm>
                            <a:off x="2190574" y="560505"/>
                            <a:ext cx="1561299" cy="495300"/>
                          </a:xfrm>
                          <a:prstGeom prst="roundRect">
                            <a:avLst>
                              <a:gd name="adj" fmla="val 6522"/>
                            </a:avLst>
                          </a:prstGeom>
                          <a:solidFill>
                            <a:srgbClr val="F1450F"/>
                          </a:solidFill>
                          <a:ln>
                            <a:noFill/>
                          </a:ln>
                        </wps:spPr>
                        <wps:style>
                          <a:lnRef idx="0">
                            <a:scrgbClr r="0" g="0" b="0"/>
                          </a:lnRef>
                          <a:fillRef idx="0">
                            <a:scrgbClr r="0" g="0" b="0"/>
                          </a:fillRef>
                          <a:effectRef idx="0">
                            <a:scrgbClr r="0" g="0" b="0"/>
                          </a:effectRef>
                          <a:fontRef idx="minor">
                            <a:schemeClr val="lt1"/>
                          </a:fontRef>
                        </wps:style>
                        <wps:txbx>
                          <w:txbxContent>
                            <w:p w14:paraId="556CF9B2" w14:textId="21055EE9" w:rsidR="009B0D46" w:rsidDel="00A40BF4" w:rsidRDefault="009B0D46">
                              <w:pPr>
                                <w:pStyle w:val="NormalWeb"/>
                                <w:spacing w:before="0" w:beforeAutospacing="0" w:after="0" w:afterAutospacing="0" w:line="276" w:lineRule="auto"/>
                                <w:jc w:val="center"/>
                                <w:rPr>
                                  <w:del w:id="1093" w:author="Rajo" w:date="2018-06-11T21:17:00Z"/>
                                </w:rPr>
                              </w:pPr>
                              <w:r>
                                <w:rPr>
                                  <w:rFonts w:ascii="Microsoft Sans Serif" w:eastAsia="Calibri" w:hAnsi="Microsoft Sans Serif"/>
                                  <w:b/>
                                  <w:bCs/>
                                  <w:color w:val="FFFFFF"/>
                                  <w:sz w:val="20"/>
                                  <w:szCs w:val="20"/>
                                  <w:lang w:val="sr-Latn-RS"/>
                                </w:rPr>
                                <w:t>Autentikacioni</w:t>
                              </w:r>
                              <w:ins w:id="1094" w:author="Rajo" w:date="2018-06-11T21:17:00Z">
                                <w:r>
                                  <w:rPr>
                                    <w:rFonts w:ascii="Microsoft Sans Serif" w:eastAsia="Calibri" w:hAnsi="Microsoft Sans Serif"/>
                                    <w:b/>
                                    <w:bCs/>
                                    <w:color w:val="FFFFFF"/>
                                    <w:sz w:val="20"/>
                                    <w:szCs w:val="20"/>
                                    <w:lang w:val="sr-Latn-RS"/>
                                  </w:rPr>
                                  <w:t xml:space="preserve"> </w:t>
                                </w:r>
                              </w:ins>
                              <w:ins w:id="1095" w:author="Rajo" w:date="2018-06-11T21:18:00Z">
                                <w:r>
                                  <w:rPr>
                                    <w:rFonts w:ascii="Microsoft Sans Serif" w:eastAsia="Calibri" w:hAnsi="Microsoft Sans Serif"/>
                                    <w:b/>
                                    <w:bCs/>
                                    <w:color w:val="FFFFFF"/>
                                    <w:sz w:val="20"/>
                                    <w:szCs w:val="20"/>
                                    <w:lang w:val="sr-Latn-RS"/>
                                  </w:rPr>
                                  <w:t>/ SSO</w:t>
                                </w:r>
                              </w:ins>
                              <w:r>
                                <w:rPr>
                                  <w:rFonts w:ascii="Microsoft Sans Serif" w:eastAsia="Calibri" w:hAnsi="Microsoft Sans Serif"/>
                                  <w:b/>
                                  <w:bCs/>
                                  <w:color w:val="FFFFFF"/>
                                  <w:sz w:val="20"/>
                                  <w:szCs w:val="20"/>
                                  <w:lang w:val="sr-Latn-RS"/>
                                </w:rPr>
                                <w:t xml:space="preserve"> server</w:t>
                              </w:r>
                            </w:p>
                            <w:p w14:paraId="50B4168D" w14:textId="35366EAB" w:rsidR="009B0D46" w:rsidRDefault="009B0D46">
                              <w:pPr>
                                <w:pStyle w:val="NormalWeb"/>
                                <w:spacing w:before="0" w:beforeAutospacing="0" w:after="0" w:afterAutospacing="0" w:line="276" w:lineRule="auto"/>
                                <w:jc w:val="center"/>
                              </w:pPr>
                              <w:del w:id="1096" w:author="Rajo" w:date="2018-06-11T21:17:00Z">
                                <w:r w:rsidDel="00A40BF4">
                                  <w:rPr>
                                    <w:rFonts w:ascii="Microsoft Sans Serif" w:eastAsia="Calibri" w:hAnsi="Microsoft Sans Serif"/>
                                    <w:color w:val="FFFFFF"/>
                                    <w:sz w:val="20"/>
                                    <w:szCs w:val="20"/>
                                    <w:lang w:val="sr-Latn-RS"/>
                                  </w:rPr>
                                  <w:delText>(domen3.com)</w:delText>
                                </w:r>
                              </w:del>
                            </w:p>
                          </w:txbxContent>
                        </wps:txbx>
                        <wps:bodyPr rot="0" spcFirstLastPara="0" vert="horz" wrap="square" lIns="91440" tIns="45720" rIns="91440" bIns="45720" numCol="1" spcCol="0" rtlCol="0" fromWordArt="0" anchor="ctr" anchorCtr="0" forceAA="0" compatLnSpc="1">
                          <a:noAutofit/>
                        </wps:bodyPr>
                      </wps:wsp>
                      <wps:wsp>
                        <wps:cNvPr id="176" name="Oval 176"/>
                        <wps:cNvSpPr/>
                        <wps:spPr>
                          <a:xfrm>
                            <a:off x="4105337" y="1907974"/>
                            <a:ext cx="207645"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3F5D94B0"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13</w:t>
                              </w:r>
                            </w:p>
                          </w:txbxContent>
                        </wps:txbx>
                        <wps:bodyPr rot="0" spcFirstLastPara="0" vert="horz" wrap="square" lIns="0" tIns="0" rIns="0" bIns="0" numCol="1" spcCol="0" rtlCol="0" fromWordArt="0" anchor="t" anchorCtr="0" forceAA="0" compatLnSpc="1">
                          <a:noAutofit/>
                        </wps:bodyPr>
                      </wps:wsp>
                      <wps:wsp>
                        <wps:cNvPr id="177" name="Text Box 231"/>
                        <wps:cNvSpPr txBox="1"/>
                        <wps:spPr>
                          <a:xfrm>
                            <a:off x="3542324" y="2074980"/>
                            <a:ext cx="886801" cy="401520"/>
                          </a:xfrm>
                          <a:prstGeom prst="rect">
                            <a:avLst/>
                          </a:prstGeom>
                          <a:noFill/>
                          <a:ln w="6350">
                            <a:noFill/>
                          </a:ln>
                        </wps:spPr>
                        <wps:txbx>
                          <w:txbxContent>
                            <w:p w14:paraId="0EE53E3A" w14:textId="12E79A3D" w:rsidR="009B0D46" w:rsidRDefault="009B0D46">
                              <w:pPr>
                                <w:pStyle w:val="NormalWeb"/>
                                <w:spacing w:before="0" w:beforeAutospacing="0" w:after="0" w:afterAutospacing="0" w:line="276" w:lineRule="auto"/>
                                <w:jc w:val="right"/>
                                <w:pPrChange w:id="1097" w:author="Rajo" w:date="2018-06-16T21:43:00Z">
                                  <w:pPr>
                                    <w:pStyle w:val="NormalWeb"/>
                                    <w:spacing w:before="0" w:beforeAutospacing="0" w:after="0" w:afterAutospacing="0" w:line="276" w:lineRule="auto"/>
                                  </w:pPr>
                                </w:pPrChange>
                              </w:pPr>
                              <w:r>
                                <w:rPr>
                                  <w:rFonts w:ascii="Microsoft Sans Serif" w:eastAsia="Calibri" w:hAnsi="Microsoft Sans Serif"/>
                                  <w:sz w:val="16"/>
                                  <w:szCs w:val="16"/>
                                  <w:lang w:val="sr-Latn-RS"/>
                                </w:rPr>
                                <w:t>Čuva</w:t>
                              </w:r>
                              <w:ins w:id="1098" w:author="Rajo" w:date="2018-06-11T21:20:00Z">
                                <w:r>
                                  <w:rPr>
                                    <w:rFonts w:ascii="Microsoft Sans Serif" w:eastAsia="Calibri" w:hAnsi="Microsoft Sans Serif"/>
                                    <w:sz w:val="16"/>
                                    <w:szCs w:val="16"/>
                                    <w:lang w:val="sr-Latn-RS"/>
                                  </w:rPr>
                                  <w:t>nje</w:t>
                                </w:r>
                              </w:ins>
                              <w:r>
                                <w:rPr>
                                  <w:rFonts w:ascii="Microsoft Sans Serif" w:eastAsia="Calibri" w:hAnsi="Microsoft Sans Serif"/>
                                  <w:sz w:val="16"/>
                                  <w:szCs w:val="16"/>
                                  <w:lang w:val="sr-Latn-RS"/>
                                </w:rPr>
                                <w:t xml:space="preserve"> kolačić</w:t>
                              </w:r>
                              <w:ins w:id="1099" w:author="Rajo" w:date="2018-06-11T21:20:00Z">
                                <w:r>
                                  <w:rPr>
                                    <w:rFonts w:ascii="Microsoft Sans Serif" w:eastAsia="Calibri" w:hAnsi="Microsoft Sans Serif"/>
                                    <w:sz w:val="16"/>
                                    <w:szCs w:val="16"/>
                                    <w:lang w:val="sr-Latn-RS"/>
                                  </w:rPr>
                                  <w:t>a</w:t>
                                </w:r>
                              </w:ins>
                              <w:r>
                                <w:rPr>
                                  <w:rFonts w:ascii="Microsoft Sans Serif" w:eastAsia="Calibri" w:hAnsi="Microsoft Sans Serif"/>
                                  <w:sz w:val="16"/>
                                  <w:szCs w:val="16"/>
                                  <w:lang w:val="sr-Latn-RS"/>
                                </w:rPr>
                                <w:t xml:space="preserve"> </w:t>
                              </w:r>
                            </w:p>
                            <w:p w14:paraId="0B90E0A9" w14:textId="7B1AE523" w:rsidR="009B0D46" w:rsidRDefault="009B0D46">
                              <w:pPr>
                                <w:pStyle w:val="NormalWeb"/>
                                <w:spacing w:before="0" w:beforeAutospacing="0" w:after="0" w:afterAutospacing="0" w:line="276" w:lineRule="auto"/>
                                <w:jc w:val="right"/>
                                <w:pPrChange w:id="1100" w:author="Rajo" w:date="2018-06-16T21:43:00Z">
                                  <w:pPr>
                                    <w:pStyle w:val="NormalWeb"/>
                                    <w:spacing w:before="0" w:beforeAutospacing="0" w:after="0" w:afterAutospacing="0" w:line="276" w:lineRule="auto"/>
                                  </w:pPr>
                                </w:pPrChange>
                              </w:pPr>
                              <w:r>
                                <w:rPr>
                                  <w:rFonts w:ascii="Microsoft Sans Serif" w:eastAsia="Calibri" w:hAnsi="Microsoft Sans Serif"/>
                                  <w:sz w:val="16"/>
                                  <w:szCs w:val="16"/>
                                  <w:lang w:val="sr-Latn-RS"/>
                                </w:rPr>
                                <w:t xml:space="preserve">za </w:t>
                              </w:r>
                              <w:del w:id="1101" w:author="Rajo" w:date="2018-06-11T21:20:00Z">
                                <w:r w:rsidDel="00BB5CAE">
                                  <w:rPr>
                                    <w:rFonts w:ascii="Microsoft Sans Serif" w:eastAsia="Calibri" w:hAnsi="Microsoft Sans Serif"/>
                                    <w:sz w:val="16"/>
                                    <w:szCs w:val="16"/>
                                    <w:lang w:val="sr-Latn-RS"/>
                                  </w:rPr>
                                  <w:delText>domen2</w:delText>
                                </w:r>
                              </w:del>
                              <w:ins w:id="1102" w:author="Rajo" w:date="2018-06-11T21:20:00Z">
                                <w:r>
                                  <w:rPr>
                                    <w:rFonts w:ascii="Microsoft Sans Serif" w:eastAsia="Calibri" w:hAnsi="Microsoft Sans Serif"/>
                                    <w:sz w:val="16"/>
                                    <w:szCs w:val="16"/>
                                    <w:lang w:val="sr-Latn-RS"/>
                                  </w:rPr>
                                  <w:t>aplikaciju2</w:t>
                                </w:r>
                              </w:ins>
                            </w:p>
                          </w:txbxContent>
                        </wps:txbx>
                        <wps:bodyPr rot="0" spcFirstLastPara="0" vert="horz" wrap="square" lIns="0" tIns="45720" rIns="91440" bIns="45720" numCol="1" spcCol="0" rtlCol="0" fromWordArt="0" anchor="t" anchorCtr="0" forceAA="0" compatLnSpc="1">
                          <a:noAutofit/>
                        </wps:bodyPr>
                      </wps:wsp>
                      <wps:wsp>
                        <wps:cNvPr id="183" name="Oval 183"/>
                        <wps:cNvSpPr/>
                        <wps:spPr>
                          <a:xfrm>
                            <a:off x="165438" y="990600"/>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2C93124A"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6</w:t>
                              </w:r>
                            </w:p>
                          </w:txbxContent>
                        </wps:txbx>
                        <wps:bodyPr rot="0" spcFirstLastPara="0" vert="horz" wrap="square" lIns="0" tIns="0" rIns="0" bIns="0" numCol="1" spcCol="0" rtlCol="0" fromWordArt="0" anchor="t" anchorCtr="0" forceAA="0" compatLnSpc="1">
                          <a:noAutofit/>
                        </wps:bodyPr>
                      </wps:wsp>
                      <wps:wsp>
                        <wps:cNvPr id="184" name="Text Box 231"/>
                        <wps:cNvSpPr txBox="1"/>
                        <wps:spPr>
                          <a:xfrm>
                            <a:off x="458809" y="921975"/>
                            <a:ext cx="960416" cy="410550"/>
                          </a:xfrm>
                          <a:prstGeom prst="rect">
                            <a:avLst/>
                          </a:prstGeom>
                          <a:noFill/>
                          <a:ln w="6350">
                            <a:noFill/>
                          </a:ln>
                        </wps:spPr>
                        <wps:txbx>
                          <w:txbxContent>
                            <w:p w14:paraId="7F977B65" w14:textId="6FD6A504" w:rsidR="009B0D46" w:rsidDel="00595525" w:rsidRDefault="009B0D46">
                              <w:pPr>
                                <w:pStyle w:val="NormalWeb"/>
                                <w:spacing w:before="0" w:beforeAutospacing="0" w:after="0" w:afterAutospacing="0" w:line="276" w:lineRule="auto"/>
                                <w:rPr>
                                  <w:del w:id="1103" w:author="Rajo" w:date="2018-06-11T21:16:00Z"/>
                                </w:rPr>
                              </w:pPr>
                              <w:del w:id="1104" w:author="Rajo" w:date="2018-06-11T21:16:00Z">
                                <w:r w:rsidDel="00595525">
                                  <w:rPr>
                                    <w:rFonts w:ascii="Microsoft Sans Serif" w:eastAsia="Calibri" w:hAnsi="Microsoft Sans Serif"/>
                                    <w:sz w:val="16"/>
                                    <w:szCs w:val="16"/>
                                    <w:lang w:val="sr-Latn-RS"/>
                                  </w:rPr>
                                  <w:delText xml:space="preserve">Koristi token </w:delText>
                                </w:r>
                              </w:del>
                            </w:p>
                            <w:p w14:paraId="7165DEEE" w14:textId="40DEB245" w:rsidR="009B0D46" w:rsidRDefault="009B0D46">
                              <w:pPr>
                                <w:pStyle w:val="NormalWeb"/>
                                <w:spacing w:before="0" w:beforeAutospacing="0" w:after="0" w:afterAutospacing="0" w:line="276" w:lineRule="auto"/>
                              </w:pPr>
                              <w:del w:id="1105" w:author="Rajo" w:date="2018-06-11T21:16:00Z">
                                <w:r w:rsidDel="00595525">
                                  <w:rPr>
                                    <w:rFonts w:ascii="Microsoft Sans Serif" w:eastAsia="Calibri" w:hAnsi="Microsoft Sans Serif"/>
                                    <w:sz w:val="16"/>
                                    <w:szCs w:val="16"/>
                                    <w:lang w:val="sr-Latn-RS"/>
                                  </w:rPr>
                                  <w:delText>za autentikaciju</w:delText>
                                </w:r>
                              </w:del>
                              <w:ins w:id="1106" w:author="Rajo" w:date="2018-06-11T21:16:00Z">
                                <w:r>
                                  <w:rPr>
                                    <w:rFonts w:ascii="Microsoft Sans Serif" w:eastAsia="Calibri" w:hAnsi="Microsoft Sans Serif"/>
                                    <w:sz w:val="16"/>
                                    <w:szCs w:val="16"/>
                                    <w:lang w:val="sr-Latn-RS"/>
                                  </w:rPr>
                                  <w:t xml:space="preserve">Autentikacija </w:t>
                                </w:r>
                              </w:ins>
                              <w:ins w:id="1107" w:author="Rajo" w:date="2018-06-11T21:17:00Z">
                                <w:r>
                                  <w:rPr>
                                    <w:rFonts w:ascii="Microsoft Sans Serif" w:eastAsia="Calibri" w:hAnsi="Microsoft Sans Serif"/>
                                    <w:sz w:val="16"/>
                                    <w:szCs w:val="16"/>
                                    <w:lang w:val="sr-Latn-RS"/>
                                  </w:rPr>
                                  <w:t>upotrebom tokena</w:t>
                                </w:r>
                              </w:ins>
                            </w:p>
                          </w:txbxContent>
                        </wps:txbx>
                        <wps:bodyPr rot="0" spcFirstLastPara="0" vert="horz" wrap="square" lIns="0" tIns="45720" rIns="91440" bIns="45720" numCol="1" spcCol="0" rtlCol="0" fromWordArt="0" anchor="t" anchorCtr="0" forceAA="0" compatLnSpc="1">
                          <a:noAutofit/>
                        </wps:bodyPr>
                      </wps:wsp>
                      <wps:wsp>
                        <wps:cNvPr id="185" name="Oval 185"/>
                        <wps:cNvSpPr/>
                        <wps:spPr>
                          <a:xfrm>
                            <a:off x="1944503" y="941505"/>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11764399"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5</w:t>
                              </w:r>
                            </w:p>
                          </w:txbxContent>
                        </wps:txbx>
                        <wps:bodyPr rot="0" spcFirstLastPara="0" vert="horz" wrap="square" lIns="0" tIns="0" rIns="0" bIns="0" numCol="1" spcCol="0" rtlCol="0" fromWordArt="0" anchor="t" anchorCtr="0" forceAA="0" compatLnSpc="1">
                          <a:noAutofit/>
                        </wps:bodyPr>
                      </wps:wsp>
                      <wps:wsp>
                        <wps:cNvPr id="186" name="Text Box 94"/>
                        <wps:cNvSpPr txBox="1"/>
                        <wps:spPr>
                          <a:xfrm>
                            <a:off x="1627863" y="1112260"/>
                            <a:ext cx="989833" cy="352764"/>
                          </a:xfrm>
                          <a:prstGeom prst="rect">
                            <a:avLst/>
                          </a:prstGeom>
                          <a:noFill/>
                          <a:ln w="6350">
                            <a:noFill/>
                          </a:ln>
                        </wps:spPr>
                        <wps:txbx>
                          <w:txbxContent>
                            <w:p w14:paraId="45EFC9D3" w14:textId="7FBE9430" w:rsidR="009B0D46" w:rsidRDefault="009B0D46">
                              <w:pPr>
                                <w:pStyle w:val="NormalWeb"/>
                                <w:spacing w:before="0" w:beforeAutospacing="0" w:after="0" w:afterAutospacing="0" w:line="276" w:lineRule="auto"/>
                                <w:jc w:val="right"/>
                                <w:pPrChange w:id="1108" w:author="Rajo" w:date="2018-06-16T21:42:00Z">
                                  <w:pPr>
                                    <w:pStyle w:val="NormalWeb"/>
                                    <w:spacing w:before="0" w:beforeAutospacing="0" w:after="0" w:afterAutospacing="0" w:line="276" w:lineRule="auto"/>
                                  </w:pPr>
                                </w:pPrChange>
                              </w:pPr>
                              <w:del w:id="1109" w:author="Rajo" w:date="2018-06-11T21:18:00Z">
                                <w:r w:rsidDel="00BB5CAE">
                                  <w:rPr>
                                    <w:rFonts w:ascii="Microsoft Sans Serif" w:eastAsia="Calibri" w:hAnsi="Microsoft Sans Serif"/>
                                    <w:sz w:val="16"/>
                                    <w:szCs w:val="16"/>
                                    <w:lang w:val="sr-Latn-RS"/>
                                  </w:rPr>
                                  <w:delText>Šalje token i preusmijerava</w:delText>
                                </w:r>
                              </w:del>
                              <w:ins w:id="1110" w:author="Rajo" w:date="2018-06-16T21:30:00Z">
                                <w:r>
                                  <w:rPr>
                                    <w:rFonts w:ascii="Microsoft Sans Serif" w:eastAsia="Calibri" w:hAnsi="Microsoft Sans Serif"/>
                                    <w:sz w:val="16"/>
                                    <w:szCs w:val="16"/>
                                    <w:lang w:val="sr-Latn-RS"/>
                                  </w:rPr>
                                  <w:t>P</w:t>
                                </w:r>
                              </w:ins>
                              <w:ins w:id="1111" w:author="Rajo" w:date="2018-06-11T21:18:00Z">
                                <w:r>
                                  <w:rPr>
                                    <w:rFonts w:ascii="Microsoft Sans Serif" w:eastAsia="Calibri" w:hAnsi="Microsoft Sans Serif"/>
                                    <w:sz w:val="16"/>
                                    <w:szCs w:val="16"/>
                                    <w:lang w:val="sr-Latn-RS"/>
                                  </w:rPr>
                                  <w:t>reusmjeravanje</w:t>
                                </w:r>
                              </w:ins>
                              <w:ins w:id="1112" w:author="Rajo" w:date="2018-06-16T21:30:00Z">
                                <w:r>
                                  <w:rPr>
                                    <w:rFonts w:ascii="Microsoft Sans Serif" w:eastAsia="Calibri" w:hAnsi="Microsoft Sans Serif"/>
                                    <w:sz w:val="16"/>
                                    <w:szCs w:val="16"/>
                                    <w:lang w:val="sr-Latn-RS"/>
                                  </w:rPr>
                                  <w:t xml:space="preserve"> i slanje tokena</w:t>
                                </w:r>
                              </w:ins>
                            </w:p>
                          </w:txbxContent>
                        </wps:txbx>
                        <wps:bodyPr rot="0" spcFirstLastPara="0" vert="horz" wrap="square" lIns="0" tIns="45720" rIns="91440" bIns="45720" numCol="1" spcCol="0" rtlCol="0" fromWordArt="0" anchor="t" anchorCtr="0" forceAA="0" compatLnSpc="1">
                          <a:noAutofit/>
                        </wps:bodyPr>
                      </wps:wsp>
                      <wps:wsp>
                        <wps:cNvPr id="187" name="Straight Arrow Connector 187"/>
                        <wps:cNvCnPr>
                          <a:stCxn id="84" idx="0"/>
                          <a:endCxn id="174" idx="2"/>
                        </wps:cNvCnPr>
                        <wps:spPr>
                          <a:xfrm flipV="1">
                            <a:off x="2970038" y="1055805"/>
                            <a:ext cx="1186" cy="553426"/>
                          </a:xfrm>
                          <a:prstGeom prst="straightConnector1">
                            <a:avLst/>
                          </a:prstGeom>
                          <a:ln w="9525" cap="flat" cmpd="sng" algn="ctr">
                            <a:solidFill>
                              <a:schemeClr val="tx1"/>
                            </a:solidFill>
                            <a:prstDash val="solid"/>
                            <a:round/>
                            <a:headEnd type="triangl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189" name="Text Box 231"/>
                        <wps:cNvSpPr txBox="1"/>
                        <wps:spPr>
                          <a:xfrm>
                            <a:off x="3007020" y="1225291"/>
                            <a:ext cx="869717" cy="383444"/>
                          </a:xfrm>
                          <a:prstGeom prst="rect">
                            <a:avLst/>
                          </a:prstGeom>
                          <a:noFill/>
                          <a:ln w="6350">
                            <a:noFill/>
                          </a:ln>
                        </wps:spPr>
                        <wps:txbx>
                          <w:txbxContent>
                            <w:p w14:paraId="7BB5A86C" w14:textId="446A07CA" w:rsidR="009B0D46" w:rsidRDefault="009B0D46">
                              <w:pPr>
                                <w:pStyle w:val="NormalWeb"/>
                                <w:spacing w:before="0" w:beforeAutospacing="0" w:after="0" w:afterAutospacing="0" w:line="276" w:lineRule="auto"/>
                              </w:pPr>
                              <w:del w:id="1113" w:author="Rajo" w:date="2018-06-11T21:19:00Z">
                                <w:r w:rsidDel="00BB5CAE">
                                  <w:rPr>
                                    <w:rFonts w:ascii="Microsoft Sans Serif" w:eastAsia="Calibri" w:hAnsi="Microsoft Sans Serif"/>
                                    <w:sz w:val="16"/>
                                    <w:szCs w:val="16"/>
                                    <w:lang w:val="sr-Latn-RS"/>
                                  </w:rPr>
                                  <w:delText xml:space="preserve">Čuva kolačić </w:delText>
                                </w:r>
                              </w:del>
                              <w:ins w:id="1114" w:author="Rajo" w:date="2018-06-11T21:19:00Z">
                                <w:r>
                                  <w:rPr>
                                    <w:rFonts w:ascii="Microsoft Sans Serif" w:eastAsia="Calibri" w:hAnsi="Microsoft Sans Serif"/>
                                    <w:sz w:val="16"/>
                                    <w:szCs w:val="16"/>
                                    <w:lang w:val="sr-Latn-RS"/>
                                  </w:rPr>
                                  <w:t>Čuvanj</w:t>
                                </w:r>
                              </w:ins>
                              <w:ins w:id="1115" w:author="Rajo" w:date="2018-06-11T21:20:00Z">
                                <w:r>
                                  <w:rPr>
                                    <w:rFonts w:ascii="Microsoft Sans Serif" w:eastAsia="Calibri" w:hAnsi="Microsoft Sans Serif"/>
                                    <w:sz w:val="16"/>
                                    <w:szCs w:val="16"/>
                                    <w:lang w:val="sr-Latn-RS"/>
                                  </w:rPr>
                                  <w:t>e kolačića</w:t>
                                </w:r>
                              </w:ins>
                              <w:ins w:id="1116" w:author="Rajo" w:date="2018-06-16T21:34:00Z">
                                <w:r>
                                  <w:rPr>
                                    <w:rFonts w:ascii="Microsoft Sans Serif" w:eastAsia="Calibri" w:hAnsi="Microsoft Sans Serif"/>
                                    <w:sz w:val="16"/>
                                    <w:szCs w:val="16"/>
                                    <w:lang w:val="sr-Latn-RS"/>
                                  </w:rPr>
                                  <w:t xml:space="preserve"> za SSO server</w:t>
                                </w:r>
                              </w:ins>
                            </w:p>
                          </w:txbxContent>
                        </wps:txbx>
                        <wps:bodyPr rot="0" spcFirstLastPara="0" vert="horz" wrap="square" lIns="0" tIns="45720" rIns="91440" bIns="45720" numCol="1" spcCol="0" rtlCol="0" fromWordArt="0" anchor="t" anchorCtr="0" forceAA="0" compatLnSpc="1">
                          <a:noAutofit/>
                        </wps:bodyPr>
                      </wps:wsp>
                      <wps:wsp>
                        <wps:cNvPr id="190" name="Oval 190"/>
                        <wps:cNvSpPr/>
                        <wps:spPr>
                          <a:xfrm>
                            <a:off x="2685929" y="1342065"/>
                            <a:ext cx="207645"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618E27AB"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4</w:t>
                              </w:r>
                            </w:p>
                          </w:txbxContent>
                        </wps:txbx>
                        <wps:bodyPr rot="0" spcFirstLastPara="0" vert="horz" wrap="square" lIns="0" tIns="0" rIns="0" bIns="0" numCol="1" spcCol="0" rtlCol="0" fromWordArt="0" anchor="t" anchorCtr="0" forceAA="0" compatLnSpc="1">
                          <a:noAutofit/>
                        </wps:bodyPr>
                      </wps:wsp>
                      <wps:wsp>
                        <wps:cNvPr id="199" name="Oval 199"/>
                        <wps:cNvSpPr/>
                        <wps:spPr>
                          <a:xfrm>
                            <a:off x="4104067" y="882190"/>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57774144"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9</w:t>
                              </w:r>
                            </w:p>
                          </w:txbxContent>
                        </wps:txbx>
                        <wps:bodyPr rot="0" spcFirstLastPara="0" vert="horz" wrap="square" lIns="0" tIns="0" rIns="0" bIns="0" numCol="1" spcCol="0" rtlCol="0" fromWordArt="0" anchor="t" anchorCtr="0" forceAA="0" compatLnSpc="1">
                          <a:noAutofit/>
                        </wps:bodyPr>
                      </wps:wsp>
                      <wps:wsp>
                        <wps:cNvPr id="200" name="Text Box 94"/>
                        <wps:cNvSpPr txBox="1"/>
                        <wps:spPr>
                          <a:xfrm>
                            <a:off x="3398877" y="1037265"/>
                            <a:ext cx="1011260" cy="383445"/>
                          </a:xfrm>
                          <a:prstGeom prst="rect">
                            <a:avLst/>
                          </a:prstGeom>
                          <a:noFill/>
                          <a:ln w="6350">
                            <a:noFill/>
                          </a:ln>
                        </wps:spPr>
                        <wps:txbx>
                          <w:txbxContent>
                            <w:p w14:paraId="180529DB" w14:textId="23623C2D" w:rsidR="009B0D46" w:rsidRDefault="009B0D46">
                              <w:pPr>
                                <w:pStyle w:val="NormalWeb"/>
                                <w:spacing w:before="0" w:beforeAutospacing="0" w:after="0" w:afterAutospacing="0" w:line="276" w:lineRule="auto"/>
                                <w:jc w:val="right"/>
                                <w:pPrChange w:id="1117" w:author="Rajo" w:date="2018-06-11T21:19:00Z">
                                  <w:pPr>
                                    <w:pStyle w:val="NormalWeb"/>
                                    <w:spacing w:before="0" w:beforeAutospacing="0" w:after="0" w:afterAutospacing="0" w:line="276" w:lineRule="auto"/>
                                  </w:pPr>
                                </w:pPrChange>
                              </w:pPr>
                              <w:r>
                                <w:rPr>
                                  <w:rFonts w:ascii="Microsoft Sans Serif" w:eastAsia="Calibri" w:hAnsi="Microsoft Sans Serif"/>
                                  <w:sz w:val="16"/>
                                  <w:szCs w:val="16"/>
                                  <w:lang w:val="sr-Latn-RS"/>
                                </w:rPr>
                                <w:t>Preusmijerava</w:t>
                              </w:r>
                              <w:ins w:id="1118" w:author="Rajo" w:date="2018-06-11T21:19:00Z">
                                <w:r>
                                  <w:rPr>
                                    <w:rFonts w:ascii="Microsoft Sans Serif" w:eastAsia="Calibri" w:hAnsi="Microsoft Sans Serif"/>
                                    <w:sz w:val="16"/>
                                    <w:szCs w:val="16"/>
                                    <w:lang w:val="sr-Latn-RS"/>
                                  </w:rPr>
                                  <w:t>nje</w:t>
                                </w:r>
                              </w:ins>
                              <w:r>
                                <w:rPr>
                                  <w:rFonts w:ascii="Microsoft Sans Serif" w:eastAsia="Calibri" w:hAnsi="Microsoft Sans Serif"/>
                                  <w:sz w:val="16"/>
                                  <w:szCs w:val="16"/>
                                  <w:lang w:val="sr-Latn-RS"/>
                                </w:rPr>
                                <w:t xml:space="preserve"> na</w:t>
                              </w:r>
                            </w:p>
                          </w:txbxContent>
                        </wps:txbx>
                        <wps:bodyPr rot="0" spcFirstLastPara="0" vert="horz" wrap="square" lIns="0" tIns="45720" rIns="91440" bIns="45720" numCol="1" spcCol="0" rtlCol="0" fromWordArt="0" anchor="t" anchorCtr="0" forceAA="0" compatLnSpc="1">
                          <a:noAutofit/>
                        </wps:bodyPr>
                      </wps:wsp>
                      <wps:wsp>
                        <wps:cNvPr id="205" name="Oval 205"/>
                        <wps:cNvSpPr/>
                        <wps:spPr>
                          <a:xfrm>
                            <a:off x="2751598" y="313350"/>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009056F6"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3</w:t>
                              </w:r>
                            </w:p>
                          </w:txbxContent>
                        </wps:txbx>
                        <wps:bodyPr rot="0" spcFirstLastPara="0" vert="horz" wrap="square" lIns="0" tIns="0" rIns="0" bIns="0" numCol="1" spcCol="0" rtlCol="0" fromWordArt="0" anchor="t" anchorCtr="0" forceAA="0" compatLnSpc="1">
                          <a:noAutofit/>
                        </wps:bodyPr>
                      </wps:wsp>
                      <wps:wsp>
                        <wps:cNvPr id="213" name="Oval 213"/>
                        <wps:cNvSpPr/>
                        <wps:spPr>
                          <a:xfrm>
                            <a:off x="2971224" y="313350"/>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00CD9840"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10</w:t>
                              </w:r>
                            </w:p>
                          </w:txbxContent>
                        </wps:txbx>
                        <wps:bodyPr rot="0" spcFirstLastPara="0" vert="horz" wrap="square" lIns="0" tIns="0" rIns="0" bIns="0" numCol="1" spcCol="0" rtlCol="0" fromWordArt="0" anchor="t" anchorCtr="0" forceAA="0" compatLnSpc="1">
                          <a:noAutofit/>
                        </wps:bodyPr>
                      </wps:wsp>
                      <wps:wsp>
                        <wps:cNvPr id="214" name="Text Box 94"/>
                        <wps:cNvSpPr txBox="1"/>
                        <wps:spPr>
                          <a:xfrm>
                            <a:off x="1764358" y="0"/>
                            <a:ext cx="2429850" cy="391499"/>
                          </a:xfrm>
                          <a:prstGeom prst="rect">
                            <a:avLst/>
                          </a:prstGeom>
                          <a:noFill/>
                          <a:ln w="6350">
                            <a:noFill/>
                          </a:ln>
                        </wps:spPr>
                        <wps:txbx>
                          <w:txbxContent>
                            <w:p w14:paraId="15C1F5A6" w14:textId="752BDE75" w:rsidR="009B0D46" w:rsidRDefault="009B0D46">
                              <w:pPr>
                                <w:pStyle w:val="NormalWeb"/>
                                <w:spacing w:before="0" w:beforeAutospacing="0" w:after="0" w:afterAutospacing="0" w:line="276" w:lineRule="auto"/>
                                <w:jc w:val="center"/>
                                <w:pPrChange w:id="1119" w:author="Rajo" w:date="2018-06-16T21:40:00Z">
                                  <w:pPr>
                                    <w:pStyle w:val="NormalWeb"/>
                                    <w:spacing w:before="0" w:beforeAutospacing="0" w:after="0" w:afterAutospacing="0" w:line="276" w:lineRule="auto"/>
                                  </w:pPr>
                                </w:pPrChange>
                              </w:pPr>
                              <w:del w:id="1120" w:author="Rajo" w:date="2018-06-11T21:18:00Z">
                                <w:r w:rsidDel="00BB5CAE">
                                  <w:rPr>
                                    <w:rFonts w:ascii="Microsoft Sans Serif" w:eastAsia="Calibri" w:hAnsi="Microsoft Sans Serif"/>
                                    <w:sz w:val="16"/>
                                    <w:szCs w:val="16"/>
                                    <w:lang w:val="sr-Latn-RS"/>
                                  </w:rPr>
                                  <w:delText>Korisnik se identifikuje ili je kolačić dostupan</w:delText>
                                </w:r>
                              </w:del>
                              <w:ins w:id="1121" w:author="Rajo" w:date="2018-06-11T21:18:00Z">
                                <w:r>
                                  <w:rPr>
                                    <w:rFonts w:ascii="Microsoft Sans Serif" w:eastAsia="Calibri" w:hAnsi="Microsoft Sans Serif"/>
                                    <w:sz w:val="16"/>
                                    <w:szCs w:val="16"/>
                                    <w:lang w:val="sr-Latn-RS"/>
                                  </w:rPr>
                                  <w:t xml:space="preserve">Identifikacija korisnika ili </w:t>
                                </w:r>
                              </w:ins>
                              <w:ins w:id="1122" w:author="Rajo" w:date="2018-06-11T21:19:00Z">
                                <w:r>
                                  <w:rPr>
                                    <w:rFonts w:ascii="Microsoft Sans Serif" w:eastAsia="Calibri" w:hAnsi="Microsoft Sans Serif"/>
                                    <w:sz w:val="16"/>
                                    <w:szCs w:val="16"/>
                                    <w:lang w:val="sr-Latn-RS"/>
                                  </w:rPr>
                                  <w:t>očitavanje postojećeg kolačića koji sadrži identifikator sesije</w:t>
                                </w:r>
                              </w:ins>
                            </w:p>
                          </w:txbxContent>
                        </wps:txbx>
                        <wps:bodyPr rot="0" spcFirstLastPara="0" vert="horz" wrap="square" lIns="0" tIns="45720" rIns="91440" bIns="45720" numCol="1" spcCol="0" rtlCol="0" fromWordArt="0" anchor="t" anchorCtr="0" forceAA="0" compatLnSpc="1">
                          <a:noAutofit/>
                        </wps:bodyPr>
                      </wps:wsp>
                      <wps:wsp>
                        <wps:cNvPr id="215" name="Oval 215"/>
                        <wps:cNvSpPr/>
                        <wps:spPr>
                          <a:xfrm>
                            <a:off x="3799499" y="503850"/>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1FCD374F"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11</w:t>
                              </w:r>
                            </w:p>
                          </w:txbxContent>
                        </wps:txbx>
                        <wps:bodyPr rot="0" spcFirstLastPara="0" vert="horz" wrap="square" lIns="0" tIns="0" rIns="0" bIns="0" numCol="1" spcCol="0" rtlCol="0" fromWordArt="0" anchor="t" anchorCtr="0" forceAA="0" compatLnSpc="1">
                          <a:noAutofit/>
                        </wps:bodyPr>
                      </wps:wsp>
                      <wps:wsp>
                        <wps:cNvPr id="216" name="Text Box 94"/>
                        <wps:cNvSpPr txBox="1"/>
                        <wps:spPr>
                          <a:xfrm>
                            <a:off x="3866810" y="208080"/>
                            <a:ext cx="989330" cy="352425"/>
                          </a:xfrm>
                          <a:prstGeom prst="rect">
                            <a:avLst/>
                          </a:prstGeom>
                          <a:noFill/>
                          <a:ln w="6350">
                            <a:noFill/>
                          </a:ln>
                        </wps:spPr>
                        <wps:txbx>
                          <w:txbxContent>
                            <w:p w14:paraId="1F31279A" w14:textId="11D86B35" w:rsidR="009B0D46" w:rsidRDefault="009B0D46">
                              <w:pPr>
                                <w:pStyle w:val="NormalWeb"/>
                                <w:spacing w:before="0" w:beforeAutospacing="0" w:after="0" w:afterAutospacing="0" w:line="276" w:lineRule="auto"/>
                              </w:pPr>
                              <w:del w:id="1123" w:author="Rajo" w:date="2018-06-11T21:17:00Z">
                                <w:r w:rsidDel="00595525">
                                  <w:rPr>
                                    <w:rFonts w:ascii="Microsoft Sans Serif" w:eastAsia="Calibri" w:hAnsi="Microsoft Sans Serif"/>
                                    <w:sz w:val="16"/>
                                    <w:szCs w:val="16"/>
                                    <w:lang w:val="sr-Latn-RS"/>
                                  </w:rPr>
                                  <w:delText>Šalje token i preusmijerava</w:delText>
                                </w:r>
                              </w:del>
                              <w:ins w:id="1124" w:author="Rajo" w:date="2018-06-16T21:37:00Z">
                                <w:r>
                                  <w:rPr>
                                    <w:rFonts w:ascii="Microsoft Sans Serif" w:eastAsia="Calibri" w:hAnsi="Microsoft Sans Serif"/>
                                    <w:sz w:val="16"/>
                                    <w:szCs w:val="16"/>
                                    <w:lang w:val="sr-Latn-RS"/>
                                  </w:rPr>
                                  <w:t>P</w:t>
                                </w:r>
                              </w:ins>
                              <w:ins w:id="1125" w:author="Rajo" w:date="2018-06-11T21:17:00Z">
                                <w:r>
                                  <w:rPr>
                                    <w:rFonts w:ascii="Microsoft Sans Serif" w:eastAsia="Calibri" w:hAnsi="Microsoft Sans Serif"/>
                                    <w:sz w:val="16"/>
                                    <w:szCs w:val="16"/>
                                    <w:lang w:val="sr-Latn-RS"/>
                                  </w:rPr>
                                  <w:t>reusmjeravanje</w:t>
                                </w:r>
                              </w:ins>
                              <w:ins w:id="1126" w:author="Rajo" w:date="2018-06-16T21:37:00Z">
                                <w:r>
                                  <w:rPr>
                                    <w:rFonts w:ascii="Microsoft Sans Serif" w:eastAsia="Calibri" w:hAnsi="Microsoft Sans Serif"/>
                                    <w:sz w:val="16"/>
                                    <w:szCs w:val="16"/>
                                    <w:lang w:val="sr-Latn-RS"/>
                                  </w:rPr>
                                  <w:t xml:space="preserve"> i slanje tokena</w:t>
                                </w:r>
                              </w:ins>
                            </w:p>
                          </w:txbxContent>
                        </wps:txbx>
                        <wps:bodyPr rot="0" spcFirstLastPara="0" vert="horz" wrap="square" lIns="0" tIns="45720" rIns="91440" bIns="45720" numCol="1" spcCol="0" rtlCol="0" fromWordArt="0" anchor="t" anchorCtr="0" forceAA="0" compatLnSpc="1">
                          <a:noAutofit/>
                        </wps:bodyPr>
                      </wps:wsp>
                      <wps:wsp>
                        <wps:cNvPr id="559" name="Rectangle: Rounded Corners 559"/>
                        <wps:cNvSpPr/>
                        <wps:spPr>
                          <a:xfrm>
                            <a:off x="5375" y="553225"/>
                            <a:ext cx="1558290" cy="1551305"/>
                          </a:xfrm>
                          <a:prstGeom prst="roundRect">
                            <a:avLst>
                              <a:gd name="adj" fmla="val 6522"/>
                            </a:avLst>
                          </a:prstGeom>
                          <a:noFill/>
                          <a:ln w="19050">
                            <a:solidFill>
                              <a:schemeClr val="tx1"/>
                            </a:solidFill>
                            <a:prstDash val="dash"/>
                          </a:ln>
                        </wps:spPr>
                        <wps:style>
                          <a:lnRef idx="0">
                            <a:scrgbClr r="0" g="0" b="0"/>
                          </a:lnRef>
                          <a:fillRef idx="0">
                            <a:scrgbClr r="0" g="0" b="0"/>
                          </a:fillRef>
                          <a:effectRef idx="0">
                            <a:scrgbClr r="0" g="0" b="0"/>
                          </a:effectRef>
                          <a:fontRef idx="minor">
                            <a:schemeClr val="lt1"/>
                          </a:fontRef>
                        </wps:style>
                        <wps:txbx>
                          <w:txbxContent>
                            <w:p w14:paraId="150A70CA" w14:textId="166B9430" w:rsidR="009B0D46" w:rsidRDefault="009B0D46" w:rsidP="00423B03">
                              <w:pPr>
                                <w:pStyle w:val="NormalWeb"/>
                                <w:spacing w:before="0" w:beforeAutospacing="0" w:after="160" w:afterAutospacing="0" w:line="254" w:lineRule="auto"/>
                                <w:jc w:val="center"/>
                              </w:pPr>
                              <w:del w:id="1127" w:author="Rajo" w:date="2018-06-16T21:20:00Z">
                                <w:r w:rsidDel="00423B03">
                                  <w:rPr>
                                    <w:rFonts w:ascii="Microsoft Sans Serif" w:eastAsia="Calibri" w:hAnsi="Microsoft Sans Serif"/>
                                    <w:strike/>
                                    <w:color w:val="FF0000"/>
                                    <w:sz w:val="20"/>
                                    <w:szCs w:val="20"/>
                                    <w:lang w:val="sr-Latn-RS"/>
                                  </w:rPr>
                                  <w:delText>domen1.com</w:delText>
                                </w:r>
                              </w:del>
                              <w:r>
                                <w:rPr>
                                  <w:rFonts w:ascii="Microsoft Sans Serif" w:eastAsia="Calibri" w:hAnsi="Microsoft Sans Serif"/>
                                  <w:color w:val="000000"/>
                                  <w:sz w:val="20"/>
                                  <w:szCs w:val="20"/>
                                  <w:lang w:val="sr-Latn-RS"/>
                                </w:rPr>
                                <w:t>Aplikacija</w:t>
                              </w:r>
                              <w:ins w:id="1128" w:author="Rajo" w:date="2018-06-16T21:21:00Z">
                                <w:r>
                                  <w:rPr>
                                    <w:rFonts w:ascii="Microsoft Sans Serif" w:eastAsia="Calibri" w:hAnsi="Microsoft Sans Serif"/>
                                    <w:color w:val="000000"/>
                                    <w:sz w:val="20"/>
                                    <w:szCs w:val="20"/>
                                    <w:lang w:val="sr-Latn-RS"/>
                                  </w:rPr>
                                  <w:t>1</w:t>
                                </w:r>
                              </w:ins>
                              <w:del w:id="1129" w:author="Rajo" w:date="2018-06-16T21:20:00Z">
                                <w:r w:rsidDel="00423B03">
                                  <w:rPr>
                                    <w:rFonts w:ascii="Microsoft Sans Serif" w:eastAsia="Calibri" w:hAnsi="Microsoft Sans Serif"/>
                                    <w:color w:val="008080"/>
                                    <w:sz w:val="20"/>
                                    <w:szCs w:val="20"/>
                                    <w:u w:val="single"/>
                                    <w:lang w:val="sr-Latn-RS"/>
                                  </w:rPr>
                                  <w:delText>2</w:delText>
                                </w:r>
                              </w:del>
                              <w:del w:id="1130" w:author="Rajo" w:date="2018-06-16T21:21:00Z">
                                <w:r w:rsidDel="00423B03">
                                  <w:rPr>
                                    <w:rFonts w:ascii="Microsoft Sans Serif" w:eastAsia="Calibri" w:hAnsi="Microsoft Sans Serif"/>
                                    <w:strike/>
                                    <w:color w:val="FF0000"/>
                                    <w:sz w:val="20"/>
                                    <w:szCs w:val="20"/>
                                    <w:lang w:val="sr-Latn-RS"/>
                                  </w:rPr>
                                  <w:delText>1</w:delText>
                                </w:r>
                              </w:del>
                            </w:p>
                          </w:txbxContent>
                        </wps:txbx>
                        <wps:bodyPr rot="0" spcFirstLastPara="0" vert="horz" wrap="square" lIns="91440" tIns="45720" rIns="91440" bIns="45720" numCol="1" spcCol="0" rtlCol="0" fromWordArt="0" anchor="t" anchorCtr="0" forceAA="0" compatLnSpc="1">
                          <a:noAutofit/>
                        </wps:bodyPr>
                      </wps:wsp>
                      <wps:wsp>
                        <wps:cNvPr id="562" name="Rectangle: Rounded Corners 562"/>
                        <wps:cNvSpPr/>
                        <wps:spPr>
                          <a:xfrm>
                            <a:off x="68240" y="1693050"/>
                            <a:ext cx="1438275" cy="361315"/>
                          </a:xfrm>
                          <a:prstGeom prst="round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9A0A32" w14:textId="77777777" w:rsidR="009B0D46" w:rsidRDefault="009B0D46" w:rsidP="00423B03">
                              <w:pPr>
                                <w:pStyle w:val="NormalWeb"/>
                                <w:spacing w:before="0" w:beforeAutospacing="0" w:after="0" w:afterAutospacing="0" w:line="254" w:lineRule="auto"/>
                                <w:jc w:val="center"/>
                              </w:pPr>
                              <w:proofErr w:type="spellStart"/>
                              <w:r>
                                <w:rPr>
                                  <w:rFonts w:ascii="Microsoft Sans Serif" w:eastAsia="Calibri" w:hAnsi="Microsoft Sans Serif"/>
                                  <w:b/>
                                  <w:bCs/>
                                  <w:color w:val="FFFFFF"/>
                                  <w:sz w:val="20"/>
                                  <w:szCs w:val="20"/>
                                </w:rPr>
                                <w:t>Zaštićeni</w:t>
                              </w:r>
                              <w:proofErr w:type="spellEnd"/>
                              <w:r>
                                <w:rPr>
                                  <w:rFonts w:ascii="Microsoft Sans Serif" w:eastAsia="Calibri" w:hAnsi="Microsoft Sans Serif"/>
                                  <w:b/>
                                  <w:bCs/>
                                  <w:color w:val="FFFFFF"/>
                                  <w:sz w:val="20"/>
                                  <w:szCs w:val="20"/>
                                </w:rPr>
                                <w:t xml:space="preserve"> </w:t>
                              </w:r>
                              <w:proofErr w:type="spellStart"/>
                              <w:r>
                                <w:rPr>
                                  <w:rFonts w:ascii="Microsoft Sans Serif" w:eastAsia="Calibri" w:hAnsi="Microsoft Sans Serif"/>
                                  <w:b/>
                                  <w:bCs/>
                                  <w:color w:val="FFFFFF"/>
                                  <w:sz w:val="20"/>
                                  <w:szCs w:val="20"/>
                                </w:rPr>
                                <w:t>resurs</w:t>
                              </w:r>
                              <w:proofErr w:type="spellEnd"/>
                            </w:p>
                          </w:txbxContent>
                        </wps:txbx>
                        <wps:bodyPr rot="0" spcFirstLastPara="0" vert="horz" wrap="square" lIns="0" tIns="0" rIns="0" bIns="0" numCol="1" spcCol="0" rtlCol="0" fromWordArt="0" anchor="ctr" anchorCtr="0" forceAA="0" compatLnSpc="1">
                          <a:prstTxWarp prst="textNoShape">
                            <a:avLst/>
                          </a:prstTxWarp>
                          <a:noAutofit/>
                        </wps:bodyPr>
                      </wps:wsp>
                      <wps:wsp>
                        <wps:cNvPr id="563" name="Rectangle: Rounded Corners 563"/>
                        <wps:cNvSpPr/>
                        <wps:spPr>
                          <a:xfrm>
                            <a:off x="68240" y="1305700"/>
                            <a:ext cx="1438275" cy="361315"/>
                          </a:xfrm>
                          <a:prstGeom prst="round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7B9BAF" w14:textId="0837DF4A" w:rsidR="009B0D46" w:rsidRPr="00211129" w:rsidRDefault="009B0D46" w:rsidP="00423B03">
                              <w:pPr>
                                <w:pStyle w:val="NormalWeb"/>
                                <w:spacing w:before="0" w:beforeAutospacing="0" w:after="160" w:afterAutospacing="0" w:line="256" w:lineRule="auto"/>
                                <w:jc w:val="center"/>
                                <w:rPr>
                                  <w:color w:val="FFFFFF" w:themeColor="background1"/>
                                  <w:rPrChange w:id="1131" w:author="Rajo" w:date="2018-06-16T21:33:00Z">
                                    <w:rPr/>
                                  </w:rPrChange>
                                </w:rPr>
                              </w:pPr>
                              <w:del w:id="1132" w:author="Rajo" w:date="2018-06-16T21:21:00Z">
                                <w:r w:rsidRPr="00211129" w:rsidDel="00423B03">
                                  <w:rPr>
                                    <w:rFonts w:ascii="Microsoft Sans Serif" w:eastAsia="Calibri" w:hAnsi="Microsoft Sans Serif"/>
                                    <w:b/>
                                    <w:bCs/>
                                    <w:color w:val="FFFFFF" w:themeColor="background1"/>
                                    <w:sz w:val="20"/>
                                    <w:szCs w:val="20"/>
                                    <w:rPrChange w:id="1133" w:author="Rajo" w:date="2018-06-16T21:33:00Z">
                                      <w:rPr>
                                        <w:rFonts w:ascii="Microsoft Sans Serif" w:eastAsia="Calibri" w:hAnsi="Microsoft Sans Serif"/>
                                        <w:b/>
                                        <w:bCs/>
                                        <w:strike/>
                                        <w:color w:val="FF0000"/>
                                        <w:sz w:val="20"/>
                                        <w:szCs w:val="20"/>
                                      </w:rPr>
                                    </w:rPrChange>
                                  </w:rPr>
                                  <w:delText>Zaštićeni resursForma za prijavu</w:delText>
                                </w:r>
                              </w:del>
                              <w:del w:id="1134" w:author="Rajo" w:date="2018-06-16T21:33:00Z">
                                <w:r w:rsidRPr="00211129" w:rsidDel="00211129">
                                  <w:rPr>
                                    <w:rFonts w:ascii="Microsoft Sans Serif" w:eastAsia="Calibri" w:hAnsi="Microsoft Sans Serif"/>
                                    <w:b/>
                                    <w:bCs/>
                                    <w:color w:val="FFFFFF" w:themeColor="background1"/>
                                    <w:sz w:val="20"/>
                                    <w:szCs w:val="20"/>
                                    <w:rPrChange w:id="1135" w:author="Rajo" w:date="2018-06-16T21:33:00Z">
                                      <w:rPr>
                                        <w:rFonts w:ascii="Microsoft Sans Serif" w:eastAsia="Calibri" w:hAnsi="Microsoft Sans Serif"/>
                                        <w:b/>
                                        <w:bCs/>
                                        <w:color w:val="008080"/>
                                        <w:sz w:val="20"/>
                                        <w:szCs w:val="20"/>
                                        <w:u w:val="single"/>
                                      </w:rPr>
                                    </w:rPrChange>
                                  </w:rPr>
                                  <w:delText xml:space="preserve">Komponenta </w:delText>
                                </w:r>
                              </w:del>
                              <w:proofErr w:type="spellStart"/>
                              <w:ins w:id="1136" w:author="Rajo" w:date="2018-06-16T21:33:00Z">
                                <w:r w:rsidRPr="00211129">
                                  <w:rPr>
                                    <w:rFonts w:ascii="Microsoft Sans Serif" w:eastAsia="Calibri" w:hAnsi="Microsoft Sans Serif"/>
                                    <w:b/>
                                    <w:bCs/>
                                    <w:color w:val="FFFFFF" w:themeColor="background1"/>
                                    <w:sz w:val="20"/>
                                    <w:szCs w:val="20"/>
                                    <w:rPrChange w:id="1137" w:author="Rajo" w:date="2018-06-16T21:33:00Z">
                                      <w:rPr>
                                        <w:rFonts w:ascii="Microsoft Sans Serif" w:eastAsia="Calibri" w:hAnsi="Microsoft Sans Serif"/>
                                        <w:b/>
                                        <w:bCs/>
                                        <w:strike/>
                                        <w:color w:val="FFFFFF" w:themeColor="background1"/>
                                        <w:sz w:val="20"/>
                                        <w:szCs w:val="20"/>
                                      </w:rPr>
                                    </w:rPrChange>
                                  </w:rPr>
                                  <w:t>Komponenta</w:t>
                                </w:r>
                                <w:proofErr w:type="spellEnd"/>
                                <w:r w:rsidRPr="00211129">
                                  <w:rPr>
                                    <w:rFonts w:ascii="Microsoft Sans Serif" w:eastAsia="Calibri" w:hAnsi="Microsoft Sans Serif"/>
                                    <w:b/>
                                    <w:bCs/>
                                    <w:color w:val="FFFFFF" w:themeColor="background1"/>
                                    <w:sz w:val="20"/>
                                    <w:szCs w:val="20"/>
                                    <w:rPrChange w:id="1138" w:author="Rajo" w:date="2018-06-16T21:33:00Z">
                                      <w:rPr>
                                        <w:rFonts w:ascii="Microsoft Sans Serif" w:eastAsia="Calibri" w:hAnsi="Microsoft Sans Serif"/>
                                        <w:b/>
                                        <w:bCs/>
                                        <w:color w:val="008080"/>
                                        <w:sz w:val="20"/>
                                        <w:szCs w:val="20"/>
                                        <w:u w:val="single"/>
                                      </w:rPr>
                                    </w:rPrChange>
                                  </w:rPr>
                                  <w:t xml:space="preserve"> </w:t>
                                </w:r>
                              </w:ins>
                              <w:r w:rsidRPr="00211129">
                                <w:rPr>
                                  <w:rFonts w:ascii="Microsoft Sans Serif" w:eastAsia="Calibri" w:hAnsi="Microsoft Sans Serif"/>
                                  <w:b/>
                                  <w:bCs/>
                                  <w:color w:val="FFFFFF" w:themeColor="background1"/>
                                  <w:sz w:val="20"/>
                                  <w:szCs w:val="20"/>
                                  <w:rPrChange w:id="1139" w:author="Rajo" w:date="2018-06-16T21:33:00Z">
                                    <w:rPr>
                                      <w:rFonts w:ascii="Microsoft Sans Serif" w:eastAsia="Calibri" w:hAnsi="Microsoft Sans Serif"/>
                                      <w:b/>
                                      <w:bCs/>
                                      <w:color w:val="008080"/>
                                      <w:sz w:val="20"/>
                                      <w:szCs w:val="20"/>
                                      <w:u w:val="single"/>
                                    </w:rPr>
                                  </w:rPrChange>
                                </w:rPr>
                                <w:t>za autentikaciju</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65" name="Straight Arrow Connector 565"/>
                        <wps:cNvCnPr/>
                        <wps:spPr>
                          <a:xfrm>
                            <a:off x="1554305" y="747924"/>
                            <a:ext cx="636270" cy="0"/>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567" name="Straight Arrow Connector 567"/>
                        <wps:cNvCnPr/>
                        <wps:spPr>
                          <a:xfrm flipH="1">
                            <a:off x="1563665" y="868000"/>
                            <a:ext cx="626909" cy="0"/>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568" name="Rectangle: Rounded Corners 568"/>
                        <wps:cNvSpPr/>
                        <wps:spPr>
                          <a:xfrm>
                            <a:off x="4343400" y="551909"/>
                            <a:ext cx="1532890" cy="1551305"/>
                          </a:xfrm>
                          <a:prstGeom prst="roundRect">
                            <a:avLst>
                              <a:gd name="adj" fmla="val 6522"/>
                            </a:avLst>
                          </a:prstGeom>
                          <a:noFill/>
                          <a:ln w="19050">
                            <a:solidFill>
                              <a:schemeClr val="tx1"/>
                            </a:solidFill>
                            <a:prstDash val="dash"/>
                          </a:ln>
                        </wps:spPr>
                        <wps:style>
                          <a:lnRef idx="0">
                            <a:scrgbClr r="0" g="0" b="0"/>
                          </a:lnRef>
                          <a:fillRef idx="0">
                            <a:scrgbClr r="0" g="0" b="0"/>
                          </a:fillRef>
                          <a:effectRef idx="0">
                            <a:scrgbClr r="0" g="0" b="0"/>
                          </a:effectRef>
                          <a:fontRef idx="minor">
                            <a:schemeClr val="lt1"/>
                          </a:fontRef>
                        </wps:style>
                        <wps:txbx>
                          <w:txbxContent>
                            <w:p w14:paraId="247E3791" w14:textId="0EF8FD5C" w:rsidR="009B0D46" w:rsidRDefault="009B0D46" w:rsidP="00211129">
                              <w:pPr>
                                <w:pStyle w:val="NormalWeb"/>
                                <w:spacing w:before="0" w:beforeAutospacing="0" w:after="160" w:afterAutospacing="0" w:line="252" w:lineRule="auto"/>
                                <w:jc w:val="center"/>
                              </w:pPr>
                              <w:del w:id="1140" w:author="Rajo" w:date="2018-06-16T21:33:00Z">
                                <w:r w:rsidDel="00211129">
                                  <w:rPr>
                                    <w:rFonts w:ascii="Microsoft Sans Serif" w:eastAsia="Calibri" w:hAnsi="Microsoft Sans Serif"/>
                                    <w:strike/>
                                    <w:color w:val="FF0000"/>
                                    <w:sz w:val="20"/>
                                    <w:szCs w:val="20"/>
                                    <w:lang w:val="sr-Latn-RS"/>
                                  </w:rPr>
                                  <w:delText>domen1.com</w:delText>
                                </w:r>
                              </w:del>
                              <w:r>
                                <w:rPr>
                                  <w:rFonts w:ascii="Microsoft Sans Serif" w:eastAsia="Calibri" w:hAnsi="Microsoft Sans Serif"/>
                                  <w:color w:val="000000"/>
                                  <w:sz w:val="20"/>
                                  <w:szCs w:val="20"/>
                                  <w:lang w:val="sr-Latn-RS"/>
                                </w:rPr>
                                <w:t>Aplikacija</w:t>
                              </w:r>
                              <w:ins w:id="1141" w:author="Rajo" w:date="2018-06-16T21:33:00Z">
                                <w:r>
                                  <w:rPr>
                                    <w:rFonts w:ascii="Microsoft Sans Serif" w:eastAsia="Calibri" w:hAnsi="Microsoft Sans Serif"/>
                                    <w:color w:val="000000"/>
                                    <w:sz w:val="20"/>
                                    <w:szCs w:val="20"/>
                                    <w:lang w:val="sr-Latn-RS"/>
                                  </w:rPr>
                                  <w:t>2</w:t>
                                </w:r>
                              </w:ins>
                              <w:del w:id="1142" w:author="Rajo" w:date="2018-06-16T21:33:00Z">
                                <w:r w:rsidDel="00211129">
                                  <w:rPr>
                                    <w:rFonts w:ascii="Microsoft Sans Serif" w:eastAsia="Calibri" w:hAnsi="Microsoft Sans Serif"/>
                                    <w:color w:val="008080"/>
                                    <w:sz w:val="20"/>
                                    <w:szCs w:val="20"/>
                                    <w:u w:val="single"/>
                                    <w:lang w:val="sr-Latn-RS"/>
                                  </w:rPr>
                                  <w:delText>1</w:delText>
                                </w:r>
                                <w:r w:rsidDel="00211129">
                                  <w:rPr>
                                    <w:rFonts w:ascii="Microsoft Sans Serif" w:eastAsia="Calibri" w:hAnsi="Microsoft Sans Serif"/>
                                    <w:strike/>
                                    <w:color w:val="FF0000"/>
                                    <w:sz w:val="20"/>
                                    <w:szCs w:val="20"/>
                                    <w:u w:val="single"/>
                                    <w:lang w:val="sr-Latn-RS"/>
                                  </w:rPr>
                                  <w:delText>2</w:delText>
                                </w:r>
                                <w:r w:rsidDel="00211129">
                                  <w:rPr>
                                    <w:rFonts w:ascii="Microsoft Sans Serif" w:eastAsia="Calibri" w:hAnsi="Microsoft Sans Serif"/>
                                    <w:strike/>
                                    <w:color w:val="FF0000"/>
                                    <w:sz w:val="20"/>
                                    <w:szCs w:val="20"/>
                                    <w:lang w:val="sr-Latn-RS"/>
                                  </w:rPr>
                                  <w:delText>1</w:delText>
                                </w:r>
                              </w:del>
                            </w:p>
                          </w:txbxContent>
                        </wps:txbx>
                        <wps:bodyPr rot="0" spcFirstLastPara="0" vert="horz" wrap="square" lIns="91440" tIns="45720" rIns="91440" bIns="45720" numCol="1" spcCol="0" rtlCol="0" fromWordArt="0" anchor="t" anchorCtr="0" forceAA="0" compatLnSpc="1">
                          <a:noAutofit/>
                        </wps:bodyPr>
                      </wps:wsp>
                      <wps:wsp>
                        <wps:cNvPr id="569" name="Rectangle: Rounded Corners 569"/>
                        <wps:cNvSpPr/>
                        <wps:spPr>
                          <a:xfrm>
                            <a:off x="4380865" y="1691734"/>
                            <a:ext cx="1438275" cy="361315"/>
                          </a:xfrm>
                          <a:prstGeom prst="round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C0D997C" w14:textId="77777777" w:rsidR="009B0D46" w:rsidRDefault="009B0D46" w:rsidP="00211129">
                              <w:pPr>
                                <w:pStyle w:val="NormalWeb"/>
                                <w:spacing w:before="0" w:beforeAutospacing="0" w:after="0" w:afterAutospacing="0" w:line="252" w:lineRule="auto"/>
                                <w:jc w:val="center"/>
                              </w:pPr>
                              <w:proofErr w:type="spellStart"/>
                              <w:r>
                                <w:rPr>
                                  <w:rFonts w:ascii="Microsoft Sans Serif" w:eastAsia="Calibri" w:hAnsi="Microsoft Sans Serif"/>
                                  <w:b/>
                                  <w:bCs/>
                                  <w:color w:val="FFFFFF"/>
                                  <w:sz w:val="20"/>
                                  <w:szCs w:val="20"/>
                                </w:rPr>
                                <w:t>Zaštićeni</w:t>
                              </w:r>
                              <w:proofErr w:type="spellEnd"/>
                              <w:r>
                                <w:rPr>
                                  <w:rFonts w:ascii="Microsoft Sans Serif" w:eastAsia="Calibri" w:hAnsi="Microsoft Sans Serif"/>
                                  <w:b/>
                                  <w:bCs/>
                                  <w:color w:val="FFFFFF"/>
                                  <w:sz w:val="20"/>
                                  <w:szCs w:val="20"/>
                                </w:rPr>
                                <w:t xml:space="preserve"> </w:t>
                              </w:r>
                              <w:proofErr w:type="spellStart"/>
                              <w:r>
                                <w:rPr>
                                  <w:rFonts w:ascii="Microsoft Sans Serif" w:eastAsia="Calibri" w:hAnsi="Microsoft Sans Serif"/>
                                  <w:b/>
                                  <w:bCs/>
                                  <w:color w:val="FFFFFF"/>
                                  <w:sz w:val="20"/>
                                  <w:szCs w:val="20"/>
                                </w:rPr>
                                <w:t>resurs</w:t>
                              </w:r>
                              <w:proofErr w:type="spellEnd"/>
                            </w:p>
                          </w:txbxContent>
                        </wps:txbx>
                        <wps:bodyPr rot="0" spcFirstLastPara="0" vert="horz" wrap="square" lIns="0" tIns="0" rIns="0" bIns="0" numCol="1" spcCol="0" rtlCol="0" fromWordArt="0" anchor="ctr" anchorCtr="0" forceAA="0" compatLnSpc="1">
                          <a:prstTxWarp prst="textNoShape">
                            <a:avLst/>
                          </a:prstTxWarp>
                          <a:noAutofit/>
                        </wps:bodyPr>
                      </wps:wsp>
                      <wps:wsp>
                        <wps:cNvPr id="570" name="Rectangle: Rounded Corners 570"/>
                        <wps:cNvSpPr/>
                        <wps:spPr>
                          <a:xfrm>
                            <a:off x="4380865" y="1304384"/>
                            <a:ext cx="1438275" cy="361315"/>
                          </a:xfrm>
                          <a:prstGeom prst="round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BC2A5DB" w14:textId="067AF55E" w:rsidR="009B0D46" w:rsidRDefault="009B0D46" w:rsidP="00211129">
                              <w:pPr>
                                <w:pStyle w:val="NormalWeb"/>
                                <w:spacing w:before="0" w:beforeAutospacing="0" w:after="160" w:afterAutospacing="0" w:line="254" w:lineRule="auto"/>
                                <w:jc w:val="center"/>
                              </w:pPr>
                              <w:del w:id="1143" w:author="Rajo" w:date="2018-06-16T21:33:00Z">
                                <w:r w:rsidDel="00211129">
                                  <w:rPr>
                                    <w:rFonts w:ascii="Microsoft Sans Serif" w:eastAsia="Calibri" w:hAnsi="Microsoft Sans Serif"/>
                                    <w:b/>
                                    <w:bCs/>
                                    <w:strike/>
                                    <w:color w:val="FF0000"/>
                                    <w:sz w:val="20"/>
                                    <w:szCs w:val="20"/>
                                  </w:rPr>
                                  <w:delText>Zaštićeni resursForma za prijavu</w:delText>
                                </w:r>
                                <w:r w:rsidDel="00211129">
                                  <w:rPr>
                                    <w:rFonts w:ascii="Microsoft Sans Serif" w:eastAsia="Calibri" w:hAnsi="Microsoft Sans Serif"/>
                                    <w:b/>
                                    <w:bCs/>
                                    <w:color w:val="FFFFFF"/>
                                    <w:sz w:val="20"/>
                                    <w:szCs w:val="20"/>
                                  </w:rPr>
                                  <w:delText xml:space="preserve">Komponenta </w:delText>
                                </w:r>
                              </w:del>
                              <w:proofErr w:type="spellStart"/>
                              <w:ins w:id="1144" w:author="Rajo" w:date="2018-06-16T21:33:00Z">
                                <w:r>
                                  <w:rPr>
                                    <w:rFonts w:ascii="Microsoft Sans Serif" w:eastAsia="Calibri" w:hAnsi="Microsoft Sans Serif"/>
                                    <w:b/>
                                    <w:bCs/>
                                    <w:color w:val="FFFFFF"/>
                                    <w:sz w:val="20"/>
                                    <w:szCs w:val="20"/>
                                  </w:rPr>
                                  <w:t>Komponenta</w:t>
                                </w:r>
                                <w:proofErr w:type="spellEnd"/>
                                <w:r>
                                  <w:rPr>
                                    <w:rFonts w:ascii="Microsoft Sans Serif" w:eastAsia="Calibri" w:hAnsi="Microsoft Sans Serif"/>
                                    <w:b/>
                                    <w:bCs/>
                                    <w:color w:val="FFFFFF"/>
                                    <w:sz w:val="20"/>
                                    <w:szCs w:val="20"/>
                                  </w:rPr>
                                  <w:t xml:space="preserve"> </w:t>
                                </w:r>
                              </w:ins>
                              <w:r>
                                <w:rPr>
                                  <w:rFonts w:ascii="Microsoft Sans Serif" w:eastAsia="Calibri" w:hAnsi="Microsoft Sans Serif"/>
                                  <w:b/>
                                  <w:bCs/>
                                  <w:color w:val="FFFFFF"/>
                                  <w:sz w:val="20"/>
                                  <w:szCs w:val="20"/>
                                </w:rPr>
                                <w:t>za autentikaciju</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71" name="Straight Arrow Connector 571"/>
                        <wps:cNvCnPr/>
                        <wps:spPr>
                          <a:xfrm>
                            <a:off x="3751874" y="747924"/>
                            <a:ext cx="571268" cy="0"/>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572" name="Straight Arrow Connector 572"/>
                        <wps:cNvCnPr/>
                        <wps:spPr>
                          <a:xfrm flipH="1">
                            <a:off x="3739976" y="868000"/>
                            <a:ext cx="589279" cy="0"/>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c:wpc>
                  </a:graphicData>
                </a:graphic>
              </wp:inline>
            </w:drawing>
          </mc:Choice>
          <mc:Fallback>
            <w:pict>
              <v:group w14:anchorId="2B33FAC2" id="Canvas 110" o:spid="_x0000_s1130" editas="canvas" style="width:462.7pt;height:255pt;mso-position-horizontal-relative:char;mso-position-vertical-relative:line" coordsize="58762,323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">
                <v:shape id="_x0000_s1131" type="#_x0000_t75" style="position:absolute;width:58762;height:32385;visibility:visible;mso-wrap-style:square">
                  <v:fill o:detectmouseclick="t"/>
                  <v:path o:connecttype="none"/>
                </v:shape>
                <v:oval id="Oval 82" o:spid="_x0000_s1132" style="position:absolute;left:26668;top:24283;width:5346;height:53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" fillcolor="white [3201]" strokecolor="black [3200]" strokeweight=".5pt"/>
                <v:roundrect id="Rectangle: Rounded Corners 84" o:spid="_x0000_s1133" style="position:absolute;left:22001;top:16092;width:15398;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" fillcolor="#f90" stroked="f">
                  <v:textbox>
                    <w:txbxContent>
                      <w:p w14:paraId="2EF64D06" w14:textId="7901083F" w:rsidR="009B0D46" w:rsidRDefault="009B0D46">
                        <w:pPr>
                          <w:pStyle w:val="NormalWeb"/>
                          <w:spacing w:before="0" w:beforeAutospacing="0" w:after="0" w:afterAutospacing="0" w:line="276" w:lineRule="auto"/>
                          <w:jc w:val="center"/>
                          <w:rPr>
                            <w:b/>
                            <w:color w:val="FFFFFF" w:themeColor="background1"/>
                          </w:rPr>
                        </w:pPr>
                        <w:del w:id="1145" w:author="Rajo" w:date="2018-06-16T20:44:00Z">
                          <w:r w:rsidDel="007D7730">
                            <w:rPr>
                              <w:rFonts w:ascii="Microsoft Sans Serif" w:eastAsia="Calibri" w:hAnsi="Microsoft Sans Serif"/>
                              <w:b/>
                              <w:color w:val="FFFFFF" w:themeColor="background1"/>
                              <w:sz w:val="20"/>
                              <w:szCs w:val="20"/>
                              <w:lang w:val="sr-Latn-RS"/>
                            </w:rPr>
                            <w:delText>Skladište kolačića preglednika</w:delText>
                          </w:r>
                        </w:del>
                        <w:ins w:id="1146" w:author="Rajo" w:date="2018-06-16T20:44:00Z">
                          <w:r>
                            <w:rPr>
                              <w:rFonts w:ascii="Microsoft Sans Serif" w:eastAsia="Calibri" w:hAnsi="Microsoft Sans Serif"/>
                              <w:b/>
                              <w:color w:val="FFFFFF" w:themeColor="background1"/>
                              <w:sz w:val="20"/>
                              <w:szCs w:val="20"/>
                              <w:lang w:val="sr-Latn-RS"/>
                            </w:rPr>
                            <w:t>Internet preglednik (skladište kolačića)</w:t>
                          </w:r>
                        </w:ins>
                      </w:p>
                    </w:txbxContent>
                  </v:textbox>
                </v:roundrect>
                <v:shape id="Graphic 88" o:spid="_x0000_s1134" type="#_x0000_t75" alt="User" style="position:absolute;left:27772;top:25331;width:3289;height:3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">
                  <v:imagedata r:id="rId14" o:title="User"/>
                </v:shape>
                <v:shape id="Connector: Elbow 89" o:spid="_x0000_s1135" type="#_x0000_t33" style="position:absolute;left:32014;top:21032;width:19084;height:592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" strokecolor="black [3040]">
                  <v:stroke endarrow="block"/>
                </v:shape>
                <v:shape id="Connector: Elbow 90" o:spid="_x0000_s1136" type="#_x0000_t33" style="position:absolute;left:7845;top:21045;width:18823;height:5912;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" strokecolor="black [3040]">
                  <v:stroke endarrow="block"/>
                </v:shape>
                <v:shape id="Straight Arrow Connector 91" o:spid="_x0000_s1137" type="#_x0000_t32" style="position:absolute;left:15541;top:18378;width:63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" strokecolor="black [3200]">
                  <v:stroke endarrow="block"/>
                </v:shape>
                <v:shape id="Straight Arrow Connector 92" o:spid="_x0000_s1138" type="#_x0000_t32" style="position:absolute;left:37399;top:18568;width:603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" strokecolor="black [3213]">
                  <v:stroke endarrow="block"/>
                </v:shape>
                <v:oval id="Oval 93" o:spid="_x0000_s1139" style="position:absolute;left:15636;top:4080;width:2094;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" fillcolor="#f90" stroked="f">
                  <v:textbox inset="0,0,0,0">
                    <w:txbxContent>
                      <w:p w14:paraId="6A1D392A" w14:textId="77777777" w:rsidR="009B0D46" w:rsidRDefault="009B0D46">
                        <w:pPr>
                          <w:jc w:val="center"/>
                          <w:rPr>
                            <w:rFonts w:ascii="Microsoft Sans Serif" w:hAnsi="Microsoft Sans Serif" w:cs="Microsoft Sans Serif"/>
                            <w:b/>
                            <w:sz w:val="16"/>
                            <w:szCs w:val="16"/>
                            <w:lang w:val="sr-Latn-RS"/>
                          </w:rPr>
                        </w:pPr>
                        <w:r>
                          <w:rPr>
                            <w:rFonts w:ascii="Microsoft Sans Serif" w:hAnsi="Microsoft Sans Serif" w:cs="Microsoft Sans Serif"/>
                            <w:b/>
                            <w:sz w:val="16"/>
                            <w:szCs w:val="16"/>
                            <w:lang w:val="sr-Latn-RS"/>
                          </w:rPr>
                          <w:t>2</w:t>
                        </w:r>
                      </w:p>
                    </w:txbxContent>
                  </v:textbox>
                </v:oval>
                <v:shape id="Text Box 94" o:spid="_x0000_s1140" type="#_x0000_t202" style="position:absolute;left:17844;top:3485;width:8634;height:3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" filled="f" stroked="f" strokeweight=".5pt">
                  <v:textbox inset="0">
                    <w:txbxContent>
                      <w:p w14:paraId="35FF466F" w14:textId="75F533D4" w:rsidR="009B0D46" w:rsidRDefault="009B0D46">
                        <w:pPr>
                          <w:rPr>
                            <w:rFonts w:ascii="Microsoft Sans Serif" w:hAnsi="Microsoft Sans Serif" w:cs="Microsoft Sans Serif"/>
                            <w:sz w:val="16"/>
                            <w:szCs w:val="16"/>
                            <w:lang w:val="sr-Latn-RS"/>
                          </w:rPr>
                        </w:pPr>
                        <w:del w:id="1147" w:author="Rajo" w:date="2018-06-11T21:16:00Z">
                          <w:r w:rsidDel="00595525">
                            <w:rPr>
                              <w:rFonts w:ascii="Microsoft Sans Serif" w:hAnsi="Microsoft Sans Serif" w:cs="Microsoft Sans Serif"/>
                              <w:sz w:val="16"/>
                              <w:szCs w:val="16"/>
                              <w:lang w:val="sr-Latn-RS"/>
                            </w:rPr>
                            <w:delText>Preusmijerava na</w:delText>
                          </w:r>
                        </w:del>
                        <w:ins w:id="1148" w:author="Rajo" w:date="2018-06-11T21:16:00Z">
                          <w:r>
                            <w:rPr>
                              <w:rFonts w:ascii="Microsoft Sans Serif" w:hAnsi="Microsoft Sans Serif" w:cs="Microsoft Sans Serif"/>
                              <w:sz w:val="16"/>
                              <w:szCs w:val="16"/>
                              <w:lang w:val="sr-Latn-RS"/>
                            </w:rPr>
                            <w:t>Preusmjeravanje na</w:t>
                          </w:r>
                        </w:ins>
                      </w:p>
                    </w:txbxContent>
                  </v:textbox>
                </v:shape>
                <v:oval id="Oval 96" o:spid="_x0000_s1141" style="position:absolute;left:55330;top:10299;width:208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" fillcolor="#f90" stroked="f">
                  <v:textbox inset="0,0,0,0">
                    <w:txbxContent>
                      <w:p w14:paraId="3843C6DD"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12</w:t>
                        </w:r>
                      </w:p>
                    </w:txbxContent>
                  </v:textbox>
                </v:oval>
                <v:shape id="Text Box 231" o:spid="_x0000_s1142" type="#_x0000_t202" style="position:absolute;left:45646;top:9415;width:9424;height:3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" filled="f" stroked="f" strokeweight=".5pt">
                  <v:textbox inset="0">
                    <w:txbxContent>
                      <w:p w14:paraId="3CBD04FD" w14:textId="507E50FE" w:rsidR="009B0D46" w:rsidDel="00595525" w:rsidRDefault="009B0D46">
                        <w:pPr>
                          <w:pStyle w:val="NormalWeb"/>
                          <w:spacing w:before="0" w:beforeAutospacing="0" w:after="0" w:afterAutospacing="0" w:line="276" w:lineRule="auto"/>
                          <w:rPr>
                            <w:del w:id="1149" w:author="Rajo" w:date="2018-06-11T21:17:00Z"/>
                            <w:rFonts w:ascii="Microsoft Sans Serif" w:eastAsia="Calibri" w:hAnsi="Microsoft Sans Serif"/>
                            <w:sz w:val="16"/>
                            <w:szCs w:val="16"/>
                            <w:lang w:val="sr-Latn-RS"/>
                          </w:rPr>
                        </w:pPr>
                        <w:del w:id="1150" w:author="Rajo" w:date="2018-06-11T21:17:00Z">
                          <w:r w:rsidDel="00595525">
                            <w:rPr>
                              <w:rFonts w:ascii="Microsoft Sans Serif" w:eastAsia="Calibri" w:hAnsi="Microsoft Sans Serif"/>
                              <w:sz w:val="16"/>
                              <w:szCs w:val="16"/>
                              <w:lang w:val="sr-Latn-RS"/>
                            </w:rPr>
                            <w:delText xml:space="preserve">Koristi token </w:delText>
                          </w:r>
                        </w:del>
                      </w:p>
                      <w:p w14:paraId="3A75283D" w14:textId="561D3672" w:rsidR="009B0D46" w:rsidRDefault="009B0D46">
                        <w:pPr>
                          <w:pStyle w:val="NormalWeb"/>
                          <w:spacing w:before="0" w:beforeAutospacing="0" w:after="0" w:afterAutospacing="0" w:line="276" w:lineRule="auto"/>
                          <w:jc w:val="right"/>
                          <w:pPrChange w:id="1151" w:author="Rajo" w:date="2018-06-16T21:43:00Z">
                            <w:pPr>
                              <w:pStyle w:val="NormalWeb"/>
                              <w:spacing w:before="0" w:beforeAutospacing="0" w:after="0" w:afterAutospacing="0" w:line="276" w:lineRule="auto"/>
                            </w:pPr>
                          </w:pPrChange>
                        </w:pPr>
                        <w:del w:id="1152" w:author="Rajo" w:date="2018-06-11T21:17:00Z">
                          <w:r w:rsidDel="00595525">
                            <w:rPr>
                              <w:rFonts w:ascii="Microsoft Sans Serif" w:eastAsia="Calibri" w:hAnsi="Microsoft Sans Serif"/>
                              <w:sz w:val="16"/>
                              <w:szCs w:val="16"/>
                              <w:lang w:val="sr-Latn-RS"/>
                            </w:rPr>
                            <w:delText>za autentikaciju</w:delText>
                          </w:r>
                        </w:del>
                        <w:ins w:id="1153" w:author="Rajo" w:date="2018-06-11T21:17:00Z">
                          <w:r>
                            <w:rPr>
                              <w:rFonts w:ascii="Microsoft Sans Serif" w:eastAsia="Calibri" w:hAnsi="Microsoft Sans Serif"/>
                              <w:sz w:val="16"/>
                              <w:szCs w:val="16"/>
                              <w:lang w:val="sr-Latn-RS"/>
                            </w:rPr>
                            <w:t>Autentikacija upotrebom tokena</w:t>
                          </w:r>
                        </w:ins>
                      </w:p>
                    </w:txbxContent>
                  </v:textbox>
                </v:shape>
                <v:oval id="Oval 98" o:spid="_x0000_s1143" style="position:absolute;left:10664;top:28126;width:2083;height:1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" fillcolor="#f90" stroked="f">
                  <v:textbox inset="0,0,0,0">
                    <w:txbxContent>
                      <w:p w14:paraId="73567341"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w:t>
                        </w:r>
                      </w:p>
                    </w:txbxContent>
                  </v:textbox>
                </v:oval>
                <v:shape id="Text Box 231" o:spid="_x0000_s1144" type="#_x0000_t202" style="position:absolute;left:13521;top:28132;width:772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" filled="f" stroked="f" strokeweight=".5pt">
                  <v:textbox inset="0">
                    <w:txbxContent>
                      <w:p w14:paraId="7F66ED23" w14:textId="43630F06" w:rsidR="009B0D46" w:rsidRDefault="009B0D46">
                        <w:pPr>
                          <w:pStyle w:val="NormalWeb"/>
                          <w:spacing w:before="0" w:beforeAutospacing="0" w:after="0" w:afterAutospacing="0" w:line="276" w:lineRule="auto"/>
                        </w:pPr>
                        <w:del w:id="1154" w:author="Rajo" w:date="2018-06-11T21:16:00Z">
                          <w:r w:rsidDel="00595525">
                            <w:rPr>
                              <w:rFonts w:ascii="Microsoft Sans Serif" w:eastAsia="Calibri" w:hAnsi="Microsoft Sans Serif"/>
                              <w:sz w:val="16"/>
                              <w:szCs w:val="16"/>
                              <w:lang w:val="sr-Latn-RS"/>
                            </w:rPr>
                            <w:delText>Odlazi na</w:delText>
                          </w:r>
                        </w:del>
                        <w:ins w:id="1155" w:author="Rajo" w:date="2018-06-11T21:16:00Z">
                          <w:r>
                            <w:rPr>
                              <w:rFonts w:ascii="Microsoft Sans Serif" w:eastAsia="Calibri" w:hAnsi="Microsoft Sans Serif"/>
                              <w:sz w:val="16"/>
                              <w:szCs w:val="16"/>
                              <w:lang w:val="sr-Latn-RS"/>
                            </w:rPr>
                            <w:t>Pristup</w:t>
                          </w:r>
                        </w:ins>
                      </w:p>
                    </w:txbxContent>
                  </v:textbox>
                </v:shape>
                <v:oval id="Oval 100" o:spid="_x0000_s1145" style="position:absolute;left:41148;top:27893;width:2083;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" fillcolor="#f90" stroked="f">
                  <v:textbox inset="0,0,0,0">
                    <w:txbxContent>
                      <w:p w14:paraId="7DD083E9"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8</w:t>
                        </w:r>
                      </w:p>
                    </w:txbxContent>
                  </v:textbox>
                </v:oval>
                <v:shape id="Text Box 231" o:spid="_x0000_s1146" type="#_x0000_t202" style="position:absolute;left:44006;top:27899;width:7721;height:2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" filled="f" stroked="f" strokeweight=".5pt">
                  <v:textbox inset="0">
                    <w:txbxContent>
                      <w:p w14:paraId="0E0FDB8C" w14:textId="48E62F5B" w:rsidR="009B0D46" w:rsidRDefault="009B0D46">
                        <w:pPr>
                          <w:pStyle w:val="NormalWeb"/>
                          <w:spacing w:before="0" w:beforeAutospacing="0" w:after="0" w:afterAutospacing="0" w:line="276" w:lineRule="auto"/>
                        </w:pPr>
                        <w:del w:id="1156" w:author="Rajo" w:date="2018-06-11T21:20:00Z">
                          <w:r w:rsidDel="00BB5CAE">
                            <w:rPr>
                              <w:rFonts w:ascii="Microsoft Sans Serif" w:eastAsia="Calibri" w:hAnsi="Microsoft Sans Serif"/>
                              <w:sz w:val="16"/>
                              <w:szCs w:val="16"/>
                              <w:lang w:val="sr-Latn-RS"/>
                            </w:rPr>
                            <w:delText>Odlazi na</w:delText>
                          </w:r>
                        </w:del>
                        <w:ins w:id="1157" w:author="Rajo" w:date="2018-06-11T21:20:00Z">
                          <w:r>
                            <w:rPr>
                              <w:rFonts w:ascii="Microsoft Sans Serif" w:eastAsia="Calibri" w:hAnsi="Microsoft Sans Serif"/>
                              <w:sz w:val="16"/>
                              <w:szCs w:val="16"/>
                              <w:lang w:val="sr-Latn-RS"/>
                            </w:rPr>
                            <w:t>Pristup</w:t>
                          </w:r>
                        </w:ins>
                      </w:p>
                    </w:txbxContent>
                  </v:textbox>
                </v:shape>
                <v:shape id="Text Box 231" o:spid="_x0000_s1147" type="#_x0000_t202" style="position:absolute;left:26859;top:29994;width:6487;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" filled="f" stroked="f" strokeweight=".5pt">
                  <v:textbox inset="0">
                    <w:txbxContent>
                      <w:p w14:paraId="19BF0441" w14:textId="77777777" w:rsidR="009B0D46" w:rsidRDefault="009B0D46">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v:textbox>
                </v:shape>
                <v:oval id="Oval 103" o:spid="_x0000_s1148" style="position:absolute;left:16097;top:18940;width:2077;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" fillcolor="#f90" stroked="f">
                  <v:textbox inset="0,0,0,0">
                    <w:txbxContent>
                      <w:p w14:paraId="015E4459" w14:textId="77777777" w:rsidR="009B0D46" w:rsidRDefault="009B0D46">
                        <w:pPr>
                          <w:pStyle w:val="NormalWeb"/>
                          <w:spacing w:before="0" w:beforeAutospacing="0" w:after="0" w:afterAutospacing="0" w:line="276" w:lineRule="auto"/>
                          <w:jc w:val="center"/>
                          <w:rPr>
                            <w:lang w:val="sr-Latn-RS"/>
                          </w:rPr>
                        </w:pPr>
                        <w:r>
                          <w:rPr>
                            <w:rFonts w:ascii="Microsoft Sans Serif" w:eastAsia="Calibri" w:hAnsi="Microsoft Sans Serif"/>
                            <w:b/>
                            <w:bCs/>
                            <w:sz w:val="16"/>
                            <w:szCs w:val="16"/>
                            <w:lang w:val="sr-Latn-RS"/>
                          </w:rPr>
                          <w:t>7</w:t>
                        </w:r>
                      </w:p>
                    </w:txbxContent>
                  </v:textbox>
                </v:oval>
                <v:shape id="Text Box 231" o:spid="_x0000_s1149" type="#_x0000_t202" style="position:absolute;left:15897;top:20946;width:9144;height:3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" filled="f" stroked="f" strokeweight=".5pt">
                  <v:textbox inset="0">
                    <w:txbxContent>
                      <w:p w14:paraId="38EF1735" w14:textId="47AD3FE1" w:rsidR="009B0D46" w:rsidRDefault="009B0D46">
                        <w:pPr>
                          <w:pStyle w:val="NormalWeb"/>
                          <w:spacing w:before="0" w:beforeAutospacing="0" w:after="0" w:afterAutospacing="0" w:line="276" w:lineRule="auto"/>
                          <w:rPr>
                            <w:rFonts w:ascii="Microsoft Sans Serif" w:eastAsia="Calibri" w:hAnsi="Microsoft Sans Serif"/>
                            <w:sz w:val="16"/>
                            <w:szCs w:val="16"/>
                            <w:lang w:val="sr-Latn-RS"/>
                          </w:rPr>
                        </w:pPr>
                        <w:r>
                          <w:rPr>
                            <w:rFonts w:ascii="Microsoft Sans Serif" w:eastAsia="Calibri" w:hAnsi="Microsoft Sans Serif"/>
                            <w:sz w:val="16"/>
                            <w:szCs w:val="16"/>
                            <w:lang w:val="sr-Latn-RS"/>
                          </w:rPr>
                          <w:t>Čuva</w:t>
                        </w:r>
                        <w:ins w:id="1158" w:author="Rajo" w:date="2018-06-11T21:20:00Z">
                          <w:r>
                            <w:rPr>
                              <w:rFonts w:ascii="Microsoft Sans Serif" w:eastAsia="Calibri" w:hAnsi="Microsoft Sans Serif"/>
                              <w:sz w:val="16"/>
                              <w:szCs w:val="16"/>
                              <w:lang w:val="sr-Latn-RS"/>
                            </w:rPr>
                            <w:t>nje</w:t>
                          </w:r>
                        </w:ins>
                        <w:r>
                          <w:rPr>
                            <w:rFonts w:ascii="Microsoft Sans Serif" w:eastAsia="Calibri" w:hAnsi="Microsoft Sans Serif"/>
                            <w:sz w:val="16"/>
                            <w:szCs w:val="16"/>
                            <w:lang w:val="sr-Latn-RS"/>
                          </w:rPr>
                          <w:t xml:space="preserve"> kolačić</w:t>
                        </w:r>
                        <w:ins w:id="1159" w:author="Rajo" w:date="2018-06-11T21:20:00Z">
                          <w:r>
                            <w:rPr>
                              <w:rFonts w:ascii="Microsoft Sans Serif" w:eastAsia="Calibri" w:hAnsi="Microsoft Sans Serif"/>
                              <w:sz w:val="16"/>
                              <w:szCs w:val="16"/>
                              <w:lang w:val="sr-Latn-RS"/>
                            </w:rPr>
                            <w:t>a</w:t>
                          </w:r>
                        </w:ins>
                        <w:r>
                          <w:rPr>
                            <w:rFonts w:ascii="Microsoft Sans Serif" w:eastAsia="Calibri" w:hAnsi="Microsoft Sans Serif"/>
                            <w:sz w:val="16"/>
                            <w:szCs w:val="16"/>
                            <w:lang w:val="sr-Latn-RS"/>
                          </w:rPr>
                          <w:t xml:space="preserve"> </w:t>
                        </w:r>
                      </w:p>
                      <w:p w14:paraId="475A2994" w14:textId="4BE26A21" w:rsidR="009B0D46" w:rsidRDefault="009B0D46">
                        <w:pPr>
                          <w:pStyle w:val="NormalWeb"/>
                          <w:spacing w:before="0" w:beforeAutospacing="0" w:after="0" w:afterAutospacing="0" w:line="276" w:lineRule="auto"/>
                        </w:pPr>
                        <w:r>
                          <w:rPr>
                            <w:rFonts w:ascii="Microsoft Sans Serif" w:eastAsia="Calibri" w:hAnsi="Microsoft Sans Serif"/>
                            <w:sz w:val="16"/>
                            <w:szCs w:val="16"/>
                            <w:lang w:val="sr-Latn-RS"/>
                          </w:rPr>
                          <w:t xml:space="preserve">za </w:t>
                        </w:r>
                        <w:del w:id="1160" w:author="Rajo" w:date="2018-06-11T21:20:00Z">
                          <w:r w:rsidDel="00BB5CAE">
                            <w:rPr>
                              <w:rFonts w:ascii="Microsoft Sans Serif" w:eastAsia="Calibri" w:hAnsi="Microsoft Sans Serif"/>
                              <w:sz w:val="16"/>
                              <w:szCs w:val="16"/>
                              <w:lang w:val="sr-Latn-RS"/>
                            </w:rPr>
                            <w:delText>domen1</w:delText>
                          </w:r>
                        </w:del>
                        <w:ins w:id="1161" w:author="Rajo" w:date="2018-06-11T21:20:00Z">
                          <w:r>
                            <w:rPr>
                              <w:rFonts w:ascii="Microsoft Sans Serif" w:eastAsia="Calibri" w:hAnsi="Microsoft Sans Serif"/>
                              <w:sz w:val="16"/>
                              <w:szCs w:val="16"/>
                              <w:lang w:val="sr-Latn-RS"/>
                            </w:rPr>
                            <w:t>aplikaciju1</w:t>
                          </w:r>
                        </w:ins>
                      </w:p>
                    </w:txbxContent>
                  </v:textbox>
                </v:shape>
                <v:roundrect id="Rectangle: Rounded Corners 174" o:spid="_x0000_s1150" style="position:absolute;left:21905;top:5605;width:15613;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" fillcolor="#f1450f" stroked="f">
                  <v:textbox>
                    <w:txbxContent>
                      <w:p w14:paraId="556CF9B2" w14:textId="21055EE9" w:rsidR="009B0D46" w:rsidDel="00A40BF4" w:rsidRDefault="009B0D46">
                        <w:pPr>
                          <w:pStyle w:val="NormalWeb"/>
                          <w:spacing w:before="0" w:beforeAutospacing="0" w:after="0" w:afterAutospacing="0" w:line="276" w:lineRule="auto"/>
                          <w:jc w:val="center"/>
                          <w:rPr>
                            <w:del w:id="1162" w:author="Rajo" w:date="2018-06-11T21:17:00Z"/>
                          </w:rPr>
                        </w:pPr>
                        <w:r>
                          <w:rPr>
                            <w:rFonts w:ascii="Microsoft Sans Serif" w:eastAsia="Calibri" w:hAnsi="Microsoft Sans Serif"/>
                            <w:b/>
                            <w:bCs/>
                            <w:color w:val="FFFFFF"/>
                            <w:sz w:val="20"/>
                            <w:szCs w:val="20"/>
                            <w:lang w:val="sr-Latn-RS"/>
                          </w:rPr>
                          <w:t>Autentikacioni</w:t>
                        </w:r>
                        <w:ins w:id="1163" w:author="Rajo" w:date="2018-06-11T21:17:00Z">
                          <w:r>
                            <w:rPr>
                              <w:rFonts w:ascii="Microsoft Sans Serif" w:eastAsia="Calibri" w:hAnsi="Microsoft Sans Serif"/>
                              <w:b/>
                              <w:bCs/>
                              <w:color w:val="FFFFFF"/>
                              <w:sz w:val="20"/>
                              <w:szCs w:val="20"/>
                              <w:lang w:val="sr-Latn-RS"/>
                            </w:rPr>
                            <w:t xml:space="preserve"> </w:t>
                          </w:r>
                        </w:ins>
                        <w:ins w:id="1164" w:author="Rajo" w:date="2018-06-11T21:18:00Z">
                          <w:r>
                            <w:rPr>
                              <w:rFonts w:ascii="Microsoft Sans Serif" w:eastAsia="Calibri" w:hAnsi="Microsoft Sans Serif"/>
                              <w:b/>
                              <w:bCs/>
                              <w:color w:val="FFFFFF"/>
                              <w:sz w:val="20"/>
                              <w:szCs w:val="20"/>
                              <w:lang w:val="sr-Latn-RS"/>
                            </w:rPr>
                            <w:t>/ SSO</w:t>
                          </w:r>
                        </w:ins>
                        <w:r>
                          <w:rPr>
                            <w:rFonts w:ascii="Microsoft Sans Serif" w:eastAsia="Calibri" w:hAnsi="Microsoft Sans Serif"/>
                            <w:b/>
                            <w:bCs/>
                            <w:color w:val="FFFFFF"/>
                            <w:sz w:val="20"/>
                            <w:szCs w:val="20"/>
                            <w:lang w:val="sr-Latn-RS"/>
                          </w:rPr>
                          <w:t xml:space="preserve"> server</w:t>
                        </w:r>
                      </w:p>
                      <w:p w14:paraId="50B4168D" w14:textId="35366EAB" w:rsidR="009B0D46" w:rsidRDefault="009B0D46">
                        <w:pPr>
                          <w:pStyle w:val="NormalWeb"/>
                          <w:spacing w:before="0" w:beforeAutospacing="0" w:after="0" w:afterAutospacing="0" w:line="276" w:lineRule="auto"/>
                          <w:jc w:val="center"/>
                        </w:pPr>
                        <w:del w:id="1165" w:author="Rajo" w:date="2018-06-11T21:17:00Z">
                          <w:r w:rsidDel="00A40BF4">
                            <w:rPr>
                              <w:rFonts w:ascii="Microsoft Sans Serif" w:eastAsia="Calibri" w:hAnsi="Microsoft Sans Serif"/>
                              <w:color w:val="FFFFFF"/>
                              <w:sz w:val="20"/>
                              <w:szCs w:val="20"/>
                              <w:lang w:val="sr-Latn-RS"/>
                            </w:rPr>
                            <w:delText>(domen3.com)</w:delText>
                          </w:r>
                        </w:del>
                      </w:p>
                    </w:txbxContent>
                  </v:textbox>
                </v:roundrect>
                <v:oval id="Oval 176" o:spid="_x0000_s1151" style="position:absolute;left:41053;top:19079;width:2076;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" fillcolor="#f90" stroked="f">
                  <v:textbox inset="0,0,0,0">
                    <w:txbxContent>
                      <w:p w14:paraId="3F5D94B0"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13</w:t>
                        </w:r>
                      </w:p>
                    </w:txbxContent>
                  </v:textbox>
                </v:oval>
                <v:shape id="Text Box 231" o:spid="_x0000_s1152" type="#_x0000_t202" style="position:absolute;left:35423;top:20749;width:8868;height:4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" filled="f" stroked="f" strokeweight=".5pt">
                  <v:textbox inset="0">
                    <w:txbxContent>
                      <w:p w14:paraId="0EE53E3A" w14:textId="12E79A3D" w:rsidR="009B0D46" w:rsidRDefault="009B0D46">
                        <w:pPr>
                          <w:pStyle w:val="NormalWeb"/>
                          <w:spacing w:before="0" w:beforeAutospacing="0" w:after="0" w:afterAutospacing="0" w:line="276" w:lineRule="auto"/>
                          <w:jc w:val="right"/>
                          <w:pPrChange w:id="1166" w:author="Rajo" w:date="2018-06-16T21:43:00Z">
                            <w:pPr>
                              <w:pStyle w:val="NormalWeb"/>
                              <w:spacing w:before="0" w:beforeAutospacing="0" w:after="0" w:afterAutospacing="0" w:line="276" w:lineRule="auto"/>
                            </w:pPr>
                          </w:pPrChange>
                        </w:pPr>
                        <w:r>
                          <w:rPr>
                            <w:rFonts w:ascii="Microsoft Sans Serif" w:eastAsia="Calibri" w:hAnsi="Microsoft Sans Serif"/>
                            <w:sz w:val="16"/>
                            <w:szCs w:val="16"/>
                            <w:lang w:val="sr-Latn-RS"/>
                          </w:rPr>
                          <w:t>Čuva</w:t>
                        </w:r>
                        <w:ins w:id="1167" w:author="Rajo" w:date="2018-06-11T21:20:00Z">
                          <w:r>
                            <w:rPr>
                              <w:rFonts w:ascii="Microsoft Sans Serif" w:eastAsia="Calibri" w:hAnsi="Microsoft Sans Serif"/>
                              <w:sz w:val="16"/>
                              <w:szCs w:val="16"/>
                              <w:lang w:val="sr-Latn-RS"/>
                            </w:rPr>
                            <w:t>nje</w:t>
                          </w:r>
                        </w:ins>
                        <w:r>
                          <w:rPr>
                            <w:rFonts w:ascii="Microsoft Sans Serif" w:eastAsia="Calibri" w:hAnsi="Microsoft Sans Serif"/>
                            <w:sz w:val="16"/>
                            <w:szCs w:val="16"/>
                            <w:lang w:val="sr-Latn-RS"/>
                          </w:rPr>
                          <w:t xml:space="preserve"> kolačić</w:t>
                        </w:r>
                        <w:ins w:id="1168" w:author="Rajo" w:date="2018-06-11T21:20:00Z">
                          <w:r>
                            <w:rPr>
                              <w:rFonts w:ascii="Microsoft Sans Serif" w:eastAsia="Calibri" w:hAnsi="Microsoft Sans Serif"/>
                              <w:sz w:val="16"/>
                              <w:szCs w:val="16"/>
                              <w:lang w:val="sr-Latn-RS"/>
                            </w:rPr>
                            <w:t>a</w:t>
                          </w:r>
                        </w:ins>
                        <w:r>
                          <w:rPr>
                            <w:rFonts w:ascii="Microsoft Sans Serif" w:eastAsia="Calibri" w:hAnsi="Microsoft Sans Serif"/>
                            <w:sz w:val="16"/>
                            <w:szCs w:val="16"/>
                            <w:lang w:val="sr-Latn-RS"/>
                          </w:rPr>
                          <w:t xml:space="preserve"> </w:t>
                        </w:r>
                      </w:p>
                      <w:p w14:paraId="0B90E0A9" w14:textId="7B1AE523" w:rsidR="009B0D46" w:rsidRDefault="009B0D46">
                        <w:pPr>
                          <w:pStyle w:val="NormalWeb"/>
                          <w:spacing w:before="0" w:beforeAutospacing="0" w:after="0" w:afterAutospacing="0" w:line="276" w:lineRule="auto"/>
                          <w:jc w:val="right"/>
                          <w:pPrChange w:id="1169" w:author="Rajo" w:date="2018-06-16T21:43:00Z">
                            <w:pPr>
                              <w:pStyle w:val="NormalWeb"/>
                              <w:spacing w:before="0" w:beforeAutospacing="0" w:after="0" w:afterAutospacing="0" w:line="276" w:lineRule="auto"/>
                            </w:pPr>
                          </w:pPrChange>
                        </w:pPr>
                        <w:r>
                          <w:rPr>
                            <w:rFonts w:ascii="Microsoft Sans Serif" w:eastAsia="Calibri" w:hAnsi="Microsoft Sans Serif"/>
                            <w:sz w:val="16"/>
                            <w:szCs w:val="16"/>
                            <w:lang w:val="sr-Latn-RS"/>
                          </w:rPr>
                          <w:t xml:space="preserve">za </w:t>
                        </w:r>
                        <w:del w:id="1170" w:author="Rajo" w:date="2018-06-11T21:20:00Z">
                          <w:r w:rsidDel="00BB5CAE">
                            <w:rPr>
                              <w:rFonts w:ascii="Microsoft Sans Serif" w:eastAsia="Calibri" w:hAnsi="Microsoft Sans Serif"/>
                              <w:sz w:val="16"/>
                              <w:szCs w:val="16"/>
                              <w:lang w:val="sr-Latn-RS"/>
                            </w:rPr>
                            <w:delText>domen2</w:delText>
                          </w:r>
                        </w:del>
                        <w:ins w:id="1171" w:author="Rajo" w:date="2018-06-11T21:20:00Z">
                          <w:r>
                            <w:rPr>
                              <w:rFonts w:ascii="Microsoft Sans Serif" w:eastAsia="Calibri" w:hAnsi="Microsoft Sans Serif"/>
                              <w:sz w:val="16"/>
                              <w:szCs w:val="16"/>
                              <w:lang w:val="sr-Latn-RS"/>
                            </w:rPr>
                            <w:t>aplikaciju2</w:t>
                          </w:r>
                        </w:ins>
                      </w:p>
                    </w:txbxContent>
                  </v:textbox>
                </v:shape>
                <v:oval id="Oval 183" o:spid="_x0000_s1153" style="position:absolute;left:1654;top:9906;width:208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" fillcolor="#f90" stroked="f">
                  <v:textbox inset="0,0,0,0">
                    <w:txbxContent>
                      <w:p w14:paraId="2C93124A"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6</w:t>
                        </w:r>
                      </w:p>
                    </w:txbxContent>
                  </v:textbox>
                </v:oval>
                <v:shape id="Text Box 231" o:spid="_x0000_s1154" type="#_x0000_t202" style="position:absolute;left:4588;top:9219;width:9604;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" filled="f" stroked="f" strokeweight=".5pt">
                  <v:textbox inset="0">
                    <w:txbxContent>
                      <w:p w14:paraId="7F977B65" w14:textId="6FD6A504" w:rsidR="009B0D46" w:rsidDel="00595525" w:rsidRDefault="009B0D46">
                        <w:pPr>
                          <w:pStyle w:val="NormalWeb"/>
                          <w:spacing w:before="0" w:beforeAutospacing="0" w:after="0" w:afterAutospacing="0" w:line="276" w:lineRule="auto"/>
                          <w:rPr>
                            <w:del w:id="1172" w:author="Rajo" w:date="2018-06-11T21:16:00Z"/>
                          </w:rPr>
                        </w:pPr>
                        <w:del w:id="1173" w:author="Rajo" w:date="2018-06-11T21:16:00Z">
                          <w:r w:rsidDel="00595525">
                            <w:rPr>
                              <w:rFonts w:ascii="Microsoft Sans Serif" w:eastAsia="Calibri" w:hAnsi="Microsoft Sans Serif"/>
                              <w:sz w:val="16"/>
                              <w:szCs w:val="16"/>
                              <w:lang w:val="sr-Latn-RS"/>
                            </w:rPr>
                            <w:delText xml:space="preserve">Koristi token </w:delText>
                          </w:r>
                        </w:del>
                      </w:p>
                      <w:p w14:paraId="7165DEEE" w14:textId="40DEB245" w:rsidR="009B0D46" w:rsidRDefault="009B0D46">
                        <w:pPr>
                          <w:pStyle w:val="NormalWeb"/>
                          <w:spacing w:before="0" w:beforeAutospacing="0" w:after="0" w:afterAutospacing="0" w:line="276" w:lineRule="auto"/>
                        </w:pPr>
                        <w:del w:id="1174" w:author="Rajo" w:date="2018-06-11T21:16:00Z">
                          <w:r w:rsidDel="00595525">
                            <w:rPr>
                              <w:rFonts w:ascii="Microsoft Sans Serif" w:eastAsia="Calibri" w:hAnsi="Microsoft Sans Serif"/>
                              <w:sz w:val="16"/>
                              <w:szCs w:val="16"/>
                              <w:lang w:val="sr-Latn-RS"/>
                            </w:rPr>
                            <w:delText>za autentikaciju</w:delText>
                          </w:r>
                        </w:del>
                        <w:ins w:id="1175" w:author="Rajo" w:date="2018-06-11T21:16:00Z">
                          <w:r>
                            <w:rPr>
                              <w:rFonts w:ascii="Microsoft Sans Serif" w:eastAsia="Calibri" w:hAnsi="Microsoft Sans Serif"/>
                              <w:sz w:val="16"/>
                              <w:szCs w:val="16"/>
                              <w:lang w:val="sr-Latn-RS"/>
                            </w:rPr>
                            <w:t xml:space="preserve">Autentikacija </w:t>
                          </w:r>
                        </w:ins>
                        <w:ins w:id="1176" w:author="Rajo" w:date="2018-06-11T21:17:00Z">
                          <w:r>
                            <w:rPr>
                              <w:rFonts w:ascii="Microsoft Sans Serif" w:eastAsia="Calibri" w:hAnsi="Microsoft Sans Serif"/>
                              <w:sz w:val="16"/>
                              <w:szCs w:val="16"/>
                              <w:lang w:val="sr-Latn-RS"/>
                            </w:rPr>
                            <w:t>upotrebom tokena</w:t>
                          </w:r>
                        </w:ins>
                      </w:p>
                    </w:txbxContent>
                  </v:textbox>
                </v:shape>
                <v:oval id="Oval 185" o:spid="_x0000_s1155" style="position:absolute;left:19445;top:9415;width:208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" fillcolor="#f90" stroked="f">
                  <v:textbox inset="0,0,0,0">
                    <w:txbxContent>
                      <w:p w14:paraId="11764399"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5</w:t>
                        </w:r>
                      </w:p>
                    </w:txbxContent>
                  </v:textbox>
                </v:oval>
                <v:shape id="Text Box 94" o:spid="_x0000_s1156" type="#_x0000_t202" style="position:absolute;left:16278;top:11122;width:9898;height:3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" filled="f" stroked="f" strokeweight=".5pt">
                  <v:textbox inset="0">
                    <w:txbxContent>
                      <w:p w14:paraId="45EFC9D3" w14:textId="7FBE9430" w:rsidR="009B0D46" w:rsidRDefault="009B0D46">
                        <w:pPr>
                          <w:pStyle w:val="NormalWeb"/>
                          <w:spacing w:before="0" w:beforeAutospacing="0" w:after="0" w:afterAutospacing="0" w:line="276" w:lineRule="auto"/>
                          <w:jc w:val="right"/>
                          <w:pPrChange w:id="1177" w:author="Rajo" w:date="2018-06-16T21:42:00Z">
                            <w:pPr>
                              <w:pStyle w:val="NormalWeb"/>
                              <w:spacing w:before="0" w:beforeAutospacing="0" w:after="0" w:afterAutospacing="0" w:line="276" w:lineRule="auto"/>
                            </w:pPr>
                          </w:pPrChange>
                        </w:pPr>
                        <w:del w:id="1178" w:author="Rajo" w:date="2018-06-11T21:18:00Z">
                          <w:r w:rsidDel="00BB5CAE">
                            <w:rPr>
                              <w:rFonts w:ascii="Microsoft Sans Serif" w:eastAsia="Calibri" w:hAnsi="Microsoft Sans Serif"/>
                              <w:sz w:val="16"/>
                              <w:szCs w:val="16"/>
                              <w:lang w:val="sr-Latn-RS"/>
                            </w:rPr>
                            <w:delText>Šalje token i preusmijerava</w:delText>
                          </w:r>
                        </w:del>
                        <w:ins w:id="1179" w:author="Rajo" w:date="2018-06-16T21:30:00Z">
                          <w:r>
                            <w:rPr>
                              <w:rFonts w:ascii="Microsoft Sans Serif" w:eastAsia="Calibri" w:hAnsi="Microsoft Sans Serif"/>
                              <w:sz w:val="16"/>
                              <w:szCs w:val="16"/>
                              <w:lang w:val="sr-Latn-RS"/>
                            </w:rPr>
                            <w:t>P</w:t>
                          </w:r>
                        </w:ins>
                        <w:ins w:id="1180" w:author="Rajo" w:date="2018-06-11T21:18:00Z">
                          <w:r>
                            <w:rPr>
                              <w:rFonts w:ascii="Microsoft Sans Serif" w:eastAsia="Calibri" w:hAnsi="Microsoft Sans Serif"/>
                              <w:sz w:val="16"/>
                              <w:szCs w:val="16"/>
                              <w:lang w:val="sr-Latn-RS"/>
                            </w:rPr>
                            <w:t>reusmjeravanje</w:t>
                          </w:r>
                        </w:ins>
                        <w:ins w:id="1181" w:author="Rajo" w:date="2018-06-16T21:30:00Z">
                          <w:r>
                            <w:rPr>
                              <w:rFonts w:ascii="Microsoft Sans Serif" w:eastAsia="Calibri" w:hAnsi="Microsoft Sans Serif"/>
                              <w:sz w:val="16"/>
                              <w:szCs w:val="16"/>
                              <w:lang w:val="sr-Latn-RS"/>
                            </w:rPr>
                            <w:t xml:space="preserve"> i slanje tokena</w:t>
                          </w:r>
                        </w:ins>
                      </w:p>
                    </w:txbxContent>
                  </v:textbox>
                </v:shape>
                <v:shape id="Straight Arrow Connector 187" o:spid="_x0000_s1157" type="#_x0000_t32" style="position:absolute;left:29700;top:10558;width:12;height:55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" strokecolor="black [3213]">
                  <v:stroke startarrow="block" endarrow="block"/>
                </v:shape>
                <v:shape id="Text Box 231" o:spid="_x0000_s1158" type="#_x0000_t202" style="position:absolute;left:30070;top:12252;width:8697;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" filled="f" stroked="f" strokeweight=".5pt">
                  <v:textbox inset="0">
                    <w:txbxContent>
                      <w:p w14:paraId="7BB5A86C" w14:textId="446A07CA" w:rsidR="009B0D46" w:rsidRDefault="009B0D46">
                        <w:pPr>
                          <w:pStyle w:val="NormalWeb"/>
                          <w:spacing w:before="0" w:beforeAutospacing="0" w:after="0" w:afterAutospacing="0" w:line="276" w:lineRule="auto"/>
                        </w:pPr>
                        <w:del w:id="1182" w:author="Rajo" w:date="2018-06-11T21:19:00Z">
                          <w:r w:rsidDel="00BB5CAE">
                            <w:rPr>
                              <w:rFonts w:ascii="Microsoft Sans Serif" w:eastAsia="Calibri" w:hAnsi="Microsoft Sans Serif"/>
                              <w:sz w:val="16"/>
                              <w:szCs w:val="16"/>
                              <w:lang w:val="sr-Latn-RS"/>
                            </w:rPr>
                            <w:delText xml:space="preserve">Čuva kolačić </w:delText>
                          </w:r>
                        </w:del>
                        <w:ins w:id="1183" w:author="Rajo" w:date="2018-06-11T21:19:00Z">
                          <w:r>
                            <w:rPr>
                              <w:rFonts w:ascii="Microsoft Sans Serif" w:eastAsia="Calibri" w:hAnsi="Microsoft Sans Serif"/>
                              <w:sz w:val="16"/>
                              <w:szCs w:val="16"/>
                              <w:lang w:val="sr-Latn-RS"/>
                            </w:rPr>
                            <w:t>Čuvanj</w:t>
                          </w:r>
                        </w:ins>
                        <w:ins w:id="1184" w:author="Rajo" w:date="2018-06-11T21:20:00Z">
                          <w:r>
                            <w:rPr>
                              <w:rFonts w:ascii="Microsoft Sans Serif" w:eastAsia="Calibri" w:hAnsi="Microsoft Sans Serif"/>
                              <w:sz w:val="16"/>
                              <w:szCs w:val="16"/>
                              <w:lang w:val="sr-Latn-RS"/>
                            </w:rPr>
                            <w:t>e kolačića</w:t>
                          </w:r>
                        </w:ins>
                        <w:ins w:id="1185" w:author="Rajo" w:date="2018-06-16T21:34:00Z">
                          <w:r>
                            <w:rPr>
                              <w:rFonts w:ascii="Microsoft Sans Serif" w:eastAsia="Calibri" w:hAnsi="Microsoft Sans Serif"/>
                              <w:sz w:val="16"/>
                              <w:szCs w:val="16"/>
                              <w:lang w:val="sr-Latn-RS"/>
                            </w:rPr>
                            <w:t xml:space="preserve"> za SSO server</w:t>
                          </w:r>
                        </w:ins>
                      </w:p>
                    </w:txbxContent>
                  </v:textbox>
                </v:shape>
                <v:oval id="Oval 190" o:spid="_x0000_s1159" style="position:absolute;left:26859;top:13420;width:2076;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" fillcolor="#f90" stroked="f">
                  <v:textbox inset="0,0,0,0">
                    <w:txbxContent>
                      <w:p w14:paraId="618E27AB"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4</w:t>
                        </w:r>
                      </w:p>
                    </w:txbxContent>
                  </v:textbox>
                </v:oval>
                <v:oval id="Oval 199" o:spid="_x0000_s1160" style="position:absolute;left:41040;top:8821;width:208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" fillcolor="#f90" stroked="f">
                  <v:textbox inset="0,0,0,0">
                    <w:txbxContent>
                      <w:p w14:paraId="57774144"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9</w:t>
                        </w:r>
                      </w:p>
                    </w:txbxContent>
                  </v:textbox>
                </v:oval>
                <v:shape id="Text Box 94" o:spid="_x0000_s1161" type="#_x0000_t202" style="position:absolute;left:33988;top:10372;width:10113;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" filled="f" stroked="f" strokeweight=".5pt">
                  <v:textbox inset="0">
                    <w:txbxContent>
                      <w:p w14:paraId="180529DB" w14:textId="23623C2D" w:rsidR="009B0D46" w:rsidRDefault="009B0D46">
                        <w:pPr>
                          <w:pStyle w:val="NormalWeb"/>
                          <w:spacing w:before="0" w:beforeAutospacing="0" w:after="0" w:afterAutospacing="0" w:line="276" w:lineRule="auto"/>
                          <w:jc w:val="right"/>
                          <w:pPrChange w:id="1186" w:author="Rajo" w:date="2018-06-11T21:19:00Z">
                            <w:pPr>
                              <w:pStyle w:val="NormalWeb"/>
                              <w:spacing w:before="0" w:beforeAutospacing="0" w:after="0" w:afterAutospacing="0" w:line="276" w:lineRule="auto"/>
                            </w:pPr>
                          </w:pPrChange>
                        </w:pPr>
                        <w:r>
                          <w:rPr>
                            <w:rFonts w:ascii="Microsoft Sans Serif" w:eastAsia="Calibri" w:hAnsi="Microsoft Sans Serif"/>
                            <w:sz w:val="16"/>
                            <w:szCs w:val="16"/>
                            <w:lang w:val="sr-Latn-RS"/>
                          </w:rPr>
                          <w:t>Preusmijerava</w:t>
                        </w:r>
                        <w:ins w:id="1187" w:author="Rajo" w:date="2018-06-11T21:19:00Z">
                          <w:r>
                            <w:rPr>
                              <w:rFonts w:ascii="Microsoft Sans Serif" w:eastAsia="Calibri" w:hAnsi="Microsoft Sans Serif"/>
                              <w:sz w:val="16"/>
                              <w:szCs w:val="16"/>
                              <w:lang w:val="sr-Latn-RS"/>
                            </w:rPr>
                            <w:t>nje</w:t>
                          </w:r>
                        </w:ins>
                        <w:r>
                          <w:rPr>
                            <w:rFonts w:ascii="Microsoft Sans Serif" w:eastAsia="Calibri" w:hAnsi="Microsoft Sans Serif"/>
                            <w:sz w:val="16"/>
                            <w:szCs w:val="16"/>
                            <w:lang w:val="sr-Latn-RS"/>
                          </w:rPr>
                          <w:t xml:space="preserve"> na</w:t>
                        </w:r>
                      </w:p>
                    </w:txbxContent>
                  </v:textbox>
                </v:shape>
                <v:oval id="Oval 205" o:spid="_x0000_s1162" style="position:absolute;left:27515;top:3133;width:209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" fillcolor="#f90" stroked="f">
                  <v:textbox inset="0,0,0,0">
                    <w:txbxContent>
                      <w:p w14:paraId="009056F6"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3</w:t>
                        </w:r>
                      </w:p>
                    </w:txbxContent>
                  </v:textbox>
                </v:oval>
                <v:oval id="Oval 213" o:spid="_x0000_s1163" style="position:absolute;left:29712;top:3133;width:208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" fillcolor="#f90" stroked="f">
                  <v:textbox inset="0,0,0,0">
                    <w:txbxContent>
                      <w:p w14:paraId="00CD9840"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10</w:t>
                        </w:r>
                      </w:p>
                    </w:txbxContent>
                  </v:textbox>
                </v:oval>
                <v:shape id="Text Box 94" o:spid="_x0000_s1164" type="#_x0000_t202" style="position:absolute;left:17643;width:24299;height:3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" filled="f" stroked="f" strokeweight=".5pt">
                  <v:textbox inset="0">
                    <w:txbxContent>
                      <w:p w14:paraId="15C1F5A6" w14:textId="752BDE75" w:rsidR="009B0D46" w:rsidRDefault="009B0D46">
                        <w:pPr>
                          <w:pStyle w:val="NormalWeb"/>
                          <w:spacing w:before="0" w:beforeAutospacing="0" w:after="0" w:afterAutospacing="0" w:line="276" w:lineRule="auto"/>
                          <w:jc w:val="center"/>
                          <w:pPrChange w:id="1188" w:author="Rajo" w:date="2018-06-16T21:40:00Z">
                            <w:pPr>
                              <w:pStyle w:val="NormalWeb"/>
                              <w:spacing w:before="0" w:beforeAutospacing="0" w:after="0" w:afterAutospacing="0" w:line="276" w:lineRule="auto"/>
                            </w:pPr>
                          </w:pPrChange>
                        </w:pPr>
                        <w:del w:id="1189" w:author="Rajo" w:date="2018-06-11T21:18:00Z">
                          <w:r w:rsidDel="00BB5CAE">
                            <w:rPr>
                              <w:rFonts w:ascii="Microsoft Sans Serif" w:eastAsia="Calibri" w:hAnsi="Microsoft Sans Serif"/>
                              <w:sz w:val="16"/>
                              <w:szCs w:val="16"/>
                              <w:lang w:val="sr-Latn-RS"/>
                            </w:rPr>
                            <w:delText>Korisnik se identifikuje ili je kolačić dostupan</w:delText>
                          </w:r>
                        </w:del>
                        <w:ins w:id="1190" w:author="Rajo" w:date="2018-06-11T21:18:00Z">
                          <w:r>
                            <w:rPr>
                              <w:rFonts w:ascii="Microsoft Sans Serif" w:eastAsia="Calibri" w:hAnsi="Microsoft Sans Serif"/>
                              <w:sz w:val="16"/>
                              <w:szCs w:val="16"/>
                              <w:lang w:val="sr-Latn-RS"/>
                            </w:rPr>
                            <w:t xml:space="preserve">Identifikacija korisnika ili </w:t>
                          </w:r>
                        </w:ins>
                        <w:ins w:id="1191" w:author="Rajo" w:date="2018-06-11T21:19:00Z">
                          <w:r>
                            <w:rPr>
                              <w:rFonts w:ascii="Microsoft Sans Serif" w:eastAsia="Calibri" w:hAnsi="Microsoft Sans Serif"/>
                              <w:sz w:val="16"/>
                              <w:szCs w:val="16"/>
                              <w:lang w:val="sr-Latn-RS"/>
                            </w:rPr>
                            <w:t>očitavanje postojećeg kolačića koji sadrži identifikator sesije</w:t>
                          </w:r>
                        </w:ins>
                      </w:p>
                    </w:txbxContent>
                  </v:textbox>
                </v:shape>
                <v:oval id="Oval 215" o:spid="_x0000_s1165" style="position:absolute;left:37994;top:5038;width:209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" fillcolor="#f90" stroked="f">
                  <v:textbox inset="0,0,0,0">
                    <w:txbxContent>
                      <w:p w14:paraId="1FCD374F"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11</w:t>
                        </w:r>
                      </w:p>
                    </w:txbxContent>
                  </v:textbox>
                </v:oval>
                <v:shape id="Text Box 94" o:spid="_x0000_s1166" type="#_x0000_t202" style="position:absolute;left:38668;top:2080;width:9893;height:3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" filled="f" stroked="f" strokeweight=".5pt">
                  <v:textbox inset="0">
                    <w:txbxContent>
                      <w:p w14:paraId="1F31279A" w14:textId="11D86B35" w:rsidR="009B0D46" w:rsidRDefault="009B0D46">
                        <w:pPr>
                          <w:pStyle w:val="NormalWeb"/>
                          <w:spacing w:before="0" w:beforeAutospacing="0" w:after="0" w:afterAutospacing="0" w:line="276" w:lineRule="auto"/>
                        </w:pPr>
                        <w:del w:id="1192" w:author="Rajo" w:date="2018-06-11T21:17:00Z">
                          <w:r w:rsidDel="00595525">
                            <w:rPr>
                              <w:rFonts w:ascii="Microsoft Sans Serif" w:eastAsia="Calibri" w:hAnsi="Microsoft Sans Serif"/>
                              <w:sz w:val="16"/>
                              <w:szCs w:val="16"/>
                              <w:lang w:val="sr-Latn-RS"/>
                            </w:rPr>
                            <w:delText>Šalje token i preusmijerava</w:delText>
                          </w:r>
                        </w:del>
                        <w:ins w:id="1193" w:author="Rajo" w:date="2018-06-16T21:37:00Z">
                          <w:r>
                            <w:rPr>
                              <w:rFonts w:ascii="Microsoft Sans Serif" w:eastAsia="Calibri" w:hAnsi="Microsoft Sans Serif"/>
                              <w:sz w:val="16"/>
                              <w:szCs w:val="16"/>
                              <w:lang w:val="sr-Latn-RS"/>
                            </w:rPr>
                            <w:t>P</w:t>
                          </w:r>
                        </w:ins>
                        <w:ins w:id="1194" w:author="Rajo" w:date="2018-06-11T21:17:00Z">
                          <w:r>
                            <w:rPr>
                              <w:rFonts w:ascii="Microsoft Sans Serif" w:eastAsia="Calibri" w:hAnsi="Microsoft Sans Serif"/>
                              <w:sz w:val="16"/>
                              <w:szCs w:val="16"/>
                              <w:lang w:val="sr-Latn-RS"/>
                            </w:rPr>
                            <w:t>reusmjeravanje</w:t>
                          </w:r>
                        </w:ins>
                        <w:ins w:id="1195" w:author="Rajo" w:date="2018-06-16T21:37:00Z">
                          <w:r>
                            <w:rPr>
                              <w:rFonts w:ascii="Microsoft Sans Serif" w:eastAsia="Calibri" w:hAnsi="Microsoft Sans Serif"/>
                              <w:sz w:val="16"/>
                              <w:szCs w:val="16"/>
                              <w:lang w:val="sr-Latn-RS"/>
                            </w:rPr>
                            <w:t xml:space="preserve"> i slanje tokena</w:t>
                          </w:r>
                        </w:ins>
                      </w:p>
                    </w:txbxContent>
                  </v:textbox>
                </v:shape>
                <v:roundrect id="Rectangle: Rounded Corners 559" o:spid="_x0000_s1167" style="position:absolute;left:53;top:5532;width:15583;height:15513;visibility:visible;mso-wrap-style:square;v-text-anchor:top"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" filled="f" strokecolor="black [3213]" strokeweight="1.5pt">
                  <v:stroke dashstyle="dash"/>
                  <v:textbox>
                    <w:txbxContent>
                      <w:p w14:paraId="150A70CA" w14:textId="166B9430" w:rsidR="009B0D46" w:rsidRDefault="009B0D46" w:rsidP="00423B03">
                        <w:pPr>
                          <w:pStyle w:val="NormalWeb"/>
                          <w:spacing w:before="0" w:beforeAutospacing="0" w:after="160" w:afterAutospacing="0" w:line="254" w:lineRule="auto"/>
                          <w:jc w:val="center"/>
                        </w:pPr>
                        <w:del w:id="1196" w:author="Rajo" w:date="2018-06-16T21:20:00Z">
                          <w:r w:rsidDel="00423B03">
                            <w:rPr>
                              <w:rFonts w:ascii="Microsoft Sans Serif" w:eastAsia="Calibri" w:hAnsi="Microsoft Sans Serif"/>
                              <w:strike/>
                              <w:color w:val="FF0000"/>
                              <w:sz w:val="20"/>
                              <w:szCs w:val="20"/>
                              <w:lang w:val="sr-Latn-RS"/>
                            </w:rPr>
                            <w:delText>domen1.com</w:delText>
                          </w:r>
                        </w:del>
                        <w:r>
                          <w:rPr>
                            <w:rFonts w:ascii="Microsoft Sans Serif" w:eastAsia="Calibri" w:hAnsi="Microsoft Sans Serif"/>
                            <w:color w:val="000000"/>
                            <w:sz w:val="20"/>
                            <w:szCs w:val="20"/>
                            <w:lang w:val="sr-Latn-RS"/>
                          </w:rPr>
                          <w:t>Aplikacija</w:t>
                        </w:r>
                        <w:ins w:id="1197" w:author="Rajo" w:date="2018-06-16T21:21:00Z">
                          <w:r>
                            <w:rPr>
                              <w:rFonts w:ascii="Microsoft Sans Serif" w:eastAsia="Calibri" w:hAnsi="Microsoft Sans Serif"/>
                              <w:color w:val="000000"/>
                              <w:sz w:val="20"/>
                              <w:szCs w:val="20"/>
                              <w:lang w:val="sr-Latn-RS"/>
                            </w:rPr>
                            <w:t>1</w:t>
                          </w:r>
                        </w:ins>
                        <w:del w:id="1198" w:author="Rajo" w:date="2018-06-16T21:20:00Z">
                          <w:r w:rsidDel="00423B03">
                            <w:rPr>
                              <w:rFonts w:ascii="Microsoft Sans Serif" w:eastAsia="Calibri" w:hAnsi="Microsoft Sans Serif"/>
                              <w:color w:val="008080"/>
                              <w:sz w:val="20"/>
                              <w:szCs w:val="20"/>
                              <w:u w:val="single"/>
                              <w:lang w:val="sr-Latn-RS"/>
                            </w:rPr>
                            <w:delText>2</w:delText>
                          </w:r>
                        </w:del>
                        <w:del w:id="1199" w:author="Rajo" w:date="2018-06-16T21:21:00Z">
                          <w:r w:rsidDel="00423B03">
                            <w:rPr>
                              <w:rFonts w:ascii="Microsoft Sans Serif" w:eastAsia="Calibri" w:hAnsi="Microsoft Sans Serif"/>
                              <w:strike/>
                              <w:color w:val="FF0000"/>
                              <w:sz w:val="20"/>
                              <w:szCs w:val="20"/>
                              <w:lang w:val="sr-Latn-RS"/>
                            </w:rPr>
                            <w:delText>1</w:delText>
                          </w:r>
                        </w:del>
                      </w:p>
                    </w:txbxContent>
                  </v:textbox>
                </v:roundrect>
                <v:roundrect id="Rectangle: Rounded Corners 562" o:spid="_x0000_s1168" style="position:absolute;left:682;top:16930;width:14383;height:36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" fillcolor="#c0504d [3205]" stroked="f" strokeweight="2pt">
                  <v:textbox inset="0,0,0,0">
                    <w:txbxContent>
                      <w:p w14:paraId="2C9A0A32" w14:textId="77777777" w:rsidR="009B0D46" w:rsidRDefault="009B0D46" w:rsidP="00423B03">
                        <w:pPr>
                          <w:pStyle w:val="NormalWeb"/>
                          <w:spacing w:before="0" w:beforeAutospacing="0" w:after="0" w:afterAutospacing="0" w:line="254" w:lineRule="auto"/>
                          <w:jc w:val="center"/>
                        </w:pPr>
                        <w:proofErr w:type="spellStart"/>
                        <w:r>
                          <w:rPr>
                            <w:rFonts w:ascii="Microsoft Sans Serif" w:eastAsia="Calibri" w:hAnsi="Microsoft Sans Serif"/>
                            <w:b/>
                            <w:bCs/>
                            <w:color w:val="FFFFFF"/>
                            <w:sz w:val="20"/>
                            <w:szCs w:val="20"/>
                          </w:rPr>
                          <w:t>Zaštićeni</w:t>
                        </w:r>
                        <w:proofErr w:type="spellEnd"/>
                        <w:r>
                          <w:rPr>
                            <w:rFonts w:ascii="Microsoft Sans Serif" w:eastAsia="Calibri" w:hAnsi="Microsoft Sans Serif"/>
                            <w:b/>
                            <w:bCs/>
                            <w:color w:val="FFFFFF"/>
                            <w:sz w:val="20"/>
                            <w:szCs w:val="20"/>
                          </w:rPr>
                          <w:t xml:space="preserve"> </w:t>
                        </w:r>
                        <w:proofErr w:type="spellStart"/>
                        <w:r>
                          <w:rPr>
                            <w:rFonts w:ascii="Microsoft Sans Serif" w:eastAsia="Calibri" w:hAnsi="Microsoft Sans Serif"/>
                            <w:b/>
                            <w:bCs/>
                            <w:color w:val="FFFFFF"/>
                            <w:sz w:val="20"/>
                            <w:szCs w:val="20"/>
                          </w:rPr>
                          <w:t>resurs</w:t>
                        </w:r>
                        <w:proofErr w:type="spellEnd"/>
                      </w:p>
                    </w:txbxContent>
                  </v:textbox>
                </v:roundrect>
                <v:roundrect id="Rectangle: Rounded Corners 563" o:spid="_x0000_s1169" style="position:absolute;left:682;top:13057;width:14383;height:36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" fillcolor="#4bacc6 [3208]" stroked="f" strokeweight="2pt">
                  <v:textbox inset="0,0,0,0">
                    <w:txbxContent>
                      <w:p w14:paraId="4C7B9BAF" w14:textId="0837DF4A" w:rsidR="009B0D46" w:rsidRPr="00211129" w:rsidRDefault="009B0D46" w:rsidP="00423B03">
                        <w:pPr>
                          <w:pStyle w:val="NormalWeb"/>
                          <w:spacing w:before="0" w:beforeAutospacing="0" w:after="160" w:afterAutospacing="0" w:line="256" w:lineRule="auto"/>
                          <w:jc w:val="center"/>
                          <w:rPr>
                            <w:color w:val="FFFFFF" w:themeColor="background1"/>
                            <w:rPrChange w:id="1200" w:author="Rajo" w:date="2018-06-16T21:33:00Z">
                              <w:rPr/>
                            </w:rPrChange>
                          </w:rPr>
                        </w:pPr>
                        <w:del w:id="1201" w:author="Rajo" w:date="2018-06-16T21:21:00Z">
                          <w:r w:rsidRPr="00211129" w:rsidDel="00423B03">
                            <w:rPr>
                              <w:rFonts w:ascii="Microsoft Sans Serif" w:eastAsia="Calibri" w:hAnsi="Microsoft Sans Serif"/>
                              <w:b/>
                              <w:bCs/>
                              <w:color w:val="FFFFFF" w:themeColor="background1"/>
                              <w:sz w:val="20"/>
                              <w:szCs w:val="20"/>
                              <w:rPrChange w:id="1202" w:author="Rajo" w:date="2018-06-16T21:33:00Z">
                                <w:rPr>
                                  <w:rFonts w:ascii="Microsoft Sans Serif" w:eastAsia="Calibri" w:hAnsi="Microsoft Sans Serif"/>
                                  <w:b/>
                                  <w:bCs/>
                                  <w:strike/>
                                  <w:color w:val="FF0000"/>
                                  <w:sz w:val="20"/>
                                  <w:szCs w:val="20"/>
                                </w:rPr>
                              </w:rPrChange>
                            </w:rPr>
                            <w:delText>Zaštićeni resursForma za prijavu</w:delText>
                          </w:r>
                        </w:del>
                        <w:del w:id="1203" w:author="Rajo" w:date="2018-06-16T21:33:00Z">
                          <w:r w:rsidRPr="00211129" w:rsidDel="00211129">
                            <w:rPr>
                              <w:rFonts w:ascii="Microsoft Sans Serif" w:eastAsia="Calibri" w:hAnsi="Microsoft Sans Serif"/>
                              <w:b/>
                              <w:bCs/>
                              <w:color w:val="FFFFFF" w:themeColor="background1"/>
                              <w:sz w:val="20"/>
                              <w:szCs w:val="20"/>
                              <w:rPrChange w:id="1204" w:author="Rajo" w:date="2018-06-16T21:33:00Z">
                                <w:rPr>
                                  <w:rFonts w:ascii="Microsoft Sans Serif" w:eastAsia="Calibri" w:hAnsi="Microsoft Sans Serif"/>
                                  <w:b/>
                                  <w:bCs/>
                                  <w:color w:val="008080"/>
                                  <w:sz w:val="20"/>
                                  <w:szCs w:val="20"/>
                                  <w:u w:val="single"/>
                                </w:rPr>
                              </w:rPrChange>
                            </w:rPr>
                            <w:delText xml:space="preserve">Komponenta </w:delText>
                          </w:r>
                        </w:del>
                        <w:proofErr w:type="spellStart"/>
                        <w:ins w:id="1205" w:author="Rajo" w:date="2018-06-16T21:33:00Z">
                          <w:r w:rsidRPr="00211129">
                            <w:rPr>
                              <w:rFonts w:ascii="Microsoft Sans Serif" w:eastAsia="Calibri" w:hAnsi="Microsoft Sans Serif"/>
                              <w:b/>
                              <w:bCs/>
                              <w:color w:val="FFFFFF" w:themeColor="background1"/>
                              <w:sz w:val="20"/>
                              <w:szCs w:val="20"/>
                              <w:rPrChange w:id="1206" w:author="Rajo" w:date="2018-06-16T21:33:00Z">
                                <w:rPr>
                                  <w:rFonts w:ascii="Microsoft Sans Serif" w:eastAsia="Calibri" w:hAnsi="Microsoft Sans Serif"/>
                                  <w:b/>
                                  <w:bCs/>
                                  <w:strike/>
                                  <w:color w:val="FFFFFF" w:themeColor="background1"/>
                                  <w:sz w:val="20"/>
                                  <w:szCs w:val="20"/>
                                </w:rPr>
                              </w:rPrChange>
                            </w:rPr>
                            <w:t>Komponenta</w:t>
                          </w:r>
                          <w:proofErr w:type="spellEnd"/>
                          <w:r w:rsidRPr="00211129">
                            <w:rPr>
                              <w:rFonts w:ascii="Microsoft Sans Serif" w:eastAsia="Calibri" w:hAnsi="Microsoft Sans Serif"/>
                              <w:b/>
                              <w:bCs/>
                              <w:color w:val="FFFFFF" w:themeColor="background1"/>
                              <w:sz w:val="20"/>
                              <w:szCs w:val="20"/>
                              <w:rPrChange w:id="1207" w:author="Rajo" w:date="2018-06-16T21:33:00Z">
                                <w:rPr>
                                  <w:rFonts w:ascii="Microsoft Sans Serif" w:eastAsia="Calibri" w:hAnsi="Microsoft Sans Serif"/>
                                  <w:b/>
                                  <w:bCs/>
                                  <w:color w:val="008080"/>
                                  <w:sz w:val="20"/>
                                  <w:szCs w:val="20"/>
                                  <w:u w:val="single"/>
                                </w:rPr>
                              </w:rPrChange>
                            </w:rPr>
                            <w:t xml:space="preserve"> </w:t>
                          </w:r>
                        </w:ins>
                        <w:r w:rsidRPr="00211129">
                          <w:rPr>
                            <w:rFonts w:ascii="Microsoft Sans Serif" w:eastAsia="Calibri" w:hAnsi="Microsoft Sans Serif"/>
                            <w:b/>
                            <w:bCs/>
                            <w:color w:val="FFFFFF" w:themeColor="background1"/>
                            <w:sz w:val="20"/>
                            <w:szCs w:val="20"/>
                            <w:rPrChange w:id="1208" w:author="Rajo" w:date="2018-06-16T21:33:00Z">
                              <w:rPr>
                                <w:rFonts w:ascii="Microsoft Sans Serif" w:eastAsia="Calibri" w:hAnsi="Microsoft Sans Serif"/>
                                <w:b/>
                                <w:bCs/>
                                <w:color w:val="008080"/>
                                <w:sz w:val="20"/>
                                <w:szCs w:val="20"/>
                                <w:u w:val="single"/>
                              </w:rPr>
                            </w:rPrChange>
                          </w:rPr>
                          <w:t>za autentikaciju</w:t>
                        </w:r>
                      </w:p>
                    </w:txbxContent>
                  </v:textbox>
                </v:roundrect>
                <v:shape id="Straight Arrow Connector 565" o:spid="_x0000_s1170" type="#_x0000_t32" style="position:absolute;left:15543;top:7479;width:63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" strokecolor="black [3200]">
                  <v:stroke endarrow="block"/>
                </v:shape>
                <v:shape id="Straight Arrow Connector 567" o:spid="_x0000_s1171" type="#_x0000_t32" style="position:absolute;left:15636;top:8680;width:62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" strokecolor="black [3200]">
                  <v:stroke endarrow="block"/>
                </v:shape>
                <v:roundrect id="Rectangle: Rounded Corners 568" o:spid="_x0000_s1172" style="position:absolute;left:43434;top:5519;width:15328;height:15513;visibility:visible;mso-wrap-style:square;v-text-anchor:top"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" filled="f" strokecolor="black [3213]" strokeweight="1.5pt">
                  <v:stroke dashstyle="dash"/>
                  <v:textbox>
                    <w:txbxContent>
                      <w:p w14:paraId="247E3791" w14:textId="0EF8FD5C" w:rsidR="009B0D46" w:rsidRDefault="009B0D46" w:rsidP="00211129">
                        <w:pPr>
                          <w:pStyle w:val="NormalWeb"/>
                          <w:spacing w:before="0" w:beforeAutospacing="0" w:after="160" w:afterAutospacing="0" w:line="252" w:lineRule="auto"/>
                          <w:jc w:val="center"/>
                        </w:pPr>
                        <w:del w:id="1209" w:author="Rajo" w:date="2018-06-16T21:33:00Z">
                          <w:r w:rsidDel="00211129">
                            <w:rPr>
                              <w:rFonts w:ascii="Microsoft Sans Serif" w:eastAsia="Calibri" w:hAnsi="Microsoft Sans Serif"/>
                              <w:strike/>
                              <w:color w:val="FF0000"/>
                              <w:sz w:val="20"/>
                              <w:szCs w:val="20"/>
                              <w:lang w:val="sr-Latn-RS"/>
                            </w:rPr>
                            <w:delText>domen1.com</w:delText>
                          </w:r>
                        </w:del>
                        <w:r>
                          <w:rPr>
                            <w:rFonts w:ascii="Microsoft Sans Serif" w:eastAsia="Calibri" w:hAnsi="Microsoft Sans Serif"/>
                            <w:color w:val="000000"/>
                            <w:sz w:val="20"/>
                            <w:szCs w:val="20"/>
                            <w:lang w:val="sr-Latn-RS"/>
                          </w:rPr>
                          <w:t>Aplikacija</w:t>
                        </w:r>
                        <w:ins w:id="1210" w:author="Rajo" w:date="2018-06-16T21:33:00Z">
                          <w:r>
                            <w:rPr>
                              <w:rFonts w:ascii="Microsoft Sans Serif" w:eastAsia="Calibri" w:hAnsi="Microsoft Sans Serif"/>
                              <w:color w:val="000000"/>
                              <w:sz w:val="20"/>
                              <w:szCs w:val="20"/>
                              <w:lang w:val="sr-Latn-RS"/>
                            </w:rPr>
                            <w:t>2</w:t>
                          </w:r>
                        </w:ins>
                        <w:del w:id="1211" w:author="Rajo" w:date="2018-06-16T21:33:00Z">
                          <w:r w:rsidDel="00211129">
                            <w:rPr>
                              <w:rFonts w:ascii="Microsoft Sans Serif" w:eastAsia="Calibri" w:hAnsi="Microsoft Sans Serif"/>
                              <w:color w:val="008080"/>
                              <w:sz w:val="20"/>
                              <w:szCs w:val="20"/>
                              <w:u w:val="single"/>
                              <w:lang w:val="sr-Latn-RS"/>
                            </w:rPr>
                            <w:delText>1</w:delText>
                          </w:r>
                          <w:r w:rsidDel="00211129">
                            <w:rPr>
                              <w:rFonts w:ascii="Microsoft Sans Serif" w:eastAsia="Calibri" w:hAnsi="Microsoft Sans Serif"/>
                              <w:strike/>
                              <w:color w:val="FF0000"/>
                              <w:sz w:val="20"/>
                              <w:szCs w:val="20"/>
                              <w:u w:val="single"/>
                              <w:lang w:val="sr-Latn-RS"/>
                            </w:rPr>
                            <w:delText>2</w:delText>
                          </w:r>
                          <w:r w:rsidDel="00211129">
                            <w:rPr>
                              <w:rFonts w:ascii="Microsoft Sans Serif" w:eastAsia="Calibri" w:hAnsi="Microsoft Sans Serif"/>
                              <w:strike/>
                              <w:color w:val="FF0000"/>
                              <w:sz w:val="20"/>
                              <w:szCs w:val="20"/>
                              <w:lang w:val="sr-Latn-RS"/>
                            </w:rPr>
                            <w:delText>1</w:delText>
                          </w:r>
                        </w:del>
                      </w:p>
                    </w:txbxContent>
                  </v:textbox>
                </v:roundrect>
                <v:roundrect id="Rectangle: Rounded Corners 569" o:spid="_x0000_s1173" style="position:absolute;left:43808;top:16917;width:14383;height:36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" fillcolor="#c0504d [3205]" stroked="f" strokeweight="2pt">
                  <v:textbox inset="0,0,0,0">
                    <w:txbxContent>
                      <w:p w14:paraId="7C0D997C" w14:textId="77777777" w:rsidR="009B0D46" w:rsidRDefault="009B0D46" w:rsidP="00211129">
                        <w:pPr>
                          <w:pStyle w:val="NormalWeb"/>
                          <w:spacing w:before="0" w:beforeAutospacing="0" w:after="0" w:afterAutospacing="0" w:line="252" w:lineRule="auto"/>
                          <w:jc w:val="center"/>
                        </w:pPr>
                        <w:proofErr w:type="spellStart"/>
                        <w:r>
                          <w:rPr>
                            <w:rFonts w:ascii="Microsoft Sans Serif" w:eastAsia="Calibri" w:hAnsi="Microsoft Sans Serif"/>
                            <w:b/>
                            <w:bCs/>
                            <w:color w:val="FFFFFF"/>
                            <w:sz w:val="20"/>
                            <w:szCs w:val="20"/>
                          </w:rPr>
                          <w:t>Zaštićeni</w:t>
                        </w:r>
                        <w:proofErr w:type="spellEnd"/>
                        <w:r>
                          <w:rPr>
                            <w:rFonts w:ascii="Microsoft Sans Serif" w:eastAsia="Calibri" w:hAnsi="Microsoft Sans Serif"/>
                            <w:b/>
                            <w:bCs/>
                            <w:color w:val="FFFFFF"/>
                            <w:sz w:val="20"/>
                            <w:szCs w:val="20"/>
                          </w:rPr>
                          <w:t xml:space="preserve"> </w:t>
                        </w:r>
                        <w:proofErr w:type="spellStart"/>
                        <w:r>
                          <w:rPr>
                            <w:rFonts w:ascii="Microsoft Sans Serif" w:eastAsia="Calibri" w:hAnsi="Microsoft Sans Serif"/>
                            <w:b/>
                            <w:bCs/>
                            <w:color w:val="FFFFFF"/>
                            <w:sz w:val="20"/>
                            <w:szCs w:val="20"/>
                          </w:rPr>
                          <w:t>resurs</w:t>
                        </w:r>
                        <w:proofErr w:type="spellEnd"/>
                      </w:p>
                    </w:txbxContent>
                  </v:textbox>
                </v:roundrect>
                <v:roundrect id="Rectangle: Rounded Corners 570" o:spid="_x0000_s1174" style="position:absolute;left:43808;top:13043;width:14383;height:36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" fillcolor="#4bacc6 [3208]" stroked="f" strokeweight="2pt">
                  <v:textbox inset="0,0,0,0">
                    <w:txbxContent>
                      <w:p w14:paraId="7BC2A5DB" w14:textId="067AF55E" w:rsidR="009B0D46" w:rsidRDefault="009B0D46" w:rsidP="00211129">
                        <w:pPr>
                          <w:pStyle w:val="NormalWeb"/>
                          <w:spacing w:before="0" w:beforeAutospacing="0" w:after="160" w:afterAutospacing="0" w:line="254" w:lineRule="auto"/>
                          <w:jc w:val="center"/>
                        </w:pPr>
                        <w:del w:id="1212" w:author="Rajo" w:date="2018-06-16T21:33:00Z">
                          <w:r w:rsidDel="00211129">
                            <w:rPr>
                              <w:rFonts w:ascii="Microsoft Sans Serif" w:eastAsia="Calibri" w:hAnsi="Microsoft Sans Serif"/>
                              <w:b/>
                              <w:bCs/>
                              <w:strike/>
                              <w:color w:val="FF0000"/>
                              <w:sz w:val="20"/>
                              <w:szCs w:val="20"/>
                            </w:rPr>
                            <w:delText>Zaštićeni resursForma za prijavu</w:delText>
                          </w:r>
                          <w:r w:rsidDel="00211129">
                            <w:rPr>
                              <w:rFonts w:ascii="Microsoft Sans Serif" w:eastAsia="Calibri" w:hAnsi="Microsoft Sans Serif"/>
                              <w:b/>
                              <w:bCs/>
                              <w:color w:val="FFFFFF"/>
                              <w:sz w:val="20"/>
                              <w:szCs w:val="20"/>
                            </w:rPr>
                            <w:delText xml:space="preserve">Komponenta </w:delText>
                          </w:r>
                        </w:del>
                        <w:proofErr w:type="spellStart"/>
                        <w:ins w:id="1213" w:author="Rajo" w:date="2018-06-16T21:33:00Z">
                          <w:r>
                            <w:rPr>
                              <w:rFonts w:ascii="Microsoft Sans Serif" w:eastAsia="Calibri" w:hAnsi="Microsoft Sans Serif"/>
                              <w:b/>
                              <w:bCs/>
                              <w:color w:val="FFFFFF"/>
                              <w:sz w:val="20"/>
                              <w:szCs w:val="20"/>
                            </w:rPr>
                            <w:t>Komponenta</w:t>
                          </w:r>
                          <w:proofErr w:type="spellEnd"/>
                          <w:r>
                            <w:rPr>
                              <w:rFonts w:ascii="Microsoft Sans Serif" w:eastAsia="Calibri" w:hAnsi="Microsoft Sans Serif"/>
                              <w:b/>
                              <w:bCs/>
                              <w:color w:val="FFFFFF"/>
                              <w:sz w:val="20"/>
                              <w:szCs w:val="20"/>
                            </w:rPr>
                            <w:t xml:space="preserve"> </w:t>
                          </w:r>
                        </w:ins>
                        <w:r>
                          <w:rPr>
                            <w:rFonts w:ascii="Microsoft Sans Serif" w:eastAsia="Calibri" w:hAnsi="Microsoft Sans Serif"/>
                            <w:b/>
                            <w:bCs/>
                            <w:color w:val="FFFFFF"/>
                            <w:sz w:val="20"/>
                            <w:szCs w:val="20"/>
                          </w:rPr>
                          <w:t>za autentikaciju</w:t>
                        </w:r>
                      </w:p>
                    </w:txbxContent>
                  </v:textbox>
                </v:roundrect>
                <v:shape id="Straight Arrow Connector 571" o:spid="_x0000_s1175" type="#_x0000_t32" style="position:absolute;left:37518;top:7479;width:571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" strokecolor="black [3200]">
                  <v:stroke endarrow="block"/>
                </v:shape>
                <v:shape id="Straight Arrow Connector 572" o:spid="_x0000_s1176" type="#_x0000_t32" style="position:absolute;left:37399;top:8680;width:589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" strokecolor="black [3200]">
                  <v:stroke endarrow="block"/>
                </v:shape>
                <w10:anchorlock/>
              </v:group>
            </w:pict>
          </mc:Fallback>
        </mc:AlternateContent>
      </w:r>
    </w:p>
    <w:p w14:paraId="5850DC2B" w14:textId="44D9B85C" w:rsidR="00E94ADE" w:rsidDel="00383E5F" w:rsidRDefault="00CC5052">
      <w:pPr>
        <w:pStyle w:val="Caption"/>
        <w:jc w:val="center"/>
        <w:rPr>
          <w:del w:id="1214" w:author="Rajo" w:date="2018-06-13T20:07:00Z"/>
          <w:lang w:val="bs-Latn-BA"/>
        </w:rPr>
      </w:pPr>
      <w:r>
        <w:rPr>
          <w:lang w:val="bs-Latn-BA"/>
        </w:rPr>
        <w:t xml:space="preserve">Slika </w:t>
      </w:r>
      <w:r>
        <w:rPr>
          <w:b w:val="0"/>
          <w:bCs w:val="0"/>
          <w:i w:val="0"/>
          <w:lang w:val="bs-Latn-BA"/>
        </w:rPr>
        <w:fldChar w:fldCharType="begin"/>
      </w:r>
      <w:r>
        <w:rPr>
          <w:lang w:val="bs-Latn-BA"/>
        </w:rPr>
        <w:instrText xml:space="preserve"> STYLEREF 1 \s </w:instrText>
      </w:r>
      <w:r>
        <w:rPr>
          <w:b w:val="0"/>
          <w:bCs w:val="0"/>
          <w:i w:val="0"/>
          <w:lang w:val="bs-Latn-BA"/>
        </w:rPr>
        <w:fldChar w:fldCharType="separate"/>
      </w:r>
      <w:r w:rsidR="00AC2D1A">
        <w:rPr>
          <w:noProof/>
          <w:lang w:val="bs-Latn-BA"/>
        </w:rPr>
        <w:t>4</w:t>
      </w:r>
      <w:r>
        <w:rPr>
          <w:b w:val="0"/>
          <w:bCs w:val="0"/>
          <w:i w:val="0"/>
          <w:lang w:val="bs-Latn-BA"/>
        </w:rPr>
        <w:fldChar w:fldCharType="end"/>
      </w:r>
      <w:r>
        <w:rPr>
          <w:lang w:val="bs-Latn-BA"/>
        </w:rPr>
        <w:t>.4 - Uobičajeni SSO scenario</w:t>
      </w:r>
    </w:p>
    <w:p w14:paraId="311B3716" w14:textId="1039A8DC" w:rsidR="00E94ADE" w:rsidRDefault="00CC5052">
      <w:pPr>
        <w:pStyle w:val="Caption"/>
        <w:jc w:val="center"/>
        <w:rPr>
          <w:ins w:id="1215" w:author="Rajo" w:date="2018-06-12T21:19:00Z"/>
          <w:lang w:val="bs-Latn-BA"/>
        </w:rPr>
        <w:pPrChange w:id="1216" w:author="Rajo" w:date="2018-06-13T20:07:00Z">
          <w:pPr>
            <w:spacing w:line="240" w:lineRule="auto"/>
            <w:ind w:firstLine="576"/>
            <w:jc w:val="both"/>
          </w:pPr>
        </w:pPrChange>
      </w:pPr>
      <w:moveFromRangeStart w:id="1217" w:author="Rajo" w:date="2018-06-11T20:53:00Z" w:name="move516513719"/>
      <w:moveFrom w:id="1218" w:author="Rajo" w:date="2018-06-11T20:53:00Z">
        <w:r w:rsidDel="007B03E4">
          <w:rPr>
            <w:lang w:val="bs-Latn-BA"/>
          </w:rPr>
          <w:t>U uobičajenoj konfiguraciji SSO-a koja je navedena u gore prikazanom scenariju, korisnik prvo odlazi na domen1 na kom još uvijek nije prijavljen, zbog čega se vrši preusmjeravanje na autentikacioni domen odnosno SSO server. Ukoliko korisnik nije bio prijavljen u okviru njega (sesijski kolačić nije dostupan), korisnik se prvo autentikuje na centralnom autentikacionom serveru gdje dobija svoju sesiju i odgovarajući kolačić. Nakon toga, on se preusmjerava nazad na izvorni domen, zajedno sa autentikacionim tokenom na osnovu kog se vrši autentikacija i čuvanje kolačića u okviru domena1, s obzirom na to da token sadrži sve informacije potrebne za to. Sada, ukoliko korisnik posjeti domen2 u okviru kog još uvijek nije prijavljen, ponovo se vrši preusmjeravanje na SSO server. Međutim, kako je korisnik ovaj put već prijavljen u okviru njega, odnosno posjeduje sesijski kolačić koji drži informaciju o sesiji u okviru koje je on autentikovan na SSO server, nije potrebna ponovna identifikacija korisnika, već se on automatski preusmjerava na izvorni domen zajedno sa tokenom. Autentikacioni token ponovo sadrži informacije neophodne za autentikaciju korisnika, ali ovaj put u okviru domena2, tako da se token koristi za autentikaciju i u okviru njega.</w:t>
        </w:r>
      </w:moveFrom>
    </w:p>
    <w:p w14:paraId="7CF4EC76" w14:textId="6EBB8EBF" w:rsidR="00EE06FA" w:rsidRDefault="00AA1E7D">
      <w:pPr>
        <w:spacing w:line="240" w:lineRule="auto"/>
        <w:ind w:firstLine="360"/>
        <w:jc w:val="both"/>
        <w:rPr>
          <w:ins w:id="1219" w:author="Rajo" w:date="2018-06-12T21:17:00Z"/>
          <w:lang w:val="bs-Latn-BA"/>
        </w:rPr>
        <w:pPrChange w:id="1220" w:author="Rajo" w:date="2018-06-17T14:44:00Z">
          <w:pPr>
            <w:spacing w:line="240" w:lineRule="auto"/>
            <w:jc w:val="both"/>
          </w:pPr>
        </w:pPrChange>
      </w:pPr>
      <w:ins w:id="1221" w:author="Rajo" w:date="2018-06-12T21:20:00Z">
        <w:r>
          <w:rPr>
            <w:lang w:val="bs-Latn-BA"/>
          </w:rPr>
          <w:t xml:space="preserve">Pored </w:t>
        </w:r>
      </w:ins>
      <w:ins w:id="1222" w:author="Rajo" w:date="2018-06-12T21:21:00Z">
        <w:r>
          <w:rPr>
            <w:lang w:val="bs-Latn-BA"/>
          </w:rPr>
          <w:t>centralizovanog SSO sistema koji je naveden u prethodnom dijelu, SSO može postojat</w:t>
        </w:r>
      </w:ins>
      <w:ins w:id="1223" w:author="Rajo" w:date="2018-06-12T21:22:00Z">
        <w:r>
          <w:rPr>
            <w:lang w:val="bs-Latn-BA"/>
          </w:rPr>
          <w:t>i i u decentralizovanoj konfiguracij</w:t>
        </w:r>
      </w:ins>
      <w:ins w:id="1224" w:author="Rajo" w:date="2018-06-12T21:27:00Z">
        <w:r w:rsidR="00CA449C">
          <w:rPr>
            <w:lang w:val="bs-Latn-BA"/>
          </w:rPr>
          <w:t>i.</w:t>
        </w:r>
      </w:ins>
      <w:ins w:id="1225" w:author="Rajo" w:date="2018-06-13T20:22:00Z">
        <w:r w:rsidR="00B026D1">
          <w:rPr>
            <w:lang w:val="bs-Latn-BA"/>
          </w:rPr>
          <w:t xml:space="preserve"> </w:t>
        </w:r>
      </w:ins>
      <w:ins w:id="1226" w:author="Rajo" w:date="2018-06-13T20:32:00Z">
        <w:r w:rsidR="00FE2F38">
          <w:rPr>
            <w:lang w:val="bs-Latn-BA"/>
          </w:rPr>
          <w:t xml:space="preserve">To znači da ne postoji samo jedan, odnosno centralni, autentikacioni server </w:t>
        </w:r>
      </w:ins>
      <w:ins w:id="1227" w:author="Rajo" w:date="2018-06-13T20:34:00Z">
        <w:r w:rsidR="00E95981">
          <w:rPr>
            <w:lang w:val="bs-Latn-BA"/>
          </w:rPr>
          <w:t xml:space="preserve">koji je predefinisan u </w:t>
        </w:r>
      </w:ins>
      <w:ins w:id="1228" w:author="Rajo" w:date="2018-06-13T20:35:00Z">
        <w:r w:rsidR="00E95981">
          <w:rPr>
            <w:lang w:val="bs-Latn-BA"/>
          </w:rPr>
          <w:t>okviru aplikacije kao</w:t>
        </w:r>
      </w:ins>
      <w:ins w:id="1229" w:author="Rajo" w:date="2018-06-13T20:34:00Z">
        <w:r w:rsidR="00E95981">
          <w:rPr>
            <w:lang w:val="bs-Latn-BA"/>
          </w:rPr>
          <w:t xml:space="preserve"> </w:t>
        </w:r>
      </w:ins>
      <w:ins w:id="1230" w:author="Rajo" w:date="2018-06-13T20:35:00Z">
        <w:r w:rsidR="00E95981">
          <w:rPr>
            <w:lang w:val="bs-Latn-BA"/>
          </w:rPr>
          <w:t xml:space="preserve">posrednik za autentikaciju korisnika, nego </w:t>
        </w:r>
      </w:ins>
      <w:ins w:id="1231" w:author="Rajo" w:date="2018-06-14T19:46:00Z">
        <w:r w:rsidR="00D317BE">
          <w:rPr>
            <w:lang w:val="bs-Latn-BA"/>
          </w:rPr>
          <w:t>ona</w:t>
        </w:r>
      </w:ins>
      <w:ins w:id="1232" w:author="Rajo" w:date="2018-06-13T20:36:00Z">
        <w:r w:rsidR="00E95981">
          <w:rPr>
            <w:lang w:val="bs-Latn-BA"/>
          </w:rPr>
          <w:t xml:space="preserve"> može vršiti </w:t>
        </w:r>
      </w:ins>
      <w:ins w:id="1233" w:author="Rajo" w:date="2018-06-13T20:37:00Z">
        <w:r w:rsidR="00E95981">
          <w:rPr>
            <w:lang w:val="bs-Latn-BA"/>
          </w:rPr>
          <w:t xml:space="preserve">posredstvom </w:t>
        </w:r>
      </w:ins>
      <w:ins w:id="1234" w:author="Rajo" w:date="2018-06-13T21:13:00Z">
        <w:r w:rsidR="00BF3A64">
          <w:rPr>
            <w:lang w:val="bs-Latn-BA"/>
          </w:rPr>
          <w:t>bilo kog</w:t>
        </w:r>
      </w:ins>
      <w:ins w:id="1235" w:author="Rajo" w:date="2018-06-13T21:07:00Z">
        <w:r w:rsidR="00F86207">
          <w:rPr>
            <w:lang w:val="bs-Latn-BA"/>
          </w:rPr>
          <w:t xml:space="preserve"> povjerljiv</w:t>
        </w:r>
      </w:ins>
      <w:ins w:id="1236" w:author="Rajo" w:date="2018-06-13T21:13:00Z">
        <w:r w:rsidR="00BF3A64">
          <w:rPr>
            <w:lang w:val="bs-Latn-BA"/>
          </w:rPr>
          <w:t>og</w:t>
        </w:r>
      </w:ins>
      <w:ins w:id="1237" w:author="Rajo" w:date="2018-06-13T20:37:00Z">
        <w:r w:rsidR="00E95981">
          <w:rPr>
            <w:lang w:val="bs-Latn-BA"/>
          </w:rPr>
          <w:t xml:space="preserve"> autentika</w:t>
        </w:r>
      </w:ins>
      <w:ins w:id="1238" w:author="Rajo" w:date="2018-06-13T20:38:00Z">
        <w:r w:rsidR="00E95981">
          <w:rPr>
            <w:lang w:val="bs-Latn-BA"/>
          </w:rPr>
          <w:t>c</w:t>
        </w:r>
      </w:ins>
      <w:ins w:id="1239" w:author="Rajo" w:date="2018-06-13T21:13:00Z">
        <w:r w:rsidR="00BF3A64">
          <w:rPr>
            <w:lang w:val="bs-Latn-BA"/>
          </w:rPr>
          <w:t>ionog</w:t>
        </w:r>
      </w:ins>
      <w:ins w:id="1240" w:author="Rajo" w:date="2018-06-13T20:38:00Z">
        <w:r w:rsidR="00E95981">
          <w:rPr>
            <w:lang w:val="bs-Latn-BA"/>
          </w:rPr>
          <w:t xml:space="preserve"> servera koji podržava određeni standard/protokol. </w:t>
        </w:r>
      </w:ins>
      <w:ins w:id="1241" w:author="Rajo" w:date="2018-06-13T20:40:00Z">
        <w:r w:rsidR="00E95981">
          <w:rPr>
            <w:lang w:val="bs-Latn-BA"/>
          </w:rPr>
          <w:t xml:space="preserve">Jedan od najpoznatijih protokola za </w:t>
        </w:r>
      </w:ins>
      <w:ins w:id="1242" w:author="Rajo" w:date="2018-06-13T20:41:00Z">
        <w:r w:rsidR="00E95981">
          <w:rPr>
            <w:lang w:val="bs-Latn-BA"/>
          </w:rPr>
          <w:t>d</w:t>
        </w:r>
      </w:ins>
      <w:ins w:id="1243" w:author="Rajo" w:date="2018-06-13T20:40:00Z">
        <w:r w:rsidR="00E95981">
          <w:rPr>
            <w:lang w:val="bs-Latn-BA"/>
          </w:rPr>
          <w:t>ecentralizovanu</w:t>
        </w:r>
      </w:ins>
      <w:ins w:id="1244" w:author="Rajo" w:date="2018-06-13T20:41:00Z">
        <w:r w:rsidR="00E95981">
          <w:rPr>
            <w:lang w:val="bs-Latn-BA"/>
          </w:rPr>
          <w:t xml:space="preserve"> </w:t>
        </w:r>
      </w:ins>
      <w:ins w:id="1245" w:author="Rajo" w:date="2018-06-13T20:40:00Z">
        <w:r w:rsidR="00E95981">
          <w:rPr>
            <w:lang w:val="bs-Latn-BA"/>
          </w:rPr>
          <w:t xml:space="preserve"> autentikaciju </w:t>
        </w:r>
      </w:ins>
      <w:ins w:id="1246" w:author="Rajo" w:date="2018-06-13T20:41:00Z">
        <w:r w:rsidR="00E95981">
          <w:rPr>
            <w:lang w:val="bs-Latn-BA"/>
          </w:rPr>
          <w:t xml:space="preserve">je </w:t>
        </w:r>
        <w:proofErr w:type="spellStart"/>
        <w:r w:rsidR="00E95981">
          <w:rPr>
            <w:lang w:val="bs-Latn-BA"/>
          </w:rPr>
          <w:t>OpenID</w:t>
        </w:r>
        <w:proofErr w:type="spellEnd"/>
        <w:r w:rsidR="00E95981">
          <w:rPr>
            <w:lang w:val="bs-Latn-BA"/>
          </w:rPr>
          <w:t>, koji korisniku omogućava da on sam odabere svog davaoca identiteta</w:t>
        </w:r>
      </w:ins>
      <w:ins w:id="1247" w:author="Rajo" w:date="2018-06-13T20:43:00Z">
        <w:r w:rsidR="00902731">
          <w:rPr>
            <w:lang w:val="bs-Latn-BA"/>
          </w:rPr>
          <w:t xml:space="preserve"> u okviru kog je registrovan</w:t>
        </w:r>
      </w:ins>
      <w:ins w:id="1248" w:author="Rajo" w:date="2018-06-13T20:59:00Z">
        <w:r w:rsidR="00255DEC">
          <w:rPr>
            <w:lang w:val="bs-Latn-BA"/>
          </w:rPr>
          <w:t>, i p</w:t>
        </w:r>
      </w:ins>
      <w:ins w:id="1249" w:author="Rajo" w:date="2018-06-13T20:55:00Z">
        <w:r w:rsidR="00255DEC">
          <w:rPr>
            <w:lang w:val="bs-Latn-BA"/>
          </w:rPr>
          <w:t xml:space="preserve">osredstvom </w:t>
        </w:r>
      </w:ins>
      <w:ins w:id="1250" w:author="Rajo" w:date="2018-06-13T20:59:00Z">
        <w:r w:rsidR="00255DEC">
          <w:rPr>
            <w:lang w:val="bs-Latn-BA"/>
          </w:rPr>
          <w:t>kog će</w:t>
        </w:r>
      </w:ins>
      <w:ins w:id="1251" w:author="Rajo" w:date="2018-06-13T20:55:00Z">
        <w:r w:rsidR="00255DEC">
          <w:rPr>
            <w:lang w:val="bs-Latn-BA"/>
          </w:rPr>
          <w:t xml:space="preserve"> se vrši</w:t>
        </w:r>
      </w:ins>
      <w:ins w:id="1252" w:author="Rajo" w:date="2018-06-13T20:59:00Z">
        <w:r w:rsidR="00255DEC">
          <w:rPr>
            <w:lang w:val="bs-Latn-BA"/>
          </w:rPr>
          <w:t>ti</w:t>
        </w:r>
      </w:ins>
      <w:ins w:id="1253" w:author="Rajo" w:date="2018-06-13T20:53:00Z">
        <w:r w:rsidR="00205E87">
          <w:rPr>
            <w:lang w:val="bs-Latn-BA"/>
          </w:rPr>
          <w:t xml:space="preserve"> </w:t>
        </w:r>
      </w:ins>
      <w:ins w:id="1254" w:author="Rajo" w:date="2018-06-14T19:48:00Z">
        <w:r w:rsidR="000E0D14">
          <w:rPr>
            <w:lang w:val="bs-Latn-BA"/>
          </w:rPr>
          <w:t>potvrđivanje</w:t>
        </w:r>
      </w:ins>
      <w:ins w:id="1255" w:author="Rajo" w:date="2018-06-13T20:53:00Z">
        <w:r w:rsidR="00255DEC">
          <w:rPr>
            <w:lang w:val="bs-Latn-BA"/>
          </w:rPr>
          <w:t xml:space="preserve"> </w:t>
        </w:r>
      </w:ins>
      <w:ins w:id="1256" w:author="Rajo" w:date="2018-06-13T20:59:00Z">
        <w:r w:rsidR="00255DEC">
          <w:rPr>
            <w:lang w:val="bs-Latn-BA"/>
          </w:rPr>
          <w:t xml:space="preserve">njegovog </w:t>
        </w:r>
      </w:ins>
      <w:ins w:id="1257" w:author="Rajo" w:date="2018-06-13T20:53:00Z">
        <w:r w:rsidR="00255DEC">
          <w:rPr>
            <w:lang w:val="bs-Latn-BA"/>
          </w:rPr>
          <w:t xml:space="preserve">identiteta </w:t>
        </w:r>
      </w:ins>
      <w:ins w:id="1258" w:author="Rajo" w:date="2018-06-13T21:00:00Z">
        <w:r w:rsidR="00255DEC">
          <w:rPr>
            <w:lang w:val="bs-Latn-BA"/>
          </w:rPr>
          <w:t>kada</w:t>
        </w:r>
      </w:ins>
      <w:ins w:id="1259" w:author="Rajo" w:date="2018-06-13T20:55:00Z">
        <w:r w:rsidR="00255DEC">
          <w:rPr>
            <w:lang w:val="bs-Latn-BA"/>
          </w:rPr>
          <w:t xml:space="preserve"> </w:t>
        </w:r>
      </w:ins>
      <w:ins w:id="1260" w:author="Rajo" w:date="2018-06-13T21:00:00Z">
        <w:r w:rsidR="00255DEC">
          <w:rPr>
            <w:lang w:val="bs-Latn-BA"/>
          </w:rPr>
          <w:t>davalac</w:t>
        </w:r>
      </w:ins>
      <w:ins w:id="1261" w:author="Rajo" w:date="2018-06-13T20:54:00Z">
        <w:r w:rsidR="00255DEC">
          <w:rPr>
            <w:lang w:val="bs-Latn-BA"/>
          </w:rPr>
          <w:t xml:space="preserve"> usluge </w:t>
        </w:r>
      </w:ins>
      <w:ins w:id="1262" w:author="Rajo" w:date="2018-06-13T20:55:00Z">
        <w:r w:rsidR="00255DEC">
          <w:rPr>
            <w:lang w:val="bs-Latn-BA"/>
          </w:rPr>
          <w:t xml:space="preserve">to zatraži, nakon </w:t>
        </w:r>
      </w:ins>
      <w:ins w:id="1263" w:author="Rajo" w:date="2018-06-13T20:56:00Z">
        <w:r w:rsidR="00255DEC">
          <w:rPr>
            <w:lang w:val="bs-Latn-BA"/>
          </w:rPr>
          <w:t xml:space="preserve">što </w:t>
        </w:r>
      </w:ins>
      <w:ins w:id="1264" w:author="Rajo" w:date="2018-06-13T21:01:00Z">
        <w:r w:rsidR="00D269C8">
          <w:rPr>
            <w:lang w:val="bs-Latn-BA"/>
          </w:rPr>
          <w:t xml:space="preserve">korisnik </w:t>
        </w:r>
      </w:ins>
      <w:ins w:id="1265" w:author="Rajo" w:date="2018-06-13T20:56:00Z">
        <w:r w:rsidR="00255DEC">
          <w:rPr>
            <w:lang w:val="bs-Latn-BA"/>
          </w:rPr>
          <w:t xml:space="preserve">unese </w:t>
        </w:r>
      </w:ins>
      <w:ins w:id="1266" w:author="Rajo" w:date="2018-06-13T21:01:00Z">
        <w:r w:rsidR="00255DEC">
          <w:rPr>
            <w:lang w:val="bs-Latn-BA"/>
          </w:rPr>
          <w:t>svoj</w:t>
        </w:r>
      </w:ins>
      <w:ins w:id="1267" w:author="Rajo" w:date="2018-06-13T20:56:00Z">
        <w:r w:rsidR="00255DEC">
          <w:rPr>
            <w:lang w:val="bs-Latn-BA"/>
          </w:rPr>
          <w:t xml:space="preserve"> </w:t>
        </w:r>
        <w:proofErr w:type="spellStart"/>
        <w:r w:rsidR="00255DEC">
          <w:rPr>
            <w:lang w:val="bs-Latn-BA"/>
          </w:rPr>
          <w:t>OpenID</w:t>
        </w:r>
        <w:proofErr w:type="spellEnd"/>
        <w:r w:rsidR="00255DEC">
          <w:rPr>
            <w:lang w:val="bs-Latn-BA"/>
          </w:rPr>
          <w:t xml:space="preserve"> URL koji predstavlja njegov identifikator.</w:t>
        </w:r>
      </w:ins>
    </w:p>
    <w:p w14:paraId="32A62115" w14:textId="77777777" w:rsidR="008870DD" w:rsidDel="00093655" w:rsidRDefault="008870DD">
      <w:pPr>
        <w:spacing w:line="240" w:lineRule="auto"/>
        <w:ind w:firstLine="360"/>
        <w:jc w:val="both"/>
        <w:rPr>
          <w:moveFrom w:id="1268" w:author="Rajo" w:date="2018-06-11T20:53:00Z"/>
          <w:lang w:val="bs-Latn-BA"/>
        </w:rPr>
        <w:pPrChange w:id="1269" w:author="Rajo" w:date="2018-06-17T14:44:00Z">
          <w:pPr>
            <w:spacing w:line="240" w:lineRule="auto"/>
            <w:ind w:firstLine="720"/>
            <w:jc w:val="both"/>
          </w:pPr>
        </w:pPrChange>
      </w:pPr>
    </w:p>
    <w:p w14:paraId="7C1D1C2F" w14:textId="552164A0" w:rsidR="00E94ADE" w:rsidDel="007B03E4" w:rsidRDefault="00E94ADE">
      <w:pPr>
        <w:spacing w:line="240" w:lineRule="auto"/>
        <w:ind w:firstLine="360"/>
        <w:jc w:val="both"/>
        <w:rPr>
          <w:moveFrom w:id="1270" w:author="Rajo" w:date="2018-06-11T20:53:00Z"/>
          <w:lang w:val="bs-Latn-BA"/>
        </w:rPr>
        <w:pPrChange w:id="1271" w:author="Rajo" w:date="2018-06-17T14:44:00Z">
          <w:pPr>
            <w:spacing w:line="240" w:lineRule="auto"/>
            <w:jc w:val="both"/>
          </w:pPr>
        </w:pPrChange>
      </w:pPr>
    </w:p>
    <w:moveFromRangeEnd w:id="1217"/>
    <w:p w14:paraId="03CF2513" w14:textId="6693E8E5" w:rsidR="00E94ADE" w:rsidDel="00093655" w:rsidRDefault="00CC5052">
      <w:pPr>
        <w:spacing w:line="240" w:lineRule="auto"/>
        <w:ind w:firstLine="360"/>
        <w:jc w:val="both"/>
        <w:rPr>
          <w:del w:id="1272" w:author="Rajo" w:date="2018-05-22T20:24:00Z"/>
          <w:lang w:val="bs-Latn-BA"/>
        </w:rPr>
        <w:pPrChange w:id="1273" w:author="Rajo" w:date="2018-06-17T14:44:00Z">
          <w:pPr>
            <w:spacing w:line="240" w:lineRule="auto"/>
            <w:ind w:firstLine="720"/>
            <w:jc w:val="both"/>
          </w:pPr>
        </w:pPrChange>
      </w:pPr>
      <w:r>
        <w:rPr>
          <w:lang w:val="bs-Latn-BA"/>
        </w:rPr>
        <w:t>SSO je oblik tehnologije koji olakšava proces autentikacije, kako za korisnike tako i za IT administratore. Ukoliko se koristi SSO sistem, dovoljno je da korisnik samo jednom unese korisničko ime i lozinku kako bi dobio pristup na više aplikacija</w:t>
      </w:r>
      <w:ins w:id="1274" w:author="Rajo" w:date="2018-06-11T21:24:00Z">
        <w:r w:rsidR="00321BF6">
          <w:rPr>
            <w:lang w:val="bs-Latn-BA"/>
          </w:rPr>
          <w:t xml:space="preserve"> koje </w:t>
        </w:r>
        <w:r w:rsidR="00AB77FC">
          <w:rPr>
            <w:lang w:val="bs-Latn-BA"/>
          </w:rPr>
          <w:t>posredstvom njega vrše autentikaciju</w:t>
        </w:r>
      </w:ins>
      <w:r>
        <w:rPr>
          <w:lang w:val="bs-Latn-BA"/>
        </w:rPr>
        <w:t xml:space="preserve">. Korisnicima se posle registracije dodjeljuju </w:t>
      </w:r>
      <w:ins w:id="1275" w:author="Rajo" w:date="2018-06-11T21:25:00Z">
        <w:r w:rsidR="003D4F6E">
          <w:rPr>
            <w:lang w:val="bs-Latn-BA"/>
          </w:rPr>
          <w:t xml:space="preserve">odgovarajuća </w:t>
        </w:r>
      </w:ins>
      <w:r>
        <w:rPr>
          <w:lang w:val="bs-Latn-BA"/>
        </w:rPr>
        <w:t xml:space="preserve">prava pristupa određenim aplikacijama, nakon čega su u stanju da pristupe tim aplikacijama kada </w:t>
      </w:r>
      <w:ins w:id="1276" w:author="Rajo" w:date="2018-06-11T21:22:00Z">
        <w:r w:rsidR="004A4560">
          <w:rPr>
            <w:lang w:val="bs-Latn-BA"/>
          </w:rPr>
          <w:t xml:space="preserve">prvi </w:t>
        </w:r>
      </w:ins>
      <w:r>
        <w:rPr>
          <w:lang w:val="bs-Latn-BA"/>
        </w:rPr>
        <w:t xml:space="preserve">unesu svoje pristupne podatke, što eliminiše višestruke unose i prijavu. SSO takođe smanjuje vrijeme i cijenu uređivanja velikog broja korisničkih naloga koje </w:t>
      </w:r>
      <w:del w:id="1277" w:author="Rajo" w:date="2018-06-11T21:22:00Z">
        <w:r w:rsidDel="002C7B73">
          <w:rPr>
            <w:lang w:val="bs-Latn-BA"/>
          </w:rPr>
          <w:delText>IT osoblje</w:delText>
        </w:r>
      </w:del>
      <w:ins w:id="1278" w:author="Rajo" w:date="2018-06-11T21:22:00Z">
        <w:r w:rsidR="002C7B73">
          <w:rPr>
            <w:lang w:val="bs-Latn-BA"/>
          </w:rPr>
          <w:t>administratori sistema</w:t>
        </w:r>
      </w:ins>
      <w:r>
        <w:rPr>
          <w:lang w:val="bs-Latn-BA"/>
        </w:rPr>
        <w:t xml:space="preserve"> mora</w:t>
      </w:r>
      <w:ins w:id="1279" w:author="Rajo" w:date="2018-06-11T21:22:00Z">
        <w:r w:rsidR="002C7B73">
          <w:rPr>
            <w:lang w:val="bs-Latn-BA"/>
          </w:rPr>
          <w:t>ju</w:t>
        </w:r>
      </w:ins>
      <w:r>
        <w:rPr>
          <w:lang w:val="bs-Latn-BA"/>
        </w:rPr>
        <w:t xml:space="preserve"> da održava</w:t>
      </w:r>
      <w:ins w:id="1280" w:author="Rajo" w:date="2018-06-11T21:22:00Z">
        <w:r w:rsidR="002C7B73">
          <w:rPr>
            <w:lang w:val="bs-Latn-BA"/>
          </w:rPr>
          <w:t>ju</w:t>
        </w:r>
      </w:ins>
      <w:ins w:id="1281" w:author="Rajo" w:date="2018-06-11T21:47:00Z">
        <w:r w:rsidR="00C646F5">
          <w:rPr>
            <w:lang w:val="bs-Latn-BA"/>
          </w:rPr>
          <w:t>, a</w:t>
        </w:r>
        <w:r w:rsidR="00C646F5" w:rsidRPr="00C646F5">
          <w:rPr>
            <w:lang w:val="bs-Latn-BA"/>
          </w:rPr>
          <w:t xml:space="preserve"> </w:t>
        </w:r>
        <w:r w:rsidR="00C646F5">
          <w:rPr>
            <w:lang w:val="bs-Latn-BA"/>
          </w:rPr>
          <w:t xml:space="preserve">koristan je </w:t>
        </w:r>
      </w:ins>
      <w:ins w:id="1282" w:author="Rajo" w:date="2018-06-11T21:48:00Z">
        <w:r w:rsidR="00C646F5">
          <w:rPr>
            <w:lang w:val="bs-Latn-BA"/>
          </w:rPr>
          <w:t xml:space="preserve">i </w:t>
        </w:r>
      </w:ins>
      <w:ins w:id="1283" w:author="Rajo" w:date="2018-06-11T21:47:00Z">
        <w:r w:rsidR="00C646F5">
          <w:rPr>
            <w:lang w:val="bs-Latn-BA"/>
          </w:rPr>
          <w:t xml:space="preserve">za dokumentovanje pristupa </w:t>
        </w:r>
      </w:ins>
      <w:ins w:id="1284" w:author="Rajo" w:date="2018-06-11T21:48:00Z">
        <w:r w:rsidR="00C646F5">
          <w:rPr>
            <w:lang w:val="bs-Latn-BA"/>
          </w:rPr>
          <w:t>te</w:t>
        </w:r>
      </w:ins>
      <w:ins w:id="1285" w:author="Rajo" w:date="2018-06-11T21:47:00Z">
        <w:r w:rsidR="00C646F5">
          <w:rPr>
            <w:lang w:val="bs-Latn-BA"/>
          </w:rPr>
          <w:t xml:space="preserve"> praćenje aktivnosti korisnika</w:t>
        </w:r>
      </w:ins>
      <w:r>
        <w:rPr>
          <w:lang w:val="bs-Latn-BA"/>
        </w:rPr>
        <w:t xml:space="preserve">. </w:t>
      </w:r>
      <w:moveToRangeStart w:id="1286" w:author="Rajo" w:date="2018-06-11T21:50:00Z" w:name="move516517142"/>
      <w:moveTo w:id="1287" w:author="Rajo" w:date="2018-06-11T21:50:00Z">
        <w:r w:rsidR="00BA29F2" w:rsidRPr="00BC29BC">
          <w:rPr>
            <w:vertAlign w:val="superscript"/>
            <w:lang w:val="bs-Latn-BA"/>
          </w:rPr>
          <w:t>[4]</w:t>
        </w:r>
      </w:moveTo>
      <w:moveToRangeEnd w:id="1286"/>
    </w:p>
    <w:p w14:paraId="3CCDEFE4" w14:textId="77777777" w:rsidR="00E94ADE" w:rsidDel="00CA6D89" w:rsidRDefault="00E94ADE">
      <w:pPr>
        <w:spacing w:line="240" w:lineRule="auto"/>
        <w:ind w:firstLine="360"/>
        <w:jc w:val="both"/>
        <w:rPr>
          <w:del w:id="1288" w:author="Rajo" w:date="2018-06-12T21:17:00Z"/>
          <w:lang w:val="bs-Latn-BA"/>
        </w:rPr>
        <w:pPrChange w:id="1289" w:author="Rajo" w:date="2018-06-17T14:44:00Z">
          <w:pPr>
            <w:spacing w:line="240" w:lineRule="auto"/>
            <w:jc w:val="both"/>
          </w:pPr>
        </w:pPrChange>
      </w:pPr>
    </w:p>
    <w:p w14:paraId="4378DB30" w14:textId="4EC453FE" w:rsidR="00E94ADE" w:rsidDel="00086A51" w:rsidRDefault="00CC5052">
      <w:pPr>
        <w:spacing w:line="240" w:lineRule="auto"/>
        <w:ind w:firstLine="360"/>
        <w:jc w:val="both"/>
        <w:rPr>
          <w:del w:id="1290" w:author="Rajo" w:date="2018-05-22T20:24:00Z"/>
          <w:lang w:val="bs-Latn-BA"/>
        </w:rPr>
        <w:pPrChange w:id="1291" w:author="Rajo" w:date="2018-06-17T14:44:00Z">
          <w:pPr>
            <w:spacing w:line="240" w:lineRule="auto"/>
            <w:ind w:firstLine="720"/>
            <w:jc w:val="both"/>
          </w:pPr>
        </w:pPrChange>
      </w:pPr>
      <w:del w:id="1292" w:author="Rajo" w:date="2018-06-12T21:17:00Z">
        <w:r w:rsidDel="00CA6D89">
          <w:rPr>
            <w:lang w:val="bs-Latn-BA"/>
          </w:rPr>
          <w:delText xml:space="preserve">SSO sistemi unaprijeđuju sigurnost time što se cjelokupna autentikacija izvršava u okviru posebnog servera za tu namjenu. Svi autentikacioni podaci moraju prvo proći kroz poseban server za SSO, koji zatim dalje prosljeđuje određene autentikacione informacije koje posjeduje za datog korisnika. Ovakav način centralizovanog sistema za autentikaciju će vjerovatno prije odoljeti napadima i zlonamjernom pristupu nego obični autentikacioni sistem. Dodatno, SSO sistemi obično obezbjeđuju bolju zaštitu osjetljivog materijala, s obzirom na to da su najčešće zaštićeni </w:delText>
        </w:r>
        <w:r w:rsidDel="00CA6D89">
          <w:rPr>
            <w:i/>
            <w:lang w:val="bs-Latn-BA"/>
          </w:rPr>
          <w:delText>firewall</w:delText>
        </w:r>
        <w:r w:rsidDel="00CA6D89">
          <w:rPr>
            <w:lang w:val="bs-Latn-BA"/>
          </w:rPr>
          <w:delText xml:space="preserve">-om. </w:delText>
        </w:r>
      </w:del>
    </w:p>
    <w:p w14:paraId="0E7DA6B8" w14:textId="7ABE4B9D" w:rsidR="00E94ADE" w:rsidDel="00BA29F2" w:rsidRDefault="00E94ADE">
      <w:pPr>
        <w:spacing w:line="240" w:lineRule="auto"/>
        <w:ind w:firstLine="360"/>
        <w:jc w:val="both"/>
        <w:rPr>
          <w:del w:id="1293" w:author="Rajo" w:date="2018-06-11T21:50:00Z"/>
          <w:lang w:val="bs-Latn-BA"/>
        </w:rPr>
        <w:pPrChange w:id="1294" w:author="Rajo" w:date="2018-06-17T14:44:00Z">
          <w:pPr>
            <w:spacing w:line="240" w:lineRule="auto"/>
            <w:jc w:val="both"/>
          </w:pPr>
        </w:pPrChange>
      </w:pPr>
    </w:p>
    <w:p w14:paraId="4292CD61" w14:textId="0F0FC516" w:rsidR="00CA6D89" w:rsidRDefault="00CC5052">
      <w:pPr>
        <w:spacing w:line="240" w:lineRule="auto"/>
        <w:ind w:firstLine="360"/>
        <w:jc w:val="both"/>
        <w:rPr>
          <w:ins w:id="1295" w:author="Rajo" w:date="2018-06-12T21:26:00Z"/>
          <w:lang w:val="bs-Latn-BA"/>
        </w:rPr>
        <w:pPrChange w:id="1296" w:author="Rajo" w:date="2018-06-17T14:44:00Z">
          <w:pPr>
            <w:spacing w:line="240" w:lineRule="auto"/>
            <w:ind w:firstLine="576"/>
            <w:jc w:val="both"/>
          </w:pPr>
        </w:pPrChange>
      </w:pPr>
      <w:del w:id="1297" w:author="Rajo" w:date="2018-06-11T21:50:00Z">
        <w:r w:rsidDel="00BA29F2">
          <w:rPr>
            <w:lang w:val="bs-Latn-BA"/>
          </w:rPr>
          <w:delText>SSO je takođe</w:delText>
        </w:r>
      </w:del>
      <w:del w:id="1298" w:author="Rajo" w:date="2018-06-11T21:47:00Z">
        <w:r w:rsidDel="00C646F5">
          <w:rPr>
            <w:lang w:val="bs-Latn-BA"/>
          </w:rPr>
          <w:delText xml:space="preserve"> koristan za dokumentovanje pristupa i nadzor korisničkih naloga – npr. čišćenje neaktivnih korisničkih naloga zaposlenih i praćenje aktivnosti korisnika</w:delText>
        </w:r>
      </w:del>
      <w:del w:id="1299" w:author="Rajo" w:date="2018-06-11T21:50:00Z">
        <w:r w:rsidDel="00BA29F2">
          <w:rPr>
            <w:lang w:val="bs-Latn-BA"/>
          </w:rPr>
          <w:delText>.</w:delText>
        </w:r>
      </w:del>
      <w:r>
        <w:rPr>
          <w:lang w:val="bs-Latn-BA"/>
        </w:rPr>
        <w:t xml:space="preserve"> </w:t>
      </w:r>
    </w:p>
    <w:p w14:paraId="05719200" w14:textId="359F5A3B" w:rsidR="00E94ADE" w:rsidRDefault="00AA1E7D" w:rsidP="00233832">
      <w:pPr>
        <w:spacing w:line="240" w:lineRule="auto"/>
        <w:ind w:firstLine="360"/>
        <w:jc w:val="both"/>
        <w:rPr>
          <w:lang w:val="bs-Latn-BA"/>
        </w:rPr>
      </w:pPr>
      <w:ins w:id="1300" w:author="Rajo" w:date="2018-06-12T21:26:00Z">
        <w:r>
          <w:rPr>
            <w:lang w:val="bs-Latn-BA"/>
          </w:rPr>
          <w:t>Potencijalni sigurnosni problem upotrebe SSO sistema za autentikaciju</w:t>
        </w:r>
      </w:ins>
      <w:ins w:id="1301" w:author="Rajo" w:date="2018-06-12T21:27:00Z">
        <w:r>
          <w:rPr>
            <w:lang w:val="bs-Latn-BA"/>
          </w:rPr>
          <w:t xml:space="preserve"> korisnika</w:t>
        </w:r>
      </w:ins>
      <w:ins w:id="1302" w:author="Rajo" w:date="2018-06-12T21:26:00Z">
        <w:r>
          <w:rPr>
            <w:lang w:val="bs-Latn-BA"/>
          </w:rPr>
          <w:t xml:space="preserve">, u odnosu na postojanje više nezavisnih sistema u okviru kojih korisnik mora pojedinačno da se prijavljuje, ogleda se u znatno većoj šteti koja nastaje ukoliko napadač dođe do </w:t>
        </w:r>
      </w:ins>
      <w:ins w:id="1303" w:author="Rajo" w:date="2018-06-12T21:27:00Z">
        <w:r w:rsidR="000E31BE">
          <w:rPr>
            <w:lang w:val="bs-Latn-BA"/>
          </w:rPr>
          <w:t xml:space="preserve">njegovih </w:t>
        </w:r>
      </w:ins>
      <w:ins w:id="1304" w:author="Rajo" w:date="2018-06-12T21:26:00Z">
        <w:r>
          <w:rPr>
            <w:lang w:val="bs-Latn-BA"/>
          </w:rPr>
          <w:t xml:space="preserve">pristupnih podataka. U tom slučaju, napadač bi automatski imao pristup svim aplikacijama koje korisnika autentikuju posredstvom </w:t>
        </w:r>
      </w:ins>
      <w:ins w:id="1305" w:author="Rajo" w:date="2018-06-12T21:27:00Z">
        <w:r w:rsidR="000E31BE">
          <w:rPr>
            <w:lang w:val="bs-Latn-BA"/>
          </w:rPr>
          <w:t xml:space="preserve">tog </w:t>
        </w:r>
      </w:ins>
      <w:ins w:id="1306" w:author="Rajo" w:date="2018-06-12T21:26:00Z">
        <w:r>
          <w:rPr>
            <w:lang w:val="bs-Latn-BA"/>
          </w:rPr>
          <w:t xml:space="preserve">SSO </w:t>
        </w:r>
      </w:ins>
      <w:ins w:id="1307" w:author="Rajo" w:date="2018-06-12T21:27:00Z">
        <w:r w:rsidR="000E31BE">
          <w:rPr>
            <w:lang w:val="bs-Latn-BA"/>
          </w:rPr>
          <w:t>sistema</w:t>
        </w:r>
      </w:ins>
      <w:ins w:id="1308" w:author="Rajo" w:date="2018-06-12T21:26:00Z">
        <w:r>
          <w:rPr>
            <w:lang w:val="bs-Latn-BA"/>
          </w:rPr>
          <w:t>.</w:t>
        </w:r>
      </w:ins>
      <w:moveFromRangeStart w:id="1309" w:author="Rajo" w:date="2018-06-11T21:50:00Z" w:name="move516517142"/>
      <w:moveFrom w:id="1310" w:author="Rajo" w:date="2018-06-11T21:50:00Z">
        <w:r w:rsidR="00CC5052" w:rsidRPr="000952BE" w:rsidDel="00BA29F2">
          <w:rPr>
            <w:vertAlign w:val="superscript"/>
            <w:lang w:val="bs-Latn-BA"/>
            <w:rPrChange w:id="1311" w:author="Rajo" w:date="2018-06-11T21:25:00Z">
              <w:rPr>
                <w:lang w:val="bs-Latn-BA"/>
              </w:rPr>
            </w:rPrChange>
          </w:rPr>
          <w:t>[4</w:t>
        </w:r>
        <w:del w:id="1312" w:author="Rajo" w:date="2018-06-13T21:15:00Z">
          <w:r w:rsidR="00CC5052" w:rsidRPr="000952BE" w:rsidDel="00165BA2">
            <w:rPr>
              <w:vertAlign w:val="superscript"/>
              <w:lang w:val="bs-Latn-BA"/>
              <w:rPrChange w:id="1313" w:author="Rajo" w:date="2018-06-11T21:25:00Z">
                <w:rPr>
                  <w:lang w:val="bs-Latn-BA"/>
                </w:rPr>
              </w:rPrChange>
            </w:rPr>
            <w:delText>]</w:delText>
          </w:r>
        </w:del>
      </w:moveFrom>
      <w:moveFromRangeEnd w:id="1309"/>
      <w:del w:id="1314" w:author="Rajo" w:date="2018-06-13T21:15:00Z">
        <w:r w:rsidR="00CC5052" w:rsidDel="00165BA2">
          <w:rPr>
            <w:lang w:val="bs-Latn-BA"/>
          </w:rPr>
          <w:br w:type="page"/>
        </w:r>
      </w:del>
    </w:p>
    <w:p w14:paraId="70FAC378" w14:textId="77777777" w:rsidR="00E94ADE" w:rsidRDefault="00CC5052">
      <w:pPr>
        <w:pStyle w:val="Heading1"/>
        <w:spacing w:line="240" w:lineRule="auto"/>
        <w:jc w:val="both"/>
        <w:rPr>
          <w:lang w:val="bs-Latn-BA"/>
        </w:rPr>
      </w:pPr>
      <w:bookmarkStart w:id="1315" w:name="_Toc511154419"/>
      <w:r>
        <w:rPr>
          <w:lang w:val="bs-Latn-BA"/>
        </w:rPr>
        <w:lastRenderedPageBreak/>
        <w:t>AUTORIZACIJA I KONTROLA PRISTUPA</w:t>
      </w:r>
      <w:bookmarkEnd w:id="1315"/>
    </w:p>
    <w:p w14:paraId="5F29B8A5" w14:textId="77777777" w:rsidR="00E94ADE" w:rsidDel="002510E5" w:rsidRDefault="00E94ADE">
      <w:pPr>
        <w:spacing w:line="240" w:lineRule="auto"/>
        <w:jc w:val="both"/>
        <w:rPr>
          <w:del w:id="1316" w:author="Rajo" w:date="2018-06-16T19:56:00Z"/>
          <w:lang w:val="bs-Latn-BA"/>
        </w:rPr>
      </w:pPr>
    </w:p>
    <w:p w14:paraId="5E9D7B10" w14:textId="77777777" w:rsidR="00E94ADE" w:rsidRDefault="00E94ADE">
      <w:pPr>
        <w:spacing w:line="240" w:lineRule="auto"/>
        <w:jc w:val="both"/>
        <w:rPr>
          <w:lang w:val="bs-Latn-BA"/>
        </w:rPr>
      </w:pPr>
    </w:p>
    <w:p w14:paraId="5A870EF2" w14:textId="77777777" w:rsidR="00E94ADE" w:rsidDel="00C66491" w:rsidRDefault="00CC5052">
      <w:pPr>
        <w:pStyle w:val="Heading2"/>
        <w:spacing w:line="240" w:lineRule="auto"/>
        <w:jc w:val="both"/>
        <w:rPr>
          <w:del w:id="1317" w:author="Rajo" w:date="2018-06-17T14:33:00Z"/>
          <w:lang w:val="bs-Latn-BA"/>
        </w:rPr>
      </w:pPr>
      <w:bookmarkStart w:id="1318" w:name="_Toc511154420"/>
      <w:commentRangeStart w:id="1319"/>
      <w:commentRangeStart w:id="1320"/>
      <w:r>
        <w:rPr>
          <w:lang w:val="bs-Latn-BA"/>
        </w:rPr>
        <w:t>Autorizacija</w:t>
      </w:r>
      <w:bookmarkEnd w:id="1318"/>
      <w:commentRangeEnd w:id="1319"/>
      <w:r>
        <w:commentReference w:id="1319"/>
      </w:r>
      <w:commentRangeEnd w:id="1320"/>
      <w:r w:rsidR="00310776">
        <w:rPr>
          <w:rStyle w:val="CommentReference"/>
          <w:rFonts w:ascii="Times New Roman" w:eastAsiaTheme="minorHAnsi" w:hAnsi="Times New Roman" w:cstheme="minorBidi"/>
          <w:color w:val="auto"/>
        </w:rPr>
        <w:commentReference w:id="1320"/>
      </w:r>
    </w:p>
    <w:p w14:paraId="0A55369B" w14:textId="77777777" w:rsidR="00E94ADE" w:rsidRPr="00233832" w:rsidDel="00A252E1" w:rsidRDefault="00E94ADE">
      <w:pPr>
        <w:pStyle w:val="Heading2"/>
        <w:spacing w:line="240" w:lineRule="auto"/>
        <w:jc w:val="both"/>
        <w:rPr>
          <w:del w:id="1321" w:author="Rajo" w:date="2018-06-14T21:45:00Z"/>
          <w:lang w:val="bs-Latn-BA"/>
        </w:rPr>
        <w:pPrChange w:id="1322" w:author="Rajo" w:date="2018-06-17T14:33:00Z">
          <w:pPr>
            <w:spacing w:line="240" w:lineRule="auto"/>
            <w:jc w:val="both"/>
          </w:pPr>
        </w:pPrChange>
      </w:pPr>
    </w:p>
    <w:p w14:paraId="021C7FE0" w14:textId="35D6E7EF" w:rsidR="00E94ADE" w:rsidDel="00D9378B" w:rsidRDefault="00CC5052">
      <w:pPr>
        <w:pStyle w:val="Heading2"/>
        <w:rPr>
          <w:del w:id="1323" w:author="Rajo" w:date="2018-05-22T20:25:00Z"/>
          <w:lang w:val="bs-Latn-BA"/>
        </w:rPr>
        <w:pPrChange w:id="1324" w:author="Rajo" w:date="2018-06-17T14:33:00Z">
          <w:pPr>
            <w:spacing w:line="240" w:lineRule="auto"/>
            <w:ind w:firstLine="576"/>
            <w:jc w:val="both"/>
          </w:pPr>
        </w:pPrChange>
      </w:pPr>
      <w:del w:id="1325" w:author="Rajo" w:date="2018-06-14T21:45:00Z">
        <w:r w:rsidDel="00A252E1">
          <w:rPr>
            <w:lang w:val="bs-Latn-BA"/>
          </w:rPr>
          <w:delText>Autorizacija je proces dodjeljivanja dozvola nekome da uradi ili posjeduje nešto. U višekorisničkim računarskim sistemima, administrator</w:delText>
        </w:r>
        <w:r w:rsidDel="00A252E1">
          <w:delText xml:space="preserve"> sistema</w:delText>
        </w:r>
        <w:r w:rsidDel="00A252E1">
          <w:rPr>
            <w:lang w:val="bs-Latn-BA"/>
          </w:rPr>
          <w:delText xml:space="preserve"> definiše koji korisnici imaju pristup sistemu i koje privilegije posjeduju u okviru njega (kao što su pristup određenim direktorijima, trajanje i vrijeme pristupa, količina skladišnog prostora itd.). Nakon prijave u računarski operativni sistem ili aplikaciju, identifikuje se kojim resursima korisnik može pristupiti tokom sesije. Prema tome, autorizaciju je moguće posmatrati i kao početna podešavanja dozvola definisana od strane </w:delText>
        </w:r>
      </w:del>
      <w:del w:id="1326" w:author="Rajo" w:date="2018-05-23T20:06:00Z">
        <w:r w:rsidDel="00847196">
          <w:rPr>
            <w:lang w:val="bs-Latn-BA"/>
          </w:rPr>
          <w:delText>sistem administratora</w:delText>
        </w:r>
      </w:del>
      <w:del w:id="1327" w:author="Rajo" w:date="2018-06-14T21:45:00Z">
        <w:r w:rsidDel="00A252E1">
          <w:rPr>
            <w:lang w:val="bs-Latn-BA"/>
          </w:rPr>
          <w:delText xml:space="preserve">, i kao provjeru dozvola koje se dodjeljuju korisniku nakon što je dobio pristup sistemu. </w:delText>
        </w:r>
      </w:del>
    </w:p>
    <w:p w14:paraId="5BFFA51A" w14:textId="04E1DAB7" w:rsidR="00D9378B" w:rsidRDefault="00D9378B">
      <w:pPr>
        <w:pStyle w:val="Heading2"/>
        <w:spacing w:line="240" w:lineRule="auto"/>
        <w:jc w:val="both"/>
        <w:rPr>
          <w:ins w:id="1328" w:author="Rajo" w:date="2018-06-14T20:29:00Z"/>
          <w:lang w:val="bs-Latn-BA"/>
        </w:rPr>
        <w:pPrChange w:id="1329" w:author="Rajo" w:date="2018-06-17T14:33:00Z">
          <w:pPr>
            <w:spacing w:line="240" w:lineRule="auto"/>
            <w:ind w:firstLine="576"/>
            <w:jc w:val="both"/>
          </w:pPr>
        </w:pPrChange>
      </w:pPr>
    </w:p>
    <w:p w14:paraId="1A626442" w14:textId="716CA7BD" w:rsidR="00E94ADE" w:rsidRDefault="00D9378B">
      <w:pPr>
        <w:spacing w:line="240" w:lineRule="auto"/>
        <w:ind w:firstLine="360"/>
        <w:jc w:val="both"/>
        <w:rPr>
          <w:lang w:val="bs-Latn-BA"/>
        </w:rPr>
        <w:pPrChange w:id="1330" w:author="Rajo" w:date="2018-06-17T14:44:00Z">
          <w:pPr>
            <w:spacing w:line="240" w:lineRule="auto"/>
            <w:jc w:val="both"/>
          </w:pPr>
        </w:pPrChange>
      </w:pPr>
      <w:ins w:id="1331" w:author="Rajo" w:date="2018-06-14T20:30:00Z">
        <w:r>
          <w:rPr>
            <w:lang w:val="bs-Latn-BA"/>
          </w:rPr>
          <w:t xml:space="preserve">Autorizacija </w:t>
        </w:r>
      </w:ins>
      <w:ins w:id="1332" w:author="Rajo" w:date="2018-06-14T20:32:00Z">
        <w:r>
          <w:rPr>
            <w:lang w:val="bs-Latn-BA"/>
          </w:rPr>
          <w:t xml:space="preserve">korisnika </w:t>
        </w:r>
      </w:ins>
      <w:ins w:id="1333" w:author="Rajo" w:date="2018-06-14T20:30:00Z">
        <w:r>
          <w:rPr>
            <w:lang w:val="bs-Latn-BA"/>
          </w:rPr>
          <w:t xml:space="preserve">je proces </w:t>
        </w:r>
      </w:ins>
      <w:ins w:id="1334" w:author="Rajo" w:date="2018-06-14T20:42:00Z">
        <w:r w:rsidR="000F425B">
          <w:rPr>
            <w:lang w:val="bs-Latn-BA"/>
          </w:rPr>
          <w:t>utv</w:t>
        </w:r>
      </w:ins>
      <w:ins w:id="1335" w:author="Rajo" w:date="2018-06-14T20:43:00Z">
        <w:r w:rsidR="000F425B">
          <w:rPr>
            <w:lang w:val="bs-Latn-BA"/>
          </w:rPr>
          <w:t>rđivanja prava koje on posjeduje u okviru sistema, nakon što se prethodno autentikovao</w:t>
        </w:r>
      </w:ins>
      <w:ins w:id="1336" w:author="Rajo" w:date="2018-06-14T20:44:00Z">
        <w:r w:rsidR="000F425B">
          <w:rPr>
            <w:lang w:val="bs-Latn-BA"/>
          </w:rPr>
          <w:t>, odnosno potvrdio svoj identitet</w:t>
        </w:r>
      </w:ins>
      <w:ins w:id="1337" w:author="Rajo" w:date="2018-06-14T20:43:00Z">
        <w:r w:rsidR="000F425B">
          <w:rPr>
            <w:lang w:val="bs-Latn-BA"/>
          </w:rPr>
          <w:t xml:space="preserve">. </w:t>
        </w:r>
      </w:ins>
      <w:ins w:id="1338" w:author="Rajo" w:date="2018-06-14T20:45:00Z">
        <w:r w:rsidR="000831C9">
          <w:rPr>
            <w:lang w:val="bs-Latn-BA"/>
          </w:rPr>
          <w:t xml:space="preserve">Sistem na osnovu identiteta korisnika pronalazi neke dodatne informacije o njemu, kao npr. da li pripada nekoj određenoj </w:t>
        </w:r>
      </w:ins>
      <w:ins w:id="1339" w:author="Rajo" w:date="2018-06-14T20:46:00Z">
        <w:r w:rsidR="000831C9">
          <w:rPr>
            <w:lang w:val="bs-Latn-BA"/>
          </w:rPr>
          <w:t xml:space="preserve">grupi korisnika, koja je njegova uloga </w:t>
        </w:r>
      </w:ins>
      <w:ins w:id="1340" w:author="Rajo" w:date="2018-06-14T21:32:00Z">
        <w:r w:rsidR="0006648D">
          <w:rPr>
            <w:lang w:val="bs-Latn-BA"/>
          </w:rPr>
          <w:t>u okviru</w:t>
        </w:r>
      </w:ins>
      <w:ins w:id="1341" w:author="Rajo" w:date="2018-06-14T20:46:00Z">
        <w:r w:rsidR="000831C9">
          <w:rPr>
            <w:lang w:val="bs-Latn-BA"/>
          </w:rPr>
          <w:t xml:space="preserve"> </w:t>
        </w:r>
      </w:ins>
      <w:ins w:id="1342" w:author="Rajo" w:date="2018-06-14T20:50:00Z">
        <w:r w:rsidR="00115471">
          <w:rPr>
            <w:lang w:val="bs-Latn-BA"/>
          </w:rPr>
          <w:t xml:space="preserve">sistema </w:t>
        </w:r>
      </w:ins>
      <w:ins w:id="1343" w:author="Rajo" w:date="2018-06-14T20:46:00Z">
        <w:r w:rsidR="000831C9">
          <w:rPr>
            <w:lang w:val="bs-Latn-BA"/>
          </w:rPr>
          <w:t xml:space="preserve">itd., te na osnovu toga </w:t>
        </w:r>
      </w:ins>
      <w:ins w:id="1344" w:author="Rajo" w:date="2018-06-14T21:02:00Z">
        <w:r w:rsidR="00976686">
          <w:rPr>
            <w:lang w:val="bs-Latn-BA"/>
          </w:rPr>
          <w:t xml:space="preserve">sprovodi pravila, odnosno </w:t>
        </w:r>
      </w:ins>
      <w:ins w:id="1345" w:author="Rajo" w:date="2018-06-14T20:47:00Z">
        <w:r w:rsidR="000831C9">
          <w:rPr>
            <w:lang w:val="bs-Latn-BA"/>
          </w:rPr>
          <w:t xml:space="preserve">određuje </w:t>
        </w:r>
      </w:ins>
      <w:ins w:id="1346" w:author="Rajo" w:date="2018-06-14T20:55:00Z">
        <w:r w:rsidR="00702C38">
          <w:rPr>
            <w:lang w:val="bs-Latn-BA"/>
          </w:rPr>
          <w:t>kojim resursima on mo</w:t>
        </w:r>
      </w:ins>
      <w:ins w:id="1347" w:author="Rajo" w:date="2018-06-14T20:56:00Z">
        <w:r w:rsidR="00702C38">
          <w:rPr>
            <w:lang w:val="bs-Latn-BA"/>
          </w:rPr>
          <w:t>že pristupiti i koje akcije su mu dozvoljene.</w:t>
        </w:r>
      </w:ins>
      <w:ins w:id="1348" w:author="Rajo" w:date="2018-06-14T20:57:00Z">
        <w:r w:rsidR="00195E54">
          <w:rPr>
            <w:lang w:val="bs-Latn-BA"/>
          </w:rPr>
          <w:t xml:space="preserve"> </w:t>
        </w:r>
      </w:ins>
      <w:ins w:id="1349" w:author="Rajo" w:date="2018-06-14T21:15:00Z">
        <w:r w:rsidR="00C62357">
          <w:rPr>
            <w:lang w:val="bs-Latn-BA"/>
          </w:rPr>
          <w:t>Kako bi sistem bio u stanju da sp</w:t>
        </w:r>
      </w:ins>
      <w:ins w:id="1350" w:author="Rajo" w:date="2018-06-14T21:16:00Z">
        <w:r w:rsidR="00C62357">
          <w:rPr>
            <w:lang w:val="bs-Latn-BA"/>
          </w:rPr>
          <w:t xml:space="preserve">rovodi ta pravila, on </w:t>
        </w:r>
      </w:ins>
      <w:ins w:id="1351" w:author="Rajo" w:date="2018-06-14T21:17:00Z">
        <w:r w:rsidR="00C62357">
          <w:rPr>
            <w:lang w:val="bs-Latn-BA"/>
          </w:rPr>
          <w:t xml:space="preserve">osim informacija o samom korisniku, mora imati </w:t>
        </w:r>
      </w:ins>
      <w:ins w:id="1352" w:author="Rajo" w:date="2018-06-14T21:25:00Z">
        <w:r w:rsidR="00036965">
          <w:rPr>
            <w:lang w:val="bs-Latn-BA"/>
          </w:rPr>
          <w:t>definisane</w:t>
        </w:r>
      </w:ins>
      <w:ins w:id="1353" w:author="Rajo" w:date="2018-06-14T21:26:00Z">
        <w:r w:rsidR="00036965">
          <w:rPr>
            <w:lang w:val="bs-Latn-BA"/>
          </w:rPr>
          <w:t xml:space="preserve"> </w:t>
        </w:r>
      </w:ins>
      <w:ins w:id="1354" w:author="Rajo" w:date="2018-06-14T21:22:00Z">
        <w:r w:rsidR="00036965">
          <w:rPr>
            <w:lang w:val="bs-Latn-BA"/>
          </w:rPr>
          <w:t>propise</w:t>
        </w:r>
      </w:ins>
      <w:ins w:id="1355" w:author="Rajo" w:date="2018-06-14T21:17:00Z">
        <w:r w:rsidR="00C62357">
          <w:rPr>
            <w:lang w:val="bs-Latn-BA"/>
          </w:rPr>
          <w:t xml:space="preserve"> koj</w:t>
        </w:r>
      </w:ins>
      <w:ins w:id="1356" w:author="Rajo" w:date="2018-06-14T21:24:00Z">
        <w:r w:rsidR="00036965">
          <w:rPr>
            <w:lang w:val="bs-Latn-BA"/>
          </w:rPr>
          <w:t>i</w:t>
        </w:r>
      </w:ins>
      <w:ins w:id="1357" w:author="Rajo" w:date="2018-06-14T21:26:00Z">
        <w:r w:rsidR="00036965">
          <w:rPr>
            <w:lang w:val="bs-Latn-BA"/>
          </w:rPr>
          <w:t xml:space="preserve"> određuju </w:t>
        </w:r>
      </w:ins>
      <w:ins w:id="1358" w:author="Rajo" w:date="2018-06-14T21:27:00Z">
        <w:r w:rsidR="00036965">
          <w:rPr>
            <w:lang w:val="bs-Latn-BA"/>
          </w:rPr>
          <w:t xml:space="preserve">prava i dozvole koje </w:t>
        </w:r>
      </w:ins>
      <w:ins w:id="1359" w:author="Rajo" w:date="2018-06-16T17:24:00Z">
        <w:r w:rsidR="00980D15">
          <w:rPr>
            <w:lang w:val="bs-Latn-BA"/>
          </w:rPr>
          <w:t xml:space="preserve">npr. </w:t>
        </w:r>
      </w:ins>
      <w:ins w:id="1360" w:author="Rajo" w:date="2018-06-14T21:27:00Z">
        <w:r w:rsidR="00036965">
          <w:rPr>
            <w:lang w:val="bs-Latn-BA"/>
          </w:rPr>
          <w:t>određene</w:t>
        </w:r>
      </w:ins>
      <w:ins w:id="1361" w:author="Rajo" w:date="2018-06-14T21:28:00Z">
        <w:r w:rsidR="00036965">
          <w:rPr>
            <w:lang w:val="bs-Latn-BA"/>
          </w:rPr>
          <w:t xml:space="preserve"> grupe </w:t>
        </w:r>
      </w:ins>
      <w:ins w:id="1362" w:author="Rajo" w:date="2018-06-14T21:30:00Z">
        <w:r w:rsidR="0006648D">
          <w:rPr>
            <w:lang w:val="bs-Latn-BA"/>
          </w:rPr>
          <w:t xml:space="preserve">i tipovi korisnika imaju </w:t>
        </w:r>
      </w:ins>
      <w:ins w:id="1363" w:author="Rajo" w:date="2018-06-16T17:12:00Z">
        <w:r w:rsidR="00705FE2">
          <w:rPr>
            <w:lang w:val="bs-Latn-BA"/>
          </w:rPr>
          <w:t>ka</w:t>
        </w:r>
      </w:ins>
      <w:ins w:id="1364" w:author="Rajo" w:date="2018-06-16T17:11:00Z">
        <w:r w:rsidR="00965CDE">
          <w:rPr>
            <w:lang w:val="bs-Latn-BA"/>
          </w:rPr>
          <w:t xml:space="preserve"> </w:t>
        </w:r>
      </w:ins>
      <w:ins w:id="1365" w:author="Rajo" w:date="2018-06-14T21:31:00Z">
        <w:r w:rsidR="0006648D">
          <w:rPr>
            <w:lang w:val="bs-Latn-BA"/>
          </w:rPr>
          <w:t>resurs</w:t>
        </w:r>
      </w:ins>
      <w:ins w:id="1366" w:author="Rajo" w:date="2018-06-16T17:12:00Z">
        <w:r w:rsidR="00705FE2">
          <w:rPr>
            <w:lang w:val="bs-Latn-BA"/>
          </w:rPr>
          <w:t>ima</w:t>
        </w:r>
      </w:ins>
      <w:ins w:id="1367" w:author="Rajo" w:date="2018-06-14T21:31:00Z">
        <w:r w:rsidR="0006648D">
          <w:rPr>
            <w:lang w:val="bs-Latn-BA"/>
          </w:rPr>
          <w:t xml:space="preserve"> ili funkcionalnosti</w:t>
        </w:r>
      </w:ins>
      <w:ins w:id="1368" w:author="Rajo" w:date="2018-06-16T17:12:00Z">
        <w:r w:rsidR="00705FE2">
          <w:rPr>
            <w:lang w:val="bs-Latn-BA"/>
          </w:rPr>
          <w:t>ma</w:t>
        </w:r>
      </w:ins>
      <w:ins w:id="1369" w:author="Rajo" w:date="2018-06-14T21:31:00Z">
        <w:r w:rsidR="0006648D">
          <w:rPr>
            <w:lang w:val="bs-Latn-BA"/>
          </w:rPr>
          <w:t xml:space="preserve"> sistema. </w:t>
        </w:r>
      </w:ins>
      <w:ins w:id="1370" w:author="Rajo" w:date="2018-06-16T17:24:00Z">
        <w:r w:rsidR="009F0751">
          <w:rPr>
            <w:lang w:val="bs-Latn-BA"/>
          </w:rPr>
          <w:t>Uobičajeno je da se k</w:t>
        </w:r>
      </w:ins>
      <w:ins w:id="1371" w:author="Rajo" w:date="2018-06-14T21:33:00Z">
        <w:r w:rsidR="00863D98">
          <w:rPr>
            <w:lang w:val="bs-Latn-BA"/>
          </w:rPr>
          <w:t>orisniku nakon registracije</w:t>
        </w:r>
      </w:ins>
      <w:ins w:id="1372" w:author="Rajo" w:date="2018-06-14T21:35:00Z">
        <w:r w:rsidR="00863D98">
          <w:rPr>
            <w:lang w:val="bs-Latn-BA"/>
          </w:rPr>
          <w:t>, bilo automatski ili od strane administratora sistema,</w:t>
        </w:r>
      </w:ins>
      <w:ins w:id="1373" w:author="Rajo" w:date="2018-06-14T21:33:00Z">
        <w:r w:rsidR="00863D98">
          <w:rPr>
            <w:lang w:val="bs-Latn-BA"/>
          </w:rPr>
          <w:t xml:space="preserve"> </w:t>
        </w:r>
      </w:ins>
      <w:ins w:id="1374" w:author="Rajo" w:date="2018-06-14T21:36:00Z">
        <w:r w:rsidR="00863D98">
          <w:rPr>
            <w:lang w:val="bs-Latn-BA"/>
          </w:rPr>
          <w:t>dodjeljuje pripadnost odgovarajuć</w:t>
        </w:r>
      </w:ins>
      <w:ins w:id="1375" w:author="Rajo" w:date="2018-06-14T21:38:00Z">
        <w:r w:rsidR="00863D98">
          <w:rPr>
            <w:lang w:val="bs-Latn-BA"/>
          </w:rPr>
          <w:t>oj</w:t>
        </w:r>
      </w:ins>
      <w:ins w:id="1376" w:author="Rajo" w:date="2018-06-14T21:37:00Z">
        <w:r w:rsidR="00863D98">
          <w:rPr>
            <w:lang w:val="bs-Latn-BA"/>
          </w:rPr>
          <w:t xml:space="preserve"> </w:t>
        </w:r>
      </w:ins>
      <w:ins w:id="1377" w:author="Rajo" w:date="2018-06-14T21:36:00Z">
        <w:r w:rsidR="00863D98">
          <w:rPr>
            <w:lang w:val="bs-Latn-BA"/>
          </w:rPr>
          <w:t>grupi</w:t>
        </w:r>
      </w:ins>
      <w:ins w:id="1378" w:author="Rajo" w:date="2018-06-14T21:38:00Z">
        <w:r w:rsidR="00863D98">
          <w:rPr>
            <w:lang w:val="bs-Latn-BA"/>
          </w:rPr>
          <w:t xml:space="preserve"> (grupama)</w:t>
        </w:r>
      </w:ins>
      <w:ins w:id="1379" w:author="Rajo" w:date="2018-06-14T21:36:00Z">
        <w:r w:rsidR="00863D98">
          <w:rPr>
            <w:lang w:val="bs-Latn-BA"/>
          </w:rPr>
          <w:t xml:space="preserve"> </w:t>
        </w:r>
      </w:ins>
      <w:ins w:id="1380" w:author="Rajo" w:date="2018-06-14T21:44:00Z">
        <w:r w:rsidR="00822126">
          <w:rPr>
            <w:lang w:val="bs-Latn-BA"/>
          </w:rPr>
          <w:t>i/</w:t>
        </w:r>
      </w:ins>
      <w:ins w:id="1381" w:author="Rajo" w:date="2018-06-14T21:36:00Z">
        <w:r w:rsidR="00863D98">
          <w:rPr>
            <w:lang w:val="bs-Latn-BA"/>
          </w:rPr>
          <w:t xml:space="preserve">ili odgovarajuća </w:t>
        </w:r>
      </w:ins>
      <w:ins w:id="1382" w:author="Rajo" w:date="2018-06-16T17:16:00Z">
        <w:r w:rsidR="00332FF3">
          <w:rPr>
            <w:lang w:val="bs-Latn-BA"/>
          </w:rPr>
          <w:t>uloga</w:t>
        </w:r>
      </w:ins>
      <w:ins w:id="1383" w:author="Rajo" w:date="2018-06-16T17:20:00Z">
        <w:r w:rsidR="00392F25">
          <w:rPr>
            <w:lang w:val="bs-Latn-BA"/>
          </w:rPr>
          <w:t>, čime on</w:t>
        </w:r>
      </w:ins>
      <w:ins w:id="1384" w:author="Rajo" w:date="2018-06-16T17:18:00Z">
        <w:r w:rsidR="00A554DE">
          <w:rPr>
            <w:lang w:val="bs-Latn-BA"/>
          </w:rPr>
          <w:t xml:space="preserve"> </w:t>
        </w:r>
      </w:ins>
      <w:ins w:id="1385" w:author="Rajo" w:date="2018-06-16T17:14:00Z">
        <w:r w:rsidR="009448FF">
          <w:rPr>
            <w:lang w:val="bs-Latn-BA"/>
          </w:rPr>
          <w:t>stiče</w:t>
        </w:r>
      </w:ins>
      <w:ins w:id="1386" w:author="Rajo" w:date="2018-06-14T21:37:00Z">
        <w:r w:rsidR="00863D98">
          <w:rPr>
            <w:lang w:val="bs-Latn-BA"/>
          </w:rPr>
          <w:t xml:space="preserve"> </w:t>
        </w:r>
      </w:ins>
      <w:ins w:id="1387" w:author="Rajo" w:date="2018-06-16T17:21:00Z">
        <w:r w:rsidR="00600096">
          <w:rPr>
            <w:lang w:val="bs-Latn-BA"/>
          </w:rPr>
          <w:t xml:space="preserve">određena </w:t>
        </w:r>
      </w:ins>
      <w:ins w:id="1388" w:author="Rajo" w:date="2018-06-14T21:37:00Z">
        <w:r w:rsidR="00863D98">
          <w:rPr>
            <w:lang w:val="bs-Latn-BA"/>
          </w:rPr>
          <w:t>prava pristupa</w:t>
        </w:r>
      </w:ins>
      <w:ins w:id="1389" w:author="Rajo" w:date="2018-06-16T17:19:00Z">
        <w:r w:rsidR="00EB12C9">
          <w:rPr>
            <w:lang w:val="bs-Latn-BA"/>
          </w:rPr>
          <w:t xml:space="preserve"> koja data grupa</w:t>
        </w:r>
      </w:ins>
      <w:ins w:id="1390" w:author="Rajo" w:date="2018-06-16T17:20:00Z">
        <w:r w:rsidR="00EB12C9">
          <w:rPr>
            <w:lang w:val="bs-Latn-BA"/>
          </w:rPr>
          <w:t>/uloga ima</w:t>
        </w:r>
      </w:ins>
      <w:ins w:id="1391" w:author="Rajo" w:date="2018-06-14T21:37:00Z">
        <w:r w:rsidR="00863D98">
          <w:rPr>
            <w:lang w:val="bs-Latn-BA"/>
          </w:rPr>
          <w:t xml:space="preserve"> ka </w:t>
        </w:r>
      </w:ins>
      <w:ins w:id="1392" w:author="Rajo" w:date="2018-06-16T17:18:00Z">
        <w:r w:rsidR="00A554DE">
          <w:rPr>
            <w:lang w:val="bs-Latn-BA"/>
          </w:rPr>
          <w:t xml:space="preserve">određenim </w:t>
        </w:r>
      </w:ins>
      <w:ins w:id="1393" w:author="Rajo" w:date="2018-06-14T21:37:00Z">
        <w:r w:rsidR="00863D98">
          <w:rPr>
            <w:lang w:val="bs-Latn-BA"/>
          </w:rPr>
          <w:t>resursima i funkcionalnostima</w:t>
        </w:r>
      </w:ins>
      <w:ins w:id="1394" w:author="Rajo" w:date="2018-06-16T17:21:00Z">
        <w:r w:rsidR="006E0A5A">
          <w:rPr>
            <w:lang w:val="bs-Latn-BA"/>
          </w:rPr>
          <w:t xml:space="preserve"> sistema</w:t>
        </w:r>
      </w:ins>
      <w:ins w:id="1395" w:author="Rajo" w:date="2018-06-14T21:43:00Z">
        <w:r w:rsidR="00530E93">
          <w:rPr>
            <w:lang w:val="bs-Latn-BA"/>
          </w:rPr>
          <w:t>.</w:t>
        </w:r>
      </w:ins>
      <w:ins w:id="1396" w:author="Rajo" w:date="2018-06-16T17:28:00Z">
        <w:r w:rsidR="00E92D72">
          <w:rPr>
            <w:lang w:val="bs-Latn-BA"/>
          </w:rPr>
          <w:t xml:space="preserve"> </w:t>
        </w:r>
      </w:ins>
    </w:p>
    <w:p w14:paraId="4BACEE14" w14:textId="3AAC44BE" w:rsidR="00E94ADE" w:rsidDel="00BE6959" w:rsidRDefault="005474C8">
      <w:pPr>
        <w:spacing w:line="240" w:lineRule="auto"/>
        <w:ind w:firstLine="360"/>
        <w:jc w:val="both"/>
        <w:rPr>
          <w:del w:id="1397" w:author="Rajo" w:date="2018-05-22T20:25:00Z"/>
          <w:lang w:val="bs-Latn-BA"/>
        </w:rPr>
        <w:pPrChange w:id="1398" w:author="Rajo" w:date="2018-06-17T14:44:00Z">
          <w:pPr>
            <w:spacing w:line="240" w:lineRule="auto"/>
            <w:jc w:val="both"/>
          </w:pPr>
        </w:pPrChange>
      </w:pPr>
      <w:ins w:id="1399" w:author="Rajo" w:date="2018-06-16T18:05:00Z">
        <w:r>
          <w:rPr>
            <w:lang w:val="bs-Latn-BA"/>
          </w:rPr>
          <w:t xml:space="preserve">Autorizacija je </w:t>
        </w:r>
      </w:ins>
      <w:ins w:id="1400" w:author="Rajo" w:date="2018-06-16T18:06:00Z">
        <w:r>
          <w:rPr>
            <w:lang w:val="bs-Latn-BA"/>
          </w:rPr>
          <w:t>bitna iz razloga što većina sistema, bilo poslovnih ili namijenjen</w:t>
        </w:r>
      </w:ins>
      <w:ins w:id="1401" w:author="Rajo" w:date="2018-06-16T18:17:00Z">
        <w:r w:rsidR="00E96FC1">
          <w:rPr>
            <w:lang w:val="bs-Latn-BA"/>
          </w:rPr>
          <w:t>ih</w:t>
        </w:r>
      </w:ins>
      <w:ins w:id="1402" w:author="Rajo" w:date="2018-06-16T18:06:00Z">
        <w:r>
          <w:rPr>
            <w:lang w:val="bs-Latn-BA"/>
          </w:rPr>
          <w:t xml:space="preserve"> </w:t>
        </w:r>
      </w:ins>
      <w:ins w:id="1403" w:author="Rajo" w:date="2018-06-16T18:17:00Z">
        <w:r w:rsidR="00E96FC1">
          <w:rPr>
            <w:lang w:val="bs-Latn-BA"/>
          </w:rPr>
          <w:t>javnosti</w:t>
        </w:r>
      </w:ins>
      <w:ins w:id="1404" w:author="Rajo" w:date="2018-06-16T18:06:00Z">
        <w:r>
          <w:rPr>
            <w:lang w:val="bs-Latn-BA"/>
          </w:rPr>
          <w:t>, posjeduje određene dijelove</w:t>
        </w:r>
      </w:ins>
      <w:ins w:id="1405" w:author="Rajo" w:date="2018-06-16T18:10:00Z">
        <w:r w:rsidR="00B2652B">
          <w:rPr>
            <w:lang w:val="bs-Latn-BA"/>
          </w:rPr>
          <w:t>/ogranke</w:t>
        </w:r>
      </w:ins>
      <w:ins w:id="1406" w:author="Rajo" w:date="2018-06-16T18:06:00Z">
        <w:r>
          <w:rPr>
            <w:lang w:val="bs-Latn-BA"/>
          </w:rPr>
          <w:t xml:space="preserve"> </w:t>
        </w:r>
        <w:r w:rsidR="00B2652B">
          <w:rPr>
            <w:lang w:val="bs-Latn-BA"/>
          </w:rPr>
          <w:t>koji ne</w:t>
        </w:r>
      </w:ins>
      <w:ins w:id="1407" w:author="Rajo" w:date="2018-06-16T18:07:00Z">
        <w:r w:rsidR="00B2652B">
          <w:rPr>
            <w:lang w:val="bs-Latn-BA"/>
          </w:rPr>
          <w:t xml:space="preserve"> </w:t>
        </w:r>
      </w:ins>
      <w:ins w:id="1408" w:author="Rajo" w:date="2018-06-16T18:06:00Z">
        <w:r w:rsidR="00B2652B">
          <w:rPr>
            <w:lang w:val="bs-Latn-BA"/>
          </w:rPr>
          <w:t xml:space="preserve">bi trebali </w:t>
        </w:r>
      </w:ins>
      <w:ins w:id="1409" w:author="Rajo" w:date="2018-06-16T18:07:00Z">
        <w:r w:rsidR="00B2652B">
          <w:rPr>
            <w:lang w:val="bs-Latn-BA"/>
          </w:rPr>
          <w:t>biti dostupni svima. Zavisno od veličine sistema, on može posje</w:t>
        </w:r>
      </w:ins>
      <w:ins w:id="1410" w:author="Rajo" w:date="2018-06-16T18:08:00Z">
        <w:r w:rsidR="00B2652B">
          <w:rPr>
            <w:lang w:val="bs-Latn-BA"/>
          </w:rPr>
          <w:t xml:space="preserve">dovati </w:t>
        </w:r>
      </w:ins>
      <w:ins w:id="1411" w:author="Rajo" w:date="2018-06-16T18:09:00Z">
        <w:r w:rsidR="00B2652B">
          <w:rPr>
            <w:lang w:val="bs-Latn-BA"/>
          </w:rPr>
          <w:t>određeni</w:t>
        </w:r>
      </w:ins>
      <w:ins w:id="1412" w:author="Rajo" w:date="2018-06-16T18:08:00Z">
        <w:r w:rsidR="00B2652B">
          <w:rPr>
            <w:lang w:val="bs-Latn-BA"/>
          </w:rPr>
          <w:t xml:space="preserve"> broj </w:t>
        </w:r>
      </w:ins>
      <w:ins w:id="1413" w:author="Rajo" w:date="2018-06-16T18:10:00Z">
        <w:r w:rsidR="00B2652B">
          <w:rPr>
            <w:lang w:val="bs-Latn-BA"/>
          </w:rPr>
          <w:t>ogranaka</w:t>
        </w:r>
      </w:ins>
      <w:ins w:id="1414" w:author="Rajo" w:date="2018-06-16T18:08:00Z">
        <w:r w:rsidR="00B2652B">
          <w:rPr>
            <w:lang w:val="bs-Latn-BA"/>
          </w:rPr>
          <w:t xml:space="preserve"> </w:t>
        </w:r>
      </w:ins>
      <w:ins w:id="1415" w:author="Rajo" w:date="2018-06-16T18:09:00Z">
        <w:r w:rsidR="00B2652B">
          <w:rPr>
            <w:lang w:val="bs-Latn-BA"/>
          </w:rPr>
          <w:t>koji sadrže osjetljive resurse</w:t>
        </w:r>
      </w:ins>
      <w:ins w:id="1416" w:author="Rajo" w:date="2018-06-16T18:28:00Z">
        <w:r w:rsidR="00AD6B02">
          <w:rPr>
            <w:lang w:val="bs-Latn-BA"/>
          </w:rPr>
          <w:t xml:space="preserve"> i p</w:t>
        </w:r>
      </w:ins>
      <w:ins w:id="1417" w:author="Rajo" w:date="2018-06-16T18:29:00Z">
        <w:r w:rsidR="00AD6B02">
          <w:rPr>
            <w:lang w:val="bs-Latn-BA"/>
          </w:rPr>
          <w:t>odatke</w:t>
        </w:r>
      </w:ins>
      <w:ins w:id="1418" w:author="Rajo" w:date="2018-06-16T18:12:00Z">
        <w:r w:rsidR="00B2652B">
          <w:rPr>
            <w:lang w:val="bs-Latn-BA"/>
          </w:rPr>
          <w:t xml:space="preserve">, </w:t>
        </w:r>
      </w:ins>
      <w:ins w:id="1419" w:author="Rajo" w:date="2018-06-16T18:29:00Z">
        <w:r w:rsidR="00AD6B02">
          <w:rPr>
            <w:lang w:val="bs-Latn-BA"/>
          </w:rPr>
          <w:t>i</w:t>
        </w:r>
      </w:ins>
      <w:ins w:id="1420" w:author="Rajo" w:date="2018-06-16T18:18:00Z">
        <w:r w:rsidR="00413AF1">
          <w:rPr>
            <w:lang w:val="bs-Latn-BA"/>
          </w:rPr>
          <w:t xml:space="preserve"> </w:t>
        </w:r>
      </w:ins>
      <w:ins w:id="1421" w:author="Rajo" w:date="2018-06-16T18:10:00Z">
        <w:r w:rsidR="00B2652B">
          <w:rPr>
            <w:lang w:val="bs-Latn-BA"/>
          </w:rPr>
          <w:t>kojima bi treba</w:t>
        </w:r>
      </w:ins>
      <w:ins w:id="1422" w:author="Rajo" w:date="2018-06-16T18:12:00Z">
        <w:r w:rsidR="00B2652B">
          <w:rPr>
            <w:lang w:val="bs-Latn-BA"/>
          </w:rPr>
          <w:t>li</w:t>
        </w:r>
      </w:ins>
      <w:ins w:id="1423" w:author="Rajo" w:date="2018-06-16T18:10:00Z">
        <w:r w:rsidR="00B2652B">
          <w:rPr>
            <w:lang w:val="bs-Latn-BA"/>
          </w:rPr>
          <w:t xml:space="preserve"> moći pristupiti </w:t>
        </w:r>
      </w:ins>
      <w:ins w:id="1424" w:author="Rajo" w:date="2018-06-16T18:12:00Z">
        <w:r w:rsidR="00B2652B">
          <w:rPr>
            <w:lang w:val="bs-Latn-BA"/>
          </w:rPr>
          <w:t xml:space="preserve">samo korisnici koji pripadaju tom ogranku, </w:t>
        </w:r>
      </w:ins>
      <w:ins w:id="1425" w:author="Rajo" w:date="2018-06-16T18:13:00Z">
        <w:r w:rsidR="00B2652B">
          <w:rPr>
            <w:lang w:val="bs-Latn-BA"/>
          </w:rPr>
          <w:t>odnosno određen</w:t>
        </w:r>
      </w:ins>
      <w:ins w:id="1426" w:author="Rajo" w:date="2018-06-16T18:18:00Z">
        <w:r w:rsidR="000B4EBB">
          <w:rPr>
            <w:lang w:val="bs-Latn-BA"/>
          </w:rPr>
          <w:t>oj</w:t>
        </w:r>
      </w:ins>
      <w:ins w:id="1427" w:author="Rajo" w:date="2018-06-16T18:13:00Z">
        <w:r w:rsidR="00B2652B">
          <w:rPr>
            <w:lang w:val="bs-Latn-BA"/>
          </w:rPr>
          <w:t xml:space="preserve"> grup</w:t>
        </w:r>
      </w:ins>
      <w:ins w:id="1428" w:author="Rajo" w:date="2018-06-16T18:18:00Z">
        <w:r w:rsidR="00501989">
          <w:rPr>
            <w:lang w:val="bs-Latn-BA"/>
          </w:rPr>
          <w:t>i</w:t>
        </w:r>
      </w:ins>
      <w:ins w:id="1429" w:author="Rajo" w:date="2018-06-16T18:12:00Z">
        <w:r w:rsidR="00B2652B">
          <w:rPr>
            <w:lang w:val="bs-Latn-BA"/>
          </w:rPr>
          <w:t xml:space="preserve">. </w:t>
        </w:r>
      </w:ins>
      <w:ins w:id="1430" w:author="Rajo" w:date="2018-06-16T18:15:00Z">
        <w:r w:rsidR="005C1011">
          <w:rPr>
            <w:lang w:val="bs-Latn-BA"/>
          </w:rPr>
          <w:t>N</w:t>
        </w:r>
      </w:ins>
      <w:ins w:id="1431" w:author="Rajo" w:date="2018-06-16T18:14:00Z">
        <w:r w:rsidR="005C1011">
          <w:rPr>
            <w:lang w:val="bs-Latn-BA"/>
          </w:rPr>
          <w:t xml:space="preserve">akon što se </w:t>
        </w:r>
      </w:ins>
      <w:ins w:id="1432" w:author="Rajo" w:date="2018-06-16T18:15:00Z">
        <w:r w:rsidR="005C1011">
          <w:rPr>
            <w:lang w:val="bs-Latn-BA"/>
          </w:rPr>
          <w:t>u okviru sistema/or</w:t>
        </w:r>
      </w:ins>
      <w:ins w:id="1433" w:author="Rajo" w:date="2018-06-16T18:16:00Z">
        <w:r w:rsidR="005C1011">
          <w:rPr>
            <w:lang w:val="bs-Latn-BA"/>
          </w:rPr>
          <w:t xml:space="preserve">ganizacije </w:t>
        </w:r>
      </w:ins>
      <w:ins w:id="1434" w:author="Rajo" w:date="2018-06-16T18:14:00Z">
        <w:r w:rsidR="005C1011">
          <w:rPr>
            <w:lang w:val="bs-Latn-BA"/>
          </w:rPr>
          <w:t>definišu grupe korisnika</w:t>
        </w:r>
      </w:ins>
      <w:ins w:id="1435" w:author="Rajo" w:date="2018-06-16T18:15:00Z">
        <w:r w:rsidR="005C1011">
          <w:rPr>
            <w:lang w:val="bs-Latn-BA"/>
          </w:rPr>
          <w:t xml:space="preserve">, kao npr. </w:t>
        </w:r>
      </w:ins>
      <w:ins w:id="1436" w:author="Rajo" w:date="2018-06-16T18:32:00Z">
        <w:r w:rsidR="00215517">
          <w:rPr>
            <w:lang w:val="bs-Latn-BA"/>
          </w:rPr>
          <w:t xml:space="preserve">u okviru banke - </w:t>
        </w:r>
      </w:ins>
      <w:ins w:id="1437" w:author="Rajo" w:date="2018-06-16T18:31:00Z">
        <w:r w:rsidR="00215517">
          <w:rPr>
            <w:lang w:val="bs-Latn-BA"/>
          </w:rPr>
          <w:t>klije</w:t>
        </w:r>
      </w:ins>
      <w:ins w:id="1438" w:author="Rajo" w:date="2018-06-16T18:32:00Z">
        <w:r w:rsidR="00215517">
          <w:rPr>
            <w:lang w:val="bs-Latn-BA"/>
          </w:rPr>
          <w:t xml:space="preserve">nti, </w:t>
        </w:r>
      </w:ins>
      <w:ins w:id="1439" w:author="Rajo" w:date="2018-06-16T18:19:00Z">
        <w:r w:rsidR="003B19BE">
          <w:rPr>
            <w:lang w:val="bs-Latn-BA"/>
          </w:rPr>
          <w:t>menad</w:t>
        </w:r>
        <w:r w:rsidR="0082083D">
          <w:rPr>
            <w:lang w:val="bs-Latn-BA"/>
          </w:rPr>
          <w:t>ž</w:t>
        </w:r>
        <w:r w:rsidR="003B19BE">
          <w:rPr>
            <w:lang w:val="bs-Latn-BA"/>
          </w:rPr>
          <w:t>ment</w:t>
        </w:r>
      </w:ins>
      <w:ins w:id="1440" w:author="Rajo" w:date="2018-06-16T18:15:00Z">
        <w:r w:rsidR="005C1011">
          <w:rPr>
            <w:lang w:val="bs-Latn-BA"/>
          </w:rPr>
          <w:t xml:space="preserve">, </w:t>
        </w:r>
      </w:ins>
      <w:ins w:id="1441" w:author="Rajo" w:date="2018-06-16T18:33:00Z">
        <w:r w:rsidR="00FC0BBC">
          <w:rPr>
            <w:lang w:val="bs-Latn-BA"/>
          </w:rPr>
          <w:t>finansije</w:t>
        </w:r>
      </w:ins>
      <w:ins w:id="1442" w:author="Rajo" w:date="2018-06-16T18:15:00Z">
        <w:r w:rsidR="005C1011">
          <w:rPr>
            <w:lang w:val="bs-Latn-BA"/>
          </w:rPr>
          <w:t xml:space="preserve">, tehničko osoblje, </w:t>
        </w:r>
      </w:ins>
      <w:ins w:id="1443" w:author="Rajo" w:date="2018-06-16T18:16:00Z">
        <w:r w:rsidR="005C1011">
          <w:rPr>
            <w:lang w:val="bs-Latn-BA"/>
          </w:rPr>
          <w:t>računovodstvo itd</w:t>
        </w:r>
      </w:ins>
      <w:ins w:id="1444" w:author="Rajo" w:date="2018-06-16T18:19:00Z">
        <w:r w:rsidR="004060D7">
          <w:rPr>
            <w:lang w:val="bs-Latn-BA"/>
          </w:rPr>
          <w:t>.</w:t>
        </w:r>
      </w:ins>
      <w:ins w:id="1445" w:author="Rajo" w:date="2018-06-16T18:16:00Z">
        <w:r w:rsidR="005C1011">
          <w:rPr>
            <w:lang w:val="bs-Latn-BA"/>
          </w:rPr>
          <w:t xml:space="preserve">, potrebno je definisati kojim resursima i funkcionalnostima </w:t>
        </w:r>
        <w:r w:rsidR="00E96FC1">
          <w:rPr>
            <w:lang w:val="bs-Latn-BA"/>
          </w:rPr>
          <w:t xml:space="preserve">njihovi članovi imaju </w:t>
        </w:r>
      </w:ins>
      <w:ins w:id="1446" w:author="Rajo" w:date="2018-06-16T18:17:00Z">
        <w:r w:rsidR="00E96FC1">
          <w:rPr>
            <w:lang w:val="bs-Latn-BA"/>
          </w:rPr>
          <w:t>pristup i koje akcije</w:t>
        </w:r>
      </w:ins>
      <w:ins w:id="1447" w:author="Rajo" w:date="2018-06-16T18:20:00Z">
        <w:r w:rsidR="000E5004">
          <w:rPr>
            <w:lang w:val="bs-Latn-BA"/>
          </w:rPr>
          <w:t xml:space="preserve"> oni mogu vršiti nad njima.</w:t>
        </w:r>
      </w:ins>
      <w:ins w:id="1448" w:author="Rajo" w:date="2018-06-16T18:21:00Z">
        <w:r w:rsidR="005C37ED">
          <w:rPr>
            <w:lang w:val="bs-Latn-BA"/>
          </w:rPr>
          <w:t xml:space="preserve"> </w:t>
        </w:r>
      </w:ins>
      <w:ins w:id="1449" w:author="Rajo" w:date="2018-06-16T18:29:00Z">
        <w:r w:rsidR="00215517">
          <w:rPr>
            <w:lang w:val="bs-Latn-BA"/>
          </w:rPr>
          <w:t xml:space="preserve">Npr. </w:t>
        </w:r>
      </w:ins>
      <w:ins w:id="1450" w:author="Rajo" w:date="2018-06-16T18:33:00Z">
        <w:r w:rsidR="00205FF8">
          <w:rPr>
            <w:lang w:val="bs-Latn-BA"/>
          </w:rPr>
          <w:t>u slučaju</w:t>
        </w:r>
      </w:ins>
      <w:ins w:id="1451" w:author="Rajo" w:date="2018-06-16T18:42:00Z">
        <w:r w:rsidR="00B059D2">
          <w:rPr>
            <w:lang w:val="bs-Latn-BA"/>
          </w:rPr>
          <w:t xml:space="preserve"> online sistema</w:t>
        </w:r>
      </w:ins>
      <w:ins w:id="1452" w:author="Rajo" w:date="2018-06-16T18:33:00Z">
        <w:r w:rsidR="00205FF8">
          <w:rPr>
            <w:lang w:val="bs-Latn-BA"/>
          </w:rPr>
          <w:t xml:space="preserve"> </w:t>
        </w:r>
      </w:ins>
      <w:ins w:id="1453" w:author="Rajo" w:date="2018-06-16T18:34:00Z">
        <w:r w:rsidR="00205FF8">
          <w:rPr>
            <w:lang w:val="bs-Latn-BA"/>
          </w:rPr>
          <w:t xml:space="preserve">banke, </w:t>
        </w:r>
      </w:ins>
      <w:ins w:id="1454" w:author="Rajo" w:date="2018-06-16T18:41:00Z">
        <w:r w:rsidR="00803ED6">
          <w:rPr>
            <w:lang w:val="bs-Latn-BA"/>
          </w:rPr>
          <w:t xml:space="preserve">korisnik iz </w:t>
        </w:r>
      </w:ins>
      <w:ins w:id="1455" w:author="Rajo" w:date="2018-06-16T18:35:00Z">
        <w:r w:rsidR="00205FF8">
          <w:rPr>
            <w:lang w:val="bs-Latn-BA"/>
          </w:rPr>
          <w:t>grup</w:t>
        </w:r>
      </w:ins>
      <w:ins w:id="1456" w:author="Rajo" w:date="2018-06-16T18:41:00Z">
        <w:r w:rsidR="00803ED6">
          <w:rPr>
            <w:lang w:val="bs-Latn-BA"/>
          </w:rPr>
          <w:t>e</w:t>
        </w:r>
      </w:ins>
      <w:ins w:id="1457" w:author="Rajo" w:date="2018-06-16T18:35:00Z">
        <w:r w:rsidR="00205FF8">
          <w:rPr>
            <w:lang w:val="bs-Latn-BA"/>
          </w:rPr>
          <w:t xml:space="preserve"> </w:t>
        </w:r>
      </w:ins>
      <w:ins w:id="1458" w:author="Rajo" w:date="2018-06-16T18:36:00Z">
        <w:r w:rsidR="00ED21F9">
          <w:rPr>
            <w:lang w:val="bs-Latn-BA"/>
          </w:rPr>
          <w:t>klijenata</w:t>
        </w:r>
      </w:ins>
      <w:ins w:id="1459" w:author="Rajo" w:date="2018-06-16T18:34:00Z">
        <w:r w:rsidR="00205FF8">
          <w:rPr>
            <w:lang w:val="bs-Latn-BA"/>
          </w:rPr>
          <w:t xml:space="preserve"> ima pristup </w:t>
        </w:r>
      </w:ins>
      <w:ins w:id="1460" w:author="Rajo" w:date="2018-06-16T18:39:00Z">
        <w:r w:rsidR="0000745D">
          <w:rPr>
            <w:lang w:val="bs-Latn-BA"/>
          </w:rPr>
          <w:t>pregledu</w:t>
        </w:r>
      </w:ins>
      <w:ins w:id="1461" w:author="Rajo" w:date="2018-06-16T18:34:00Z">
        <w:r w:rsidR="00205FF8">
          <w:rPr>
            <w:lang w:val="bs-Latn-BA"/>
          </w:rPr>
          <w:t xml:space="preserve"> </w:t>
        </w:r>
      </w:ins>
      <w:ins w:id="1462" w:author="Rajo" w:date="2018-06-16T18:40:00Z">
        <w:r w:rsidR="00A9221B">
          <w:rPr>
            <w:lang w:val="bs-Latn-BA"/>
          </w:rPr>
          <w:t xml:space="preserve">isključivo </w:t>
        </w:r>
      </w:ins>
      <w:ins w:id="1463" w:author="Rajo" w:date="2018-06-16T18:36:00Z">
        <w:r w:rsidR="0013627A">
          <w:rPr>
            <w:lang w:val="bs-Latn-BA"/>
          </w:rPr>
          <w:t>svojih</w:t>
        </w:r>
        <w:r w:rsidR="00205FF8">
          <w:rPr>
            <w:lang w:val="bs-Latn-BA"/>
          </w:rPr>
          <w:t xml:space="preserve"> </w:t>
        </w:r>
      </w:ins>
      <w:ins w:id="1464" w:author="Rajo" w:date="2018-06-16T18:34:00Z">
        <w:r w:rsidR="00205FF8">
          <w:rPr>
            <w:lang w:val="bs-Latn-BA"/>
          </w:rPr>
          <w:t>transakc</w:t>
        </w:r>
      </w:ins>
      <w:ins w:id="1465" w:author="Rajo" w:date="2018-06-16T18:36:00Z">
        <w:r w:rsidR="004C0D4F">
          <w:rPr>
            <w:lang w:val="bs-Latn-BA"/>
          </w:rPr>
          <w:t>ija</w:t>
        </w:r>
      </w:ins>
      <w:ins w:id="1466" w:author="Rajo" w:date="2018-06-16T18:35:00Z">
        <w:r w:rsidR="00205FF8">
          <w:rPr>
            <w:lang w:val="bs-Latn-BA"/>
          </w:rPr>
          <w:t xml:space="preserve"> kao i mogućnost </w:t>
        </w:r>
      </w:ins>
      <w:ins w:id="1467" w:author="Rajo" w:date="2018-06-16T18:37:00Z">
        <w:r w:rsidR="00953A19">
          <w:rPr>
            <w:lang w:val="bs-Latn-BA"/>
          </w:rPr>
          <w:t>obavljanja novih</w:t>
        </w:r>
        <w:r w:rsidR="00E729AC">
          <w:rPr>
            <w:lang w:val="bs-Latn-BA"/>
          </w:rPr>
          <w:t>, dok</w:t>
        </w:r>
      </w:ins>
      <w:ins w:id="1468" w:author="Rajo" w:date="2018-06-16T18:41:00Z">
        <w:r w:rsidR="00063813">
          <w:rPr>
            <w:lang w:val="bs-Latn-BA"/>
          </w:rPr>
          <w:t xml:space="preserve"> </w:t>
        </w:r>
        <w:r w:rsidR="00133AAF">
          <w:rPr>
            <w:lang w:val="bs-Latn-BA"/>
          </w:rPr>
          <w:t>korisnik</w:t>
        </w:r>
        <w:r w:rsidR="00063813">
          <w:rPr>
            <w:lang w:val="bs-Latn-BA"/>
          </w:rPr>
          <w:t xml:space="preserve"> iz</w:t>
        </w:r>
      </w:ins>
      <w:ins w:id="1469" w:author="Rajo" w:date="2018-06-16T18:34:00Z">
        <w:r w:rsidR="00205FF8">
          <w:rPr>
            <w:lang w:val="bs-Latn-BA"/>
          </w:rPr>
          <w:t xml:space="preserve"> </w:t>
        </w:r>
      </w:ins>
      <w:ins w:id="1470" w:author="Rajo" w:date="2018-06-16T18:29:00Z">
        <w:r w:rsidR="00215517">
          <w:rPr>
            <w:lang w:val="bs-Latn-BA"/>
          </w:rPr>
          <w:t>grup</w:t>
        </w:r>
      </w:ins>
      <w:ins w:id="1471" w:author="Rajo" w:date="2018-06-16T18:41:00Z">
        <w:r w:rsidR="00063813">
          <w:rPr>
            <w:lang w:val="bs-Latn-BA"/>
          </w:rPr>
          <w:t>e</w:t>
        </w:r>
      </w:ins>
      <w:ins w:id="1472" w:author="Rajo" w:date="2018-06-16T18:38:00Z">
        <w:r w:rsidR="00E729AC">
          <w:rPr>
            <w:lang w:val="bs-Latn-BA"/>
          </w:rPr>
          <w:t xml:space="preserve"> finansija</w:t>
        </w:r>
      </w:ins>
      <w:ins w:id="1473" w:author="Rajo" w:date="2018-06-16T18:29:00Z">
        <w:r w:rsidR="00215517">
          <w:rPr>
            <w:lang w:val="bs-Latn-BA"/>
          </w:rPr>
          <w:t xml:space="preserve"> </w:t>
        </w:r>
      </w:ins>
      <w:ins w:id="1474" w:author="Rajo" w:date="2018-06-16T18:38:00Z">
        <w:r w:rsidR="00E729AC">
          <w:rPr>
            <w:lang w:val="bs-Latn-BA"/>
          </w:rPr>
          <w:t xml:space="preserve">ima samo mogućnost pregleda transakcija </w:t>
        </w:r>
      </w:ins>
      <w:ins w:id="1475" w:author="Rajo" w:date="2018-06-16T18:39:00Z">
        <w:r w:rsidR="0000745D">
          <w:rPr>
            <w:lang w:val="bs-Latn-BA"/>
          </w:rPr>
          <w:t>svojih</w:t>
        </w:r>
      </w:ins>
      <w:ins w:id="1476" w:author="Rajo" w:date="2018-06-16T18:38:00Z">
        <w:r w:rsidR="00E729AC">
          <w:rPr>
            <w:lang w:val="bs-Latn-BA"/>
          </w:rPr>
          <w:t xml:space="preserve"> klijenata</w:t>
        </w:r>
      </w:ins>
      <w:ins w:id="1477" w:author="Rajo" w:date="2018-06-16T18:31:00Z">
        <w:r w:rsidR="00215517">
          <w:rPr>
            <w:lang w:val="bs-Latn-BA"/>
          </w:rPr>
          <w:t xml:space="preserve">. </w:t>
        </w:r>
      </w:ins>
      <w:ins w:id="1478" w:author="Rajo" w:date="2018-06-16T18:25:00Z">
        <w:r w:rsidR="005C37ED">
          <w:rPr>
            <w:lang w:val="bs-Latn-BA"/>
          </w:rPr>
          <w:t xml:space="preserve">Kako bi gore navedeno bilo moguće </w:t>
        </w:r>
      </w:ins>
      <w:ins w:id="1479" w:author="Rajo" w:date="2018-06-16T18:42:00Z">
        <w:r w:rsidR="001864E6">
          <w:rPr>
            <w:lang w:val="bs-Latn-BA"/>
          </w:rPr>
          <w:t>ostvariti i definisati</w:t>
        </w:r>
      </w:ins>
      <w:ins w:id="1480" w:author="Rajo" w:date="2018-06-16T18:26:00Z">
        <w:r w:rsidR="005C37ED">
          <w:rPr>
            <w:lang w:val="bs-Latn-BA"/>
          </w:rPr>
          <w:t>, s</w:t>
        </w:r>
      </w:ins>
      <w:ins w:id="1481" w:author="Rajo" w:date="2018-06-16T18:21:00Z">
        <w:r w:rsidR="005C37ED">
          <w:rPr>
            <w:lang w:val="bs-Latn-BA"/>
          </w:rPr>
          <w:t>igurnosni sistem</w:t>
        </w:r>
      </w:ins>
      <w:ins w:id="1482" w:author="Rajo" w:date="2018-06-16T18:22:00Z">
        <w:r w:rsidR="005C37ED">
          <w:rPr>
            <w:lang w:val="bs-Latn-BA"/>
          </w:rPr>
          <w:t>i određenog tipa</w:t>
        </w:r>
      </w:ins>
      <w:ins w:id="1483" w:author="Rajo" w:date="2018-06-16T18:21:00Z">
        <w:r w:rsidR="005C37ED">
          <w:rPr>
            <w:lang w:val="bs-Latn-BA"/>
          </w:rPr>
          <w:t xml:space="preserve"> kao što je npr. IAM (</w:t>
        </w:r>
        <w:proofErr w:type="spellStart"/>
        <w:r w:rsidR="005C37ED" w:rsidRPr="005C37ED">
          <w:rPr>
            <w:i/>
            <w:lang w:val="bs-Latn-BA"/>
            <w:rPrChange w:id="1484" w:author="Rajo" w:date="2018-06-16T18:21:00Z">
              <w:rPr>
                <w:lang w:val="bs-Latn-BA"/>
              </w:rPr>
            </w:rPrChange>
          </w:rPr>
          <w:t>Identity</w:t>
        </w:r>
        <w:proofErr w:type="spellEnd"/>
        <w:r w:rsidR="005C37ED" w:rsidRPr="005C37ED">
          <w:rPr>
            <w:i/>
            <w:lang w:val="bs-Latn-BA"/>
            <w:rPrChange w:id="1485" w:author="Rajo" w:date="2018-06-16T18:21:00Z">
              <w:rPr>
                <w:lang w:val="bs-Latn-BA"/>
              </w:rPr>
            </w:rPrChange>
          </w:rPr>
          <w:t xml:space="preserve"> </w:t>
        </w:r>
        <w:proofErr w:type="spellStart"/>
        <w:r w:rsidR="005C37ED" w:rsidRPr="005C37ED">
          <w:rPr>
            <w:i/>
            <w:lang w:val="bs-Latn-BA"/>
            <w:rPrChange w:id="1486" w:author="Rajo" w:date="2018-06-16T18:21:00Z">
              <w:rPr>
                <w:lang w:val="bs-Latn-BA"/>
              </w:rPr>
            </w:rPrChange>
          </w:rPr>
          <w:t>and</w:t>
        </w:r>
        <w:proofErr w:type="spellEnd"/>
        <w:r w:rsidR="005C37ED" w:rsidRPr="005C37ED">
          <w:rPr>
            <w:i/>
            <w:lang w:val="bs-Latn-BA"/>
            <w:rPrChange w:id="1487" w:author="Rajo" w:date="2018-06-16T18:21:00Z">
              <w:rPr>
                <w:lang w:val="bs-Latn-BA"/>
              </w:rPr>
            </w:rPrChange>
          </w:rPr>
          <w:t xml:space="preserve"> Access Management</w:t>
        </w:r>
        <w:r w:rsidR="005C37ED">
          <w:rPr>
            <w:lang w:val="bs-Latn-BA"/>
          </w:rPr>
          <w:t>)</w:t>
        </w:r>
      </w:ins>
      <w:ins w:id="1488" w:author="Rajo" w:date="2018-06-16T18:22:00Z">
        <w:r w:rsidR="005C37ED">
          <w:rPr>
            <w:lang w:val="bs-Latn-BA"/>
          </w:rPr>
          <w:t xml:space="preserve"> posjeduju </w:t>
        </w:r>
      </w:ins>
      <w:ins w:id="1489" w:author="Rajo" w:date="2018-06-16T18:23:00Z">
        <w:r w:rsidR="005C37ED">
          <w:rPr>
            <w:lang w:val="bs-Latn-BA"/>
          </w:rPr>
          <w:t>funkcionalnost koja administratorima nudi mogućnost kreiranja</w:t>
        </w:r>
      </w:ins>
      <w:ins w:id="1490" w:author="Rajo" w:date="2018-06-16T18:24:00Z">
        <w:r w:rsidR="005C37ED">
          <w:rPr>
            <w:lang w:val="bs-Latn-BA"/>
          </w:rPr>
          <w:t>/</w:t>
        </w:r>
      </w:ins>
      <w:ins w:id="1491" w:author="Rajo" w:date="2018-06-16T18:25:00Z">
        <w:r w:rsidR="005C37ED">
          <w:rPr>
            <w:lang w:val="bs-Latn-BA"/>
          </w:rPr>
          <w:t>uređivanja</w:t>
        </w:r>
      </w:ins>
      <w:ins w:id="1492" w:author="Rajo" w:date="2018-06-16T18:24:00Z">
        <w:r w:rsidR="005C37ED">
          <w:rPr>
            <w:lang w:val="bs-Latn-BA"/>
          </w:rPr>
          <w:t xml:space="preserve"> autorizacionih pravila, </w:t>
        </w:r>
      </w:ins>
      <w:ins w:id="1493" w:author="Rajo" w:date="2018-06-16T18:26:00Z">
        <w:r w:rsidR="005C37ED">
          <w:rPr>
            <w:lang w:val="bs-Latn-BA"/>
          </w:rPr>
          <w:t>uključujući sve</w:t>
        </w:r>
      </w:ins>
      <w:ins w:id="1494" w:author="Rajo" w:date="2018-06-16T18:43:00Z">
        <w:r w:rsidR="00A9251F">
          <w:rPr>
            <w:lang w:val="bs-Latn-BA"/>
          </w:rPr>
          <w:t xml:space="preserve"> ono</w:t>
        </w:r>
      </w:ins>
      <w:ins w:id="1495" w:author="Rajo" w:date="2018-06-16T18:26:00Z">
        <w:r w:rsidR="005C37ED">
          <w:rPr>
            <w:lang w:val="bs-Latn-BA"/>
          </w:rPr>
          <w:t xml:space="preserve"> što je potrebno za to, odnosno kreiranje/uređivanje korisničkih naloga, </w:t>
        </w:r>
      </w:ins>
      <w:ins w:id="1496" w:author="Rajo" w:date="2018-06-16T18:27:00Z">
        <w:r w:rsidR="00FA0E15">
          <w:rPr>
            <w:lang w:val="bs-Latn-BA"/>
          </w:rPr>
          <w:t xml:space="preserve">grupa, uloga, privilegija, dozvola itd. </w:t>
        </w:r>
      </w:ins>
      <w:del w:id="1497" w:author="Rajo" w:date="2018-06-16T18:01:00Z">
        <w:r w:rsidR="00CC5052" w:rsidDel="005474C8">
          <w:rPr>
            <w:lang w:val="bs-Latn-BA"/>
          </w:rPr>
          <w:delText>Autentikacija provjerava identitet korisnika i omogućava autorizaciju. Autorizacioni propisi diktiraju šta korisnik ima pravo da izvršava. Npr. bilo koja mušterija banke može kreirati svoj nalog kako bi pristupila online sistemu banke, ali autorizacioni propisi banke moraju da se pobrinu za to da samo taj korisnik ima pravo pristupa svom ličnom nalogu nakon što se potvrdi njegov identitet. Jednostavno rečeno, autorizacija je proces sprovođenja pravila: određivanje kojim vrstama ili funkcionalnostima aktivnosti, resursa ili usluga korisnik ima pristup. Uobičajeno, autorizacija se dešava u okviru procesa autentikacije. Nakon što se korisnik autentikuje, mogu mu se odobriti različiti tipovi pristupa ili aktivnosti.</w:delText>
        </w:r>
      </w:del>
    </w:p>
    <w:p w14:paraId="56219E4A" w14:textId="77777777" w:rsidR="00BE6959" w:rsidRDefault="00BE6959">
      <w:pPr>
        <w:spacing w:line="240" w:lineRule="auto"/>
        <w:ind w:firstLine="360"/>
        <w:jc w:val="both"/>
        <w:rPr>
          <w:ins w:id="1498" w:author="Rajo" w:date="2018-06-16T18:44:00Z"/>
          <w:lang w:val="bs-Latn-BA"/>
        </w:rPr>
        <w:pPrChange w:id="1499" w:author="Rajo" w:date="2018-06-17T14:44:00Z">
          <w:pPr>
            <w:spacing w:line="240" w:lineRule="auto"/>
            <w:ind w:firstLine="576"/>
            <w:jc w:val="both"/>
          </w:pPr>
        </w:pPrChange>
      </w:pPr>
    </w:p>
    <w:p w14:paraId="4436454A" w14:textId="62C25D3D" w:rsidR="00E94ADE" w:rsidDel="00BE6959" w:rsidRDefault="00E94ADE">
      <w:pPr>
        <w:spacing w:line="240" w:lineRule="auto"/>
        <w:ind w:firstLine="360"/>
        <w:jc w:val="both"/>
        <w:rPr>
          <w:del w:id="1500" w:author="Rajo" w:date="2018-06-16T18:02:00Z"/>
          <w:lang w:val="bs-Latn-BA"/>
        </w:rPr>
        <w:pPrChange w:id="1501" w:author="Rajo" w:date="2018-06-17T14:44:00Z">
          <w:pPr>
            <w:spacing w:line="240" w:lineRule="auto"/>
            <w:jc w:val="both"/>
          </w:pPr>
        </w:pPrChange>
      </w:pPr>
    </w:p>
    <w:p w14:paraId="557FDDA0" w14:textId="7DD60117" w:rsidR="00BE6959" w:rsidRDefault="00BE6959">
      <w:pPr>
        <w:spacing w:line="240" w:lineRule="auto"/>
        <w:ind w:firstLine="360"/>
        <w:jc w:val="both"/>
        <w:rPr>
          <w:ins w:id="1502" w:author="Rajo" w:date="2018-06-16T18:44:00Z"/>
          <w:lang w:val="bs-Latn-BA"/>
        </w:rPr>
        <w:pPrChange w:id="1503" w:author="Rajo" w:date="2018-06-17T14:44:00Z">
          <w:pPr>
            <w:spacing w:line="240" w:lineRule="auto"/>
            <w:jc w:val="both"/>
          </w:pPr>
        </w:pPrChange>
      </w:pPr>
      <w:ins w:id="1504" w:author="Rajo" w:date="2018-06-16T18:44:00Z">
        <w:r>
          <w:rPr>
            <w:lang w:val="bs-Latn-BA"/>
          </w:rPr>
          <w:t>Pored gore navedenog načina definisanja autorizacio</w:t>
        </w:r>
      </w:ins>
      <w:ins w:id="1505" w:author="Rajo" w:date="2018-06-16T18:45:00Z">
        <w:r>
          <w:rPr>
            <w:lang w:val="bs-Latn-BA"/>
          </w:rPr>
          <w:t xml:space="preserve">nih propisa, koji predstavlja njihovo eksplicitno </w:t>
        </w:r>
      </w:ins>
      <w:ins w:id="1506" w:author="Rajo" w:date="2018-06-16T18:46:00Z">
        <w:r>
          <w:rPr>
            <w:lang w:val="bs-Latn-BA"/>
          </w:rPr>
          <w:t xml:space="preserve">kreiranja od strane administratora sistema upotrebom odgovarajućih alata, </w:t>
        </w:r>
      </w:ins>
      <w:ins w:id="1507" w:author="Rajo" w:date="2018-06-16T18:47:00Z">
        <w:r>
          <w:rPr>
            <w:lang w:val="bs-Latn-BA"/>
          </w:rPr>
          <w:t>oni mogu biti i implicitno kreirani od strane korisnika sistema, kao što je to npr. slučaj sa socijalnim mrežama</w:t>
        </w:r>
      </w:ins>
      <w:ins w:id="1508" w:author="Rajo" w:date="2018-06-16T18:48:00Z">
        <w:r w:rsidR="00EF380E">
          <w:rPr>
            <w:lang w:val="bs-Latn-BA"/>
          </w:rPr>
          <w:t xml:space="preserve">. </w:t>
        </w:r>
      </w:ins>
      <w:ins w:id="1509" w:author="Rajo" w:date="2018-06-16T18:59:00Z">
        <w:r w:rsidR="0066772F">
          <w:rPr>
            <w:lang w:val="bs-Latn-BA"/>
          </w:rPr>
          <w:t>Nekada</w:t>
        </w:r>
      </w:ins>
      <w:ins w:id="1510" w:author="Rajo" w:date="2018-06-16T18:58:00Z">
        <w:r w:rsidR="00D0583D">
          <w:rPr>
            <w:lang w:val="bs-Latn-BA"/>
          </w:rPr>
          <w:t xml:space="preserve"> ranije</w:t>
        </w:r>
      </w:ins>
      <w:ins w:id="1511" w:author="Rajo" w:date="2018-06-16T19:18:00Z">
        <w:r w:rsidR="005B29B9">
          <w:rPr>
            <w:lang w:val="bs-Latn-BA"/>
          </w:rPr>
          <w:t xml:space="preserve"> su</w:t>
        </w:r>
      </w:ins>
      <w:ins w:id="1512" w:author="Rajo" w:date="2018-06-16T18:52:00Z">
        <w:r w:rsidR="00EF380E">
          <w:rPr>
            <w:lang w:val="bs-Latn-BA"/>
          </w:rPr>
          <w:t xml:space="preserve"> </w:t>
        </w:r>
      </w:ins>
      <w:ins w:id="1513" w:author="Rajo" w:date="2018-06-16T18:53:00Z">
        <w:r w:rsidR="00EF380E">
          <w:rPr>
            <w:lang w:val="bs-Latn-BA"/>
          </w:rPr>
          <w:t xml:space="preserve">te </w:t>
        </w:r>
      </w:ins>
      <w:ins w:id="1514" w:author="Rajo" w:date="2018-06-16T18:54:00Z">
        <w:r w:rsidR="00EF380E">
          <w:rPr>
            <w:lang w:val="bs-Latn-BA"/>
          </w:rPr>
          <w:t>mogućnosti</w:t>
        </w:r>
      </w:ins>
      <w:ins w:id="1515" w:author="Rajo" w:date="2018-06-16T18:53:00Z">
        <w:r w:rsidR="00EF380E">
          <w:rPr>
            <w:lang w:val="bs-Latn-BA"/>
          </w:rPr>
          <w:t xml:space="preserve"> </w:t>
        </w:r>
      </w:ins>
      <w:ins w:id="1516" w:author="Rajo" w:date="2018-06-16T18:54:00Z">
        <w:r w:rsidR="00EF380E">
          <w:rPr>
            <w:lang w:val="bs-Latn-BA"/>
          </w:rPr>
          <w:t xml:space="preserve">bile </w:t>
        </w:r>
      </w:ins>
      <w:ins w:id="1517" w:author="Rajo" w:date="2018-06-16T19:09:00Z">
        <w:r w:rsidR="002D7D5C">
          <w:rPr>
            <w:lang w:val="bs-Latn-BA"/>
          </w:rPr>
          <w:t>prilično</w:t>
        </w:r>
      </w:ins>
      <w:ins w:id="1518" w:author="Rajo" w:date="2018-06-16T18:54:00Z">
        <w:r w:rsidR="00EF380E">
          <w:rPr>
            <w:lang w:val="bs-Latn-BA"/>
          </w:rPr>
          <w:t xml:space="preserve"> ograničene i svodile su se na samo nekoliko pravila koje </w:t>
        </w:r>
      </w:ins>
      <w:ins w:id="1519" w:author="Rajo" w:date="2018-06-16T19:04:00Z">
        <w:r w:rsidR="00612730">
          <w:rPr>
            <w:lang w:val="bs-Latn-BA"/>
          </w:rPr>
          <w:t>koris</w:t>
        </w:r>
      </w:ins>
      <w:ins w:id="1520" w:author="Rajo" w:date="2018-06-16T19:05:00Z">
        <w:r w:rsidR="00612730">
          <w:rPr>
            <w:lang w:val="bs-Latn-BA"/>
          </w:rPr>
          <w:t>nik</w:t>
        </w:r>
      </w:ins>
      <w:ins w:id="1521" w:author="Rajo" w:date="2018-06-16T18:54:00Z">
        <w:r w:rsidR="00EF380E">
          <w:rPr>
            <w:lang w:val="bs-Latn-BA"/>
          </w:rPr>
          <w:t xml:space="preserve"> </w:t>
        </w:r>
      </w:ins>
      <w:ins w:id="1522" w:author="Rajo" w:date="2018-06-16T19:05:00Z">
        <w:r w:rsidR="000B6B73">
          <w:rPr>
            <w:lang w:val="bs-Latn-BA"/>
          </w:rPr>
          <w:t>može</w:t>
        </w:r>
      </w:ins>
      <w:ins w:id="1523" w:author="Rajo" w:date="2018-06-16T18:54:00Z">
        <w:r w:rsidR="00EF380E">
          <w:rPr>
            <w:lang w:val="bs-Latn-BA"/>
          </w:rPr>
          <w:t xml:space="preserve"> definisati</w:t>
        </w:r>
      </w:ins>
      <w:ins w:id="1524" w:author="Rajo" w:date="2018-06-16T19:07:00Z">
        <w:r w:rsidR="00D4423C">
          <w:rPr>
            <w:lang w:val="bs-Latn-BA"/>
          </w:rPr>
          <w:t>.</w:t>
        </w:r>
      </w:ins>
      <w:ins w:id="1525" w:author="Rajo" w:date="2018-06-16T18:59:00Z">
        <w:r w:rsidR="0066772F">
          <w:rPr>
            <w:lang w:val="bs-Latn-BA"/>
          </w:rPr>
          <w:t xml:space="preserve"> </w:t>
        </w:r>
      </w:ins>
      <w:ins w:id="1526" w:author="Rajo" w:date="2018-06-16T19:07:00Z">
        <w:r w:rsidR="00D4423C">
          <w:rPr>
            <w:lang w:val="bs-Latn-BA"/>
          </w:rPr>
          <w:t>Međutim</w:t>
        </w:r>
        <w:r w:rsidR="00AE1927">
          <w:rPr>
            <w:lang w:val="bs-Latn-BA"/>
          </w:rPr>
          <w:t>,</w:t>
        </w:r>
        <w:r w:rsidR="00D4423C">
          <w:rPr>
            <w:lang w:val="bs-Latn-BA"/>
          </w:rPr>
          <w:t xml:space="preserve"> u</w:t>
        </w:r>
      </w:ins>
      <w:ins w:id="1527" w:author="Rajo" w:date="2018-06-16T18:56:00Z">
        <w:r w:rsidR="00EF380E">
          <w:rPr>
            <w:lang w:val="bs-Latn-BA"/>
          </w:rPr>
          <w:t xml:space="preserve"> današnje vrijeme</w:t>
        </w:r>
      </w:ins>
      <w:ins w:id="1528" w:author="Rajo" w:date="2018-06-16T18:58:00Z">
        <w:r w:rsidR="0066772F">
          <w:rPr>
            <w:lang w:val="bs-Latn-BA"/>
          </w:rPr>
          <w:t xml:space="preserve"> </w:t>
        </w:r>
      </w:ins>
      <w:ins w:id="1529" w:author="Rajo" w:date="2018-06-16T19:15:00Z">
        <w:r w:rsidR="00931C27">
          <w:rPr>
            <w:lang w:val="bs-Latn-BA"/>
          </w:rPr>
          <w:t>je</w:t>
        </w:r>
      </w:ins>
      <w:ins w:id="1530" w:author="Rajo" w:date="2018-06-16T19:07:00Z">
        <w:r w:rsidR="00D4423C">
          <w:rPr>
            <w:lang w:val="bs-Latn-BA"/>
          </w:rPr>
          <w:t xml:space="preserve"> </w:t>
        </w:r>
      </w:ins>
      <w:ins w:id="1531" w:author="Rajo" w:date="2018-06-16T18:56:00Z">
        <w:r w:rsidR="00EF380E">
          <w:rPr>
            <w:lang w:val="bs-Latn-BA"/>
          </w:rPr>
          <w:t>povjerljivost informacij</w:t>
        </w:r>
      </w:ins>
      <w:ins w:id="1532" w:author="Rajo" w:date="2018-06-16T19:12:00Z">
        <w:r w:rsidR="00AA050B">
          <w:rPr>
            <w:lang w:val="bs-Latn-BA"/>
          </w:rPr>
          <w:t>a</w:t>
        </w:r>
      </w:ins>
      <w:ins w:id="1533" w:author="Rajo" w:date="2018-06-16T18:56:00Z">
        <w:r w:rsidR="00EF380E">
          <w:rPr>
            <w:lang w:val="bs-Latn-BA"/>
          </w:rPr>
          <w:t xml:space="preserve"> </w:t>
        </w:r>
      </w:ins>
      <w:ins w:id="1534" w:author="Rajo" w:date="2018-06-16T18:59:00Z">
        <w:r w:rsidR="0066772F">
          <w:rPr>
            <w:lang w:val="bs-Latn-BA"/>
          </w:rPr>
          <w:t xml:space="preserve">koje </w:t>
        </w:r>
      </w:ins>
      <w:ins w:id="1535" w:author="Rajo" w:date="2018-06-16T19:12:00Z">
        <w:r w:rsidR="00AA050B">
          <w:rPr>
            <w:lang w:val="bs-Latn-BA"/>
          </w:rPr>
          <w:t>korisnik</w:t>
        </w:r>
      </w:ins>
      <w:ins w:id="1536" w:author="Rajo" w:date="2018-06-16T18:59:00Z">
        <w:r w:rsidR="0066772F">
          <w:rPr>
            <w:lang w:val="bs-Latn-BA"/>
          </w:rPr>
          <w:t xml:space="preserve"> dijeli</w:t>
        </w:r>
      </w:ins>
      <w:ins w:id="1537" w:author="Rajo" w:date="2018-06-16T19:13:00Z">
        <w:r w:rsidR="004A1DAB">
          <w:rPr>
            <w:lang w:val="bs-Latn-BA"/>
          </w:rPr>
          <w:t xml:space="preserve"> o sebi</w:t>
        </w:r>
      </w:ins>
      <w:ins w:id="1538" w:author="Rajo" w:date="2018-06-16T18:59:00Z">
        <w:r w:rsidR="0066772F">
          <w:rPr>
            <w:lang w:val="bs-Latn-BA"/>
          </w:rPr>
          <w:t xml:space="preserve"> </w:t>
        </w:r>
      </w:ins>
      <w:ins w:id="1539" w:author="Rajo" w:date="2018-06-16T19:16:00Z">
        <w:r w:rsidR="00931C27">
          <w:rPr>
            <w:lang w:val="bs-Latn-BA"/>
          </w:rPr>
          <w:t>veoma bitna tema</w:t>
        </w:r>
      </w:ins>
      <w:ins w:id="1540" w:author="Rajo" w:date="2018-06-16T19:00:00Z">
        <w:r w:rsidR="00636347">
          <w:rPr>
            <w:lang w:val="bs-Latn-BA"/>
          </w:rPr>
          <w:t xml:space="preserve">, </w:t>
        </w:r>
      </w:ins>
      <w:ins w:id="1541" w:author="Rajo" w:date="2018-06-16T19:08:00Z">
        <w:r w:rsidR="00DD1C1C">
          <w:rPr>
            <w:lang w:val="bs-Latn-BA"/>
          </w:rPr>
          <w:t xml:space="preserve">pa </w:t>
        </w:r>
      </w:ins>
      <w:ins w:id="1542" w:author="Rajo" w:date="2018-06-16T19:05:00Z">
        <w:r w:rsidR="00162F72">
          <w:rPr>
            <w:lang w:val="bs-Latn-BA"/>
          </w:rPr>
          <w:t xml:space="preserve">on </w:t>
        </w:r>
      </w:ins>
      <w:ins w:id="1543" w:author="Rajo" w:date="2018-06-16T19:19:00Z">
        <w:r w:rsidR="00F45EDF">
          <w:rPr>
            <w:lang w:val="bs-Latn-BA"/>
          </w:rPr>
          <w:t xml:space="preserve">kroz određena podešavanja u okviru sistema </w:t>
        </w:r>
      </w:ins>
      <w:ins w:id="1544" w:author="Rajo" w:date="2018-06-16T19:20:00Z">
        <w:r w:rsidR="00F45EDF">
          <w:rPr>
            <w:lang w:val="bs-Latn-BA"/>
          </w:rPr>
          <w:t>na</w:t>
        </w:r>
      </w:ins>
      <w:ins w:id="1545" w:author="Rajo" w:date="2018-06-16T19:00:00Z">
        <w:r w:rsidR="00636347">
          <w:rPr>
            <w:lang w:val="bs-Latn-BA"/>
          </w:rPr>
          <w:t xml:space="preserve"> raspolaganju ima dosta ve</w:t>
        </w:r>
      </w:ins>
      <w:ins w:id="1546" w:author="Rajo" w:date="2018-06-16T19:01:00Z">
        <w:r w:rsidR="00636347">
          <w:rPr>
            <w:lang w:val="bs-Latn-BA"/>
          </w:rPr>
          <w:t>ći broj</w:t>
        </w:r>
      </w:ins>
      <w:ins w:id="1547" w:author="Rajo" w:date="2018-06-16T19:06:00Z">
        <w:r w:rsidR="00D4423C">
          <w:rPr>
            <w:lang w:val="bs-Latn-BA"/>
          </w:rPr>
          <w:t xml:space="preserve"> sigurnosnih</w:t>
        </w:r>
      </w:ins>
      <w:ins w:id="1548" w:author="Rajo" w:date="2018-06-16T19:01:00Z">
        <w:r w:rsidR="00636347">
          <w:rPr>
            <w:lang w:val="bs-Latn-BA"/>
          </w:rPr>
          <w:t xml:space="preserve"> </w:t>
        </w:r>
      </w:ins>
      <w:ins w:id="1549" w:author="Rajo" w:date="2018-06-16T19:05:00Z">
        <w:r w:rsidR="00D4423C">
          <w:rPr>
            <w:lang w:val="bs-Latn-BA"/>
          </w:rPr>
          <w:t>propisa</w:t>
        </w:r>
      </w:ins>
      <w:ins w:id="1550" w:author="Rajo" w:date="2018-06-16T19:02:00Z">
        <w:r w:rsidR="003803AD">
          <w:rPr>
            <w:lang w:val="bs-Latn-BA"/>
          </w:rPr>
          <w:t xml:space="preserve"> koje može </w:t>
        </w:r>
      </w:ins>
      <w:ins w:id="1551" w:author="Rajo" w:date="2018-06-16T19:22:00Z">
        <w:r w:rsidR="00181AAB">
          <w:rPr>
            <w:lang w:val="bs-Latn-BA"/>
          </w:rPr>
          <w:t xml:space="preserve">implicitno </w:t>
        </w:r>
      </w:ins>
      <w:ins w:id="1552" w:author="Rajo" w:date="2018-06-16T19:21:00Z">
        <w:r w:rsidR="00D770BC">
          <w:rPr>
            <w:lang w:val="bs-Latn-BA"/>
          </w:rPr>
          <w:t>podesiti</w:t>
        </w:r>
      </w:ins>
      <w:ins w:id="1553" w:author="Rajo" w:date="2018-06-16T19:02:00Z">
        <w:r w:rsidR="003803AD">
          <w:rPr>
            <w:lang w:val="bs-Latn-BA"/>
          </w:rPr>
          <w:t xml:space="preserve"> kako bi </w:t>
        </w:r>
      </w:ins>
      <w:ins w:id="1554" w:author="Rajo" w:date="2018-06-16T19:22:00Z">
        <w:r w:rsidR="009C5597">
          <w:rPr>
            <w:lang w:val="bs-Latn-BA"/>
          </w:rPr>
          <w:t>se</w:t>
        </w:r>
      </w:ins>
      <w:ins w:id="1555" w:author="Rajo" w:date="2018-06-16T19:06:00Z">
        <w:r w:rsidR="00D4423C">
          <w:rPr>
            <w:lang w:val="bs-Latn-BA"/>
          </w:rPr>
          <w:t xml:space="preserve"> </w:t>
        </w:r>
      </w:ins>
      <w:ins w:id="1556" w:author="Rajo" w:date="2018-06-16T19:02:00Z">
        <w:r w:rsidR="003803AD">
          <w:rPr>
            <w:lang w:val="bs-Latn-BA"/>
          </w:rPr>
          <w:t>zaštitio od neželje</w:t>
        </w:r>
      </w:ins>
      <w:ins w:id="1557" w:author="Rajo" w:date="2018-06-16T19:03:00Z">
        <w:r w:rsidR="003803AD">
          <w:rPr>
            <w:lang w:val="bs-Latn-BA"/>
          </w:rPr>
          <w:t xml:space="preserve">nog pristupa, </w:t>
        </w:r>
      </w:ins>
      <w:ins w:id="1558" w:author="Rajo" w:date="2018-06-16T19:11:00Z">
        <w:r w:rsidR="00AA050B">
          <w:rPr>
            <w:lang w:val="bs-Latn-BA"/>
          </w:rPr>
          <w:t>odnosno kako bi</w:t>
        </w:r>
      </w:ins>
      <w:ins w:id="1559" w:author="Rajo" w:date="2018-06-16T19:03:00Z">
        <w:r w:rsidR="003803AD">
          <w:rPr>
            <w:lang w:val="bs-Latn-BA"/>
          </w:rPr>
          <w:t xml:space="preserve"> </w:t>
        </w:r>
      </w:ins>
      <w:ins w:id="1560" w:author="Rajo" w:date="2018-06-16T19:22:00Z">
        <w:r w:rsidR="009C5597">
          <w:rPr>
            <w:lang w:val="bs-Latn-BA"/>
          </w:rPr>
          <w:t>informa</w:t>
        </w:r>
      </w:ins>
      <w:ins w:id="1561" w:author="Rajo" w:date="2018-06-16T19:23:00Z">
        <w:r w:rsidR="009C5597">
          <w:rPr>
            <w:lang w:val="bs-Latn-BA"/>
          </w:rPr>
          <w:t>cije o sebi</w:t>
        </w:r>
      </w:ins>
      <w:ins w:id="1562" w:author="Rajo" w:date="2018-06-16T19:09:00Z">
        <w:r w:rsidR="00684735">
          <w:rPr>
            <w:lang w:val="bs-Latn-BA"/>
          </w:rPr>
          <w:t xml:space="preserve"> </w:t>
        </w:r>
      </w:ins>
      <w:ins w:id="1563" w:author="Rajo" w:date="2018-06-16T19:03:00Z">
        <w:r w:rsidR="003803AD">
          <w:rPr>
            <w:lang w:val="bs-Latn-BA"/>
          </w:rPr>
          <w:t xml:space="preserve">podijelio isključivo sa </w:t>
        </w:r>
      </w:ins>
      <w:ins w:id="1564" w:author="Rajo" w:date="2018-06-16T19:10:00Z">
        <w:r w:rsidR="00A32C13">
          <w:rPr>
            <w:lang w:val="bs-Latn-BA"/>
          </w:rPr>
          <w:t>ciljnom</w:t>
        </w:r>
      </w:ins>
      <w:ins w:id="1565" w:author="Rajo" w:date="2018-06-16T19:03:00Z">
        <w:r w:rsidR="003803AD">
          <w:rPr>
            <w:lang w:val="bs-Latn-BA"/>
          </w:rPr>
          <w:t xml:space="preserve"> grupom korisnika </w:t>
        </w:r>
      </w:ins>
      <w:ins w:id="1566" w:author="Rajo" w:date="2018-06-16T19:11:00Z">
        <w:r w:rsidR="00AA050B">
          <w:rPr>
            <w:lang w:val="bs-Latn-BA"/>
          </w:rPr>
          <w:t>i to na određeni način</w:t>
        </w:r>
      </w:ins>
      <w:ins w:id="1567" w:author="Rajo" w:date="2018-06-16T19:17:00Z">
        <w:r w:rsidR="00FA0AD0">
          <w:rPr>
            <w:lang w:val="bs-Latn-BA"/>
          </w:rPr>
          <w:t xml:space="preserve">, </w:t>
        </w:r>
      </w:ins>
      <w:ins w:id="1568" w:author="Rajo" w:date="2018-06-16T19:18:00Z">
        <w:r w:rsidR="008F40E9">
          <w:rPr>
            <w:lang w:val="bs-Latn-BA"/>
          </w:rPr>
          <w:t>ili im potpuno onemogućio pristup</w:t>
        </w:r>
      </w:ins>
      <w:ins w:id="1569" w:author="Rajo" w:date="2018-06-16T19:17:00Z">
        <w:r w:rsidR="00FA0AD0">
          <w:rPr>
            <w:lang w:val="bs-Latn-BA"/>
          </w:rPr>
          <w:t xml:space="preserve">. </w:t>
        </w:r>
      </w:ins>
      <w:ins w:id="1570" w:author="Rajo" w:date="2018-06-16T19:57:00Z">
        <w:r w:rsidR="00DE30A3" w:rsidRPr="00CD4D2C">
          <w:rPr>
            <w:vertAlign w:val="superscript"/>
            <w:lang w:val="bs-Latn-BA"/>
          </w:rPr>
          <w:t>[5] [6]</w:t>
        </w:r>
      </w:ins>
    </w:p>
    <w:p w14:paraId="710D016B" w14:textId="42F56450" w:rsidR="00E94ADE" w:rsidDel="00F861B3" w:rsidRDefault="00CC5052">
      <w:pPr>
        <w:spacing w:line="240" w:lineRule="auto"/>
        <w:jc w:val="both"/>
        <w:rPr>
          <w:del w:id="1571" w:author="Rajo" w:date="2018-05-22T20:25:00Z"/>
          <w:lang w:val="bs-Latn-BA"/>
        </w:rPr>
        <w:pPrChange w:id="1572" w:author="Rajo" w:date="2018-06-16T18:21:00Z">
          <w:pPr>
            <w:spacing w:line="240" w:lineRule="auto"/>
            <w:ind w:firstLine="576"/>
            <w:jc w:val="both"/>
          </w:pPr>
        </w:pPrChange>
      </w:pPr>
      <w:del w:id="1573" w:author="Rajo" w:date="2018-06-16T18:01:00Z">
        <w:r w:rsidDel="005474C8">
          <w:rPr>
            <w:lang w:val="bs-Latn-BA"/>
          </w:rPr>
          <w:delText xml:space="preserve">Autorizacija može biti primijenjena u mnogo složenijem obliku nego što je to npr. pravo pristupa </w:delText>
        </w:r>
        <w:r w:rsidDel="005474C8">
          <w:rPr>
            <w:i/>
            <w:lang w:val="bs-Latn-BA"/>
          </w:rPr>
          <w:delText>web</w:delText>
        </w:r>
        <w:r w:rsidDel="005474C8">
          <w:rPr>
            <w:lang w:val="bs-Latn-BA"/>
          </w:rPr>
          <w:delText xml:space="preserve"> stranici ili internoj mreži kompanije.  Korisnički nalog može biti uključen u grupu naloga koji dijele zajednička autorizaciona pravila. </w:delText>
        </w:r>
      </w:del>
      <w:del w:id="1574" w:author="Rajo" w:date="2018-05-23T20:24:00Z">
        <w:r w:rsidDel="005E39A3">
          <w:rPr>
            <w:lang w:val="bs-Latn-BA"/>
          </w:rPr>
          <w:delText>Npr. r</w:delText>
        </w:r>
      </w:del>
      <w:del w:id="1575" w:author="Rajo" w:date="2018-06-16T18:01:00Z">
        <w:r w:rsidDel="005474C8">
          <w:rPr>
            <w:lang w:val="bs-Latn-BA"/>
          </w:rPr>
          <w:delText xml:space="preserve">ecimo da postoji baza podataka koja sadrži transakcije kupaca ali i njihove lične podatke i podatke o kreditnim karticama. Trgovac bi mogao kreirati autorizacioni propis za ovu bazu podataka, tako da dozvoli grupi marketinga pristup svim kupovinama mušterija, ali pri tome sprečavajući pristup ličnim podacima kupaca i podacima njihovih kreditnih kartica, kako bi marketinška grupa mogla identifikovati popularne proizvode u cilju njihovog promovisanja ili rasprodaje. </w:delText>
        </w:r>
      </w:del>
    </w:p>
    <w:p w14:paraId="1AFC6866" w14:textId="77777777" w:rsidR="00E94ADE" w:rsidDel="00AC6491" w:rsidRDefault="00E94ADE" w:rsidP="003B3700">
      <w:pPr>
        <w:spacing w:line="240" w:lineRule="auto"/>
        <w:jc w:val="both"/>
        <w:rPr>
          <w:del w:id="1576" w:author="Rajo" w:date="2018-06-16T19:03:00Z"/>
          <w:lang w:val="bs-Latn-BA"/>
        </w:rPr>
      </w:pPr>
    </w:p>
    <w:p w14:paraId="603DD4B7" w14:textId="480AE117" w:rsidR="00E94ADE" w:rsidDel="00F861B3" w:rsidRDefault="00CC5052">
      <w:pPr>
        <w:spacing w:line="240" w:lineRule="auto"/>
        <w:jc w:val="both"/>
        <w:rPr>
          <w:del w:id="1577" w:author="Rajo" w:date="2018-05-22T20:25:00Z"/>
          <w:lang w:val="bs-Latn-BA"/>
        </w:rPr>
        <w:pPrChange w:id="1578" w:author="Rajo" w:date="2018-06-16T19:03:00Z">
          <w:pPr>
            <w:spacing w:line="240" w:lineRule="auto"/>
            <w:ind w:firstLine="576"/>
            <w:jc w:val="both"/>
          </w:pPr>
        </w:pPrChange>
      </w:pPr>
      <w:del w:id="1579" w:author="Rajo" w:date="2018-06-16T19:03:00Z">
        <w:r w:rsidDel="00AC6491">
          <w:rPr>
            <w:lang w:val="bs-Latn-BA"/>
          </w:rPr>
          <w:delText>Korisnici implicitno kreiraju autorizacione propise kada koriste socijalne medije: Facebook, LinkedIn ili Twitter autentikuju stotine miliona korisnika, ali korisnik može sam odrediti pravila da li i u koliko</w:delText>
        </w:r>
        <w:r w:rsidDel="00AC6491">
          <w:delText>j</w:delText>
        </w:r>
        <w:r w:rsidDel="00AC6491">
          <w:rPr>
            <w:lang w:val="bs-Latn-BA"/>
          </w:rPr>
          <w:delText xml:space="preserve"> mjeri ostvaruje kontakt sa drugim korisnicima. Isti je slučaj sa dijeljenjem datoteka, video klipova ili fotografija na stranicama kao što su Google Docs, Dropbox, Instagram, Pinterest ili čak i sa pravljenjem dijeljenog direktorijuma na računaru. </w:delText>
        </w:r>
        <w:r w:rsidRPr="00653AA1" w:rsidDel="00AC6491">
          <w:rPr>
            <w:lang w:val="bs-Latn-BA"/>
          </w:rPr>
          <w:delText>[5] [6]</w:delText>
        </w:r>
      </w:del>
    </w:p>
    <w:p w14:paraId="3F164B25" w14:textId="187A5832" w:rsidR="00E94ADE" w:rsidDel="00F861B3" w:rsidRDefault="00E94ADE" w:rsidP="008E20B2">
      <w:pPr>
        <w:spacing w:line="240" w:lineRule="auto"/>
        <w:ind w:firstLine="576"/>
        <w:jc w:val="both"/>
        <w:rPr>
          <w:del w:id="1580" w:author="Rajo" w:date="2018-05-22T20:25:00Z"/>
          <w:lang w:val="bs-Latn-BA"/>
        </w:rPr>
      </w:pPr>
    </w:p>
    <w:p w14:paraId="554D9C0A" w14:textId="77777777" w:rsidR="00E94ADE" w:rsidRDefault="00CC5052" w:rsidP="003B3700">
      <w:pPr>
        <w:spacing w:line="240" w:lineRule="auto"/>
        <w:jc w:val="both"/>
        <w:rPr>
          <w:lang w:val="bs-Latn-BA"/>
        </w:rPr>
      </w:pPr>
      <w:del w:id="1581" w:author="Rajo" w:date="2018-05-22T20:25:00Z">
        <w:r w:rsidDel="008E20B2">
          <w:rPr>
            <w:lang w:val="bs-Latn-BA"/>
          </w:rPr>
          <w:br w:type="page"/>
        </w:r>
      </w:del>
    </w:p>
    <w:p w14:paraId="1D67FE0E" w14:textId="77777777" w:rsidR="00E94ADE" w:rsidDel="00F861B3" w:rsidRDefault="00CC5052">
      <w:pPr>
        <w:pStyle w:val="Heading2"/>
        <w:spacing w:line="240" w:lineRule="auto"/>
        <w:jc w:val="both"/>
        <w:rPr>
          <w:del w:id="1582" w:author="Rajo" w:date="2018-05-22T20:26:00Z"/>
          <w:lang w:val="bs-Latn-BA"/>
        </w:rPr>
      </w:pPr>
      <w:bookmarkStart w:id="1583" w:name="_Toc511154421"/>
      <w:r>
        <w:rPr>
          <w:lang w:val="bs-Latn-BA"/>
        </w:rPr>
        <w:lastRenderedPageBreak/>
        <w:t>Kontrola pristupa</w:t>
      </w:r>
      <w:bookmarkEnd w:id="1583"/>
    </w:p>
    <w:p w14:paraId="398A316F" w14:textId="77777777" w:rsidR="00E94ADE" w:rsidRPr="00607A68" w:rsidRDefault="00E94ADE">
      <w:pPr>
        <w:pStyle w:val="Heading2"/>
        <w:spacing w:line="240" w:lineRule="auto"/>
        <w:jc w:val="both"/>
        <w:rPr>
          <w:lang w:val="bs-Latn-BA"/>
        </w:rPr>
        <w:pPrChange w:id="1584" w:author="Rajo" w:date="2018-05-22T20:26:00Z">
          <w:pPr>
            <w:spacing w:line="240" w:lineRule="auto"/>
            <w:jc w:val="both"/>
          </w:pPr>
        </w:pPrChange>
      </w:pPr>
    </w:p>
    <w:p w14:paraId="05973AB5" w14:textId="1B709B1E" w:rsidR="00E94ADE" w:rsidDel="00F861B3" w:rsidRDefault="00CC5052">
      <w:pPr>
        <w:spacing w:line="240" w:lineRule="auto"/>
        <w:ind w:firstLine="360"/>
        <w:jc w:val="both"/>
        <w:rPr>
          <w:del w:id="1585" w:author="Rajo" w:date="2018-05-22T20:26:00Z"/>
          <w:lang w:val="bs-Latn-BA"/>
        </w:rPr>
        <w:pPrChange w:id="1586" w:author="Rajo" w:date="2018-06-17T14:45:00Z">
          <w:pPr>
            <w:spacing w:line="240" w:lineRule="auto"/>
            <w:ind w:firstLine="576"/>
            <w:jc w:val="both"/>
          </w:pPr>
        </w:pPrChange>
      </w:pPr>
      <w:r>
        <w:rPr>
          <w:lang w:val="bs-Latn-BA"/>
        </w:rPr>
        <w:t>Uopšteno govoreći, kontrola pristupa obuhvata procese autentikacije i autorizacije. Međutim, preciznije rečeno, kontrola pristupa se odnosi na odobrenje pristupa</w:t>
      </w:r>
      <w:ins w:id="1587" w:author="Rajo" w:date="2018-06-14T20:35:00Z">
        <w:r w:rsidR="00F1422B">
          <w:rPr>
            <w:lang w:val="bs-Latn-BA"/>
          </w:rPr>
          <w:t xml:space="preserve"> već autentikovanom korisniku</w:t>
        </w:r>
      </w:ins>
      <w:ins w:id="1588" w:author="Rajo" w:date="2018-06-14T20:33:00Z">
        <w:r w:rsidR="00D9378B">
          <w:rPr>
            <w:lang w:val="bs-Latn-BA"/>
          </w:rPr>
          <w:t xml:space="preserve"> ka</w:t>
        </w:r>
      </w:ins>
      <w:ins w:id="1589" w:author="Rajo" w:date="2018-06-16T17:58:00Z">
        <w:r w:rsidR="00850BA4">
          <w:rPr>
            <w:lang w:val="bs-Latn-BA"/>
          </w:rPr>
          <w:t xml:space="preserve"> nekom</w:t>
        </w:r>
      </w:ins>
      <w:ins w:id="1590" w:author="Rajo" w:date="2018-06-14T20:33:00Z">
        <w:r w:rsidR="00D9378B">
          <w:rPr>
            <w:lang w:val="bs-Latn-BA"/>
          </w:rPr>
          <w:t xml:space="preserve"> </w:t>
        </w:r>
      </w:ins>
      <w:ins w:id="1591" w:author="Rajo" w:date="2018-06-16T17:56:00Z">
        <w:r w:rsidR="00F07B51">
          <w:rPr>
            <w:lang w:val="bs-Latn-BA"/>
          </w:rPr>
          <w:t>konkretnom</w:t>
        </w:r>
      </w:ins>
      <w:ins w:id="1592" w:author="Rajo" w:date="2018-06-14T20:33:00Z">
        <w:r w:rsidR="00D9378B">
          <w:rPr>
            <w:lang w:val="bs-Latn-BA"/>
          </w:rPr>
          <w:t xml:space="preserve"> resursu</w:t>
        </w:r>
      </w:ins>
      <w:r>
        <w:rPr>
          <w:lang w:val="bs-Latn-BA"/>
        </w:rPr>
        <w:t xml:space="preserve">, pri čemu sistem </w:t>
      </w:r>
      <w:ins w:id="1593" w:author="Rajo" w:date="2018-06-14T20:37:00Z">
        <w:r w:rsidR="00F1422B">
          <w:rPr>
            <w:lang w:val="bs-Latn-BA"/>
          </w:rPr>
          <w:t xml:space="preserve">tu odluku </w:t>
        </w:r>
      </w:ins>
      <w:r>
        <w:rPr>
          <w:lang w:val="bs-Latn-BA"/>
        </w:rPr>
        <w:t xml:space="preserve">donosi </w:t>
      </w:r>
      <w:del w:id="1594" w:author="Rajo" w:date="2018-06-14T20:37:00Z">
        <w:r w:rsidDel="00F1422B">
          <w:rPr>
            <w:lang w:val="bs-Latn-BA"/>
          </w:rPr>
          <w:delText xml:space="preserve">odluku o tome hoće li dozvoliti pristup </w:delText>
        </w:r>
      </w:del>
      <w:del w:id="1595" w:author="Rajo" w:date="2018-06-14T20:35:00Z">
        <w:r w:rsidDel="00F1422B">
          <w:rPr>
            <w:lang w:val="bs-Latn-BA"/>
          </w:rPr>
          <w:delText xml:space="preserve">već autentikovanom korisniku </w:delText>
        </w:r>
      </w:del>
      <w:del w:id="1596" w:author="Rajo" w:date="2018-06-14T20:37:00Z">
        <w:r w:rsidDel="00F1422B">
          <w:rPr>
            <w:lang w:val="bs-Latn-BA"/>
          </w:rPr>
          <w:delText xml:space="preserve">ili ne, </w:delText>
        </w:r>
      </w:del>
      <w:r>
        <w:rPr>
          <w:lang w:val="bs-Latn-BA"/>
        </w:rPr>
        <w:t>na osnovu dozvola koje su mu dodijeljene</w:t>
      </w:r>
      <w:ins w:id="1597" w:author="Rajo" w:date="2018-06-14T20:36:00Z">
        <w:r w:rsidR="00F1422B">
          <w:rPr>
            <w:lang w:val="bs-Latn-BA"/>
          </w:rPr>
          <w:t xml:space="preserve"> kao i na osnovu atributa </w:t>
        </w:r>
      </w:ins>
      <w:ins w:id="1598" w:author="Rajo" w:date="2018-06-14T20:38:00Z">
        <w:r w:rsidR="00F536A8">
          <w:rPr>
            <w:lang w:val="bs-Latn-BA"/>
          </w:rPr>
          <w:t>samog</w:t>
        </w:r>
      </w:ins>
      <w:ins w:id="1599" w:author="Rajo" w:date="2018-06-16T17:57:00Z">
        <w:r w:rsidR="00E625F2">
          <w:rPr>
            <w:lang w:val="bs-Latn-BA"/>
          </w:rPr>
          <w:t xml:space="preserve"> resur</w:t>
        </w:r>
        <w:r w:rsidR="007C4968">
          <w:rPr>
            <w:lang w:val="bs-Latn-BA"/>
          </w:rPr>
          <w:t>s</w:t>
        </w:r>
        <w:r w:rsidR="00E625F2">
          <w:rPr>
            <w:lang w:val="bs-Latn-BA"/>
          </w:rPr>
          <w:t>a</w:t>
        </w:r>
      </w:ins>
      <w:ins w:id="1600" w:author="Rajo" w:date="2018-06-16T17:56:00Z">
        <w:r w:rsidR="00B56DFA">
          <w:rPr>
            <w:lang w:val="bs-Latn-BA"/>
          </w:rPr>
          <w:t xml:space="preserve">. Pored </w:t>
        </w:r>
      </w:ins>
      <w:ins w:id="1601" w:author="Rajo" w:date="2018-06-16T17:57:00Z">
        <w:r w:rsidR="00E625F2">
          <w:rPr>
            <w:lang w:val="bs-Latn-BA"/>
          </w:rPr>
          <w:t xml:space="preserve">toga, </w:t>
        </w:r>
      </w:ins>
      <w:ins w:id="1602" w:author="Rajo" w:date="2018-06-16T17:56:00Z">
        <w:r w:rsidR="00B56DFA">
          <w:rPr>
            <w:lang w:val="bs-Latn-BA"/>
          </w:rPr>
          <w:t xml:space="preserve">može </w:t>
        </w:r>
      </w:ins>
      <w:ins w:id="1603" w:author="Rajo" w:date="2018-06-16T17:57:00Z">
        <w:r w:rsidR="007C4968">
          <w:rPr>
            <w:lang w:val="bs-Latn-BA"/>
          </w:rPr>
          <w:t xml:space="preserve">se </w:t>
        </w:r>
      </w:ins>
      <w:ins w:id="1604" w:author="Rajo" w:date="2018-06-16T17:56:00Z">
        <w:r w:rsidR="00B56DFA">
          <w:rPr>
            <w:lang w:val="bs-Latn-BA"/>
          </w:rPr>
          <w:t>oslanjati i na neke dodatne informacije vezane za uslove/okruženje u kojim se sprovodi, kao npr. lokaciju korisnika, njegovu IP/MAC adresu, trenutni datum i vrijeme itd.</w:t>
        </w:r>
      </w:ins>
      <w:ins w:id="1605" w:author="Rajo" w:date="2018-06-16T17:58:00Z">
        <w:r w:rsidR="002321A3">
          <w:rPr>
            <w:lang w:val="bs-Latn-BA"/>
          </w:rPr>
          <w:t xml:space="preserve"> </w:t>
        </w:r>
      </w:ins>
      <w:del w:id="1606" w:author="Rajo" w:date="2018-06-16T17:56:00Z">
        <w:r w:rsidDel="00B56DFA">
          <w:rPr>
            <w:lang w:val="bs-Latn-BA"/>
          </w:rPr>
          <w:delText xml:space="preserve">. </w:delText>
        </w:r>
      </w:del>
      <w:r>
        <w:rPr>
          <w:lang w:val="bs-Latn-BA"/>
        </w:rPr>
        <w:t xml:space="preserve">Dok autorizacioni propisi definišu čemu određeni korisnik ili grupa korisnika može pristupiti, kontrola pristupa predstavlja metode koje se koriste za njihovo sprovođenje. </w:t>
      </w:r>
    </w:p>
    <w:p w14:paraId="15B3DAE4" w14:textId="77777777" w:rsidR="00E94ADE" w:rsidRDefault="00E94ADE">
      <w:pPr>
        <w:spacing w:line="240" w:lineRule="auto"/>
        <w:ind w:firstLine="360"/>
        <w:jc w:val="both"/>
        <w:rPr>
          <w:lang w:val="bs-Latn-BA"/>
        </w:rPr>
        <w:pPrChange w:id="1607" w:author="Rajo" w:date="2018-06-17T14:45:00Z">
          <w:pPr>
            <w:spacing w:line="240" w:lineRule="auto"/>
            <w:ind w:firstLine="576"/>
            <w:jc w:val="both"/>
          </w:pPr>
        </w:pPrChange>
      </w:pPr>
    </w:p>
    <w:p w14:paraId="2FE12BF4" w14:textId="77777777" w:rsidR="00E94ADE" w:rsidDel="00F861B3" w:rsidRDefault="00CC5052">
      <w:pPr>
        <w:spacing w:line="240" w:lineRule="auto"/>
        <w:ind w:firstLine="360"/>
        <w:jc w:val="both"/>
        <w:rPr>
          <w:del w:id="1608" w:author="Rajo" w:date="2018-05-22T20:26:00Z"/>
          <w:lang w:val="bs-Latn-BA"/>
        </w:rPr>
        <w:pPrChange w:id="1609" w:author="Rajo" w:date="2018-06-17T14:45:00Z">
          <w:pPr>
            <w:spacing w:line="240" w:lineRule="auto"/>
            <w:ind w:firstLine="576"/>
            <w:jc w:val="both"/>
          </w:pPr>
        </w:pPrChange>
      </w:pPr>
      <w:r>
        <w:rPr>
          <w:lang w:val="bs-Latn-BA"/>
        </w:rPr>
        <w:t>U bilo kom modelu kontrole pristupa, postoje dvije različite vrste entiteta: oni koji mogu vršiti određene akcije na sistemu su subjekti, dok su objekti entiteti koji predstavljaju resurse kojim se treba kontrolisati pristup. Kontrola pristupa reguliše odluke i procese utvrđivanja, dokumentovanja i upravljanja, kako resursima kojim se kontroliše pristup, tako i subjektima kojima bi on trebao biti omogućen. Takođe, reguliše i metode i uslove pod kojim je pristup zahtijevanom resursu dozvoljen ili onemogućen.</w:t>
      </w:r>
    </w:p>
    <w:p w14:paraId="6C600249" w14:textId="77777777" w:rsidR="00E94ADE" w:rsidRDefault="00E94ADE">
      <w:pPr>
        <w:spacing w:line="240" w:lineRule="auto"/>
        <w:ind w:firstLine="360"/>
        <w:jc w:val="both"/>
        <w:rPr>
          <w:lang w:val="bs-Latn-BA"/>
        </w:rPr>
        <w:pPrChange w:id="1610" w:author="Rajo" w:date="2018-06-17T14:45:00Z">
          <w:pPr>
            <w:spacing w:line="240" w:lineRule="auto"/>
            <w:jc w:val="both"/>
          </w:pPr>
        </w:pPrChange>
      </w:pPr>
    </w:p>
    <w:p w14:paraId="3A4491C5" w14:textId="584AD1EC" w:rsidR="00E94ADE" w:rsidDel="00F861B3" w:rsidRDefault="00CC5052" w:rsidP="00233832">
      <w:pPr>
        <w:spacing w:line="240" w:lineRule="auto"/>
        <w:ind w:firstLine="360"/>
        <w:jc w:val="both"/>
        <w:rPr>
          <w:del w:id="1611" w:author="Rajo" w:date="2018-05-22T20:26:00Z"/>
          <w:lang w:val="bs-Latn-BA"/>
        </w:rPr>
      </w:pPr>
      <w:r>
        <w:rPr>
          <w:lang w:val="bs-Latn-BA"/>
        </w:rPr>
        <w:t>Postoji više različitih modela kontrole pristupa:</w:t>
      </w:r>
      <w:ins w:id="1612" w:author="Rajo" w:date="2018-05-26T15:17:00Z">
        <w:r w:rsidR="00F81749" w:rsidRPr="00F81749">
          <w:rPr>
            <w:vertAlign w:val="superscript"/>
            <w:lang w:val="bs-Latn-BA"/>
          </w:rPr>
          <w:t xml:space="preserve"> </w:t>
        </w:r>
      </w:ins>
      <w:moveToRangeStart w:id="1613" w:author="Rajo" w:date="2018-05-26T15:17:00Z" w:name="move515111204"/>
      <w:moveTo w:id="1614" w:author="Rajo" w:date="2018-05-26T15:17:00Z">
        <w:r w:rsidR="00F81749" w:rsidRPr="00CD4D2C">
          <w:rPr>
            <w:vertAlign w:val="superscript"/>
            <w:lang w:val="bs-Latn-BA"/>
          </w:rPr>
          <w:t>[5] [6]</w:t>
        </w:r>
      </w:moveTo>
      <w:moveToRangeEnd w:id="1613"/>
    </w:p>
    <w:p w14:paraId="73991817" w14:textId="77777777" w:rsidR="00E94ADE" w:rsidRDefault="00E94ADE">
      <w:pPr>
        <w:spacing w:line="240" w:lineRule="auto"/>
        <w:ind w:firstLine="360"/>
        <w:jc w:val="both"/>
        <w:rPr>
          <w:lang w:val="bs-Latn-BA"/>
        </w:rPr>
        <w:pPrChange w:id="1615" w:author="Rajo" w:date="2018-06-17T14:45:00Z">
          <w:pPr>
            <w:spacing w:line="240" w:lineRule="auto"/>
            <w:jc w:val="both"/>
          </w:pPr>
        </w:pPrChange>
      </w:pPr>
    </w:p>
    <w:p w14:paraId="533E2F47" w14:textId="4B57BEF0" w:rsidR="00E94ADE" w:rsidRDefault="00CC5052">
      <w:pPr>
        <w:pStyle w:val="ListParagraph1"/>
        <w:numPr>
          <w:ilvl w:val="0"/>
          <w:numId w:val="6"/>
        </w:numPr>
        <w:spacing w:line="240" w:lineRule="auto"/>
        <w:jc w:val="both"/>
        <w:rPr>
          <w:lang w:val="bs-Latn-BA"/>
        </w:rPr>
      </w:pPr>
      <w:r>
        <w:rPr>
          <w:lang w:val="bs-Latn-BA"/>
        </w:rPr>
        <w:t>Kontrola pristupa zasnovana na atributima (</w:t>
      </w:r>
      <w:proofErr w:type="spellStart"/>
      <w:r>
        <w:rPr>
          <w:i/>
          <w:lang w:val="bs-Latn-BA"/>
        </w:rPr>
        <w:t>Attribute-based</w:t>
      </w:r>
      <w:proofErr w:type="spellEnd"/>
      <w:r>
        <w:rPr>
          <w:i/>
          <w:lang w:val="bs-Latn-BA"/>
        </w:rPr>
        <w:t xml:space="preserve"> Access </w:t>
      </w:r>
      <w:proofErr w:type="spellStart"/>
      <w:r>
        <w:rPr>
          <w:i/>
          <w:lang w:val="bs-Latn-BA"/>
        </w:rPr>
        <w:t>Control</w:t>
      </w:r>
      <w:proofErr w:type="spellEnd"/>
      <w:r>
        <w:rPr>
          <w:lang w:val="bs-Latn-BA"/>
        </w:rPr>
        <w:t xml:space="preserve"> - ABAC) – sprovodi se tako što se provjerava jesu li odgovarajući atributi subjekta, kao i atributi objekata kojima on pristupa, u skladu sa definisanim propisima</w:t>
      </w:r>
      <w:r>
        <w:t>,</w:t>
      </w:r>
    </w:p>
    <w:p w14:paraId="13A899A0" w14:textId="0044D60F" w:rsidR="00E94ADE" w:rsidRDefault="00CC5052">
      <w:pPr>
        <w:pStyle w:val="ListParagraph1"/>
        <w:numPr>
          <w:ilvl w:val="0"/>
          <w:numId w:val="6"/>
        </w:numPr>
        <w:spacing w:line="240" w:lineRule="auto"/>
        <w:jc w:val="both"/>
        <w:rPr>
          <w:lang w:val="bs-Latn-BA"/>
        </w:rPr>
      </w:pPr>
      <w:r>
        <w:rPr>
          <w:lang w:val="bs-Latn-BA"/>
        </w:rPr>
        <w:t>Diskreciona kontrola pristupa (</w:t>
      </w:r>
      <w:proofErr w:type="spellStart"/>
      <w:r>
        <w:rPr>
          <w:i/>
          <w:lang w:val="bs-Latn-BA"/>
        </w:rPr>
        <w:t>Discretionary</w:t>
      </w:r>
      <w:proofErr w:type="spellEnd"/>
      <w:r>
        <w:rPr>
          <w:i/>
          <w:lang w:val="bs-Latn-BA"/>
        </w:rPr>
        <w:t xml:space="preserve"> Access </w:t>
      </w:r>
      <w:proofErr w:type="spellStart"/>
      <w:r>
        <w:rPr>
          <w:i/>
          <w:lang w:val="bs-Latn-BA"/>
        </w:rPr>
        <w:t>Control</w:t>
      </w:r>
      <w:proofErr w:type="spellEnd"/>
      <w:r>
        <w:rPr>
          <w:lang w:val="bs-Latn-BA"/>
        </w:rPr>
        <w:t xml:space="preserve"> - DAC) – ograničavanje pristupa objektima vrši se na osnovu identiteta subjekta i grupa kojima on pripada. Kontrola je diskreciona u smislu da subjekat sa određenom dozvolom za pristup, može da prenese tu dozvolu na bilo koji drugi subjekat</w:t>
      </w:r>
      <w:r>
        <w:t>,</w:t>
      </w:r>
    </w:p>
    <w:p w14:paraId="461A5901" w14:textId="77777777" w:rsidR="00E94ADE" w:rsidRDefault="00CC5052">
      <w:pPr>
        <w:pStyle w:val="ListParagraph1"/>
        <w:numPr>
          <w:ilvl w:val="0"/>
          <w:numId w:val="6"/>
        </w:numPr>
        <w:spacing w:line="240" w:lineRule="auto"/>
        <w:jc w:val="both"/>
        <w:rPr>
          <w:lang w:val="bs-Latn-BA"/>
        </w:rPr>
      </w:pPr>
      <w:r>
        <w:rPr>
          <w:lang w:val="bs-Latn-BA"/>
        </w:rPr>
        <w:t>Kontrola pristupa zasnovana na istoriji (</w:t>
      </w:r>
      <w:proofErr w:type="spellStart"/>
      <w:r>
        <w:rPr>
          <w:i/>
          <w:lang w:val="bs-Latn-BA"/>
        </w:rPr>
        <w:t>History-Based</w:t>
      </w:r>
      <w:proofErr w:type="spellEnd"/>
      <w:r>
        <w:rPr>
          <w:i/>
          <w:lang w:val="bs-Latn-BA"/>
        </w:rPr>
        <w:t xml:space="preserve"> Access </w:t>
      </w:r>
      <w:proofErr w:type="spellStart"/>
      <w:r>
        <w:rPr>
          <w:i/>
          <w:lang w:val="bs-Latn-BA"/>
        </w:rPr>
        <w:t>Control</w:t>
      </w:r>
      <w:proofErr w:type="spellEnd"/>
      <w:r>
        <w:rPr>
          <w:lang w:val="bs-Latn-BA"/>
        </w:rPr>
        <w:t xml:space="preserve"> - HBAC) – pristup se odobrava ili ograničava na osnovu trenutne analize istorije svih aktivnosti koje su se odvijale na sistemu</w:t>
      </w:r>
      <w:r>
        <w:t>,</w:t>
      </w:r>
    </w:p>
    <w:p w14:paraId="7BD558F2" w14:textId="77777777" w:rsidR="00E94ADE" w:rsidRDefault="00CC5052">
      <w:pPr>
        <w:pStyle w:val="ListParagraph1"/>
        <w:numPr>
          <w:ilvl w:val="0"/>
          <w:numId w:val="6"/>
        </w:numPr>
        <w:spacing w:line="240" w:lineRule="auto"/>
        <w:jc w:val="both"/>
        <w:rPr>
          <w:lang w:val="bs-Latn-BA"/>
        </w:rPr>
      </w:pPr>
      <w:r>
        <w:rPr>
          <w:lang w:val="bs-Latn-BA"/>
        </w:rPr>
        <w:t>Kontrola pristupa zasnovana na identitetu (</w:t>
      </w:r>
      <w:proofErr w:type="spellStart"/>
      <w:r>
        <w:rPr>
          <w:i/>
          <w:lang w:val="bs-Latn-BA"/>
        </w:rPr>
        <w:t>Identity-Based</w:t>
      </w:r>
      <w:proofErr w:type="spellEnd"/>
      <w:r>
        <w:rPr>
          <w:i/>
          <w:lang w:val="bs-Latn-BA"/>
        </w:rPr>
        <w:t xml:space="preserve"> Access </w:t>
      </w:r>
      <w:proofErr w:type="spellStart"/>
      <w:r>
        <w:rPr>
          <w:i/>
          <w:lang w:val="bs-Latn-BA"/>
        </w:rPr>
        <w:t>Control</w:t>
      </w:r>
      <w:proofErr w:type="spellEnd"/>
      <w:r>
        <w:rPr>
          <w:lang w:val="bs-Latn-BA"/>
        </w:rPr>
        <w:t xml:space="preserve"> - IBAC) –pristup objektu se odobrava ili ograničava na osnovu utvrđenog identiteta subjekta, zavisno od toga da li je na listi onih koji imaju tu dozvolu ili ne</w:t>
      </w:r>
      <w:r>
        <w:t>,</w:t>
      </w:r>
    </w:p>
    <w:p w14:paraId="42C23719" w14:textId="56472BCB" w:rsidR="00E94ADE" w:rsidRDefault="00CC5052">
      <w:pPr>
        <w:pStyle w:val="ListParagraph1"/>
        <w:numPr>
          <w:ilvl w:val="0"/>
          <w:numId w:val="6"/>
        </w:numPr>
        <w:spacing w:line="240" w:lineRule="auto"/>
        <w:jc w:val="both"/>
        <w:rPr>
          <w:lang w:val="bs-Latn-BA"/>
        </w:rPr>
      </w:pPr>
      <w:r>
        <w:rPr>
          <w:lang w:val="bs-Latn-BA"/>
        </w:rPr>
        <w:t>Obavezna kontrola pristupa – (</w:t>
      </w:r>
      <w:proofErr w:type="spellStart"/>
      <w:r>
        <w:rPr>
          <w:i/>
          <w:lang w:val="bs-Latn-BA"/>
        </w:rPr>
        <w:t>Mandatory</w:t>
      </w:r>
      <w:proofErr w:type="spellEnd"/>
      <w:r>
        <w:rPr>
          <w:i/>
          <w:lang w:val="bs-Latn-BA"/>
        </w:rPr>
        <w:t xml:space="preserve"> Access </w:t>
      </w:r>
      <w:proofErr w:type="spellStart"/>
      <w:r>
        <w:rPr>
          <w:i/>
          <w:lang w:val="bs-Latn-BA"/>
        </w:rPr>
        <w:t>Control</w:t>
      </w:r>
      <w:proofErr w:type="spellEnd"/>
      <w:r>
        <w:rPr>
          <w:lang w:val="bs-Latn-BA"/>
        </w:rPr>
        <w:t xml:space="preserve"> - MAC) – svaka operacija, koju izvršava bilo koji subjekat, nad bilo ko</w:t>
      </w:r>
      <w:r>
        <w:t>ji</w:t>
      </w:r>
      <w:r>
        <w:rPr>
          <w:lang w:val="bs-Latn-BA"/>
        </w:rPr>
        <w:t>m objekt</w:t>
      </w:r>
      <w:r>
        <w:t>om</w:t>
      </w:r>
      <w:r>
        <w:rPr>
          <w:lang w:val="bs-Latn-BA"/>
        </w:rPr>
        <w:t>, testira se prema skupu autorizacionih pravila odnosno propisa</w:t>
      </w:r>
      <w:r>
        <w:t>,</w:t>
      </w:r>
    </w:p>
    <w:p w14:paraId="2FC8853D" w14:textId="77777777" w:rsidR="00E94ADE" w:rsidRDefault="00CC5052">
      <w:pPr>
        <w:pStyle w:val="ListParagraph1"/>
        <w:numPr>
          <w:ilvl w:val="0"/>
          <w:numId w:val="6"/>
        </w:numPr>
        <w:spacing w:line="240" w:lineRule="auto"/>
        <w:jc w:val="both"/>
        <w:rPr>
          <w:lang w:val="bs-Latn-BA"/>
        </w:rPr>
      </w:pPr>
      <w:r>
        <w:rPr>
          <w:lang w:val="bs-Latn-BA"/>
        </w:rPr>
        <w:t>Kontrola pristupa zasnovana na organizaciji (</w:t>
      </w:r>
      <w:proofErr w:type="spellStart"/>
      <w:r>
        <w:rPr>
          <w:i/>
          <w:lang w:val="bs-Latn-BA"/>
        </w:rPr>
        <w:t>Organization-Based</w:t>
      </w:r>
      <w:proofErr w:type="spellEnd"/>
      <w:r>
        <w:rPr>
          <w:i/>
          <w:lang w:val="bs-Latn-BA"/>
        </w:rPr>
        <w:t xml:space="preserve"> Access </w:t>
      </w:r>
      <w:proofErr w:type="spellStart"/>
      <w:r>
        <w:rPr>
          <w:i/>
          <w:lang w:val="bs-Latn-BA"/>
        </w:rPr>
        <w:t>Control</w:t>
      </w:r>
      <w:proofErr w:type="spellEnd"/>
      <w:r>
        <w:rPr>
          <w:i/>
          <w:lang w:val="bs-Latn-BA"/>
        </w:rPr>
        <w:t xml:space="preserve"> </w:t>
      </w:r>
      <w:r>
        <w:rPr>
          <w:lang w:val="bs-Latn-BA"/>
        </w:rPr>
        <w:t xml:space="preserve">- </w:t>
      </w:r>
      <w:proofErr w:type="spellStart"/>
      <w:r>
        <w:rPr>
          <w:lang w:val="bs-Latn-BA"/>
        </w:rPr>
        <w:t>OrBAC</w:t>
      </w:r>
      <w:proofErr w:type="spellEnd"/>
      <w:r>
        <w:rPr>
          <w:lang w:val="bs-Latn-BA"/>
        </w:rPr>
        <w:t xml:space="preserve">) – svi sigurnosni propisi su podešeni specifično za svaku od organizacija, pri čemu su definisani od strane same organizacije. Na taj način, moguće je istovremeno upravljati sa nekoliko sigurnosnih propisa, povezanih sa različitim organizacijama. </w:t>
      </w:r>
    </w:p>
    <w:p w14:paraId="3AAC2FC1" w14:textId="0367E27E" w:rsidR="00E94ADE" w:rsidRDefault="00CC5052">
      <w:pPr>
        <w:pStyle w:val="ListParagraph1"/>
        <w:numPr>
          <w:ilvl w:val="0"/>
          <w:numId w:val="6"/>
        </w:numPr>
        <w:spacing w:line="240" w:lineRule="auto"/>
        <w:jc w:val="both"/>
        <w:rPr>
          <w:lang w:val="bs-Latn-BA"/>
        </w:rPr>
      </w:pPr>
      <w:r>
        <w:rPr>
          <w:lang w:val="bs-Latn-BA"/>
        </w:rPr>
        <w:t>Kontrola pristupa zasnovana na ulogama (</w:t>
      </w:r>
      <w:r>
        <w:rPr>
          <w:i/>
          <w:lang w:val="bs-Latn-BA"/>
        </w:rPr>
        <w:t>Role-</w:t>
      </w:r>
      <w:proofErr w:type="spellStart"/>
      <w:r>
        <w:rPr>
          <w:i/>
          <w:lang w:val="bs-Latn-BA"/>
        </w:rPr>
        <w:t>Based</w:t>
      </w:r>
      <w:proofErr w:type="spellEnd"/>
      <w:r>
        <w:rPr>
          <w:i/>
          <w:lang w:val="bs-Latn-BA"/>
        </w:rPr>
        <w:t xml:space="preserve"> Access </w:t>
      </w:r>
      <w:proofErr w:type="spellStart"/>
      <w:r>
        <w:rPr>
          <w:i/>
          <w:lang w:val="bs-Latn-BA"/>
        </w:rPr>
        <w:t>Control</w:t>
      </w:r>
      <w:proofErr w:type="spellEnd"/>
      <w:r>
        <w:rPr>
          <w:lang w:val="bs-Latn-BA"/>
        </w:rPr>
        <w:t xml:space="preserve"> - RBAC) – ograničavanje pristupa objektima vrši se na osnovu uloga koja posjeduje određeni subjekat, odnosno koje su mu dodijeljene. Uloge se definišu u </w:t>
      </w:r>
      <w:proofErr w:type="spellStart"/>
      <w:r>
        <w:t>skladu</w:t>
      </w:r>
      <w:proofErr w:type="spellEnd"/>
      <w:r>
        <w:t xml:space="preserve"> </w:t>
      </w:r>
      <w:r>
        <w:rPr>
          <w:lang w:val="bs-Latn-BA"/>
        </w:rPr>
        <w:t>sa opisom posla, autoritetom i odgovornostima u okviru organizacije. Razlika uloge u odnosu na grupu je to što u modelima koji koriste grupe, subjekat može biti član više grupa istovremeno, dok u ovom modelu subjektu može biti dodijeljena samo jedna uloga unutar iste organizacije.</w:t>
      </w:r>
    </w:p>
    <w:p w14:paraId="7AB0DA99" w14:textId="12280559" w:rsidR="00E94ADE" w:rsidRDefault="00CC5052">
      <w:pPr>
        <w:pStyle w:val="ListParagraph1"/>
        <w:numPr>
          <w:ilvl w:val="0"/>
          <w:numId w:val="6"/>
        </w:numPr>
        <w:spacing w:line="240" w:lineRule="auto"/>
        <w:jc w:val="both"/>
        <w:rPr>
          <w:lang w:val="bs-Latn-BA"/>
        </w:rPr>
      </w:pPr>
      <w:r>
        <w:rPr>
          <w:lang w:val="bs-Latn-BA"/>
        </w:rPr>
        <w:lastRenderedPageBreak/>
        <w:t>Kontrola pristupa zasnovana na pravilima (</w:t>
      </w:r>
      <w:proofErr w:type="spellStart"/>
      <w:r>
        <w:rPr>
          <w:i/>
          <w:lang w:val="bs-Latn-BA"/>
        </w:rPr>
        <w:t>Rule-Based</w:t>
      </w:r>
      <w:proofErr w:type="spellEnd"/>
      <w:r>
        <w:rPr>
          <w:i/>
          <w:lang w:val="bs-Latn-BA"/>
        </w:rPr>
        <w:t xml:space="preserve"> Access </w:t>
      </w:r>
      <w:proofErr w:type="spellStart"/>
      <w:r>
        <w:rPr>
          <w:i/>
          <w:lang w:val="bs-Latn-BA"/>
        </w:rPr>
        <w:t>Control</w:t>
      </w:r>
      <w:proofErr w:type="spellEnd"/>
      <w:r>
        <w:rPr>
          <w:lang w:val="bs-Latn-BA"/>
        </w:rPr>
        <w:t xml:space="preserve"> - RAC) – pristup objektu se dozvoljava ili sprečava u zavisnosti od skupa pravila koje je definisao administrator sistema. Pristupna pravila se čuvaju u odgovarajućoj listi, specifičnoj za taj objekat.</w:t>
      </w:r>
      <w:del w:id="1616" w:author="Rajo" w:date="2018-05-26T15:17:00Z">
        <w:r w:rsidDel="00F81749">
          <w:rPr>
            <w:lang w:val="bs-Latn-BA"/>
          </w:rPr>
          <w:delText xml:space="preserve"> </w:delText>
        </w:r>
      </w:del>
      <w:moveFromRangeStart w:id="1617" w:author="Rajo" w:date="2018-05-26T15:17:00Z" w:name="move515111204"/>
      <w:moveFrom w:id="1618" w:author="Rajo" w:date="2018-05-26T15:17:00Z">
        <w:r w:rsidRPr="009F0EE5" w:rsidDel="00F81749">
          <w:rPr>
            <w:vertAlign w:val="superscript"/>
            <w:lang w:val="bs-Latn-BA"/>
            <w:rPrChange w:id="1619" w:author="Rajo" w:date="2018-05-24T19:03:00Z">
              <w:rPr>
                <w:lang w:val="bs-Latn-BA"/>
              </w:rPr>
            </w:rPrChange>
          </w:rPr>
          <w:t>[5] [6]</w:t>
        </w:r>
      </w:moveFrom>
      <w:moveFromRangeEnd w:id="1617"/>
      <w:r>
        <w:rPr>
          <w:lang w:val="bs-Latn-BA"/>
        </w:rPr>
        <w:br w:type="page"/>
      </w:r>
    </w:p>
    <w:p w14:paraId="6DBF1777" w14:textId="77777777" w:rsidR="00E94ADE" w:rsidDel="00F513AA" w:rsidRDefault="00CC5052">
      <w:pPr>
        <w:pStyle w:val="Heading1"/>
        <w:spacing w:line="240" w:lineRule="auto"/>
        <w:jc w:val="both"/>
        <w:rPr>
          <w:del w:id="1620" w:author="Rajo" w:date="2018-06-17T14:34:00Z"/>
          <w:lang w:val="bs-Latn-BA"/>
        </w:rPr>
      </w:pPr>
      <w:bookmarkStart w:id="1621" w:name="_Toc511154422"/>
      <w:r>
        <w:rPr>
          <w:lang w:val="bs-Latn-BA"/>
        </w:rPr>
        <w:lastRenderedPageBreak/>
        <w:t>SAML (</w:t>
      </w:r>
      <w:r w:rsidRPr="00653AA1">
        <w:rPr>
          <w:i/>
          <w:iCs/>
          <w:lang w:val="bs-Latn-BA"/>
        </w:rPr>
        <w:t>SECURITY ASSERTION MARKUP LANGUAGE</w:t>
      </w:r>
      <w:r>
        <w:rPr>
          <w:lang w:val="bs-Latn-BA"/>
        </w:rPr>
        <w:t>)</w:t>
      </w:r>
      <w:bookmarkEnd w:id="1621"/>
    </w:p>
    <w:p w14:paraId="56F4220C" w14:textId="77777777" w:rsidR="00E94ADE" w:rsidRPr="00233832" w:rsidRDefault="00E94ADE">
      <w:pPr>
        <w:pStyle w:val="Heading1"/>
        <w:spacing w:line="240" w:lineRule="auto"/>
        <w:jc w:val="both"/>
        <w:rPr>
          <w:lang w:val="bs-Latn-BA"/>
        </w:rPr>
        <w:pPrChange w:id="1622" w:author="Rajo" w:date="2018-06-17T14:34:00Z">
          <w:pPr>
            <w:spacing w:line="240" w:lineRule="auto"/>
            <w:jc w:val="both"/>
          </w:pPr>
        </w:pPrChange>
      </w:pPr>
    </w:p>
    <w:p w14:paraId="6ECAFCE6" w14:textId="5DF6BE09" w:rsidR="00E94ADE" w:rsidDel="00082C69" w:rsidRDefault="00CC5052">
      <w:pPr>
        <w:spacing w:line="240" w:lineRule="auto"/>
        <w:ind w:firstLine="360"/>
        <w:jc w:val="both"/>
        <w:rPr>
          <w:del w:id="1623" w:author="Rajo" w:date="2018-05-26T15:19:00Z"/>
          <w:lang w:val="bs-Latn-BA"/>
        </w:rPr>
      </w:pPr>
      <w:r>
        <w:rPr>
          <w:lang w:val="bs-Latn-BA"/>
        </w:rPr>
        <w:t xml:space="preserve">SAML je otvoreni, standardizovani format poruka, tj. protokol zasnovan na XML-u, koji služi za razmjenu autentikacionih i autorizacionih podataka. Komunikacija u kojoj se razmjenjuju takve poruke se najčešće vrši između </w:t>
      </w:r>
      <w:commentRangeStart w:id="1624"/>
      <w:commentRangeStart w:id="1625"/>
      <w:commentRangeStart w:id="1626"/>
      <w:del w:id="1627" w:author="Rajo" w:date="2018-05-23T19:58:00Z">
        <w:r w:rsidDel="00B4106A">
          <w:rPr>
            <w:lang w:val="bs-Latn-BA"/>
          </w:rPr>
          <w:delText xml:space="preserve">provajdera </w:delText>
        </w:r>
      </w:del>
      <w:ins w:id="1628" w:author="Rajo" w:date="2018-05-23T19:58:00Z">
        <w:r w:rsidR="00B4106A">
          <w:rPr>
            <w:lang w:val="bs-Latn-BA"/>
          </w:rPr>
          <w:t xml:space="preserve">davaoca </w:t>
        </w:r>
      </w:ins>
      <w:r>
        <w:rPr>
          <w:lang w:val="bs-Latn-BA"/>
        </w:rPr>
        <w:t>identiteta</w:t>
      </w:r>
      <w:commentRangeEnd w:id="1624"/>
      <w:r>
        <w:commentReference w:id="1624"/>
      </w:r>
      <w:commentRangeEnd w:id="1625"/>
      <w:r w:rsidR="00611CD6">
        <w:rPr>
          <w:rStyle w:val="CommentReference"/>
        </w:rPr>
        <w:commentReference w:id="1625"/>
      </w:r>
      <w:commentRangeEnd w:id="1626"/>
      <w:r w:rsidR="00310776">
        <w:rPr>
          <w:rStyle w:val="CommentReference"/>
        </w:rPr>
        <w:commentReference w:id="1626"/>
      </w:r>
      <w:r>
        <w:rPr>
          <w:lang w:val="bs-Latn-BA"/>
        </w:rPr>
        <w:t xml:space="preserve"> i </w:t>
      </w:r>
      <w:commentRangeStart w:id="1629"/>
      <w:commentRangeStart w:id="1630"/>
      <w:commentRangeStart w:id="1631"/>
      <w:del w:id="1632" w:author="Rajo" w:date="2018-05-23T20:09:00Z">
        <w:r w:rsidDel="00BD270B">
          <w:rPr>
            <w:lang w:val="bs-Latn-BA"/>
          </w:rPr>
          <w:delText>servis</w:delText>
        </w:r>
      </w:del>
      <w:ins w:id="1633" w:author="Rajo" w:date="2018-05-23T20:09:00Z">
        <w:r w:rsidR="00BD270B">
          <w:rPr>
            <w:lang w:val="bs-Latn-BA"/>
          </w:rPr>
          <w:t>davaoca usluge</w:t>
        </w:r>
      </w:ins>
      <w:del w:id="1634" w:author="Rajo" w:date="2018-05-23T19:58:00Z">
        <w:r w:rsidDel="00B4106A">
          <w:rPr>
            <w:lang w:val="bs-Latn-BA"/>
          </w:rPr>
          <w:delText>nog provajdera</w:delText>
        </w:r>
        <w:commentRangeEnd w:id="1629"/>
        <w:r w:rsidDel="00B4106A">
          <w:commentReference w:id="1629"/>
        </w:r>
        <w:commentRangeEnd w:id="1630"/>
        <w:r w:rsidR="00611CD6" w:rsidDel="00B4106A">
          <w:rPr>
            <w:rStyle w:val="CommentReference"/>
          </w:rPr>
          <w:commentReference w:id="1630"/>
        </w:r>
      </w:del>
      <w:commentRangeEnd w:id="1631"/>
      <w:r w:rsidR="00310776">
        <w:rPr>
          <w:rStyle w:val="CommentReference"/>
        </w:rPr>
        <w:commentReference w:id="1631"/>
      </w:r>
      <w:r>
        <w:rPr>
          <w:lang w:val="bs-Latn-BA"/>
        </w:rPr>
        <w:t>, u okviru SSO procesa putem internet preglednika, što i jeste jedna od najvažnijih uloga za koju se SAML koristi. Razvijen je od strane OASIS-a</w:t>
      </w:r>
      <w:r>
        <w:rPr>
          <w:rStyle w:val="FootnoteReference"/>
          <w:lang w:val="bs-Latn-BA"/>
        </w:rPr>
        <w:footnoteReference w:id="4"/>
      </w:r>
      <w:r>
        <w:rPr>
          <w:lang w:val="bs-Latn-BA"/>
        </w:rPr>
        <w:t xml:space="preserve"> i datira još iz 2001. godine, s tim da se konstantno vrše nadogradnje i unapređenja.</w:t>
      </w:r>
      <w:del w:id="1635" w:author="Rajo" w:date="2018-05-26T15:21:00Z">
        <w:r w:rsidDel="00891E06">
          <w:rPr>
            <w:lang w:val="bs-Latn-BA"/>
          </w:rPr>
          <w:delText xml:space="preserve"> </w:delText>
        </w:r>
      </w:del>
      <w:r w:rsidRPr="00891E06">
        <w:rPr>
          <w:vertAlign w:val="superscript"/>
          <w:lang w:val="bs-Latn-BA"/>
          <w:rPrChange w:id="1636" w:author="Rajo" w:date="2018-05-26T15:21:00Z">
            <w:rPr>
              <w:lang w:val="bs-Latn-BA"/>
            </w:rPr>
          </w:rPrChange>
        </w:rPr>
        <w:t>[7]</w:t>
      </w:r>
    </w:p>
    <w:p w14:paraId="7C54FBE3" w14:textId="77777777" w:rsidR="00E94ADE" w:rsidRDefault="00E94ADE">
      <w:pPr>
        <w:spacing w:line="240" w:lineRule="auto"/>
        <w:ind w:firstLine="360"/>
        <w:jc w:val="both"/>
        <w:rPr>
          <w:lang w:val="bs-Latn-BA"/>
        </w:rPr>
        <w:pPrChange w:id="1637" w:author="Rajo" w:date="2018-06-17T14:45:00Z">
          <w:pPr>
            <w:spacing w:line="240" w:lineRule="auto"/>
            <w:jc w:val="both"/>
          </w:pPr>
        </w:pPrChange>
      </w:pPr>
    </w:p>
    <w:p w14:paraId="635028E0" w14:textId="77777777" w:rsidR="00E94ADE" w:rsidRDefault="00E94ADE">
      <w:pPr>
        <w:spacing w:line="240" w:lineRule="auto"/>
        <w:jc w:val="both"/>
        <w:rPr>
          <w:lang w:val="bs-Latn-BA"/>
        </w:rPr>
      </w:pPr>
    </w:p>
    <w:p w14:paraId="153D0B7E" w14:textId="77777777" w:rsidR="00E94ADE" w:rsidDel="00F513AA" w:rsidRDefault="00CC5052">
      <w:pPr>
        <w:pStyle w:val="Heading2"/>
        <w:spacing w:line="240" w:lineRule="auto"/>
        <w:jc w:val="both"/>
        <w:rPr>
          <w:del w:id="1638" w:author="Rajo" w:date="2018-06-17T14:34:00Z"/>
          <w:lang w:val="bs-Latn-BA"/>
        </w:rPr>
      </w:pPr>
      <w:bookmarkStart w:id="1639" w:name="_Toc511154423"/>
      <w:r>
        <w:rPr>
          <w:lang w:val="bs-Latn-BA"/>
        </w:rPr>
        <w:t>Principi</w:t>
      </w:r>
      <w:bookmarkEnd w:id="1639"/>
    </w:p>
    <w:p w14:paraId="61EEACC0" w14:textId="77777777" w:rsidR="00E94ADE" w:rsidRPr="00233832" w:rsidRDefault="00E94ADE">
      <w:pPr>
        <w:pStyle w:val="Heading2"/>
        <w:spacing w:line="240" w:lineRule="auto"/>
        <w:jc w:val="both"/>
        <w:rPr>
          <w:lang w:val="bs-Latn-BA"/>
        </w:rPr>
        <w:pPrChange w:id="1640" w:author="Rajo" w:date="2018-06-17T14:34:00Z">
          <w:pPr>
            <w:spacing w:line="240" w:lineRule="auto"/>
            <w:jc w:val="both"/>
          </w:pPr>
        </w:pPrChange>
      </w:pPr>
    </w:p>
    <w:p w14:paraId="1C6622A3" w14:textId="6EE65572" w:rsidR="00E94ADE" w:rsidDel="00082C69" w:rsidRDefault="00CC5052">
      <w:pPr>
        <w:spacing w:line="240" w:lineRule="auto"/>
        <w:ind w:firstLine="360"/>
        <w:jc w:val="both"/>
        <w:rPr>
          <w:del w:id="1641" w:author="Rajo" w:date="2018-05-26T15:19:00Z"/>
          <w:lang w:val="bs-Latn-BA"/>
        </w:rPr>
      </w:pPr>
      <w:r>
        <w:rPr>
          <w:lang w:val="bs-Latn-BA"/>
        </w:rPr>
        <w:t>Postoje tri različite uloge u scenarijima koje propisuje SAML specifikacija:</w:t>
      </w:r>
      <w:ins w:id="1642" w:author="Rajo" w:date="2018-06-17T17:06:00Z">
        <w:r w:rsidR="00441617">
          <w:rPr>
            <w:lang w:val="bs-Latn-BA"/>
          </w:rPr>
          <w:t xml:space="preserve"> </w:t>
        </w:r>
      </w:ins>
      <w:moveToRangeStart w:id="1643" w:author="Rajo" w:date="2018-06-17T17:06:00Z" w:name="move517018526"/>
      <w:moveTo w:id="1644" w:author="Rajo" w:date="2018-06-17T17:06:00Z">
        <w:r w:rsidR="00441617" w:rsidRPr="00362594">
          <w:rPr>
            <w:vertAlign w:val="superscript"/>
            <w:lang w:val="bs-Latn-BA"/>
          </w:rPr>
          <w:t>[8]</w:t>
        </w:r>
      </w:moveTo>
      <w:moveToRangeEnd w:id="1643"/>
    </w:p>
    <w:p w14:paraId="154B7560" w14:textId="77777777" w:rsidR="00E94ADE" w:rsidRDefault="00E94ADE">
      <w:pPr>
        <w:spacing w:line="240" w:lineRule="auto"/>
        <w:ind w:firstLine="360"/>
        <w:jc w:val="both"/>
        <w:rPr>
          <w:lang w:val="bs-Latn-BA"/>
        </w:rPr>
        <w:pPrChange w:id="1645" w:author="Rajo" w:date="2018-06-17T14:45:00Z">
          <w:pPr>
            <w:spacing w:line="240" w:lineRule="auto"/>
            <w:jc w:val="both"/>
          </w:pPr>
        </w:pPrChange>
      </w:pPr>
    </w:p>
    <w:p w14:paraId="0AE29329" w14:textId="7250EDCC" w:rsidR="00E94ADE" w:rsidRDefault="00CC5052">
      <w:pPr>
        <w:pStyle w:val="ListParagraph1"/>
        <w:numPr>
          <w:ilvl w:val="0"/>
          <w:numId w:val="7"/>
        </w:numPr>
        <w:spacing w:line="240" w:lineRule="auto"/>
        <w:jc w:val="both"/>
        <w:rPr>
          <w:lang w:val="bs-Latn-BA"/>
        </w:rPr>
      </w:pPr>
      <w:r>
        <w:t>k</w:t>
      </w:r>
      <w:proofErr w:type="spellStart"/>
      <w:r>
        <w:rPr>
          <w:lang w:val="bs-Latn-BA"/>
        </w:rPr>
        <w:t>orisnik</w:t>
      </w:r>
      <w:proofErr w:type="spellEnd"/>
      <w:r>
        <w:rPr>
          <w:i/>
          <w:lang w:val="bs-Latn-BA"/>
        </w:rPr>
        <w:t xml:space="preserve"> (Principal)</w:t>
      </w:r>
      <w:r>
        <w:rPr>
          <w:lang w:val="bs-Latn-BA"/>
        </w:rPr>
        <w:t xml:space="preserve"> - subjekat koji može biti autentikovan u okviru određenog sigurnosnog domena</w:t>
      </w:r>
      <w:r>
        <w:t>,</w:t>
      </w:r>
    </w:p>
    <w:p w14:paraId="3134309C" w14:textId="72DE9DF6" w:rsidR="00E94ADE" w:rsidRDefault="00CC5052">
      <w:pPr>
        <w:pStyle w:val="ListParagraph1"/>
        <w:numPr>
          <w:ilvl w:val="0"/>
          <w:numId w:val="7"/>
        </w:numPr>
        <w:spacing w:line="240" w:lineRule="auto"/>
        <w:jc w:val="both"/>
        <w:rPr>
          <w:lang w:val="bs-Latn-BA"/>
        </w:rPr>
      </w:pPr>
      <w:del w:id="1646" w:author="Rajo" w:date="2018-05-23T20:01:00Z">
        <w:r w:rsidDel="00847196">
          <w:delText>p</w:delText>
        </w:r>
        <w:r w:rsidDel="00847196">
          <w:rPr>
            <w:lang w:val="bs-Latn-BA"/>
          </w:rPr>
          <w:delText>rovajder identiteta</w:delText>
        </w:r>
      </w:del>
      <w:proofErr w:type="spellStart"/>
      <w:ins w:id="1647" w:author="Rajo" w:date="2018-05-23T20:01:00Z">
        <w:r w:rsidR="00847196">
          <w:t>davalac</w:t>
        </w:r>
        <w:proofErr w:type="spellEnd"/>
        <w:r w:rsidR="00847196">
          <w:t xml:space="preserve"> </w:t>
        </w:r>
        <w:proofErr w:type="spellStart"/>
        <w:r w:rsidR="00847196">
          <w:t>identiteta</w:t>
        </w:r>
      </w:ins>
      <w:proofErr w:type="spellEnd"/>
      <w:r>
        <w:rPr>
          <w:lang w:val="bs-Latn-BA"/>
        </w:rPr>
        <w:t xml:space="preserve"> (</w:t>
      </w:r>
      <w:proofErr w:type="spellStart"/>
      <w:r>
        <w:rPr>
          <w:i/>
          <w:lang w:val="bs-Latn-BA"/>
        </w:rPr>
        <w:t>Identity</w:t>
      </w:r>
      <w:proofErr w:type="spellEnd"/>
      <w:r>
        <w:rPr>
          <w:i/>
          <w:lang w:val="bs-Latn-BA"/>
        </w:rPr>
        <w:t xml:space="preserve"> </w:t>
      </w:r>
      <w:proofErr w:type="spellStart"/>
      <w:r>
        <w:rPr>
          <w:i/>
          <w:lang w:val="bs-Latn-BA"/>
        </w:rPr>
        <w:t>Provider</w:t>
      </w:r>
      <w:proofErr w:type="spellEnd"/>
      <w:r>
        <w:rPr>
          <w:i/>
          <w:lang w:val="bs-Latn-BA"/>
        </w:rPr>
        <w:t xml:space="preserve"> </w:t>
      </w:r>
      <w:r>
        <w:rPr>
          <w:lang w:val="bs-Latn-BA"/>
        </w:rPr>
        <w:t xml:space="preserve">- </w:t>
      </w:r>
      <w:proofErr w:type="spellStart"/>
      <w:r>
        <w:rPr>
          <w:lang w:val="bs-Latn-BA"/>
        </w:rPr>
        <w:t>IdP</w:t>
      </w:r>
      <w:proofErr w:type="spellEnd"/>
      <w:r>
        <w:rPr>
          <w:lang w:val="bs-Latn-BA"/>
        </w:rPr>
        <w:t>) - sistem koji služi za dodavanje, održavanje i upravljanje informacijama o identitetu subjekta, kao i za njihovo izdavanje u obliku SAML tvrdnji koje su opisane u tački 6.2.1</w:t>
      </w:r>
      <w:r>
        <w:t>,</w:t>
      </w:r>
    </w:p>
    <w:p w14:paraId="3A39AAA9" w14:textId="3D636E92" w:rsidR="00E94ADE" w:rsidDel="00082C69" w:rsidRDefault="00CC5052">
      <w:pPr>
        <w:pStyle w:val="ListParagraph1"/>
        <w:numPr>
          <w:ilvl w:val="0"/>
          <w:numId w:val="7"/>
        </w:numPr>
        <w:spacing w:line="240" w:lineRule="auto"/>
        <w:jc w:val="both"/>
        <w:rPr>
          <w:del w:id="1648" w:author="Rajo" w:date="2018-05-26T15:19:00Z"/>
          <w:lang w:val="bs-Latn-BA"/>
        </w:rPr>
      </w:pPr>
      <w:del w:id="1649" w:author="Rajo" w:date="2018-05-23T20:02:00Z">
        <w:r w:rsidDel="00847196">
          <w:delText>s</w:delText>
        </w:r>
        <w:r w:rsidDel="00847196">
          <w:rPr>
            <w:lang w:val="bs-Latn-BA"/>
          </w:rPr>
          <w:delText>ervis provajder</w:delText>
        </w:r>
      </w:del>
      <w:proofErr w:type="spellStart"/>
      <w:ins w:id="1650" w:author="Rajo" w:date="2018-05-23T20:10:00Z">
        <w:r w:rsidR="00BD270B">
          <w:t>davalac</w:t>
        </w:r>
        <w:proofErr w:type="spellEnd"/>
        <w:r w:rsidR="00BD270B">
          <w:t xml:space="preserve"> </w:t>
        </w:r>
        <w:proofErr w:type="spellStart"/>
        <w:r w:rsidR="00BD270B">
          <w:t>usluge</w:t>
        </w:r>
      </w:ins>
      <w:proofErr w:type="spellEnd"/>
      <w:r>
        <w:rPr>
          <w:lang w:val="bs-Latn-BA"/>
        </w:rPr>
        <w:t xml:space="preserve"> (</w:t>
      </w:r>
      <w:r>
        <w:rPr>
          <w:i/>
          <w:lang w:val="bs-Latn-BA"/>
        </w:rPr>
        <w:t xml:space="preserve">Service </w:t>
      </w:r>
      <w:proofErr w:type="spellStart"/>
      <w:r>
        <w:rPr>
          <w:i/>
          <w:lang w:val="bs-Latn-BA"/>
        </w:rPr>
        <w:t>Provider</w:t>
      </w:r>
      <w:proofErr w:type="spellEnd"/>
      <w:r>
        <w:rPr>
          <w:i/>
          <w:lang w:val="bs-Latn-BA"/>
        </w:rPr>
        <w:t xml:space="preserve"> </w:t>
      </w:r>
      <w:r>
        <w:rPr>
          <w:lang w:val="bs-Latn-BA"/>
        </w:rPr>
        <w:t>- SP)</w:t>
      </w:r>
      <w:r>
        <w:rPr>
          <w:i/>
          <w:lang w:val="bs-Latn-BA"/>
        </w:rPr>
        <w:t xml:space="preserve"> </w:t>
      </w:r>
      <w:r>
        <w:rPr>
          <w:lang w:val="bs-Latn-BA"/>
        </w:rPr>
        <w:t xml:space="preserve">- sistem odnosno servis čijim resursima korisnik želi pristupiti, i koji obavlja komunikaciju sa </w:t>
      </w:r>
      <w:del w:id="1651" w:author="Rajo" w:date="2018-05-23T20:11:00Z">
        <w:r w:rsidDel="00910C56">
          <w:rPr>
            <w:lang w:val="bs-Latn-BA"/>
          </w:rPr>
          <w:delText>provajderom identiteta</w:delText>
        </w:r>
      </w:del>
      <w:ins w:id="1652" w:author="Rajo" w:date="2018-05-23T20:11:00Z">
        <w:r w:rsidR="00910C56">
          <w:rPr>
            <w:lang w:val="bs-Latn-BA"/>
          </w:rPr>
          <w:t>davaocem identiteta</w:t>
        </w:r>
      </w:ins>
      <w:r>
        <w:rPr>
          <w:lang w:val="bs-Latn-BA"/>
        </w:rPr>
        <w:t xml:space="preserve"> u cilju sprovođenja kontrole pristupa</w:t>
      </w:r>
      <w:r>
        <w:t>.</w:t>
      </w:r>
    </w:p>
    <w:p w14:paraId="5154F501" w14:textId="77777777" w:rsidR="00E94ADE" w:rsidRPr="007F33F9" w:rsidRDefault="00E94ADE">
      <w:pPr>
        <w:pStyle w:val="ListParagraph1"/>
        <w:numPr>
          <w:ilvl w:val="0"/>
          <w:numId w:val="7"/>
        </w:numPr>
        <w:spacing w:line="240" w:lineRule="auto"/>
        <w:jc w:val="both"/>
        <w:rPr>
          <w:lang w:val="bs-Latn-BA"/>
        </w:rPr>
        <w:pPrChange w:id="1653" w:author="Rajo" w:date="2018-05-26T15:19:00Z">
          <w:pPr>
            <w:spacing w:line="240" w:lineRule="auto"/>
            <w:ind w:left="360"/>
            <w:jc w:val="both"/>
          </w:pPr>
        </w:pPrChange>
      </w:pPr>
    </w:p>
    <w:p w14:paraId="4347F883" w14:textId="5BAFF0DD" w:rsidR="00E94ADE" w:rsidDel="00082C69" w:rsidRDefault="00CC5052" w:rsidP="00233832">
      <w:pPr>
        <w:spacing w:line="240" w:lineRule="auto"/>
        <w:ind w:firstLine="360"/>
        <w:jc w:val="both"/>
        <w:rPr>
          <w:del w:id="1654" w:author="Rajo" w:date="2018-05-26T15:19:00Z"/>
          <w:lang w:val="bs-Latn-BA"/>
        </w:rPr>
      </w:pPr>
      <w:r>
        <w:rPr>
          <w:lang w:val="bs-Latn-BA"/>
        </w:rPr>
        <w:t xml:space="preserve">Uobičajeni tok dešavanja u tim scenarijima počinje tako što korisnik traži pristup resursu ili određenoj usluzi na strani </w:t>
      </w:r>
      <w:del w:id="1655" w:author="Rajo" w:date="2018-05-23T20:03:00Z">
        <w:r w:rsidDel="00847196">
          <w:rPr>
            <w:lang w:val="bs-Latn-BA"/>
          </w:rPr>
          <w:delText>servis provajdera</w:delText>
        </w:r>
      </w:del>
      <w:ins w:id="1656" w:author="Rajo" w:date="2018-05-23T20:08:00Z">
        <w:r w:rsidR="00BD270B">
          <w:rPr>
            <w:lang w:val="bs-Latn-BA"/>
          </w:rPr>
          <w:t>davaoca usluge</w:t>
        </w:r>
      </w:ins>
      <w:r>
        <w:rPr>
          <w:lang w:val="bs-Latn-BA"/>
        </w:rPr>
        <w:t xml:space="preserve">. On zatim od </w:t>
      </w:r>
      <w:del w:id="1657" w:author="Rajo" w:date="2018-05-23T20:13:00Z">
        <w:r w:rsidDel="00910C56">
          <w:rPr>
            <w:lang w:val="bs-Latn-BA"/>
          </w:rPr>
          <w:delText>provajdera identiteta</w:delText>
        </w:r>
      </w:del>
      <w:ins w:id="1658" w:author="Rajo" w:date="2018-05-23T20:13:00Z">
        <w:r w:rsidR="00910C56">
          <w:rPr>
            <w:lang w:val="bs-Latn-BA"/>
          </w:rPr>
          <w:t>davaoca identiteta</w:t>
        </w:r>
      </w:ins>
      <w:r>
        <w:rPr>
          <w:lang w:val="bs-Latn-BA"/>
        </w:rPr>
        <w:t xml:space="preserve"> </w:t>
      </w:r>
      <w:del w:id="1659" w:author="Rajo" w:date="2018-05-23T21:12:00Z">
        <w:r w:rsidDel="003E035D">
          <w:rPr>
            <w:lang w:val="bs-Latn-BA"/>
          </w:rPr>
          <w:delText>zahtjeva</w:delText>
        </w:r>
      </w:del>
      <w:ins w:id="1660" w:author="Rajo" w:date="2018-05-23T21:12:00Z">
        <w:r w:rsidR="003E035D">
          <w:rPr>
            <w:lang w:val="bs-Latn-BA"/>
          </w:rPr>
          <w:t>zahtijeva</w:t>
        </w:r>
      </w:ins>
      <w:r>
        <w:rPr>
          <w:lang w:val="bs-Latn-BA"/>
        </w:rPr>
        <w:t xml:space="preserve"> i dobavlja tvrdnje o identitetu korisnika, te na osnovu njih vrši odluke o pravima pristupa zahtijevanim resursima i uslugama.</w:t>
      </w:r>
    </w:p>
    <w:p w14:paraId="3B158891" w14:textId="77777777" w:rsidR="00E94ADE" w:rsidRDefault="00E94ADE">
      <w:pPr>
        <w:spacing w:line="240" w:lineRule="auto"/>
        <w:ind w:firstLine="360"/>
        <w:jc w:val="both"/>
        <w:rPr>
          <w:lang w:val="bs-Latn-BA"/>
        </w:rPr>
        <w:pPrChange w:id="1661" w:author="Rajo" w:date="2018-06-17T14:45:00Z">
          <w:pPr>
            <w:spacing w:line="240" w:lineRule="auto"/>
            <w:jc w:val="both"/>
          </w:pPr>
        </w:pPrChange>
      </w:pPr>
    </w:p>
    <w:p w14:paraId="4424E763" w14:textId="68C0AB21" w:rsidR="00E94ADE" w:rsidDel="00082C69" w:rsidRDefault="00CC5052" w:rsidP="00233832">
      <w:pPr>
        <w:spacing w:line="240" w:lineRule="auto"/>
        <w:ind w:firstLine="360"/>
        <w:jc w:val="both"/>
        <w:rPr>
          <w:del w:id="1662" w:author="Rajo" w:date="2018-05-26T15:20:00Z"/>
          <w:lang w:val="bs-Latn-BA"/>
        </w:rPr>
      </w:pPr>
      <w:del w:id="1663" w:author="Rajo" w:date="2018-05-23T20:01:00Z">
        <w:r w:rsidDel="00847196">
          <w:rPr>
            <w:lang w:val="bs-Latn-BA"/>
          </w:rPr>
          <w:delText>Provajder identiteta</w:delText>
        </w:r>
      </w:del>
      <w:ins w:id="1664" w:author="Rajo" w:date="2018-05-23T20:01:00Z">
        <w:r w:rsidR="00847196">
          <w:rPr>
            <w:lang w:val="bs-Latn-BA"/>
          </w:rPr>
          <w:t>Davalac identiteta</w:t>
        </w:r>
      </w:ins>
      <w:r>
        <w:rPr>
          <w:lang w:val="bs-Latn-BA"/>
        </w:rPr>
        <w:t xml:space="preserve">, prije nego što dostavi tvrdnju o identitetu korisnika </w:t>
      </w:r>
      <w:del w:id="1665" w:author="Rajo" w:date="2018-05-23T20:05:00Z">
        <w:r w:rsidDel="00847196">
          <w:rPr>
            <w:lang w:val="bs-Latn-BA"/>
          </w:rPr>
          <w:delText>servis provajderu</w:delText>
        </w:r>
      </w:del>
      <w:ins w:id="1666" w:author="Rajo" w:date="2018-05-23T20:09:00Z">
        <w:r w:rsidR="00BD270B">
          <w:rPr>
            <w:lang w:val="bs-Latn-BA"/>
          </w:rPr>
          <w:t>davaoca usluge</w:t>
        </w:r>
      </w:ins>
      <w:r>
        <w:rPr>
          <w:lang w:val="bs-Latn-BA"/>
        </w:rPr>
        <w:t xml:space="preserve">, može tražiti neke dodatne informacije od korisnika, kao što su korisničko ime i lozinka, kako bi utvrdio njegov identitet. SAML specifikuje tvrdnje između tri strane, naročito poruke kojim se tvrdi identitet korisnika od strane </w:t>
      </w:r>
      <w:del w:id="1667" w:author="Rajo" w:date="2018-05-23T20:12:00Z">
        <w:r w:rsidDel="00910C56">
          <w:rPr>
            <w:lang w:val="bs-Latn-BA"/>
          </w:rPr>
          <w:delText>provajdera identiteta</w:delText>
        </w:r>
      </w:del>
      <w:ins w:id="1668" w:author="Rajo" w:date="2018-05-23T20:12:00Z">
        <w:r w:rsidR="00910C56">
          <w:rPr>
            <w:lang w:val="bs-Latn-BA"/>
          </w:rPr>
          <w:t>davaoca identiteta</w:t>
        </w:r>
      </w:ins>
      <w:r>
        <w:rPr>
          <w:lang w:val="bs-Latn-BA"/>
        </w:rPr>
        <w:t xml:space="preserve"> prema </w:t>
      </w:r>
      <w:del w:id="1669" w:author="Rajo" w:date="2018-05-23T20:04:00Z">
        <w:r w:rsidDel="00847196">
          <w:rPr>
            <w:lang w:val="bs-Latn-BA"/>
          </w:rPr>
          <w:delText>servis provajderu</w:delText>
        </w:r>
      </w:del>
      <w:ins w:id="1670" w:author="Rajo" w:date="2018-05-23T20:09:00Z">
        <w:r w:rsidR="00BD270B">
          <w:rPr>
            <w:lang w:val="bs-Latn-BA"/>
          </w:rPr>
          <w:t>davaoca usluge</w:t>
        </w:r>
      </w:ins>
      <w:r>
        <w:rPr>
          <w:lang w:val="bs-Latn-BA"/>
        </w:rPr>
        <w:t xml:space="preserve">. Po SAML specifikaciji, jedan </w:t>
      </w:r>
      <w:del w:id="1671" w:author="Rajo" w:date="2018-05-23T20:01:00Z">
        <w:r w:rsidDel="00847196">
          <w:rPr>
            <w:lang w:val="bs-Latn-BA"/>
          </w:rPr>
          <w:delText>provajder identiteta</w:delText>
        </w:r>
      </w:del>
      <w:ins w:id="1672" w:author="Rajo" w:date="2018-05-23T20:01:00Z">
        <w:r w:rsidR="00847196">
          <w:rPr>
            <w:lang w:val="bs-Latn-BA"/>
          </w:rPr>
          <w:t>davalac identiteta</w:t>
        </w:r>
      </w:ins>
      <w:r>
        <w:rPr>
          <w:lang w:val="bs-Latn-BA"/>
        </w:rPr>
        <w:t xml:space="preserve"> može slati tvrdnje različitim </w:t>
      </w:r>
      <w:del w:id="1673" w:author="Rajo" w:date="2018-05-23T20:14:00Z">
        <w:r w:rsidDel="00910C56">
          <w:rPr>
            <w:lang w:val="bs-Latn-BA"/>
          </w:rPr>
          <w:delText>servis provajderima</w:delText>
        </w:r>
      </w:del>
      <w:ins w:id="1674" w:author="Rajo" w:date="2018-05-23T20:14:00Z">
        <w:r w:rsidR="00910C56">
          <w:rPr>
            <w:lang w:val="bs-Latn-BA"/>
          </w:rPr>
          <w:t>davaocima usluge</w:t>
        </w:r>
      </w:ins>
      <w:r>
        <w:rPr>
          <w:lang w:val="bs-Latn-BA"/>
        </w:rPr>
        <w:t xml:space="preserve">. Slično, jedan </w:t>
      </w:r>
      <w:del w:id="1675" w:author="Rajo" w:date="2018-05-23T20:14:00Z">
        <w:r w:rsidDel="00910C56">
          <w:rPr>
            <w:lang w:val="bs-Latn-BA"/>
          </w:rPr>
          <w:delText>servis provajder</w:delText>
        </w:r>
      </w:del>
      <w:ins w:id="1676" w:author="Rajo" w:date="2018-05-23T20:14:00Z">
        <w:r w:rsidR="00910C56">
          <w:rPr>
            <w:lang w:val="bs-Latn-BA"/>
          </w:rPr>
          <w:t>davalac usluge</w:t>
        </w:r>
      </w:ins>
      <w:r>
        <w:rPr>
          <w:lang w:val="bs-Latn-BA"/>
        </w:rPr>
        <w:t xml:space="preserve"> može se oslanjati i vjerovati tvrdnjama dobijenim od strane više nezavisnih </w:t>
      </w:r>
      <w:del w:id="1677" w:author="Rajo" w:date="2018-05-23T20:12:00Z">
        <w:r w:rsidDel="00910C56">
          <w:rPr>
            <w:lang w:val="bs-Latn-BA"/>
          </w:rPr>
          <w:delText>provajdera identiteta</w:delText>
        </w:r>
      </w:del>
      <w:ins w:id="1678" w:author="Rajo" w:date="2018-05-23T20:12:00Z">
        <w:r w:rsidR="00910C56">
          <w:rPr>
            <w:lang w:val="bs-Latn-BA"/>
          </w:rPr>
          <w:t>davalaca identiteta</w:t>
        </w:r>
      </w:ins>
      <w:r>
        <w:rPr>
          <w:lang w:val="bs-Latn-BA"/>
        </w:rPr>
        <w:t xml:space="preserve">. </w:t>
      </w:r>
    </w:p>
    <w:p w14:paraId="56CD8A18" w14:textId="77777777" w:rsidR="00E94ADE" w:rsidRDefault="00E94ADE">
      <w:pPr>
        <w:spacing w:line="240" w:lineRule="auto"/>
        <w:ind w:firstLine="360"/>
        <w:jc w:val="both"/>
        <w:rPr>
          <w:lang w:val="bs-Latn-BA"/>
        </w:rPr>
        <w:pPrChange w:id="1679" w:author="Rajo" w:date="2018-06-17T14:45:00Z">
          <w:pPr>
            <w:spacing w:line="240" w:lineRule="auto"/>
            <w:jc w:val="both"/>
          </w:pPr>
        </w:pPrChange>
      </w:pPr>
    </w:p>
    <w:p w14:paraId="26379F59" w14:textId="7C4C2A3F" w:rsidR="00E94ADE" w:rsidRDefault="00CC5052" w:rsidP="00233832">
      <w:pPr>
        <w:spacing w:line="240" w:lineRule="auto"/>
        <w:ind w:firstLine="360"/>
        <w:jc w:val="both"/>
        <w:rPr>
          <w:lang w:val="bs-Latn-BA"/>
        </w:rPr>
      </w:pPr>
      <w:r>
        <w:rPr>
          <w:lang w:val="bs-Latn-BA"/>
        </w:rPr>
        <w:t xml:space="preserve">SAML ne definiše način na koji će se korisnik autentikovati na strani </w:t>
      </w:r>
      <w:del w:id="1680" w:author="Rajo" w:date="2018-05-23T20:12:00Z">
        <w:r w:rsidDel="00910C56">
          <w:rPr>
            <w:lang w:val="bs-Latn-BA"/>
          </w:rPr>
          <w:delText>provajdera identiteta</w:delText>
        </w:r>
      </w:del>
      <w:ins w:id="1681" w:author="Rajo" w:date="2018-05-23T20:12:00Z">
        <w:r w:rsidR="00910C56">
          <w:rPr>
            <w:lang w:val="bs-Latn-BA"/>
          </w:rPr>
          <w:t>davaoca identiteta</w:t>
        </w:r>
      </w:ins>
      <w:r>
        <w:rPr>
          <w:lang w:val="bs-Latn-BA"/>
        </w:rPr>
        <w:t>. Mogu se koristiti korisničko ime i lozinka ili neki drugi oblik autentikacije, uključujući autentikaciju u više koraka, tj. višestepenu autentikaciju (</w:t>
      </w:r>
      <w:r>
        <w:rPr>
          <w:i/>
          <w:lang w:val="bs-Latn-BA"/>
        </w:rPr>
        <w:t xml:space="preserve">multi </w:t>
      </w:r>
      <w:proofErr w:type="spellStart"/>
      <w:r>
        <w:rPr>
          <w:i/>
          <w:lang w:val="bs-Latn-BA"/>
        </w:rPr>
        <w:t>factor</w:t>
      </w:r>
      <w:proofErr w:type="spellEnd"/>
      <w:r>
        <w:rPr>
          <w:lang w:val="bs-Latn-BA"/>
        </w:rPr>
        <w:t>).</w:t>
      </w:r>
      <w:del w:id="1682" w:author="Rajo" w:date="2018-06-17T17:06:00Z">
        <w:r w:rsidDel="00441617">
          <w:rPr>
            <w:lang w:val="bs-Latn-BA"/>
          </w:rPr>
          <w:delText xml:space="preserve"> </w:delText>
        </w:r>
      </w:del>
      <w:moveFromRangeStart w:id="1683" w:author="Rajo" w:date="2018-06-17T17:06:00Z" w:name="move517018526"/>
      <w:moveFrom w:id="1684" w:author="Rajo" w:date="2018-06-17T17:06:00Z">
        <w:r w:rsidRPr="00E86DFF" w:rsidDel="00441617">
          <w:rPr>
            <w:vertAlign w:val="superscript"/>
            <w:lang w:val="bs-Latn-BA"/>
            <w:rPrChange w:id="1685" w:author="Rajo" w:date="2018-05-24T19:04:00Z">
              <w:rPr>
                <w:lang w:val="bs-Latn-BA"/>
              </w:rPr>
            </w:rPrChange>
          </w:rPr>
          <w:t>[8]</w:t>
        </w:r>
      </w:moveFrom>
      <w:moveFromRangeEnd w:id="1683"/>
    </w:p>
    <w:p w14:paraId="3EE8F100" w14:textId="77777777" w:rsidR="00E94ADE" w:rsidDel="00082C69" w:rsidRDefault="00E94ADE">
      <w:pPr>
        <w:spacing w:line="240" w:lineRule="auto"/>
        <w:ind w:firstLine="360"/>
        <w:jc w:val="both"/>
        <w:rPr>
          <w:del w:id="1686" w:author="Rajo" w:date="2018-05-26T15:20:00Z"/>
          <w:lang w:val="bs-Latn-BA"/>
        </w:rPr>
      </w:pPr>
    </w:p>
    <w:p w14:paraId="09725469" w14:textId="77777777" w:rsidR="00E94ADE" w:rsidRDefault="00CC5052">
      <w:pPr>
        <w:rPr>
          <w:lang w:val="bs-Latn-BA"/>
        </w:rPr>
      </w:pPr>
      <w:del w:id="1687" w:author="Rajo" w:date="2018-05-26T15:20:00Z">
        <w:r w:rsidDel="00082C69">
          <w:rPr>
            <w:lang w:val="bs-Latn-BA"/>
          </w:rPr>
          <w:br w:type="page"/>
        </w:r>
      </w:del>
    </w:p>
    <w:p w14:paraId="021CF798" w14:textId="4679B671" w:rsidR="00E94ADE" w:rsidDel="0077100B" w:rsidRDefault="00CC5052">
      <w:pPr>
        <w:pStyle w:val="Heading2"/>
        <w:spacing w:line="240" w:lineRule="auto"/>
        <w:jc w:val="both"/>
        <w:rPr>
          <w:del w:id="1688" w:author="Rajo" w:date="2018-06-17T14:34:00Z"/>
          <w:lang w:val="bs-Latn-BA"/>
        </w:rPr>
      </w:pPr>
      <w:bookmarkStart w:id="1689" w:name="_Toc511154424"/>
      <w:proofErr w:type="spellStart"/>
      <w:r>
        <w:lastRenderedPageBreak/>
        <w:t>Način</w:t>
      </w:r>
      <w:proofErr w:type="spellEnd"/>
      <w:r>
        <w:t xml:space="preserve"> </w:t>
      </w:r>
      <w:proofErr w:type="spellStart"/>
      <w:r>
        <w:t>funkcionisanja</w:t>
      </w:r>
      <w:proofErr w:type="spellEnd"/>
      <w:r>
        <w:rPr>
          <w:lang w:val="bs-Latn-BA"/>
        </w:rPr>
        <w:t xml:space="preserve"> SAML</w:t>
      </w:r>
      <w:r>
        <w:t>-a</w:t>
      </w:r>
      <w:r>
        <w:rPr>
          <w:lang w:val="bs-Latn-BA"/>
        </w:rPr>
        <w:t xml:space="preserve"> </w:t>
      </w:r>
      <w:bookmarkEnd w:id="1689"/>
    </w:p>
    <w:p w14:paraId="2C534595" w14:textId="77777777" w:rsidR="00E94ADE" w:rsidRPr="00233832" w:rsidRDefault="00E94ADE">
      <w:pPr>
        <w:pStyle w:val="Heading2"/>
        <w:spacing w:line="240" w:lineRule="auto"/>
        <w:jc w:val="both"/>
        <w:rPr>
          <w:lang w:val="bs-Latn-BA"/>
        </w:rPr>
        <w:pPrChange w:id="1690" w:author="Rajo" w:date="2018-06-17T14:34:00Z">
          <w:pPr>
            <w:spacing w:line="240" w:lineRule="auto"/>
            <w:jc w:val="both"/>
          </w:pPr>
        </w:pPrChange>
      </w:pPr>
    </w:p>
    <w:p w14:paraId="11A123ED" w14:textId="260441BE" w:rsidR="00E94ADE" w:rsidDel="00A42333" w:rsidRDefault="00CC5052">
      <w:pPr>
        <w:spacing w:line="240" w:lineRule="auto"/>
        <w:ind w:firstLine="360"/>
        <w:jc w:val="both"/>
        <w:rPr>
          <w:del w:id="1691" w:author="Rajo" w:date="2018-05-26T15:20:00Z"/>
          <w:lang w:val="bs-Latn-BA"/>
        </w:rPr>
        <w:pPrChange w:id="1692" w:author="Rajo" w:date="2018-06-17T14:46:00Z">
          <w:pPr>
            <w:spacing w:line="240" w:lineRule="auto"/>
            <w:ind w:firstLine="576"/>
            <w:jc w:val="both"/>
          </w:pPr>
        </w:pPrChange>
      </w:pPr>
      <w:r>
        <w:rPr>
          <w:lang w:val="bs-Latn-BA"/>
        </w:rPr>
        <w:t xml:space="preserve">SAML je niz XML baziranih poruka koje daju informaciju o tome da li je korisnik autentikovan, kakva prava pristupa i uloge posjeduje, te na koji način može koristiti podatke i resurse na osnovu toga. Kompatibilan je sa HTTP, SMTP, FTP i SOAP protokolima, uz niz ostalih protokola i tehnologija. </w:t>
      </w:r>
      <w:r>
        <w:rPr>
          <w:vertAlign w:val="superscript"/>
          <w:lang w:val="bs-Latn-BA"/>
        </w:rPr>
        <w:t>[8]</w:t>
      </w:r>
    </w:p>
    <w:p w14:paraId="6DEBE774" w14:textId="77777777" w:rsidR="00E94ADE" w:rsidRDefault="00E94ADE">
      <w:pPr>
        <w:spacing w:line="240" w:lineRule="auto"/>
        <w:ind w:firstLine="360"/>
        <w:jc w:val="both"/>
        <w:rPr>
          <w:lang w:val="bs-Latn-BA"/>
        </w:rPr>
        <w:pPrChange w:id="1693" w:author="Rajo" w:date="2018-06-17T14:46:00Z">
          <w:pPr>
            <w:spacing w:line="240" w:lineRule="auto"/>
            <w:jc w:val="both"/>
          </w:pPr>
        </w:pPrChange>
      </w:pPr>
    </w:p>
    <w:p w14:paraId="0E1B3B5D" w14:textId="77777777" w:rsidR="00E94ADE" w:rsidDel="00A42333" w:rsidRDefault="00CC5052" w:rsidP="00233832">
      <w:pPr>
        <w:spacing w:line="240" w:lineRule="auto"/>
        <w:ind w:firstLine="360"/>
        <w:jc w:val="both"/>
        <w:rPr>
          <w:del w:id="1694" w:author="Rajo" w:date="2018-05-26T15:20:00Z"/>
          <w:lang w:val="bs-Latn-BA"/>
        </w:rPr>
      </w:pPr>
      <w:r>
        <w:rPr>
          <w:lang w:val="bs-Latn-BA"/>
        </w:rPr>
        <w:t>Glavne komponente SAML specifikacije su:</w:t>
      </w:r>
    </w:p>
    <w:p w14:paraId="45C119C1" w14:textId="77777777" w:rsidR="00E94ADE" w:rsidRDefault="00E94ADE">
      <w:pPr>
        <w:spacing w:line="240" w:lineRule="auto"/>
        <w:ind w:firstLine="360"/>
        <w:jc w:val="both"/>
        <w:rPr>
          <w:lang w:val="bs-Latn-BA"/>
        </w:rPr>
        <w:pPrChange w:id="1695" w:author="Rajo" w:date="2018-06-17T14:46:00Z">
          <w:pPr>
            <w:spacing w:line="240" w:lineRule="auto"/>
            <w:jc w:val="both"/>
          </w:pPr>
        </w:pPrChange>
      </w:pPr>
    </w:p>
    <w:p w14:paraId="1C05D915" w14:textId="77777777" w:rsidR="00E94ADE" w:rsidRDefault="00CC5052">
      <w:pPr>
        <w:pStyle w:val="ListParagraph1"/>
        <w:numPr>
          <w:ilvl w:val="0"/>
          <w:numId w:val="8"/>
        </w:numPr>
        <w:spacing w:line="240" w:lineRule="auto"/>
        <w:jc w:val="both"/>
        <w:rPr>
          <w:lang w:val="bs-Latn-BA"/>
        </w:rPr>
      </w:pPr>
      <w:r>
        <w:rPr>
          <w:lang w:val="bs-Latn-BA"/>
        </w:rPr>
        <w:t>Tvrdnje (</w:t>
      </w:r>
      <w:proofErr w:type="spellStart"/>
      <w:r>
        <w:rPr>
          <w:i/>
          <w:lang w:val="bs-Latn-BA"/>
        </w:rPr>
        <w:t>Assertions</w:t>
      </w:r>
      <w:proofErr w:type="spellEnd"/>
      <w:r>
        <w:rPr>
          <w:lang w:val="bs-Latn-BA"/>
        </w:rPr>
        <w:t>)</w:t>
      </w:r>
    </w:p>
    <w:p w14:paraId="2765B78C" w14:textId="77777777" w:rsidR="00E94ADE" w:rsidRDefault="00CC5052">
      <w:pPr>
        <w:pStyle w:val="ListParagraph1"/>
        <w:numPr>
          <w:ilvl w:val="0"/>
          <w:numId w:val="8"/>
        </w:numPr>
        <w:spacing w:line="240" w:lineRule="auto"/>
        <w:jc w:val="both"/>
        <w:rPr>
          <w:lang w:val="bs-Latn-BA"/>
        </w:rPr>
      </w:pPr>
      <w:r>
        <w:rPr>
          <w:lang w:val="bs-Latn-BA"/>
        </w:rPr>
        <w:t>Protokoli (</w:t>
      </w:r>
      <w:proofErr w:type="spellStart"/>
      <w:r>
        <w:rPr>
          <w:i/>
          <w:lang w:val="bs-Latn-BA"/>
        </w:rPr>
        <w:t>Protocols</w:t>
      </w:r>
      <w:proofErr w:type="spellEnd"/>
      <w:r>
        <w:rPr>
          <w:lang w:val="bs-Latn-BA"/>
        </w:rPr>
        <w:t>)</w:t>
      </w:r>
    </w:p>
    <w:p w14:paraId="043F4330" w14:textId="77777777" w:rsidR="00E94ADE" w:rsidRDefault="00CC5052">
      <w:pPr>
        <w:pStyle w:val="ListParagraph1"/>
        <w:numPr>
          <w:ilvl w:val="0"/>
          <w:numId w:val="8"/>
        </w:numPr>
        <w:spacing w:line="240" w:lineRule="auto"/>
        <w:jc w:val="both"/>
        <w:rPr>
          <w:lang w:val="bs-Latn-BA"/>
        </w:rPr>
      </w:pPr>
      <w:r>
        <w:rPr>
          <w:lang w:val="bs-Latn-BA"/>
        </w:rPr>
        <w:t>Povezivanja/uvezivanja (</w:t>
      </w:r>
      <w:proofErr w:type="spellStart"/>
      <w:r>
        <w:rPr>
          <w:i/>
          <w:lang w:val="bs-Latn-BA"/>
        </w:rPr>
        <w:t>Bindings</w:t>
      </w:r>
      <w:proofErr w:type="spellEnd"/>
      <w:r>
        <w:rPr>
          <w:lang w:val="bs-Latn-BA"/>
        </w:rPr>
        <w:t>)</w:t>
      </w:r>
    </w:p>
    <w:p w14:paraId="0A014D4D" w14:textId="77777777" w:rsidR="00E94ADE" w:rsidDel="00A42333" w:rsidRDefault="00CC5052">
      <w:pPr>
        <w:pStyle w:val="ListParagraph1"/>
        <w:numPr>
          <w:ilvl w:val="0"/>
          <w:numId w:val="8"/>
        </w:numPr>
        <w:spacing w:line="240" w:lineRule="auto"/>
        <w:jc w:val="both"/>
        <w:rPr>
          <w:del w:id="1696" w:author="Rajo" w:date="2018-05-26T15:20:00Z"/>
          <w:lang w:val="bs-Latn-BA"/>
        </w:rPr>
      </w:pPr>
      <w:r>
        <w:rPr>
          <w:lang w:val="bs-Latn-BA"/>
        </w:rPr>
        <w:t>Profili (</w:t>
      </w:r>
      <w:proofErr w:type="spellStart"/>
      <w:r>
        <w:rPr>
          <w:i/>
          <w:lang w:val="bs-Latn-BA"/>
        </w:rPr>
        <w:t>Profiles</w:t>
      </w:r>
      <w:proofErr w:type="spellEnd"/>
      <w:r>
        <w:rPr>
          <w:lang w:val="bs-Latn-BA"/>
        </w:rPr>
        <w:t>)</w:t>
      </w:r>
    </w:p>
    <w:p w14:paraId="6EFF33AC" w14:textId="77777777" w:rsidR="00E94ADE" w:rsidRPr="007F33F9" w:rsidRDefault="00E94ADE">
      <w:pPr>
        <w:pStyle w:val="ListParagraph1"/>
        <w:numPr>
          <w:ilvl w:val="0"/>
          <w:numId w:val="8"/>
        </w:numPr>
        <w:spacing w:line="240" w:lineRule="auto"/>
        <w:jc w:val="both"/>
        <w:rPr>
          <w:lang w:val="bs-Latn-BA"/>
        </w:rPr>
        <w:pPrChange w:id="1697" w:author="Rajo" w:date="2018-05-26T15:20:00Z">
          <w:pPr>
            <w:spacing w:line="240" w:lineRule="auto"/>
            <w:jc w:val="both"/>
          </w:pPr>
        </w:pPrChange>
      </w:pPr>
    </w:p>
    <w:p w14:paraId="4F6E503C" w14:textId="77777777" w:rsidR="00E94ADE" w:rsidRDefault="00E94ADE">
      <w:pPr>
        <w:spacing w:line="240" w:lineRule="auto"/>
        <w:jc w:val="both"/>
        <w:rPr>
          <w:lang w:val="bs-Latn-BA"/>
        </w:rPr>
      </w:pPr>
    </w:p>
    <w:p w14:paraId="5608E649" w14:textId="77777777" w:rsidR="00E94ADE" w:rsidDel="00ED1C20" w:rsidRDefault="00CC5052">
      <w:pPr>
        <w:pStyle w:val="Heading3"/>
        <w:spacing w:line="240" w:lineRule="auto"/>
        <w:jc w:val="both"/>
        <w:rPr>
          <w:del w:id="1698" w:author="Rajo" w:date="2018-06-17T14:35:00Z"/>
          <w:lang w:val="bs-Latn-BA"/>
        </w:rPr>
      </w:pPr>
      <w:bookmarkStart w:id="1699" w:name="_Toc511154425"/>
      <w:r>
        <w:rPr>
          <w:lang w:val="bs-Latn-BA"/>
        </w:rPr>
        <w:t>Tvrdnje (</w:t>
      </w:r>
      <w:proofErr w:type="spellStart"/>
      <w:r>
        <w:rPr>
          <w:lang w:val="bs-Latn-BA"/>
        </w:rPr>
        <w:t>Assertions</w:t>
      </w:r>
      <w:proofErr w:type="spellEnd"/>
      <w:r>
        <w:rPr>
          <w:lang w:val="bs-Latn-BA"/>
        </w:rPr>
        <w:t>)</w:t>
      </w:r>
      <w:bookmarkEnd w:id="1699"/>
    </w:p>
    <w:p w14:paraId="2E776C37" w14:textId="77777777" w:rsidR="00E94ADE" w:rsidRPr="00233832" w:rsidRDefault="00E94ADE">
      <w:pPr>
        <w:pStyle w:val="Heading3"/>
        <w:spacing w:line="240" w:lineRule="auto"/>
        <w:jc w:val="both"/>
        <w:rPr>
          <w:lang w:val="bs-Latn-BA"/>
        </w:rPr>
        <w:pPrChange w:id="1700" w:author="Rajo" w:date="2018-06-17T14:35:00Z">
          <w:pPr>
            <w:spacing w:line="240" w:lineRule="auto"/>
            <w:jc w:val="both"/>
          </w:pPr>
        </w:pPrChange>
      </w:pPr>
    </w:p>
    <w:p w14:paraId="367F50D3" w14:textId="60573A04" w:rsidR="00E94ADE" w:rsidDel="00ED1C20" w:rsidRDefault="00CC5052">
      <w:pPr>
        <w:spacing w:line="240" w:lineRule="auto"/>
        <w:ind w:firstLine="360"/>
        <w:jc w:val="both"/>
        <w:rPr>
          <w:del w:id="1701" w:author="Rajo" w:date="2018-06-17T14:35:00Z"/>
          <w:lang w:val="bs-Latn-BA"/>
        </w:rPr>
        <w:pPrChange w:id="1702" w:author="Rajo" w:date="2018-06-17T14:46:00Z">
          <w:pPr>
            <w:spacing w:line="240" w:lineRule="auto"/>
            <w:ind w:firstLine="720"/>
            <w:jc w:val="both"/>
          </w:pPr>
        </w:pPrChange>
      </w:pPr>
      <w:r>
        <w:rPr>
          <w:lang w:val="bs-Latn-BA"/>
        </w:rPr>
        <w:t xml:space="preserve">SAML tvrdnja predstavlja skup sigurnosnih informacija dobijenih od strane </w:t>
      </w:r>
      <w:del w:id="1703" w:author="Rajo" w:date="2018-05-23T20:12:00Z">
        <w:r w:rsidDel="00910C56">
          <w:rPr>
            <w:lang w:val="bs-Latn-BA"/>
          </w:rPr>
          <w:delText>provajdera identiteta</w:delText>
        </w:r>
      </w:del>
      <w:ins w:id="1704" w:author="Rajo" w:date="2018-05-23T20:12:00Z">
        <w:r w:rsidR="00910C56">
          <w:rPr>
            <w:lang w:val="bs-Latn-BA"/>
          </w:rPr>
          <w:t>davaoca identiteta</w:t>
        </w:r>
      </w:ins>
      <w:r>
        <w:rPr>
          <w:lang w:val="bs-Latn-BA"/>
        </w:rPr>
        <w:t>.  Primjer koji prikazuje strukturu SAML tvrdnje:</w:t>
      </w:r>
    </w:p>
    <w:p w14:paraId="4D4C7622" w14:textId="77777777" w:rsidR="00E94ADE" w:rsidRDefault="00E94ADE">
      <w:pPr>
        <w:spacing w:line="240" w:lineRule="auto"/>
        <w:ind w:firstLine="360"/>
        <w:jc w:val="both"/>
        <w:rPr>
          <w:lang w:val="bs-Latn-BA"/>
        </w:rPr>
        <w:pPrChange w:id="1705" w:author="Rajo" w:date="2018-06-17T14:46:00Z">
          <w:pPr>
            <w:spacing w:line="240" w:lineRule="auto"/>
            <w:ind w:firstLine="720"/>
            <w:jc w:val="both"/>
          </w:pPr>
        </w:pPrChange>
      </w:pPr>
    </w:p>
    <w:p w14:paraId="095CDB22" w14:textId="77777777" w:rsidR="00E94ADE" w:rsidDel="00ED1C20" w:rsidRDefault="00CC5052">
      <w:pPr>
        <w:spacing w:line="240" w:lineRule="auto"/>
        <w:jc w:val="both"/>
        <w:rPr>
          <w:del w:id="1706" w:author="Rajo" w:date="2018-06-17T14:35:00Z"/>
          <w:lang w:val="bs-Latn-BA"/>
        </w:rPr>
      </w:pPr>
      <w:r>
        <w:rPr>
          <w:noProof/>
        </w:rPr>
        <mc:AlternateContent>
          <mc:Choice Requires="wps">
            <w:drawing>
              <wp:inline distT="0" distB="0" distL="0" distR="0" wp14:anchorId="03C2BAD8" wp14:editId="6225AD68">
                <wp:extent cx="5924550" cy="1724025"/>
                <wp:effectExtent l="0" t="0" r="19050" b="28575"/>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724025"/>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28B81782" w14:textId="77777777" w:rsidR="009B0D46" w:rsidRDefault="009B0D46">
                            <w:pPr>
                              <w:spacing w:after="0"/>
                              <w:rPr>
                                <w:rFonts w:ascii="Courier New" w:hAnsi="Courier New" w:cs="Courier New"/>
                                <w:sz w:val="22"/>
                                <w:lang w:val="sr-Latn-BA"/>
                              </w:rPr>
                              <w:pPrChange w:id="1707" w:author="Rajo" w:date="2018-05-26T15:23:00Z">
                                <w:pPr/>
                              </w:pPrChange>
                            </w:pPr>
                            <w:r>
                              <w:rPr>
                                <w:rFonts w:ascii="Courier New" w:hAnsi="Courier New" w:cs="Courier New"/>
                                <w:sz w:val="22"/>
                                <w:lang w:val="sr-Latn-BA"/>
                              </w:rPr>
                              <w:t>&lt;saml:Assertion ...&gt;</w:t>
                            </w:r>
                          </w:p>
                          <w:p w14:paraId="396AAB45" w14:textId="77777777" w:rsidR="009B0D46" w:rsidRDefault="009B0D46">
                            <w:pPr>
                              <w:spacing w:after="0"/>
                              <w:rPr>
                                <w:rFonts w:ascii="Courier New" w:hAnsi="Courier New" w:cs="Courier New"/>
                                <w:sz w:val="22"/>
                                <w:lang w:val="sr-Latn-BA"/>
                              </w:rPr>
                              <w:pPrChange w:id="1708" w:author="Rajo" w:date="2018-05-26T15:23:00Z">
                                <w:pPr/>
                              </w:pPrChange>
                            </w:pPr>
                            <w:r>
                              <w:rPr>
                                <w:rFonts w:ascii="Courier New" w:hAnsi="Courier New" w:cs="Courier New"/>
                                <w:sz w:val="22"/>
                                <w:lang w:val="sr-Latn-BA"/>
                              </w:rPr>
                              <w:t xml:space="preserve">   &lt;saml:Issuer&gt;...&lt;/saml:Issuer&gt;</w:t>
                            </w:r>
                          </w:p>
                          <w:p w14:paraId="4C395620" w14:textId="77777777" w:rsidR="009B0D46" w:rsidRDefault="009B0D46">
                            <w:pPr>
                              <w:spacing w:after="0"/>
                              <w:rPr>
                                <w:rFonts w:ascii="Courier New" w:hAnsi="Courier New" w:cs="Courier New"/>
                                <w:sz w:val="22"/>
                                <w:lang w:val="sr-Latn-BA"/>
                              </w:rPr>
                              <w:pPrChange w:id="1709" w:author="Rajo" w:date="2018-05-26T15:23:00Z">
                                <w:pPr/>
                              </w:pPrChange>
                            </w:pPr>
                            <w:r>
                              <w:rPr>
                                <w:rFonts w:ascii="Courier New" w:hAnsi="Courier New" w:cs="Courier New"/>
                                <w:sz w:val="22"/>
                                <w:lang w:val="sr-Latn-BA"/>
                              </w:rPr>
                              <w:t xml:space="preserve">   &lt;saml:Subject&gt;...&lt;/saml:Subject&gt;</w:t>
                            </w:r>
                          </w:p>
                          <w:p w14:paraId="4EA9DE38" w14:textId="77777777" w:rsidR="009B0D46" w:rsidRDefault="009B0D46">
                            <w:pPr>
                              <w:spacing w:after="0"/>
                              <w:rPr>
                                <w:rFonts w:ascii="Courier New" w:hAnsi="Courier New" w:cs="Courier New"/>
                                <w:sz w:val="22"/>
                                <w:lang w:val="sr-Latn-BA"/>
                              </w:rPr>
                              <w:pPrChange w:id="1710" w:author="Rajo" w:date="2018-05-26T15:23:00Z">
                                <w:pPr/>
                              </w:pPrChange>
                            </w:pPr>
                            <w:r>
                              <w:rPr>
                                <w:rFonts w:ascii="Courier New" w:hAnsi="Courier New" w:cs="Courier New"/>
                                <w:sz w:val="22"/>
                                <w:lang w:val="sr-Latn-BA"/>
                              </w:rPr>
                              <w:t xml:space="preserve">   &lt;saml:Conditions&gt;...&lt;/saml:Conditions&gt;</w:t>
                            </w:r>
                          </w:p>
                          <w:p w14:paraId="65BEE6F4" w14:textId="77777777" w:rsidR="009B0D46" w:rsidRDefault="009B0D46">
                            <w:pPr>
                              <w:spacing w:after="0"/>
                              <w:rPr>
                                <w:rFonts w:ascii="Courier New" w:hAnsi="Courier New" w:cs="Courier New"/>
                                <w:sz w:val="22"/>
                                <w:lang w:val="sr-Latn-BA"/>
                              </w:rPr>
                              <w:pPrChange w:id="1711" w:author="Rajo" w:date="2018-05-26T15:23:00Z">
                                <w:pPr/>
                              </w:pPrChange>
                            </w:pPr>
                            <w:r>
                              <w:rPr>
                                <w:rFonts w:ascii="Courier New" w:hAnsi="Courier New" w:cs="Courier New"/>
                                <w:sz w:val="22"/>
                                <w:lang w:val="sr-Latn-BA"/>
                              </w:rPr>
                              <w:t xml:space="preserve">   &lt;saml:AuthnStatement&gt;...&lt;/saml:AuthnStatement&gt;</w:t>
                            </w:r>
                          </w:p>
                          <w:p w14:paraId="67AF0BF5" w14:textId="77777777" w:rsidR="009B0D46" w:rsidRDefault="009B0D46">
                            <w:pPr>
                              <w:spacing w:after="0"/>
                              <w:rPr>
                                <w:rFonts w:ascii="Courier New" w:hAnsi="Courier New" w:cs="Courier New"/>
                                <w:sz w:val="22"/>
                                <w:lang w:val="sr-Latn-BA"/>
                              </w:rPr>
                              <w:pPrChange w:id="1712" w:author="Rajo" w:date="2018-05-26T15:23:00Z">
                                <w:pPr/>
                              </w:pPrChange>
                            </w:pPr>
                            <w:r>
                              <w:rPr>
                                <w:rFonts w:ascii="Courier New" w:hAnsi="Courier New" w:cs="Courier New"/>
                                <w:sz w:val="22"/>
                                <w:lang w:val="sr-Latn-BA"/>
                              </w:rPr>
                              <w:t xml:space="preserve">   &lt;saml:AttributeStatement&gt;...&lt;/saml:AttributeStatement&gt;</w:t>
                            </w:r>
                          </w:p>
                          <w:p w14:paraId="416AB6BB" w14:textId="77777777" w:rsidR="009B0D46" w:rsidRDefault="009B0D46">
                            <w:pPr>
                              <w:pStyle w:val="HTMLPreformatted"/>
                              <w:spacing w:after="0"/>
                              <w:rPr>
                                <w:sz w:val="22"/>
                              </w:rPr>
                              <w:pPrChange w:id="1713" w:author="Rajo" w:date="2018-05-26T15:23:00Z">
                                <w:pPr>
                                  <w:pStyle w:val="HTMLPreformatted"/>
                                </w:pPr>
                              </w:pPrChange>
                            </w:pPr>
                            <w:r>
                              <w:rPr>
                                <w:sz w:val="22"/>
                              </w:rPr>
                              <w:t xml:space="preserve">   &lt;saml:</w:t>
                            </w:r>
                            <w:r>
                              <w:rPr>
                                <w:color w:val="000000"/>
                              </w:rPr>
                              <w:t>AuthorizationDecisionStatement</w:t>
                            </w:r>
                            <w:r>
                              <w:rPr>
                                <w:sz w:val="22"/>
                              </w:rPr>
                              <w:t>&gt;...</w:t>
                            </w:r>
                          </w:p>
                          <w:p w14:paraId="35F10005" w14:textId="77777777" w:rsidR="009B0D46" w:rsidRDefault="009B0D46">
                            <w:pPr>
                              <w:pStyle w:val="HTMLPreformatted"/>
                              <w:spacing w:after="0"/>
                              <w:rPr>
                                <w:color w:val="000000"/>
                              </w:rPr>
                              <w:pPrChange w:id="1714" w:author="Rajo" w:date="2018-05-26T15:23:00Z">
                                <w:pPr>
                                  <w:pStyle w:val="HTMLPreformatted"/>
                                </w:pPr>
                              </w:pPrChange>
                            </w:pPr>
                            <w:r>
                              <w:rPr>
                                <w:sz w:val="22"/>
                              </w:rPr>
                              <w:t xml:space="preserve">   &lt;/saml:</w:t>
                            </w:r>
                            <w:r>
                              <w:rPr>
                                <w:color w:val="000000"/>
                              </w:rPr>
                              <w:t>AuthorizationDecisionStatement</w:t>
                            </w:r>
                            <w:r>
                              <w:rPr>
                                <w:sz w:val="22"/>
                              </w:rPr>
                              <w:t>&gt;</w:t>
                            </w:r>
                          </w:p>
                          <w:p w14:paraId="799AA2B8" w14:textId="77777777" w:rsidR="009B0D46" w:rsidRDefault="009B0D46">
                            <w:pPr>
                              <w:spacing w:after="0"/>
                              <w:rPr>
                                <w:rFonts w:ascii="Courier New" w:hAnsi="Courier New" w:cs="Courier New"/>
                                <w:sz w:val="22"/>
                                <w:lang w:val="sr-Latn-BA"/>
                              </w:rPr>
                              <w:pPrChange w:id="1715" w:author="Rajo" w:date="2018-05-26T15:23:00Z">
                                <w:pPr/>
                              </w:pPrChange>
                            </w:pPr>
                            <w:r>
                              <w:rPr>
                                <w:rFonts w:ascii="Courier New" w:hAnsi="Courier New" w:cs="Courier New"/>
                                <w:sz w:val="22"/>
                                <w:lang w:val="sr-Latn-BA"/>
                              </w:rPr>
                              <w:t>&lt;/saml:Assertion&gt;</w:t>
                            </w:r>
                          </w:p>
                          <w:p w14:paraId="3C61640E" w14:textId="77777777" w:rsidR="009B0D46" w:rsidRDefault="009B0D46">
                            <w:pPr>
                              <w:rPr>
                                <w:rFonts w:ascii="Courier New" w:hAnsi="Courier New" w:cs="Courier New"/>
                                <w:sz w:val="22"/>
                                <w:lang w:val="sr-Latn-BA"/>
                              </w:rPr>
                            </w:pPr>
                          </w:p>
                        </w:txbxContent>
                      </wps:txbx>
                      <wps:bodyPr rot="0" vert="horz" wrap="square" lIns="91440" tIns="45720" rIns="91440" bIns="45720" anchor="t" anchorCtr="0">
                        <a:noAutofit/>
                      </wps:bodyPr>
                    </wps:wsp>
                  </a:graphicData>
                </a:graphic>
              </wp:inline>
            </w:drawing>
          </mc:Choice>
          <mc:Fallback>
            <w:pict>
              <v:shape w14:anchorId="03C2BAD8" id="Text Box 2" o:spid="_x0000_s1177" type="#_x0000_t202" style="width:466.5pt;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" fillcolor="#dbe5f1 [660]" strokecolor="#8db3e2 [1311]">
                <v:textbox>
                  <w:txbxContent>
                    <w:p w14:paraId="28B81782" w14:textId="77777777" w:rsidR="009B0D46" w:rsidRDefault="009B0D46">
                      <w:pPr>
                        <w:spacing w:after="0"/>
                        <w:rPr>
                          <w:rFonts w:ascii="Courier New" w:hAnsi="Courier New" w:cs="Courier New"/>
                          <w:sz w:val="22"/>
                          <w:lang w:val="sr-Latn-BA"/>
                        </w:rPr>
                        <w:pPrChange w:id="1716" w:author="Rajo" w:date="2018-05-26T15:23:00Z">
                          <w:pPr/>
                        </w:pPrChange>
                      </w:pPr>
                      <w:r>
                        <w:rPr>
                          <w:rFonts w:ascii="Courier New" w:hAnsi="Courier New" w:cs="Courier New"/>
                          <w:sz w:val="22"/>
                          <w:lang w:val="sr-Latn-BA"/>
                        </w:rPr>
                        <w:t>&lt;saml:Assertion ...&gt;</w:t>
                      </w:r>
                    </w:p>
                    <w:p w14:paraId="396AAB45" w14:textId="77777777" w:rsidR="009B0D46" w:rsidRDefault="009B0D46">
                      <w:pPr>
                        <w:spacing w:after="0"/>
                        <w:rPr>
                          <w:rFonts w:ascii="Courier New" w:hAnsi="Courier New" w:cs="Courier New"/>
                          <w:sz w:val="22"/>
                          <w:lang w:val="sr-Latn-BA"/>
                        </w:rPr>
                        <w:pPrChange w:id="1717" w:author="Rajo" w:date="2018-05-26T15:23:00Z">
                          <w:pPr/>
                        </w:pPrChange>
                      </w:pPr>
                      <w:r>
                        <w:rPr>
                          <w:rFonts w:ascii="Courier New" w:hAnsi="Courier New" w:cs="Courier New"/>
                          <w:sz w:val="22"/>
                          <w:lang w:val="sr-Latn-BA"/>
                        </w:rPr>
                        <w:t xml:space="preserve">   &lt;saml:Issuer&gt;...&lt;/saml:Issuer&gt;</w:t>
                      </w:r>
                    </w:p>
                    <w:p w14:paraId="4C395620" w14:textId="77777777" w:rsidR="009B0D46" w:rsidRDefault="009B0D46">
                      <w:pPr>
                        <w:spacing w:after="0"/>
                        <w:rPr>
                          <w:rFonts w:ascii="Courier New" w:hAnsi="Courier New" w:cs="Courier New"/>
                          <w:sz w:val="22"/>
                          <w:lang w:val="sr-Latn-BA"/>
                        </w:rPr>
                        <w:pPrChange w:id="1718" w:author="Rajo" w:date="2018-05-26T15:23:00Z">
                          <w:pPr/>
                        </w:pPrChange>
                      </w:pPr>
                      <w:r>
                        <w:rPr>
                          <w:rFonts w:ascii="Courier New" w:hAnsi="Courier New" w:cs="Courier New"/>
                          <w:sz w:val="22"/>
                          <w:lang w:val="sr-Latn-BA"/>
                        </w:rPr>
                        <w:t xml:space="preserve">   &lt;saml:Subject&gt;...&lt;/saml:Subject&gt;</w:t>
                      </w:r>
                    </w:p>
                    <w:p w14:paraId="4EA9DE38" w14:textId="77777777" w:rsidR="009B0D46" w:rsidRDefault="009B0D46">
                      <w:pPr>
                        <w:spacing w:after="0"/>
                        <w:rPr>
                          <w:rFonts w:ascii="Courier New" w:hAnsi="Courier New" w:cs="Courier New"/>
                          <w:sz w:val="22"/>
                          <w:lang w:val="sr-Latn-BA"/>
                        </w:rPr>
                        <w:pPrChange w:id="1719" w:author="Rajo" w:date="2018-05-26T15:23:00Z">
                          <w:pPr/>
                        </w:pPrChange>
                      </w:pPr>
                      <w:r>
                        <w:rPr>
                          <w:rFonts w:ascii="Courier New" w:hAnsi="Courier New" w:cs="Courier New"/>
                          <w:sz w:val="22"/>
                          <w:lang w:val="sr-Latn-BA"/>
                        </w:rPr>
                        <w:t xml:space="preserve">   &lt;saml:Conditions&gt;...&lt;/saml:Conditions&gt;</w:t>
                      </w:r>
                    </w:p>
                    <w:p w14:paraId="65BEE6F4" w14:textId="77777777" w:rsidR="009B0D46" w:rsidRDefault="009B0D46">
                      <w:pPr>
                        <w:spacing w:after="0"/>
                        <w:rPr>
                          <w:rFonts w:ascii="Courier New" w:hAnsi="Courier New" w:cs="Courier New"/>
                          <w:sz w:val="22"/>
                          <w:lang w:val="sr-Latn-BA"/>
                        </w:rPr>
                        <w:pPrChange w:id="1720" w:author="Rajo" w:date="2018-05-26T15:23:00Z">
                          <w:pPr/>
                        </w:pPrChange>
                      </w:pPr>
                      <w:r>
                        <w:rPr>
                          <w:rFonts w:ascii="Courier New" w:hAnsi="Courier New" w:cs="Courier New"/>
                          <w:sz w:val="22"/>
                          <w:lang w:val="sr-Latn-BA"/>
                        </w:rPr>
                        <w:t xml:space="preserve">   &lt;saml:AuthnStatement&gt;...&lt;/saml:AuthnStatement&gt;</w:t>
                      </w:r>
                    </w:p>
                    <w:p w14:paraId="67AF0BF5" w14:textId="77777777" w:rsidR="009B0D46" w:rsidRDefault="009B0D46">
                      <w:pPr>
                        <w:spacing w:after="0"/>
                        <w:rPr>
                          <w:rFonts w:ascii="Courier New" w:hAnsi="Courier New" w:cs="Courier New"/>
                          <w:sz w:val="22"/>
                          <w:lang w:val="sr-Latn-BA"/>
                        </w:rPr>
                        <w:pPrChange w:id="1721" w:author="Rajo" w:date="2018-05-26T15:23:00Z">
                          <w:pPr/>
                        </w:pPrChange>
                      </w:pPr>
                      <w:r>
                        <w:rPr>
                          <w:rFonts w:ascii="Courier New" w:hAnsi="Courier New" w:cs="Courier New"/>
                          <w:sz w:val="22"/>
                          <w:lang w:val="sr-Latn-BA"/>
                        </w:rPr>
                        <w:t xml:space="preserve">   &lt;saml:AttributeStatement&gt;...&lt;/saml:AttributeStatement&gt;</w:t>
                      </w:r>
                    </w:p>
                    <w:p w14:paraId="416AB6BB" w14:textId="77777777" w:rsidR="009B0D46" w:rsidRDefault="009B0D46">
                      <w:pPr>
                        <w:pStyle w:val="HTMLPreformatted"/>
                        <w:spacing w:after="0"/>
                        <w:rPr>
                          <w:sz w:val="22"/>
                        </w:rPr>
                        <w:pPrChange w:id="1722" w:author="Rajo" w:date="2018-05-26T15:23:00Z">
                          <w:pPr>
                            <w:pStyle w:val="HTMLPreformatted"/>
                          </w:pPr>
                        </w:pPrChange>
                      </w:pPr>
                      <w:r>
                        <w:rPr>
                          <w:sz w:val="22"/>
                        </w:rPr>
                        <w:t xml:space="preserve">   &lt;saml:</w:t>
                      </w:r>
                      <w:r>
                        <w:rPr>
                          <w:color w:val="000000"/>
                        </w:rPr>
                        <w:t>AuthorizationDecisionStatement</w:t>
                      </w:r>
                      <w:r>
                        <w:rPr>
                          <w:sz w:val="22"/>
                        </w:rPr>
                        <w:t>&gt;...</w:t>
                      </w:r>
                    </w:p>
                    <w:p w14:paraId="35F10005" w14:textId="77777777" w:rsidR="009B0D46" w:rsidRDefault="009B0D46">
                      <w:pPr>
                        <w:pStyle w:val="HTMLPreformatted"/>
                        <w:spacing w:after="0"/>
                        <w:rPr>
                          <w:color w:val="000000"/>
                        </w:rPr>
                        <w:pPrChange w:id="1723" w:author="Rajo" w:date="2018-05-26T15:23:00Z">
                          <w:pPr>
                            <w:pStyle w:val="HTMLPreformatted"/>
                          </w:pPr>
                        </w:pPrChange>
                      </w:pPr>
                      <w:r>
                        <w:rPr>
                          <w:sz w:val="22"/>
                        </w:rPr>
                        <w:t xml:space="preserve">   &lt;/saml:</w:t>
                      </w:r>
                      <w:r>
                        <w:rPr>
                          <w:color w:val="000000"/>
                        </w:rPr>
                        <w:t>AuthorizationDecisionStatement</w:t>
                      </w:r>
                      <w:r>
                        <w:rPr>
                          <w:sz w:val="22"/>
                        </w:rPr>
                        <w:t>&gt;</w:t>
                      </w:r>
                    </w:p>
                    <w:p w14:paraId="799AA2B8" w14:textId="77777777" w:rsidR="009B0D46" w:rsidRDefault="009B0D46">
                      <w:pPr>
                        <w:spacing w:after="0"/>
                        <w:rPr>
                          <w:rFonts w:ascii="Courier New" w:hAnsi="Courier New" w:cs="Courier New"/>
                          <w:sz w:val="22"/>
                          <w:lang w:val="sr-Latn-BA"/>
                        </w:rPr>
                        <w:pPrChange w:id="1724" w:author="Rajo" w:date="2018-05-26T15:23:00Z">
                          <w:pPr/>
                        </w:pPrChange>
                      </w:pPr>
                      <w:r>
                        <w:rPr>
                          <w:rFonts w:ascii="Courier New" w:hAnsi="Courier New" w:cs="Courier New"/>
                          <w:sz w:val="22"/>
                          <w:lang w:val="sr-Latn-BA"/>
                        </w:rPr>
                        <w:t>&lt;/saml:Assertion&gt;</w:t>
                      </w:r>
                    </w:p>
                    <w:p w14:paraId="3C61640E" w14:textId="77777777" w:rsidR="009B0D46" w:rsidRDefault="009B0D46">
                      <w:pPr>
                        <w:rPr>
                          <w:rFonts w:ascii="Courier New" w:hAnsi="Courier New" w:cs="Courier New"/>
                          <w:sz w:val="22"/>
                          <w:lang w:val="sr-Latn-BA"/>
                        </w:rPr>
                      </w:pPr>
                    </w:p>
                  </w:txbxContent>
                </v:textbox>
                <w10:anchorlock/>
              </v:shape>
            </w:pict>
          </mc:Fallback>
        </mc:AlternateContent>
      </w:r>
    </w:p>
    <w:p w14:paraId="4A4F6697" w14:textId="77777777" w:rsidR="00E94ADE" w:rsidRDefault="00E94ADE">
      <w:pPr>
        <w:spacing w:line="240" w:lineRule="auto"/>
        <w:jc w:val="both"/>
        <w:rPr>
          <w:lang w:val="bs-Latn-BA"/>
        </w:rPr>
      </w:pPr>
    </w:p>
    <w:p w14:paraId="631F9462" w14:textId="477EFA4F" w:rsidR="00E94ADE" w:rsidDel="00A42333" w:rsidRDefault="00CC5052" w:rsidP="00233832">
      <w:pPr>
        <w:spacing w:line="240" w:lineRule="auto"/>
        <w:ind w:firstLine="360"/>
        <w:jc w:val="both"/>
        <w:rPr>
          <w:del w:id="1725" w:author="Rajo" w:date="2018-05-26T15:20:00Z"/>
          <w:lang w:val="bs-Latn-BA"/>
        </w:rPr>
      </w:pPr>
      <w:r>
        <w:rPr>
          <w:lang w:val="bs-Latn-BA"/>
        </w:rPr>
        <w:t xml:space="preserve">SAML tvrdnje se obično prenose od strane </w:t>
      </w:r>
      <w:del w:id="1726" w:author="Rajo" w:date="2018-05-23T20:12:00Z">
        <w:r w:rsidDel="00910C56">
          <w:rPr>
            <w:lang w:val="bs-Latn-BA"/>
          </w:rPr>
          <w:delText>provajdera identiteta</w:delText>
        </w:r>
      </w:del>
      <w:ins w:id="1727" w:author="Rajo" w:date="2018-05-23T20:12:00Z">
        <w:r w:rsidR="00910C56">
          <w:rPr>
            <w:lang w:val="bs-Latn-BA"/>
          </w:rPr>
          <w:t>davaoca identiteta</w:t>
        </w:r>
      </w:ins>
      <w:r>
        <w:rPr>
          <w:lang w:val="bs-Latn-BA"/>
        </w:rPr>
        <w:t xml:space="preserve"> prema </w:t>
      </w:r>
      <w:del w:id="1728" w:author="Rajo" w:date="2018-05-23T20:05:00Z">
        <w:r w:rsidDel="00847196">
          <w:rPr>
            <w:lang w:val="bs-Latn-BA"/>
          </w:rPr>
          <w:delText>servis provajderu</w:delText>
        </w:r>
      </w:del>
      <w:ins w:id="1729" w:author="Rajo" w:date="2018-05-23T20:09:00Z">
        <w:r w:rsidR="00BD270B">
          <w:rPr>
            <w:lang w:val="bs-Latn-BA"/>
          </w:rPr>
          <w:t>davaoca usluge</w:t>
        </w:r>
      </w:ins>
      <w:r>
        <w:rPr>
          <w:lang w:val="bs-Latn-BA"/>
        </w:rPr>
        <w:t>. Tvrdnje sadrže izjave (</w:t>
      </w:r>
      <w:proofErr w:type="spellStart"/>
      <w:r>
        <w:rPr>
          <w:i/>
          <w:lang w:val="bs-Latn-BA"/>
        </w:rPr>
        <w:t>statements</w:t>
      </w:r>
      <w:proofErr w:type="spellEnd"/>
      <w:r>
        <w:rPr>
          <w:lang w:val="bs-Latn-BA"/>
        </w:rPr>
        <w:t xml:space="preserve">) koje </w:t>
      </w:r>
      <w:del w:id="1730" w:author="Rajo" w:date="2018-05-23T20:14:00Z">
        <w:r w:rsidDel="00910C56">
          <w:rPr>
            <w:lang w:val="bs-Latn-BA"/>
          </w:rPr>
          <w:delText>servis provajder</w:delText>
        </w:r>
      </w:del>
      <w:ins w:id="1731" w:author="Rajo" w:date="2018-05-23T20:14:00Z">
        <w:r w:rsidR="00910C56">
          <w:rPr>
            <w:lang w:val="bs-Latn-BA"/>
          </w:rPr>
          <w:t>davalac usluge</w:t>
        </w:r>
      </w:ins>
      <w:r>
        <w:rPr>
          <w:lang w:val="bs-Latn-BA"/>
        </w:rPr>
        <w:t xml:space="preserve"> koristi kako bi donio odluku o pravima pristupa korisnika, nakon što on uputi zahtjev za pristup određenom resursu ili usluzi. Postoje tri vrste izjava koje SAML prenosi</w:t>
      </w:r>
      <w:ins w:id="1732" w:author="Rajo" w:date="2018-05-28T20:17:00Z">
        <w:r w:rsidR="0048534C">
          <w:rPr>
            <w:lang w:val="bs-Latn-BA"/>
          </w:rPr>
          <w:t xml:space="preserve">: </w:t>
        </w:r>
      </w:ins>
      <w:moveToRangeStart w:id="1733" w:author="Rajo" w:date="2018-05-26T15:21:00Z" w:name="move515111394"/>
      <w:moveTo w:id="1734" w:author="Rajo" w:date="2018-05-26T15:21:00Z">
        <w:r w:rsidR="00A42333">
          <w:rPr>
            <w:vertAlign w:val="superscript"/>
            <w:lang w:val="bs-Latn-BA"/>
          </w:rPr>
          <w:t>[8]</w:t>
        </w:r>
      </w:moveTo>
      <w:moveToRangeEnd w:id="1733"/>
      <w:del w:id="1735" w:author="Rajo" w:date="2018-05-28T20:17:00Z">
        <w:r w:rsidDel="0048534C">
          <w:rPr>
            <w:lang w:val="bs-Latn-BA"/>
          </w:rPr>
          <w:delText>:</w:delText>
        </w:r>
      </w:del>
    </w:p>
    <w:p w14:paraId="4D8C5229" w14:textId="77777777" w:rsidR="00E94ADE" w:rsidRDefault="00E94ADE">
      <w:pPr>
        <w:spacing w:line="240" w:lineRule="auto"/>
        <w:ind w:firstLine="360"/>
        <w:jc w:val="both"/>
        <w:rPr>
          <w:lang w:val="bs-Latn-BA"/>
        </w:rPr>
        <w:pPrChange w:id="1736" w:author="Rajo" w:date="2018-06-17T14:46:00Z">
          <w:pPr>
            <w:spacing w:line="240" w:lineRule="auto"/>
            <w:jc w:val="both"/>
          </w:pPr>
        </w:pPrChange>
      </w:pPr>
    </w:p>
    <w:p w14:paraId="1B38D194" w14:textId="1E4EFFFC" w:rsidR="00E94ADE" w:rsidRDefault="00CC5052">
      <w:pPr>
        <w:pStyle w:val="ListParagraph1"/>
        <w:numPr>
          <w:ilvl w:val="0"/>
          <w:numId w:val="9"/>
        </w:numPr>
        <w:spacing w:line="240" w:lineRule="auto"/>
        <w:jc w:val="both"/>
        <w:rPr>
          <w:lang w:val="bs-Latn-BA"/>
        </w:rPr>
      </w:pPr>
      <w:r>
        <w:rPr>
          <w:b/>
          <w:lang w:val="bs-Latn-BA"/>
        </w:rPr>
        <w:t>Autentikacione izjave (</w:t>
      </w:r>
      <w:proofErr w:type="spellStart"/>
      <w:r>
        <w:rPr>
          <w:b/>
          <w:i/>
          <w:lang w:val="bs-Latn-BA"/>
        </w:rPr>
        <w:t>Authentication</w:t>
      </w:r>
      <w:proofErr w:type="spellEnd"/>
      <w:r>
        <w:rPr>
          <w:b/>
          <w:i/>
          <w:lang w:val="bs-Latn-BA"/>
        </w:rPr>
        <w:t xml:space="preserve"> </w:t>
      </w:r>
      <w:proofErr w:type="spellStart"/>
      <w:r>
        <w:rPr>
          <w:b/>
          <w:i/>
          <w:lang w:val="bs-Latn-BA"/>
        </w:rPr>
        <w:t>statements</w:t>
      </w:r>
      <w:proofErr w:type="spellEnd"/>
      <w:r>
        <w:rPr>
          <w:b/>
          <w:lang w:val="bs-Latn-BA"/>
        </w:rPr>
        <w:t>)</w:t>
      </w:r>
      <w:r>
        <w:rPr>
          <w:lang w:val="bs-Latn-BA"/>
        </w:rPr>
        <w:t xml:space="preserve"> – govore </w:t>
      </w:r>
      <w:del w:id="1737" w:author="Rajo" w:date="2018-05-23T20:05:00Z">
        <w:r w:rsidDel="00847196">
          <w:rPr>
            <w:lang w:val="bs-Latn-BA"/>
          </w:rPr>
          <w:delText>servis provajderu</w:delText>
        </w:r>
      </w:del>
      <w:ins w:id="1738" w:author="Rajo" w:date="2018-05-23T20:09:00Z">
        <w:r w:rsidR="00BD270B">
          <w:rPr>
            <w:lang w:val="bs-Latn-BA"/>
          </w:rPr>
          <w:t>davaoca usluge</w:t>
        </w:r>
      </w:ins>
      <w:r>
        <w:rPr>
          <w:lang w:val="bs-Latn-BA"/>
        </w:rPr>
        <w:t xml:space="preserve"> da se korisnik autentikovao na strani </w:t>
      </w:r>
      <w:del w:id="1739" w:author="Rajo" w:date="2018-05-23T20:12:00Z">
        <w:r w:rsidDel="00910C56">
          <w:rPr>
            <w:lang w:val="bs-Latn-BA"/>
          </w:rPr>
          <w:delText>provajdera identiteta</w:delText>
        </w:r>
      </w:del>
      <w:ins w:id="1740" w:author="Rajo" w:date="2018-05-23T20:12:00Z">
        <w:r w:rsidR="00910C56">
          <w:rPr>
            <w:lang w:val="bs-Latn-BA"/>
          </w:rPr>
          <w:t>davaoca identiteta</w:t>
        </w:r>
      </w:ins>
      <w:r>
        <w:rPr>
          <w:lang w:val="bs-Latn-BA"/>
        </w:rPr>
        <w:t xml:space="preserve"> u određeno vrijeme i upotrebom određene metode za autentikaciju</w:t>
      </w:r>
    </w:p>
    <w:p w14:paraId="6DCCD6B5" w14:textId="77777777" w:rsidR="00E94ADE" w:rsidRDefault="00CC5052">
      <w:pPr>
        <w:pStyle w:val="ListParagraph1"/>
        <w:numPr>
          <w:ilvl w:val="0"/>
          <w:numId w:val="9"/>
        </w:numPr>
        <w:spacing w:line="240" w:lineRule="auto"/>
        <w:jc w:val="both"/>
        <w:rPr>
          <w:b/>
          <w:lang w:val="bs-Latn-BA"/>
        </w:rPr>
      </w:pPr>
      <w:r>
        <w:rPr>
          <w:b/>
          <w:lang w:val="bs-Latn-BA"/>
        </w:rPr>
        <w:t>Atributske izjave (</w:t>
      </w:r>
      <w:proofErr w:type="spellStart"/>
      <w:r>
        <w:rPr>
          <w:b/>
          <w:i/>
          <w:lang w:val="bs-Latn-BA"/>
        </w:rPr>
        <w:t>Attribute</w:t>
      </w:r>
      <w:proofErr w:type="spellEnd"/>
      <w:r>
        <w:rPr>
          <w:b/>
          <w:i/>
          <w:lang w:val="bs-Latn-BA"/>
        </w:rPr>
        <w:t xml:space="preserve"> </w:t>
      </w:r>
      <w:proofErr w:type="spellStart"/>
      <w:r>
        <w:rPr>
          <w:b/>
          <w:i/>
          <w:lang w:val="bs-Latn-BA"/>
        </w:rPr>
        <w:t>statements</w:t>
      </w:r>
      <w:proofErr w:type="spellEnd"/>
      <w:r>
        <w:rPr>
          <w:b/>
          <w:lang w:val="bs-Latn-BA"/>
        </w:rPr>
        <w:t xml:space="preserve">) – </w:t>
      </w:r>
      <w:r>
        <w:rPr>
          <w:lang w:val="bs-Latn-BA"/>
        </w:rPr>
        <w:t xml:space="preserve">govore koji specifični atributi su vezani za subjekat odnosno korisnika. Atribut predstavlja jednostavan par podataka, predstavljen u  obliku „naziv-vrijednost“. Strana koja konzumira te poruke koristi atribute kako bi donijela odluke o dozvolama i pravima pristupa. </w:t>
      </w:r>
    </w:p>
    <w:p w14:paraId="6655C394" w14:textId="72911FE1" w:rsidR="00E94ADE" w:rsidDel="00CA1BEB" w:rsidRDefault="00CC5052">
      <w:pPr>
        <w:pStyle w:val="ListParagraph1"/>
        <w:numPr>
          <w:ilvl w:val="0"/>
          <w:numId w:val="9"/>
        </w:numPr>
        <w:spacing w:line="240" w:lineRule="auto"/>
        <w:jc w:val="both"/>
        <w:rPr>
          <w:del w:id="1741" w:author="Rajo" w:date="2018-05-26T15:23:00Z"/>
          <w:b/>
          <w:lang w:val="bs-Latn-BA"/>
        </w:rPr>
      </w:pPr>
      <w:r>
        <w:rPr>
          <w:b/>
          <w:lang w:val="bs-Latn-BA"/>
        </w:rPr>
        <w:t>Autorizacione odluke (</w:t>
      </w:r>
      <w:proofErr w:type="spellStart"/>
      <w:r>
        <w:rPr>
          <w:b/>
          <w:i/>
          <w:lang w:val="bs-Latn-BA"/>
        </w:rPr>
        <w:t>Authorization</w:t>
      </w:r>
      <w:proofErr w:type="spellEnd"/>
      <w:r>
        <w:rPr>
          <w:b/>
          <w:i/>
          <w:lang w:val="bs-Latn-BA"/>
        </w:rPr>
        <w:t xml:space="preserve"> </w:t>
      </w:r>
      <w:proofErr w:type="spellStart"/>
      <w:r>
        <w:rPr>
          <w:b/>
          <w:i/>
          <w:lang w:val="bs-Latn-BA"/>
        </w:rPr>
        <w:t>decision</w:t>
      </w:r>
      <w:proofErr w:type="spellEnd"/>
      <w:r>
        <w:rPr>
          <w:b/>
          <w:i/>
          <w:lang w:val="bs-Latn-BA"/>
        </w:rPr>
        <w:t xml:space="preserve"> </w:t>
      </w:r>
      <w:proofErr w:type="spellStart"/>
      <w:r>
        <w:rPr>
          <w:b/>
          <w:i/>
          <w:lang w:val="bs-Latn-BA"/>
        </w:rPr>
        <w:t>statements</w:t>
      </w:r>
      <w:proofErr w:type="spellEnd"/>
      <w:r>
        <w:rPr>
          <w:b/>
          <w:lang w:val="bs-Latn-BA"/>
        </w:rPr>
        <w:t xml:space="preserve">) – </w:t>
      </w:r>
      <w:r>
        <w:rPr>
          <w:lang w:val="bs-Latn-BA"/>
        </w:rPr>
        <w:t xml:space="preserve">govore da li korisnik ima dozvolu da izvrši određenu akciju nad resursom. Izražavanje autorizacionih odluka je nešto gdje je SAML sa namjerom ograničen. Za naprednije slučajeve upotrebe preporučuje se korištenje XACML-a, detaljnije obrađenog u </w:t>
      </w:r>
      <w:del w:id="1742" w:author="Rajo" w:date="2018-06-17T18:06:00Z">
        <w:r w:rsidRPr="00E361C3" w:rsidDel="00E361C3">
          <w:rPr>
            <w:b/>
            <w:lang w:val="bs-Latn-BA"/>
            <w:rPrChange w:id="1743" w:author="Rajo" w:date="2018-06-17T18:06:00Z">
              <w:rPr>
                <w:lang w:val="bs-Latn-BA"/>
              </w:rPr>
            </w:rPrChange>
          </w:rPr>
          <w:delText>g</w:delText>
        </w:r>
      </w:del>
      <w:ins w:id="1744" w:author="Rajo" w:date="2018-06-17T18:06:00Z">
        <w:r w:rsidR="00E361C3" w:rsidRPr="00E361C3">
          <w:rPr>
            <w:b/>
            <w:lang w:val="bs-Latn-BA"/>
            <w:rPrChange w:id="1745" w:author="Rajo" w:date="2018-06-17T18:06:00Z">
              <w:rPr>
                <w:lang w:val="bs-Latn-BA"/>
              </w:rPr>
            </w:rPrChange>
          </w:rPr>
          <w:t>G</w:t>
        </w:r>
      </w:ins>
      <w:r w:rsidRPr="00E361C3">
        <w:rPr>
          <w:b/>
          <w:lang w:val="bs-Latn-BA"/>
          <w:rPrChange w:id="1746" w:author="Rajo" w:date="2018-06-17T18:06:00Z">
            <w:rPr>
              <w:lang w:val="bs-Latn-BA"/>
            </w:rPr>
          </w:rPrChange>
        </w:rPr>
        <w:t xml:space="preserve">lavi </w:t>
      </w:r>
      <w:del w:id="1747" w:author="Rajo" w:date="2018-06-17T18:06:00Z">
        <w:r w:rsidRPr="00E361C3" w:rsidDel="00E361C3">
          <w:rPr>
            <w:b/>
            <w:lang w:val="bs-Latn-BA"/>
            <w:rPrChange w:id="1748" w:author="Rajo" w:date="2018-06-17T18:06:00Z">
              <w:rPr>
                <w:lang w:val="bs-Latn-BA"/>
              </w:rPr>
            </w:rPrChange>
          </w:rPr>
          <w:delText>7</w:delText>
        </w:r>
      </w:del>
      <w:ins w:id="1749" w:author="Rajo" w:date="2018-06-17T18:06:00Z">
        <w:r w:rsidR="00E361C3" w:rsidRPr="00E361C3">
          <w:rPr>
            <w:b/>
            <w:lang w:val="bs-Latn-BA"/>
            <w:rPrChange w:id="1750" w:author="Rajo" w:date="2018-06-17T18:06:00Z">
              <w:rPr>
                <w:lang w:val="bs-Latn-BA"/>
              </w:rPr>
            </w:rPrChange>
          </w:rPr>
          <w:t>8</w:t>
        </w:r>
      </w:ins>
      <w:r>
        <w:rPr>
          <w:lang w:val="bs-Latn-BA"/>
        </w:rPr>
        <w:t xml:space="preserve">. </w:t>
      </w:r>
      <w:moveFromRangeStart w:id="1751" w:author="Rajo" w:date="2018-05-26T15:21:00Z" w:name="move515111394"/>
      <w:moveFrom w:id="1752" w:author="Rajo" w:date="2018-05-26T15:21:00Z">
        <w:r w:rsidDel="00A42333">
          <w:rPr>
            <w:vertAlign w:val="superscript"/>
            <w:lang w:val="bs-Latn-BA"/>
          </w:rPr>
          <w:t>[8]</w:t>
        </w:r>
      </w:moveFrom>
      <w:moveFromRangeEnd w:id="1751"/>
    </w:p>
    <w:p w14:paraId="033CFF47" w14:textId="77777777" w:rsidR="00E94ADE" w:rsidRPr="007F33F9" w:rsidRDefault="00E94ADE">
      <w:pPr>
        <w:pStyle w:val="ListParagraph1"/>
        <w:numPr>
          <w:ilvl w:val="0"/>
          <w:numId w:val="9"/>
        </w:numPr>
        <w:spacing w:line="240" w:lineRule="auto"/>
        <w:jc w:val="both"/>
        <w:rPr>
          <w:lang w:val="bs-Latn-BA"/>
        </w:rPr>
        <w:pPrChange w:id="1753" w:author="Rajo" w:date="2018-05-26T15:23:00Z">
          <w:pPr>
            <w:spacing w:line="240" w:lineRule="auto"/>
            <w:jc w:val="both"/>
          </w:pPr>
        </w:pPrChange>
      </w:pPr>
    </w:p>
    <w:p w14:paraId="5619F998" w14:textId="77777777" w:rsidR="00E94ADE" w:rsidRDefault="00E94ADE">
      <w:pPr>
        <w:spacing w:line="240" w:lineRule="auto"/>
        <w:jc w:val="both"/>
        <w:rPr>
          <w:lang w:val="bs-Latn-BA"/>
        </w:rPr>
      </w:pPr>
    </w:p>
    <w:p w14:paraId="3D891BE8" w14:textId="77777777" w:rsidR="00E94ADE" w:rsidDel="00ED1C20" w:rsidRDefault="00CC5052">
      <w:pPr>
        <w:pStyle w:val="Heading3"/>
        <w:spacing w:line="240" w:lineRule="auto"/>
        <w:jc w:val="both"/>
        <w:rPr>
          <w:del w:id="1754" w:author="Rajo" w:date="2018-06-17T14:35:00Z"/>
          <w:lang w:val="bs-Latn-BA"/>
        </w:rPr>
      </w:pPr>
      <w:bookmarkStart w:id="1755" w:name="_Toc511154426"/>
      <w:r>
        <w:rPr>
          <w:lang w:val="bs-Latn-BA"/>
        </w:rPr>
        <w:lastRenderedPageBreak/>
        <w:t>Protokoli (</w:t>
      </w:r>
      <w:proofErr w:type="spellStart"/>
      <w:r>
        <w:rPr>
          <w:lang w:val="bs-Latn-BA"/>
        </w:rPr>
        <w:t>Protocols</w:t>
      </w:r>
      <w:proofErr w:type="spellEnd"/>
      <w:r>
        <w:rPr>
          <w:lang w:val="bs-Latn-BA"/>
        </w:rPr>
        <w:t>)</w:t>
      </w:r>
      <w:bookmarkEnd w:id="1755"/>
    </w:p>
    <w:p w14:paraId="50005C09" w14:textId="77777777" w:rsidR="00E94ADE" w:rsidRPr="00233832" w:rsidRDefault="00E94ADE">
      <w:pPr>
        <w:pStyle w:val="Heading3"/>
        <w:spacing w:line="240" w:lineRule="auto"/>
        <w:jc w:val="both"/>
        <w:rPr>
          <w:lang w:val="bs-Latn-BA"/>
        </w:rPr>
        <w:pPrChange w:id="1756" w:author="Rajo" w:date="2018-06-17T14:35:00Z">
          <w:pPr>
            <w:spacing w:line="240" w:lineRule="auto"/>
            <w:jc w:val="both"/>
          </w:pPr>
        </w:pPrChange>
      </w:pPr>
    </w:p>
    <w:p w14:paraId="38D7AD6C" w14:textId="77777777" w:rsidR="00E94ADE" w:rsidDel="00FF3C88" w:rsidRDefault="00CC5052">
      <w:pPr>
        <w:spacing w:line="240" w:lineRule="auto"/>
        <w:ind w:firstLine="360"/>
        <w:jc w:val="both"/>
        <w:rPr>
          <w:del w:id="1757" w:author="Rajo" w:date="2018-05-23T20:34:00Z"/>
          <w:lang w:val="bs-Latn-BA"/>
        </w:rPr>
        <w:pPrChange w:id="1758" w:author="Rajo" w:date="2018-06-17T14:46:00Z">
          <w:pPr>
            <w:spacing w:line="240" w:lineRule="auto"/>
            <w:ind w:firstLine="720"/>
            <w:jc w:val="both"/>
          </w:pPr>
        </w:pPrChange>
      </w:pPr>
      <w:r>
        <w:rPr>
          <w:lang w:val="bs-Latn-BA"/>
        </w:rPr>
        <w:t xml:space="preserve">SAML protokol opisuje način na koji se određeni SAML elementi (uključujući i tvrdnje) pakuju unutar SAML zahtjeva i odgovora, i definiše pravila kojih se učesnici u SAML komunikaciji moraju pridržavati prilikom kreiranja ili konzumiranja istih. Najvećim dijelom, SAML protokol je jednostavan protokol koji se zasniva na slanju zahtjeva i primanju odgovora. </w:t>
      </w:r>
    </w:p>
    <w:p w14:paraId="4524CE24" w14:textId="77777777" w:rsidR="00E94ADE" w:rsidRDefault="00E94ADE">
      <w:pPr>
        <w:spacing w:line="240" w:lineRule="auto"/>
        <w:ind w:firstLine="360"/>
        <w:jc w:val="both"/>
        <w:rPr>
          <w:lang w:val="bs-Latn-BA"/>
        </w:rPr>
        <w:pPrChange w:id="1759" w:author="Rajo" w:date="2018-06-17T14:46:00Z">
          <w:pPr>
            <w:spacing w:line="240" w:lineRule="auto"/>
            <w:jc w:val="both"/>
          </w:pPr>
        </w:pPrChange>
      </w:pPr>
    </w:p>
    <w:p w14:paraId="300526FA" w14:textId="7D127E3C" w:rsidR="00E94ADE" w:rsidDel="00FF3C88" w:rsidRDefault="00CC5052" w:rsidP="00233832">
      <w:pPr>
        <w:spacing w:line="240" w:lineRule="auto"/>
        <w:ind w:firstLine="360"/>
        <w:jc w:val="both"/>
        <w:rPr>
          <w:del w:id="1760" w:author="Rajo" w:date="2018-05-23T20:34:00Z"/>
          <w:lang w:val="bs-Latn-BA"/>
        </w:rPr>
      </w:pPr>
      <w:r>
        <w:rPr>
          <w:lang w:val="bs-Latn-BA"/>
        </w:rPr>
        <w:t>Najbitniji tip zahtjeva SAML protokola se naziva upit (</w:t>
      </w:r>
      <w:proofErr w:type="spellStart"/>
      <w:r>
        <w:rPr>
          <w:i/>
          <w:lang w:val="bs-Latn-BA"/>
        </w:rPr>
        <w:t>query</w:t>
      </w:r>
      <w:proofErr w:type="spellEnd"/>
      <w:r>
        <w:rPr>
          <w:lang w:val="bs-Latn-BA"/>
        </w:rPr>
        <w:t xml:space="preserve">). </w:t>
      </w:r>
      <w:del w:id="1761" w:author="Rajo" w:date="2018-05-23T20:14:00Z">
        <w:r w:rsidDel="00910C56">
          <w:rPr>
            <w:lang w:val="bs-Latn-BA"/>
          </w:rPr>
          <w:delText>Servis provajder</w:delText>
        </w:r>
      </w:del>
      <w:ins w:id="1762" w:author="Rajo" w:date="2018-05-23T20:14:00Z">
        <w:r w:rsidR="00910C56">
          <w:rPr>
            <w:lang w:val="bs-Latn-BA"/>
          </w:rPr>
          <w:t>Davalac usluge</w:t>
        </w:r>
      </w:ins>
      <w:r>
        <w:rPr>
          <w:lang w:val="bs-Latn-BA"/>
        </w:rPr>
        <w:t xml:space="preserve"> upit šalje direktno </w:t>
      </w:r>
      <w:del w:id="1763" w:author="Rajo" w:date="2018-05-23T20:19:00Z">
        <w:r w:rsidDel="00910C56">
          <w:rPr>
            <w:lang w:val="bs-Latn-BA"/>
          </w:rPr>
          <w:delText>provajderu identiteta</w:delText>
        </w:r>
      </w:del>
      <w:ins w:id="1764" w:author="Rajo" w:date="2018-05-23T20:19:00Z">
        <w:r w:rsidR="00910C56">
          <w:rPr>
            <w:lang w:val="bs-Latn-BA"/>
          </w:rPr>
          <w:t>davaocu identiteta</w:t>
        </w:r>
      </w:ins>
      <w:r>
        <w:rPr>
          <w:lang w:val="bs-Latn-BA"/>
        </w:rPr>
        <w:t xml:space="preserve"> putem </w:t>
      </w:r>
      <w:commentRangeStart w:id="1765"/>
      <w:commentRangeStart w:id="1766"/>
      <w:r>
        <w:rPr>
          <w:lang w:val="bs-Latn-BA"/>
        </w:rPr>
        <w:t>sigurnog kanala</w:t>
      </w:r>
      <w:commentRangeEnd w:id="1765"/>
      <w:r w:rsidR="00666E3D">
        <w:rPr>
          <w:rStyle w:val="CommentReference"/>
        </w:rPr>
        <w:commentReference w:id="1765"/>
      </w:r>
      <w:commentRangeEnd w:id="1766"/>
      <w:r w:rsidR="00310776">
        <w:rPr>
          <w:rStyle w:val="CommentReference"/>
        </w:rPr>
        <w:commentReference w:id="1766"/>
      </w:r>
      <w:ins w:id="1767" w:author="Rajo" w:date="2018-05-23T20:40:00Z">
        <w:r w:rsidR="00DB261F">
          <w:rPr>
            <w:lang w:val="bs-Latn-BA"/>
          </w:rPr>
          <w:t xml:space="preserve"> (npr. upotrebom HTTPS protokola)</w:t>
        </w:r>
      </w:ins>
      <w:ins w:id="1768" w:author="Rajo" w:date="2018-05-23T20:39:00Z">
        <w:r w:rsidR="00F1787D">
          <w:rPr>
            <w:lang w:val="bs-Latn-BA"/>
          </w:rPr>
          <w:t>,</w:t>
        </w:r>
      </w:ins>
      <w:ins w:id="1769" w:author="Rajo" w:date="2018-05-23T20:37:00Z">
        <w:r w:rsidR="00F1787D">
          <w:rPr>
            <w:lang w:val="bs-Latn-BA"/>
          </w:rPr>
          <w:t xml:space="preserve"> </w:t>
        </w:r>
      </w:ins>
      <w:ins w:id="1770" w:author="Rajo" w:date="2018-05-23T20:39:00Z">
        <w:r w:rsidR="00F1787D">
          <w:rPr>
            <w:lang w:val="bs-Latn-BA"/>
          </w:rPr>
          <w:t>čime</w:t>
        </w:r>
      </w:ins>
      <w:ins w:id="1771" w:author="Rajo" w:date="2018-05-23T20:37:00Z">
        <w:r w:rsidR="00F1787D">
          <w:rPr>
            <w:lang w:val="bs-Latn-BA"/>
          </w:rPr>
          <w:t xml:space="preserve"> se obezbjeđuje da </w:t>
        </w:r>
      </w:ins>
      <w:ins w:id="1772" w:author="Rajo" w:date="2018-05-23T20:38:00Z">
        <w:r w:rsidR="00F1787D">
          <w:rPr>
            <w:lang w:val="bs-Latn-BA"/>
          </w:rPr>
          <w:t>će podaci biti zaštićeni od neovlaš</w:t>
        </w:r>
      </w:ins>
      <w:ins w:id="1773" w:author="Rajo" w:date="2018-05-23T20:40:00Z">
        <w:r w:rsidR="003F151B">
          <w:rPr>
            <w:lang w:val="bs-Latn-BA"/>
          </w:rPr>
          <w:t>ć</w:t>
        </w:r>
      </w:ins>
      <w:ins w:id="1774" w:author="Rajo" w:date="2018-05-23T20:38:00Z">
        <w:r w:rsidR="00F1787D">
          <w:rPr>
            <w:lang w:val="bs-Latn-BA"/>
          </w:rPr>
          <w:t>e</w:t>
        </w:r>
      </w:ins>
      <w:ins w:id="1775" w:author="Rajo" w:date="2018-05-23T20:39:00Z">
        <w:r w:rsidR="00F1787D">
          <w:rPr>
            <w:lang w:val="bs-Latn-BA"/>
          </w:rPr>
          <w:t>ne upotrebe</w:t>
        </w:r>
      </w:ins>
      <w:r>
        <w:rPr>
          <w:lang w:val="bs-Latn-BA"/>
        </w:rPr>
        <w:t>. U skladu sa tri tipa izjava, postoje tri tipa SAML upita:</w:t>
      </w:r>
      <w:ins w:id="1776" w:author="Rajo" w:date="2018-05-26T16:10:00Z">
        <w:r w:rsidR="00AF728E">
          <w:rPr>
            <w:lang w:val="bs-Latn-BA"/>
          </w:rPr>
          <w:t xml:space="preserve"> </w:t>
        </w:r>
      </w:ins>
      <w:moveToRangeStart w:id="1777" w:author="Rajo" w:date="2018-05-26T16:10:00Z" w:name="move515114333"/>
      <w:moveTo w:id="1778" w:author="Rajo" w:date="2018-05-26T16:10:00Z">
        <w:r w:rsidR="00AF728E" w:rsidRPr="00CD4D2C">
          <w:rPr>
            <w:vertAlign w:val="superscript"/>
            <w:lang w:val="bs-Latn-BA"/>
          </w:rPr>
          <w:t>[8]</w:t>
        </w:r>
      </w:moveTo>
      <w:moveToRangeEnd w:id="1777"/>
    </w:p>
    <w:p w14:paraId="50B50DE0" w14:textId="77777777" w:rsidR="00E94ADE" w:rsidRDefault="00E94ADE">
      <w:pPr>
        <w:spacing w:line="240" w:lineRule="auto"/>
        <w:ind w:firstLine="360"/>
        <w:jc w:val="both"/>
        <w:rPr>
          <w:lang w:val="bs-Latn-BA"/>
        </w:rPr>
        <w:pPrChange w:id="1779" w:author="Rajo" w:date="2018-06-17T14:46:00Z">
          <w:pPr>
            <w:spacing w:line="240" w:lineRule="auto"/>
            <w:jc w:val="both"/>
          </w:pPr>
        </w:pPrChange>
      </w:pPr>
    </w:p>
    <w:p w14:paraId="4CE22809" w14:textId="77777777" w:rsidR="00E94ADE" w:rsidRDefault="00CC5052">
      <w:pPr>
        <w:pStyle w:val="ListParagraph1"/>
        <w:numPr>
          <w:ilvl w:val="0"/>
          <w:numId w:val="10"/>
        </w:numPr>
        <w:spacing w:line="240" w:lineRule="auto"/>
        <w:jc w:val="both"/>
        <w:rPr>
          <w:lang w:val="bs-Latn-BA"/>
        </w:rPr>
      </w:pPr>
      <w:r>
        <w:rPr>
          <w:lang w:val="bs-Latn-BA"/>
        </w:rPr>
        <w:t>Autentikacioni upit</w:t>
      </w:r>
    </w:p>
    <w:p w14:paraId="1B26BD0F" w14:textId="77777777" w:rsidR="00E94ADE" w:rsidRDefault="00CC5052">
      <w:pPr>
        <w:pStyle w:val="ListParagraph1"/>
        <w:numPr>
          <w:ilvl w:val="0"/>
          <w:numId w:val="10"/>
        </w:numPr>
        <w:spacing w:line="240" w:lineRule="auto"/>
        <w:jc w:val="both"/>
        <w:rPr>
          <w:lang w:val="bs-Latn-BA"/>
        </w:rPr>
      </w:pPr>
      <w:r>
        <w:rPr>
          <w:lang w:val="bs-Latn-BA"/>
        </w:rPr>
        <w:t>Atributski upit</w:t>
      </w:r>
    </w:p>
    <w:p w14:paraId="382FAF7B" w14:textId="77777777" w:rsidR="00E94ADE" w:rsidDel="00FF3C88" w:rsidRDefault="00CC5052">
      <w:pPr>
        <w:pStyle w:val="ListParagraph1"/>
        <w:numPr>
          <w:ilvl w:val="0"/>
          <w:numId w:val="10"/>
        </w:numPr>
        <w:spacing w:line="240" w:lineRule="auto"/>
        <w:jc w:val="both"/>
        <w:rPr>
          <w:del w:id="1780" w:author="Rajo" w:date="2018-05-23T20:34:00Z"/>
          <w:lang w:val="bs-Latn-BA"/>
        </w:rPr>
      </w:pPr>
      <w:r>
        <w:rPr>
          <w:lang w:val="bs-Latn-BA"/>
        </w:rPr>
        <w:t>Upit autorizacijske odluke</w:t>
      </w:r>
    </w:p>
    <w:p w14:paraId="186BE305" w14:textId="77777777" w:rsidR="00E94ADE" w:rsidRPr="00375AEC" w:rsidRDefault="00E94ADE">
      <w:pPr>
        <w:pStyle w:val="ListParagraph1"/>
        <w:numPr>
          <w:ilvl w:val="0"/>
          <w:numId w:val="10"/>
        </w:numPr>
        <w:spacing w:line="240" w:lineRule="auto"/>
        <w:jc w:val="both"/>
        <w:rPr>
          <w:lang w:val="bs-Latn-BA"/>
        </w:rPr>
        <w:pPrChange w:id="1781" w:author="Rajo" w:date="2018-05-23T20:34:00Z">
          <w:pPr>
            <w:spacing w:line="240" w:lineRule="auto"/>
            <w:jc w:val="both"/>
          </w:pPr>
        </w:pPrChange>
      </w:pPr>
    </w:p>
    <w:p w14:paraId="7DF0E86A" w14:textId="6783711F" w:rsidR="00E94ADE" w:rsidDel="00FF3C88" w:rsidRDefault="00CC5052" w:rsidP="00233832">
      <w:pPr>
        <w:spacing w:line="240" w:lineRule="auto"/>
        <w:ind w:firstLine="360"/>
        <w:jc w:val="both"/>
        <w:rPr>
          <w:del w:id="1782" w:author="Rajo" w:date="2018-05-23T20:34:00Z"/>
          <w:lang w:val="bs-Latn-BA"/>
        </w:rPr>
      </w:pPr>
      <w:r>
        <w:rPr>
          <w:lang w:val="bs-Latn-BA"/>
        </w:rPr>
        <w:t xml:space="preserve">Među navedenim, atributski upit je </w:t>
      </w:r>
      <w:commentRangeStart w:id="1783"/>
      <w:commentRangeStart w:id="1784"/>
      <w:r>
        <w:rPr>
          <w:lang w:val="bs-Latn-BA"/>
        </w:rPr>
        <w:t>možda najvažniji</w:t>
      </w:r>
      <w:commentRangeEnd w:id="1783"/>
      <w:r>
        <w:commentReference w:id="1783"/>
      </w:r>
      <w:commentRangeEnd w:id="1784"/>
      <w:r w:rsidR="00310776">
        <w:rPr>
          <w:rStyle w:val="CommentReference"/>
        </w:rPr>
        <w:commentReference w:id="1784"/>
      </w:r>
      <w:del w:id="1785" w:author="Rajo" w:date="2018-05-26T16:09:00Z">
        <w:r w:rsidDel="00AF728E">
          <w:rPr>
            <w:lang w:val="bs-Latn-BA"/>
          </w:rPr>
          <w:delText xml:space="preserve">. </w:delText>
        </w:r>
      </w:del>
      <w:del w:id="1786" w:author="Rajo" w:date="2018-05-26T16:00:00Z">
        <w:r w:rsidDel="00406B90">
          <w:rPr>
            <w:lang w:val="bs-Latn-BA"/>
          </w:rPr>
          <w:delText>R</w:delText>
        </w:r>
      </w:del>
      <w:del w:id="1787" w:author="Rajo" w:date="2018-05-26T16:09:00Z">
        <w:r w:rsidDel="00AF728E">
          <w:rPr>
            <w:lang w:val="bs-Latn-BA"/>
          </w:rPr>
          <w:delText xml:space="preserve">ezultat takvog upita </w:delText>
        </w:r>
      </w:del>
      <w:del w:id="1788" w:author="Rajo" w:date="2018-05-26T16:00:00Z">
        <w:r w:rsidDel="0026095A">
          <w:rPr>
            <w:lang w:val="bs-Latn-BA"/>
          </w:rPr>
          <w:delText xml:space="preserve">je </w:delText>
        </w:r>
      </w:del>
      <w:del w:id="1789" w:author="Rajo" w:date="2018-05-26T16:09:00Z">
        <w:r w:rsidDel="00AF728E">
          <w:rPr>
            <w:lang w:val="bs-Latn-BA"/>
          </w:rPr>
          <w:delText>SAML odgovor koji sadrži tvrdnju koja se sastoji od gore navedenih</w:delText>
        </w:r>
      </w:del>
      <w:ins w:id="1790" w:author="Rajo" w:date="2018-05-26T16:09:00Z">
        <w:r w:rsidR="00AF728E">
          <w:rPr>
            <w:lang w:val="bs-Latn-BA"/>
          </w:rPr>
          <w:t xml:space="preserve"> iz razloga što se</w:t>
        </w:r>
      </w:ins>
      <w:r>
        <w:rPr>
          <w:lang w:val="bs-Latn-BA"/>
        </w:rPr>
        <w:t xml:space="preserve"> atributsk</w:t>
      </w:r>
      <w:ins w:id="1791" w:author="Rajo" w:date="2018-05-26T16:09:00Z">
        <w:r w:rsidR="00AF728E">
          <w:rPr>
            <w:lang w:val="bs-Latn-BA"/>
          </w:rPr>
          <w:t>e</w:t>
        </w:r>
      </w:ins>
      <w:del w:id="1792" w:author="Rajo" w:date="2018-05-26T16:09:00Z">
        <w:r w:rsidDel="00AF728E">
          <w:rPr>
            <w:lang w:val="bs-Latn-BA"/>
          </w:rPr>
          <w:delText>ih</w:delText>
        </w:r>
      </w:del>
      <w:r>
        <w:rPr>
          <w:lang w:val="bs-Latn-BA"/>
        </w:rPr>
        <w:t xml:space="preserve"> izjav</w:t>
      </w:r>
      <w:ins w:id="1793" w:author="Rajo" w:date="2018-05-26T16:09:00Z">
        <w:r w:rsidR="00AF728E">
          <w:rPr>
            <w:lang w:val="bs-Latn-BA"/>
          </w:rPr>
          <w:t>e</w:t>
        </w:r>
      </w:ins>
      <w:del w:id="1794" w:author="Rajo" w:date="2018-05-26T16:09:00Z">
        <w:r w:rsidDel="00AF728E">
          <w:rPr>
            <w:lang w:val="bs-Latn-BA"/>
          </w:rPr>
          <w:delText>a</w:delText>
        </w:r>
      </w:del>
      <w:ins w:id="1795" w:author="Rajo" w:date="2018-05-26T16:04:00Z">
        <w:r w:rsidR="0026095A">
          <w:rPr>
            <w:lang w:val="bs-Latn-BA"/>
          </w:rPr>
          <w:t xml:space="preserve"> često koriste za </w:t>
        </w:r>
      </w:ins>
      <w:ins w:id="1796" w:author="Rajo" w:date="2018-05-26T16:14:00Z">
        <w:r w:rsidR="00D35DCB">
          <w:rPr>
            <w:lang w:val="bs-Latn-BA"/>
          </w:rPr>
          <w:t>pružanje</w:t>
        </w:r>
      </w:ins>
      <w:ins w:id="1797" w:author="Rajo" w:date="2018-05-26T16:04:00Z">
        <w:r w:rsidR="0026095A">
          <w:rPr>
            <w:lang w:val="bs-Latn-BA"/>
          </w:rPr>
          <w:t xml:space="preserve"> </w:t>
        </w:r>
      </w:ins>
      <w:ins w:id="1798" w:author="Rajo" w:date="2018-05-26T16:05:00Z">
        <w:r w:rsidR="0026095A">
          <w:rPr>
            <w:lang w:val="bs-Latn-BA"/>
          </w:rPr>
          <w:t xml:space="preserve">podataka o korisniku na osnovu kojih </w:t>
        </w:r>
      </w:ins>
      <w:ins w:id="1799" w:author="Rajo" w:date="2018-05-26T16:15:00Z">
        <w:r w:rsidR="00E04911">
          <w:rPr>
            <w:lang w:val="bs-Latn-BA"/>
          </w:rPr>
          <w:t xml:space="preserve">strana </w:t>
        </w:r>
      </w:ins>
      <w:ins w:id="1800" w:author="Rajo" w:date="2018-05-26T16:16:00Z">
        <w:r w:rsidR="00E04911">
          <w:rPr>
            <w:lang w:val="bs-Latn-BA"/>
          </w:rPr>
          <w:t xml:space="preserve">koja je izdala upit može nadalje samostalno donositi </w:t>
        </w:r>
      </w:ins>
      <w:ins w:id="1801" w:author="Rajo" w:date="2018-05-26T16:05:00Z">
        <w:r w:rsidR="0026095A">
          <w:rPr>
            <w:lang w:val="bs-Latn-BA"/>
          </w:rPr>
          <w:t xml:space="preserve">odluke </w:t>
        </w:r>
      </w:ins>
      <w:ins w:id="1802" w:author="Rajo" w:date="2018-05-26T16:07:00Z">
        <w:r w:rsidR="001A34F0">
          <w:rPr>
            <w:lang w:val="bs-Latn-BA"/>
          </w:rPr>
          <w:t>o</w:t>
        </w:r>
      </w:ins>
      <w:ins w:id="1803" w:author="Rajo" w:date="2018-05-26T16:05:00Z">
        <w:r w:rsidR="0026095A">
          <w:rPr>
            <w:lang w:val="bs-Latn-BA"/>
          </w:rPr>
          <w:t xml:space="preserve"> </w:t>
        </w:r>
      </w:ins>
      <w:ins w:id="1804" w:author="Rajo" w:date="2018-05-26T16:11:00Z">
        <w:r w:rsidR="00AB2E70">
          <w:rPr>
            <w:lang w:val="bs-Latn-BA"/>
          </w:rPr>
          <w:t>njegovim pravima</w:t>
        </w:r>
      </w:ins>
      <w:ins w:id="1805" w:author="Rajo" w:date="2018-05-26T16:05:00Z">
        <w:r w:rsidR="0026095A">
          <w:rPr>
            <w:lang w:val="bs-Latn-BA"/>
          </w:rPr>
          <w:t xml:space="preserve"> pristupa</w:t>
        </w:r>
      </w:ins>
      <w:ins w:id="1806" w:author="Rajo" w:date="2018-05-26T16:16:00Z">
        <w:r w:rsidR="00E04911">
          <w:rPr>
            <w:lang w:val="bs-Latn-BA"/>
          </w:rPr>
          <w:t xml:space="preserve">. Npr. </w:t>
        </w:r>
      </w:ins>
      <w:ins w:id="1807" w:author="Rajo" w:date="2018-05-26T16:17:00Z">
        <w:r w:rsidR="00E04911">
          <w:rPr>
            <w:lang w:val="bs-Latn-BA"/>
          </w:rPr>
          <w:t>a</w:t>
        </w:r>
      </w:ins>
      <w:ins w:id="1808" w:author="Rajo" w:date="2018-05-26T16:16:00Z">
        <w:r w:rsidR="00E04911">
          <w:rPr>
            <w:lang w:val="bs-Latn-BA"/>
          </w:rPr>
          <w:t>utorizacijski upit koji kao rezultat v</w:t>
        </w:r>
      </w:ins>
      <w:ins w:id="1809" w:author="Rajo" w:date="2018-05-26T16:17:00Z">
        <w:r w:rsidR="00E04911">
          <w:rPr>
            <w:lang w:val="bs-Latn-BA"/>
          </w:rPr>
          <w:t xml:space="preserve">raća osnovne informacije o korisniku zajedno sa ulogama koje on posjeduje u okviru sistema koji je izdao </w:t>
        </w:r>
      </w:ins>
      <w:ins w:id="1810" w:author="Rajo" w:date="2018-05-26T16:19:00Z">
        <w:r w:rsidR="00E04911">
          <w:rPr>
            <w:lang w:val="bs-Latn-BA"/>
          </w:rPr>
          <w:t>taj</w:t>
        </w:r>
      </w:ins>
      <w:ins w:id="1811" w:author="Rajo" w:date="2018-05-26T16:17:00Z">
        <w:r w:rsidR="00E04911">
          <w:rPr>
            <w:lang w:val="bs-Latn-BA"/>
          </w:rPr>
          <w:t xml:space="preserve"> upit</w:t>
        </w:r>
      </w:ins>
      <w:ins w:id="1812" w:author="Rajo" w:date="2018-05-26T16:18:00Z">
        <w:r w:rsidR="00E04911">
          <w:rPr>
            <w:lang w:val="bs-Latn-BA"/>
          </w:rPr>
          <w:t>, na osnovu čega za tog korisnika kreira odgovarajući sigurnosni kontekst.</w:t>
        </w:r>
      </w:ins>
      <w:del w:id="1813" w:author="Rajo" w:date="2018-05-26T16:16:00Z">
        <w:r w:rsidDel="00E04911">
          <w:rPr>
            <w:lang w:val="bs-Latn-BA"/>
          </w:rPr>
          <w:delText>.</w:delText>
        </w:r>
      </w:del>
      <w:del w:id="1814" w:author="Rajo" w:date="2018-05-26T16:12:00Z">
        <w:r w:rsidDel="00F66E2E">
          <w:rPr>
            <w:lang w:val="bs-Latn-BA"/>
          </w:rPr>
          <w:delText xml:space="preserve"> </w:delText>
        </w:r>
      </w:del>
      <w:moveFromRangeStart w:id="1815" w:author="Rajo" w:date="2018-05-26T16:10:00Z" w:name="move515114333"/>
      <w:moveFrom w:id="1816" w:author="Rajo" w:date="2018-05-26T16:10:00Z">
        <w:del w:id="1817" w:author="Rajo" w:date="2018-05-26T16:16:00Z">
          <w:r w:rsidRPr="000A317A" w:rsidDel="00E04911">
            <w:rPr>
              <w:vertAlign w:val="superscript"/>
              <w:lang w:val="bs-Latn-BA"/>
              <w:rPrChange w:id="1818" w:author="Rajo" w:date="2018-05-23T20:26:00Z">
                <w:rPr>
                  <w:lang w:val="bs-Latn-BA"/>
                </w:rPr>
              </w:rPrChange>
            </w:rPr>
            <w:delText>[8]</w:delText>
          </w:r>
        </w:del>
      </w:moveFrom>
      <w:moveFromRangeEnd w:id="1815"/>
    </w:p>
    <w:p w14:paraId="1E113427" w14:textId="77777777" w:rsidR="00E94ADE" w:rsidRDefault="00E94ADE">
      <w:pPr>
        <w:spacing w:line="240" w:lineRule="auto"/>
        <w:ind w:firstLine="360"/>
        <w:jc w:val="both"/>
        <w:rPr>
          <w:lang w:val="bs-Latn-BA"/>
        </w:rPr>
        <w:pPrChange w:id="1819" w:author="Rajo" w:date="2018-06-17T14:46:00Z">
          <w:pPr>
            <w:spacing w:line="240" w:lineRule="auto"/>
            <w:jc w:val="both"/>
          </w:pPr>
        </w:pPrChange>
      </w:pPr>
    </w:p>
    <w:p w14:paraId="150A8992" w14:textId="77777777" w:rsidR="00E94ADE" w:rsidRDefault="00E94ADE">
      <w:pPr>
        <w:spacing w:line="240" w:lineRule="auto"/>
        <w:jc w:val="both"/>
        <w:rPr>
          <w:lang w:val="bs-Latn-BA"/>
        </w:rPr>
      </w:pPr>
    </w:p>
    <w:p w14:paraId="504C71DE" w14:textId="77777777" w:rsidR="00E94ADE" w:rsidDel="00E15409" w:rsidRDefault="00CC5052">
      <w:pPr>
        <w:pStyle w:val="Heading3"/>
        <w:spacing w:line="240" w:lineRule="auto"/>
        <w:jc w:val="both"/>
        <w:rPr>
          <w:del w:id="1820" w:author="Rajo" w:date="2018-06-17T14:36:00Z"/>
          <w:lang w:val="bs-Latn-BA"/>
        </w:rPr>
      </w:pPr>
      <w:bookmarkStart w:id="1821" w:name="_Toc511154427"/>
      <w:r>
        <w:rPr>
          <w:lang w:val="bs-Latn-BA"/>
        </w:rPr>
        <w:t>Povezivanja/uvezivanja (</w:t>
      </w:r>
      <w:proofErr w:type="spellStart"/>
      <w:r>
        <w:rPr>
          <w:lang w:val="bs-Latn-BA"/>
        </w:rPr>
        <w:t>Bindings</w:t>
      </w:r>
      <w:proofErr w:type="spellEnd"/>
      <w:r>
        <w:rPr>
          <w:lang w:val="bs-Latn-BA"/>
        </w:rPr>
        <w:t>)</w:t>
      </w:r>
      <w:bookmarkEnd w:id="1821"/>
    </w:p>
    <w:p w14:paraId="1FB92499" w14:textId="77777777" w:rsidR="00E94ADE" w:rsidRPr="00233832" w:rsidRDefault="00E94ADE">
      <w:pPr>
        <w:pStyle w:val="Heading3"/>
        <w:spacing w:line="240" w:lineRule="auto"/>
        <w:jc w:val="both"/>
        <w:rPr>
          <w:lang w:val="bs-Latn-BA"/>
        </w:rPr>
        <w:pPrChange w:id="1822" w:author="Rajo" w:date="2018-06-17T14:36:00Z">
          <w:pPr>
            <w:spacing w:line="240" w:lineRule="auto"/>
            <w:jc w:val="both"/>
          </w:pPr>
        </w:pPrChange>
      </w:pPr>
    </w:p>
    <w:p w14:paraId="1CBDB7FC" w14:textId="04DBFAF0" w:rsidR="00E94ADE" w:rsidDel="00FF3C88" w:rsidRDefault="00CC5052">
      <w:pPr>
        <w:spacing w:line="240" w:lineRule="auto"/>
        <w:ind w:firstLine="360"/>
        <w:jc w:val="both"/>
        <w:rPr>
          <w:del w:id="1823" w:author="Rajo" w:date="2018-05-23T20:34:00Z"/>
          <w:lang w:val="bs-Latn-BA"/>
        </w:rPr>
        <w:pPrChange w:id="1824" w:author="Rajo" w:date="2018-06-17T14:46:00Z">
          <w:pPr>
            <w:spacing w:line="240" w:lineRule="auto"/>
            <w:ind w:firstLine="720"/>
            <w:jc w:val="both"/>
          </w:pPr>
        </w:pPrChange>
      </w:pPr>
      <w:r>
        <w:rPr>
          <w:lang w:val="bs-Latn-BA"/>
        </w:rPr>
        <w:t xml:space="preserve">SAML povezivanje je mapiranje SAML poruka u standardne formate poruka i komunikacione protokole. Npr., SAML SOAP povezivanje specifikuje na koji način se SAML poruka enkapsulira u SOAP poruku, koja je </w:t>
      </w:r>
      <w:del w:id="1825" w:author="Rajo" w:date="2018-05-26T16:28:00Z">
        <w:r w:rsidDel="009A074F">
          <w:rPr>
            <w:lang w:val="bs-Latn-BA"/>
          </w:rPr>
          <w:delText xml:space="preserve">sama po sebi </w:delText>
        </w:r>
      </w:del>
      <w:ins w:id="1826" w:author="Rajo" w:date="2018-05-26T16:27:00Z">
        <w:r w:rsidR="006F343D">
          <w:rPr>
            <w:lang w:val="bs-Latn-BA"/>
          </w:rPr>
          <w:t xml:space="preserve">najčešće </w:t>
        </w:r>
      </w:ins>
      <w:r>
        <w:rPr>
          <w:lang w:val="bs-Latn-BA"/>
        </w:rPr>
        <w:t xml:space="preserve">vezana za </w:t>
      </w:r>
      <w:commentRangeStart w:id="1827"/>
      <w:commentRangeStart w:id="1828"/>
      <w:r>
        <w:rPr>
          <w:lang w:val="bs-Latn-BA"/>
        </w:rPr>
        <w:t>HTTP poruku</w:t>
      </w:r>
      <w:commentRangeEnd w:id="1827"/>
      <w:r w:rsidR="00666E3D">
        <w:rPr>
          <w:rStyle w:val="CommentReference"/>
        </w:rPr>
        <w:commentReference w:id="1827"/>
      </w:r>
      <w:commentRangeEnd w:id="1828"/>
      <w:r w:rsidR="00310776">
        <w:rPr>
          <w:rStyle w:val="CommentReference"/>
        </w:rPr>
        <w:commentReference w:id="1828"/>
      </w:r>
      <w:r>
        <w:rPr>
          <w:lang w:val="bs-Latn-BA"/>
        </w:rPr>
        <w:t>.</w:t>
      </w:r>
    </w:p>
    <w:p w14:paraId="3547ED14" w14:textId="77777777" w:rsidR="00E94ADE" w:rsidRDefault="00E94ADE">
      <w:pPr>
        <w:spacing w:line="240" w:lineRule="auto"/>
        <w:ind w:firstLine="360"/>
        <w:jc w:val="both"/>
        <w:rPr>
          <w:lang w:val="bs-Latn-BA"/>
        </w:rPr>
        <w:pPrChange w:id="1829" w:author="Rajo" w:date="2018-06-17T14:46:00Z">
          <w:pPr>
            <w:spacing w:line="240" w:lineRule="auto"/>
            <w:jc w:val="both"/>
          </w:pPr>
        </w:pPrChange>
      </w:pPr>
    </w:p>
    <w:p w14:paraId="235EEA64" w14:textId="785F135F" w:rsidR="00E94ADE" w:rsidDel="00FF3C88" w:rsidRDefault="00CC5052" w:rsidP="00233832">
      <w:pPr>
        <w:spacing w:line="240" w:lineRule="auto"/>
        <w:ind w:firstLine="360"/>
        <w:jc w:val="both"/>
        <w:rPr>
          <w:del w:id="1830" w:author="Rajo" w:date="2018-05-23T20:34:00Z"/>
          <w:lang w:val="bs-Latn-BA"/>
        </w:rPr>
      </w:pPr>
      <w:r>
        <w:rPr>
          <w:lang w:val="bs-Latn-BA"/>
        </w:rPr>
        <w:t>SAML 1.1 definiše samo jedno povezivanje – SAML SOAP, dok SAML 2.0 sadrži potpuno novu specifikaciju povezivanja koja definiše sledeće standarde:</w:t>
      </w:r>
      <w:ins w:id="1831" w:author="Rajo" w:date="2018-05-23T20:43:00Z">
        <w:r w:rsidR="00375AEC">
          <w:rPr>
            <w:lang w:val="bs-Latn-BA"/>
          </w:rPr>
          <w:t xml:space="preserve"> </w:t>
        </w:r>
      </w:ins>
      <w:moveToRangeStart w:id="1832" w:author="Rajo" w:date="2018-05-23T20:43:00Z" w:name="move514871526"/>
      <w:moveTo w:id="1833" w:author="Rajo" w:date="2018-05-23T20:43:00Z">
        <w:r w:rsidR="007D575B" w:rsidRPr="0093631C">
          <w:rPr>
            <w:vertAlign w:val="superscript"/>
            <w:lang w:val="bs-Latn-BA"/>
          </w:rPr>
          <w:t>[8]</w:t>
        </w:r>
      </w:moveTo>
      <w:moveToRangeEnd w:id="1832"/>
    </w:p>
    <w:p w14:paraId="0B52B4CE" w14:textId="77777777" w:rsidR="00E94ADE" w:rsidRDefault="00E94ADE">
      <w:pPr>
        <w:spacing w:line="240" w:lineRule="auto"/>
        <w:ind w:firstLine="360"/>
        <w:jc w:val="both"/>
        <w:rPr>
          <w:lang w:val="bs-Latn-BA"/>
        </w:rPr>
        <w:pPrChange w:id="1834" w:author="Rajo" w:date="2018-06-17T14:46:00Z">
          <w:pPr>
            <w:spacing w:line="240" w:lineRule="auto"/>
            <w:jc w:val="both"/>
          </w:pPr>
        </w:pPrChange>
      </w:pPr>
    </w:p>
    <w:p w14:paraId="7EEEF855" w14:textId="77777777" w:rsidR="00E94ADE" w:rsidRDefault="00CC5052">
      <w:pPr>
        <w:numPr>
          <w:ilvl w:val="0"/>
          <w:numId w:val="11"/>
        </w:numPr>
        <w:spacing w:after="0" w:line="240" w:lineRule="auto"/>
        <w:jc w:val="both"/>
        <w:rPr>
          <w:i/>
          <w:lang w:val="bs-Latn-BA"/>
        </w:rPr>
        <w:pPrChange w:id="1835" w:author="Rajo" w:date="2018-05-31T16:29:00Z">
          <w:pPr>
            <w:numPr>
              <w:numId w:val="11"/>
            </w:numPr>
            <w:tabs>
              <w:tab w:val="left" w:pos="720"/>
            </w:tabs>
            <w:spacing w:line="240" w:lineRule="auto"/>
            <w:ind w:left="720" w:hanging="360"/>
            <w:jc w:val="both"/>
          </w:pPr>
        </w:pPrChange>
      </w:pPr>
      <w:r>
        <w:rPr>
          <w:i/>
          <w:lang w:val="bs-Latn-BA"/>
        </w:rPr>
        <w:t xml:space="preserve">SAML SOAP </w:t>
      </w:r>
      <w:proofErr w:type="spellStart"/>
      <w:r>
        <w:rPr>
          <w:i/>
          <w:lang w:val="bs-Latn-BA"/>
        </w:rPr>
        <w:t>Binding</w:t>
      </w:r>
      <w:proofErr w:type="spellEnd"/>
      <w:r>
        <w:rPr>
          <w:i/>
          <w:lang w:val="bs-Latn-BA"/>
        </w:rPr>
        <w:t xml:space="preserve"> (</w:t>
      </w:r>
      <w:proofErr w:type="spellStart"/>
      <w:r>
        <w:rPr>
          <w:i/>
          <w:lang w:val="bs-Latn-BA"/>
        </w:rPr>
        <w:t>based</w:t>
      </w:r>
      <w:proofErr w:type="spellEnd"/>
      <w:r>
        <w:rPr>
          <w:i/>
          <w:lang w:val="bs-Latn-BA"/>
        </w:rPr>
        <w:t xml:space="preserve"> on SOAP 1.1)</w:t>
      </w:r>
      <w:r>
        <w:rPr>
          <w:i/>
        </w:rPr>
        <w:t>,</w:t>
      </w:r>
    </w:p>
    <w:p w14:paraId="30B9C93E" w14:textId="77777777" w:rsidR="00E94ADE" w:rsidRDefault="00CC5052">
      <w:pPr>
        <w:numPr>
          <w:ilvl w:val="0"/>
          <w:numId w:val="11"/>
        </w:numPr>
        <w:spacing w:after="0" w:line="240" w:lineRule="auto"/>
        <w:jc w:val="both"/>
        <w:rPr>
          <w:i/>
          <w:lang w:val="bs-Latn-BA"/>
        </w:rPr>
        <w:pPrChange w:id="1836" w:author="Rajo" w:date="2018-05-31T16:29:00Z">
          <w:pPr>
            <w:numPr>
              <w:numId w:val="11"/>
            </w:numPr>
            <w:tabs>
              <w:tab w:val="left" w:pos="720"/>
            </w:tabs>
            <w:spacing w:line="240" w:lineRule="auto"/>
            <w:ind w:left="720" w:hanging="360"/>
            <w:jc w:val="both"/>
          </w:pPr>
        </w:pPrChange>
      </w:pPr>
      <w:r>
        <w:rPr>
          <w:i/>
          <w:lang w:val="bs-Latn-BA"/>
        </w:rPr>
        <w:t xml:space="preserve">Reverse SOAP (PAOS) </w:t>
      </w:r>
      <w:proofErr w:type="spellStart"/>
      <w:r>
        <w:rPr>
          <w:i/>
          <w:lang w:val="bs-Latn-BA"/>
        </w:rPr>
        <w:t>Binding</w:t>
      </w:r>
      <w:proofErr w:type="spellEnd"/>
      <w:r>
        <w:rPr>
          <w:i/>
        </w:rPr>
        <w:t>,</w:t>
      </w:r>
    </w:p>
    <w:p w14:paraId="626A2CCF" w14:textId="77777777" w:rsidR="00E94ADE" w:rsidRDefault="00CC5052">
      <w:pPr>
        <w:numPr>
          <w:ilvl w:val="0"/>
          <w:numId w:val="11"/>
        </w:numPr>
        <w:spacing w:after="0" w:line="240" w:lineRule="auto"/>
        <w:jc w:val="both"/>
        <w:rPr>
          <w:i/>
          <w:lang w:val="bs-Latn-BA"/>
        </w:rPr>
        <w:pPrChange w:id="1837" w:author="Rajo" w:date="2018-05-31T16:29:00Z">
          <w:pPr>
            <w:numPr>
              <w:numId w:val="11"/>
            </w:numPr>
            <w:tabs>
              <w:tab w:val="left" w:pos="720"/>
            </w:tabs>
            <w:spacing w:line="240" w:lineRule="auto"/>
            <w:ind w:left="720" w:hanging="360"/>
            <w:jc w:val="both"/>
          </w:pPr>
        </w:pPrChange>
      </w:pPr>
      <w:r>
        <w:rPr>
          <w:i/>
          <w:lang w:val="bs-Latn-BA"/>
        </w:rPr>
        <w:t xml:space="preserve">HTTP </w:t>
      </w:r>
      <w:proofErr w:type="spellStart"/>
      <w:r>
        <w:rPr>
          <w:i/>
          <w:lang w:val="bs-Latn-BA"/>
        </w:rPr>
        <w:t>Redirect</w:t>
      </w:r>
      <w:proofErr w:type="spellEnd"/>
      <w:r>
        <w:rPr>
          <w:i/>
          <w:lang w:val="bs-Latn-BA"/>
        </w:rPr>
        <w:t xml:space="preserve"> (GET) </w:t>
      </w:r>
      <w:proofErr w:type="spellStart"/>
      <w:r>
        <w:rPr>
          <w:i/>
          <w:lang w:val="bs-Latn-BA"/>
        </w:rPr>
        <w:t>Binding</w:t>
      </w:r>
      <w:proofErr w:type="spellEnd"/>
      <w:r>
        <w:rPr>
          <w:i/>
        </w:rPr>
        <w:t>,</w:t>
      </w:r>
    </w:p>
    <w:p w14:paraId="1E45E083" w14:textId="77777777" w:rsidR="00E94ADE" w:rsidRDefault="00CC5052">
      <w:pPr>
        <w:numPr>
          <w:ilvl w:val="0"/>
          <w:numId w:val="11"/>
        </w:numPr>
        <w:spacing w:after="0" w:line="240" w:lineRule="auto"/>
        <w:jc w:val="both"/>
        <w:rPr>
          <w:i/>
          <w:lang w:val="bs-Latn-BA"/>
        </w:rPr>
        <w:pPrChange w:id="1838" w:author="Rajo" w:date="2018-05-31T16:29:00Z">
          <w:pPr>
            <w:numPr>
              <w:numId w:val="11"/>
            </w:numPr>
            <w:tabs>
              <w:tab w:val="left" w:pos="720"/>
            </w:tabs>
            <w:spacing w:line="240" w:lineRule="auto"/>
            <w:ind w:left="720" w:hanging="360"/>
            <w:jc w:val="both"/>
          </w:pPr>
        </w:pPrChange>
      </w:pPr>
      <w:r>
        <w:rPr>
          <w:i/>
          <w:lang w:val="bs-Latn-BA"/>
        </w:rPr>
        <w:t xml:space="preserve">HTTP POST </w:t>
      </w:r>
      <w:proofErr w:type="spellStart"/>
      <w:r>
        <w:rPr>
          <w:i/>
          <w:lang w:val="bs-Latn-BA"/>
        </w:rPr>
        <w:t>Binding</w:t>
      </w:r>
      <w:proofErr w:type="spellEnd"/>
      <w:r>
        <w:rPr>
          <w:i/>
        </w:rPr>
        <w:t>,</w:t>
      </w:r>
    </w:p>
    <w:p w14:paraId="79C2B6DC" w14:textId="77777777" w:rsidR="00E94ADE" w:rsidRDefault="00CC5052">
      <w:pPr>
        <w:numPr>
          <w:ilvl w:val="0"/>
          <w:numId w:val="11"/>
        </w:numPr>
        <w:spacing w:after="0" w:line="240" w:lineRule="auto"/>
        <w:jc w:val="both"/>
        <w:rPr>
          <w:i/>
          <w:lang w:val="bs-Latn-BA"/>
        </w:rPr>
        <w:pPrChange w:id="1839" w:author="Rajo" w:date="2018-05-31T16:29:00Z">
          <w:pPr>
            <w:numPr>
              <w:numId w:val="11"/>
            </w:numPr>
            <w:tabs>
              <w:tab w:val="left" w:pos="720"/>
            </w:tabs>
            <w:spacing w:line="240" w:lineRule="auto"/>
            <w:ind w:left="720" w:hanging="360"/>
            <w:jc w:val="both"/>
          </w:pPr>
        </w:pPrChange>
      </w:pPr>
      <w:r>
        <w:rPr>
          <w:i/>
          <w:lang w:val="bs-Latn-BA"/>
        </w:rPr>
        <w:t xml:space="preserve">HTTP </w:t>
      </w:r>
      <w:proofErr w:type="spellStart"/>
      <w:r>
        <w:rPr>
          <w:i/>
          <w:lang w:val="bs-Latn-BA"/>
        </w:rPr>
        <w:t>Artifact</w:t>
      </w:r>
      <w:proofErr w:type="spellEnd"/>
      <w:r>
        <w:rPr>
          <w:i/>
          <w:lang w:val="bs-Latn-BA"/>
        </w:rPr>
        <w:t xml:space="preserve"> </w:t>
      </w:r>
      <w:proofErr w:type="spellStart"/>
      <w:r>
        <w:rPr>
          <w:i/>
          <w:lang w:val="bs-Latn-BA"/>
        </w:rPr>
        <w:t>Binding</w:t>
      </w:r>
      <w:proofErr w:type="spellEnd"/>
      <w:r>
        <w:rPr>
          <w:i/>
        </w:rPr>
        <w:t>,</w:t>
      </w:r>
    </w:p>
    <w:p w14:paraId="3DEE1BBF" w14:textId="77777777" w:rsidR="00E94ADE" w:rsidDel="00FF3C88" w:rsidRDefault="00CC5052">
      <w:pPr>
        <w:numPr>
          <w:ilvl w:val="0"/>
          <w:numId w:val="11"/>
        </w:numPr>
        <w:spacing w:after="0" w:line="240" w:lineRule="auto"/>
        <w:jc w:val="both"/>
        <w:rPr>
          <w:del w:id="1840" w:author="Rajo" w:date="2018-05-23T20:34:00Z"/>
          <w:i/>
          <w:lang w:val="bs-Latn-BA"/>
        </w:rPr>
        <w:pPrChange w:id="1841" w:author="Rajo" w:date="2018-05-31T16:29:00Z">
          <w:pPr>
            <w:numPr>
              <w:numId w:val="11"/>
            </w:numPr>
            <w:tabs>
              <w:tab w:val="left" w:pos="720"/>
            </w:tabs>
            <w:spacing w:line="240" w:lineRule="auto"/>
            <w:ind w:left="720" w:hanging="360"/>
            <w:jc w:val="both"/>
          </w:pPr>
        </w:pPrChange>
      </w:pPr>
      <w:r>
        <w:rPr>
          <w:i/>
          <w:lang w:val="bs-Latn-BA"/>
        </w:rPr>
        <w:t xml:space="preserve">SAML URI </w:t>
      </w:r>
      <w:proofErr w:type="spellStart"/>
      <w:r>
        <w:rPr>
          <w:i/>
          <w:lang w:val="bs-Latn-BA"/>
        </w:rPr>
        <w:t>Binding</w:t>
      </w:r>
      <w:proofErr w:type="spellEnd"/>
      <w:r>
        <w:rPr>
          <w:i/>
        </w:rPr>
        <w:t>.</w:t>
      </w:r>
    </w:p>
    <w:p w14:paraId="72AB31BF" w14:textId="77777777" w:rsidR="00E94ADE" w:rsidRPr="00375AEC" w:rsidDel="007D575B" w:rsidRDefault="00E94ADE">
      <w:pPr>
        <w:numPr>
          <w:ilvl w:val="0"/>
          <w:numId w:val="11"/>
        </w:numPr>
        <w:spacing w:after="0" w:line="240" w:lineRule="auto"/>
        <w:jc w:val="both"/>
        <w:rPr>
          <w:del w:id="1842" w:author="Rajo" w:date="2018-05-23T20:43:00Z"/>
          <w:lang w:val="bs-Latn-BA"/>
        </w:rPr>
        <w:pPrChange w:id="1843" w:author="Rajo" w:date="2018-05-31T16:29:00Z">
          <w:pPr>
            <w:spacing w:line="240" w:lineRule="auto"/>
            <w:jc w:val="both"/>
          </w:pPr>
        </w:pPrChange>
      </w:pPr>
    </w:p>
    <w:p w14:paraId="2CA0518B" w14:textId="42A11410" w:rsidR="00E94ADE" w:rsidRPr="007D575B" w:rsidDel="00FF3C88" w:rsidRDefault="00CC5052">
      <w:pPr>
        <w:numPr>
          <w:ilvl w:val="0"/>
          <w:numId w:val="11"/>
        </w:numPr>
        <w:spacing w:after="0" w:line="240" w:lineRule="auto"/>
        <w:jc w:val="both"/>
        <w:rPr>
          <w:del w:id="1844" w:author="Rajo" w:date="2018-05-23T20:34:00Z"/>
          <w:lang w:val="bs-Latn-BA"/>
        </w:rPr>
        <w:pPrChange w:id="1845" w:author="Rajo" w:date="2018-05-31T16:29:00Z">
          <w:pPr>
            <w:spacing w:line="240" w:lineRule="auto"/>
            <w:ind w:firstLine="360"/>
            <w:jc w:val="both"/>
          </w:pPr>
        </w:pPrChange>
      </w:pPr>
      <w:commentRangeStart w:id="1846"/>
      <w:del w:id="1847" w:author="Rajo" w:date="2018-05-23T20:43:00Z">
        <w:r w:rsidRPr="00215DE2" w:rsidDel="007D575B">
          <w:rPr>
            <w:lang w:val="bs-Latn-BA"/>
          </w:rPr>
          <w:delText xml:space="preserve">Za </w:delText>
        </w:r>
        <w:r w:rsidRPr="00215DE2" w:rsidDel="007D575B">
          <w:rPr>
            <w:i/>
            <w:lang w:val="bs-Latn-BA"/>
          </w:rPr>
          <w:delText>Web Browser SSO</w:delText>
        </w:r>
        <w:r w:rsidRPr="007D575B" w:rsidDel="007D575B">
          <w:rPr>
            <w:lang w:val="bs-Latn-BA"/>
          </w:rPr>
          <w:delText xml:space="preserve"> profil, koji je detaljnije obrađen u </w:delText>
        </w:r>
        <w:r w:rsidDel="007D575B">
          <w:delText xml:space="preserve">sekciji </w:delText>
        </w:r>
        <w:r w:rsidRPr="00215DE2" w:rsidDel="007D575B">
          <w:rPr>
            <w:lang w:val="bs-Latn-BA"/>
          </w:rPr>
          <w:delText xml:space="preserve">10.1, najčešće se koriste </w:delText>
        </w:r>
        <w:r w:rsidRPr="007D575B" w:rsidDel="007D575B">
          <w:rPr>
            <w:i/>
            <w:lang w:val="bs-Latn-BA"/>
          </w:rPr>
          <w:delText>HTTP Redirect Binding</w:delText>
        </w:r>
        <w:r w:rsidRPr="007D575B" w:rsidDel="007D575B">
          <w:rPr>
            <w:lang w:val="bs-Latn-BA"/>
          </w:rPr>
          <w:delText xml:space="preserve"> i </w:delText>
        </w:r>
        <w:r w:rsidRPr="007D575B" w:rsidDel="007D575B">
          <w:rPr>
            <w:i/>
            <w:lang w:val="bs-Latn-BA"/>
          </w:rPr>
          <w:delText>HTTP POST Binding</w:delText>
        </w:r>
        <w:r w:rsidRPr="007D575B" w:rsidDel="007D575B">
          <w:rPr>
            <w:lang w:val="bs-Latn-BA"/>
          </w:rPr>
          <w:delText xml:space="preserve">. Npr., </w:delText>
        </w:r>
      </w:del>
      <w:del w:id="1848" w:author="Rajo" w:date="2018-05-23T20:14:00Z">
        <w:r w:rsidRPr="007D575B" w:rsidDel="00910C56">
          <w:rPr>
            <w:lang w:val="bs-Latn-BA"/>
          </w:rPr>
          <w:delText>servis provajder</w:delText>
        </w:r>
      </w:del>
      <w:del w:id="1849" w:author="Rajo" w:date="2018-05-23T20:43:00Z">
        <w:r w:rsidRPr="007D575B" w:rsidDel="007D575B">
          <w:rPr>
            <w:lang w:val="bs-Latn-BA"/>
          </w:rPr>
          <w:delText xml:space="preserve"> može koristiti HTTP preusmjeravanje kako bi poslao zahtjev, dok </w:delText>
        </w:r>
      </w:del>
      <w:del w:id="1850" w:author="Rajo" w:date="2018-05-23T20:01:00Z">
        <w:r w:rsidRPr="007D575B" w:rsidDel="00847196">
          <w:rPr>
            <w:lang w:val="bs-Latn-BA"/>
          </w:rPr>
          <w:delText>provajder identiteta</w:delText>
        </w:r>
      </w:del>
      <w:del w:id="1851" w:author="Rajo" w:date="2018-05-23T20:43:00Z">
        <w:r w:rsidRPr="007D575B" w:rsidDel="007D575B">
          <w:rPr>
            <w:lang w:val="bs-Latn-BA"/>
          </w:rPr>
          <w:delText xml:space="preserve"> koristi HTTP POST metodu za vraćanje odgovora. </w:delText>
        </w:r>
      </w:del>
      <w:moveFromRangeStart w:id="1852" w:author="Rajo" w:date="2018-05-23T20:43:00Z" w:name="move514871526"/>
      <w:moveFrom w:id="1853" w:author="Rajo" w:date="2018-05-23T20:43:00Z">
        <w:del w:id="1854" w:author="Rajo" w:date="2018-05-23T20:43:00Z">
          <w:r w:rsidRPr="007D575B" w:rsidDel="007D575B">
            <w:rPr>
              <w:lang w:val="bs-Latn-BA"/>
            </w:rPr>
            <w:delText>[8]</w:delText>
          </w:r>
        </w:del>
      </w:moveFrom>
      <w:moveFromRangeEnd w:id="1852"/>
    </w:p>
    <w:p w14:paraId="1D64FD5E" w14:textId="388B8F91" w:rsidR="00E94ADE" w:rsidDel="007D575B" w:rsidRDefault="00E94ADE">
      <w:pPr>
        <w:spacing w:after="0" w:line="240" w:lineRule="auto"/>
        <w:ind w:firstLine="360"/>
        <w:jc w:val="both"/>
        <w:rPr>
          <w:del w:id="1855" w:author="Rajo" w:date="2018-05-23T20:43:00Z"/>
          <w:lang w:val="bs-Latn-BA"/>
        </w:rPr>
        <w:pPrChange w:id="1856" w:author="Rajo" w:date="2018-05-31T16:29:00Z">
          <w:pPr>
            <w:spacing w:line="240" w:lineRule="auto"/>
            <w:jc w:val="both"/>
          </w:pPr>
        </w:pPrChange>
      </w:pPr>
    </w:p>
    <w:p w14:paraId="4658B7A5" w14:textId="5D0F7AC7" w:rsidR="00E94ADE" w:rsidDel="007D575B" w:rsidRDefault="00E94ADE">
      <w:pPr>
        <w:spacing w:after="0" w:line="240" w:lineRule="auto"/>
        <w:jc w:val="both"/>
        <w:rPr>
          <w:del w:id="1857" w:author="Rajo" w:date="2018-05-23T20:43:00Z"/>
          <w:lang w:val="bs-Latn-BA"/>
        </w:rPr>
        <w:pPrChange w:id="1858" w:author="Rajo" w:date="2018-05-31T16:29:00Z">
          <w:pPr>
            <w:spacing w:line="240" w:lineRule="auto"/>
            <w:jc w:val="both"/>
          </w:pPr>
        </w:pPrChange>
      </w:pPr>
    </w:p>
    <w:p w14:paraId="548A0D22" w14:textId="52CC161A" w:rsidR="00E94ADE" w:rsidDel="007D575B" w:rsidRDefault="00CC5052">
      <w:pPr>
        <w:pStyle w:val="Heading3"/>
        <w:spacing w:after="0" w:line="240" w:lineRule="auto"/>
        <w:jc w:val="both"/>
        <w:rPr>
          <w:del w:id="1859" w:author="Rajo" w:date="2018-05-23T20:43:00Z"/>
          <w:lang w:val="bs-Latn-BA"/>
        </w:rPr>
        <w:pPrChange w:id="1860" w:author="Rajo" w:date="2018-05-31T16:29:00Z">
          <w:pPr>
            <w:pStyle w:val="Heading3"/>
            <w:spacing w:line="240" w:lineRule="auto"/>
            <w:jc w:val="both"/>
          </w:pPr>
        </w:pPrChange>
      </w:pPr>
      <w:bookmarkStart w:id="1861" w:name="_Toc511154428"/>
      <w:del w:id="1862" w:author="Rajo" w:date="2018-05-23T20:43:00Z">
        <w:r w:rsidDel="007D575B">
          <w:rPr>
            <w:lang w:val="bs-Latn-BA"/>
          </w:rPr>
          <w:delText>Profili</w:delText>
        </w:r>
        <w:bookmarkEnd w:id="1861"/>
      </w:del>
    </w:p>
    <w:p w14:paraId="4F26A32C" w14:textId="7A78BEB4" w:rsidR="00E94ADE" w:rsidDel="007D575B" w:rsidRDefault="00E94ADE">
      <w:pPr>
        <w:spacing w:after="0" w:line="240" w:lineRule="auto"/>
        <w:jc w:val="both"/>
        <w:rPr>
          <w:del w:id="1863" w:author="Rajo" w:date="2018-05-23T20:43:00Z"/>
          <w:lang w:val="bs-Latn-BA"/>
        </w:rPr>
        <w:pPrChange w:id="1864" w:author="Rajo" w:date="2018-05-31T16:29:00Z">
          <w:pPr>
            <w:spacing w:line="240" w:lineRule="auto"/>
            <w:jc w:val="both"/>
          </w:pPr>
        </w:pPrChange>
      </w:pPr>
    </w:p>
    <w:p w14:paraId="184EB650" w14:textId="585153EA" w:rsidR="00E94ADE" w:rsidDel="007D575B" w:rsidRDefault="00CC5052">
      <w:pPr>
        <w:spacing w:after="0" w:line="240" w:lineRule="auto"/>
        <w:ind w:firstLine="360"/>
        <w:jc w:val="both"/>
        <w:rPr>
          <w:del w:id="1865" w:author="Rajo" w:date="2018-05-23T20:43:00Z"/>
          <w:lang w:val="bs-Latn-BA"/>
        </w:rPr>
        <w:pPrChange w:id="1866" w:author="Rajo" w:date="2018-05-31T16:29:00Z">
          <w:pPr>
            <w:spacing w:line="240" w:lineRule="auto"/>
            <w:ind w:firstLine="360"/>
            <w:jc w:val="both"/>
          </w:pPr>
        </w:pPrChange>
      </w:pPr>
      <w:del w:id="1867" w:author="Rajo" w:date="2018-05-23T20:43:00Z">
        <w:r w:rsidDel="007D575B">
          <w:rPr>
            <w:lang w:val="bs-Latn-BA"/>
          </w:rPr>
          <w:delText xml:space="preserve">SAML profil definiše način na koji treba da se kombinuju tvrdnje, protokoli i povezivanja za određeni slučaj upotrebe SAML-a. Najvažniji SAML profil je </w:delText>
        </w:r>
        <w:r w:rsidDel="007D575B">
          <w:rPr>
            <w:i/>
            <w:lang w:val="bs-Latn-BA"/>
          </w:rPr>
          <w:delText>Web Browser SSO</w:delText>
        </w:r>
        <w:r w:rsidDel="007D575B">
          <w:rPr>
            <w:lang w:val="bs-Latn-BA"/>
          </w:rPr>
          <w:delText xml:space="preserve"> profil, koji je u paragrafu 10.1 objašnjen kroz primjer, kao dio implementacije SSO servera koja se i zasniva na njemu. </w:delText>
        </w:r>
        <w:r w:rsidDel="007D575B">
          <w:rPr>
            <w:vertAlign w:val="superscript"/>
            <w:lang w:val="bs-Latn-BA"/>
          </w:rPr>
          <w:delText>[8]</w:delText>
        </w:r>
        <w:commentRangeEnd w:id="1846"/>
        <w:r w:rsidDel="007D575B">
          <w:commentReference w:id="1846"/>
        </w:r>
      </w:del>
    </w:p>
    <w:p w14:paraId="1EB4E10C" w14:textId="46CDD49C" w:rsidR="00E94ADE" w:rsidRDefault="00CC5052">
      <w:pPr>
        <w:numPr>
          <w:ilvl w:val="0"/>
          <w:numId w:val="11"/>
        </w:numPr>
        <w:spacing w:after="0" w:line="240" w:lineRule="auto"/>
        <w:jc w:val="both"/>
        <w:rPr>
          <w:ins w:id="1868" w:author="Rajo" w:date="2018-05-31T16:27:00Z"/>
          <w:lang w:val="bs-Latn-BA"/>
        </w:rPr>
        <w:pPrChange w:id="1869" w:author="Rajo" w:date="2018-05-31T16:29:00Z">
          <w:pPr>
            <w:numPr>
              <w:numId w:val="11"/>
            </w:numPr>
            <w:tabs>
              <w:tab w:val="left" w:pos="720"/>
            </w:tabs>
            <w:spacing w:line="240" w:lineRule="auto"/>
            <w:ind w:left="720" w:hanging="360"/>
            <w:jc w:val="both"/>
          </w:pPr>
        </w:pPrChange>
      </w:pPr>
      <w:del w:id="1870" w:author="Rajo" w:date="2018-05-31T16:27:00Z">
        <w:r w:rsidDel="00CB2B3B">
          <w:rPr>
            <w:lang w:val="bs-Latn-BA"/>
          </w:rPr>
          <w:br w:type="page"/>
        </w:r>
      </w:del>
    </w:p>
    <w:p w14:paraId="199A8083" w14:textId="77777777" w:rsidR="00CB2B3B" w:rsidRDefault="00CB2B3B" w:rsidP="00CB2B3B">
      <w:pPr>
        <w:spacing w:line="240" w:lineRule="auto"/>
        <w:jc w:val="both"/>
        <w:rPr>
          <w:ins w:id="1871" w:author="Rajo" w:date="2018-05-31T16:27:00Z"/>
          <w:lang w:val="bs-Latn-BA"/>
        </w:rPr>
      </w:pPr>
    </w:p>
    <w:p w14:paraId="7184CD71" w14:textId="60BC8830" w:rsidR="00CB2B3B" w:rsidRPr="00233832" w:rsidRDefault="00CB2B3B">
      <w:pPr>
        <w:pStyle w:val="Heading2"/>
        <w:spacing w:line="240" w:lineRule="auto"/>
        <w:jc w:val="both"/>
        <w:rPr>
          <w:ins w:id="1872" w:author="Rajo" w:date="2018-05-31T16:27:00Z"/>
          <w:lang w:val="bs-Latn-BA"/>
        </w:rPr>
        <w:pPrChange w:id="1873" w:author="Rajo" w:date="2018-06-17T14:36:00Z">
          <w:pPr>
            <w:spacing w:line="240" w:lineRule="auto"/>
          </w:pPr>
        </w:pPrChange>
      </w:pPr>
      <w:commentRangeStart w:id="1874"/>
      <w:commentRangeStart w:id="1875"/>
      <w:ins w:id="1876" w:author="Rajo" w:date="2018-05-31T16:27:00Z">
        <w:r>
          <w:rPr>
            <w:lang w:val="bs-Latn-BA"/>
          </w:rPr>
          <w:t>SAML 2.0</w:t>
        </w:r>
        <w:commentRangeEnd w:id="1874"/>
        <w:r>
          <w:commentReference w:id="1874"/>
        </w:r>
      </w:ins>
      <w:commentRangeEnd w:id="1875"/>
      <w:ins w:id="1877" w:author="Rajo" w:date="2018-06-17T16:56:00Z">
        <w:r w:rsidR="00310776">
          <w:rPr>
            <w:rStyle w:val="CommentReference"/>
            <w:rFonts w:ascii="Times New Roman" w:eastAsiaTheme="minorHAnsi" w:hAnsi="Times New Roman" w:cstheme="minorBidi"/>
            <w:color w:val="auto"/>
          </w:rPr>
          <w:commentReference w:id="1875"/>
        </w:r>
      </w:ins>
    </w:p>
    <w:p w14:paraId="05C95A78" w14:textId="61C74594" w:rsidR="00CB2B3B" w:rsidRDefault="00CB2B3B">
      <w:pPr>
        <w:spacing w:line="240" w:lineRule="auto"/>
        <w:ind w:firstLine="360"/>
        <w:jc w:val="both"/>
        <w:rPr>
          <w:ins w:id="1878" w:author="Rajo" w:date="2018-05-31T16:27:00Z"/>
          <w:lang w:val="bs-Latn-BA"/>
        </w:rPr>
        <w:pPrChange w:id="1879" w:author="Rajo" w:date="2018-06-17T14:47:00Z">
          <w:pPr>
            <w:spacing w:line="240" w:lineRule="auto"/>
            <w:ind w:firstLine="576"/>
            <w:jc w:val="both"/>
          </w:pPr>
        </w:pPrChange>
      </w:pPr>
      <w:ins w:id="1880" w:author="Rajo" w:date="2018-05-31T16:27:00Z">
        <w:r>
          <w:rPr>
            <w:lang w:val="bs-Latn-BA"/>
          </w:rPr>
          <w:t>SAML 2.0 predstavlja drugu verziju ranije opisanog skupa otvorenih standarda pod nazivom SAML, potvrđenu od strane OASIS u Martu 2005. godine kao zamjenu za SAML 1.1.</w:t>
        </w:r>
      </w:ins>
      <w:ins w:id="1881" w:author="Rajo" w:date="2018-06-17T14:36:00Z">
        <w:r w:rsidR="002A0886">
          <w:rPr>
            <w:lang w:val="bs-Latn-BA"/>
          </w:rPr>
          <w:t xml:space="preserve"> </w:t>
        </w:r>
      </w:ins>
      <w:ins w:id="1882" w:author="Rajo" w:date="2018-05-31T16:27:00Z">
        <w:r>
          <w:rPr>
            <w:lang w:val="bs-Latn-BA"/>
          </w:rPr>
          <w:t xml:space="preserve">Najznačajnija promjena koju donosi SAML 2.0 specifikacija (nadalje SAML) je to što omogućava realizovanje SSO-a unutar mreže, između različitih domena. Profil koji opisuje kako se to može postići naziva se </w:t>
        </w:r>
        <w:r>
          <w:rPr>
            <w:i/>
            <w:lang w:val="bs-Latn-BA"/>
          </w:rPr>
          <w:t>Web Browser SSO Profile</w:t>
        </w:r>
        <w:r>
          <w:rPr>
            <w:lang w:val="bs-Latn-BA"/>
          </w:rPr>
          <w:t xml:space="preserve">, i ujedno je i najvažniji SAML profil. </w:t>
        </w:r>
        <w:r>
          <w:rPr>
            <w:vertAlign w:val="superscript"/>
            <w:lang w:val="bs-Latn-BA"/>
          </w:rPr>
          <w:t>[8]</w:t>
        </w:r>
      </w:ins>
    </w:p>
    <w:p w14:paraId="18A05768" w14:textId="77777777" w:rsidR="00CB2B3B" w:rsidRDefault="00CB2B3B" w:rsidP="00233832">
      <w:pPr>
        <w:spacing w:line="240" w:lineRule="auto"/>
        <w:ind w:firstLine="360"/>
        <w:jc w:val="both"/>
        <w:rPr>
          <w:ins w:id="1883" w:author="Rajo" w:date="2018-05-31T16:27:00Z"/>
          <w:lang w:val="bs-Latn-BA"/>
        </w:rPr>
      </w:pPr>
      <w:ins w:id="1884" w:author="Rajo" w:date="2018-05-31T16:27:00Z">
        <w:r>
          <w:rPr>
            <w:lang w:val="bs-Latn-BA"/>
          </w:rPr>
          <w:lastRenderedPageBreak/>
          <w:t>Posmatrajući na nekom nižem, tj. tehničkom nivou u odnosu na navedeno u paragrafu 6.1, učesnici u SAML scenarijima su sledeći:</w:t>
        </w:r>
        <w:r>
          <w:rPr>
            <w:lang w:val="bs-Latn-BA"/>
          </w:rPr>
          <w:tab/>
        </w:r>
      </w:ins>
    </w:p>
    <w:p w14:paraId="5A45F1E5" w14:textId="77777777" w:rsidR="00CB2B3B" w:rsidRDefault="00CB2B3B" w:rsidP="00CB2B3B">
      <w:pPr>
        <w:pStyle w:val="ListParagraph1"/>
        <w:numPr>
          <w:ilvl w:val="0"/>
          <w:numId w:val="32"/>
        </w:numPr>
        <w:spacing w:line="240" w:lineRule="auto"/>
        <w:jc w:val="both"/>
        <w:rPr>
          <w:ins w:id="1885" w:author="Rajo" w:date="2018-05-31T16:27:00Z"/>
          <w:lang w:val="bs-Latn-BA"/>
        </w:rPr>
      </w:pPr>
      <w:ins w:id="1886" w:author="Rajo" w:date="2018-05-31T16:27:00Z">
        <w:r>
          <w:rPr>
            <w:lang w:val="bs-Latn-BA"/>
          </w:rPr>
          <w:t>Klijent (</w:t>
        </w:r>
        <w:proofErr w:type="spellStart"/>
        <w:r>
          <w:rPr>
            <w:i/>
            <w:lang w:val="bs-Latn-BA"/>
          </w:rPr>
          <w:t>Client</w:t>
        </w:r>
        <w:proofErr w:type="spellEnd"/>
        <w:r>
          <w:rPr>
            <w:lang w:val="bs-Latn-BA"/>
          </w:rPr>
          <w:t>) - web aplikacija učitana u okviru web preglednika korisnika, kojom korisnik međudjeluje sa davaocem usluge</w:t>
        </w:r>
      </w:ins>
    </w:p>
    <w:p w14:paraId="485DB21C" w14:textId="77777777" w:rsidR="00CB2B3B" w:rsidRDefault="00CB2B3B" w:rsidP="00CB2B3B">
      <w:pPr>
        <w:pStyle w:val="ListParagraph1"/>
        <w:numPr>
          <w:ilvl w:val="0"/>
          <w:numId w:val="32"/>
        </w:numPr>
        <w:spacing w:line="240" w:lineRule="auto"/>
        <w:jc w:val="both"/>
        <w:rPr>
          <w:ins w:id="1887" w:author="Rajo" w:date="2018-05-31T16:27:00Z"/>
          <w:lang w:val="bs-Latn-BA"/>
        </w:rPr>
      </w:pPr>
      <w:ins w:id="1888" w:author="Rajo" w:date="2018-05-31T16:27:00Z">
        <w:r>
          <w:rPr>
            <w:lang w:val="bs-Latn-BA"/>
          </w:rPr>
          <w:t>Davalac usluge (</w:t>
        </w:r>
        <w:r>
          <w:rPr>
            <w:i/>
            <w:lang w:val="bs-Latn-BA"/>
          </w:rPr>
          <w:t xml:space="preserve">Service </w:t>
        </w:r>
        <w:proofErr w:type="spellStart"/>
        <w:r>
          <w:rPr>
            <w:i/>
            <w:lang w:val="bs-Latn-BA"/>
          </w:rPr>
          <w:t>Provider</w:t>
        </w:r>
        <w:proofErr w:type="spellEnd"/>
        <w:r>
          <w:rPr>
            <w:lang w:val="bs-Latn-BA"/>
          </w:rPr>
          <w:t xml:space="preserve"> - SP) – </w:t>
        </w:r>
        <w:r>
          <w:rPr>
            <w:i/>
            <w:lang w:val="bs-Latn-BA"/>
          </w:rPr>
          <w:t>web</w:t>
        </w:r>
        <w:r>
          <w:rPr>
            <w:lang w:val="bs-Latn-BA"/>
          </w:rPr>
          <w:t xml:space="preserve"> server čijim uslugama i resursima korisnik pokušava pristupiti putem klijenta</w:t>
        </w:r>
      </w:ins>
    </w:p>
    <w:p w14:paraId="4D86C6CB" w14:textId="77777777" w:rsidR="00CB2B3B" w:rsidRPr="00EF1FED" w:rsidRDefault="00CB2B3B" w:rsidP="00CB2B3B">
      <w:pPr>
        <w:pStyle w:val="ListParagraph1"/>
        <w:numPr>
          <w:ilvl w:val="0"/>
          <w:numId w:val="32"/>
        </w:numPr>
        <w:spacing w:line="240" w:lineRule="auto"/>
        <w:jc w:val="both"/>
        <w:rPr>
          <w:ins w:id="1889" w:author="Rajo" w:date="2018-05-31T16:27:00Z"/>
          <w:lang w:val="bs-Latn-BA"/>
        </w:rPr>
      </w:pPr>
      <w:ins w:id="1890" w:author="Rajo" w:date="2018-05-31T16:27:00Z">
        <w:r>
          <w:rPr>
            <w:lang w:val="bs-Latn-BA"/>
          </w:rPr>
          <w:t>Davalac identiteta (</w:t>
        </w:r>
        <w:proofErr w:type="spellStart"/>
        <w:r>
          <w:rPr>
            <w:i/>
            <w:lang w:val="bs-Latn-BA"/>
          </w:rPr>
          <w:t>Identity</w:t>
        </w:r>
        <w:proofErr w:type="spellEnd"/>
        <w:r>
          <w:rPr>
            <w:i/>
            <w:lang w:val="bs-Latn-BA"/>
          </w:rPr>
          <w:t xml:space="preserve"> </w:t>
        </w:r>
        <w:proofErr w:type="spellStart"/>
        <w:r>
          <w:rPr>
            <w:i/>
            <w:lang w:val="bs-Latn-BA"/>
          </w:rPr>
          <w:t>Provider</w:t>
        </w:r>
        <w:proofErr w:type="spellEnd"/>
        <w:r>
          <w:rPr>
            <w:lang w:val="bs-Latn-BA"/>
          </w:rPr>
          <w:t xml:space="preserve"> - </w:t>
        </w:r>
        <w:proofErr w:type="spellStart"/>
        <w:r>
          <w:rPr>
            <w:lang w:val="bs-Latn-BA"/>
          </w:rPr>
          <w:t>IdP</w:t>
        </w:r>
        <w:proofErr w:type="spellEnd"/>
        <w:r>
          <w:rPr>
            <w:lang w:val="bs-Latn-BA"/>
          </w:rPr>
          <w:t>) – server koji posjeduje identitet i pristupne podatke korisnika, i koristi se za utvrđivanje njegovog identiteta</w:t>
        </w:r>
      </w:ins>
    </w:p>
    <w:p w14:paraId="6DB38F7D" w14:textId="5256CF3B" w:rsidR="006B04D1" w:rsidRDefault="00CB2B3B" w:rsidP="00233832">
      <w:pPr>
        <w:spacing w:line="240" w:lineRule="auto"/>
        <w:ind w:firstLine="360"/>
        <w:jc w:val="both"/>
        <w:rPr>
          <w:ins w:id="1891" w:author="Rajo" w:date="2018-05-31T16:27:00Z"/>
          <w:lang w:val="bs-Latn-BA"/>
        </w:rPr>
      </w:pPr>
      <w:ins w:id="1892" w:author="Rajo" w:date="2018-05-31T16:27:00Z">
        <w:r>
          <w:rPr>
            <w:lang w:val="bs-Latn-BA"/>
          </w:rPr>
          <w:t xml:space="preserve">Dijagram najčešćeg scenarija upotrebe SAML-a, dat je na narednoj </w:t>
        </w:r>
      </w:ins>
      <w:ins w:id="1893" w:author="Rajo" w:date="2018-06-17T14:49:00Z">
        <w:r w:rsidR="00C82324" w:rsidRPr="00C82324">
          <w:rPr>
            <w:b/>
            <w:lang w:val="bs-Latn-BA"/>
            <w:rPrChange w:id="1894" w:author="Rajo" w:date="2018-06-17T14:49:00Z">
              <w:rPr>
                <w:lang w:val="bs-Latn-BA"/>
              </w:rPr>
            </w:rPrChange>
          </w:rPr>
          <w:t>S</w:t>
        </w:r>
      </w:ins>
      <w:ins w:id="1895" w:author="Rajo" w:date="2018-05-31T16:27:00Z">
        <w:r w:rsidRPr="00C82324">
          <w:rPr>
            <w:b/>
            <w:lang w:val="bs-Latn-BA"/>
            <w:rPrChange w:id="1896" w:author="Rajo" w:date="2018-06-17T14:49:00Z">
              <w:rPr>
                <w:lang w:val="bs-Latn-BA"/>
              </w:rPr>
            </w:rPrChange>
          </w:rPr>
          <w:t xml:space="preserve">lici </w:t>
        </w:r>
      </w:ins>
      <w:ins w:id="1897" w:author="Rajo" w:date="2018-06-17T14:47:00Z">
        <w:r w:rsidR="00A974DB" w:rsidRPr="00C82324">
          <w:rPr>
            <w:b/>
            <w:lang w:val="bs-Latn-BA"/>
            <w:rPrChange w:id="1898" w:author="Rajo" w:date="2018-06-17T14:49:00Z">
              <w:rPr>
                <w:lang w:val="bs-Latn-BA"/>
              </w:rPr>
            </w:rPrChange>
          </w:rPr>
          <w:t>6</w:t>
        </w:r>
      </w:ins>
      <w:ins w:id="1899" w:author="Rajo" w:date="2018-05-31T16:27:00Z">
        <w:r w:rsidRPr="00C82324">
          <w:rPr>
            <w:b/>
            <w:lang w:val="bs-Latn-BA"/>
            <w:rPrChange w:id="1900" w:author="Rajo" w:date="2018-06-17T14:49:00Z">
              <w:rPr>
                <w:lang w:val="bs-Latn-BA"/>
              </w:rPr>
            </w:rPrChange>
          </w:rPr>
          <w:t>.1</w:t>
        </w:r>
        <w:r>
          <w:rPr>
            <w:lang w:val="bs-Latn-BA"/>
          </w:rPr>
          <w:t>.</w:t>
        </w:r>
      </w:ins>
    </w:p>
    <w:p w14:paraId="23404F15" w14:textId="77777777" w:rsidR="00CB2B3B" w:rsidRDefault="00CB2B3B" w:rsidP="00CB2B3B">
      <w:pPr>
        <w:keepNext/>
        <w:spacing w:line="240" w:lineRule="auto"/>
        <w:jc w:val="both"/>
        <w:rPr>
          <w:ins w:id="1901" w:author="Rajo" w:date="2018-05-31T16:27:00Z"/>
          <w:lang w:val="bs-Latn-BA"/>
        </w:rPr>
      </w:pPr>
      <w:ins w:id="1902" w:author="Rajo" w:date="2018-05-31T16:27:00Z">
        <w:r>
          <w:rPr>
            <w:noProof/>
          </w:rPr>
          <mc:AlternateContent>
            <mc:Choice Requires="wpc">
              <w:drawing>
                <wp:inline distT="0" distB="0" distL="0" distR="0" wp14:anchorId="3B16C521" wp14:editId="5A7A4F70">
                  <wp:extent cx="5915025" cy="3343275"/>
                  <wp:effectExtent l="0" t="0" r="9525" b="9525"/>
                  <wp:docPr id="420" name="Canvas 4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 name="Rectangle: Rounded Corners 11"/>
                          <wps:cNvSpPr/>
                          <wps:spPr>
                            <a:xfrm>
                              <a:off x="276225" y="47625"/>
                              <a:ext cx="1295400" cy="495301"/>
                            </a:xfrm>
                            <a:prstGeom prst="round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1091FE70" w14:textId="77777777" w:rsidR="009B0D46" w:rsidRDefault="009B0D46" w:rsidP="00CB2B3B">
                                <w:pPr>
                                  <w:jc w:val="center"/>
                                  <w:rPr>
                                    <w:rFonts w:ascii="Microsoft Sans Serif" w:hAnsi="Microsoft Sans Serif" w:cs="Microsoft Sans Serif"/>
                                    <w:b/>
                                    <w:color w:val="000000" w:themeColor="text1"/>
                                    <w:sz w:val="22"/>
                                  </w:rPr>
                                </w:pPr>
                                <w:proofErr w:type="spellStart"/>
                                <w:r>
                                  <w:rPr>
                                    <w:rFonts w:ascii="Microsoft Sans Serif" w:hAnsi="Microsoft Sans Serif" w:cs="Microsoft Sans Serif"/>
                                    <w:b/>
                                    <w:color w:val="000000" w:themeColor="text1"/>
                                    <w:sz w:val="22"/>
                                  </w:rPr>
                                  <w:t>Davalac</w:t>
                                </w:r>
                                <w:proofErr w:type="spellEnd"/>
                                <w:r>
                                  <w:rPr>
                                    <w:rFonts w:ascii="Microsoft Sans Serif" w:hAnsi="Microsoft Sans Serif" w:cs="Microsoft Sans Serif"/>
                                    <w:b/>
                                    <w:color w:val="000000" w:themeColor="text1"/>
                                    <w:sz w:val="22"/>
                                  </w:rPr>
                                  <w:t xml:space="preserve"> </w:t>
                                </w:r>
                                <w:proofErr w:type="spellStart"/>
                                <w:r>
                                  <w:rPr>
                                    <w:rFonts w:ascii="Microsoft Sans Serif" w:hAnsi="Microsoft Sans Serif" w:cs="Microsoft Sans Serif"/>
                                    <w:b/>
                                    <w:color w:val="000000" w:themeColor="text1"/>
                                    <w:sz w:val="22"/>
                                  </w:rPr>
                                  <w:t>usluge</w:t>
                                </w:r>
                                <w:proofErr w:type="spellEnd"/>
                                <w:r>
                                  <w:rPr>
                                    <w:rFonts w:ascii="Microsoft Sans Serif" w:hAnsi="Microsoft Sans Serif" w:cs="Microsoft Sans Serif"/>
                                    <w:b/>
                                    <w:color w:val="000000" w:themeColor="text1"/>
                                    <w:sz w:val="22"/>
                                  </w:rPr>
                                  <w:t xml:space="preserve"> / SP</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 name="Rectangle: Rounded Corners 12"/>
                          <wps:cNvSpPr/>
                          <wps:spPr>
                            <a:xfrm>
                              <a:off x="2313600" y="57150"/>
                              <a:ext cx="1295400" cy="485775"/>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23FB440D" w14:textId="77777777" w:rsidR="009B0D46" w:rsidRDefault="009B0D46" w:rsidP="00CB2B3B">
                                <w:pPr>
                                  <w:pStyle w:val="NormalWeb"/>
                                  <w:spacing w:before="0" w:beforeAutospacing="0" w:after="0" w:afterAutospacing="0" w:line="276" w:lineRule="auto"/>
                                  <w:jc w:val="center"/>
                                  <w:rPr>
                                    <w:rFonts w:ascii="Microsoft Sans Serif" w:eastAsia="Calibri" w:hAnsi="Microsoft Sans Serif"/>
                                    <w:b/>
                                    <w:bCs/>
                                    <w:color w:val="000000"/>
                                    <w:sz w:val="22"/>
                                    <w:szCs w:val="22"/>
                                  </w:rPr>
                                </w:pPr>
                                <w:proofErr w:type="spellStart"/>
                                <w:r>
                                  <w:rPr>
                                    <w:rFonts w:ascii="Microsoft Sans Serif" w:eastAsia="Calibri" w:hAnsi="Microsoft Sans Serif"/>
                                    <w:b/>
                                    <w:bCs/>
                                    <w:color w:val="000000"/>
                                    <w:sz w:val="22"/>
                                    <w:szCs w:val="22"/>
                                  </w:rPr>
                                  <w:t>Klijent</w:t>
                                </w:r>
                                <w:proofErr w:type="spellEnd"/>
                              </w:p>
                            </w:txbxContent>
                          </wps:txbx>
                          <wps:bodyPr rot="0" spcFirstLastPara="0" vert="horz" wrap="square" lIns="91440" tIns="45720" rIns="91440" bIns="45720" numCol="1" spcCol="0" rtlCol="0" fromWordArt="0" anchor="ctr" anchorCtr="0" forceAA="0" compatLnSpc="1">
                            <a:noAutofit/>
                          </wps:bodyPr>
                        </wps:wsp>
                        <wps:wsp>
                          <wps:cNvPr id="16" name="Rectangle: Rounded Corners 16"/>
                          <wps:cNvSpPr/>
                          <wps:spPr>
                            <a:xfrm>
                              <a:off x="4305299" y="47626"/>
                              <a:ext cx="1476376" cy="484800"/>
                            </a:xfrm>
                            <a:prstGeom prst="round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1B479407" w14:textId="77777777" w:rsidR="009B0D46" w:rsidRDefault="009B0D46" w:rsidP="00CB2B3B">
                                <w:pPr>
                                  <w:pStyle w:val="NormalWeb"/>
                                  <w:spacing w:before="0" w:beforeAutospacing="0" w:after="0" w:afterAutospacing="0" w:line="276" w:lineRule="auto"/>
                                  <w:jc w:val="center"/>
                                </w:pPr>
                                <w:proofErr w:type="spellStart"/>
                                <w:r>
                                  <w:rPr>
                                    <w:rFonts w:ascii="Microsoft Sans Serif" w:eastAsia="Calibri" w:hAnsi="Microsoft Sans Serif"/>
                                    <w:b/>
                                    <w:bCs/>
                                    <w:color w:val="000000"/>
                                    <w:sz w:val="22"/>
                                    <w:szCs w:val="22"/>
                                  </w:rPr>
                                  <w:t>Davalac</w:t>
                                </w:r>
                                <w:proofErr w:type="spellEnd"/>
                                <w:r>
                                  <w:rPr>
                                    <w:rFonts w:ascii="Microsoft Sans Serif" w:eastAsia="Calibri" w:hAnsi="Microsoft Sans Serif"/>
                                    <w:b/>
                                    <w:bCs/>
                                    <w:color w:val="000000"/>
                                    <w:sz w:val="22"/>
                                    <w:szCs w:val="22"/>
                                  </w:rPr>
                                  <w:t xml:space="preserve"> </w:t>
                                </w:r>
                                <w:proofErr w:type="spellStart"/>
                                <w:r>
                                  <w:rPr>
                                    <w:rFonts w:ascii="Microsoft Sans Serif" w:eastAsia="Calibri" w:hAnsi="Microsoft Sans Serif"/>
                                    <w:b/>
                                    <w:bCs/>
                                    <w:color w:val="000000"/>
                                    <w:sz w:val="22"/>
                                    <w:szCs w:val="22"/>
                                  </w:rPr>
                                  <w:t>identiteta</w:t>
                                </w:r>
                                <w:proofErr w:type="spellEnd"/>
                                <w:r>
                                  <w:rPr>
                                    <w:rFonts w:ascii="Microsoft Sans Serif" w:eastAsia="Calibri" w:hAnsi="Microsoft Sans Serif"/>
                                    <w:b/>
                                    <w:bCs/>
                                    <w:color w:val="000000"/>
                                    <w:sz w:val="22"/>
                                    <w:szCs w:val="22"/>
                                  </w:rPr>
                                  <w:t xml:space="preserve"> / </w:t>
                                </w:r>
                                <w:proofErr w:type="spellStart"/>
                                <w:r>
                                  <w:rPr>
                                    <w:rFonts w:ascii="Microsoft Sans Serif" w:eastAsia="Calibri" w:hAnsi="Microsoft Sans Serif"/>
                                    <w:b/>
                                    <w:bCs/>
                                    <w:color w:val="000000"/>
                                    <w:sz w:val="22"/>
                                    <w:szCs w:val="22"/>
                                  </w:rPr>
                                  <w:t>IdP</w:t>
                                </w:r>
                                <w:proofErr w:type="spellEnd"/>
                              </w:p>
                            </w:txbxContent>
                          </wps:txbx>
                          <wps:bodyPr rot="0" spcFirstLastPara="0" vert="horz" wrap="square" lIns="91440" tIns="45720" rIns="91440" bIns="45720" numCol="1" spcCol="0" rtlCol="0" fromWordArt="0" anchor="ctr" anchorCtr="0" forceAA="0" compatLnSpc="1">
                            <a:noAutofit/>
                          </wps:bodyPr>
                        </wps:wsp>
                        <wps:wsp>
                          <wps:cNvPr id="25" name="Straight Connector 25"/>
                          <wps:cNvCnPr/>
                          <wps:spPr>
                            <a:xfrm>
                              <a:off x="914400" y="542925"/>
                              <a:ext cx="0" cy="2752725"/>
                            </a:xfrm>
                            <a:prstGeom prst="line">
                              <a:avLst/>
                            </a:prstGeom>
                            <a:ln w="57150">
                              <a:solidFill>
                                <a:schemeClr val="accent5">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127" name="Straight Connector 127"/>
                          <wps:cNvCnPr/>
                          <wps:spPr>
                            <a:xfrm>
                              <a:off x="2980350" y="542925"/>
                              <a:ext cx="0" cy="2752725"/>
                            </a:xfrm>
                            <a:prstGeom prst="line">
                              <a:avLst/>
                            </a:prstGeom>
                            <a:ln w="57150">
                              <a:solidFill>
                                <a:schemeClr val="accent3">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129" name="Straight Connector 129"/>
                          <wps:cNvCnPr/>
                          <wps:spPr>
                            <a:xfrm>
                              <a:off x="5066325" y="532425"/>
                              <a:ext cx="0" cy="2752725"/>
                            </a:xfrm>
                            <a:prstGeom prst="line">
                              <a:avLst/>
                            </a:prstGeom>
                            <a:ln w="571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134" name="Straight Connector 134"/>
                          <wps:cNvCnPr/>
                          <wps:spPr>
                            <a:xfrm flipH="1">
                              <a:off x="942975" y="942975"/>
                              <a:ext cx="2027850" cy="0"/>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35" name="Oval 135"/>
                          <wps:cNvSpPr/>
                          <wps:spPr>
                            <a:xfrm>
                              <a:off x="2857499" y="819151"/>
                              <a:ext cx="275693" cy="269409"/>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5C75F9" w14:textId="77777777" w:rsidR="009B0D46" w:rsidRDefault="009B0D46" w:rsidP="00CB2B3B">
                                <w:pPr>
                                  <w:jc w:val="center"/>
                                  <w:rPr>
                                    <w:rFonts w:ascii="Microsoft Sans Serif" w:hAnsi="Microsoft Sans Serif" w:cs="Microsoft Sans Serif"/>
                                    <w:b/>
                                    <w:sz w:val="20"/>
                                    <w:szCs w:val="20"/>
                                  </w:rPr>
                                </w:pPr>
                                <w:r>
                                  <w:rPr>
                                    <w:rFonts w:ascii="Microsoft Sans Serif" w:hAnsi="Microsoft Sans Serif" w:cs="Microsoft Sans Serif"/>
                                    <w:b/>
                                    <w:sz w:val="20"/>
                                    <w:szCs w:val="20"/>
                                  </w:rPr>
                                  <w:t>A</w:t>
                                </w:r>
                              </w:p>
                            </w:txbxContent>
                          </wps:txbx>
                          <wps:bodyPr rot="0" spcFirstLastPara="0" vertOverflow="overflow" horzOverflow="overflow" vert="horz" wrap="square" lIns="0" tIns="0" rIns="0" bIns="0" numCol="1" spcCol="0" rtlCol="0" fromWordArt="0" anchor="t" anchorCtr="0" forceAA="0" compatLnSpc="1">
                            <a:noAutofit/>
                          </wps:bodyPr>
                        </wps:wsp>
                        <wps:wsp>
                          <wps:cNvPr id="137" name="Oval 137"/>
                          <wps:cNvSpPr/>
                          <wps:spPr>
                            <a:xfrm>
                              <a:off x="789600" y="2913675"/>
                              <a:ext cx="275693" cy="269407"/>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9565008" w14:textId="77777777" w:rsidR="009B0D46" w:rsidRDefault="009B0D46" w:rsidP="00CB2B3B">
                                <w:pPr>
                                  <w:pStyle w:val="NormalWeb"/>
                                  <w:spacing w:before="0" w:beforeAutospacing="0" w:after="0" w:afterAutospacing="0" w:line="276" w:lineRule="auto"/>
                                  <w:jc w:val="center"/>
                                </w:pPr>
                                <w:r>
                                  <w:rPr>
                                    <w:rFonts w:ascii="Microsoft Sans Serif" w:eastAsia="Calibri" w:hAnsi="Microsoft Sans Serif"/>
                                    <w:b/>
                                    <w:bCs/>
                                    <w:sz w:val="20"/>
                                    <w:szCs w:val="20"/>
                                  </w:rPr>
                                  <w:t>E</w:t>
                                </w:r>
                              </w:p>
                            </w:txbxContent>
                          </wps:txbx>
                          <wps:bodyPr rot="0" spcFirstLastPara="0" vert="horz" wrap="square" lIns="0" tIns="0" rIns="0" bIns="0" numCol="1" spcCol="0" rtlCol="0" fromWordArt="0" anchor="t" anchorCtr="0" forceAA="0" compatLnSpc="1">
                            <a:spAutoFit/>
                          </wps:bodyPr>
                        </wps:wsp>
                        <wps:wsp>
                          <wps:cNvPr id="171" name="Straight Connector 171"/>
                          <wps:cNvCnPr/>
                          <wps:spPr>
                            <a:xfrm>
                              <a:off x="1065190" y="3056550"/>
                              <a:ext cx="1878035" cy="0"/>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03" name="Straight Connector 203"/>
                          <wps:cNvCnPr/>
                          <wps:spPr>
                            <a:xfrm flipH="1">
                              <a:off x="3008925" y="1837350"/>
                              <a:ext cx="2027555" cy="0"/>
                            </a:xfrm>
                            <a:prstGeom prst="line">
                              <a:avLst/>
                            </a:prstGeom>
                            <a:ln w="38100">
                              <a:solidFill>
                                <a:srgbClr val="00B050"/>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04" name="Oval 204"/>
                          <wps:cNvSpPr/>
                          <wps:spPr>
                            <a:xfrm>
                              <a:off x="4942500" y="1694475"/>
                              <a:ext cx="275693" cy="269407"/>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AD3667" w14:textId="77777777" w:rsidR="009B0D46" w:rsidRDefault="009B0D46" w:rsidP="00CB2B3B">
                                <w:pPr>
                                  <w:pStyle w:val="NormalWeb"/>
                                  <w:spacing w:before="0" w:beforeAutospacing="0" w:after="0" w:afterAutospacing="0" w:line="276" w:lineRule="auto"/>
                                  <w:jc w:val="center"/>
                                </w:pPr>
                                <w:r>
                                  <w:rPr>
                                    <w:rFonts w:ascii="Microsoft Sans Serif" w:eastAsia="Calibri" w:hAnsi="Microsoft Sans Serif"/>
                                    <w:b/>
                                    <w:bCs/>
                                    <w:sz w:val="20"/>
                                    <w:szCs w:val="20"/>
                                  </w:rPr>
                                  <w:t>C</w:t>
                                </w:r>
                              </w:p>
                            </w:txbxContent>
                          </wps:txbx>
                          <wps:bodyPr rot="0" spcFirstLastPara="0" vert="horz" wrap="square" lIns="0" tIns="0" rIns="0" bIns="0" numCol="1" spcCol="0" rtlCol="0" fromWordArt="0" anchor="t" anchorCtr="0" forceAA="0" compatLnSpc="1">
                            <a:spAutoFit/>
                          </wps:bodyPr>
                        </wps:wsp>
                        <wps:wsp>
                          <wps:cNvPr id="206" name="Straight Connector 206"/>
                          <wps:cNvCnPr/>
                          <wps:spPr>
                            <a:xfrm flipV="1">
                              <a:off x="2970825" y="1797980"/>
                              <a:ext cx="7281" cy="364195"/>
                            </a:xfrm>
                            <a:prstGeom prst="line">
                              <a:avLst/>
                            </a:prstGeom>
                            <a:ln w="38100">
                              <a:solidFill>
                                <a:srgbClr val="00B050"/>
                              </a:solidFill>
                              <a:prstDash val="sysDot"/>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07" name="Straight Connector 207"/>
                          <wps:cNvCnPr/>
                          <wps:spPr>
                            <a:xfrm flipH="1">
                              <a:off x="3008925" y="2140880"/>
                              <a:ext cx="2027555" cy="0"/>
                            </a:xfrm>
                            <a:prstGeom prst="line">
                              <a:avLst/>
                            </a:prstGeom>
                            <a:ln w="38100">
                              <a:solidFill>
                                <a:srgbClr val="00B050"/>
                              </a:solidFill>
                              <a:prstDash val="sysDot"/>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10" name="Straight Connector 210"/>
                          <wps:cNvCnPr/>
                          <wps:spPr>
                            <a:xfrm flipH="1" flipV="1">
                              <a:off x="950552" y="2589825"/>
                              <a:ext cx="3972898" cy="10795"/>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17" name="Oval 217"/>
                          <wps:cNvSpPr/>
                          <wps:spPr>
                            <a:xfrm>
                              <a:off x="4923450" y="2466000"/>
                              <a:ext cx="275693" cy="269407"/>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0F9BAA" w14:textId="77777777" w:rsidR="009B0D46" w:rsidRDefault="009B0D46" w:rsidP="00CB2B3B">
                                <w:pPr>
                                  <w:pStyle w:val="NormalWeb"/>
                                  <w:spacing w:before="0" w:beforeAutospacing="0" w:after="0" w:afterAutospacing="0" w:line="276" w:lineRule="auto"/>
                                  <w:jc w:val="center"/>
                                </w:pPr>
                                <w:r>
                                  <w:rPr>
                                    <w:rFonts w:ascii="Microsoft Sans Serif" w:eastAsia="Calibri" w:hAnsi="Microsoft Sans Serif"/>
                                    <w:b/>
                                    <w:bCs/>
                                    <w:sz w:val="20"/>
                                    <w:szCs w:val="20"/>
                                  </w:rPr>
                                  <w:t>D</w:t>
                                </w:r>
                              </w:p>
                            </w:txbxContent>
                          </wps:txbx>
                          <wps:bodyPr rot="0" spcFirstLastPara="0" vert="horz" wrap="square" lIns="0" tIns="0" rIns="0" bIns="0" numCol="1" spcCol="0" rtlCol="0" fromWordArt="0" anchor="t" anchorCtr="0" forceAA="0" compatLnSpc="1">
                            <a:spAutoFit/>
                          </wps:bodyPr>
                        </wps:wsp>
                        <wps:wsp>
                          <wps:cNvPr id="379" name="Oval 379"/>
                          <wps:cNvSpPr/>
                          <wps:spPr>
                            <a:xfrm>
                              <a:off x="770550" y="1265850"/>
                              <a:ext cx="275693" cy="269408"/>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DF5060F" w14:textId="77777777" w:rsidR="009B0D46" w:rsidRDefault="009B0D46" w:rsidP="00CB2B3B">
                                <w:pPr>
                                  <w:pStyle w:val="NormalWeb"/>
                                  <w:spacing w:before="0" w:beforeAutospacing="0" w:after="0" w:afterAutospacing="0" w:line="276" w:lineRule="auto"/>
                                  <w:jc w:val="center"/>
                                </w:pPr>
                                <w:r>
                                  <w:rPr>
                                    <w:rFonts w:ascii="Microsoft Sans Serif" w:eastAsia="Calibri" w:hAnsi="Microsoft Sans Serif"/>
                                    <w:b/>
                                    <w:bCs/>
                                    <w:sz w:val="20"/>
                                    <w:szCs w:val="20"/>
                                  </w:rPr>
                                  <w:t>B</w:t>
                                </w:r>
                              </w:p>
                            </w:txbxContent>
                          </wps:txbx>
                          <wps:bodyPr rot="0" spcFirstLastPara="0" vert="horz" wrap="square" lIns="0" tIns="0" rIns="0" bIns="0" numCol="1" spcCol="0" rtlCol="0" fromWordArt="0" anchor="t" anchorCtr="0" forceAA="0" compatLnSpc="1">
                            <a:spAutoFit/>
                          </wps:bodyPr>
                        </wps:wsp>
                        <wps:wsp>
                          <wps:cNvPr id="381" name="Straight Connector 381"/>
                          <wps:cNvCnPr/>
                          <wps:spPr>
                            <a:xfrm>
                              <a:off x="1035345" y="1397930"/>
                              <a:ext cx="4012905" cy="0"/>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83" name="Text Box 383"/>
                          <wps:cNvSpPr txBox="1"/>
                          <wps:spPr>
                            <a:xfrm>
                              <a:off x="971551" y="666750"/>
                              <a:ext cx="1971674" cy="238126"/>
                            </a:xfrm>
                            <a:prstGeom prst="rect">
                              <a:avLst/>
                            </a:prstGeom>
                            <a:noFill/>
                            <a:ln w="6350">
                              <a:noFill/>
                            </a:ln>
                          </wps:spPr>
                          <wps:txbx>
                            <w:txbxContent>
                              <w:p w14:paraId="1FEF0385" w14:textId="77777777" w:rsidR="009B0D46" w:rsidRDefault="009B0D46" w:rsidP="00CB2B3B">
                                <w:pPr>
                                  <w:jc w:val="center"/>
                                  <w:rPr>
                                    <w:rFonts w:ascii="Microsoft Sans Serif" w:hAnsi="Microsoft Sans Serif" w:cs="Microsoft Sans Serif"/>
                                    <w:b/>
                                    <w:sz w:val="20"/>
                                    <w:szCs w:val="20"/>
                                  </w:rPr>
                                </w:pPr>
                                <w:proofErr w:type="spellStart"/>
                                <w:r>
                                  <w:rPr>
                                    <w:rFonts w:ascii="Microsoft Sans Serif" w:hAnsi="Microsoft Sans Serif" w:cs="Microsoft Sans Serif"/>
                                    <w:b/>
                                    <w:sz w:val="20"/>
                                    <w:szCs w:val="20"/>
                                  </w:rPr>
                                  <w:t>Korisnik</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posjećuje</w:t>
                                </w:r>
                                <w:proofErr w:type="spellEnd"/>
                                <w:r>
                                  <w:rPr>
                                    <w:rFonts w:ascii="Microsoft Sans Serif" w:hAnsi="Microsoft Sans Serif" w:cs="Microsoft Sans Serif"/>
                                    <w:b/>
                                    <w:sz w:val="20"/>
                                    <w:szCs w:val="20"/>
                                  </w:rPr>
                                  <w:t xml:space="preserve"> URL</w:t>
                                </w:r>
                              </w:p>
                            </w:txbxContent>
                          </wps:txbx>
                          <wps:bodyPr rot="0" spcFirstLastPara="0" vertOverflow="overflow" horzOverflow="overflow" vert="horz" wrap="square" lIns="91440" tIns="45720" rIns="91440" bIns="0" numCol="1" spcCol="0" rtlCol="0" fromWordArt="0" anchor="t" anchorCtr="0" forceAA="0" compatLnSpc="1">
                            <a:noAutofit/>
                          </wps:bodyPr>
                        </wps:wsp>
                        <wps:wsp>
                          <wps:cNvPr id="384" name="Text Box 105"/>
                          <wps:cNvSpPr txBox="1"/>
                          <wps:spPr>
                            <a:xfrm>
                              <a:off x="19050" y="847725"/>
                              <a:ext cx="847725" cy="628650"/>
                            </a:xfrm>
                            <a:prstGeom prst="rect">
                              <a:avLst/>
                            </a:prstGeom>
                            <a:noFill/>
                            <a:ln w="6350">
                              <a:noFill/>
                            </a:ln>
                          </wps:spPr>
                          <wps:txbx>
                            <w:txbxContent>
                              <w:p w14:paraId="1594F559" w14:textId="77777777" w:rsidR="009B0D46" w:rsidRDefault="009B0D46" w:rsidP="00CB2B3B">
                                <w:pPr>
                                  <w:pStyle w:val="NormalWeb"/>
                                  <w:spacing w:before="0" w:beforeAutospacing="0" w:after="0" w:afterAutospacing="0" w:line="276" w:lineRule="auto"/>
                                  <w:jc w:val="center"/>
                                  <w:rPr>
                                    <w:rFonts w:ascii="Microsoft Sans Serif" w:eastAsia="Calibri" w:hAnsi="Microsoft Sans Serif"/>
                                    <w:b/>
                                    <w:bCs/>
                                    <w:sz w:val="20"/>
                                    <w:szCs w:val="20"/>
                                  </w:rPr>
                                </w:pPr>
                                <w:proofErr w:type="spellStart"/>
                                <w:r>
                                  <w:rPr>
                                    <w:rFonts w:ascii="Microsoft Sans Serif" w:eastAsia="Calibri" w:hAnsi="Microsoft Sans Serif"/>
                                    <w:b/>
                                    <w:bCs/>
                                    <w:sz w:val="20"/>
                                    <w:szCs w:val="20"/>
                                  </w:rPr>
                                  <w:t>Generiše</w:t>
                                </w:r>
                                <w:proofErr w:type="spellEnd"/>
                                <w:r>
                                  <w:rPr>
                                    <w:rFonts w:ascii="Microsoft Sans Serif" w:eastAsia="Calibri" w:hAnsi="Microsoft Sans Serif"/>
                                    <w:b/>
                                    <w:bCs/>
                                    <w:sz w:val="20"/>
                                    <w:szCs w:val="20"/>
                                  </w:rPr>
                                  <w:t xml:space="preserve"> </w:t>
                                </w:r>
                              </w:p>
                              <w:p w14:paraId="0E951826" w14:textId="77777777" w:rsidR="009B0D46" w:rsidRDefault="009B0D46" w:rsidP="00CB2B3B">
                                <w:pPr>
                                  <w:pStyle w:val="NormalWeb"/>
                                  <w:spacing w:before="0" w:beforeAutospacing="0" w:after="0" w:afterAutospacing="0" w:line="276" w:lineRule="auto"/>
                                  <w:jc w:val="center"/>
                                </w:pPr>
                                <w:r>
                                  <w:rPr>
                                    <w:rFonts w:ascii="Microsoft Sans Serif" w:eastAsia="Calibri" w:hAnsi="Microsoft Sans Serif"/>
                                    <w:b/>
                                    <w:bCs/>
                                    <w:sz w:val="20"/>
                                    <w:szCs w:val="20"/>
                                  </w:rPr>
                                  <w:t xml:space="preserve">autorizacioni </w:t>
                                </w:r>
                                <w:proofErr w:type="spellStart"/>
                                <w:r>
                                  <w:rPr>
                                    <w:rFonts w:ascii="Microsoft Sans Serif" w:eastAsia="Calibri" w:hAnsi="Microsoft Sans Serif"/>
                                    <w:b/>
                                    <w:bCs/>
                                    <w:sz w:val="20"/>
                                    <w:szCs w:val="20"/>
                                  </w:rPr>
                                  <w:t>zahtjev</w:t>
                                </w:r>
                                <w:proofErr w:type="spellEnd"/>
                              </w:p>
                            </w:txbxContent>
                          </wps:txbx>
                          <wps:bodyPr rot="0" spcFirstLastPara="0" vert="horz" wrap="square" lIns="0" tIns="45720" rIns="0" bIns="45720" numCol="1" spcCol="0" rtlCol="0" fromWordArt="0" anchor="t" anchorCtr="0" forceAA="0" compatLnSpc="1">
                            <a:noAutofit/>
                          </wps:bodyPr>
                        </wps:wsp>
                        <wps:wsp>
                          <wps:cNvPr id="388" name="Text Box 105"/>
                          <wps:cNvSpPr txBox="1"/>
                          <wps:spPr>
                            <a:xfrm>
                              <a:off x="1082970" y="1162514"/>
                              <a:ext cx="1800225" cy="206841"/>
                            </a:xfrm>
                            <a:prstGeom prst="rect">
                              <a:avLst/>
                            </a:prstGeom>
                            <a:noFill/>
                            <a:ln w="6350">
                              <a:noFill/>
                            </a:ln>
                          </wps:spPr>
                          <wps:txbx>
                            <w:txbxContent>
                              <w:p w14:paraId="1A3B7CF1" w14:textId="77777777" w:rsidR="009B0D46" w:rsidRDefault="009B0D46" w:rsidP="00CB2B3B">
                                <w:pPr>
                                  <w:pStyle w:val="NormalWeb"/>
                                  <w:spacing w:before="0" w:beforeAutospacing="0" w:after="0" w:afterAutospacing="0" w:line="276" w:lineRule="auto"/>
                                  <w:jc w:val="center"/>
                                </w:pPr>
                                <w:r>
                                  <w:rPr>
                                    <w:rFonts w:ascii="Microsoft Sans Serif" w:eastAsia="Calibri" w:hAnsi="Microsoft Sans Serif"/>
                                    <w:b/>
                                    <w:bCs/>
                                    <w:sz w:val="20"/>
                                    <w:szCs w:val="20"/>
                                  </w:rPr>
                                  <w:t xml:space="preserve">HTTP POST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IdP</w:t>
                                </w:r>
                                <w:proofErr w:type="spellEnd"/>
                                <w:r>
                                  <w:rPr>
                                    <w:rFonts w:ascii="Microsoft Sans Serif" w:eastAsia="Calibri" w:hAnsi="Microsoft Sans Serif"/>
                                    <w:b/>
                                    <w:bCs/>
                                    <w:sz w:val="20"/>
                                    <w:szCs w:val="20"/>
                                  </w:rPr>
                                  <w:t xml:space="preserve"> </w:t>
                                </w:r>
                              </w:p>
                            </w:txbxContent>
                          </wps:txbx>
                          <wps:bodyPr rot="0" spcFirstLastPara="0" vert="horz" wrap="square" lIns="91440" tIns="45720" rIns="91440" bIns="0" numCol="1" spcCol="0" rtlCol="0" fromWordArt="0" anchor="t" anchorCtr="0" forceAA="0" compatLnSpc="1">
                            <a:noAutofit/>
                          </wps:bodyPr>
                        </wps:wsp>
                        <wps:wsp>
                          <wps:cNvPr id="390" name="Text Box 105"/>
                          <wps:cNvSpPr txBox="1"/>
                          <wps:spPr>
                            <a:xfrm>
                              <a:off x="5066325" y="1088560"/>
                              <a:ext cx="846750" cy="628650"/>
                            </a:xfrm>
                            <a:prstGeom prst="rect">
                              <a:avLst/>
                            </a:prstGeom>
                            <a:noFill/>
                            <a:ln w="6350">
                              <a:noFill/>
                            </a:ln>
                          </wps:spPr>
                          <wps:txbx>
                            <w:txbxContent>
                              <w:p w14:paraId="44912A60" w14:textId="77777777" w:rsidR="009B0D46" w:rsidRDefault="009B0D46" w:rsidP="00CB2B3B">
                                <w:pPr>
                                  <w:pStyle w:val="NormalWeb"/>
                                  <w:spacing w:before="0" w:beforeAutospacing="0" w:after="0" w:afterAutospacing="0" w:line="276" w:lineRule="auto"/>
                                  <w:jc w:val="center"/>
                                </w:pPr>
                                <w:r>
                                  <w:rPr>
                                    <w:rFonts w:ascii="Microsoft Sans Serif" w:eastAsia="Calibri" w:hAnsi="Microsoft Sans Serif"/>
                                    <w:b/>
                                    <w:bCs/>
                                    <w:sz w:val="20"/>
                                    <w:szCs w:val="20"/>
                                  </w:rPr>
                                  <w:t xml:space="preserve">Autorizacioni </w:t>
                                </w:r>
                                <w:proofErr w:type="spellStart"/>
                                <w:r>
                                  <w:rPr>
                                    <w:rFonts w:ascii="Microsoft Sans Serif" w:eastAsia="Calibri" w:hAnsi="Microsoft Sans Serif"/>
                                    <w:b/>
                                    <w:bCs/>
                                    <w:sz w:val="20"/>
                                    <w:szCs w:val="20"/>
                                  </w:rPr>
                                  <w:t>zahtjev</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usvojen</w:t>
                                </w:r>
                                <w:proofErr w:type="spellEnd"/>
                              </w:p>
                            </w:txbxContent>
                          </wps:txbx>
                          <wps:bodyPr rot="0" spcFirstLastPara="0" vert="horz" wrap="square" lIns="0" tIns="45720" rIns="0" bIns="45720" numCol="1" spcCol="0" rtlCol="0" fromWordArt="0" anchor="t" anchorCtr="0" forceAA="0" compatLnSpc="1">
                            <a:noAutofit/>
                          </wps:bodyPr>
                        </wps:wsp>
                        <wps:wsp>
                          <wps:cNvPr id="391" name="Text Box 105"/>
                          <wps:cNvSpPr txBox="1"/>
                          <wps:spPr>
                            <a:xfrm>
                              <a:off x="3076042" y="1397930"/>
                              <a:ext cx="1800225" cy="400050"/>
                            </a:xfrm>
                            <a:prstGeom prst="rect">
                              <a:avLst/>
                            </a:prstGeom>
                            <a:noFill/>
                            <a:ln w="6350">
                              <a:noFill/>
                            </a:ln>
                          </wps:spPr>
                          <wps:txbx>
                            <w:txbxContent>
                              <w:p w14:paraId="5724C1D3" w14:textId="77777777" w:rsidR="009B0D46" w:rsidRDefault="009B0D46" w:rsidP="00CB2B3B">
                                <w:pPr>
                                  <w:pStyle w:val="NormalWeb"/>
                                  <w:spacing w:before="0" w:beforeAutospacing="0" w:after="0" w:afterAutospacing="0"/>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poslan</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stranicu</w:t>
                                </w:r>
                                <w:proofErr w:type="spellEnd"/>
                                <w:r>
                                  <w:rPr>
                                    <w:rFonts w:ascii="Microsoft Sans Serif" w:eastAsia="Calibri" w:hAnsi="Microsoft Sans Serif"/>
                                    <w:b/>
                                    <w:bCs/>
                                    <w:sz w:val="20"/>
                                    <w:szCs w:val="20"/>
                                  </w:rPr>
                                  <w:t xml:space="preserve"> za </w:t>
                                </w:r>
                                <w:proofErr w:type="spellStart"/>
                                <w:r>
                                  <w:rPr>
                                    <w:rFonts w:ascii="Microsoft Sans Serif" w:eastAsia="Calibri" w:hAnsi="Microsoft Sans Serif"/>
                                    <w:b/>
                                    <w:bCs/>
                                    <w:sz w:val="20"/>
                                    <w:szCs w:val="20"/>
                                  </w:rPr>
                                  <w:t>prijavu</w:t>
                                </w:r>
                                <w:proofErr w:type="spellEnd"/>
                                <w:r>
                                  <w:rPr>
                                    <w:rFonts w:ascii="Microsoft Sans Serif" w:eastAsia="Calibri" w:hAnsi="Microsoft Sans Serif"/>
                                    <w:b/>
                                    <w:bCs/>
                                    <w:sz w:val="20"/>
                                    <w:szCs w:val="20"/>
                                  </w:rPr>
                                  <w:t xml:space="preserve"> u </w:t>
                                </w:r>
                                <w:proofErr w:type="spellStart"/>
                                <w:r>
                                  <w:rPr>
                                    <w:rFonts w:ascii="Microsoft Sans Serif" w:eastAsia="Calibri" w:hAnsi="Microsoft Sans Serif"/>
                                    <w:b/>
                                    <w:bCs/>
                                    <w:sz w:val="20"/>
                                    <w:szCs w:val="20"/>
                                  </w:rPr>
                                  <w:t>okviru</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IdP</w:t>
                                </w:r>
                                <w:proofErr w:type="spellEnd"/>
                                <w:r>
                                  <w:rPr>
                                    <w:rFonts w:ascii="Microsoft Sans Serif" w:eastAsia="Calibri" w:hAnsi="Microsoft Sans Serif"/>
                                    <w:b/>
                                    <w:bCs/>
                                    <w:sz w:val="20"/>
                                    <w:szCs w:val="20"/>
                                  </w:rPr>
                                  <w:t>-a</w:t>
                                </w:r>
                              </w:p>
                            </w:txbxContent>
                          </wps:txbx>
                          <wps:bodyPr rot="0" spcFirstLastPara="0" vert="horz" wrap="square" lIns="91440" tIns="91440" rIns="91440" bIns="0" numCol="1" spcCol="0" rtlCol="0" fromWordArt="0" anchor="t" anchorCtr="0" forceAA="0" compatLnSpc="1">
                            <a:noAutofit/>
                          </wps:bodyPr>
                        </wps:wsp>
                        <wps:wsp>
                          <wps:cNvPr id="413" name="Text Box 105"/>
                          <wps:cNvSpPr txBox="1"/>
                          <wps:spPr>
                            <a:xfrm>
                              <a:off x="3133192" y="1894500"/>
                              <a:ext cx="1800225" cy="206375"/>
                            </a:xfrm>
                            <a:prstGeom prst="rect">
                              <a:avLst/>
                            </a:prstGeom>
                            <a:noFill/>
                            <a:ln w="6350">
                              <a:noFill/>
                            </a:ln>
                          </wps:spPr>
                          <wps:txbx>
                            <w:txbxContent>
                              <w:p w14:paraId="21C050D4" w14:textId="77777777" w:rsidR="009B0D46" w:rsidRDefault="009B0D46" w:rsidP="00CB2B3B">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se </w:t>
                                </w:r>
                                <w:proofErr w:type="spellStart"/>
                                <w:r>
                                  <w:rPr>
                                    <w:rFonts w:ascii="Microsoft Sans Serif" w:eastAsia="Calibri" w:hAnsi="Microsoft Sans Serif"/>
                                    <w:b/>
                                    <w:bCs/>
                                    <w:sz w:val="20"/>
                                    <w:szCs w:val="20"/>
                                  </w:rPr>
                                  <w:t>prijavljuje</w:t>
                                </w:r>
                                <w:proofErr w:type="spellEnd"/>
                              </w:p>
                            </w:txbxContent>
                          </wps:txbx>
                          <wps:bodyPr rot="0" spcFirstLastPara="0" vert="horz" wrap="square" lIns="91440" tIns="45720" rIns="91440" bIns="0" numCol="1" spcCol="0" rtlCol="0" fromWordArt="0" anchor="t" anchorCtr="0" forceAA="0" compatLnSpc="1">
                            <a:noAutofit/>
                          </wps:bodyPr>
                        </wps:wsp>
                        <wps:wsp>
                          <wps:cNvPr id="416" name="Text Box 105"/>
                          <wps:cNvSpPr txBox="1"/>
                          <wps:spPr>
                            <a:xfrm>
                              <a:off x="5153025" y="2304075"/>
                              <a:ext cx="760050" cy="628650"/>
                            </a:xfrm>
                            <a:prstGeom prst="rect">
                              <a:avLst/>
                            </a:prstGeom>
                            <a:noFill/>
                            <a:ln w="6350">
                              <a:noFill/>
                            </a:ln>
                          </wps:spPr>
                          <wps:txbx>
                            <w:txbxContent>
                              <w:p w14:paraId="3F095CBD" w14:textId="77777777" w:rsidR="009B0D46" w:rsidRDefault="009B0D46" w:rsidP="00CB2B3B">
                                <w:pPr>
                                  <w:pStyle w:val="NormalWeb"/>
                                  <w:spacing w:before="0" w:beforeAutospacing="0" w:after="0" w:afterAutospacing="0" w:line="276" w:lineRule="auto"/>
                                  <w:jc w:val="center"/>
                                </w:pPr>
                                <w:r>
                                  <w:rPr>
                                    <w:rFonts w:ascii="Microsoft Sans Serif" w:eastAsia="Calibri" w:hAnsi="Microsoft Sans Serif"/>
                                    <w:b/>
                                    <w:bCs/>
                                    <w:sz w:val="20"/>
                                    <w:szCs w:val="20"/>
                                  </w:rPr>
                                  <w:t xml:space="preserve">SAML token </w:t>
                                </w:r>
                                <w:proofErr w:type="spellStart"/>
                                <w:r>
                                  <w:rPr>
                                    <w:rFonts w:ascii="Microsoft Sans Serif" w:eastAsia="Calibri" w:hAnsi="Microsoft Sans Serif"/>
                                    <w:b/>
                                    <w:bCs/>
                                    <w:sz w:val="20"/>
                                    <w:szCs w:val="20"/>
                                  </w:rPr>
                                  <w:t>generisan</w:t>
                                </w:r>
                                <w:proofErr w:type="spellEnd"/>
                              </w:p>
                            </w:txbxContent>
                          </wps:txbx>
                          <wps:bodyPr rot="0" spcFirstLastPara="0" vert="horz" wrap="square" lIns="0" tIns="45720" rIns="0" bIns="45720" numCol="1" spcCol="0" rtlCol="0" fromWordArt="0" anchor="t" anchorCtr="0" forceAA="0" compatLnSpc="1">
                            <a:noAutofit/>
                          </wps:bodyPr>
                        </wps:wsp>
                        <wps:wsp>
                          <wps:cNvPr id="418" name="Text Box 105"/>
                          <wps:cNvSpPr txBox="1"/>
                          <wps:spPr>
                            <a:xfrm>
                              <a:off x="971551" y="2332650"/>
                              <a:ext cx="1971674" cy="220050"/>
                            </a:xfrm>
                            <a:prstGeom prst="rect">
                              <a:avLst/>
                            </a:prstGeom>
                            <a:noFill/>
                            <a:ln w="6350">
                              <a:noFill/>
                            </a:ln>
                          </wps:spPr>
                          <wps:txbx>
                            <w:txbxContent>
                              <w:p w14:paraId="213E3409" w14:textId="77777777" w:rsidR="009B0D46" w:rsidRDefault="009B0D46" w:rsidP="00CB2B3B">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Preusmjeravanje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SP</w:t>
                                </w:r>
                              </w:p>
                            </w:txbxContent>
                          </wps:txbx>
                          <wps:bodyPr rot="0" spcFirstLastPara="0" vert="horz" wrap="square" lIns="91440" tIns="45720" rIns="91440" bIns="0" numCol="1" spcCol="0" rtlCol="0" fromWordArt="0" anchor="t" anchorCtr="0" forceAA="0" compatLnSpc="1">
                            <a:noAutofit/>
                          </wps:bodyPr>
                        </wps:wsp>
                        <wps:wsp>
                          <wps:cNvPr id="419" name="Text Box 105"/>
                          <wps:cNvSpPr txBox="1"/>
                          <wps:spPr>
                            <a:xfrm>
                              <a:off x="971551" y="2800350"/>
                              <a:ext cx="2037375" cy="230330"/>
                            </a:xfrm>
                            <a:prstGeom prst="rect">
                              <a:avLst/>
                            </a:prstGeom>
                            <a:noFill/>
                            <a:ln w="6350">
                              <a:noFill/>
                            </a:ln>
                          </wps:spPr>
                          <wps:txbx>
                            <w:txbxContent>
                              <w:p w14:paraId="5A713C96" w14:textId="77777777" w:rsidR="009B0D46" w:rsidRDefault="009B0D46" w:rsidP="00CB2B3B">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prijavljen</w:t>
                                </w:r>
                                <w:proofErr w:type="spellEnd"/>
                                <w:r>
                                  <w:rPr>
                                    <w:rFonts w:ascii="Microsoft Sans Serif" w:eastAsia="Calibri" w:hAnsi="Microsoft Sans Serif"/>
                                    <w:b/>
                                    <w:bCs/>
                                    <w:sz w:val="20"/>
                                    <w:szCs w:val="20"/>
                                  </w:rPr>
                                  <w:t xml:space="preserve"> u </w:t>
                                </w:r>
                                <w:proofErr w:type="spellStart"/>
                                <w:r>
                                  <w:rPr>
                                    <w:rFonts w:ascii="Microsoft Sans Serif" w:eastAsia="Calibri" w:hAnsi="Microsoft Sans Serif"/>
                                    <w:b/>
                                    <w:bCs/>
                                    <w:sz w:val="20"/>
                                    <w:szCs w:val="20"/>
                                  </w:rPr>
                                  <w:t>okviru</w:t>
                                </w:r>
                                <w:proofErr w:type="spellEnd"/>
                                <w:r>
                                  <w:rPr>
                                    <w:rFonts w:ascii="Microsoft Sans Serif" w:eastAsia="Calibri" w:hAnsi="Microsoft Sans Serif"/>
                                    <w:b/>
                                    <w:bCs/>
                                    <w:sz w:val="20"/>
                                    <w:szCs w:val="20"/>
                                  </w:rPr>
                                  <w:t xml:space="preserve"> SP-a</w:t>
                                </w:r>
                              </w:p>
                            </w:txbxContent>
                          </wps:txbx>
                          <wps:bodyPr rot="0" spcFirstLastPara="0" vert="horz" wrap="square" lIns="91440" tIns="45720" rIns="91440" bIns="0" numCol="1" spcCol="0" rtlCol="0" fromWordArt="0" anchor="t" anchorCtr="0" forceAA="0" compatLnSpc="1">
                            <a:noAutofit/>
                          </wps:bodyPr>
                        </wps:wsp>
                      </wpc:wpc>
                    </a:graphicData>
                  </a:graphic>
                </wp:inline>
              </w:drawing>
            </mc:Choice>
            <mc:Fallback>
              <w:pict>
                <v:group w14:anchorId="3B16C521" id="Canvas 420" o:spid="_x0000_s1178" editas="canvas" style="width:465.75pt;height:263.25pt;mso-position-horizontal-relative:char;mso-position-vertical-relative:line" coordsize="59150,33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">
                  <v:shape id="_x0000_s1179" type="#_x0000_t75" style="position:absolute;width:59150;height:33432;visibility:visible;mso-wrap-style:square">
                    <v:fill o:detectmouseclick="t"/>
                    <v:path o:connecttype="none"/>
                  </v:shape>
                  <v:roundrect id="Rectangle: Rounded Corners 11" o:spid="_x0000_s1180" style="position:absolute;left:2762;top:476;width:12954;height:4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" fillcolor="#4bacc6 [3208]" stroked="f">
                    <v:fill opacity="32896f"/>
                    <v:textbox>
                      <w:txbxContent>
                        <w:p w14:paraId="1091FE70" w14:textId="77777777" w:rsidR="009B0D46" w:rsidRDefault="009B0D46" w:rsidP="00CB2B3B">
                          <w:pPr>
                            <w:jc w:val="center"/>
                            <w:rPr>
                              <w:rFonts w:ascii="Microsoft Sans Serif" w:hAnsi="Microsoft Sans Serif" w:cs="Microsoft Sans Serif"/>
                              <w:b/>
                              <w:color w:val="000000" w:themeColor="text1"/>
                              <w:sz w:val="22"/>
                            </w:rPr>
                          </w:pPr>
                          <w:proofErr w:type="spellStart"/>
                          <w:r>
                            <w:rPr>
                              <w:rFonts w:ascii="Microsoft Sans Serif" w:hAnsi="Microsoft Sans Serif" w:cs="Microsoft Sans Serif"/>
                              <w:b/>
                              <w:color w:val="000000" w:themeColor="text1"/>
                              <w:sz w:val="22"/>
                            </w:rPr>
                            <w:t>Davalac</w:t>
                          </w:r>
                          <w:proofErr w:type="spellEnd"/>
                          <w:r>
                            <w:rPr>
                              <w:rFonts w:ascii="Microsoft Sans Serif" w:hAnsi="Microsoft Sans Serif" w:cs="Microsoft Sans Serif"/>
                              <w:b/>
                              <w:color w:val="000000" w:themeColor="text1"/>
                              <w:sz w:val="22"/>
                            </w:rPr>
                            <w:t xml:space="preserve"> </w:t>
                          </w:r>
                          <w:proofErr w:type="spellStart"/>
                          <w:r>
                            <w:rPr>
                              <w:rFonts w:ascii="Microsoft Sans Serif" w:hAnsi="Microsoft Sans Serif" w:cs="Microsoft Sans Serif"/>
                              <w:b/>
                              <w:color w:val="000000" w:themeColor="text1"/>
                              <w:sz w:val="22"/>
                            </w:rPr>
                            <w:t>usluge</w:t>
                          </w:r>
                          <w:proofErr w:type="spellEnd"/>
                          <w:r>
                            <w:rPr>
                              <w:rFonts w:ascii="Microsoft Sans Serif" w:hAnsi="Microsoft Sans Serif" w:cs="Microsoft Sans Serif"/>
                              <w:b/>
                              <w:color w:val="000000" w:themeColor="text1"/>
                              <w:sz w:val="22"/>
                            </w:rPr>
                            <w:t xml:space="preserve"> / SP</w:t>
                          </w:r>
                        </w:p>
                      </w:txbxContent>
                    </v:textbox>
                  </v:roundrect>
                  <v:roundrect id="Rectangle: Rounded Corners 12" o:spid="_x0000_s1181" style="position:absolute;left:23136;top:571;width:12954;height:48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" fillcolor="#9bbb59 [3206]" stroked="f">
                    <v:fill opacity="32896f"/>
                    <v:textbox>
                      <w:txbxContent>
                        <w:p w14:paraId="23FB440D" w14:textId="77777777" w:rsidR="009B0D46" w:rsidRDefault="009B0D46" w:rsidP="00CB2B3B">
                          <w:pPr>
                            <w:pStyle w:val="NormalWeb"/>
                            <w:spacing w:before="0" w:beforeAutospacing="0" w:after="0" w:afterAutospacing="0" w:line="276" w:lineRule="auto"/>
                            <w:jc w:val="center"/>
                            <w:rPr>
                              <w:rFonts w:ascii="Microsoft Sans Serif" w:eastAsia="Calibri" w:hAnsi="Microsoft Sans Serif"/>
                              <w:b/>
                              <w:bCs/>
                              <w:color w:val="000000"/>
                              <w:sz w:val="22"/>
                              <w:szCs w:val="22"/>
                            </w:rPr>
                          </w:pPr>
                          <w:proofErr w:type="spellStart"/>
                          <w:r>
                            <w:rPr>
                              <w:rFonts w:ascii="Microsoft Sans Serif" w:eastAsia="Calibri" w:hAnsi="Microsoft Sans Serif"/>
                              <w:b/>
                              <w:bCs/>
                              <w:color w:val="000000"/>
                              <w:sz w:val="22"/>
                              <w:szCs w:val="22"/>
                            </w:rPr>
                            <w:t>Klijent</w:t>
                          </w:r>
                          <w:proofErr w:type="spellEnd"/>
                        </w:p>
                      </w:txbxContent>
                    </v:textbox>
                  </v:roundrect>
                  <v:roundrect id="Rectangle: Rounded Corners 16" o:spid="_x0000_s1182" style="position:absolute;left:43052;top:476;width:14764;height:48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" fillcolor="#f79646 [3209]" stroked="f">
                    <v:fill opacity="32896f"/>
                    <v:textbox>
                      <w:txbxContent>
                        <w:p w14:paraId="1B479407" w14:textId="77777777" w:rsidR="009B0D46" w:rsidRDefault="009B0D46" w:rsidP="00CB2B3B">
                          <w:pPr>
                            <w:pStyle w:val="NormalWeb"/>
                            <w:spacing w:before="0" w:beforeAutospacing="0" w:after="0" w:afterAutospacing="0" w:line="276" w:lineRule="auto"/>
                            <w:jc w:val="center"/>
                          </w:pPr>
                          <w:proofErr w:type="spellStart"/>
                          <w:r>
                            <w:rPr>
                              <w:rFonts w:ascii="Microsoft Sans Serif" w:eastAsia="Calibri" w:hAnsi="Microsoft Sans Serif"/>
                              <w:b/>
                              <w:bCs/>
                              <w:color w:val="000000"/>
                              <w:sz w:val="22"/>
                              <w:szCs w:val="22"/>
                            </w:rPr>
                            <w:t>Davalac</w:t>
                          </w:r>
                          <w:proofErr w:type="spellEnd"/>
                          <w:r>
                            <w:rPr>
                              <w:rFonts w:ascii="Microsoft Sans Serif" w:eastAsia="Calibri" w:hAnsi="Microsoft Sans Serif"/>
                              <w:b/>
                              <w:bCs/>
                              <w:color w:val="000000"/>
                              <w:sz w:val="22"/>
                              <w:szCs w:val="22"/>
                            </w:rPr>
                            <w:t xml:space="preserve"> </w:t>
                          </w:r>
                          <w:proofErr w:type="spellStart"/>
                          <w:r>
                            <w:rPr>
                              <w:rFonts w:ascii="Microsoft Sans Serif" w:eastAsia="Calibri" w:hAnsi="Microsoft Sans Serif"/>
                              <w:b/>
                              <w:bCs/>
                              <w:color w:val="000000"/>
                              <w:sz w:val="22"/>
                              <w:szCs w:val="22"/>
                            </w:rPr>
                            <w:t>identiteta</w:t>
                          </w:r>
                          <w:proofErr w:type="spellEnd"/>
                          <w:r>
                            <w:rPr>
                              <w:rFonts w:ascii="Microsoft Sans Serif" w:eastAsia="Calibri" w:hAnsi="Microsoft Sans Serif"/>
                              <w:b/>
                              <w:bCs/>
                              <w:color w:val="000000"/>
                              <w:sz w:val="22"/>
                              <w:szCs w:val="22"/>
                            </w:rPr>
                            <w:t xml:space="preserve"> / </w:t>
                          </w:r>
                          <w:proofErr w:type="spellStart"/>
                          <w:r>
                            <w:rPr>
                              <w:rFonts w:ascii="Microsoft Sans Serif" w:eastAsia="Calibri" w:hAnsi="Microsoft Sans Serif"/>
                              <w:b/>
                              <w:bCs/>
                              <w:color w:val="000000"/>
                              <w:sz w:val="22"/>
                              <w:szCs w:val="22"/>
                            </w:rPr>
                            <w:t>IdP</w:t>
                          </w:r>
                          <w:proofErr w:type="spellEnd"/>
                        </w:p>
                      </w:txbxContent>
                    </v:textbox>
                  </v:roundrect>
                  <v:line id="Straight Connector 25" o:spid="_x0000_s1183" style="position:absolute;visibility:visible;mso-wrap-style:square" from="9144,5429" to="9144,32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" strokecolor="#92cddc [1944]" strokeweight="4.5pt"/>
                  <v:line id="Straight Connector 127" o:spid="_x0000_s1184" style="position:absolute;visibility:visible;mso-wrap-style:square" from="29803,5429" to="29803,32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" strokecolor="#c2d69b [1942]" strokeweight="4.5pt"/>
                  <v:line id="Straight Connector 129" o:spid="_x0000_s1185" style="position:absolute;visibility:visible;mso-wrap-style:square" from="50663,5324" to="50663,32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" strokecolor="#fabf8f [1945]" strokeweight="4.5pt"/>
                  <v:line id="Straight Connector 134" o:spid="_x0000_s1186" style="position:absolute;flip:x;visibility:visible;mso-wrap-style:square" from="9429,9429" to="29708,9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" strokecolor="#00b050" strokeweight="3pt">
                    <v:stroke endarrow="block"/>
                  </v:line>
                  <v:oval id="Oval 135" o:spid="_x0000_s1187" style="position:absolute;left:28574;top:8191;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" fillcolor="#00b050" stroked="f" strokeweight="2pt">
                    <v:textbox inset="0,0,0,0">
                      <w:txbxContent>
                        <w:p w14:paraId="2A5C75F9" w14:textId="77777777" w:rsidR="009B0D46" w:rsidRDefault="009B0D46" w:rsidP="00CB2B3B">
                          <w:pPr>
                            <w:jc w:val="center"/>
                            <w:rPr>
                              <w:rFonts w:ascii="Microsoft Sans Serif" w:hAnsi="Microsoft Sans Serif" w:cs="Microsoft Sans Serif"/>
                              <w:b/>
                              <w:sz w:val="20"/>
                              <w:szCs w:val="20"/>
                            </w:rPr>
                          </w:pPr>
                          <w:r>
                            <w:rPr>
                              <w:rFonts w:ascii="Microsoft Sans Serif" w:hAnsi="Microsoft Sans Serif" w:cs="Microsoft Sans Serif"/>
                              <w:b/>
                              <w:sz w:val="20"/>
                              <w:szCs w:val="20"/>
                            </w:rPr>
                            <w:t>A</w:t>
                          </w:r>
                        </w:p>
                      </w:txbxContent>
                    </v:textbox>
                  </v:oval>
                  <v:oval id="Oval 137" o:spid="_x0000_s1188" style="position:absolute;left:7896;top:29136;width:2756;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" fillcolor="#00b050" stroked="f" strokeweight="2pt">
                    <v:textbox style="mso-fit-shape-to-text:t" inset="0,0,0,0">
                      <w:txbxContent>
                        <w:p w14:paraId="39565008" w14:textId="77777777" w:rsidR="009B0D46" w:rsidRDefault="009B0D46" w:rsidP="00CB2B3B">
                          <w:pPr>
                            <w:pStyle w:val="NormalWeb"/>
                            <w:spacing w:before="0" w:beforeAutospacing="0" w:after="0" w:afterAutospacing="0" w:line="276" w:lineRule="auto"/>
                            <w:jc w:val="center"/>
                          </w:pPr>
                          <w:r>
                            <w:rPr>
                              <w:rFonts w:ascii="Microsoft Sans Serif" w:eastAsia="Calibri" w:hAnsi="Microsoft Sans Serif"/>
                              <w:b/>
                              <w:bCs/>
                              <w:sz w:val="20"/>
                              <w:szCs w:val="20"/>
                            </w:rPr>
                            <w:t>E</w:t>
                          </w:r>
                        </w:p>
                      </w:txbxContent>
                    </v:textbox>
                  </v:oval>
                  <v:line id="Straight Connector 171" o:spid="_x0000_s1189" style="position:absolute;visibility:visible;mso-wrap-style:square" from="10651,30565" to="29432,30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" strokecolor="#00b050" strokeweight="3pt">
                    <v:stroke endarrow="block"/>
                  </v:line>
                  <v:line id="Straight Connector 203" o:spid="_x0000_s1190" style="position:absolute;flip:x;visibility:visible;mso-wrap-style:square" from="30089,18373" to="50364,18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" strokecolor="#00b050" strokeweight="3pt"/>
                  <v:oval id="Oval 204" o:spid="_x0000_s1191" style="position:absolute;left:49425;top:16944;width:2756;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" fillcolor="#00b050" stroked="f" strokeweight="2pt">
                    <v:textbox style="mso-fit-shape-to-text:t" inset="0,0,0,0">
                      <w:txbxContent>
                        <w:p w14:paraId="70AD3667" w14:textId="77777777" w:rsidR="009B0D46" w:rsidRDefault="009B0D46" w:rsidP="00CB2B3B">
                          <w:pPr>
                            <w:pStyle w:val="NormalWeb"/>
                            <w:spacing w:before="0" w:beforeAutospacing="0" w:after="0" w:afterAutospacing="0" w:line="276" w:lineRule="auto"/>
                            <w:jc w:val="center"/>
                          </w:pPr>
                          <w:r>
                            <w:rPr>
                              <w:rFonts w:ascii="Microsoft Sans Serif" w:eastAsia="Calibri" w:hAnsi="Microsoft Sans Serif"/>
                              <w:b/>
                              <w:bCs/>
                              <w:sz w:val="20"/>
                              <w:szCs w:val="20"/>
                            </w:rPr>
                            <w:t>C</w:t>
                          </w:r>
                        </w:p>
                      </w:txbxContent>
                    </v:textbox>
                  </v:oval>
                  <v:line id="Straight Connector 206" o:spid="_x0000_s1192" style="position:absolute;flip:y;visibility:visible;mso-wrap-style:square" from="29708,17979" to="29781,2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" strokecolor="#00b050" strokeweight="3pt">
                    <v:stroke dashstyle="1 1"/>
                  </v:line>
                  <v:line id="Straight Connector 207" o:spid="_x0000_s1193" style="position:absolute;flip:x;visibility:visible;mso-wrap-style:square" from="30089,21408" to="50364,21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" strokecolor="#00b050" strokeweight="3pt">
                    <v:stroke dashstyle="1 1" startarrow="block"/>
                  </v:line>
                  <v:line id="Straight Connector 210" o:spid="_x0000_s1194" style="position:absolute;flip:x y;visibility:visible;mso-wrap-style:square" from="9505,25898" to="49234,26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" strokecolor="#00b050" strokeweight="3pt">
                    <v:stroke endarrow="block"/>
                  </v:line>
                  <v:oval id="Oval 217" o:spid="_x0000_s1195" style="position:absolute;left:49234;top:24660;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" fillcolor="#00b050" stroked="f" strokeweight="2pt">
                    <v:textbox style="mso-fit-shape-to-text:t" inset="0,0,0,0">
                      <w:txbxContent>
                        <w:p w14:paraId="500F9BAA" w14:textId="77777777" w:rsidR="009B0D46" w:rsidRDefault="009B0D46" w:rsidP="00CB2B3B">
                          <w:pPr>
                            <w:pStyle w:val="NormalWeb"/>
                            <w:spacing w:before="0" w:beforeAutospacing="0" w:after="0" w:afterAutospacing="0" w:line="276" w:lineRule="auto"/>
                            <w:jc w:val="center"/>
                          </w:pPr>
                          <w:r>
                            <w:rPr>
                              <w:rFonts w:ascii="Microsoft Sans Serif" w:eastAsia="Calibri" w:hAnsi="Microsoft Sans Serif"/>
                              <w:b/>
                              <w:bCs/>
                              <w:sz w:val="20"/>
                              <w:szCs w:val="20"/>
                            </w:rPr>
                            <w:t>D</w:t>
                          </w:r>
                        </w:p>
                      </w:txbxContent>
                    </v:textbox>
                  </v:oval>
                  <v:oval id="Oval 379" o:spid="_x0000_s1196" style="position:absolute;left:7705;top:12658;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" fillcolor="#00b050" stroked="f" strokeweight="2pt">
                    <v:textbox style="mso-fit-shape-to-text:t" inset="0,0,0,0">
                      <w:txbxContent>
                        <w:p w14:paraId="2DF5060F" w14:textId="77777777" w:rsidR="009B0D46" w:rsidRDefault="009B0D46" w:rsidP="00CB2B3B">
                          <w:pPr>
                            <w:pStyle w:val="NormalWeb"/>
                            <w:spacing w:before="0" w:beforeAutospacing="0" w:after="0" w:afterAutospacing="0" w:line="276" w:lineRule="auto"/>
                            <w:jc w:val="center"/>
                          </w:pPr>
                          <w:r>
                            <w:rPr>
                              <w:rFonts w:ascii="Microsoft Sans Serif" w:eastAsia="Calibri" w:hAnsi="Microsoft Sans Serif"/>
                              <w:b/>
                              <w:bCs/>
                              <w:sz w:val="20"/>
                              <w:szCs w:val="20"/>
                            </w:rPr>
                            <w:t>B</w:t>
                          </w:r>
                        </w:p>
                      </w:txbxContent>
                    </v:textbox>
                  </v:oval>
                  <v:line id="Straight Connector 381" o:spid="_x0000_s1197" style="position:absolute;visibility:visible;mso-wrap-style:square" from="10353,13979" to="50482,13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" strokecolor="#00b050" strokeweight="3pt">
                    <v:stroke endarrow="block"/>
                  </v:line>
                  <v:shape id="Text Box 383" o:spid="_x0000_s1198" type="#_x0000_t202" style="position:absolute;left:9715;top:6667;width:19717;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" filled="f" stroked="f" strokeweight=".5pt">
                    <v:textbox inset=",,,0">
                      <w:txbxContent>
                        <w:p w14:paraId="1FEF0385" w14:textId="77777777" w:rsidR="009B0D46" w:rsidRDefault="009B0D46" w:rsidP="00CB2B3B">
                          <w:pPr>
                            <w:jc w:val="center"/>
                            <w:rPr>
                              <w:rFonts w:ascii="Microsoft Sans Serif" w:hAnsi="Microsoft Sans Serif" w:cs="Microsoft Sans Serif"/>
                              <w:b/>
                              <w:sz w:val="20"/>
                              <w:szCs w:val="20"/>
                            </w:rPr>
                          </w:pPr>
                          <w:proofErr w:type="spellStart"/>
                          <w:r>
                            <w:rPr>
                              <w:rFonts w:ascii="Microsoft Sans Serif" w:hAnsi="Microsoft Sans Serif" w:cs="Microsoft Sans Serif"/>
                              <w:b/>
                              <w:sz w:val="20"/>
                              <w:szCs w:val="20"/>
                            </w:rPr>
                            <w:t>Korisnik</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posjećuje</w:t>
                          </w:r>
                          <w:proofErr w:type="spellEnd"/>
                          <w:r>
                            <w:rPr>
                              <w:rFonts w:ascii="Microsoft Sans Serif" w:hAnsi="Microsoft Sans Serif" w:cs="Microsoft Sans Serif"/>
                              <w:b/>
                              <w:sz w:val="20"/>
                              <w:szCs w:val="20"/>
                            </w:rPr>
                            <w:t xml:space="preserve"> URL</w:t>
                          </w:r>
                        </w:p>
                      </w:txbxContent>
                    </v:textbox>
                  </v:shape>
                  <v:shape id="Text Box 105" o:spid="_x0000_s1199" type="#_x0000_t202" style="position:absolute;left:190;top:8477;width:8477;height:6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" filled="f" stroked="f" strokeweight=".5pt">
                    <v:textbox inset="0,,0">
                      <w:txbxContent>
                        <w:p w14:paraId="1594F559" w14:textId="77777777" w:rsidR="009B0D46" w:rsidRDefault="009B0D46" w:rsidP="00CB2B3B">
                          <w:pPr>
                            <w:pStyle w:val="NormalWeb"/>
                            <w:spacing w:before="0" w:beforeAutospacing="0" w:after="0" w:afterAutospacing="0" w:line="276" w:lineRule="auto"/>
                            <w:jc w:val="center"/>
                            <w:rPr>
                              <w:rFonts w:ascii="Microsoft Sans Serif" w:eastAsia="Calibri" w:hAnsi="Microsoft Sans Serif"/>
                              <w:b/>
                              <w:bCs/>
                              <w:sz w:val="20"/>
                              <w:szCs w:val="20"/>
                            </w:rPr>
                          </w:pPr>
                          <w:proofErr w:type="spellStart"/>
                          <w:r>
                            <w:rPr>
                              <w:rFonts w:ascii="Microsoft Sans Serif" w:eastAsia="Calibri" w:hAnsi="Microsoft Sans Serif"/>
                              <w:b/>
                              <w:bCs/>
                              <w:sz w:val="20"/>
                              <w:szCs w:val="20"/>
                            </w:rPr>
                            <w:t>Generiše</w:t>
                          </w:r>
                          <w:proofErr w:type="spellEnd"/>
                          <w:r>
                            <w:rPr>
                              <w:rFonts w:ascii="Microsoft Sans Serif" w:eastAsia="Calibri" w:hAnsi="Microsoft Sans Serif"/>
                              <w:b/>
                              <w:bCs/>
                              <w:sz w:val="20"/>
                              <w:szCs w:val="20"/>
                            </w:rPr>
                            <w:t xml:space="preserve"> </w:t>
                          </w:r>
                        </w:p>
                        <w:p w14:paraId="0E951826" w14:textId="77777777" w:rsidR="009B0D46" w:rsidRDefault="009B0D46" w:rsidP="00CB2B3B">
                          <w:pPr>
                            <w:pStyle w:val="NormalWeb"/>
                            <w:spacing w:before="0" w:beforeAutospacing="0" w:after="0" w:afterAutospacing="0" w:line="276" w:lineRule="auto"/>
                            <w:jc w:val="center"/>
                          </w:pPr>
                          <w:r>
                            <w:rPr>
                              <w:rFonts w:ascii="Microsoft Sans Serif" w:eastAsia="Calibri" w:hAnsi="Microsoft Sans Serif"/>
                              <w:b/>
                              <w:bCs/>
                              <w:sz w:val="20"/>
                              <w:szCs w:val="20"/>
                            </w:rPr>
                            <w:t xml:space="preserve">autorizacioni </w:t>
                          </w:r>
                          <w:proofErr w:type="spellStart"/>
                          <w:r>
                            <w:rPr>
                              <w:rFonts w:ascii="Microsoft Sans Serif" w:eastAsia="Calibri" w:hAnsi="Microsoft Sans Serif"/>
                              <w:b/>
                              <w:bCs/>
                              <w:sz w:val="20"/>
                              <w:szCs w:val="20"/>
                            </w:rPr>
                            <w:t>zahtjev</w:t>
                          </w:r>
                          <w:proofErr w:type="spellEnd"/>
                        </w:p>
                      </w:txbxContent>
                    </v:textbox>
                  </v:shape>
                  <v:shape id="Text Box 105" o:spid="_x0000_s1200" type="#_x0000_t202" style="position:absolute;left:10829;top:11625;width:18002;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" filled="f" stroked="f" strokeweight=".5pt">
                    <v:textbox inset=",,,0">
                      <w:txbxContent>
                        <w:p w14:paraId="1A3B7CF1" w14:textId="77777777" w:rsidR="009B0D46" w:rsidRDefault="009B0D46" w:rsidP="00CB2B3B">
                          <w:pPr>
                            <w:pStyle w:val="NormalWeb"/>
                            <w:spacing w:before="0" w:beforeAutospacing="0" w:after="0" w:afterAutospacing="0" w:line="276" w:lineRule="auto"/>
                            <w:jc w:val="center"/>
                          </w:pPr>
                          <w:r>
                            <w:rPr>
                              <w:rFonts w:ascii="Microsoft Sans Serif" w:eastAsia="Calibri" w:hAnsi="Microsoft Sans Serif"/>
                              <w:b/>
                              <w:bCs/>
                              <w:sz w:val="20"/>
                              <w:szCs w:val="20"/>
                            </w:rPr>
                            <w:t xml:space="preserve">HTTP POST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IdP</w:t>
                          </w:r>
                          <w:proofErr w:type="spellEnd"/>
                          <w:r>
                            <w:rPr>
                              <w:rFonts w:ascii="Microsoft Sans Serif" w:eastAsia="Calibri" w:hAnsi="Microsoft Sans Serif"/>
                              <w:b/>
                              <w:bCs/>
                              <w:sz w:val="20"/>
                              <w:szCs w:val="20"/>
                            </w:rPr>
                            <w:t xml:space="preserve"> </w:t>
                          </w:r>
                        </w:p>
                      </w:txbxContent>
                    </v:textbox>
                  </v:shape>
                  <v:shape id="Text Box 105" o:spid="_x0000_s1201" type="#_x0000_t202" style="position:absolute;left:50663;top:10885;width:8467;height:6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" filled="f" stroked="f" strokeweight=".5pt">
                    <v:textbox inset="0,,0">
                      <w:txbxContent>
                        <w:p w14:paraId="44912A60" w14:textId="77777777" w:rsidR="009B0D46" w:rsidRDefault="009B0D46" w:rsidP="00CB2B3B">
                          <w:pPr>
                            <w:pStyle w:val="NormalWeb"/>
                            <w:spacing w:before="0" w:beforeAutospacing="0" w:after="0" w:afterAutospacing="0" w:line="276" w:lineRule="auto"/>
                            <w:jc w:val="center"/>
                          </w:pPr>
                          <w:r>
                            <w:rPr>
                              <w:rFonts w:ascii="Microsoft Sans Serif" w:eastAsia="Calibri" w:hAnsi="Microsoft Sans Serif"/>
                              <w:b/>
                              <w:bCs/>
                              <w:sz w:val="20"/>
                              <w:szCs w:val="20"/>
                            </w:rPr>
                            <w:t xml:space="preserve">Autorizacioni </w:t>
                          </w:r>
                          <w:proofErr w:type="spellStart"/>
                          <w:r>
                            <w:rPr>
                              <w:rFonts w:ascii="Microsoft Sans Serif" w:eastAsia="Calibri" w:hAnsi="Microsoft Sans Serif"/>
                              <w:b/>
                              <w:bCs/>
                              <w:sz w:val="20"/>
                              <w:szCs w:val="20"/>
                            </w:rPr>
                            <w:t>zahtjev</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usvojen</w:t>
                          </w:r>
                          <w:proofErr w:type="spellEnd"/>
                        </w:p>
                      </w:txbxContent>
                    </v:textbox>
                  </v:shape>
                  <v:shape id="Text Box 105" o:spid="_x0000_s1202" type="#_x0000_t202" style="position:absolute;left:30760;top:13979;width:18002;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" filled="f" stroked="f" strokeweight=".5pt">
                    <v:textbox inset=",7.2pt,,0">
                      <w:txbxContent>
                        <w:p w14:paraId="5724C1D3" w14:textId="77777777" w:rsidR="009B0D46" w:rsidRDefault="009B0D46" w:rsidP="00CB2B3B">
                          <w:pPr>
                            <w:pStyle w:val="NormalWeb"/>
                            <w:spacing w:before="0" w:beforeAutospacing="0" w:after="0" w:afterAutospacing="0"/>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poslan</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stranicu</w:t>
                          </w:r>
                          <w:proofErr w:type="spellEnd"/>
                          <w:r>
                            <w:rPr>
                              <w:rFonts w:ascii="Microsoft Sans Serif" w:eastAsia="Calibri" w:hAnsi="Microsoft Sans Serif"/>
                              <w:b/>
                              <w:bCs/>
                              <w:sz w:val="20"/>
                              <w:szCs w:val="20"/>
                            </w:rPr>
                            <w:t xml:space="preserve"> za </w:t>
                          </w:r>
                          <w:proofErr w:type="spellStart"/>
                          <w:r>
                            <w:rPr>
                              <w:rFonts w:ascii="Microsoft Sans Serif" w:eastAsia="Calibri" w:hAnsi="Microsoft Sans Serif"/>
                              <w:b/>
                              <w:bCs/>
                              <w:sz w:val="20"/>
                              <w:szCs w:val="20"/>
                            </w:rPr>
                            <w:t>prijavu</w:t>
                          </w:r>
                          <w:proofErr w:type="spellEnd"/>
                          <w:r>
                            <w:rPr>
                              <w:rFonts w:ascii="Microsoft Sans Serif" w:eastAsia="Calibri" w:hAnsi="Microsoft Sans Serif"/>
                              <w:b/>
                              <w:bCs/>
                              <w:sz w:val="20"/>
                              <w:szCs w:val="20"/>
                            </w:rPr>
                            <w:t xml:space="preserve"> u </w:t>
                          </w:r>
                          <w:proofErr w:type="spellStart"/>
                          <w:r>
                            <w:rPr>
                              <w:rFonts w:ascii="Microsoft Sans Serif" w:eastAsia="Calibri" w:hAnsi="Microsoft Sans Serif"/>
                              <w:b/>
                              <w:bCs/>
                              <w:sz w:val="20"/>
                              <w:szCs w:val="20"/>
                            </w:rPr>
                            <w:t>okviru</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IdP</w:t>
                          </w:r>
                          <w:proofErr w:type="spellEnd"/>
                          <w:r>
                            <w:rPr>
                              <w:rFonts w:ascii="Microsoft Sans Serif" w:eastAsia="Calibri" w:hAnsi="Microsoft Sans Serif"/>
                              <w:b/>
                              <w:bCs/>
                              <w:sz w:val="20"/>
                              <w:szCs w:val="20"/>
                            </w:rPr>
                            <w:t>-a</w:t>
                          </w:r>
                        </w:p>
                      </w:txbxContent>
                    </v:textbox>
                  </v:shape>
                  <v:shape id="Text Box 105" o:spid="_x0000_s1203" type="#_x0000_t202" style="position:absolute;left:31331;top:18945;width:18003;height:2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" filled="f" stroked="f" strokeweight=".5pt">
                    <v:textbox inset=",,,0">
                      <w:txbxContent>
                        <w:p w14:paraId="21C050D4" w14:textId="77777777" w:rsidR="009B0D46" w:rsidRDefault="009B0D46" w:rsidP="00CB2B3B">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se </w:t>
                          </w:r>
                          <w:proofErr w:type="spellStart"/>
                          <w:r>
                            <w:rPr>
                              <w:rFonts w:ascii="Microsoft Sans Serif" w:eastAsia="Calibri" w:hAnsi="Microsoft Sans Serif"/>
                              <w:b/>
                              <w:bCs/>
                              <w:sz w:val="20"/>
                              <w:szCs w:val="20"/>
                            </w:rPr>
                            <w:t>prijavljuje</w:t>
                          </w:r>
                          <w:proofErr w:type="spellEnd"/>
                        </w:p>
                      </w:txbxContent>
                    </v:textbox>
                  </v:shape>
                  <v:shape id="Text Box 105" o:spid="_x0000_s1204" type="#_x0000_t202" style="position:absolute;left:51530;top:23040;width:7600;height:6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" filled="f" stroked="f" strokeweight=".5pt">
                    <v:textbox inset="0,,0">
                      <w:txbxContent>
                        <w:p w14:paraId="3F095CBD" w14:textId="77777777" w:rsidR="009B0D46" w:rsidRDefault="009B0D46" w:rsidP="00CB2B3B">
                          <w:pPr>
                            <w:pStyle w:val="NormalWeb"/>
                            <w:spacing w:before="0" w:beforeAutospacing="0" w:after="0" w:afterAutospacing="0" w:line="276" w:lineRule="auto"/>
                            <w:jc w:val="center"/>
                          </w:pPr>
                          <w:r>
                            <w:rPr>
                              <w:rFonts w:ascii="Microsoft Sans Serif" w:eastAsia="Calibri" w:hAnsi="Microsoft Sans Serif"/>
                              <w:b/>
                              <w:bCs/>
                              <w:sz w:val="20"/>
                              <w:szCs w:val="20"/>
                            </w:rPr>
                            <w:t xml:space="preserve">SAML token </w:t>
                          </w:r>
                          <w:proofErr w:type="spellStart"/>
                          <w:r>
                            <w:rPr>
                              <w:rFonts w:ascii="Microsoft Sans Serif" w:eastAsia="Calibri" w:hAnsi="Microsoft Sans Serif"/>
                              <w:b/>
                              <w:bCs/>
                              <w:sz w:val="20"/>
                              <w:szCs w:val="20"/>
                            </w:rPr>
                            <w:t>generisan</w:t>
                          </w:r>
                          <w:proofErr w:type="spellEnd"/>
                        </w:p>
                      </w:txbxContent>
                    </v:textbox>
                  </v:shape>
                  <v:shape id="Text Box 105" o:spid="_x0000_s1205" type="#_x0000_t202" style="position:absolute;left:9715;top:23326;width:1971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" filled="f" stroked="f" strokeweight=".5pt">
                    <v:textbox inset=",,,0">
                      <w:txbxContent>
                        <w:p w14:paraId="213E3409" w14:textId="77777777" w:rsidR="009B0D46" w:rsidRDefault="009B0D46" w:rsidP="00CB2B3B">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Preusmjeravanje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SP</w:t>
                          </w:r>
                        </w:p>
                      </w:txbxContent>
                    </v:textbox>
                  </v:shape>
                  <v:shape id="Text Box 105" o:spid="_x0000_s1206" type="#_x0000_t202" style="position:absolute;left:9715;top:28003;width:20374;height:2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" filled="f" stroked="f" strokeweight=".5pt">
                    <v:textbox inset=",,,0">
                      <w:txbxContent>
                        <w:p w14:paraId="5A713C96" w14:textId="77777777" w:rsidR="009B0D46" w:rsidRDefault="009B0D46" w:rsidP="00CB2B3B">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prijavljen</w:t>
                          </w:r>
                          <w:proofErr w:type="spellEnd"/>
                          <w:r>
                            <w:rPr>
                              <w:rFonts w:ascii="Microsoft Sans Serif" w:eastAsia="Calibri" w:hAnsi="Microsoft Sans Serif"/>
                              <w:b/>
                              <w:bCs/>
                              <w:sz w:val="20"/>
                              <w:szCs w:val="20"/>
                            </w:rPr>
                            <w:t xml:space="preserve"> u </w:t>
                          </w:r>
                          <w:proofErr w:type="spellStart"/>
                          <w:r>
                            <w:rPr>
                              <w:rFonts w:ascii="Microsoft Sans Serif" w:eastAsia="Calibri" w:hAnsi="Microsoft Sans Serif"/>
                              <w:b/>
                              <w:bCs/>
                              <w:sz w:val="20"/>
                              <w:szCs w:val="20"/>
                            </w:rPr>
                            <w:t>okviru</w:t>
                          </w:r>
                          <w:proofErr w:type="spellEnd"/>
                          <w:r>
                            <w:rPr>
                              <w:rFonts w:ascii="Microsoft Sans Serif" w:eastAsia="Calibri" w:hAnsi="Microsoft Sans Serif"/>
                              <w:b/>
                              <w:bCs/>
                              <w:sz w:val="20"/>
                              <w:szCs w:val="20"/>
                            </w:rPr>
                            <w:t xml:space="preserve"> SP-a</w:t>
                          </w:r>
                        </w:p>
                      </w:txbxContent>
                    </v:textbox>
                  </v:shape>
                  <w10:anchorlock/>
                </v:group>
              </w:pict>
            </mc:Fallback>
          </mc:AlternateContent>
        </w:r>
      </w:ins>
    </w:p>
    <w:p w14:paraId="63414BD3" w14:textId="654A62BD" w:rsidR="00CB2B3B" w:rsidRDefault="00CB2B3B">
      <w:pPr>
        <w:pStyle w:val="Caption"/>
        <w:jc w:val="center"/>
        <w:rPr>
          <w:ins w:id="1903" w:author="Rajo" w:date="2018-05-31T16:27:00Z"/>
          <w:lang w:val="bs-Latn-BA"/>
        </w:rPr>
        <w:pPrChange w:id="1904" w:author="Rajo" w:date="2018-05-31T16:31:00Z">
          <w:pPr>
            <w:spacing w:line="240" w:lineRule="auto"/>
            <w:jc w:val="both"/>
          </w:pPr>
        </w:pPrChange>
      </w:pPr>
      <w:ins w:id="1905" w:author="Rajo" w:date="2018-05-31T16:27:00Z">
        <w:r>
          <w:rPr>
            <w:lang w:val="bs-Latn-BA"/>
          </w:rPr>
          <w:t xml:space="preserve">Slika  </w:t>
        </w:r>
      </w:ins>
      <w:ins w:id="1906" w:author="Rajo" w:date="2018-05-31T17:30:00Z">
        <w:r w:rsidR="002105F4">
          <w:rPr>
            <w:lang w:val="bs-Latn-BA"/>
          </w:rPr>
          <w:fldChar w:fldCharType="begin"/>
        </w:r>
        <w:r w:rsidR="002105F4">
          <w:rPr>
            <w:lang w:val="bs-Latn-BA"/>
          </w:rPr>
          <w:instrText xml:space="preserve"> STYLEREF 1 \s </w:instrText>
        </w:r>
      </w:ins>
      <w:r w:rsidR="002105F4">
        <w:rPr>
          <w:lang w:val="bs-Latn-BA"/>
        </w:rPr>
        <w:fldChar w:fldCharType="separate"/>
      </w:r>
      <w:r w:rsidR="002105F4">
        <w:rPr>
          <w:noProof/>
          <w:lang w:val="bs-Latn-BA"/>
        </w:rPr>
        <w:t>6</w:t>
      </w:r>
      <w:ins w:id="1907" w:author="Rajo" w:date="2018-05-31T17:30:00Z">
        <w:r w:rsidR="002105F4">
          <w:rPr>
            <w:lang w:val="bs-Latn-BA"/>
          </w:rPr>
          <w:fldChar w:fldCharType="end"/>
        </w:r>
        <w:r w:rsidR="002105F4">
          <w:rPr>
            <w:lang w:val="bs-Latn-BA"/>
          </w:rPr>
          <w:t>.</w:t>
        </w:r>
        <w:r w:rsidR="002105F4">
          <w:rPr>
            <w:lang w:val="bs-Latn-BA"/>
          </w:rPr>
          <w:fldChar w:fldCharType="begin"/>
        </w:r>
        <w:r w:rsidR="002105F4">
          <w:rPr>
            <w:lang w:val="bs-Latn-BA"/>
          </w:rPr>
          <w:instrText xml:space="preserve"> SEQ Slika \* ARABIC \s 1 </w:instrText>
        </w:r>
      </w:ins>
      <w:r w:rsidR="002105F4">
        <w:rPr>
          <w:lang w:val="bs-Latn-BA"/>
        </w:rPr>
        <w:fldChar w:fldCharType="separate"/>
      </w:r>
      <w:ins w:id="1908" w:author="Rajo" w:date="2018-05-31T17:30:00Z">
        <w:r w:rsidR="002105F4">
          <w:rPr>
            <w:noProof/>
            <w:lang w:val="bs-Latn-BA"/>
          </w:rPr>
          <w:t>1</w:t>
        </w:r>
        <w:r w:rsidR="002105F4">
          <w:rPr>
            <w:lang w:val="bs-Latn-BA"/>
          </w:rPr>
          <w:fldChar w:fldCharType="end"/>
        </w:r>
      </w:ins>
      <w:ins w:id="1909" w:author="Rajo" w:date="2018-05-31T16:27:00Z">
        <w:r>
          <w:rPr>
            <w:lang w:val="bs-Latn-BA"/>
          </w:rPr>
          <w:t xml:space="preserve"> - Najčešći scenario upotrebe SAML-a</w:t>
        </w:r>
      </w:ins>
    </w:p>
    <w:p w14:paraId="5B06D982" w14:textId="2FD7E363" w:rsidR="00CB2B3B" w:rsidRDefault="00CB2B3B" w:rsidP="00233832">
      <w:pPr>
        <w:spacing w:line="240" w:lineRule="auto"/>
        <w:ind w:firstLine="360"/>
        <w:jc w:val="both"/>
        <w:rPr>
          <w:ins w:id="1910" w:author="Rajo" w:date="2018-05-31T16:27:00Z"/>
          <w:lang w:val="bs-Latn-BA"/>
        </w:rPr>
      </w:pPr>
      <w:ins w:id="1911" w:author="Rajo" w:date="2018-05-31T16:27:00Z">
        <w:r>
          <w:rPr>
            <w:lang w:val="bs-Latn-BA"/>
          </w:rPr>
          <w:t>Primjer jednog slučaja upotrebe, koji opisuje gornji dijagram:</w:t>
        </w:r>
      </w:ins>
      <w:ins w:id="1912" w:author="Rajo" w:date="2018-06-17T17:07:00Z">
        <w:r w:rsidR="006E4A03">
          <w:rPr>
            <w:lang w:val="bs-Latn-BA"/>
          </w:rPr>
          <w:t xml:space="preserve"> </w:t>
        </w:r>
        <w:r w:rsidR="006E4A03">
          <w:rPr>
            <w:vertAlign w:val="superscript"/>
            <w:lang w:val="bs-Latn-BA"/>
          </w:rPr>
          <w:t>[20]</w:t>
        </w:r>
      </w:ins>
    </w:p>
    <w:p w14:paraId="30D333BC" w14:textId="77777777" w:rsidR="00CB2B3B" w:rsidRDefault="00CB2B3B" w:rsidP="00CB2B3B">
      <w:pPr>
        <w:pStyle w:val="ListParagraph1"/>
        <w:numPr>
          <w:ilvl w:val="0"/>
          <w:numId w:val="33"/>
        </w:numPr>
        <w:spacing w:line="240" w:lineRule="auto"/>
        <w:jc w:val="both"/>
        <w:rPr>
          <w:ins w:id="1913" w:author="Rajo" w:date="2018-05-31T16:27:00Z"/>
          <w:lang w:val="bs-Latn-BA"/>
        </w:rPr>
      </w:pPr>
      <w:ins w:id="1914" w:author="Rajo" w:date="2018-05-31T16:27:00Z">
        <w:r>
          <w:rPr>
            <w:lang w:val="bs-Latn-BA"/>
          </w:rPr>
          <w:t xml:space="preserve">A – korisnik otvara </w:t>
        </w:r>
        <w:r>
          <w:rPr>
            <w:i/>
            <w:lang w:val="bs-Latn-BA"/>
          </w:rPr>
          <w:t>web</w:t>
        </w:r>
        <w:r>
          <w:rPr>
            <w:lang w:val="bs-Latn-BA"/>
          </w:rPr>
          <w:t xml:space="preserve"> preglednik i posjećuje davaoca usluge (SP) na kome se nalaze njegovi dokumenti, međutim SP ne može sam vršiti autentikaciju korisnika.</w:t>
        </w:r>
      </w:ins>
    </w:p>
    <w:p w14:paraId="31746F2A" w14:textId="77777777" w:rsidR="00CB2B3B" w:rsidRDefault="00CB2B3B" w:rsidP="00CB2B3B">
      <w:pPr>
        <w:pStyle w:val="ListParagraph1"/>
        <w:numPr>
          <w:ilvl w:val="0"/>
          <w:numId w:val="33"/>
        </w:numPr>
        <w:spacing w:line="240" w:lineRule="auto"/>
        <w:jc w:val="both"/>
        <w:rPr>
          <w:ins w:id="1915" w:author="Rajo" w:date="2018-05-31T16:27:00Z"/>
          <w:lang w:val="bs-Latn-BA"/>
        </w:rPr>
      </w:pPr>
      <w:ins w:id="1916" w:author="Rajo" w:date="2018-05-31T16:27:00Z">
        <w:r>
          <w:rPr>
            <w:lang w:val="bs-Latn-BA"/>
          </w:rPr>
          <w:t xml:space="preserve">B – kako bi autentikovao korisnika, SP pravi SAML autentikacioni zahtjev (SAML </w:t>
        </w:r>
        <w:proofErr w:type="spellStart"/>
        <w:r>
          <w:rPr>
            <w:lang w:val="bs-Latn-BA"/>
          </w:rPr>
          <w:t>AuthnRequest</w:t>
        </w:r>
        <w:proofErr w:type="spellEnd"/>
        <w:r>
          <w:rPr>
            <w:lang w:val="bs-Latn-BA"/>
          </w:rPr>
          <w:t xml:space="preserve">), potpisuje ga, eventualno šifruje, a zatim kodira (šifrovati znači sakriti sadržaj, dok kodirati znači obezbijediti njegovu upotrebljivost s ciljem izbjegavanja gubitka informacija ili grešaka u prenosu). Nakon toga, preusmjerava </w:t>
        </w:r>
        <w:r>
          <w:rPr>
            <w:i/>
            <w:lang w:val="bs-Latn-BA"/>
          </w:rPr>
          <w:t>web</w:t>
        </w:r>
        <w:r>
          <w:rPr>
            <w:lang w:val="bs-Latn-BA"/>
          </w:rPr>
          <w:t xml:space="preserve"> preglednik korisnika zajedno sa SAML zahtjevom na davalac identiteta (</w:t>
        </w:r>
        <w:proofErr w:type="spellStart"/>
        <w:r>
          <w:rPr>
            <w:lang w:val="bs-Latn-BA"/>
          </w:rPr>
          <w:t>IdP</w:t>
        </w:r>
        <w:proofErr w:type="spellEnd"/>
        <w:r>
          <w:rPr>
            <w:lang w:val="bs-Latn-BA"/>
          </w:rPr>
          <w:t xml:space="preserve">), s ciljem autentikacije korisnika. </w:t>
        </w:r>
        <w:proofErr w:type="spellStart"/>
        <w:r>
          <w:rPr>
            <w:lang w:val="bs-Latn-BA"/>
          </w:rPr>
          <w:t>IdP</w:t>
        </w:r>
        <w:proofErr w:type="spellEnd"/>
        <w:r>
          <w:rPr>
            <w:lang w:val="bs-Latn-BA"/>
          </w:rPr>
          <w:t xml:space="preserve"> prima zahtjev, dekodira ga, ukoliko je potrebno dešifruje, te provjerava potpis.</w:t>
        </w:r>
      </w:ins>
    </w:p>
    <w:p w14:paraId="5AD97D1E" w14:textId="77777777" w:rsidR="00CB2B3B" w:rsidRDefault="00CB2B3B" w:rsidP="00CB2B3B">
      <w:pPr>
        <w:pStyle w:val="ListParagraph1"/>
        <w:numPr>
          <w:ilvl w:val="0"/>
          <w:numId w:val="33"/>
        </w:numPr>
        <w:spacing w:line="240" w:lineRule="auto"/>
        <w:jc w:val="both"/>
        <w:rPr>
          <w:ins w:id="1917" w:author="Rajo" w:date="2018-05-31T16:27:00Z"/>
          <w:lang w:val="bs-Latn-BA"/>
        </w:rPr>
      </w:pPr>
      <w:ins w:id="1918" w:author="Rajo" w:date="2018-05-31T16:27:00Z">
        <w:r>
          <w:rPr>
            <w:lang w:val="bs-Latn-BA"/>
          </w:rPr>
          <w:t xml:space="preserve">C – Ukoliko je autentikacioni zahtjev ispravan, </w:t>
        </w:r>
        <w:proofErr w:type="spellStart"/>
        <w:r>
          <w:rPr>
            <w:lang w:val="bs-Latn-BA"/>
          </w:rPr>
          <w:t>IdP</w:t>
        </w:r>
        <w:proofErr w:type="spellEnd"/>
        <w:r>
          <w:rPr>
            <w:lang w:val="bs-Latn-BA"/>
          </w:rPr>
          <w:t xml:space="preserve"> će korisniku prikazati stranicu za prijavu na kojoj može unijeti svoje korisničko ime i lozinku.</w:t>
        </w:r>
      </w:ins>
    </w:p>
    <w:p w14:paraId="64A1C016" w14:textId="77777777" w:rsidR="00CB2B3B" w:rsidRDefault="00CB2B3B" w:rsidP="00CB2B3B">
      <w:pPr>
        <w:pStyle w:val="ListParagraph1"/>
        <w:numPr>
          <w:ilvl w:val="0"/>
          <w:numId w:val="33"/>
        </w:numPr>
        <w:spacing w:line="240" w:lineRule="auto"/>
        <w:jc w:val="both"/>
        <w:rPr>
          <w:ins w:id="1919" w:author="Rajo" w:date="2018-05-31T16:27:00Z"/>
          <w:lang w:val="bs-Latn-BA"/>
        </w:rPr>
      </w:pPr>
      <w:ins w:id="1920" w:author="Rajo" w:date="2018-05-31T16:27:00Z">
        <w:r>
          <w:rPr>
            <w:lang w:val="bs-Latn-BA"/>
          </w:rPr>
          <w:lastRenderedPageBreak/>
          <w:t xml:space="preserve">D – Nakon što se korisnik uspješno prijavio, </w:t>
        </w:r>
        <w:proofErr w:type="spellStart"/>
        <w:r>
          <w:rPr>
            <w:lang w:val="bs-Latn-BA"/>
          </w:rPr>
          <w:t>IdP</w:t>
        </w:r>
        <w:proofErr w:type="spellEnd"/>
        <w:r>
          <w:rPr>
            <w:lang w:val="bs-Latn-BA"/>
          </w:rPr>
          <w:t xml:space="preserve"> generiše SAML token koji sadrži informacije o identitetu korisnika (kao što su korisničko ime, email adresa itd.) i zajedno sa tokenom preusmjerava korisnika nazad na SP.</w:t>
        </w:r>
      </w:ins>
    </w:p>
    <w:p w14:paraId="2C53042E" w14:textId="77777777" w:rsidR="00CB2B3B" w:rsidRPr="00E112A9" w:rsidRDefault="00CB2B3B" w:rsidP="00CB2B3B">
      <w:pPr>
        <w:pStyle w:val="ListParagraph1"/>
        <w:numPr>
          <w:ilvl w:val="0"/>
          <w:numId w:val="33"/>
        </w:numPr>
        <w:spacing w:line="240" w:lineRule="auto"/>
        <w:jc w:val="both"/>
        <w:rPr>
          <w:ins w:id="1921" w:author="Rajo" w:date="2018-05-31T16:27:00Z"/>
          <w:lang w:val="bs-Latn-BA"/>
        </w:rPr>
      </w:pPr>
      <w:ins w:id="1922" w:author="Rajo" w:date="2018-05-31T16:27:00Z">
        <w:r>
          <w:rPr>
            <w:lang w:val="bs-Latn-BA"/>
          </w:rPr>
          <w:t>E – SP provjerava SAML token, ukoliko je potrebno dešifruje ga i izdvaja informacije o identitetu korisnika – ko je taj korisnik i koje dozvole posjeduje. SP zatim korisnika prijavljuje u sistem, najčešće upotrebom kolačića ili kreiranjem nove sesije.</w:t>
        </w:r>
      </w:ins>
    </w:p>
    <w:p w14:paraId="07D419AD" w14:textId="5406F4FD" w:rsidR="00CB2B3B" w:rsidRDefault="00CB2B3B" w:rsidP="00233832">
      <w:pPr>
        <w:spacing w:line="240" w:lineRule="auto"/>
        <w:ind w:firstLine="360"/>
        <w:jc w:val="both"/>
        <w:rPr>
          <w:ins w:id="1923" w:author="Rajo" w:date="2018-05-31T16:27:00Z"/>
          <w:lang w:val="bs-Latn-BA"/>
        </w:rPr>
      </w:pPr>
      <w:ins w:id="1924" w:author="Rajo" w:date="2018-05-31T16:27:00Z">
        <w:r>
          <w:rPr>
            <w:lang w:val="bs-Latn-BA"/>
          </w:rPr>
          <w:t xml:space="preserve">Na kraju jednog ovakvog procesa, korisnik može koristiti SP kao prijavljeni korisnik. Pristupni podaci korisnika se nikada ne prosljeđuju kroz SP nego samo kroz </w:t>
        </w:r>
        <w:proofErr w:type="spellStart"/>
        <w:r>
          <w:rPr>
            <w:lang w:val="bs-Latn-BA"/>
          </w:rPr>
          <w:t>IdP</w:t>
        </w:r>
        <w:proofErr w:type="spellEnd"/>
        <w:r>
          <w:rPr>
            <w:lang w:val="bs-Latn-BA"/>
          </w:rPr>
          <w:t>.</w:t>
        </w:r>
      </w:ins>
    </w:p>
    <w:p w14:paraId="6EE9C7D4" w14:textId="77777777" w:rsidR="00CB2B3B" w:rsidRDefault="00CB2B3B" w:rsidP="00CB2B3B">
      <w:pPr>
        <w:spacing w:line="240" w:lineRule="auto"/>
        <w:ind w:firstLine="360"/>
        <w:jc w:val="both"/>
        <w:rPr>
          <w:ins w:id="1925" w:author="Rajo" w:date="2018-05-31T16:27:00Z"/>
          <w:lang w:val="bs-Latn-BA"/>
        </w:rPr>
      </w:pPr>
    </w:p>
    <w:p w14:paraId="440F5D1C" w14:textId="586E48CD" w:rsidR="00CB2B3B" w:rsidRPr="00233832" w:rsidRDefault="00CB2B3B">
      <w:pPr>
        <w:pStyle w:val="Heading3"/>
        <w:spacing w:line="240" w:lineRule="auto"/>
        <w:jc w:val="both"/>
        <w:rPr>
          <w:ins w:id="1926" w:author="Rajo" w:date="2018-05-31T16:27:00Z"/>
          <w:lang w:val="bs-Latn-BA"/>
        </w:rPr>
        <w:pPrChange w:id="1927" w:author="Rajo" w:date="2018-06-17T14:37:00Z">
          <w:pPr>
            <w:spacing w:line="240" w:lineRule="auto"/>
          </w:pPr>
        </w:pPrChange>
      </w:pPr>
      <w:ins w:id="1928" w:author="Rajo" w:date="2018-05-31T16:27:00Z">
        <w:r>
          <w:rPr>
            <w:lang w:val="bs-Latn-BA"/>
          </w:rPr>
          <w:t>SAML ograničenja</w:t>
        </w:r>
      </w:ins>
    </w:p>
    <w:p w14:paraId="1C73E02D" w14:textId="7E179F05" w:rsidR="00CB2B3B" w:rsidRDefault="00CB2B3B" w:rsidP="00233832">
      <w:pPr>
        <w:spacing w:line="240" w:lineRule="auto"/>
        <w:ind w:firstLine="576"/>
        <w:jc w:val="both"/>
        <w:rPr>
          <w:ins w:id="1929" w:author="Rajo" w:date="2018-05-31T16:27:00Z"/>
          <w:lang w:val="bs-Latn-BA"/>
        </w:rPr>
      </w:pPr>
      <w:ins w:id="1930" w:author="Rajo" w:date="2018-05-31T16:27:00Z">
        <w:r>
          <w:rPr>
            <w:lang w:val="bs-Latn-BA"/>
          </w:rPr>
          <w:t xml:space="preserve">SAML podržava koncept uvezivanja. To je u suštini sredstvo kojim se vrši „preusmjeravanje“ korisnika između SP-a i </w:t>
        </w:r>
        <w:proofErr w:type="spellStart"/>
        <w:r>
          <w:rPr>
            <w:lang w:val="bs-Latn-BA"/>
          </w:rPr>
          <w:t>IdP</w:t>
        </w:r>
        <w:proofErr w:type="spellEnd"/>
        <w:r>
          <w:rPr>
            <w:lang w:val="bs-Latn-BA"/>
          </w:rPr>
          <w:t xml:space="preserve">-a u cilju razmjene SAML autentikacionih poruka, kako bi se izvršila njegova autentikacija. Npr. u koraku </w:t>
        </w:r>
        <w:r>
          <w:rPr>
            <w:b/>
            <w:lang w:val="bs-Latn-BA"/>
          </w:rPr>
          <w:t>D</w:t>
        </w:r>
        <w:r>
          <w:rPr>
            <w:lang w:val="bs-Latn-BA"/>
          </w:rPr>
          <w:t xml:space="preserve">, </w:t>
        </w:r>
        <w:proofErr w:type="spellStart"/>
        <w:r>
          <w:rPr>
            <w:lang w:val="bs-Latn-BA"/>
          </w:rPr>
          <w:t>IdP</w:t>
        </w:r>
        <w:proofErr w:type="spellEnd"/>
        <w:r>
          <w:rPr>
            <w:lang w:val="bs-Latn-BA"/>
          </w:rPr>
          <w:t xml:space="preserve"> „preusmjerava“ korisnika nazad na SP kako bi mu (posredstvom korisnika) poslao SAML token kao odgovor na autentikacioni zahtijev. Dva bitna tipa uvezivanja su HTTP preusmjeravanje (</w:t>
        </w:r>
        <w:r>
          <w:rPr>
            <w:i/>
            <w:lang w:val="bs-Latn-BA"/>
          </w:rPr>
          <w:t xml:space="preserve">HTTP </w:t>
        </w:r>
        <w:proofErr w:type="spellStart"/>
        <w:r>
          <w:rPr>
            <w:i/>
            <w:lang w:val="bs-Latn-BA"/>
          </w:rPr>
          <w:t>Redirect</w:t>
        </w:r>
      </w:ins>
      <w:proofErr w:type="spellEnd"/>
      <w:ins w:id="1931" w:author="Rajo" w:date="2018-05-31T20:00:00Z">
        <w:r w:rsidR="00B91C9E">
          <w:rPr>
            <w:i/>
            <w:lang w:val="bs-Latn-BA"/>
          </w:rPr>
          <w:t xml:space="preserve"> (GET)</w:t>
        </w:r>
      </w:ins>
      <w:ins w:id="1932" w:author="Rajo" w:date="2018-05-31T16:27:00Z">
        <w:r>
          <w:rPr>
            <w:lang w:val="bs-Latn-BA"/>
          </w:rPr>
          <w:t xml:space="preserve">) i HTTP POST, uvedena u SAML 2.0 specifikaciji. </w:t>
        </w:r>
      </w:ins>
    </w:p>
    <w:p w14:paraId="246BF27E" w14:textId="2978A5CE" w:rsidR="00CB2B3B" w:rsidRDefault="00CB2B3B">
      <w:pPr>
        <w:spacing w:line="240" w:lineRule="auto"/>
        <w:ind w:firstLine="360"/>
        <w:jc w:val="both"/>
        <w:rPr>
          <w:ins w:id="1933" w:author="Rajo" w:date="2018-05-31T16:27:00Z"/>
          <w:lang w:val="bs-Latn-BA"/>
        </w:rPr>
        <w:pPrChange w:id="1934" w:author="Rajo" w:date="2018-06-17T14:47:00Z">
          <w:pPr>
            <w:spacing w:line="240" w:lineRule="auto"/>
            <w:ind w:firstLine="720"/>
            <w:jc w:val="both"/>
          </w:pPr>
        </w:pPrChange>
      </w:pPr>
      <w:ins w:id="1935" w:author="Rajo" w:date="2018-05-31T16:27:00Z">
        <w:r w:rsidRPr="00B91C9E">
          <w:rPr>
            <w:i/>
            <w:lang w:val="bs-Latn-BA"/>
          </w:rPr>
          <w:t xml:space="preserve">HTTP </w:t>
        </w:r>
        <w:proofErr w:type="spellStart"/>
        <w:r w:rsidRPr="00B91C9E">
          <w:rPr>
            <w:i/>
            <w:lang w:val="bs-Latn-BA"/>
          </w:rPr>
          <w:t>Redirect</w:t>
        </w:r>
        <w:proofErr w:type="spellEnd"/>
        <w:r w:rsidRPr="00B91C9E">
          <w:rPr>
            <w:i/>
            <w:lang w:val="bs-Latn-BA"/>
            <w:rPrChange w:id="1936" w:author="Rajo" w:date="2018-05-31T19:59:00Z">
              <w:rPr>
                <w:lang w:val="bs-Latn-BA"/>
              </w:rPr>
            </w:rPrChange>
          </w:rPr>
          <w:t xml:space="preserve"> </w:t>
        </w:r>
      </w:ins>
      <w:ins w:id="1937" w:author="Rajo" w:date="2018-05-31T19:59:00Z">
        <w:r w:rsidR="00B91C9E" w:rsidRPr="00B91C9E">
          <w:rPr>
            <w:i/>
            <w:lang w:val="bs-Latn-BA"/>
            <w:rPrChange w:id="1938" w:author="Rajo" w:date="2018-05-31T19:59:00Z">
              <w:rPr>
                <w:lang w:val="bs-Latn-BA"/>
              </w:rPr>
            </w:rPrChange>
          </w:rPr>
          <w:t>(GET)</w:t>
        </w:r>
        <w:r w:rsidR="00B91C9E">
          <w:rPr>
            <w:lang w:val="bs-Latn-BA"/>
          </w:rPr>
          <w:t xml:space="preserve"> </w:t>
        </w:r>
      </w:ins>
      <w:ins w:id="1939" w:author="Rajo" w:date="2018-05-31T20:00:00Z">
        <w:r w:rsidR="00B91C9E">
          <w:rPr>
            <w:lang w:val="bs-Latn-BA"/>
          </w:rPr>
          <w:t xml:space="preserve">uvezivanje </w:t>
        </w:r>
        <w:r w:rsidR="001E042A">
          <w:rPr>
            <w:lang w:val="bs-Latn-BA"/>
          </w:rPr>
          <w:t>predstavlja</w:t>
        </w:r>
        <w:r w:rsidR="00B91C9E">
          <w:rPr>
            <w:lang w:val="bs-Latn-BA"/>
          </w:rPr>
          <w:t xml:space="preserve"> korištenje</w:t>
        </w:r>
      </w:ins>
      <w:ins w:id="1940" w:author="Rajo" w:date="2018-05-31T16:27:00Z">
        <w:r>
          <w:rPr>
            <w:lang w:val="bs-Latn-BA"/>
          </w:rPr>
          <w:t xml:space="preserve"> HTTP preusmjeravanje kako bi se korisnik poslao nazad na SP. To uvezivanje je pogodno za kratke SAML poruke, ali se ne preporučuje njegova upotreba ukoliko su poruke duge, kao što je slučaj sa SAML tvrdnjama. Razlog tome je što većina </w:t>
        </w:r>
        <w:r>
          <w:rPr>
            <w:i/>
            <w:lang w:val="bs-Latn-BA"/>
          </w:rPr>
          <w:t>web</w:t>
        </w:r>
        <w:r>
          <w:rPr>
            <w:lang w:val="bs-Latn-BA"/>
          </w:rPr>
          <w:t xml:space="preserve"> preglednika ima ograničenje od 2kB do 8kB za veličinu </w:t>
        </w:r>
        <w:r>
          <w:rPr>
            <w:i/>
            <w:lang w:val="bs-Latn-BA"/>
          </w:rPr>
          <w:t xml:space="preserve">HTTP </w:t>
        </w:r>
        <w:proofErr w:type="spellStart"/>
        <w:r>
          <w:rPr>
            <w:i/>
            <w:lang w:val="bs-Latn-BA"/>
          </w:rPr>
          <w:t>Redirect</w:t>
        </w:r>
        <w:proofErr w:type="spellEnd"/>
        <w:r>
          <w:rPr>
            <w:lang w:val="bs-Latn-BA"/>
          </w:rPr>
          <w:t xml:space="preserve"> odgovora.</w:t>
        </w:r>
      </w:ins>
    </w:p>
    <w:p w14:paraId="5C42A4F0" w14:textId="77777777" w:rsidR="00CB2B3B" w:rsidRDefault="00CB2B3B">
      <w:pPr>
        <w:spacing w:line="240" w:lineRule="auto"/>
        <w:ind w:firstLine="360"/>
        <w:jc w:val="both"/>
        <w:rPr>
          <w:ins w:id="1941" w:author="Rajo" w:date="2018-05-31T16:27:00Z"/>
          <w:lang w:val="bs-Latn-BA"/>
        </w:rPr>
        <w:pPrChange w:id="1942" w:author="Rajo" w:date="2018-06-17T14:47:00Z">
          <w:pPr>
            <w:spacing w:line="240" w:lineRule="auto"/>
            <w:ind w:firstLine="720"/>
            <w:jc w:val="both"/>
          </w:pPr>
        </w:pPrChange>
      </w:pPr>
      <w:ins w:id="1943" w:author="Rajo" w:date="2018-05-31T16:27:00Z">
        <w:r>
          <w:rPr>
            <w:lang w:val="bs-Latn-BA"/>
          </w:rPr>
          <w:t xml:space="preserve">Preporučeni način uvezivanja - HTTP POST, </w:t>
        </w:r>
        <w:commentRangeStart w:id="1944"/>
        <w:commentRangeStart w:id="1945"/>
        <w:r>
          <w:rPr>
            <w:lang w:val="bs-Latn-BA"/>
          </w:rPr>
          <w:t>takođe ime svoje nedostatke</w:t>
        </w:r>
        <w:commentRangeEnd w:id="1944"/>
        <w:r>
          <w:commentReference w:id="1944"/>
        </w:r>
      </w:ins>
      <w:commentRangeEnd w:id="1945"/>
      <w:ins w:id="1946" w:author="Rajo" w:date="2018-06-17T16:56:00Z">
        <w:r w:rsidR="00310776">
          <w:rPr>
            <w:rStyle w:val="CommentReference"/>
          </w:rPr>
          <w:commentReference w:id="1945"/>
        </w:r>
      </w:ins>
      <w:ins w:id="1947" w:author="Rajo" w:date="2018-05-31T16:27:00Z">
        <w:r>
          <w:rPr>
            <w:lang w:val="bs-Latn-BA"/>
          </w:rPr>
          <w:t xml:space="preserve">. Npr. SAML specifikacija preporučuje da se u koraku </w:t>
        </w:r>
        <w:r>
          <w:rPr>
            <w:b/>
            <w:lang w:val="bs-Latn-BA"/>
          </w:rPr>
          <w:t>D</w:t>
        </w:r>
        <w:r>
          <w:rPr>
            <w:lang w:val="bs-Latn-BA"/>
          </w:rPr>
          <w:t xml:space="preserve"> u kom se vrši slanje informacija o korisniku (u obliku SAML tokena) od strane </w:t>
        </w:r>
        <w:proofErr w:type="spellStart"/>
        <w:r>
          <w:rPr>
            <w:lang w:val="bs-Latn-BA"/>
          </w:rPr>
          <w:t>IdP</w:t>
        </w:r>
        <w:proofErr w:type="spellEnd"/>
        <w:r>
          <w:rPr>
            <w:lang w:val="bs-Latn-BA"/>
          </w:rPr>
          <w:t>-a ka SP-u (posredstvom korisnika), korist upravo HTTP POST uvezivanje.</w:t>
        </w:r>
        <w:r>
          <w:rPr>
            <w:b/>
            <w:lang w:val="bs-Latn-BA"/>
          </w:rPr>
          <w:t xml:space="preserve"> </w:t>
        </w:r>
        <w:r w:rsidRPr="00E112A9">
          <w:rPr>
            <w:lang w:val="bs-Latn-BA"/>
          </w:rPr>
          <w:t>To</w:t>
        </w:r>
        <w:r>
          <w:rPr>
            <w:lang w:val="bs-Latn-BA"/>
          </w:rPr>
          <w:t xml:space="preserve"> podrazumijeva da </w:t>
        </w:r>
        <w:proofErr w:type="spellStart"/>
        <w:r>
          <w:rPr>
            <w:lang w:val="bs-Latn-BA"/>
          </w:rPr>
          <w:t>IdP</w:t>
        </w:r>
        <w:proofErr w:type="spellEnd"/>
        <w:r w:rsidRPr="00E112A9">
          <w:rPr>
            <w:lang w:val="bs-Latn-BA"/>
          </w:rPr>
          <w:t xml:space="preserve"> </w:t>
        </w:r>
        <w:r>
          <w:rPr>
            <w:lang w:val="bs-Latn-BA"/>
          </w:rPr>
          <w:t xml:space="preserve">korisniku usluži HTML stranicu sa formom koja sadrži SAML token, ima akciju koja upućuje nazad na SP (na pristupnu tačku za obradu SAML odgovora), te koja kao metodu za slanje koristi „POST“. Forma može sadržati dugmić na koji korisnik treba kliknuti kako bi je poslao, ili se može koristiti </w:t>
        </w:r>
        <w:proofErr w:type="spellStart"/>
        <w:r>
          <w:rPr>
            <w:lang w:val="bs-Latn-BA"/>
          </w:rPr>
          <w:t>JavaScript</w:t>
        </w:r>
        <w:proofErr w:type="spellEnd"/>
        <w:r>
          <w:rPr>
            <w:lang w:val="bs-Latn-BA"/>
          </w:rPr>
          <w:t xml:space="preserve"> funkcija za automatizovano slanje, što će u oba slučaja rezultovati slanjem HTTP POST zahtjeva od strane korisnika, na lokaciju definisanu kao akcija forme. Međutim, to predstavlja problem u slučaju kada klijent nije </w:t>
        </w:r>
        <w:r>
          <w:rPr>
            <w:i/>
            <w:lang w:val="bs-Latn-BA"/>
          </w:rPr>
          <w:t>web</w:t>
        </w:r>
        <w:r>
          <w:rPr>
            <w:lang w:val="bs-Latn-BA"/>
          </w:rPr>
          <w:t>-bazirana aplikacija već nativna aplikacija (npr. mobilna aplikacija), iz razloga što ona kao takva ne može pristupiti sadržaju tijela HTTP POST zahtijeva, odnosno ne može iz njega izvući SAML token neophodan za autentikaciju. Recimo da je korisnik instalirao odgovarajuću aplikaciju za iPhone koja za prijavu koristi SSO upotrebom SAML-a. Nakon pokretanja aplikacije koja sada predstavlja davaoca usluge (SP), potrebna je autentikacija posredstvom davaoca identiteta (</w:t>
        </w:r>
        <w:proofErr w:type="spellStart"/>
        <w:r>
          <w:rPr>
            <w:lang w:val="bs-Latn-BA"/>
          </w:rPr>
          <w:t>IdP</w:t>
        </w:r>
        <w:proofErr w:type="spellEnd"/>
        <w:r>
          <w:rPr>
            <w:lang w:val="bs-Latn-BA"/>
          </w:rPr>
          <w:t xml:space="preserve">), što će rezultovati time da aplikacija preusmjerava korisnika na stranicu za prijavu u okviru </w:t>
        </w:r>
        <w:proofErr w:type="spellStart"/>
        <w:r>
          <w:rPr>
            <w:lang w:val="bs-Latn-BA"/>
          </w:rPr>
          <w:t>IdP</w:t>
        </w:r>
        <w:proofErr w:type="spellEnd"/>
        <w:r>
          <w:rPr>
            <w:lang w:val="bs-Latn-BA"/>
          </w:rPr>
          <w:t xml:space="preserve">-a, koja se otvara u okviru internet preglednika na telefonu. Nakon što se korisnik autentikovao, </w:t>
        </w:r>
        <w:proofErr w:type="spellStart"/>
        <w:r>
          <w:rPr>
            <w:lang w:val="bs-Latn-BA"/>
          </w:rPr>
          <w:t>IdP</w:t>
        </w:r>
        <w:proofErr w:type="spellEnd"/>
        <w:r>
          <w:rPr>
            <w:lang w:val="bs-Latn-BA"/>
          </w:rPr>
          <w:t xml:space="preserve"> ga treba nekako poslati zajedno sa SAML tokenom nazad do aplikacije, odnosno kao što je gore objašnjeno usluživanjem stranice sa odgovarajućom formom. U ovom slučaju, s obzirom na to da korisnika treba vratiti na mobilnu aplikaciju, </w:t>
        </w:r>
        <w:proofErr w:type="spellStart"/>
        <w:r>
          <w:rPr>
            <w:lang w:val="bs-Latn-BA"/>
          </w:rPr>
          <w:t>IdP</w:t>
        </w:r>
        <w:proofErr w:type="spellEnd"/>
        <w:r>
          <w:rPr>
            <w:lang w:val="bs-Latn-BA"/>
          </w:rPr>
          <w:t xml:space="preserve"> će generisati formu koja kao akciju ima prilagođeni URL za pokretanje te aplikacije (npr. „</w:t>
        </w:r>
        <w:proofErr w:type="spellStart"/>
        <w:r w:rsidRPr="00E112A9">
          <w:rPr>
            <w:lang w:val="bs-Latn-BA"/>
          </w:rPr>
          <w:t>my-app</w:t>
        </w:r>
        <w:proofErr w:type="spellEnd"/>
        <w:r w:rsidRPr="00E112A9">
          <w:rPr>
            <w:lang w:val="bs-Latn-BA"/>
          </w:rPr>
          <w:t>://</w:t>
        </w:r>
        <w:proofErr w:type="spellStart"/>
        <w:r w:rsidRPr="00E112A9">
          <w:rPr>
            <w:lang w:val="bs-Latn-BA"/>
          </w:rPr>
          <w:t>authenticate</w:t>
        </w:r>
        <w:proofErr w:type="spellEnd"/>
        <w:r>
          <w:rPr>
            <w:lang w:val="bs-Latn-BA"/>
          </w:rPr>
          <w:t xml:space="preserve">“ – dostupan iz inicijalnog zahtjeva), dok kao metodu za </w:t>
        </w:r>
        <w:r>
          <w:rPr>
            <w:lang w:val="bs-Latn-BA"/>
          </w:rPr>
          <w:lastRenderedPageBreak/>
          <w:t xml:space="preserve">slanje i dalje koristi POST jer je u pitanju HTTP POST uvezivanje. S obzirom na gore navedeno, aplikacija će se pokrenuti ali korisnik neće biti uspješno prijavljen, zbog čega je to upravo jedan od nedostataka ovog uvezivanja. </w:t>
        </w:r>
        <w:commentRangeStart w:id="1948"/>
        <w:commentRangeStart w:id="1949"/>
        <w:r w:rsidRPr="00E112A9">
          <w:rPr>
            <w:vertAlign w:val="superscript"/>
            <w:lang w:val="bs-Latn-BA"/>
          </w:rPr>
          <w:t>[20]</w:t>
        </w:r>
        <w:commentRangeEnd w:id="1948"/>
        <w:r w:rsidRPr="00E112A9">
          <w:rPr>
            <w:vertAlign w:val="superscript"/>
          </w:rPr>
          <w:commentReference w:id="1948"/>
        </w:r>
      </w:ins>
      <w:commentRangeEnd w:id="1949"/>
      <w:ins w:id="1950" w:author="Rajo" w:date="2018-06-17T16:56:00Z">
        <w:r w:rsidR="00310776">
          <w:rPr>
            <w:rStyle w:val="CommentReference"/>
          </w:rPr>
          <w:commentReference w:id="1949"/>
        </w:r>
      </w:ins>
    </w:p>
    <w:p w14:paraId="61623B83" w14:textId="226FD933" w:rsidR="00CB2B3B" w:rsidRDefault="00CB2B3B">
      <w:pPr>
        <w:tabs>
          <w:tab w:val="left" w:pos="720"/>
        </w:tabs>
        <w:spacing w:line="240" w:lineRule="auto"/>
        <w:ind w:firstLine="360"/>
        <w:jc w:val="both"/>
        <w:rPr>
          <w:ins w:id="1951" w:author="Rajo" w:date="2018-05-31T16:27:00Z"/>
          <w:vertAlign w:val="superscript"/>
          <w:lang w:val="bs-Latn-BA"/>
        </w:rPr>
        <w:pPrChange w:id="1952" w:author="Rajo" w:date="2018-06-17T14:47:00Z">
          <w:pPr>
            <w:tabs>
              <w:tab w:val="left" w:pos="720"/>
            </w:tabs>
            <w:spacing w:line="240" w:lineRule="auto"/>
            <w:jc w:val="both"/>
          </w:pPr>
        </w:pPrChange>
      </w:pPr>
      <w:ins w:id="1953" w:author="Rajo" w:date="2018-05-31T16:27:00Z">
        <w:r>
          <w:rPr>
            <w:lang w:val="bs-Latn-BA"/>
          </w:rPr>
          <w:t xml:space="preserve">Međutim, ograničenje HTTP POST uvezivanja za mobilne aplikacije može biti riješeno na više načina. Npr. moguće je koristiti ugrađene </w:t>
        </w:r>
        <w:r>
          <w:rPr>
            <w:i/>
            <w:lang w:val="bs-Latn-BA"/>
          </w:rPr>
          <w:t>web</w:t>
        </w:r>
        <w:r>
          <w:rPr>
            <w:lang w:val="bs-Latn-BA"/>
          </w:rPr>
          <w:t xml:space="preserve"> prikaze, u okviru kojih se može napisati odgovarajući kod koji će nadgledati cijeli proces autentikacije. Po završetku cjelokupnog procesa, potrebno je odstraniti nepotreban HTML kod i izvući SAML token iz tijela HTTP POST zahtjeva. Drugo zaobilazno rješenje je implementacija proksi servera koji može primiti HTTP POST zahtijev, izvući SAML token iz tijela, a zatim napraviti URL koji u sebi sadrži taj token (npr. „</w:t>
        </w:r>
        <w:proofErr w:type="spellStart"/>
        <w:r>
          <w:rPr>
            <w:lang w:val="bs-Latn-BA"/>
          </w:rPr>
          <w:t>my-app</w:t>
        </w:r>
        <w:proofErr w:type="spellEnd"/>
        <w:r>
          <w:rPr>
            <w:lang w:val="bs-Latn-BA"/>
          </w:rPr>
          <w:t>://</w:t>
        </w:r>
        <w:proofErr w:type="spellStart"/>
        <w:r>
          <w:rPr>
            <w:lang w:val="bs-Latn-BA"/>
          </w:rPr>
          <w:t>authenticate</w:t>
        </w:r>
        <w:proofErr w:type="spellEnd"/>
        <w:r>
          <w:rPr>
            <w:lang w:val="bs-Latn-BA"/>
          </w:rPr>
          <w:t>/?</w:t>
        </w:r>
        <w:proofErr w:type="spellStart"/>
        <w:r>
          <w:rPr>
            <w:lang w:val="bs-Latn-BA"/>
          </w:rPr>
          <w:t>SAMLResponse</w:t>
        </w:r>
        <w:proofErr w:type="spellEnd"/>
        <w:r>
          <w:rPr>
            <w:lang w:val="bs-Latn-BA"/>
          </w:rPr>
          <w:t>=</w:t>
        </w:r>
        <w:proofErr w:type="spellStart"/>
        <w:r>
          <w:rPr>
            <w:lang w:val="bs-Latn-BA"/>
          </w:rPr>
          <w:t>gfhvcmijtrra</w:t>
        </w:r>
        <w:proofErr w:type="spellEnd"/>
        <w:r>
          <w:rPr>
            <w:lang w:val="bs-Latn-BA"/>
          </w:rPr>
          <w:t>...“). Proksi server bi zatim mogao upotrijebiti HTTP preusmjeravanje kako bi doveo do toga da uređaj pokrene aplikaciju korištenjem generisanog URL-a. Kako je SAML token sada dio URL-a, aplikacija ga može izdvojiti i pročitati, te upotrijebiti za prijavu korisnika.</w:t>
        </w:r>
      </w:ins>
    </w:p>
    <w:p w14:paraId="641E0BBA" w14:textId="77777777" w:rsidR="007303D5" w:rsidRPr="007303D5" w:rsidRDefault="00CB2B3B" w:rsidP="007303D5">
      <w:pPr>
        <w:spacing w:line="240" w:lineRule="auto"/>
        <w:jc w:val="both"/>
        <w:rPr>
          <w:ins w:id="1954" w:author="Rajo" w:date="2018-05-31T17:21:00Z"/>
          <w:lang w:val="bs-Latn-BA"/>
        </w:rPr>
      </w:pPr>
      <w:ins w:id="1955" w:author="Rajo" w:date="2018-05-31T16:28:00Z">
        <w:r>
          <w:rPr>
            <w:lang w:val="bs-Latn-BA"/>
          </w:rPr>
          <w:br w:type="page"/>
        </w:r>
      </w:ins>
    </w:p>
    <w:p w14:paraId="6FB4C718" w14:textId="77777777" w:rsidR="007303D5" w:rsidRPr="007303D5" w:rsidRDefault="007303D5">
      <w:pPr>
        <w:pStyle w:val="Heading1"/>
        <w:rPr>
          <w:ins w:id="1956" w:author="Rajo" w:date="2018-05-31T17:21:00Z"/>
          <w:lang w:val="bs-Latn-BA"/>
        </w:rPr>
        <w:pPrChange w:id="1957" w:author="Rajo" w:date="2018-05-31T17:21:00Z">
          <w:pPr>
            <w:keepNext/>
            <w:keepLines/>
            <w:numPr>
              <w:ilvl w:val="1"/>
              <w:numId w:val="1"/>
            </w:numPr>
            <w:spacing w:before="40" w:line="240" w:lineRule="auto"/>
            <w:ind w:left="576" w:hanging="576"/>
            <w:jc w:val="both"/>
            <w:outlineLvl w:val="1"/>
          </w:pPr>
        </w:pPrChange>
      </w:pPr>
      <w:commentRangeStart w:id="1958"/>
      <w:commentRangeStart w:id="1959"/>
      <w:proofErr w:type="spellStart"/>
      <w:ins w:id="1960" w:author="Rajo" w:date="2018-05-31T17:21:00Z">
        <w:r w:rsidRPr="007303D5">
          <w:rPr>
            <w:lang w:val="bs-Latn-BA"/>
          </w:rPr>
          <w:lastRenderedPageBreak/>
          <w:t>OAuth</w:t>
        </w:r>
        <w:proofErr w:type="spellEnd"/>
        <w:r w:rsidRPr="007303D5">
          <w:rPr>
            <w:lang w:val="bs-Latn-BA"/>
          </w:rPr>
          <w:t xml:space="preserve"> 2.0</w:t>
        </w:r>
        <w:commentRangeEnd w:id="1958"/>
        <w:r w:rsidRPr="007303D5">
          <w:commentReference w:id="1958"/>
        </w:r>
      </w:ins>
      <w:commentRangeEnd w:id="1959"/>
      <w:ins w:id="1961" w:author="Rajo" w:date="2018-06-17T16:56:00Z">
        <w:r w:rsidR="00310776">
          <w:rPr>
            <w:rStyle w:val="CommentReference"/>
            <w:rFonts w:ascii="Times New Roman" w:eastAsiaTheme="minorHAnsi" w:hAnsi="Times New Roman" w:cstheme="minorBidi"/>
            <w:color w:val="auto"/>
          </w:rPr>
          <w:commentReference w:id="1959"/>
        </w:r>
      </w:ins>
    </w:p>
    <w:p w14:paraId="06C2D5ED" w14:textId="07AB17ED" w:rsidR="00A16CB2" w:rsidRDefault="007303D5">
      <w:pPr>
        <w:spacing w:line="240" w:lineRule="auto"/>
        <w:ind w:firstLine="360"/>
        <w:jc w:val="both"/>
        <w:rPr>
          <w:ins w:id="1962" w:author="Rajo" w:date="2018-05-31T19:19:00Z"/>
          <w:lang w:val="bs-Latn-BA"/>
        </w:rPr>
        <w:pPrChange w:id="1963" w:author="Rajo" w:date="2018-06-17T14:50:00Z">
          <w:pPr>
            <w:spacing w:line="240" w:lineRule="auto"/>
            <w:ind w:firstLine="576"/>
            <w:jc w:val="both"/>
          </w:pPr>
        </w:pPrChange>
      </w:pPr>
      <w:ins w:id="1964" w:author="Rajo" w:date="2018-05-31T17:21:00Z">
        <w:r w:rsidRPr="007303D5">
          <w:rPr>
            <w:lang w:val="bs-Latn-BA"/>
          </w:rPr>
          <w:t xml:space="preserve">Za razliku od SAML-a, </w:t>
        </w:r>
        <w:proofErr w:type="spellStart"/>
        <w:r w:rsidRPr="007303D5">
          <w:rPr>
            <w:lang w:val="bs-Latn-BA"/>
          </w:rPr>
          <w:t>OAuth</w:t>
        </w:r>
        <w:proofErr w:type="spellEnd"/>
        <w:r w:rsidRPr="007303D5">
          <w:rPr>
            <w:lang w:val="bs-Latn-BA"/>
          </w:rPr>
          <w:t xml:space="preserve"> 2.0 (nadalje OAuth2) je specifikacija koja je bila gotovo u potpunosti odbačena krajem 2012. godine</w:t>
        </w:r>
      </w:ins>
      <w:ins w:id="1965" w:author="Rajo" w:date="2018-05-31T18:25:00Z">
        <w:r w:rsidR="00232A66">
          <w:rPr>
            <w:lang w:val="bs-Latn-BA"/>
          </w:rPr>
          <w:t>, međutim vremenom je ip</w:t>
        </w:r>
      </w:ins>
      <w:ins w:id="1966" w:author="Rajo" w:date="2018-05-31T18:26:00Z">
        <w:r w:rsidR="00232A66">
          <w:rPr>
            <w:lang w:val="bs-Latn-BA"/>
          </w:rPr>
          <w:t xml:space="preserve">ak </w:t>
        </w:r>
      </w:ins>
      <w:ins w:id="1967" w:author="Rajo" w:date="2018-05-31T18:29:00Z">
        <w:r w:rsidR="00782A12">
          <w:rPr>
            <w:lang w:val="bs-Latn-BA"/>
          </w:rPr>
          <w:t>zaživjela</w:t>
        </w:r>
      </w:ins>
      <w:ins w:id="1968" w:author="Rajo" w:date="2018-05-31T18:26:00Z">
        <w:r w:rsidR="00232A66">
          <w:rPr>
            <w:lang w:val="bs-Latn-BA"/>
          </w:rPr>
          <w:t xml:space="preserve"> </w:t>
        </w:r>
        <w:r w:rsidR="00F83378">
          <w:rPr>
            <w:lang w:val="bs-Latn-BA"/>
          </w:rPr>
          <w:t>pa je</w:t>
        </w:r>
      </w:ins>
      <w:ins w:id="1969" w:author="Rajo" w:date="2018-05-31T18:27:00Z">
        <w:r w:rsidR="00F83378">
          <w:rPr>
            <w:lang w:val="bs-Latn-BA"/>
          </w:rPr>
          <w:t xml:space="preserve"> danas koriste </w:t>
        </w:r>
      </w:ins>
      <w:ins w:id="1970" w:author="Rajo" w:date="2018-05-31T19:37:00Z">
        <w:r w:rsidR="00887866">
          <w:rPr>
            <w:lang w:val="bs-Latn-BA"/>
          </w:rPr>
          <w:t xml:space="preserve">i </w:t>
        </w:r>
      </w:ins>
      <w:ins w:id="1971" w:author="Rajo" w:date="2018-05-31T18:26:00Z">
        <w:r w:rsidR="00F83378">
          <w:rPr>
            <w:lang w:val="bs-Latn-BA"/>
          </w:rPr>
          <w:t xml:space="preserve">Facebook, Google, Twitter </w:t>
        </w:r>
      </w:ins>
      <w:ins w:id="1972" w:author="Rajo" w:date="2018-05-31T19:38:00Z">
        <w:r w:rsidR="005E2623">
          <w:rPr>
            <w:lang w:val="bs-Latn-BA"/>
          </w:rPr>
          <w:t>te</w:t>
        </w:r>
      </w:ins>
      <w:ins w:id="1973" w:author="Rajo" w:date="2018-05-31T18:27:00Z">
        <w:r w:rsidR="00F83378">
          <w:rPr>
            <w:lang w:val="bs-Latn-BA"/>
          </w:rPr>
          <w:t xml:space="preserve"> mnogi</w:t>
        </w:r>
      </w:ins>
      <w:ins w:id="1974" w:author="Rajo" w:date="2018-05-31T18:26:00Z">
        <w:r w:rsidR="00F83378">
          <w:rPr>
            <w:lang w:val="bs-Latn-BA"/>
          </w:rPr>
          <w:t xml:space="preserve"> drugih.</w:t>
        </w:r>
      </w:ins>
      <w:ins w:id="1975" w:author="Rajo" w:date="2018-05-31T17:21:00Z">
        <w:r w:rsidRPr="007303D5">
          <w:rPr>
            <w:lang w:val="bs-Latn-BA"/>
          </w:rPr>
          <w:t xml:space="preserve"> Objavljena je 2010. godine kao zamjena za inicijalnu verziju </w:t>
        </w:r>
        <w:proofErr w:type="spellStart"/>
        <w:r w:rsidRPr="007303D5">
          <w:rPr>
            <w:lang w:val="bs-Latn-BA"/>
          </w:rPr>
          <w:t>OAuth</w:t>
        </w:r>
        <w:proofErr w:type="spellEnd"/>
        <w:r w:rsidRPr="007303D5">
          <w:rPr>
            <w:lang w:val="bs-Latn-BA"/>
          </w:rPr>
          <w:t>-a, koja je nastala 2007. godine kao autentikaciona metoda za Twitter API.</w:t>
        </w:r>
        <w:r w:rsidRPr="007303D5">
          <w:rPr>
            <w:vertAlign w:val="superscript"/>
            <w:lang w:val="bs-Latn-BA"/>
          </w:rPr>
          <w:footnoteReference w:id="5"/>
        </w:r>
        <w:r w:rsidRPr="007303D5">
          <w:rPr>
            <w:lang w:val="bs-Latn-BA"/>
          </w:rPr>
          <w:t xml:space="preserve"> Kao i prva verzija </w:t>
        </w:r>
        <w:proofErr w:type="spellStart"/>
        <w:r w:rsidRPr="007303D5">
          <w:rPr>
            <w:lang w:val="bs-Latn-BA"/>
          </w:rPr>
          <w:t>OAuth</w:t>
        </w:r>
        <w:proofErr w:type="spellEnd"/>
        <w:r w:rsidRPr="007303D5">
          <w:rPr>
            <w:lang w:val="bs-Latn-BA"/>
          </w:rPr>
          <w:t xml:space="preserve">-a, OAuth2 </w:t>
        </w:r>
        <w:proofErr w:type="spellStart"/>
        <w:r w:rsidRPr="007303D5">
          <w:rPr>
            <w:lang w:val="bs-Latn-BA"/>
          </w:rPr>
          <w:t>omoguć</w:t>
        </w:r>
        <w:proofErr w:type="spellEnd"/>
        <w:r w:rsidRPr="007303D5">
          <w:t>ava</w:t>
        </w:r>
        <w:r w:rsidRPr="007303D5">
          <w:rPr>
            <w:lang w:val="bs-Latn-BA"/>
          </w:rPr>
          <w:t xml:space="preserve"> internet korisnicima da odobre </w:t>
        </w:r>
        <w:r w:rsidRPr="007303D5">
          <w:rPr>
            <w:i/>
            <w:lang w:val="bs-Latn-BA"/>
          </w:rPr>
          <w:t>web</w:t>
        </w:r>
        <w:r w:rsidRPr="007303D5">
          <w:rPr>
            <w:lang w:val="bs-Latn-BA"/>
          </w:rPr>
          <w:t xml:space="preserve"> stranicama ili aplikacijama pristup svojim informacijama na drugim </w:t>
        </w:r>
        <w:r w:rsidRPr="007303D5">
          <w:rPr>
            <w:i/>
            <w:lang w:val="bs-Latn-BA"/>
          </w:rPr>
          <w:t>web</w:t>
        </w:r>
        <w:r w:rsidRPr="007303D5">
          <w:rPr>
            <w:lang w:val="bs-Latn-BA"/>
          </w:rPr>
          <w:t xml:space="preserve"> stranicama, bez dijeljenja lozinke. Ima prednost </w:t>
        </w:r>
      </w:ins>
      <w:ins w:id="1978" w:author="Rajo" w:date="2018-05-31T19:17:00Z">
        <w:r w:rsidR="00DE4C21">
          <w:rPr>
            <w:lang w:val="bs-Latn-BA"/>
          </w:rPr>
          <w:t xml:space="preserve">u odnosu na SAML </w:t>
        </w:r>
      </w:ins>
      <w:ins w:id="1979" w:author="Rajo" w:date="2018-05-31T17:21:00Z">
        <w:r w:rsidRPr="007303D5">
          <w:rPr>
            <w:lang w:val="bs-Latn-BA"/>
          </w:rPr>
          <w:t xml:space="preserve">u tome što je to novija specifikacija i što uzima u obzir napredak i razvoj svijeta tehnologije. </w:t>
        </w:r>
      </w:ins>
    </w:p>
    <w:p w14:paraId="56F89FD6" w14:textId="569DD263" w:rsidR="007303D5" w:rsidRPr="007303D5" w:rsidRDefault="00A16CB2">
      <w:pPr>
        <w:spacing w:line="240" w:lineRule="auto"/>
        <w:ind w:firstLine="360"/>
        <w:jc w:val="both"/>
        <w:rPr>
          <w:ins w:id="1980" w:author="Rajo" w:date="2018-05-31T17:21:00Z"/>
          <w:lang w:val="bs-Latn-BA"/>
        </w:rPr>
        <w:pPrChange w:id="1981" w:author="Rajo" w:date="2018-06-17T14:50:00Z">
          <w:pPr>
            <w:spacing w:line="240" w:lineRule="auto"/>
            <w:jc w:val="both"/>
          </w:pPr>
        </w:pPrChange>
      </w:pPr>
      <w:ins w:id="1982" w:author="Rajo" w:date="2018-05-31T19:20:00Z">
        <w:r>
          <w:rPr>
            <w:lang w:val="bs-Latn-BA"/>
          </w:rPr>
          <w:t xml:space="preserve">Iako kao zadatak rada nije navedena analiza </w:t>
        </w:r>
      </w:ins>
      <w:ins w:id="1983" w:author="Rajo" w:date="2018-05-31T19:21:00Z">
        <w:r>
          <w:rPr>
            <w:lang w:val="bs-Latn-BA"/>
          </w:rPr>
          <w:t>OAuth2-a, on je u okvir</w:t>
        </w:r>
      </w:ins>
      <w:ins w:id="1984" w:author="Rajo" w:date="2018-05-31T19:22:00Z">
        <w:r>
          <w:rPr>
            <w:lang w:val="bs-Latn-BA"/>
          </w:rPr>
          <w:t>u</w:t>
        </w:r>
      </w:ins>
      <w:ins w:id="1985" w:author="Rajo" w:date="2018-05-31T19:21:00Z">
        <w:r>
          <w:rPr>
            <w:lang w:val="bs-Latn-BA"/>
          </w:rPr>
          <w:t xml:space="preserve"> ov</w:t>
        </w:r>
      </w:ins>
      <w:ins w:id="1986" w:author="Rajo" w:date="2018-05-31T19:22:00Z">
        <w:r>
          <w:rPr>
            <w:lang w:val="bs-Latn-BA"/>
          </w:rPr>
          <w:t>e</w:t>
        </w:r>
      </w:ins>
      <w:ins w:id="1987" w:author="Rajo" w:date="2018-05-31T19:21:00Z">
        <w:r>
          <w:rPr>
            <w:lang w:val="bs-Latn-BA"/>
          </w:rPr>
          <w:t xml:space="preserve"> </w:t>
        </w:r>
      </w:ins>
      <w:ins w:id="1988" w:author="Rajo" w:date="2018-05-31T19:22:00Z">
        <w:r>
          <w:rPr>
            <w:lang w:val="bs-Latn-BA"/>
          </w:rPr>
          <w:t>glave</w:t>
        </w:r>
      </w:ins>
      <w:ins w:id="1989" w:author="Rajo" w:date="2018-05-31T19:21:00Z">
        <w:r>
          <w:rPr>
            <w:lang w:val="bs-Latn-BA"/>
          </w:rPr>
          <w:t xml:space="preserve"> </w:t>
        </w:r>
      </w:ins>
      <w:ins w:id="1990" w:author="Rajo" w:date="2018-05-31T19:22:00Z">
        <w:r>
          <w:rPr>
            <w:lang w:val="bs-Latn-BA"/>
          </w:rPr>
          <w:t>ukratko predstavljen, iz razloga što predstavlja dobru alter</w:t>
        </w:r>
      </w:ins>
      <w:ins w:id="1991" w:author="Rajo" w:date="2018-05-31T19:23:00Z">
        <w:r>
          <w:rPr>
            <w:lang w:val="bs-Latn-BA"/>
          </w:rPr>
          <w:t xml:space="preserve">nativu SAML-u </w:t>
        </w:r>
      </w:ins>
      <w:ins w:id="1992" w:author="Rajo" w:date="2018-05-31T19:27:00Z">
        <w:r w:rsidR="00742846">
          <w:rPr>
            <w:lang w:val="bs-Latn-BA"/>
          </w:rPr>
          <w:t>i</w:t>
        </w:r>
      </w:ins>
      <w:ins w:id="1993" w:author="Rajo" w:date="2018-05-31T19:25:00Z">
        <w:r>
          <w:rPr>
            <w:lang w:val="bs-Latn-BA"/>
          </w:rPr>
          <w:t xml:space="preserve"> pokriva neke njegove nedostatke</w:t>
        </w:r>
      </w:ins>
      <w:ins w:id="1994" w:author="Rajo" w:date="2018-05-31T19:26:00Z">
        <w:r>
          <w:rPr>
            <w:lang w:val="bs-Latn-BA"/>
          </w:rPr>
          <w:t>,</w:t>
        </w:r>
      </w:ins>
      <w:ins w:id="1995" w:author="Rajo" w:date="2018-05-31T19:25:00Z">
        <w:r>
          <w:rPr>
            <w:lang w:val="bs-Latn-BA"/>
          </w:rPr>
          <w:t xml:space="preserve"> kao što je </w:t>
        </w:r>
      </w:ins>
      <w:ins w:id="1996" w:author="Rajo" w:date="2018-05-31T19:26:00Z">
        <w:r>
          <w:rPr>
            <w:lang w:val="bs-Latn-BA"/>
          </w:rPr>
          <w:t xml:space="preserve">standardizovana </w:t>
        </w:r>
      </w:ins>
      <w:ins w:id="1997" w:author="Rajo" w:date="2018-05-31T19:25:00Z">
        <w:r>
          <w:rPr>
            <w:lang w:val="bs-Latn-BA"/>
          </w:rPr>
          <w:t>podrška za nativne mobilne aplikacije koje su danas izuzetno bitne i rasprostranjene.</w:t>
        </w:r>
      </w:ins>
      <w:ins w:id="1998" w:author="Rajo" w:date="2018-05-31T19:23:00Z">
        <w:r>
          <w:rPr>
            <w:lang w:val="bs-Latn-BA"/>
          </w:rPr>
          <w:t xml:space="preserve"> </w:t>
        </w:r>
      </w:ins>
      <w:ins w:id="1999" w:author="Rajo" w:date="2018-05-31T17:21:00Z">
        <w:r w:rsidR="007303D5" w:rsidRPr="007303D5">
          <w:rPr>
            <w:lang w:val="bs-Latn-BA"/>
          </w:rPr>
          <w:t>SAML i OAuth2 koriste slične pojmove za slične koncepte. Zbog poređenja, pored OAuth2 izraza, u zagradama se navodi i ekvivalentan SAML izraz:</w:t>
        </w:r>
      </w:ins>
    </w:p>
    <w:p w14:paraId="1B18A704" w14:textId="77777777" w:rsidR="007303D5" w:rsidRPr="007303D5" w:rsidRDefault="007303D5" w:rsidP="007303D5">
      <w:pPr>
        <w:numPr>
          <w:ilvl w:val="0"/>
          <w:numId w:val="34"/>
        </w:numPr>
        <w:spacing w:line="240" w:lineRule="auto"/>
        <w:contextualSpacing/>
        <w:jc w:val="both"/>
        <w:rPr>
          <w:ins w:id="2000" w:author="Rajo" w:date="2018-05-31T17:21:00Z"/>
          <w:lang w:val="bs-Latn-BA"/>
        </w:rPr>
      </w:pPr>
      <w:ins w:id="2001" w:author="Rajo" w:date="2018-05-31T17:21:00Z">
        <w:r w:rsidRPr="007303D5">
          <w:rPr>
            <w:lang w:val="bs-Latn-BA"/>
          </w:rPr>
          <w:t xml:space="preserve">Server resursa – </w:t>
        </w:r>
        <w:proofErr w:type="spellStart"/>
        <w:r w:rsidRPr="007303D5">
          <w:rPr>
            <w:i/>
            <w:lang w:val="bs-Latn-BA"/>
          </w:rPr>
          <w:t>Resource</w:t>
        </w:r>
        <w:proofErr w:type="spellEnd"/>
        <w:r w:rsidRPr="007303D5">
          <w:rPr>
            <w:i/>
            <w:lang w:val="bs-Latn-BA"/>
          </w:rPr>
          <w:t xml:space="preserve"> Server</w:t>
        </w:r>
        <w:r w:rsidRPr="007303D5">
          <w:rPr>
            <w:lang w:val="bs-Latn-BA"/>
          </w:rPr>
          <w:t xml:space="preserve"> (</w:t>
        </w:r>
        <w:r w:rsidRPr="007303D5">
          <w:rPr>
            <w:i/>
            <w:lang w:val="bs-Latn-BA"/>
          </w:rPr>
          <w:t xml:space="preserve">Service </w:t>
        </w:r>
        <w:proofErr w:type="spellStart"/>
        <w:r w:rsidRPr="007303D5">
          <w:rPr>
            <w:i/>
            <w:lang w:val="bs-Latn-BA"/>
          </w:rPr>
          <w:t>Provider</w:t>
        </w:r>
        <w:proofErr w:type="spellEnd"/>
        <w:r w:rsidRPr="007303D5">
          <w:rPr>
            <w:lang w:val="bs-Latn-BA"/>
          </w:rPr>
          <w:t xml:space="preserve">) – </w:t>
        </w:r>
        <w:r w:rsidRPr="007303D5">
          <w:rPr>
            <w:i/>
            <w:lang w:val="bs-Latn-BA"/>
          </w:rPr>
          <w:t>web</w:t>
        </w:r>
        <w:r w:rsidRPr="007303D5">
          <w:rPr>
            <w:lang w:val="bs-Latn-BA"/>
          </w:rPr>
          <w:t xml:space="preserve"> server čijim informacijama korisnik pokušava pristupiti.</w:t>
        </w:r>
      </w:ins>
    </w:p>
    <w:p w14:paraId="1BCC08DD" w14:textId="7F9D0650" w:rsidR="007303D5" w:rsidRPr="007303D5" w:rsidRDefault="007303D5" w:rsidP="007303D5">
      <w:pPr>
        <w:numPr>
          <w:ilvl w:val="0"/>
          <w:numId w:val="34"/>
        </w:numPr>
        <w:spacing w:line="240" w:lineRule="auto"/>
        <w:contextualSpacing/>
        <w:jc w:val="both"/>
        <w:rPr>
          <w:ins w:id="2002" w:author="Rajo" w:date="2018-05-31T17:21:00Z"/>
          <w:lang w:val="bs-Latn-BA"/>
        </w:rPr>
      </w:pPr>
      <w:ins w:id="2003" w:author="Rajo" w:date="2018-05-31T17:21:00Z">
        <w:r w:rsidRPr="007303D5">
          <w:rPr>
            <w:lang w:val="bs-Latn-BA"/>
          </w:rPr>
          <w:t xml:space="preserve">Klijent – </w:t>
        </w:r>
        <w:proofErr w:type="spellStart"/>
        <w:r w:rsidRPr="007303D5">
          <w:rPr>
            <w:i/>
            <w:lang w:val="bs-Latn-BA"/>
          </w:rPr>
          <w:t>Client</w:t>
        </w:r>
        <w:proofErr w:type="spellEnd"/>
        <w:r w:rsidRPr="007303D5">
          <w:rPr>
            <w:lang w:val="bs-Latn-BA"/>
          </w:rPr>
          <w:t xml:space="preserve"> – način na koji korisnik međudjeluje sa serverom resursa. To može biti </w:t>
        </w:r>
        <w:r w:rsidRPr="007303D5">
          <w:rPr>
            <w:i/>
            <w:lang w:val="bs-Latn-BA"/>
          </w:rPr>
          <w:t>web</w:t>
        </w:r>
        <w:r w:rsidRPr="007303D5">
          <w:rPr>
            <w:lang w:val="bs-Latn-BA"/>
          </w:rPr>
          <w:t xml:space="preserve"> aplikacija, nativna mobilna aplikacija, desktop aplikacija, serverska aplikacija itd. </w:t>
        </w:r>
      </w:ins>
    </w:p>
    <w:p w14:paraId="4EF70807" w14:textId="46082FE9" w:rsidR="002105F4" w:rsidRDefault="007303D5" w:rsidP="007303D5">
      <w:pPr>
        <w:numPr>
          <w:ilvl w:val="0"/>
          <w:numId w:val="34"/>
        </w:numPr>
        <w:spacing w:line="240" w:lineRule="auto"/>
        <w:contextualSpacing/>
        <w:jc w:val="both"/>
        <w:rPr>
          <w:ins w:id="2004" w:author="Rajo" w:date="2018-05-31T19:33:00Z"/>
          <w:lang w:val="bs-Latn-BA"/>
        </w:rPr>
      </w:pPr>
      <w:ins w:id="2005" w:author="Rajo" w:date="2018-05-31T17:21:00Z">
        <w:r w:rsidRPr="007303D5">
          <w:rPr>
            <w:lang w:val="bs-Latn-BA"/>
          </w:rPr>
          <w:t xml:space="preserve">Autorizacioni server - </w:t>
        </w:r>
        <w:proofErr w:type="spellStart"/>
        <w:r w:rsidRPr="007303D5">
          <w:rPr>
            <w:i/>
            <w:lang w:val="bs-Latn-BA"/>
          </w:rPr>
          <w:t>Authorization</w:t>
        </w:r>
        <w:proofErr w:type="spellEnd"/>
        <w:r w:rsidRPr="007303D5">
          <w:rPr>
            <w:i/>
            <w:lang w:val="bs-Latn-BA"/>
          </w:rPr>
          <w:t xml:space="preserve"> Server</w:t>
        </w:r>
        <w:r w:rsidRPr="007303D5">
          <w:rPr>
            <w:lang w:val="bs-Latn-BA"/>
          </w:rPr>
          <w:t xml:space="preserve"> (</w:t>
        </w:r>
        <w:proofErr w:type="spellStart"/>
        <w:r w:rsidRPr="007303D5">
          <w:rPr>
            <w:i/>
            <w:lang w:val="bs-Latn-BA"/>
          </w:rPr>
          <w:t>Identity</w:t>
        </w:r>
        <w:proofErr w:type="spellEnd"/>
        <w:r w:rsidRPr="007303D5">
          <w:rPr>
            <w:i/>
            <w:lang w:val="bs-Latn-BA"/>
          </w:rPr>
          <w:t xml:space="preserve"> </w:t>
        </w:r>
        <w:proofErr w:type="spellStart"/>
        <w:r w:rsidRPr="007303D5">
          <w:rPr>
            <w:i/>
            <w:lang w:val="bs-Latn-BA"/>
          </w:rPr>
          <w:t>Provider</w:t>
        </w:r>
        <w:proofErr w:type="spellEnd"/>
        <w:r w:rsidRPr="007303D5">
          <w:rPr>
            <w:lang w:val="bs-Latn-BA"/>
          </w:rPr>
          <w:t>) - server koji posjeduje identitet i pristupne podatke korisnika, tj. utvrđuje njegov identitet i prava pristupa.</w:t>
        </w:r>
      </w:ins>
    </w:p>
    <w:p w14:paraId="4322D96F" w14:textId="77777777" w:rsidR="00C64E19" w:rsidRPr="00C64E19" w:rsidRDefault="00C64E19">
      <w:pPr>
        <w:spacing w:line="240" w:lineRule="auto"/>
        <w:contextualSpacing/>
        <w:jc w:val="both"/>
        <w:rPr>
          <w:ins w:id="2006" w:author="Rajo" w:date="2018-05-31T17:30:00Z"/>
          <w:lang w:val="bs-Latn-BA"/>
        </w:rPr>
        <w:pPrChange w:id="2007" w:author="Rajo" w:date="2018-06-17T14:39:00Z">
          <w:pPr>
            <w:spacing w:line="240" w:lineRule="auto"/>
            <w:jc w:val="both"/>
          </w:pPr>
        </w:pPrChange>
      </w:pPr>
    </w:p>
    <w:p w14:paraId="72A5816B" w14:textId="106180E7" w:rsidR="007303D5" w:rsidRPr="007303D5" w:rsidRDefault="00FA51DF">
      <w:pPr>
        <w:spacing w:line="240" w:lineRule="auto"/>
        <w:ind w:firstLine="360"/>
        <w:jc w:val="both"/>
        <w:rPr>
          <w:ins w:id="2008" w:author="Rajo" w:date="2018-05-31T17:21:00Z"/>
          <w:lang w:val="bs-Latn-BA"/>
        </w:rPr>
        <w:pPrChange w:id="2009" w:author="Rajo" w:date="2018-06-17T14:50:00Z">
          <w:pPr>
            <w:spacing w:line="240" w:lineRule="auto"/>
            <w:jc w:val="both"/>
          </w:pPr>
        </w:pPrChange>
      </w:pPr>
      <w:ins w:id="2010" w:author="Rajo" w:date="2018-05-31T17:30:00Z">
        <w:r>
          <w:rPr>
            <w:noProof/>
          </w:rPr>
          <mc:AlternateContent>
            <mc:Choice Requires="wps">
              <w:drawing>
                <wp:anchor distT="0" distB="0" distL="114300" distR="114300" simplePos="0" relativeHeight="251657728" behindDoc="0" locked="0" layoutInCell="1" allowOverlap="1" wp14:anchorId="09F8B2EA" wp14:editId="214661AB">
                  <wp:simplePos x="0" y="0"/>
                  <wp:positionH relativeFrom="column">
                    <wp:posOffset>200025</wp:posOffset>
                  </wp:positionH>
                  <wp:positionV relativeFrom="paragraph">
                    <wp:posOffset>3502025</wp:posOffset>
                  </wp:positionV>
                  <wp:extent cx="5743575" cy="200025"/>
                  <wp:effectExtent l="0" t="0" r="9525" b="0"/>
                  <wp:wrapNone/>
                  <wp:docPr id="507" name="Text Box 507"/>
                  <wp:cNvGraphicFramePr/>
                  <a:graphic xmlns:a="http://schemas.openxmlformats.org/drawingml/2006/main">
                    <a:graphicData uri="http://schemas.microsoft.com/office/word/2010/wordprocessingShape">
                      <wps:wsp>
                        <wps:cNvSpPr txBox="1"/>
                        <wps:spPr>
                          <a:xfrm>
                            <a:off x="0" y="0"/>
                            <a:ext cx="5743575" cy="200025"/>
                          </a:xfrm>
                          <a:prstGeom prst="rect">
                            <a:avLst/>
                          </a:prstGeom>
                          <a:solidFill>
                            <a:prstClr val="white"/>
                          </a:solidFill>
                          <a:ln>
                            <a:noFill/>
                          </a:ln>
                        </wps:spPr>
                        <wps:txbx>
                          <w:txbxContent>
                            <w:p w14:paraId="5C1DC355" w14:textId="388592F8" w:rsidR="009B0D46" w:rsidRPr="00C124FA" w:rsidRDefault="009B0D46">
                              <w:pPr>
                                <w:pStyle w:val="Caption"/>
                                <w:jc w:val="center"/>
                                <w:rPr>
                                  <w:noProof/>
                                </w:rPr>
                                <w:pPrChange w:id="2011" w:author="Rajo" w:date="2018-05-31T17:30:00Z">
                                  <w:pPr>
                                    <w:spacing w:line="240" w:lineRule="auto"/>
                                    <w:jc w:val="both"/>
                                  </w:pPr>
                                </w:pPrChange>
                              </w:pPr>
                              <w:proofErr w:type="spellStart"/>
                              <w:ins w:id="2012" w:author="Rajo" w:date="2018-05-31T17:30:00Z">
                                <w:r>
                                  <w:t>Slika</w:t>
                                </w:r>
                                <w:proofErr w:type="spellEnd"/>
                                <w:r>
                                  <w:t xml:space="preserve"> </w:t>
                                </w:r>
                                <w:r>
                                  <w:fldChar w:fldCharType="begin"/>
                                </w:r>
                                <w:r>
                                  <w:instrText xml:space="preserve"> STYLEREF 1 \s </w:instrText>
                                </w:r>
                              </w:ins>
                              <w:r>
                                <w:fldChar w:fldCharType="separate"/>
                              </w:r>
                              <w:r>
                                <w:rPr>
                                  <w:noProof/>
                                </w:rPr>
                                <w:t>7</w:t>
                              </w:r>
                              <w:ins w:id="2013" w:author="Rajo" w:date="2018-05-31T17:30:00Z">
                                <w:r>
                                  <w:fldChar w:fldCharType="end"/>
                                </w:r>
                                <w:r>
                                  <w:t>.</w:t>
                                </w:r>
                                <w:r>
                                  <w:fldChar w:fldCharType="begin"/>
                                </w:r>
                                <w:r>
                                  <w:instrText xml:space="preserve"> SEQ Slika \* ARABIC \s 1 </w:instrText>
                                </w:r>
                              </w:ins>
                              <w:r>
                                <w:fldChar w:fldCharType="separate"/>
                              </w:r>
                              <w:ins w:id="2014" w:author="Rajo" w:date="2018-05-31T17:30:00Z">
                                <w:r>
                                  <w:rPr>
                                    <w:noProof/>
                                  </w:rPr>
                                  <w:t>1</w:t>
                                </w:r>
                                <w:r>
                                  <w:fldChar w:fldCharType="end"/>
                                </w:r>
                              </w:ins>
                              <w:ins w:id="2015" w:author="Rajo" w:date="2018-05-31T17:31:00Z">
                                <w:r>
                                  <w:t xml:space="preserve"> - </w:t>
                                </w:r>
                                <w:r>
                                  <w:rPr>
                                    <w:lang w:val="bs-Latn-BA"/>
                                  </w:rPr>
                                  <w:t>OAuth2 scenario upotrebe</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8B2EA" id="Text Box 507" o:spid="_x0000_s1207" type="#_x0000_t202" style="position:absolute;left:0;text-align:left;margin-left:15.75pt;margin-top:275.75pt;width:452.25pt;height:15.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" stroked="f">
                  <v:textbox inset="0,0,0,0">
                    <w:txbxContent>
                      <w:p w14:paraId="5C1DC355" w14:textId="388592F8" w:rsidR="009B0D46" w:rsidRPr="00C124FA" w:rsidRDefault="009B0D46">
                        <w:pPr>
                          <w:pStyle w:val="Caption"/>
                          <w:jc w:val="center"/>
                          <w:rPr>
                            <w:noProof/>
                          </w:rPr>
                          <w:pPrChange w:id="2016" w:author="Rajo" w:date="2018-05-31T17:30:00Z">
                            <w:pPr>
                              <w:spacing w:line="240" w:lineRule="auto"/>
                              <w:jc w:val="both"/>
                            </w:pPr>
                          </w:pPrChange>
                        </w:pPr>
                        <w:proofErr w:type="spellStart"/>
                        <w:ins w:id="2017" w:author="Rajo" w:date="2018-05-31T17:30:00Z">
                          <w:r>
                            <w:t>Slika</w:t>
                          </w:r>
                          <w:proofErr w:type="spellEnd"/>
                          <w:r>
                            <w:t xml:space="preserve"> </w:t>
                          </w:r>
                          <w:r>
                            <w:fldChar w:fldCharType="begin"/>
                          </w:r>
                          <w:r>
                            <w:instrText xml:space="preserve"> STYLEREF 1 \s </w:instrText>
                          </w:r>
                        </w:ins>
                        <w:r>
                          <w:fldChar w:fldCharType="separate"/>
                        </w:r>
                        <w:r>
                          <w:rPr>
                            <w:noProof/>
                          </w:rPr>
                          <w:t>7</w:t>
                        </w:r>
                        <w:ins w:id="2018" w:author="Rajo" w:date="2018-05-31T17:30:00Z">
                          <w:r>
                            <w:fldChar w:fldCharType="end"/>
                          </w:r>
                          <w:r>
                            <w:t>.</w:t>
                          </w:r>
                          <w:r>
                            <w:fldChar w:fldCharType="begin"/>
                          </w:r>
                          <w:r>
                            <w:instrText xml:space="preserve"> SEQ Slika \* ARABIC \s 1 </w:instrText>
                          </w:r>
                        </w:ins>
                        <w:r>
                          <w:fldChar w:fldCharType="separate"/>
                        </w:r>
                        <w:ins w:id="2019" w:author="Rajo" w:date="2018-05-31T17:30:00Z">
                          <w:r>
                            <w:rPr>
                              <w:noProof/>
                            </w:rPr>
                            <w:t>1</w:t>
                          </w:r>
                          <w:r>
                            <w:fldChar w:fldCharType="end"/>
                          </w:r>
                        </w:ins>
                        <w:ins w:id="2020" w:author="Rajo" w:date="2018-05-31T17:31:00Z">
                          <w:r>
                            <w:t xml:space="preserve"> - </w:t>
                          </w:r>
                          <w:r>
                            <w:rPr>
                              <w:lang w:val="bs-Latn-BA"/>
                            </w:rPr>
                            <w:t>OAuth2 scenario upotrebe</w:t>
                          </w:r>
                        </w:ins>
                      </w:p>
                    </w:txbxContent>
                  </v:textbox>
                </v:shape>
              </w:pict>
            </mc:Fallback>
          </mc:AlternateContent>
        </w:r>
      </w:ins>
      <w:ins w:id="2021" w:author="Rajo" w:date="2018-05-31T17:21:00Z">
        <w:r w:rsidRPr="007303D5">
          <w:rPr>
            <w:noProof/>
          </w:rPr>
          <mc:AlternateContent>
            <mc:Choice Requires="wpc">
              <w:drawing>
                <wp:anchor distT="0" distB="0" distL="114300" distR="114300" simplePos="0" relativeHeight="251656704" behindDoc="0" locked="0" layoutInCell="1" allowOverlap="1" wp14:anchorId="6CC7C54F" wp14:editId="241D98C4">
                  <wp:simplePos x="0" y="0"/>
                  <wp:positionH relativeFrom="column">
                    <wp:posOffset>200025</wp:posOffset>
                  </wp:positionH>
                  <wp:positionV relativeFrom="paragraph">
                    <wp:posOffset>367665</wp:posOffset>
                  </wp:positionV>
                  <wp:extent cx="5743575" cy="3102610"/>
                  <wp:effectExtent l="0" t="0" r="0" b="40640"/>
                  <wp:wrapSquare wrapText="bothSides"/>
                  <wp:docPr id="505" name="Canvas 50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21" name="Rectangle: Rounded Corners 421"/>
                          <wps:cNvSpPr/>
                          <wps:spPr>
                            <a:xfrm>
                              <a:off x="76201" y="36000"/>
                              <a:ext cx="1295400" cy="457199"/>
                            </a:xfrm>
                            <a:prstGeom prst="roundRect">
                              <a:avLst/>
                            </a:prstGeom>
                            <a:solidFill>
                              <a:srgbClr val="4BACC6">
                                <a:alpha val="50000"/>
                              </a:srgbClr>
                            </a:solidFill>
                            <a:ln>
                              <a:noFill/>
                            </a:ln>
                            <a:effectLst/>
                          </wps:spPr>
                          <wps:txbx>
                            <w:txbxContent>
                              <w:p w14:paraId="5BA038E0" w14:textId="77777777" w:rsidR="009B0D46" w:rsidRDefault="009B0D46" w:rsidP="007303D5">
                                <w:pPr>
                                  <w:jc w:val="center"/>
                                  <w:rPr>
                                    <w:rFonts w:ascii="Microsoft Sans Serif" w:hAnsi="Microsoft Sans Serif" w:cs="Microsoft Sans Serif"/>
                                    <w:b/>
                                    <w:color w:val="000000" w:themeColor="text1"/>
                                    <w:sz w:val="22"/>
                                  </w:rPr>
                                </w:pPr>
                                <w:r>
                                  <w:rPr>
                                    <w:rFonts w:ascii="Microsoft Sans Serif" w:hAnsi="Microsoft Sans Serif" w:cs="Microsoft Sans Serif"/>
                                    <w:b/>
                                    <w:color w:val="000000" w:themeColor="text1"/>
                                    <w:sz w:val="22"/>
                                  </w:rPr>
                                  <w:t xml:space="preserve">Server </w:t>
                                </w:r>
                                <w:proofErr w:type="spellStart"/>
                                <w:r>
                                  <w:rPr>
                                    <w:rFonts w:ascii="Microsoft Sans Serif" w:hAnsi="Microsoft Sans Serif" w:cs="Microsoft Sans Serif"/>
                                    <w:b/>
                                    <w:color w:val="000000" w:themeColor="text1"/>
                                    <w:sz w:val="22"/>
                                  </w:rPr>
                                  <w:t>resursa</w:t>
                                </w:r>
                                <w:proofErr w:type="spellEnd"/>
                                <w:r>
                                  <w:rPr>
                                    <w:rFonts w:ascii="Microsoft Sans Serif" w:hAnsi="Microsoft Sans Serif" w:cs="Microsoft Sans Serif"/>
                                    <w:b/>
                                    <w:color w:val="000000" w:themeColor="text1"/>
                                    <w:sz w:val="22"/>
                                  </w:rPr>
                                  <w:t xml:space="preserve"> / SR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22" name="Rectangle: Rounded Corners 422"/>
                          <wps:cNvSpPr/>
                          <wps:spPr>
                            <a:xfrm>
                              <a:off x="2113576" y="45525"/>
                              <a:ext cx="1295400" cy="457200"/>
                            </a:xfrm>
                            <a:prstGeom prst="roundRect">
                              <a:avLst/>
                            </a:prstGeom>
                            <a:solidFill>
                              <a:srgbClr val="9BBB59">
                                <a:alpha val="50000"/>
                              </a:srgbClr>
                            </a:solidFill>
                            <a:ln>
                              <a:noFill/>
                            </a:ln>
                            <a:effectLst/>
                          </wps:spPr>
                          <wps:txbx>
                            <w:txbxContent>
                              <w:p w14:paraId="63144E56" w14:textId="77777777" w:rsidR="009B0D46" w:rsidRDefault="009B0D46" w:rsidP="007303D5">
                                <w:pPr>
                                  <w:pStyle w:val="NormalWeb"/>
                                  <w:spacing w:before="0" w:beforeAutospacing="0" w:after="0" w:afterAutospacing="0" w:line="276" w:lineRule="auto"/>
                                  <w:jc w:val="center"/>
                                  <w:rPr>
                                    <w:rFonts w:ascii="Microsoft Sans Serif" w:eastAsia="Calibri" w:hAnsi="Microsoft Sans Serif"/>
                                    <w:b/>
                                    <w:bCs/>
                                    <w:color w:val="000000"/>
                                    <w:sz w:val="22"/>
                                    <w:szCs w:val="22"/>
                                  </w:rPr>
                                </w:pPr>
                                <w:proofErr w:type="spellStart"/>
                                <w:r>
                                  <w:rPr>
                                    <w:rFonts w:ascii="Microsoft Sans Serif" w:eastAsia="Calibri" w:hAnsi="Microsoft Sans Serif"/>
                                    <w:b/>
                                    <w:bCs/>
                                    <w:color w:val="000000"/>
                                    <w:sz w:val="22"/>
                                    <w:szCs w:val="22"/>
                                  </w:rPr>
                                  <w:t>Klijent</w:t>
                                </w:r>
                                <w:proofErr w:type="spellEnd"/>
                              </w:p>
                            </w:txbxContent>
                          </wps:txbx>
                          <wps:bodyPr rot="0" spcFirstLastPara="0" vert="horz" wrap="square" lIns="91440" tIns="45720" rIns="91440" bIns="45720" numCol="1" spcCol="0" rtlCol="0" fromWordArt="0" anchor="ctr" anchorCtr="0" forceAA="0" compatLnSpc="1">
                            <a:noAutofit/>
                          </wps:bodyPr>
                        </wps:wsp>
                        <wps:wsp>
                          <wps:cNvPr id="427" name="Rectangle: Rounded Corners 427"/>
                          <wps:cNvSpPr/>
                          <wps:spPr>
                            <a:xfrm>
                              <a:off x="4105275" y="36000"/>
                              <a:ext cx="1476376" cy="465750"/>
                            </a:xfrm>
                            <a:prstGeom prst="roundRect">
                              <a:avLst/>
                            </a:prstGeom>
                            <a:solidFill>
                              <a:srgbClr val="F79646">
                                <a:alpha val="50000"/>
                              </a:srgbClr>
                            </a:solidFill>
                            <a:ln>
                              <a:noFill/>
                            </a:ln>
                            <a:effectLst/>
                          </wps:spPr>
                          <wps:txbx>
                            <w:txbxContent>
                              <w:p w14:paraId="448DE9CB" w14:textId="77777777" w:rsidR="009B0D46" w:rsidRDefault="009B0D46" w:rsidP="007303D5">
                                <w:pPr>
                                  <w:pStyle w:val="NormalWeb"/>
                                  <w:spacing w:before="0" w:beforeAutospacing="0" w:after="0" w:afterAutospacing="0" w:line="276" w:lineRule="auto"/>
                                  <w:jc w:val="center"/>
                                </w:pPr>
                                <w:r>
                                  <w:rPr>
                                    <w:rFonts w:ascii="Microsoft Sans Serif" w:eastAsia="Calibri" w:hAnsi="Microsoft Sans Serif"/>
                                    <w:b/>
                                    <w:bCs/>
                                    <w:color w:val="000000"/>
                                    <w:sz w:val="22"/>
                                    <w:szCs w:val="22"/>
                                  </w:rPr>
                                  <w:t>Autorizacioni server / AS</w:t>
                                </w:r>
                              </w:p>
                            </w:txbxContent>
                          </wps:txbx>
                          <wps:bodyPr rot="0" spcFirstLastPara="0" vert="horz" wrap="square" lIns="91440" tIns="45720" rIns="91440" bIns="45720" numCol="1" spcCol="0" rtlCol="0" fromWordArt="0" anchor="ctr" anchorCtr="0" forceAA="0" compatLnSpc="1">
                            <a:noAutofit/>
                          </wps:bodyPr>
                        </wps:wsp>
                        <wps:wsp>
                          <wps:cNvPr id="428" name="Straight Connector 428"/>
                          <wps:cNvCnPr>
                            <a:stCxn id="421" idx="2"/>
                          </wps:cNvCnPr>
                          <wps:spPr>
                            <a:xfrm flipH="1">
                              <a:off x="714376" y="493199"/>
                              <a:ext cx="9525" cy="2609845"/>
                            </a:xfrm>
                            <a:prstGeom prst="line">
                              <a:avLst/>
                            </a:prstGeom>
                            <a:noFill/>
                            <a:ln w="57150" cap="flat" cmpd="sng" algn="ctr">
                              <a:solidFill>
                                <a:srgbClr val="4BACC6">
                                  <a:lumMod val="60000"/>
                                  <a:lumOff val="40000"/>
                                </a:srgbClr>
                              </a:solidFill>
                              <a:prstDash val="solid"/>
                            </a:ln>
                            <a:effectLst/>
                          </wps:spPr>
                          <wps:bodyPr/>
                        </wps:wsp>
                        <wps:wsp>
                          <wps:cNvPr id="429" name="Straight Connector 429"/>
                          <wps:cNvCnPr/>
                          <wps:spPr>
                            <a:xfrm>
                              <a:off x="2780326" y="502725"/>
                              <a:ext cx="0" cy="2600319"/>
                            </a:xfrm>
                            <a:prstGeom prst="line">
                              <a:avLst/>
                            </a:prstGeom>
                            <a:noFill/>
                            <a:ln w="57150" cap="flat" cmpd="sng" algn="ctr">
                              <a:solidFill>
                                <a:srgbClr val="9BBB59">
                                  <a:lumMod val="60000"/>
                                  <a:lumOff val="40000"/>
                                </a:srgbClr>
                              </a:solidFill>
                              <a:prstDash val="solid"/>
                            </a:ln>
                            <a:effectLst/>
                          </wps:spPr>
                          <wps:bodyPr/>
                        </wps:wsp>
                        <wps:wsp>
                          <wps:cNvPr id="430" name="Straight Connector 430"/>
                          <wps:cNvCnPr/>
                          <wps:spPr>
                            <a:xfrm>
                              <a:off x="4866301" y="502725"/>
                              <a:ext cx="0" cy="2600319"/>
                            </a:xfrm>
                            <a:prstGeom prst="line">
                              <a:avLst/>
                            </a:prstGeom>
                            <a:noFill/>
                            <a:ln w="57150" cap="flat" cmpd="sng" algn="ctr">
                              <a:solidFill>
                                <a:srgbClr val="F79646">
                                  <a:lumMod val="60000"/>
                                  <a:lumOff val="40000"/>
                                </a:srgbClr>
                              </a:solidFill>
                              <a:prstDash val="solid"/>
                            </a:ln>
                            <a:effectLst/>
                          </wps:spPr>
                          <wps:bodyPr/>
                        </wps:wsp>
                        <wps:wsp>
                          <wps:cNvPr id="431" name="Straight Connector 431"/>
                          <wps:cNvCnPr/>
                          <wps:spPr>
                            <a:xfrm flipH="1">
                              <a:off x="742951" y="817049"/>
                              <a:ext cx="2027850" cy="0"/>
                            </a:xfrm>
                            <a:prstGeom prst="line">
                              <a:avLst/>
                            </a:prstGeom>
                            <a:noFill/>
                            <a:ln w="38100" cap="flat" cmpd="sng" algn="ctr">
                              <a:solidFill>
                                <a:srgbClr val="00B050"/>
                              </a:solidFill>
                              <a:prstDash val="solid"/>
                              <a:headEnd type="none" w="med" len="med"/>
                              <a:tailEnd type="triangle" w="med" len="med"/>
                            </a:ln>
                            <a:effectLst/>
                          </wps:spPr>
                          <wps:bodyPr/>
                        </wps:wsp>
                        <wps:wsp>
                          <wps:cNvPr id="432" name="Oval 432"/>
                          <wps:cNvSpPr/>
                          <wps:spPr>
                            <a:xfrm>
                              <a:off x="2657475" y="693225"/>
                              <a:ext cx="275693" cy="285749"/>
                            </a:xfrm>
                            <a:prstGeom prst="ellipse">
                              <a:avLst/>
                            </a:prstGeom>
                            <a:solidFill>
                              <a:srgbClr val="00B050"/>
                            </a:solidFill>
                            <a:ln w="25400" cap="flat" cmpd="sng" algn="ctr">
                              <a:noFill/>
                              <a:prstDash val="solid"/>
                            </a:ln>
                            <a:effectLst/>
                          </wps:spPr>
                          <wps:txbx>
                            <w:txbxContent>
                              <w:p w14:paraId="57B23555" w14:textId="77777777" w:rsidR="009B0D46" w:rsidRPr="008A2C52" w:rsidRDefault="009B0D46" w:rsidP="007303D5">
                                <w:pPr>
                                  <w:jc w:val="center"/>
                                  <w:rPr>
                                    <w:rFonts w:ascii="Microsoft Sans Serif" w:hAnsi="Microsoft Sans Serif" w:cs="Microsoft Sans Serif"/>
                                    <w:b/>
                                    <w:color w:val="FFFFFF" w:themeColor="background1"/>
                                    <w:sz w:val="20"/>
                                    <w:szCs w:val="20"/>
                                    <w:rPrChange w:id="2022" w:author="Rajo" w:date="2018-05-31T17:33:00Z">
                                      <w:rPr>
                                        <w:rFonts w:ascii="Microsoft Sans Serif" w:hAnsi="Microsoft Sans Serif" w:cs="Microsoft Sans Serif"/>
                                        <w:b/>
                                        <w:sz w:val="20"/>
                                        <w:szCs w:val="20"/>
                                      </w:rPr>
                                    </w:rPrChange>
                                  </w:rPr>
                                </w:pPr>
                                <w:r w:rsidRPr="008A2C52">
                                  <w:rPr>
                                    <w:rFonts w:ascii="Microsoft Sans Serif" w:hAnsi="Microsoft Sans Serif" w:cs="Microsoft Sans Serif"/>
                                    <w:b/>
                                    <w:color w:val="FFFFFF" w:themeColor="background1"/>
                                    <w:sz w:val="20"/>
                                    <w:szCs w:val="20"/>
                                    <w:rPrChange w:id="2023" w:author="Rajo" w:date="2018-05-31T17:33:00Z">
                                      <w:rPr>
                                        <w:rFonts w:ascii="Microsoft Sans Serif" w:hAnsi="Microsoft Sans Serif" w:cs="Microsoft Sans Serif"/>
                                        <w:b/>
                                        <w:sz w:val="20"/>
                                        <w:szCs w:val="20"/>
                                      </w:rPr>
                                    </w:rPrChange>
                                  </w:rPr>
                                  <w:t>A</w:t>
                                </w:r>
                              </w:p>
                            </w:txbxContent>
                          </wps:txbx>
                          <wps:bodyPr rot="0" spcFirstLastPara="0" vertOverflow="overflow" horzOverflow="overflow" vert="horz" wrap="square" lIns="0" tIns="0" rIns="0" bIns="0" numCol="1" spcCol="0" rtlCol="0" fromWordArt="0" anchor="t" anchorCtr="0" forceAA="0" compatLnSpc="1">
                            <a:noAutofit/>
                          </wps:bodyPr>
                        </wps:wsp>
                        <wps:wsp>
                          <wps:cNvPr id="433" name="Oval 433"/>
                          <wps:cNvSpPr/>
                          <wps:spPr>
                            <a:xfrm>
                              <a:off x="570526" y="2159099"/>
                              <a:ext cx="275693" cy="269407"/>
                            </a:xfrm>
                            <a:prstGeom prst="ellipse">
                              <a:avLst/>
                            </a:prstGeom>
                            <a:solidFill>
                              <a:srgbClr val="00B050"/>
                            </a:solidFill>
                            <a:ln w="25400" cap="flat" cmpd="sng" algn="ctr">
                              <a:noFill/>
                              <a:prstDash val="solid"/>
                            </a:ln>
                            <a:effectLst/>
                          </wps:spPr>
                          <wps:txbx>
                            <w:txbxContent>
                              <w:p w14:paraId="38DB2776" w14:textId="77777777" w:rsidR="009B0D46" w:rsidRPr="008A2C52" w:rsidRDefault="009B0D46" w:rsidP="007303D5">
                                <w:pPr>
                                  <w:pStyle w:val="NormalWeb"/>
                                  <w:spacing w:before="0" w:beforeAutospacing="0" w:after="0" w:afterAutospacing="0" w:line="276" w:lineRule="auto"/>
                                  <w:jc w:val="center"/>
                                  <w:rPr>
                                    <w:color w:val="FFFFFF" w:themeColor="background1"/>
                                    <w:rPrChange w:id="2024" w:author="Rajo" w:date="2018-05-31T17:34:00Z">
                                      <w:rPr/>
                                    </w:rPrChange>
                                  </w:rPr>
                                </w:pPr>
                                <w:r w:rsidRPr="008A2C52">
                                  <w:rPr>
                                    <w:rFonts w:ascii="Microsoft Sans Serif" w:eastAsia="Calibri" w:hAnsi="Microsoft Sans Serif"/>
                                    <w:b/>
                                    <w:bCs/>
                                    <w:color w:val="FFFFFF" w:themeColor="background1"/>
                                    <w:sz w:val="20"/>
                                    <w:szCs w:val="20"/>
                                    <w:rPrChange w:id="2025" w:author="Rajo" w:date="2018-05-31T17:34:00Z">
                                      <w:rPr>
                                        <w:rFonts w:ascii="Microsoft Sans Serif" w:eastAsia="Calibri" w:hAnsi="Microsoft Sans Serif"/>
                                        <w:b/>
                                        <w:bCs/>
                                        <w:sz w:val="20"/>
                                        <w:szCs w:val="20"/>
                                      </w:rPr>
                                    </w:rPrChange>
                                  </w:rPr>
                                  <w:t>E</w:t>
                                </w:r>
                              </w:p>
                            </w:txbxContent>
                          </wps:txbx>
                          <wps:bodyPr rot="0" spcFirstLastPara="0" vert="horz" wrap="square" lIns="0" tIns="0" rIns="0" bIns="0" numCol="1" spcCol="0" rtlCol="0" fromWordArt="0" anchor="t" anchorCtr="0" forceAA="0" compatLnSpc="1">
                            <a:spAutoFit/>
                          </wps:bodyPr>
                        </wps:wsp>
                        <wps:wsp>
                          <wps:cNvPr id="437" name="Straight Connector 437"/>
                          <wps:cNvCnPr/>
                          <wps:spPr>
                            <a:xfrm>
                              <a:off x="846219" y="2301974"/>
                              <a:ext cx="3992482" cy="0"/>
                            </a:xfrm>
                            <a:prstGeom prst="line">
                              <a:avLst/>
                            </a:prstGeom>
                            <a:noFill/>
                            <a:ln w="38100" cap="flat" cmpd="sng" algn="ctr">
                              <a:solidFill>
                                <a:srgbClr val="00B050"/>
                              </a:solidFill>
                              <a:prstDash val="solid"/>
                              <a:headEnd type="none" w="med" len="med"/>
                              <a:tailEnd type="none" w="med" len="med"/>
                            </a:ln>
                            <a:effectLst/>
                          </wps:spPr>
                          <wps:bodyPr/>
                        </wps:wsp>
                        <wps:wsp>
                          <wps:cNvPr id="483" name="Straight Connector 483"/>
                          <wps:cNvCnPr/>
                          <wps:spPr>
                            <a:xfrm flipH="1">
                              <a:off x="2885102" y="1375342"/>
                              <a:ext cx="1944074" cy="0"/>
                            </a:xfrm>
                            <a:prstGeom prst="line">
                              <a:avLst/>
                            </a:prstGeom>
                            <a:noFill/>
                            <a:ln w="38100" cap="flat" cmpd="sng" algn="ctr">
                              <a:solidFill>
                                <a:srgbClr val="00B050"/>
                              </a:solidFill>
                              <a:prstDash val="solid"/>
                              <a:headEnd type="triangle" w="med" len="med"/>
                              <a:tailEnd type="none" w="med" len="med"/>
                            </a:ln>
                            <a:effectLst/>
                          </wps:spPr>
                          <wps:bodyPr/>
                        </wps:wsp>
                        <wps:wsp>
                          <wps:cNvPr id="486" name="Oval 486"/>
                          <wps:cNvSpPr/>
                          <wps:spPr>
                            <a:xfrm>
                              <a:off x="2637451" y="1232467"/>
                              <a:ext cx="275693" cy="269407"/>
                            </a:xfrm>
                            <a:prstGeom prst="ellipse">
                              <a:avLst/>
                            </a:prstGeom>
                            <a:solidFill>
                              <a:srgbClr val="00B050"/>
                            </a:solidFill>
                            <a:ln w="25400" cap="flat" cmpd="sng" algn="ctr">
                              <a:noFill/>
                              <a:prstDash val="solid"/>
                            </a:ln>
                            <a:effectLst/>
                          </wps:spPr>
                          <wps:txbx>
                            <w:txbxContent>
                              <w:p w14:paraId="065777EA" w14:textId="77777777" w:rsidR="009B0D46" w:rsidRDefault="009B0D46" w:rsidP="007303D5">
                                <w:pPr>
                                  <w:pStyle w:val="NormalWeb"/>
                                  <w:spacing w:before="0" w:beforeAutospacing="0" w:after="0" w:afterAutospacing="0" w:line="276" w:lineRule="auto"/>
                                  <w:jc w:val="center"/>
                                </w:pPr>
                                <w:r w:rsidRPr="008A2C52">
                                  <w:rPr>
                                    <w:rFonts w:ascii="Microsoft Sans Serif" w:eastAsia="Calibri" w:hAnsi="Microsoft Sans Serif"/>
                                    <w:b/>
                                    <w:bCs/>
                                    <w:color w:val="FFFFFF" w:themeColor="background1"/>
                                    <w:sz w:val="20"/>
                                    <w:szCs w:val="20"/>
                                    <w:rPrChange w:id="2026" w:author="Rajo" w:date="2018-05-31T17:34:00Z">
                                      <w:rPr>
                                        <w:rFonts w:ascii="Microsoft Sans Serif" w:eastAsia="Calibri" w:hAnsi="Microsoft Sans Serif"/>
                                        <w:b/>
                                        <w:bCs/>
                                        <w:sz w:val="20"/>
                                        <w:szCs w:val="20"/>
                                      </w:rPr>
                                    </w:rPrChange>
                                  </w:rPr>
                                  <w:t>C</w:t>
                                </w:r>
                              </w:p>
                            </w:txbxContent>
                          </wps:txbx>
                          <wps:bodyPr rot="0" spcFirstLastPara="0" vert="horz" wrap="square" lIns="0" tIns="0" rIns="0" bIns="0" numCol="1" spcCol="0" rtlCol="0" fromWordArt="0" anchor="t" anchorCtr="0" forceAA="0" compatLnSpc="1">
                            <a:spAutoFit/>
                          </wps:bodyPr>
                        </wps:wsp>
                        <wps:wsp>
                          <wps:cNvPr id="487" name="Straight Connector 487"/>
                          <wps:cNvCnPr/>
                          <wps:spPr>
                            <a:xfrm flipH="1">
                              <a:off x="743247" y="2606434"/>
                              <a:ext cx="4133554" cy="0"/>
                            </a:xfrm>
                            <a:prstGeom prst="line">
                              <a:avLst/>
                            </a:prstGeom>
                            <a:noFill/>
                            <a:ln w="38100" cap="flat" cmpd="sng" algn="ctr">
                              <a:solidFill>
                                <a:srgbClr val="00B050"/>
                              </a:solidFill>
                              <a:prstDash val="sysDot"/>
                              <a:headEnd type="none" w="med" len="med"/>
                              <a:tailEnd type="triangle" w="med" len="med"/>
                            </a:ln>
                            <a:effectLst/>
                          </wps:spPr>
                          <wps:bodyPr/>
                        </wps:wsp>
                        <wps:wsp>
                          <wps:cNvPr id="488" name="Straight Connector 488"/>
                          <wps:cNvCnPr/>
                          <wps:spPr>
                            <a:xfrm flipH="1" flipV="1">
                              <a:off x="742951" y="1920975"/>
                              <a:ext cx="1884975" cy="10878"/>
                            </a:xfrm>
                            <a:prstGeom prst="line">
                              <a:avLst/>
                            </a:prstGeom>
                            <a:noFill/>
                            <a:ln w="38100" cap="flat" cmpd="sng" algn="ctr">
                              <a:solidFill>
                                <a:srgbClr val="00B050"/>
                              </a:solidFill>
                              <a:prstDash val="solid"/>
                              <a:headEnd type="none" w="med" len="med"/>
                              <a:tailEnd type="triangle" w="med" len="med"/>
                            </a:ln>
                            <a:effectLst/>
                          </wps:spPr>
                          <wps:bodyPr/>
                        </wps:wsp>
                        <wps:wsp>
                          <wps:cNvPr id="489" name="Oval 489"/>
                          <wps:cNvSpPr/>
                          <wps:spPr>
                            <a:xfrm>
                              <a:off x="2627926" y="1797149"/>
                              <a:ext cx="275693" cy="269407"/>
                            </a:xfrm>
                            <a:prstGeom prst="ellipse">
                              <a:avLst/>
                            </a:prstGeom>
                            <a:solidFill>
                              <a:srgbClr val="00B050"/>
                            </a:solidFill>
                            <a:ln w="25400" cap="flat" cmpd="sng" algn="ctr">
                              <a:noFill/>
                              <a:prstDash val="solid"/>
                            </a:ln>
                            <a:effectLst/>
                          </wps:spPr>
                          <wps:txbx>
                            <w:txbxContent>
                              <w:p w14:paraId="668F66F2" w14:textId="77777777" w:rsidR="009B0D46" w:rsidRPr="008A2C52" w:rsidRDefault="009B0D46" w:rsidP="007303D5">
                                <w:pPr>
                                  <w:pStyle w:val="NormalWeb"/>
                                  <w:spacing w:before="0" w:beforeAutospacing="0" w:after="0" w:afterAutospacing="0" w:line="276" w:lineRule="auto"/>
                                  <w:jc w:val="center"/>
                                  <w:rPr>
                                    <w:color w:val="FFFFFF" w:themeColor="background1"/>
                                    <w:rPrChange w:id="2027" w:author="Rajo" w:date="2018-05-31T17:33:00Z">
                                      <w:rPr/>
                                    </w:rPrChange>
                                  </w:rPr>
                                </w:pPr>
                                <w:r w:rsidRPr="008A2C52">
                                  <w:rPr>
                                    <w:rFonts w:ascii="Microsoft Sans Serif" w:eastAsia="Calibri" w:hAnsi="Microsoft Sans Serif"/>
                                    <w:b/>
                                    <w:bCs/>
                                    <w:color w:val="FFFFFF" w:themeColor="background1"/>
                                    <w:sz w:val="20"/>
                                    <w:szCs w:val="20"/>
                                    <w:rPrChange w:id="2028" w:author="Rajo" w:date="2018-05-31T17:33:00Z">
                                      <w:rPr>
                                        <w:rFonts w:ascii="Microsoft Sans Serif" w:eastAsia="Calibri" w:hAnsi="Microsoft Sans Serif"/>
                                        <w:b/>
                                        <w:bCs/>
                                        <w:sz w:val="20"/>
                                        <w:szCs w:val="20"/>
                                      </w:rPr>
                                    </w:rPrChange>
                                  </w:rPr>
                                  <w:t>D</w:t>
                                </w:r>
                              </w:p>
                            </w:txbxContent>
                          </wps:txbx>
                          <wps:bodyPr rot="0" spcFirstLastPara="0" vert="horz" wrap="square" lIns="0" tIns="0" rIns="0" bIns="0" numCol="1" spcCol="0" rtlCol="0" fromWordArt="0" anchor="t" anchorCtr="0" forceAA="0" compatLnSpc="1">
                            <a:spAutoFit/>
                          </wps:bodyPr>
                        </wps:wsp>
                        <wps:wsp>
                          <wps:cNvPr id="490" name="Oval 490"/>
                          <wps:cNvSpPr/>
                          <wps:spPr>
                            <a:xfrm>
                              <a:off x="581424" y="1002596"/>
                              <a:ext cx="275693" cy="269408"/>
                            </a:xfrm>
                            <a:prstGeom prst="ellipse">
                              <a:avLst/>
                            </a:prstGeom>
                            <a:solidFill>
                              <a:srgbClr val="00B050"/>
                            </a:solidFill>
                            <a:ln w="25400" cap="flat" cmpd="sng" algn="ctr">
                              <a:noFill/>
                              <a:prstDash val="solid"/>
                            </a:ln>
                            <a:effectLst/>
                          </wps:spPr>
                          <wps:txbx>
                            <w:txbxContent>
                              <w:p w14:paraId="46BB4B32" w14:textId="77777777" w:rsidR="009B0D46" w:rsidRPr="008A2C52" w:rsidRDefault="009B0D46" w:rsidP="007303D5">
                                <w:pPr>
                                  <w:pStyle w:val="NormalWeb"/>
                                  <w:spacing w:before="0" w:beforeAutospacing="0" w:after="0" w:afterAutospacing="0" w:line="276" w:lineRule="auto"/>
                                  <w:jc w:val="center"/>
                                  <w:rPr>
                                    <w:color w:val="FFFFFF" w:themeColor="background1"/>
                                    <w:rPrChange w:id="2029" w:author="Rajo" w:date="2018-05-31T17:34:00Z">
                                      <w:rPr/>
                                    </w:rPrChange>
                                  </w:rPr>
                                </w:pPr>
                                <w:r w:rsidRPr="008A2C52">
                                  <w:rPr>
                                    <w:rFonts w:ascii="Microsoft Sans Serif" w:eastAsia="Calibri" w:hAnsi="Microsoft Sans Serif"/>
                                    <w:b/>
                                    <w:bCs/>
                                    <w:color w:val="FFFFFF" w:themeColor="background1"/>
                                    <w:sz w:val="20"/>
                                    <w:szCs w:val="20"/>
                                    <w:rPrChange w:id="2030" w:author="Rajo" w:date="2018-05-31T17:34:00Z">
                                      <w:rPr>
                                        <w:rFonts w:ascii="Microsoft Sans Serif" w:eastAsia="Calibri" w:hAnsi="Microsoft Sans Serif"/>
                                        <w:b/>
                                        <w:bCs/>
                                        <w:sz w:val="20"/>
                                        <w:szCs w:val="20"/>
                                      </w:rPr>
                                    </w:rPrChange>
                                  </w:rPr>
                                  <w:t>B</w:t>
                                </w:r>
                              </w:p>
                            </w:txbxContent>
                          </wps:txbx>
                          <wps:bodyPr rot="0" spcFirstLastPara="0" vert="horz" wrap="square" lIns="0" tIns="0" rIns="0" bIns="0" numCol="1" spcCol="0" rtlCol="0" fromWordArt="0" anchor="t" anchorCtr="0" forceAA="0" compatLnSpc="1">
                            <a:spAutoFit/>
                          </wps:bodyPr>
                        </wps:wsp>
                        <wps:wsp>
                          <wps:cNvPr id="491" name="Straight Connector 491"/>
                          <wps:cNvCnPr/>
                          <wps:spPr>
                            <a:xfrm>
                              <a:off x="846219" y="1148179"/>
                              <a:ext cx="1887457" cy="0"/>
                            </a:xfrm>
                            <a:prstGeom prst="line">
                              <a:avLst/>
                            </a:prstGeom>
                            <a:noFill/>
                            <a:ln w="38100" cap="flat" cmpd="sng" algn="ctr">
                              <a:solidFill>
                                <a:srgbClr val="00B050"/>
                              </a:solidFill>
                              <a:prstDash val="solid"/>
                              <a:headEnd type="none" w="med" len="med"/>
                              <a:tailEnd type="triangle" w="med" len="med"/>
                            </a:ln>
                            <a:effectLst/>
                          </wps:spPr>
                          <wps:bodyPr/>
                        </wps:wsp>
                        <wps:wsp>
                          <wps:cNvPr id="492" name="Text Box 492"/>
                          <wps:cNvSpPr txBox="1"/>
                          <wps:spPr>
                            <a:xfrm>
                              <a:off x="771527" y="540824"/>
                              <a:ext cx="1971674" cy="238126"/>
                            </a:xfrm>
                            <a:prstGeom prst="rect">
                              <a:avLst/>
                            </a:prstGeom>
                            <a:noFill/>
                            <a:ln w="6350">
                              <a:noFill/>
                            </a:ln>
                          </wps:spPr>
                          <wps:txbx>
                            <w:txbxContent>
                              <w:p w14:paraId="3D1B79F2" w14:textId="77777777" w:rsidR="009B0D46" w:rsidRDefault="009B0D46" w:rsidP="007303D5">
                                <w:pPr>
                                  <w:jc w:val="center"/>
                                  <w:rPr>
                                    <w:rFonts w:ascii="Microsoft Sans Serif" w:hAnsi="Microsoft Sans Serif" w:cs="Microsoft Sans Serif"/>
                                    <w:b/>
                                    <w:sz w:val="20"/>
                                    <w:szCs w:val="20"/>
                                  </w:rPr>
                                </w:pPr>
                                <w:proofErr w:type="spellStart"/>
                                <w:r>
                                  <w:rPr>
                                    <w:rFonts w:ascii="Microsoft Sans Serif" w:hAnsi="Microsoft Sans Serif" w:cs="Microsoft Sans Serif"/>
                                    <w:b/>
                                    <w:sz w:val="20"/>
                                    <w:szCs w:val="20"/>
                                  </w:rPr>
                                  <w:t>Klijent</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zahtijeva</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autorizaciju</w:t>
                                </w:r>
                                <w:proofErr w:type="spellEnd"/>
                              </w:p>
                            </w:txbxContent>
                          </wps:txbx>
                          <wps:bodyPr rot="0" spcFirstLastPara="0" vertOverflow="overflow" horzOverflow="overflow" vert="horz" wrap="square" lIns="91440" tIns="45720" rIns="91440" bIns="0" numCol="1" spcCol="0" rtlCol="0" fromWordArt="0" anchor="t" anchorCtr="0" forceAA="0" compatLnSpc="1">
                            <a:noAutofit/>
                          </wps:bodyPr>
                        </wps:wsp>
                        <wps:wsp>
                          <wps:cNvPr id="493" name="Text Box 105"/>
                          <wps:cNvSpPr txBox="1"/>
                          <wps:spPr>
                            <a:xfrm>
                              <a:off x="790576" y="884188"/>
                              <a:ext cx="1892595" cy="218611"/>
                            </a:xfrm>
                            <a:prstGeom prst="rect">
                              <a:avLst/>
                            </a:prstGeom>
                            <a:noFill/>
                            <a:ln w="6350">
                              <a:noFill/>
                            </a:ln>
                          </wps:spPr>
                          <wps:txbx>
                            <w:txbxContent>
                              <w:p w14:paraId="5110BDF5" w14:textId="77777777" w:rsidR="009B0D46" w:rsidRDefault="009B0D46" w:rsidP="007303D5">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Dobija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dozvolu</w:t>
                                </w:r>
                                <w:proofErr w:type="spellEnd"/>
                                <w:r>
                                  <w:rPr>
                                    <w:rFonts w:ascii="Microsoft Sans Serif" w:eastAsia="Calibri" w:hAnsi="Microsoft Sans Serif"/>
                                    <w:b/>
                                    <w:bCs/>
                                    <w:sz w:val="20"/>
                                    <w:szCs w:val="20"/>
                                  </w:rPr>
                                  <w:t xml:space="preserve"> za </w:t>
                                </w:r>
                                <w:proofErr w:type="spellStart"/>
                                <w:r>
                                  <w:rPr>
                                    <w:rFonts w:ascii="Microsoft Sans Serif" w:eastAsia="Calibri" w:hAnsi="Microsoft Sans Serif"/>
                                    <w:b/>
                                    <w:bCs/>
                                    <w:sz w:val="20"/>
                                    <w:szCs w:val="20"/>
                                  </w:rPr>
                                  <w:t>autorizaciju</w:t>
                                </w:r>
                                <w:proofErr w:type="spellEnd"/>
                              </w:p>
                            </w:txbxContent>
                          </wps:txbx>
                          <wps:bodyPr rot="0" spcFirstLastPara="0" vert="horz" wrap="square" lIns="91440" tIns="45720" rIns="91440" bIns="0" numCol="1" spcCol="0" rtlCol="0" fromWordArt="0" anchor="t" anchorCtr="0" forceAA="0" compatLnSpc="1">
                            <a:noAutofit/>
                          </wps:bodyPr>
                        </wps:wsp>
                        <wps:wsp>
                          <wps:cNvPr id="494" name="Text Box 105"/>
                          <wps:cNvSpPr txBox="1"/>
                          <wps:spPr>
                            <a:xfrm>
                              <a:off x="2913144" y="935922"/>
                              <a:ext cx="1800225" cy="400050"/>
                            </a:xfrm>
                            <a:prstGeom prst="rect">
                              <a:avLst/>
                            </a:prstGeom>
                            <a:noFill/>
                            <a:ln w="6350">
                              <a:noFill/>
                            </a:ln>
                          </wps:spPr>
                          <wps:txbx>
                            <w:txbxContent>
                              <w:p w14:paraId="5B3930C7" w14:textId="77777777" w:rsidR="009B0D46" w:rsidRDefault="009B0D46" w:rsidP="007303D5">
                                <w:pPr>
                                  <w:pStyle w:val="NormalWeb"/>
                                  <w:spacing w:before="0" w:beforeAutospacing="0" w:after="0" w:afterAutospacing="0"/>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zahtijeva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 </w:t>
                                </w:r>
                                <w:proofErr w:type="spellStart"/>
                                <w:r>
                                  <w:rPr>
                                    <w:rFonts w:ascii="Microsoft Sans Serif" w:eastAsia="Calibri" w:hAnsi="Microsoft Sans Serif"/>
                                    <w:b/>
                                    <w:bCs/>
                                    <w:sz w:val="20"/>
                                    <w:szCs w:val="20"/>
                                  </w:rPr>
                                  <w:t>koristeći</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odobrenje</w:t>
                                </w:r>
                                <w:proofErr w:type="spellEnd"/>
                              </w:p>
                            </w:txbxContent>
                          </wps:txbx>
                          <wps:bodyPr rot="0" spcFirstLastPara="0" vert="horz" wrap="square" lIns="91440" tIns="91440" rIns="91440" bIns="0" numCol="1" spcCol="0" rtlCol="0" fromWordArt="0" anchor="t" anchorCtr="0" forceAA="0" compatLnSpc="1">
                            <a:noAutofit/>
                          </wps:bodyPr>
                        </wps:wsp>
                        <wps:wsp>
                          <wps:cNvPr id="495" name="Text Box 105"/>
                          <wps:cNvSpPr txBox="1"/>
                          <wps:spPr>
                            <a:xfrm>
                              <a:off x="618060" y="1484177"/>
                              <a:ext cx="2285559" cy="447676"/>
                            </a:xfrm>
                            <a:prstGeom prst="rect">
                              <a:avLst/>
                            </a:prstGeom>
                            <a:noFill/>
                            <a:ln w="6350">
                              <a:noFill/>
                            </a:ln>
                          </wps:spPr>
                          <wps:txbx>
                            <w:txbxContent>
                              <w:p w14:paraId="7B36EA91" w14:textId="77777777" w:rsidR="009B0D46" w:rsidRDefault="009B0D46" w:rsidP="007303D5">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zahtijeva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zaštićeni</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resurs</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koristeći</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w:t>
                                </w:r>
                              </w:p>
                            </w:txbxContent>
                          </wps:txbx>
                          <wps:bodyPr rot="0" spcFirstLastPara="0" vert="horz" wrap="square" lIns="91440" tIns="45720" rIns="91440" bIns="0" numCol="1" spcCol="0" rtlCol="0" fromWordArt="0" anchor="t" anchorCtr="0" forceAA="0" compatLnSpc="1">
                            <a:noAutofit/>
                          </wps:bodyPr>
                        </wps:wsp>
                        <wps:wsp>
                          <wps:cNvPr id="496" name="Text Box 105"/>
                          <wps:cNvSpPr txBox="1"/>
                          <wps:spPr>
                            <a:xfrm>
                              <a:off x="752477" y="2066556"/>
                              <a:ext cx="2037375" cy="230330"/>
                            </a:xfrm>
                            <a:prstGeom prst="rect">
                              <a:avLst/>
                            </a:prstGeom>
                            <a:noFill/>
                            <a:ln w="6350">
                              <a:noFill/>
                            </a:ln>
                          </wps:spPr>
                          <wps:txbx>
                            <w:txbxContent>
                              <w:p w14:paraId="7CAC9C77" w14:textId="77777777" w:rsidR="009B0D46" w:rsidRDefault="009B0D46" w:rsidP="007303D5">
                                <w:pPr>
                                  <w:pStyle w:val="NormalWeb"/>
                                  <w:spacing w:before="0" w:beforeAutospacing="0" w:after="0" w:afterAutospacing="0" w:line="276" w:lineRule="auto"/>
                                  <w:jc w:val="center"/>
                                </w:pPr>
                                <w:r>
                                  <w:rPr>
                                    <w:rFonts w:ascii="Microsoft Sans Serif" w:eastAsia="Calibri" w:hAnsi="Microsoft Sans Serif"/>
                                    <w:b/>
                                    <w:bCs/>
                                    <w:sz w:val="20"/>
                                    <w:szCs w:val="20"/>
                                  </w:rPr>
                                  <w:t xml:space="preserve">SR </w:t>
                                </w:r>
                                <w:proofErr w:type="spellStart"/>
                                <w:r>
                                  <w:rPr>
                                    <w:rFonts w:ascii="Microsoft Sans Serif" w:eastAsia="Calibri" w:hAnsi="Microsoft Sans Serif"/>
                                    <w:b/>
                                    <w:bCs/>
                                    <w:sz w:val="20"/>
                                    <w:szCs w:val="20"/>
                                  </w:rPr>
                                  <w:t>provjerava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w:t>
                                </w:r>
                              </w:p>
                            </w:txbxContent>
                          </wps:txbx>
                          <wps:bodyPr rot="0" spcFirstLastPara="0" vert="horz" wrap="square" lIns="91440" tIns="45720" rIns="91440" bIns="0" numCol="1" spcCol="0" rtlCol="0" fromWordArt="0" anchor="t" anchorCtr="0" forceAA="0" compatLnSpc="1">
                            <a:noAutofit/>
                          </wps:bodyPr>
                        </wps:wsp>
                        <wps:wsp>
                          <wps:cNvPr id="497" name="Straight Connector 497"/>
                          <wps:cNvCnPr/>
                          <wps:spPr>
                            <a:xfrm flipV="1">
                              <a:off x="4868841" y="2263874"/>
                              <a:ext cx="6985" cy="363855"/>
                            </a:xfrm>
                            <a:prstGeom prst="line">
                              <a:avLst/>
                            </a:prstGeom>
                            <a:noFill/>
                            <a:ln w="38100" cap="flat" cmpd="sng" algn="ctr">
                              <a:solidFill>
                                <a:srgbClr val="00B050"/>
                              </a:solidFill>
                              <a:prstDash val="sysDot"/>
                              <a:headEnd type="none" w="med" len="med"/>
                              <a:tailEnd type="none" w="med" len="med"/>
                            </a:ln>
                            <a:effectLst/>
                          </wps:spPr>
                          <wps:bodyPr/>
                        </wps:wsp>
                        <wps:wsp>
                          <wps:cNvPr id="498" name="Oval 498"/>
                          <wps:cNvSpPr/>
                          <wps:spPr>
                            <a:xfrm>
                              <a:off x="581527" y="2797274"/>
                              <a:ext cx="275693" cy="269408"/>
                            </a:xfrm>
                            <a:prstGeom prst="ellipse">
                              <a:avLst/>
                            </a:prstGeom>
                            <a:solidFill>
                              <a:srgbClr val="00B050"/>
                            </a:solidFill>
                            <a:ln w="25400" cap="flat" cmpd="sng" algn="ctr">
                              <a:noFill/>
                              <a:prstDash val="solid"/>
                            </a:ln>
                            <a:effectLst/>
                          </wps:spPr>
                          <wps:txbx>
                            <w:txbxContent>
                              <w:p w14:paraId="3F7632F0" w14:textId="77777777" w:rsidR="009B0D46" w:rsidRPr="008A2C52" w:rsidRDefault="009B0D46" w:rsidP="007303D5">
                                <w:pPr>
                                  <w:pStyle w:val="NormalWeb"/>
                                  <w:spacing w:before="0" w:beforeAutospacing="0" w:after="0" w:afterAutospacing="0" w:line="276" w:lineRule="auto"/>
                                  <w:jc w:val="center"/>
                                  <w:rPr>
                                    <w:color w:val="FFFFFF" w:themeColor="background1"/>
                                    <w:rPrChange w:id="2031" w:author="Rajo" w:date="2018-05-31T17:34:00Z">
                                      <w:rPr/>
                                    </w:rPrChange>
                                  </w:rPr>
                                </w:pPr>
                                <w:r w:rsidRPr="008A2C52">
                                  <w:rPr>
                                    <w:rFonts w:ascii="Microsoft Sans Serif" w:eastAsia="Calibri" w:hAnsi="Microsoft Sans Serif"/>
                                    <w:b/>
                                    <w:bCs/>
                                    <w:color w:val="FFFFFF" w:themeColor="background1"/>
                                    <w:sz w:val="20"/>
                                    <w:szCs w:val="20"/>
                                    <w:rPrChange w:id="2032" w:author="Rajo" w:date="2018-05-31T17:34:00Z">
                                      <w:rPr>
                                        <w:rFonts w:ascii="Microsoft Sans Serif" w:eastAsia="Calibri" w:hAnsi="Microsoft Sans Serif"/>
                                        <w:b/>
                                        <w:bCs/>
                                        <w:sz w:val="20"/>
                                        <w:szCs w:val="20"/>
                                      </w:rPr>
                                    </w:rPrChange>
                                  </w:rPr>
                                  <w:t>F</w:t>
                                </w:r>
                              </w:p>
                            </w:txbxContent>
                          </wps:txbx>
                          <wps:bodyPr rot="0" spcFirstLastPara="0" vert="horz" wrap="square" lIns="0" tIns="0" rIns="0" bIns="0" numCol="1" spcCol="0" rtlCol="0" fromWordArt="0" anchor="t" anchorCtr="0" forceAA="0" compatLnSpc="1">
                            <a:spAutoFit/>
                          </wps:bodyPr>
                        </wps:wsp>
                        <wps:wsp>
                          <wps:cNvPr id="499" name="Straight Connector 499"/>
                          <wps:cNvCnPr/>
                          <wps:spPr>
                            <a:xfrm>
                              <a:off x="855981" y="2937609"/>
                              <a:ext cx="1887220" cy="0"/>
                            </a:xfrm>
                            <a:prstGeom prst="line">
                              <a:avLst/>
                            </a:prstGeom>
                            <a:noFill/>
                            <a:ln w="38100" cap="flat" cmpd="sng" algn="ctr">
                              <a:solidFill>
                                <a:srgbClr val="00B050"/>
                              </a:solidFill>
                              <a:prstDash val="solid"/>
                              <a:headEnd type="none" w="med" len="med"/>
                              <a:tailEnd type="triangle" w="med" len="med"/>
                            </a:ln>
                            <a:effectLst/>
                          </wps:spPr>
                          <wps:bodyPr/>
                        </wps:wsp>
                        <wps:wsp>
                          <wps:cNvPr id="500" name="Text Box 105"/>
                          <wps:cNvSpPr txBox="1"/>
                          <wps:spPr>
                            <a:xfrm>
                              <a:off x="696596" y="2682974"/>
                              <a:ext cx="2037080" cy="229870"/>
                            </a:xfrm>
                            <a:prstGeom prst="rect">
                              <a:avLst/>
                            </a:prstGeom>
                            <a:noFill/>
                            <a:ln w="6350">
                              <a:noFill/>
                            </a:ln>
                          </wps:spPr>
                          <wps:txbx>
                            <w:txbxContent>
                              <w:p w14:paraId="1D39C7BB" w14:textId="77777777" w:rsidR="009B0D46" w:rsidRDefault="009B0D46" w:rsidP="007303D5">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prima </w:t>
                                </w:r>
                                <w:proofErr w:type="spellStart"/>
                                <w:r>
                                  <w:rPr>
                                    <w:rFonts w:ascii="Microsoft Sans Serif" w:eastAsia="Calibri" w:hAnsi="Microsoft Sans Serif"/>
                                    <w:b/>
                                    <w:bCs/>
                                    <w:sz w:val="20"/>
                                    <w:szCs w:val="20"/>
                                  </w:rPr>
                                  <w:t>resurs</w:t>
                                </w:r>
                                <w:proofErr w:type="spellEnd"/>
                              </w:p>
                            </w:txbxContent>
                          </wps:txbx>
                          <wps:bodyPr rot="0" spcFirstLastPara="0" vert="horz" wrap="square" lIns="91440" tIns="45720" rIns="91440" bIns="0" numCol="1" spcCol="0" rtlCol="0" fromWordArt="0" anchor="t" anchorCtr="0" forceAA="0" compatLnSpc="1">
                            <a:noAutofit/>
                          </wps:bodyPr>
                        </wps:wsp>
                        <wps:wsp>
                          <wps:cNvPr id="501" name="Straight Connector 501"/>
                          <wps:cNvCnPr/>
                          <wps:spPr>
                            <a:xfrm flipH="1" flipV="1">
                              <a:off x="2829221" y="1786354"/>
                              <a:ext cx="1884680" cy="10795"/>
                            </a:xfrm>
                            <a:prstGeom prst="line">
                              <a:avLst/>
                            </a:prstGeom>
                            <a:noFill/>
                            <a:ln w="38100" cap="flat" cmpd="sng" algn="ctr">
                              <a:solidFill>
                                <a:srgbClr val="00B050"/>
                              </a:solidFill>
                              <a:prstDash val="solid"/>
                              <a:headEnd type="none" w="med" len="med"/>
                              <a:tailEnd type="triangle" w="med" len="med"/>
                            </a:ln>
                            <a:effectLst/>
                          </wps:spPr>
                          <wps:bodyPr/>
                        </wps:wsp>
                        <wps:wsp>
                          <wps:cNvPr id="502" name="Oval 502"/>
                          <wps:cNvSpPr/>
                          <wps:spPr>
                            <a:xfrm>
                              <a:off x="4713901" y="1662529"/>
                              <a:ext cx="275693" cy="269408"/>
                            </a:xfrm>
                            <a:prstGeom prst="ellipse">
                              <a:avLst/>
                            </a:prstGeom>
                            <a:solidFill>
                              <a:srgbClr val="00B050"/>
                            </a:solidFill>
                            <a:ln w="25400" cap="flat" cmpd="sng" algn="ctr">
                              <a:noFill/>
                              <a:prstDash val="solid"/>
                            </a:ln>
                            <a:effectLst/>
                          </wps:spPr>
                          <wps:txbx>
                            <w:txbxContent>
                              <w:p w14:paraId="17B4612C" w14:textId="77777777" w:rsidR="009B0D46" w:rsidRPr="008A2C52" w:rsidRDefault="009B0D46" w:rsidP="007303D5">
                                <w:pPr>
                                  <w:pStyle w:val="NormalWeb"/>
                                  <w:spacing w:before="0" w:beforeAutospacing="0" w:after="0" w:afterAutospacing="0" w:line="276" w:lineRule="auto"/>
                                  <w:jc w:val="center"/>
                                  <w:rPr>
                                    <w:color w:val="FFFFFF" w:themeColor="background1"/>
                                    <w:rPrChange w:id="2033" w:author="Rajo" w:date="2018-05-31T17:33:00Z">
                                      <w:rPr/>
                                    </w:rPrChange>
                                  </w:rPr>
                                </w:pPr>
                                <w:r w:rsidRPr="008A2C52">
                                  <w:rPr>
                                    <w:rFonts w:ascii="Microsoft Sans Serif" w:eastAsia="Calibri" w:hAnsi="Microsoft Sans Serif"/>
                                    <w:b/>
                                    <w:bCs/>
                                    <w:color w:val="FFFFFF" w:themeColor="background1"/>
                                    <w:sz w:val="20"/>
                                    <w:szCs w:val="20"/>
                                    <w:rPrChange w:id="2034" w:author="Rajo" w:date="2018-05-31T17:33:00Z">
                                      <w:rPr>
                                        <w:rFonts w:ascii="Microsoft Sans Serif" w:eastAsia="Calibri" w:hAnsi="Microsoft Sans Serif"/>
                                        <w:b/>
                                        <w:bCs/>
                                        <w:sz w:val="20"/>
                                        <w:szCs w:val="20"/>
                                      </w:rPr>
                                    </w:rPrChange>
                                  </w:rPr>
                                  <w:t>D</w:t>
                                </w:r>
                              </w:p>
                            </w:txbxContent>
                          </wps:txbx>
                          <wps:bodyPr rot="0" spcFirstLastPara="0" vert="horz" wrap="square" lIns="0" tIns="0" rIns="0" bIns="0" numCol="1" spcCol="0" rtlCol="0" fromWordArt="0" anchor="t" anchorCtr="0" forceAA="0" compatLnSpc="1">
                            <a:spAutoFit/>
                          </wps:bodyPr>
                        </wps:wsp>
                        <wps:wsp>
                          <wps:cNvPr id="503" name="Text Box 105"/>
                          <wps:cNvSpPr txBox="1"/>
                          <wps:spPr>
                            <a:xfrm>
                              <a:off x="2657475" y="1520925"/>
                              <a:ext cx="2285365" cy="210524"/>
                            </a:xfrm>
                            <a:prstGeom prst="rect">
                              <a:avLst/>
                            </a:prstGeom>
                            <a:noFill/>
                            <a:ln w="6350">
                              <a:noFill/>
                            </a:ln>
                          </wps:spPr>
                          <wps:txbx>
                            <w:txbxContent>
                              <w:p w14:paraId="7817EAA9" w14:textId="77777777" w:rsidR="009B0D46" w:rsidRDefault="009B0D46" w:rsidP="007303D5">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Odobrava</w:t>
                                </w:r>
                                <w:proofErr w:type="spellEnd"/>
                                <w:r>
                                  <w:rPr>
                                    <w:rFonts w:ascii="Microsoft Sans Serif" w:eastAsia="Calibri" w:hAnsi="Microsoft Sans Serif"/>
                                    <w:b/>
                                    <w:bCs/>
                                    <w:sz w:val="20"/>
                                    <w:szCs w:val="20"/>
                                  </w:rPr>
                                  <w:t xml:space="preserve"> i </w:t>
                                </w:r>
                                <w:proofErr w:type="spellStart"/>
                                <w:r>
                                  <w:rPr>
                                    <w:rFonts w:ascii="Microsoft Sans Serif" w:eastAsia="Calibri" w:hAnsi="Microsoft Sans Serif"/>
                                    <w:b/>
                                    <w:bCs/>
                                    <w:sz w:val="20"/>
                                    <w:szCs w:val="20"/>
                                  </w:rPr>
                                  <w:t>izdaje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w:t>
                                </w:r>
                              </w:p>
                            </w:txbxContent>
                          </wps:txbx>
                          <wps:bodyPr rot="0" spcFirstLastPara="0" vert="horz" wrap="square" lIns="91440" tIns="45720" rIns="91440" bIns="0" numCol="1" spcCol="0" rtlCol="0" fromWordArt="0" anchor="t" anchorCtr="0" forceAA="0" compatLnSpc="1">
                            <a:noAutofit/>
                          </wps:bodyPr>
                        </wps:wsp>
                        <wps:wsp>
                          <wps:cNvPr id="504" name="Text Box 105"/>
                          <wps:cNvSpPr txBox="1"/>
                          <wps:spPr>
                            <a:xfrm>
                              <a:off x="2657475" y="2340074"/>
                              <a:ext cx="2352676" cy="229575"/>
                            </a:xfrm>
                            <a:prstGeom prst="rect">
                              <a:avLst/>
                            </a:prstGeom>
                            <a:noFill/>
                            <a:ln w="6350">
                              <a:noFill/>
                            </a:ln>
                          </wps:spPr>
                          <wps:txbx>
                            <w:txbxContent>
                              <w:p w14:paraId="31ED54B1" w14:textId="77777777" w:rsidR="009B0D46" w:rsidRDefault="009B0D46" w:rsidP="007303D5">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Šalje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informacije</w:t>
                                </w:r>
                                <w:proofErr w:type="spellEnd"/>
                                <w:r>
                                  <w:rPr>
                                    <w:rFonts w:ascii="Microsoft Sans Serif" w:eastAsia="Calibri" w:hAnsi="Microsoft Sans Serif"/>
                                    <w:b/>
                                    <w:bCs/>
                                    <w:sz w:val="20"/>
                                    <w:szCs w:val="20"/>
                                  </w:rPr>
                                  <w:t xml:space="preserve"> o </w:t>
                                </w:r>
                                <w:proofErr w:type="spellStart"/>
                                <w:r>
                                  <w:rPr>
                                    <w:rFonts w:ascii="Microsoft Sans Serif" w:eastAsia="Calibri" w:hAnsi="Microsoft Sans Serif"/>
                                    <w:b/>
                                    <w:bCs/>
                                    <w:sz w:val="20"/>
                                    <w:szCs w:val="20"/>
                                  </w:rPr>
                                  <w:t>korisniku</w:t>
                                </w:r>
                                <w:proofErr w:type="spellEnd"/>
                              </w:p>
                            </w:txbxContent>
                          </wps:txbx>
                          <wps:bodyPr rot="0" spcFirstLastPara="0" vert="horz" wrap="square" lIns="91440" tIns="45720" rIns="91440" bIns="0" numCol="1" spcCol="0" rtlCol="0" fromWordArt="0" anchor="t" anchorCtr="0" forceAA="0" compatLnSpc="1">
                            <a:noAutofit/>
                          </wps:bodyPr>
                        </wps:wsp>
                      </wpc:wpc>
                    </a:graphicData>
                  </a:graphic>
                  <wp14:sizeRelH relativeFrom="page">
                    <wp14:pctWidth>0</wp14:pctWidth>
                  </wp14:sizeRelH>
                  <wp14:sizeRelV relativeFrom="page">
                    <wp14:pctHeight>0</wp14:pctHeight>
                  </wp14:sizeRelV>
                </wp:anchor>
              </w:drawing>
            </mc:Choice>
            <mc:Fallback>
              <w:pict>
                <v:group w14:anchorId="6CC7C54F" id="Canvas 505" o:spid="_x0000_s1208" editas="canvas" style="position:absolute;left:0;text-align:left;margin-left:15.75pt;margin-top:28.95pt;width:452.25pt;height:244.3pt;z-index:251656704;mso-position-horizontal-relative:text;mso-position-vertical-relative:text" coordsize="57435,3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">
                  <v:shape id="_x0000_s1209" type="#_x0000_t75" style="position:absolute;width:57435;height:31026;visibility:visible;mso-wrap-style:square">
                    <v:fill o:detectmouseclick="t"/>
                    <v:path o:connecttype="none"/>
                  </v:shape>
                  <v:roundrect id="Rectangle: Rounded Corners 421" o:spid="_x0000_s1210" style="position:absolute;left:762;top:360;width:12954;height:45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" fillcolor="#4bacc6" stroked="f">
                    <v:fill opacity="32896f"/>
                    <v:textbox>
                      <w:txbxContent>
                        <w:p w14:paraId="5BA038E0" w14:textId="77777777" w:rsidR="009B0D46" w:rsidRDefault="009B0D46" w:rsidP="007303D5">
                          <w:pPr>
                            <w:jc w:val="center"/>
                            <w:rPr>
                              <w:rFonts w:ascii="Microsoft Sans Serif" w:hAnsi="Microsoft Sans Serif" w:cs="Microsoft Sans Serif"/>
                              <w:b/>
                              <w:color w:val="000000" w:themeColor="text1"/>
                              <w:sz w:val="22"/>
                            </w:rPr>
                          </w:pPr>
                          <w:r>
                            <w:rPr>
                              <w:rFonts w:ascii="Microsoft Sans Serif" w:hAnsi="Microsoft Sans Serif" w:cs="Microsoft Sans Serif"/>
                              <w:b/>
                              <w:color w:val="000000" w:themeColor="text1"/>
                              <w:sz w:val="22"/>
                            </w:rPr>
                            <w:t xml:space="preserve">Server </w:t>
                          </w:r>
                          <w:proofErr w:type="spellStart"/>
                          <w:r>
                            <w:rPr>
                              <w:rFonts w:ascii="Microsoft Sans Serif" w:hAnsi="Microsoft Sans Serif" w:cs="Microsoft Sans Serif"/>
                              <w:b/>
                              <w:color w:val="000000" w:themeColor="text1"/>
                              <w:sz w:val="22"/>
                            </w:rPr>
                            <w:t>resursa</w:t>
                          </w:r>
                          <w:proofErr w:type="spellEnd"/>
                          <w:r>
                            <w:rPr>
                              <w:rFonts w:ascii="Microsoft Sans Serif" w:hAnsi="Microsoft Sans Serif" w:cs="Microsoft Sans Serif"/>
                              <w:b/>
                              <w:color w:val="000000" w:themeColor="text1"/>
                              <w:sz w:val="22"/>
                            </w:rPr>
                            <w:t xml:space="preserve"> / SR</w:t>
                          </w:r>
                        </w:p>
                      </w:txbxContent>
                    </v:textbox>
                  </v:roundrect>
                  <v:roundrect id="Rectangle: Rounded Corners 422" o:spid="_x0000_s1211" style="position:absolute;left:21135;top:455;width:12954;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" fillcolor="#9bbb59" stroked="f">
                    <v:fill opacity="32896f"/>
                    <v:textbox>
                      <w:txbxContent>
                        <w:p w14:paraId="63144E56" w14:textId="77777777" w:rsidR="009B0D46" w:rsidRDefault="009B0D46" w:rsidP="007303D5">
                          <w:pPr>
                            <w:pStyle w:val="NormalWeb"/>
                            <w:spacing w:before="0" w:beforeAutospacing="0" w:after="0" w:afterAutospacing="0" w:line="276" w:lineRule="auto"/>
                            <w:jc w:val="center"/>
                            <w:rPr>
                              <w:rFonts w:ascii="Microsoft Sans Serif" w:eastAsia="Calibri" w:hAnsi="Microsoft Sans Serif"/>
                              <w:b/>
                              <w:bCs/>
                              <w:color w:val="000000"/>
                              <w:sz w:val="22"/>
                              <w:szCs w:val="22"/>
                            </w:rPr>
                          </w:pPr>
                          <w:proofErr w:type="spellStart"/>
                          <w:r>
                            <w:rPr>
                              <w:rFonts w:ascii="Microsoft Sans Serif" w:eastAsia="Calibri" w:hAnsi="Microsoft Sans Serif"/>
                              <w:b/>
                              <w:bCs/>
                              <w:color w:val="000000"/>
                              <w:sz w:val="22"/>
                              <w:szCs w:val="22"/>
                            </w:rPr>
                            <w:t>Klijent</w:t>
                          </w:r>
                          <w:proofErr w:type="spellEnd"/>
                        </w:p>
                      </w:txbxContent>
                    </v:textbox>
                  </v:roundrect>
                  <v:roundrect id="Rectangle: Rounded Corners 427" o:spid="_x0000_s1212" style="position:absolute;left:41052;top:360;width:14764;height:46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" fillcolor="#f79646" stroked="f">
                    <v:fill opacity="32896f"/>
                    <v:textbox>
                      <w:txbxContent>
                        <w:p w14:paraId="448DE9CB" w14:textId="77777777" w:rsidR="009B0D46" w:rsidRDefault="009B0D46" w:rsidP="007303D5">
                          <w:pPr>
                            <w:pStyle w:val="NormalWeb"/>
                            <w:spacing w:before="0" w:beforeAutospacing="0" w:after="0" w:afterAutospacing="0" w:line="276" w:lineRule="auto"/>
                            <w:jc w:val="center"/>
                          </w:pPr>
                          <w:r>
                            <w:rPr>
                              <w:rFonts w:ascii="Microsoft Sans Serif" w:eastAsia="Calibri" w:hAnsi="Microsoft Sans Serif"/>
                              <w:b/>
                              <w:bCs/>
                              <w:color w:val="000000"/>
                              <w:sz w:val="22"/>
                              <w:szCs w:val="22"/>
                            </w:rPr>
                            <w:t>Autorizacioni server / AS</w:t>
                          </w:r>
                        </w:p>
                      </w:txbxContent>
                    </v:textbox>
                  </v:roundrect>
                  <v:line id="Straight Connector 428" o:spid="_x0000_s1213" style="position:absolute;flip:x;visibility:visible;mso-wrap-style:square" from="7143,4931" to="7239,31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" strokecolor="#93cddd" strokeweight="4.5pt"/>
                  <v:line id="Straight Connector 429" o:spid="_x0000_s1214" style="position:absolute;visibility:visible;mso-wrap-style:square" from="27803,5027" to="27803,31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" strokecolor="#c3d69b" strokeweight="4.5pt"/>
                  <v:line id="Straight Connector 430" o:spid="_x0000_s1215" style="position:absolute;visibility:visible;mso-wrap-style:square" from="48663,5027" to="48663,31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" strokecolor="#fac090" strokeweight="4.5pt"/>
                  <v:line id="Straight Connector 431" o:spid="_x0000_s1216" style="position:absolute;flip:x;visibility:visible;mso-wrap-style:square" from="7429,8170" to="27708,8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" strokecolor="#00b050" strokeweight="3pt">
                    <v:stroke endarrow="block"/>
                  </v:line>
                  <v:oval id="Oval 432" o:spid="_x0000_s1217" style="position:absolute;left:26574;top:6932;width:275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" fillcolor="#00b050" stroked="f" strokeweight="2pt">
                    <v:textbox inset="0,0,0,0">
                      <w:txbxContent>
                        <w:p w14:paraId="57B23555" w14:textId="77777777" w:rsidR="009B0D46" w:rsidRPr="008A2C52" w:rsidRDefault="009B0D46" w:rsidP="007303D5">
                          <w:pPr>
                            <w:jc w:val="center"/>
                            <w:rPr>
                              <w:rFonts w:ascii="Microsoft Sans Serif" w:hAnsi="Microsoft Sans Serif" w:cs="Microsoft Sans Serif"/>
                              <w:b/>
                              <w:color w:val="FFFFFF" w:themeColor="background1"/>
                              <w:sz w:val="20"/>
                              <w:szCs w:val="20"/>
                              <w:rPrChange w:id="2035" w:author="Rajo" w:date="2018-05-31T17:33:00Z">
                                <w:rPr>
                                  <w:rFonts w:ascii="Microsoft Sans Serif" w:hAnsi="Microsoft Sans Serif" w:cs="Microsoft Sans Serif"/>
                                  <w:b/>
                                  <w:sz w:val="20"/>
                                  <w:szCs w:val="20"/>
                                </w:rPr>
                              </w:rPrChange>
                            </w:rPr>
                          </w:pPr>
                          <w:r w:rsidRPr="008A2C52">
                            <w:rPr>
                              <w:rFonts w:ascii="Microsoft Sans Serif" w:hAnsi="Microsoft Sans Serif" w:cs="Microsoft Sans Serif"/>
                              <w:b/>
                              <w:color w:val="FFFFFF" w:themeColor="background1"/>
                              <w:sz w:val="20"/>
                              <w:szCs w:val="20"/>
                              <w:rPrChange w:id="2036" w:author="Rajo" w:date="2018-05-31T17:33:00Z">
                                <w:rPr>
                                  <w:rFonts w:ascii="Microsoft Sans Serif" w:hAnsi="Microsoft Sans Serif" w:cs="Microsoft Sans Serif"/>
                                  <w:b/>
                                  <w:sz w:val="20"/>
                                  <w:szCs w:val="20"/>
                                </w:rPr>
                              </w:rPrChange>
                            </w:rPr>
                            <w:t>A</w:t>
                          </w:r>
                        </w:p>
                      </w:txbxContent>
                    </v:textbox>
                  </v:oval>
                  <v:oval id="Oval 433" o:spid="_x0000_s1218" style="position:absolute;left:5705;top:21590;width:2757;height:2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" fillcolor="#00b050" stroked="f" strokeweight="2pt">
                    <v:textbox style="mso-fit-shape-to-text:t" inset="0,0,0,0">
                      <w:txbxContent>
                        <w:p w14:paraId="38DB2776" w14:textId="77777777" w:rsidR="009B0D46" w:rsidRPr="008A2C52" w:rsidRDefault="009B0D46" w:rsidP="007303D5">
                          <w:pPr>
                            <w:pStyle w:val="NormalWeb"/>
                            <w:spacing w:before="0" w:beforeAutospacing="0" w:after="0" w:afterAutospacing="0" w:line="276" w:lineRule="auto"/>
                            <w:jc w:val="center"/>
                            <w:rPr>
                              <w:color w:val="FFFFFF" w:themeColor="background1"/>
                              <w:rPrChange w:id="2037" w:author="Rajo" w:date="2018-05-31T17:34:00Z">
                                <w:rPr/>
                              </w:rPrChange>
                            </w:rPr>
                          </w:pPr>
                          <w:r w:rsidRPr="008A2C52">
                            <w:rPr>
                              <w:rFonts w:ascii="Microsoft Sans Serif" w:eastAsia="Calibri" w:hAnsi="Microsoft Sans Serif"/>
                              <w:b/>
                              <w:bCs/>
                              <w:color w:val="FFFFFF" w:themeColor="background1"/>
                              <w:sz w:val="20"/>
                              <w:szCs w:val="20"/>
                              <w:rPrChange w:id="2038" w:author="Rajo" w:date="2018-05-31T17:34:00Z">
                                <w:rPr>
                                  <w:rFonts w:ascii="Microsoft Sans Serif" w:eastAsia="Calibri" w:hAnsi="Microsoft Sans Serif"/>
                                  <w:b/>
                                  <w:bCs/>
                                  <w:sz w:val="20"/>
                                  <w:szCs w:val="20"/>
                                </w:rPr>
                              </w:rPrChange>
                            </w:rPr>
                            <w:t>E</w:t>
                          </w:r>
                        </w:p>
                      </w:txbxContent>
                    </v:textbox>
                  </v:oval>
                  <v:line id="Straight Connector 437" o:spid="_x0000_s1219" style="position:absolute;visibility:visible;mso-wrap-style:square" from="8462,23019" to="48387,23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" strokecolor="#00b050" strokeweight="3pt"/>
                  <v:line id="Straight Connector 483" o:spid="_x0000_s1220" style="position:absolute;flip:x;visibility:visible;mso-wrap-style:square" from="28851,13753" to="48291,13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" strokecolor="#00b050" strokeweight="3pt">
                    <v:stroke startarrow="block"/>
                  </v:line>
                  <v:oval id="Oval 486" o:spid="_x0000_s1221" style="position:absolute;left:26374;top:12324;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" fillcolor="#00b050" stroked="f" strokeweight="2pt">
                    <v:textbox style="mso-fit-shape-to-text:t" inset="0,0,0,0">
                      <w:txbxContent>
                        <w:p w14:paraId="065777EA" w14:textId="77777777" w:rsidR="009B0D46" w:rsidRDefault="009B0D46" w:rsidP="007303D5">
                          <w:pPr>
                            <w:pStyle w:val="NormalWeb"/>
                            <w:spacing w:before="0" w:beforeAutospacing="0" w:after="0" w:afterAutospacing="0" w:line="276" w:lineRule="auto"/>
                            <w:jc w:val="center"/>
                          </w:pPr>
                          <w:r w:rsidRPr="008A2C52">
                            <w:rPr>
                              <w:rFonts w:ascii="Microsoft Sans Serif" w:eastAsia="Calibri" w:hAnsi="Microsoft Sans Serif"/>
                              <w:b/>
                              <w:bCs/>
                              <w:color w:val="FFFFFF" w:themeColor="background1"/>
                              <w:sz w:val="20"/>
                              <w:szCs w:val="20"/>
                              <w:rPrChange w:id="2039" w:author="Rajo" w:date="2018-05-31T17:34:00Z">
                                <w:rPr>
                                  <w:rFonts w:ascii="Microsoft Sans Serif" w:eastAsia="Calibri" w:hAnsi="Microsoft Sans Serif"/>
                                  <w:b/>
                                  <w:bCs/>
                                  <w:sz w:val="20"/>
                                  <w:szCs w:val="20"/>
                                </w:rPr>
                              </w:rPrChange>
                            </w:rPr>
                            <w:t>C</w:t>
                          </w:r>
                        </w:p>
                      </w:txbxContent>
                    </v:textbox>
                  </v:oval>
                  <v:line id="Straight Connector 487" o:spid="_x0000_s1222" style="position:absolute;flip:x;visibility:visible;mso-wrap-style:square" from="7432,26064" to="48768,26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" strokecolor="#00b050" strokeweight="3pt">
                    <v:stroke dashstyle="1 1" endarrow="block"/>
                  </v:line>
                  <v:line id="Straight Connector 488" o:spid="_x0000_s1223" style="position:absolute;flip:x y;visibility:visible;mso-wrap-style:square" from="7429,19209" to="26279,19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" strokecolor="#00b050" strokeweight="3pt">
                    <v:stroke endarrow="block"/>
                  </v:line>
                  <v:oval id="Oval 489" o:spid="_x0000_s1224" style="position:absolute;left:26279;top:17971;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" fillcolor="#00b050" stroked="f" strokeweight="2pt">
                    <v:textbox style="mso-fit-shape-to-text:t" inset="0,0,0,0">
                      <w:txbxContent>
                        <w:p w14:paraId="668F66F2" w14:textId="77777777" w:rsidR="009B0D46" w:rsidRPr="008A2C52" w:rsidRDefault="009B0D46" w:rsidP="007303D5">
                          <w:pPr>
                            <w:pStyle w:val="NormalWeb"/>
                            <w:spacing w:before="0" w:beforeAutospacing="0" w:after="0" w:afterAutospacing="0" w:line="276" w:lineRule="auto"/>
                            <w:jc w:val="center"/>
                            <w:rPr>
                              <w:color w:val="FFFFFF" w:themeColor="background1"/>
                              <w:rPrChange w:id="2040" w:author="Rajo" w:date="2018-05-31T17:33:00Z">
                                <w:rPr/>
                              </w:rPrChange>
                            </w:rPr>
                          </w:pPr>
                          <w:r w:rsidRPr="008A2C52">
                            <w:rPr>
                              <w:rFonts w:ascii="Microsoft Sans Serif" w:eastAsia="Calibri" w:hAnsi="Microsoft Sans Serif"/>
                              <w:b/>
                              <w:bCs/>
                              <w:color w:val="FFFFFF" w:themeColor="background1"/>
                              <w:sz w:val="20"/>
                              <w:szCs w:val="20"/>
                              <w:rPrChange w:id="2041" w:author="Rajo" w:date="2018-05-31T17:33:00Z">
                                <w:rPr>
                                  <w:rFonts w:ascii="Microsoft Sans Serif" w:eastAsia="Calibri" w:hAnsi="Microsoft Sans Serif"/>
                                  <w:b/>
                                  <w:bCs/>
                                  <w:sz w:val="20"/>
                                  <w:szCs w:val="20"/>
                                </w:rPr>
                              </w:rPrChange>
                            </w:rPr>
                            <w:t>D</w:t>
                          </w:r>
                        </w:p>
                      </w:txbxContent>
                    </v:textbox>
                  </v:oval>
                  <v:oval id="Oval 490" o:spid="_x0000_s1225" style="position:absolute;left:5814;top:10025;width:2757;height:2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" fillcolor="#00b050" stroked="f" strokeweight="2pt">
                    <v:textbox style="mso-fit-shape-to-text:t" inset="0,0,0,0">
                      <w:txbxContent>
                        <w:p w14:paraId="46BB4B32" w14:textId="77777777" w:rsidR="009B0D46" w:rsidRPr="008A2C52" w:rsidRDefault="009B0D46" w:rsidP="007303D5">
                          <w:pPr>
                            <w:pStyle w:val="NormalWeb"/>
                            <w:spacing w:before="0" w:beforeAutospacing="0" w:after="0" w:afterAutospacing="0" w:line="276" w:lineRule="auto"/>
                            <w:jc w:val="center"/>
                            <w:rPr>
                              <w:color w:val="FFFFFF" w:themeColor="background1"/>
                              <w:rPrChange w:id="2042" w:author="Rajo" w:date="2018-05-31T17:34:00Z">
                                <w:rPr/>
                              </w:rPrChange>
                            </w:rPr>
                          </w:pPr>
                          <w:r w:rsidRPr="008A2C52">
                            <w:rPr>
                              <w:rFonts w:ascii="Microsoft Sans Serif" w:eastAsia="Calibri" w:hAnsi="Microsoft Sans Serif"/>
                              <w:b/>
                              <w:bCs/>
                              <w:color w:val="FFFFFF" w:themeColor="background1"/>
                              <w:sz w:val="20"/>
                              <w:szCs w:val="20"/>
                              <w:rPrChange w:id="2043" w:author="Rajo" w:date="2018-05-31T17:34:00Z">
                                <w:rPr>
                                  <w:rFonts w:ascii="Microsoft Sans Serif" w:eastAsia="Calibri" w:hAnsi="Microsoft Sans Serif"/>
                                  <w:b/>
                                  <w:bCs/>
                                  <w:sz w:val="20"/>
                                  <w:szCs w:val="20"/>
                                </w:rPr>
                              </w:rPrChange>
                            </w:rPr>
                            <w:t>B</w:t>
                          </w:r>
                        </w:p>
                      </w:txbxContent>
                    </v:textbox>
                  </v:oval>
                  <v:line id="Straight Connector 491" o:spid="_x0000_s1226" style="position:absolute;visibility:visible;mso-wrap-style:square" from="8462,11481" to="27336,11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" strokecolor="#00b050" strokeweight="3pt">
                    <v:stroke endarrow="block"/>
                  </v:line>
                  <v:shape id="Text Box 492" o:spid="_x0000_s1227" type="#_x0000_t202" style="position:absolute;left:7715;top:5408;width:19717;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" filled="f" stroked="f" strokeweight=".5pt">
                    <v:textbox inset=",,,0">
                      <w:txbxContent>
                        <w:p w14:paraId="3D1B79F2" w14:textId="77777777" w:rsidR="009B0D46" w:rsidRDefault="009B0D46" w:rsidP="007303D5">
                          <w:pPr>
                            <w:jc w:val="center"/>
                            <w:rPr>
                              <w:rFonts w:ascii="Microsoft Sans Serif" w:hAnsi="Microsoft Sans Serif" w:cs="Microsoft Sans Serif"/>
                              <w:b/>
                              <w:sz w:val="20"/>
                              <w:szCs w:val="20"/>
                            </w:rPr>
                          </w:pPr>
                          <w:proofErr w:type="spellStart"/>
                          <w:r>
                            <w:rPr>
                              <w:rFonts w:ascii="Microsoft Sans Serif" w:hAnsi="Microsoft Sans Serif" w:cs="Microsoft Sans Serif"/>
                              <w:b/>
                              <w:sz w:val="20"/>
                              <w:szCs w:val="20"/>
                            </w:rPr>
                            <w:t>Klijent</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zahtijeva</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autorizaciju</w:t>
                          </w:r>
                          <w:proofErr w:type="spellEnd"/>
                        </w:p>
                      </w:txbxContent>
                    </v:textbox>
                  </v:shape>
                  <v:shape id="Text Box 105" o:spid="_x0000_s1228" type="#_x0000_t202" style="position:absolute;left:7905;top:8841;width:18926;height:2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" filled="f" stroked="f" strokeweight=".5pt">
                    <v:textbox inset=",,,0">
                      <w:txbxContent>
                        <w:p w14:paraId="5110BDF5" w14:textId="77777777" w:rsidR="009B0D46" w:rsidRDefault="009B0D46" w:rsidP="007303D5">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Dobija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dozvolu</w:t>
                          </w:r>
                          <w:proofErr w:type="spellEnd"/>
                          <w:r>
                            <w:rPr>
                              <w:rFonts w:ascii="Microsoft Sans Serif" w:eastAsia="Calibri" w:hAnsi="Microsoft Sans Serif"/>
                              <w:b/>
                              <w:bCs/>
                              <w:sz w:val="20"/>
                              <w:szCs w:val="20"/>
                            </w:rPr>
                            <w:t xml:space="preserve"> za </w:t>
                          </w:r>
                          <w:proofErr w:type="spellStart"/>
                          <w:r>
                            <w:rPr>
                              <w:rFonts w:ascii="Microsoft Sans Serif" w:eastAsia="Calibri" w:hAnsi="Microsoft Sans Serif"/>
                              <w:b/>
                              <w:bCs/>
                              <w:sz w:val="20"/>
                              <w:szCs w:val="20"/>
                            </w:rPr>
                            <w:t>autorizaciju</w:t>
                          </w:r>
                          <w:proofErr w:type="spellEnd"/>
                        </w:p>
                      </w:txbxContent>
                    </v:textbox>
                  </v:shape>
                  <v:shape id="Text Box 105" o:spid="_x0000_s1229" type="#_x0000_t202" style="position:absolute;left:29131;top:9359;width:18002;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" filled="f" stroked="f" strokeweight=".5pt">
                    <v:textbox inset=",7.2pt,,0">
                      <w:txbxContent>
                        <w:p w14:paraId="5B3930C7" w14:textId="77777777" w:rsidR="009B0D46" w:rsidRDefault="009B0D46" w:rsidP="007303D5">
                          <w:pPr>
                            <w:pStyle w:val="NormalWeb"/>
                            <w:spacing w:before="0" w:beforeAutospacing="0" w:after="0" w:afterAutospacing="0"/>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zahtijeva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 </w:t>
                          </w:r>
                          <w:proofErr w:type="spellStart"/>
                          <w:r>
                            <w:rPr>
                              <w:rFonts w:ascii="Microsoft Sans Serif" w:eastAsia="Calibri" w:hAnsi="Microsoft Sans Serif"/>
                              <w:b/>
                              <w:bCs/>
                              <w:sz w:val="20"/>
                              <w:szCs w:val="20"/>
                            </w:rPr>
                            <w:t>koristeći</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odobrenje</w:t>
                          </w:r>
                          <w:proofErr w:type="spellEnd"/>
                        </w:p>
                      </w:txbxContent>
                    </v:textbox>
                  </v:shape>
                  <v:shape id="Text Box 105" o:spid="_x0000_s1230" type="#_x0000_t202" style="position:absolute;left:6180;top:14841;width:22856;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" filled="f" stroked="f" strokeweight=".5pt">
                    <v:textbox inset=",,,0">
                      <w:txbxContent>
                        <w:p w14:paraId="7B36EA91" w14:textId="77777777" w:rsidR="009B0D46" w:rsidRDefault="009B0D46" w:rsidP="007303D5">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zahtijeva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zaštićeni</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resurs</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koristeći</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w:t>
                          </w:r>
                        </w:p>
                      </w:txbxContent>
                    </v:textbox>
                  </v:shape>
                  <v:shape id="Text Box 105" o:spid="_x0000_s1231" type="#_x0000_t202" style="position:absolute;left:7524;top:20665;width:20374;height:2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" filled="f" stroked="f" strokeweight=".5pt">
                    <v:textbox inset=",,,0">
                      <w:txbxContent>
                        <w:p w14:paraId="7CAC9C77" w14:textId="77777777" w:rsidR="009B0D46" w:rsidRDefault="009B0D46" w:rsidP="007303D5">
                          <w:pPr>
                            <w:pStyle w:val="NormalWeb"/>
                            <w:spacing w:before="0" w:beforeAutospacing="0" w:after="0" w:afterAutospacing="0" w:line="276" w:lineRule="auto"/>
                            <w:jc w:val="center"/>
                          </w:pPr>
                          <w:r>
                            <w:rPr>
                              <w:rFonts w:ascii="Microsoft Sans Serif" w:eastAsia="Calibri" w:hAnsi="Microsoft Sans Serif"/>
                              <w:b/>
                              <w:bCs/>
                              <w:sz w:val="20"/>
                              <w:szCs w:val="20"/>
                            </w:rPr>
                            <w:t xml:space="preserve">SR </w:t>
                          </w:r>
                          <w:proofErr w:type="spellStart"/>
                          <w:r>
                            <w:rPr>
                              <w:rFonts w:ascii="Microsoft Sans Serif" w:eastAsia="Calibri" w:hAnsi="Microsoft Sans Serif"/>
                              <w:b/>
                              <w:bCs/>
                              <w:sz w:val="20"/>
                              <w:szCs w:val="20"/>
                            </w:rPr>
                            <w:t>provjerava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w:t>
                          </w:r>
                        </w:p>
                      </w:txbxContent>
                    </v:textbox>
                  </v:shape>
                  <v:line id="Straight Connector 497" o:spid="_x0000_s1232" style="position:absolute;flip:y;visibility:visible;mso-wrap-style:square" from="48688,22638" to="48758,26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" strokecolor="#00b050" strokeweight="3pt">
                    <v:stroke dashstyle="1 1"/>
                  </v:line>
                  <v:oval id="Oval 498" o:spid="_x0000_s1233" style="position:absolute;left:5815;top:27972;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" fillcolor="#00b050" stroked="f" strokeweight="2pt">
                    <v:textbox style="mso-fit-shape-to-text:t" inset="0,0,0,0">
                      <w:txbxContent>
                        <w:p w14:paraId="3F7632F0" w14:textId="77777777" w:rsidR="009B0D46" w:rsidRPr="008A2C52" w:rsidRDefault="009B0D46" w:rsidP="007303D5">
                          <w:pPr>
                            <w:pStyle w:val="NormalWeb"/>
                            <w:spacing w:before="0" w:beforeAutospacing="0" w:after="0" w:afterAutospacing="0" w:line="276" w:lineRule="auto"/>
                            <w:jc w:val="center"/>
                            <w:rPr>
                              <w:color w:val="FFFFFF" w:themeColor="background1"/>
                              <w:rPrChange w:id="2044" w:author="Rajo" w:date="2018-05-31T17:34:00Z">
                                <w:rPr/>
                              </w:rPrChange>
                            </w:rPr>
                          </w:pPr>
                          <w:r w:rsidRPr="008A2C52">
                            <w:rPr>
                              <w:rFonts w:ascii="Microsoft Sans Serif" w:eastAsia="Calibri" w:hAnsi="Microsoft Sans Serif"/>
                              <w:b/>
                              <w:bCs/>
                              <w:color w:val="FFFFFF" w:themeColor="background1"/>
                              <w:sz w:val="20"/>
                              <w:szCs w:val="20"/>
                              <w:rPrChange w:id="2045" w:author="Rajo" w:date="2018-05-31T17:34:00Z">
                                <w:rPr>
                                  <w:rFonts w:ascii="Microsoft Sans Serif" w:eastAsia="Calibri" w:hAnsi="Microsoft Sans Serif"/>
                                  <w:b/>
                                  <w:bCs/>
                                  <w:sz w:val="20"/>
                                  <w:szCs w:val="20"/>
                                </w:rPr>
                              </w:rPrChange>
                            </w:rPr>
                            <w:t>F</w:t>
                          </w:r>
                        </w:p>
                      </w:txbxContent>
                    </v:textbox>
                  </v:oval>
                  <v:line id="Straight Connector 499" o:spid="_x0000_s1234" style="position:absolute;visibility:visible;mso-wrap-style:square" from="8559,29376" to="27432,29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" strokecolor="#00b050" strokeweight="3pt">
                    <v:stroke endarrow="block"/>
                  </v:line>
                  <v:shape id="Text Box 105" o:spid="_x0000_s1235" type="#_x0000_t202" style="position:absolute;left:6965;top:26829;width:20371;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" filled="f" stroked="f" strokeweight=".5pt">
                    <v:textbox inset=",,,0">
                      <w:txbxContent>
                        <w:p w14:paraId="1D39C7BB" w14:textId="77777777" w:rsidR="009B0D46" w:rsidRDefault="009B0D46" w:rsidP="007303D5">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prima </w:t>
                          </w:r>
                          <w:proofErr w:type="spellStart"/>
                          <w:r>
                            <w:rPr>
                              <w:rFonts w:ascii="Microsoft Sans Serif" w:eastAsia="Calibri" w:hAnsi="Microsoft Sans Serif"/>
                              <w:b/>
                              <w:bCs/>
                              <w:sz w:val="20"/>
                              <w:szCs w:val="20"/>
                            </w:rPr>
                            <w:t>resurs</w:t>
                          </w:r>
                          <w:proofErr w:type="spellEnd"/>
                        </w:p>
                      </w:txbxContent>
                    </v:textbox>
                  </v:shape>
                  <v:line id="Straight Connector 501" o:spid="_x0000_s1236" style="position:absolute;flip:x y;visibility:visible;mso-wrap-style:square" from="28292,17863" to="47139,17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" strokecolor="#00b050" strokeweight="3pt">
                    <v:stroke endarrow="block"/>
                  </v:line>
                  <v:oval id="Oval 502" o:spid="_x0000_s1237" style="position:absolute;left:47139;top:16625;width:2756;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" fillcolor="#00b050" stroked="f" strokeweight="2pt">
                    <v:textbox style="mso-fit-shape-to-text:t" inset="0,0,0,0">
                      <w:txbxContent>
                        <w:p w14:paraId="17B4612C" w14:textId="77777777" w:rsidR="009B0D46" w:rsidRPr="008A2C52" w:rsidRDefault="009B0D46" w:rsidP="007303D5">
                          <w:pPr>
                            <w:pStyle w:val="NormalWeb"/>
                            <w:spacing w:before="0" w:beforeAutospacing="0" w:after="0" w:afterAutospacing="0" w:line="276" w:lineRule="auto"/>
                            <w:jc w:val="center"/>
                            <w:rPr>
                              <w:color w:val="FFFFFF" w:themeColor="background1"/>
                              <w:rPrChange w:id="2046" w:author="Rajo" w:date="2018-05-31T17:33:00Z">
                                <w:rPr/>
                              </w:rPrChange>
                            </w:rPr>
                          </w:pPr>
                          <w:r w:rsidRPr="008A2C52">
                            <w:rPr>
                              <w:rFonts w:ascii="Microsoft Sans Serif" w:eastAsia="Calibri" w:hAnsi="Microsoft Sans Serif"/>
                              <w:b/>
                              <w:bCs/>
                              <w:color w:val="FFFFFF" w:themeColor="background1"/>
                              <w:sz w:val="20"/>
                              <w:szCs w:val="20"/>
                              <w:rPrChange w:id="2047" w:author="Rajo" w:date="2018-05-31T17:33:00Z">
                                <w:rPr>
                                  <w:rFonts w:ascii="Microsoft Sans Serif" w:eastAsia="Calibri" w:hAnsi="Microsoft Sans Serif"/>
                                  <w:b/>
                                  <w:bCs/>
                                  <w:sz w:val="20"/>
                                  <w:szCs w:val="20"/>
                                </w:rPr>
                              </w:rPrChange>
                            </w:rPr>
                            <w:t>D</w:t>
                          </w:r>
                        </w:p>
                      </w:txbxContent>
                    </v:textbox>
                  </v:oval>
                  <v:shape id="Text Box 105" o:spid="_x0000_s1238" type="#_x0000_t202" style="position:absolute;left:26574;top:15209;width:22854;height:2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" filled="f" stroked="f" strokeweight=".5pt">
                    <v:textbox inset=",,,0">
                      <w:txbxContent>
                        <w:p w14:paraId="7817EAA9" w14:textId="77777777" w:rsidR="009B0D46" w:rsidRDefault="009B0D46" w:rsidP="007303D5">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Odobrava</w:t>
                          </w:r>
                          <w:proofErr w:type="spellEnd"/>
                          <w:r>
                            <w:rPr>
                              <w:rFonts w:ascii="Microsoft Sans Serif" w:eastAsia="Calibri" w:hAnsi="Microsoft Sans Serif"/>
                              <w:b/>
                              <w:bCs/>
                              <w:sz w:val="20"/>
                              <w:szCs w:val="20"/>
                            </w:rPr>
                            <w:t xml:space="preserve"> i </w:t>
                          </w:r>
                          <w:proofErr w:type="spellStart"/>
                          <w:r>
                            <w:rPr>
                              <w:rFonts w:ascii="Microsoft Sans Serif" w:eastAsia="Calibri" w:hAnsi="Microsoft Sans Serif"/>
                              <w:b/>
                              <w:bCs/>
                              <w:sz w:val="20"/>
                              <w:szCs w:val="20"/>
                            </w:rPr>
                            <w:t>izdaje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w:t>
                          </w:r>
                        </w:p>
                      </w:txbxContent>
                    </v:textbox>
                  </v:shape>
                  <v:shape id="Text Box 105" o:spid="_x0000_s1239" type="#_x0000_t202" style="position:absolute;left:26574;top:23400;width:23527;height:2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" filled="f" stroked="f" strokeweight=".5pt">
                    <v:textbox inset=",,,0">
                      <w:txbxContent>
                        <w:p w14:paraId="31ED54B1" w14:textId="77777777" w:rsidR="009B0D46" w:rsidRDefault="009B0D46" w:rsidP="007303D5">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Šalje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informacije</w:t>
                          </w:r>
                          <w:proofErr w:type="spellEnd"/>
                          <w:r>
                            <w:rPr>
                              <w:rFonts w:ascii="Microsoft Sans Serif" w:eastAsia="Calibri" w:hAnsi="Microsoft Sans Serif"/>
                              <w:b/>
                              <w:bCs/>
                              <w:sz w:val="20"/>
                              <w:szCs w:val="20"/>
                            </w:rPr>
                            <w:t xml:space="preserve"> o </w:t>
                          </w:r>
                          <w:proofErr w:type="spellStart"/>
                          <w:r>
                            <w:rPr>
                              <w:rFonts w:ascii="Microsoft Sans Serif" w:eastAsia="Calibri" w:hAnsi="Microsoft Sans Serif"/>
                              <w:b/>
                              <w:bCs/>
                              <w:sz w:val="20"/>
                              <w:szCs w:val="20"/>
                            </w:rPr>
                            <w:t>korisniku</w:t>
                          </w:r>
                          <w:proofErr w:type="spellEnd"/>
                        </w:p>
                      </w:txbxContent>
                    </v:textbox>
                  </v:shape>
                  <w10:wrap type="square"/>
                </v:group>
              </w:pict>
            </mc:Fallback>
          </mc:AlternateContent>
        </w:r>
      </w:ins>
      <w:ins w:id="2048" w:author="Rajo" w:date="2018-05-31T17:28:00Z">
        <w:r w:rsidR="007303D5" w:rsidRPr="007303D5">
          <w:rPr>
            <w:lang w:val="bs-Latn-BA"/>
          </w:rPr>
          <w:t>Na visokom nivou, OAuth2 scenario upotrebe se ne razlikuje mnogo od SAML scenarija:</w:t>
        </w:r>
      </w:ins>
    </w:p>
    <w:p w14:paraId="35FEE5C9" w14:textId="386AC7CF" w:rsidR="007303D5" w:rsidRPr="007303D5" w:rsidRDefault="007303D5">
      <w:pPr>
        <w:spacing w:line="240" w:lineRule="auto"/>
        <w:ind w:firstLine="360"/>
        <w:jc w:val="both"/>
        <w:rPr>
          <w:ins w:id="2049" w:author="Rajo" w:date="2018-05-31T17:21:00Z"/>
          <w:lang w:val="bs-Latn-BA"/>
        </w:rPr>
        <w:pPrChange w:id="2050" w:author="Rajo" w:date="2018-05-31T17:32:00Z">
          <w:pPr>
            <w:spacing w:line="240" w:lineRule="auto"/>
            <w:jc w:val="both"/>
          </w:pPr>
        </w:pPrChange>
      </w:pPr>
      <w:ins w:id="2051" w:author="Rajo" w:date="2018-05-31T17:21:00Z">
        <w:r w:rsidRPr="007303D5">
          <w:rPr>
            <w:lang w:val="bs-Latn-BA"/>
          </w:rPr>
          <w:lastRenderedPageBreak/>
          <w:t>Primjer slučaja upotrebe korišten i kod ranije opisanog SAML-a:</w:t>
        </w:r>
      </w:ins>
    </w:p>
    <w:p w14:paraId="0EC23194" w14:textId="77777777" w:rsidR="007303D5" w:rsidRPr="007303D5" w:rsidRDefault="007303D5" w:rsidP="007303D5">
      <w:pPr>
        <w:numPr>
          <w:ilvl w:val="0"/>
          <w:numId w:val="35"/>
        </w:numPr>
        <w:spacing w:line="240" w:lineRule="auto"/>
        <w:contextualSpacing/>
        <w:jc w:val="both"/>
        <w:rPr>
          <w:ins w:id="2052" w:author="Rajo" w:date="2018-05-31T17:21:00Z"/>
          <w:lang w:val="bs-Latn-BA"/>
        </w:rPr>
      </w:pPr>
      <w:ins w:id="2053" w:author="Rajo" w:date="2018-05-31T17:21:00Z">
        <w:r w:rsidRPr="007303D5">
          <w:rPr>
            <w:lang w:val="bs-Latn-BA"/>
          </w:rPr>
          <w:t xml:space="preserve">A – korisnik otvara </w:t>
        </w:r>
        <w:r w:rsidRPr="007303D5">
          <w:rPr>
            <w:i/>
            <w:lang w:val="bs-Latn-BA"/>
          </w:rPr>
          <w:t>web</w:t>
        </w:r>
        <w:r w:rsidRPr="007303D5">
          <w:rPr>
            <w:lang w:val="bs-Latn-BA"/>
          </w:rPr>
          <w:t xml:space="preserve"> preglednik i posjećuje server resursa (SR) na kome se nalaze njegovi dokumenti, i traži određeni resurs. SR ne može sam vršiti autentikaciju korisnika, tako da preusmjerava korisnika na autorizacijski server (AS), zajedno sa zahtjevom za autorizaciju. Korisniku se prikazuje forma za prijavu i traži odobrenje da server sa resursima djeluje u njegovo ime. Korisnik se prijavljuje i zatim preusmjerava nazad na SR. </w:t>
        </w:r>
      </w:ins>
    </w:p>
    <w:p w14:paraId="4AF4C146" w14:textId="77777777" w:rsidR="007303D5" w:rsidRPr="007303D5" w:rsidRDefault="007303D5" w:rsidP="007303D5">
      <w:pPr>
        <w:numPr>
          <w:ilvl w:val="0"/>
          <w:numId w:val="35"/>
        </w:numPr>
        <w:spacing w:line="240" w:lineRule="auto"/>
        <w:contextualSpacing/>
        <w:jc w:val="both"/>
        <w:rPr>
          <w:ins w:id="2054" w:author="Rajo" w:date="2018-05-31T17:21:00Z"/>
          <w:lang w:val="bs-Latn-BA"/>
        </w:rPr>
      </w:pPr>
      <w:ins w:id="2055" w:author="Rajo" w:date="2018-05-31T17:21:00Z">
        <w:r w:rsidRPr="007303D5">
          <w:rPr>
            <w:lang w:val="bs-Latn-BA"/>
          </w:rPr>
          <w:t>B – SR prima kod odobrenja autorizacije kao dio preusmjeravanja i prosljeđuje ga klijentu</w:t>
        </w:r>
      </w:ins>
    </w:p>
    <w:p w14:paraId="2AA77159" w14:textId="77777777" w:rsidR="007303D5" w:rsidRPr="007303D5" w:rsidRDefault="007303D5" w:rsidP="007303D5">
      <w:pPr>
        <w:numPr>
          <w:ilvl w:val="0"/>
          <w:numId w:val="35"/>
        </w:numPr>
        <w:spacing w:line="240" w:lineRule="auto"/>
        <w:contextualSpacing/>
        <w:jc w:val="both"/>
        <w:rPr>
          <w:ins w:id="2056" w:author="Rajo" w:date="2018-05-31T17:21:00Z"/>
          <w:lang w:val="bs-Latn-BA"/>
        </w:rPr>
      </w:pPr>
      <w:ins w:id="2057" w:author="Rajo" w:date="2018-05-31T17:21:00Z">
        <w:r w:rsidRPr="007303D5">
          <w:rPr>
            <w:lang w:val="bs-Latn-BA"/>
          </w:rPr>
          <w:t>C – klijent zatim koristi taj kod odobrenja autorizacije kako bi zahtijevao pristupni token od autorizacionog servera</w:t>
        </w:r>
      </w:ins>
    </w:p>
    <w:p w14:paraId="74B431C7" w14:textId="77777777" w:rsidR="007303D5" w:rsidRPr="007303D5" w:rsidRDefault="007303D5" w:rsidP="007303D5">
      <w:pPr>
        <w:numPr>
          <w:ilvl w:val="0"/>
          <w:numId w:val="35"/>
        </w:numPr>
        <w:spacing w:line="240" w:lineRule="auto"/>
        <w:contextualSpacing/>
        <w:jc w:val="both"/>
        <w:rPr>
          <w:ins w:id="2058" w:author="Rajo" w:date="2018-05-31T17:21:00Z"/>
          <w:lang w:val="bs-Latn-BA"/>
        </w:rPr>
      </w:pPr>
      <w:ins w:id="2059" w:author="Rajo" w:date="2018-05-31T17:21:00Z">
        <w:r w:rsidRPr="007303D5">
          <w:rPr>
            <w:lang w:val="bs-Latn-BA"/>
          </w:rPr>
          <w:t xml:space="preserve">D – ukoliko je kod odobrenja autorizacije ispravan, autorizacioni server odobrava i izdaje pristupni token. Pristupni token se zatim koristi od strane klijenta pri zahtijevanju resursa od servera sa resursima. </w:t>
        </w:r>
      </w:ins>
    </w:p>
    <w:p w14:paraId="3FE6A650" w14:textId="77777777" w:rsidR="007303D5" w:rsidRPr="007303D5" w:rsidRDefault="007303D5" w:rsidP="007303D5">
      <w:pPr>
        <w:numPr>
          <w:ilvl w:val="0"/>
          <w:numId w:val="35"/>
        </w:numPr>
        <w:spacing w:line="240" w:lineRule="auto"/>
        <w:contextualSpacing/>
        <w:jc w:val="both"/>
        <w:rPr>
          <w:ins w:id="2060" w:author="Rajo" w:date="2018-05-31T17:21:00Z"/>
          <w:lang w:val="bs-Latn-BA"/>
        </w:rPr>
      </w:pPr>
      <w:ins w:id="2061" w:author="Rajo" w:date="2018-05-31T17:21:00Z">
        <w:r w:rsidRPr="007303D5">
          <w:rPr>
            <w:lang w:val="bs-Latn-BA"/>
          </w:rPr>
          <w:t xml:space="preserve">E – Server resursa prima zahtjev za resursom, zajedno sa pristupnim token. Kako bi se uvjerio da je token ispravan, šalje ga direktno autorizacionom serveru na provjeru. Ukoliko je token ispravan, autorizacioni server šalje nazad informacije o korisniku. </w:t>
        </w:r>
      </w:ins>
    </w:p>
    <w:p w14:paraId="0E873131" w14:textId="77777777" w:rsidR="007303D5" w:rsidRPr="007303D5" w:rsidRDefault="007303D5" w:rsidP="007303D5">
      <w:pPr>
        <w:numPr>
          <w:ilvl w:val="0"/>
          <w:numId w:val="35"/>
        </w:numPr>
        <w:spacing w:line="240" w:lineRule="auto"/>
        <w:contextualSpacing/>
        <w:jc w:val="both"/>
        <w:rPr>
          <w:ins w:id="2062" w:author="Rajo" w:date="2018-05-31T17:21:00Z"/>
          <w:lang w:val="bs-Latn-BA"/>
        </w:rPr>
      </w:pPr>
      <w:ins w:id="2063" w:author="Rajo" w:date="2018-05-31T17:21:00Z">
        <w:r w:rsidRPr="007303D5">
          <w:rPr>
            <w:lang w:val="bs-Latn-BA"/>
          </w:rPr>
          <w:t>F – nakon provjere korisničkog zahtjeva, SP korisniku šalje zahtijevani resurs.</w:t>
        </w:r>
      </w:ins>
    </w:p>
    <w:p w14:paraId="7376EE61" w14:textId="77777777" w:rsidR="007303D5" w:rsidRPr="007303D5" w:rsidRDefault="007303D5" w:rsidP="007303D5">
      <w:pPr>
        <w:spacing w:line="240" w:lineRule="auto"/>
        <w:jc w:val="both"/>
        <w:rPr>
          <w:ins w:id="2064" w:author="Rajo" w:date="2018-05-31T17:21:00Z"/>
          <w:lang w:val="bs-Latn-BA"/>
        </w:rPr>
      </w:pPr>
    </w:p>
    <w:p w14:paraId="0EEDCD72" w14:textId="00C91B12" w:rsidR="007303D5" w:rsidRPr="007303D5" w:rsidRDefault="007303D5">
      <w:pPr>
        <w:spacing w:line="240" w:lineRule="auto"/>
        <w:ind w:firstLine="360"/>
        <w:jc w:val="both"/>
        <w:rPr>
          <w:ins w:id="2065" w:author="Rajo" w:date="2018-05-31T17:21:00Z"/>
          <w:lang w:val="bs-Latn-BA"/>
        </w:rPr>
        <w:pPrChange w:id="2066" w:author="Rajo" w:date="2018-06-17T14:51:00Z">
          <w:pPr>
            <w:spacing w:line="240" w:lineRule="auto"/>
            <w:jc w:val="both"/>
          </w:pPr>
        </w:pPrChange>
      </w:pPr>
      <w:ins w:id="2067" w:author="Rajo" w:date="2018-05-31T17:21:00Z">
        <w:r w:rsidRPr="007303D5">
          <w:rPr>
            <w:lang w:val="bs-Latn-BA"/>
          </w:rPr>
          <w:t xml:space="preserve">Ovo je najčešći OAuth2 tok dešavanja: tok autorizacijskog koda. OAuth2 nudi tri dodatna toka dešavanja (odobrenja autorizacije) koji su namijenjeni malo drugačijim scenarijima, kao što su </w:t>
        </w:r>
        <w:proofErr w:type="spellStart"/>
        <w:r w:rsidRPr="007303D5">
          <w:rPr>
            <w:lang w:val="bs-Latn-BA"/>
          </w:rPr>
          <w:t>JavaScript</w:t>
        </w:r>
        <w:proofErr w:type="spellEnd"/>
        <w:r w:rsidRPr="007303D5">
          <w:rPr>
            <w:lang w:val="bs-Latn-BA"/>
          </w:rPr>
          <w:t xml:space="preserve"> aplikacije u okviru jedne stranice, nativne mobilne aplikacije, nativne desktop aplikacije, standardne web aplikacije, i serverske aplikacije gdje korisnik nije direktno uključen u dešavanja već je dao odobrenje da aplikacija djeluje u njegovo ime. </w:t>
        </w:r>
      </w:ins>
    </w:p>
    <w:p w14:paraId="1B5E0969" w14:textId="01CDD233" w:rsidR="007303D5" w:rsidRPr="007303D5" w:rsidRDefault="00C7004B">
      <w:pPr>
        <w:spacing w:line="240" w:lineRule="auto"/>
        <w:ind w:firstLine="360"/>
        <w:jc w:val="both"/>
        <w:rPr>
          <w:ins w:id="2068" w:author="Rajo" w:date="2018-05-31T17:21:00Z"/>
          <w:lang w:val="bs-Latn-BA"/>
        </w:rPr>
        <w:pPrChange w:id="2069" w:author="Rajo" w:date="2018-06-17T14:51:00Z">
          <w:pPr>
            <w:spacing w:line="240" w:lineRule="auto"/>
            <w:jc w:val="both"/>
          </w:pPr>
        </w:pPrChange>
      </w:pPr>
      <w:ins w:id="2070" w:author="Rajo" w:date="2018-05-31T17:37:00Z">
        <w:r>
          <w:rPr>
            <w:lang w:val="bs-Latn-BA"/>
          </w:rPr>
          <w:t>P</w:t>
        </w:r>
      </w:ins>
      <w:commentRangeStart w:id="2071"/>
      <w:commentRangeStart w:id="2072"/>
      <w:ins w:id="2073" w:author="Rajo" w:date="2018-05-31T17:21:00Z">
        <w:r w:rsidR="007303D5" w:rsidRPr="007303D5">
          <w:rPr>
            <w:lang w:val="bs-Latn-BA"/>
          </w:rPr>
          <w:t>rednost OAuth2</w:t>
        </w:r>
        <w:commentRangeEnd w:id="2071"/>
        <w:r w:rsidR="007303D5" w:rsidRPr="007303D5">
          <w:commentReference w:id="2071"/>
        </w:r>
      </w:ins>
      <w:commentRangeEnd w:id="2072"/>
      <w:ins w:id="2074" w:author="Rajo" w:date="2018-06-17T16:57:00Z">
        <w:r w:rsidR="00310776">
          <w:rPr>
            <w:rStyle w:val="CommentReference"/>
          </w:rPr>
          <w:commentReference w:id="2072"/>
        </w:r>
      </w:ins>
      <w:ins w:id="2075" w:author="Rajo" w:date="2018-05-31T17:21:00Z">
        <w:r w:rsidR="007303D5" w:rsidRPr="007303D5">
          <w:rPr>
            <w:lang w:val="bs-Latn-BA"/>
          </w:rPr>
          <w:t xml:space="preserve"> tokova dešavanja</w:t>
        </w:r>
      </w:ins>
      <w:ins w:id="2076" w:author="Rajo" w:date="2018-05-31T17:37:00Z">
        <w:r>
          <w:rPr>
            <w:lang w:val="bs-Latn-BA"/>
          </w:rPr>
          <w:t xml:space="preserve"> u odnosu na SAML tokove</w:t>
        </w:r>
      </w:ins>
      <w:ins w:id="2077" w:author="Rajo" w:date="2018-05-31T17:54:00Z">
        <w:r w:rsidR="00CB1AE4">
          <w:rPr>
            <w:lang w:val="bs-Latn-BA"/>
          </w:rPr>
          <w:t>,</w:t>
        </w:r>
      </w:ins>
      <w:ins w:id="2078" w:author="Rajo" w:date="2018-05-31T17:21:00Z">
        <w:r w:rsidR="007303D5" w:rsidRPr="007303D5">
          <w:rPr>
            <w:lang w:val="bs-Latn-BA"/>
          </w:rPr>
          <w:t xml:space="preserve"> je to što se </w:t>
        </w:r>
      </w:ins>
      <w:ins w:id="2079" w:author="Rajo" w:date="2018-05-31T17:45:00Z">
        <w:r w:rsidR="006A2C5C">
          <w:rPr>
            <w:lang w:val="bs-Latn-BA"/>
          </w:rPr>
          <w:t xml:space="preserve">slanje </w:t>
        </w:r>
      </w:ins>
      <w:ins w:id="2080" w:author="Rajo" w:date="2018-05-31T17:47:00Z">
        <w:r w:rsidR="006B0B93">
          <w:rPr>
            <w:lang w:val="bs-Latn-BA"/>
          </w:rPr>
          <w:t xml:space="preserve">pristupnog </w:t>
        </w:r>
      </w:ins>
      <w:ins w:id="2081" w:author="Rajo" w:date="2018-05-31T17:45:00Z">
        <w:r w:rsidR="006A2C5C">
          <w:rPr>
            <w:lang w:val="bs-Latn-BA"/>
          </w:rPr>
          <w:t>token</w:t>
        </w:r>
      </w:ins>
      <w:ins w:id="2082" w:author="Rajo" w:date="2018-05-31T17:57:00Z">
        <w:r w:rsidR="000D1B95">
          <w:rPr>
            <w:lang w:val="bs-Latn-BA"/>
          </w:rPr>
          <w:t>a</w:t>
        </w:r>
      </w:ins>
      <w:ins w:id="2083" w:author="Rajo" w:date="2018-05-31T17:21:00Z">
        <w:r w:rsidR="007303D5" w:rsidRPr="007303D5">
          <w:rPr>
            <w:lang w:val="bs-Latn-BA"/>
          </w:rPr>
          <w:t xml:space="preserve"> od autorizacionog servera</w:t>
        </w:r>
      </w:ins>
      <w:ins w:id="2084" w:author="Rajo" w:date="2018-05-31T17:39:00Z">
        <w:r w:rsidR="006A2C5C">
          <w:rPr>
            <w:lang w:val="bs-Latn-BA"/>
          </w:rPr>
          <w:t xml:space="preserve"> ka </w:t>
        </w:r>
      </w:ins>
      <w:ins w:id="2085" w:author="Rajo" w:date="2018-05-31T17:21:00Z">
        <w:r w:rsidR="007303D5" w:rsidRPr="007303D5">
          <w:rPr>
            <w:lang w:val="bs-Latn-BA"/>
          </w:rPr>
          <w:t>server</w:t>
        </w:r>
      </w:ins>
      <w:ins w:id="2086" w:author="Rajo" w:date="2018-05-31T17:39:00Z">
        <w:r w:rsidR="006A2C5C">
          <w:rPr>
            <w:lang w:val="bs-Latn-BA"/>
          </w:rPr>
          <w:t>u</w:t>
        </w:r>
      </w:ins>
      <w:ins w:id="2087" w:author="Rajo" w:date="2018-05-31T17:21:00Z">
        <w:r w:rsidR="007303D5" w:rsidRPr="007303D5">
          <w:rPr>
            <w:lang w:val="bs-Latn-BA"/>
          </w:rPr>
          <w:t xml:space="preserve"> sa resursima</w:t>
        </w:r>
      </w:ins>
      <w:ins w:id="2088" w:author="Rajo" w:date="2018-05-31T17:39:00Z">
        <w:r w:rsidR="006A2C5C">
          <w:rPr>
            <w:lang w:val="bs-Latn-BA"/>
          </w:rPr>
          <w:t xml:space="preserve"> (posredstvom klijenta)</w:t>
        </w:r>
      </w:ins>
      <w:ins w:id="2089" w:author="Rajo" w:date="2018-05-31T17:21:00Z">
        <w:r w:rsidR="007303D5" w:rsidRPr="007303D5">
          <w:rPr>
            <w:lang w:val="bs-Latn-BA"/>
          </w:rPr>
          <w:t xml:space="preserve"> vrši </w:t>
        </w:r>
      </w:ins>
      <w:ins w:id="2090" w:author="Rajo" w:date="2018-05-31T18:06:00Z">
        <w:r w:rsidR="00CB0E0C">
          <w:rPr>
            <w:lang w:val="bs-Latn-BA"/>
          </w:rPr>
          <w:t>upotrebom</w:t>
        </w:r>
      </w:ins>
      <w:ins w:id="2091" w:author="Rajo" w:date="2018-05-31T17:21:00Z">
        <w:r w:rsidR="007303D5" w:rsidRPr="007303D5">
          <w:rPr>
            <w:lang w:val="bs-Latn-BA"/>
          </w:rPr>
          <w:t xml:space="preserve"> HTTP preusmjeravanja (</w:t>
        </w:r>
        <w:r w:rsidR="007303D5" w:rsidRPr="00313D0F">
          <w:rPr>
            <w:i/>
            <w:lang w:val="bs-Latn-BA"/>
            <w:rPrChange w:id="2092" w:author="Rajo" w:date="2018-05-31T20:01:00Z">
              <w:rPr>
                <w:lang w:val="bs-Latn-BA"/>
              </w:rPr>
            </w:rPrChange>
          </w:rPr>
          <w:t xml:space="preserve">HTTP </w:t>
        </w:r>
        <w:proofErr w:type="spellStart"/>
        <w:r w:rsidR="007303D5" w:rsidRPr="00313D0F">
          <w:rPr>
            <w:i/>
            <w:lang w:val="bs-Latn-BA"/>
            <w:rPrChange w:id="2093" w:author="Rajo" w:date="2018-05-31T20:01:00Z">
              <w:rPr>
                <w:lang w:val="bs-Latn-BA"/>
              </w:rPr>
            </w:rPrChange>
          </w:rPr>
          <w:t>Redirect</w:t>
        </w:r>
      </w:ins>
      <w:proofErr w:type="spellEnd"/>
      <w:ins w:id="2094" w:author="Rajo" w:date="2018-05-31T17:57:00Z">
        <w:r w:rsidR="00B5752A" w:rsidRPr="00313D0F">
          <w:rPr>
            <w:i/>
            <w:lang w:val="bs-Latn-BA"/>
            <w:rPrChange w:id="2095" w:author="Rajo" w:date="2018-05-31T20:01:00Z">
              <w:rPr>
                <w:lang w:val="bs-Latn-BA"/>
              </w:rPr>
            </w:rPrChange>
          </w:rPr>
          <w:t xml:space="preserve"> (GET)</w:t>
        </w:r>
      </w:ins>
      <w:ins w:id="2096" w:author="Rajo" w:date="2018-05-31T17:21:00Z">
        <w:r w:rsidR="007303D5" w:rsidRPr="007303D5">
          <w:rPr>
            <w:lang w:val="bs-Latn-BA"/>
          </w:rPr>
          <w:t xml:space="preserve">), </w:t>
        </w:r>
      </w:ins>
      <w:ins w:id="2097" w:author="Rajo" w:date="2018-05-31T17:49:00Z">
        <w:r w:rsidR="002838DE">
          <w:rPr>
            <w:lang w:val="bs-Latn-BA"/>
          </w:rPr>
          <w:t xml:space="preserve">pri čemu </w:t>
        </w:r>
      </w:ins>
      <w:ins w:id="2098" w:author="Rajo" w:date="2018-05-31T17:51:00Z">
        <w:r w:rsidR="00F14568">
          <w:rPr>
            <w:lang w:val="bs-Latn-BA"/>
          </w:rPr>
          <w:t>se</w:t>
        </w:r>
      </w:ins>
      <w:ins w:id="2099" w:author="Rajo" w:date="2018-05-31T17:49:00Z">
        <w:r w:rsidR="002838DE">
          <w:rPr>
            <w:lang w:val="bs-Latn-BA"/>
          </w:rPr>
          <w:t xml:space="preserve"> </w:t>
        </w:r>
      </w:ins>
      <w:ins w:id="2100" w:author="Rajo" w:date="2018-05-31T17:52:00Z">
        <w:r w:rsidR="00F14568">
          <w:rPr>
            <w:lang w:val="bs-Latn-BA"/>
          </w:rPr>
          <w:t>on</w:t>
        </w:r>
      </w:ins>
      <w:ins w:id="2101" w:author="Rajo" w:date="2018-05-31T17:49:00Z">
        <w:r w:rsidR="002838DE">
          <w:rPr>
            <w:lang w:val="bs-Latn-BA"/>
          </w:rPr>
          <w:t xml:space="preserve"> </w:t>
        </w:r>
      </w:ins>
      <w:ins w:id="2102" w:author="Rajo" w:date="2018-05-31T17:52:00Z">
        <w:r w:rsidR="00F14568">
          <w:rPr>
            <w:lang w:val="bs-Latn-BA"/>
          </w:rPr>
          <w:t>prosljeđuje</w:t>
        </w:r>
      </w:ins>
      <w:ins w:id="2103" w:author="Rajo" w:date="2018-05-31T17:49:00Z">
        <w:r w:rsidR="002838DE">
          <w:rPr>
            <w:lang w:val="bs-Latn-BA"/>
          </w:rPr>
          <w:t xml:space="preserve"> kao</w:t>
        </w:r>
      </w:ins>
      <w:ins w:id="2104" w:author="Rajo" w:date="2018-05-31T17:21:00Z">
        <w:r w:rsidR="007303D5" w:rsidRPr="007303D5">
          <w:rPr>
            <w:lang w:val="bs-Latn-BA"/>
          </w:rPr>
          <w:t xml:space="preserve"> parametar zahtjeva. </w:t>
        </w:r>
      </w:ins>
      <w:ins w:id="2105" w:author="Rajo" w:date="2018-05-31T17:52:00Z">
        <w:r w:rsidR="00CB1AE4">
          <w:rPr>
            <w:lang w:val="bs-Latn-BA"/>
          </w:rPr>
          <w:t xml:space="preserve">To predstavlja prednost u odnosu </w:t>
        </w:r>
      </w:ins>
      <w:ins w:id="2106" w:author="Rajo" w:date="2018-05-31T17:58:00Z">
        <w:r w:rsidR="00E26E5D">
          <w:rPr>
            <w:lang w:val="bs-Latn-BA"/>
          </w:rPr>
          <w:t>n</w:t>
        </w:r>
      </w:ins>
      <w:ins w:id="2107" w:author="Rajo" w:date="2018-05-31T17:52:00Z">
        <w:r w:rsidR="00CB1AE4">
          <w:rPr>
            <w:lang w:val="bs-Latn-BA"/>
          </w:rPr>
          <w:t>a tok dešavanja naveden kod SAML</w:t>
        </w:r>
      </w:ins>
      <w:ins w:id="2108" w:author="Rajo" w:date="2018-05-31T17:53:00Z">
        <w:r w:rsidR="00CB1AE4">
          <w:rPr>
            <w:lang w:val="bs-Latn-BA"/>
          </w:rPr>
          <w:t>-a</w:t>
        </w:r>
      </w:ins>
      <w:ins w:id="2109" w:author="Rajo" w:date="2018-05-31T17:59:00Z">
        <w:r w:rsidR="005A7743">
          <w:rPr>
            <w:lang w:val="bs-Latn-BA"/>
          </w:rPr>
          <w:t>,</w:t>
        </w:r>
      </w:ins>
      <w:ins w:id="2110" w:author="Rajo" w:date="2018-05-31T17:53:00Z">
        <w:r w:rsidR="00CB1AE4">
          <w:rPr>
            <w:lang w:val="bs-Latn-BA"/>
          </w:rPr>
          <w:t xml:space="preserve"> iz razloga što </w:t>
        </w:r>
      </w:ins>
      <w:ins w:id="2111" w:author="Rajo" w:date="2018-05-31T17:58:00Z">
        <w:r w:rsidR="00BD61DB">
          <w:rPr>
            <w:lang w:val="bs-Latn-BA"/>
          </w:rPr>
          <w:t>s</w:t>
        </w:r>
      </w:ins>
      <w:ins w:id="2112" w:author="Rajo" w:date="2018-05-31T17:53:00Z">
        <w:r w:rsidR="00CB1AE4">
          <w:rPr>
            <w:lang w:val="bs-Latn-BA"/>
          </w:rPr>
          <w:t xml:space="preserve">e </w:t>
        </w:r>
      </w:ins>
      <w:ins w:id="2113" w:author="Rajo" w:date="2018-05-31T18:07:00Z">
        <w:r w:rsidR="00B97E7C">
          <w:rPr>
            <w:lang w:val="bs-Latn-BA"/>
          </w:rPr>
          <w:t>na taj način</w:t>
        </w:r>
      </w:ins>
      <w:ins w:id="2114" w:author="Rajo" w:date="2018-05-31T17:53:00Z">
        <w:r w:rsidR="00CB1AE4">
          <w:rPr>
            <w:lang w:val="bs-Latn-BA"/>
          </w:rPr>
          <w:t xml:space="preserve"> izbje</w:t>
        </w:r>
      </w:ins>
      <w:ins w:id="2115" w:author="Rajo" w:date="2018-05-31T17:59:00Z">
        <w:r w:rsidR="00BD61DB">
          <w:rPr>
            <w:lang w:val="bs-Latn-BA"/>
          </w:rPr>
          <w:t>gava</w:t>
        </w:r>
      </w:ins>
      <w:ins w:id="2116" w:author="Rajo" w:date="2018-05-31T17:53:00Z">
        <w:r w:rsidR="00CB1AE4">
          <w:rPr>
            <w:lang w:val="bs-Latn-BA"/>
          </w:rPr>
          <w:t xml:space="preserve"> upotreba HTTP POST uvezivanja </w:t>
        </w:r>
      </w:ins>
      <w:ins w:id="2117" w:author="Rajo" w:date="2018-05-31T18:04:00Z">
        <w:r w:rsidR="003C435E">
          <w:rPr>
            <w:lang w:val="bs-Latn-BA"/>
          </w:rPr>
          <w:t>koje sa sobom nosi problem pristupa tijelu HTTP</w:t>
        </w:r>
      </w:ins>
      <w:ins w:id="2118" w:author="Rajo" w:date="2018-05-31T18:05:00Z">
        <w:r w:rsidR="00E143D4">
          <w:rPr>
            <w:lang w:val="bs-Latn-BA"/>
          </w:rPr>
          <w:t xml:space="preserve"> POST</w:t>
        </w:r>
      </w:ins>
      <w:ins w:id="2119" w:author="Rajo" w:date="2018-05-31T18:04:00Z">
        <w:r w:rsidR="003C435E">
          <w:rPr>
            <w:lang w:val="bs-Latn-BA"/>
          </w:rPr>
          <w:t xml:space="preserve"> zahtjeva od strane nativn</w:t>
        </w:r>
      </w:ins>
      <w:ins w:id="2120" w:author="Rajo" w:date="2018-05-31T18:05:00Z">
        <w:r w:rsidR="00E143D4">
          <w:rPr>
            <w:lang w:val="bs-Latn-BA"/>
          </w:rPr>
          <w:t>ih</w:t>
        </w:r>
      </w:ins>
      <w:ins w:id="2121" w:author="Rajo" w:date="2018-05-31T18:04:00Z">
        <w:r w:rsidR="003C435E">
          <w:rPr>
            <w:lang w:val="bs-Latn-BA"/>
          </w:rPr>
          <w:t xml:space="preserve"> </w:t>
        </w:r>
      </w:ins>
      <w:ins w:id="2122" w:author="Rajo" w:date="2018-05-31T18:05:00Z">
        <w:r w:rsidR="008A4B0E">
          <w:rPr>
            <w:lang w:val="bs-Latn-BA"/>
          </w:rPr>
          <w:t xml:space="preserve">(npr. mobilnih) </w:t>
        </w:r>
        <w:r w:rsidR="00E143D4">
          <w:rPr>
            <w:lang w:val="bs-Latn-BA"/>
          </w:rPr>
          <w:t>aplikacija</w:t>
        </w:r>
      </w:ins>
      <w:ins w:id="2123" w:author="Rajo" w:date="2018-05-31T17:53:00Z">
        <w:r w:rsidR="00CB1AE4">
          <w:rPr>
            <w:lang w:val="bs-Latn-BA"/>
          </w:rPr>
          <w:t xml:space="preserve">, čime se olakšava </w:t>
        </w:r>
      </w:ins>
      <w:ins w:id="2124" w:author="Rajo" w:date="2018-05-31T18:05:00Z">
        <w:r w:rsidR="008A4B0E">
          <w:rPr>
            <w:lang w:val="bs-Latn-BA"/>
          </w:rPr>
          <w:t xml:space="preserve">njihova </w:t>
        </w:r>
      </w:ins>
      <w:ins w:id="2125" w:author="Rajo" w:date="2018-05-31T17:54:00Z">
        <w:r w:rsidR="00CB1AE4">
          <w:rPr>
            <w:lang w:val="bs-Latn-BA"/>
          </w:rPr>
          <w:t xml:space="preserve">integracija sa SSO serverom. </w:t>
        </w:r>
      </w:ins>
      <w:ins w:id="2126" w:author="Rajo" w:date="2018-05-31T17:21:00Z">
        <w:r w:rsidR="007303D5" w:rsidRPr="007303D5">
          <w:rPr>
            <w:lang w:val="bs-Latn-BA"/>
          </w:rPr>
          <w:t xml:space="preserve">OAuth2 takođe ne pretpostavlja da je klijent u stvari </w:t>
        </w:r>
        <w:r w:rsidR="007303D5" w:rsidRPr="00B03368">
          <w:rPr>
            <w:i/>
            <w:lang w:val="bs-Latn-BA"/>
            <w:rPrChange w:id="2127" w:author="Rajo" w:date="2018-05-31T18:23:00Z">
              <w:rPr>
                <w:lang w:val="bs-Latn-BA"/>
              </w:rPr>
            </w:rPrChange>
          </w:rPr>
          <w:t>web</w:t>
        </w:r>
        <w:r w:rsidR="007303D5" w:rsidRPr="007303D5">
          <w:rPr>
            <w:lang w:val="bs-Latn-BA"/>
          </w:rPr>
          <w:t xml:space="preserve"> preglednik, dok </w:t>
        </w:r>
        <w:r w:rsidR="007303D5" w:rsidRPr="007303D5">
          <w:rPr>
            <w:i/>
            <w:lang w:val="bs-Latn-BA"/>
          </w:rPr>
          <w:t>SAML Web Browser SSO Profil</w:t>
        </w:r>
        <w:r w:rsidR="007303D5" w:rsidRPr="007303D5">
          <w:rPr>
            <w:lang w:val="bs-Latn-BA"/>
          </w:rPr>
          <w:t xml:space="preserve"> ima tu pretpostavku. </w:t>
        </w:r>
      </w:ins>
    </w:p>
    <w:p w14:paraId="019BBC58" w14:textId="77777777" w:rsidR="007303D5" w:rsidRPr="007303D5" w:rsidRDefault="007303D5" w:rsidP="00233832">
      <w:pPr>
        <w:spacing w:line="240" w:lineRule="auto"/>
        <w:ind w:firstLine="360"/>
        <w:jc w:val="both"/>
        <w:rPr>
          <w:ins w:id="2128" w:author="Rajo" w:date="2018-05-31T17:21:00Z"/>
          <w:lang w:val="bs-Latn-BA"/>
        </w:rPr>
      </w:pPr>
      <w:ins w:id="2129" w:author="Rajo" w:date="2018-05-31T17:21:00Z">
        <w:r w:rsidRPr="007303D5">
          <w:rPr>
            <w:lang w:val="bs-Latn-BA"/>
          </w:rPr>
          <w:t xml:space="preserve">Prema gore navedenom, OAuth2 se može koristiti u okviru nativnih mobilnih aplikacija, bez potrebe za zaobilaznim rješenjima kao što je to slučaj sa SAML-om. </w:t>
        </w:r>
        <w:r w:rsidRPr="007303D5">
          <w:rPr>
            <w:vertAlign w:val="superscript"/>
            <w:lang w:val="bs-Latn-BA"/>
          </w:rPr>
          <w:t>[20]</w:t>
        </w:r>
      </w:ins>
    </w:p>
    <w:p w14:paraId="49645B74" w14:textId="77777777" w:rsidR="007303D5" w:rsidRPr="007303D5" w:rsidRDefault="007303D5" w:rsidP="007303D5">
      <w:pPr>
        <w:spacing w:line="240" w:lineRule="auto"/>
        <w:jc w:val="both"/>
        <w:rPr>
          <w:ins w:id="2130" w:author="Rajo" w:date="2018-05-31T17:21:00Z"/>
          <w:lang w:val="bs-Latn-BA"/>
        </w:rPr>
      </w:pPr>
    </w:p>
    <w:p w14:paraId="0DED30BB" w14:textId="12FEF989" w:rsidR="007303D5" w:rsidRPr="001F5131" w:rsidRDefault="007303D5">
      <w:pPr>
        <w:keepNext/>
        <w:keepLines/>
        <w:numPr>
          <w:ilvl w:val="2"/>
          <w:numId w:val="1"/>
        </w:numPr>
        <w:spacing w:before="40" w:line="240" w:lineRule="auto"/>
        <w:jc w:val="both"/>
        <w:outlineLvl w:val="2"/>
        <w:rPr>
          <w:ins w:id="2131" w:author="Rajo" w:date="2018-05-31T17:21:00Z"/>
          <w:rFonts w:asciiTheme="majorHAnsi" w:eastAsiaTheme="majorEastAsia" w:hAnsiTheme="majorHAnsi" w:cstheme="majorBidi"/>
          <w:i/>
          <w:color w:val="244061" w:themeColor="accent1" w:themeShade="80"/>
          <w:szCs w:val="24"/>
          <w:lang w:val="bs-Latn-BA"/>
          <w:rPrChange w:id="2132" w:author="Rajo" w:date="2018-06-17T14:40:00Z">
            <w:rPr>
              <w:ins w:id="2133" w:author="Rajo" w:date="2018-05-31T17:21:00Z"/>
              <w:lang w:val="bs-Latn-BA"/>
            </w:rPr>
          </w:rPrChange>
        </w:rPr>
        <w:pPrChange w:id="2134" w:author="Rajo" w:date="2018-06-17T14:40:00Z">
          <w:pPr>
            <w:spacing w:line="240" w:lineRule="auto"/>
          </w:pPr>
        </w:pPrChange>
      </w:pPr>
      <w:ins w:id="2135" w:author="Rajo" w:date="2018-05-31T17:21:00Z">
        <w:r w:rsidRPr="007303D5">
          <w:rPr>
            <w:rFonts w:asciiTheme="majorHAnsi" w:eastAsiaTheme="majorEastAsia" w:hAnsiTheme="majorHAnsi" w:cstheme="majorBidi"/>
            <w:i/>
            <w:color w:val="244061" w:themeColor="accent1" w:themeShade="80"/>
            <w:szCs w:val="24"/>
            <w:lang w:val="bs-Latn-BA"/>
          </w:rPr>
          <w:t>OAuth2 nedostaci</w:t>
        </w:r>
      </w:ins>
    </w:p>
    <w:p w14:paraId="5F591AB4" w14:textId="74680E95" w:rsidR="007303D5" w:rsidRPr="007303D5" w:rsidRDefault="007303D5">
      <w:pPr>
        <w:spacing w:line="240" w:lineRule="auto"/>
        <w:ind w:firstLine="360"/>
        <w:jc w:val="both"/>
        <w:rPr>
          <w:ins w:id="2136" w:author="Rajo" w:date="2018-05-31T17:21:00Z"/>
          <w:lang w:val="bs-Latn-BA"/>
        </w:rPr>
        <w:pPrChange w:id="2137" w:author="Rajo" w:date="2018-06-17T14:51:00Z">
          <w:pPr>
            <w:spacing w:line="240" w:lineRule="auto"/>
            <w:jc w:val="both"/>
          </w:pPr>
        </w:pPrChange>
      </w:pPr>
      <w:ins w:id="2138" w:author="Rajo" w:date="2018-05-31T17:21:00Z">
        <w:r w:rsidRPr="007303D5">
          <w:rPr>
            <w:lang w:val="bs-Latn-BA"/>
          </w:rPr>
          <w:t xml:space="preserve">OAuth2 specifikacija, za većinu situacija, ne propisuje kako treba da se vrši komunikacija između resursnog servera i autorizacionog servera, kao npr. u slučaju provjere tokena. Takođe, ne govori ništa o tome koje informacije o korisniku bi trebale biti vraćene i u kom obliku. </w:t>
        </w:r>
      </w:ins>
    </w:p>
    <w:p w14:paraId="7022F648" w14:textId="58EE0BC6" w:rsidR="007303D5" w:rsidRPr="007303D5" w:rsidRDefault="007303D5">
      <w:pPr>
        <w:spacing w:line="240" w:lineRule="auto"/>
        <w:ind w:firstLine="360"/>
        <w:jc w:val="both"/>
        <w:rPr>
          <w:ins w:id="2139" w:author="Rajo" w:date="2018-05-31T17:21:00Z"/>
          <w:lang w:val="bs-Latn-BA"/>
        </w:rPr>
        <w:pPrChange w:id="2140" w:author="Rajo" w:date="2018-06-17T14:51:00Z">
          <w:pPr>
            <w:spacing w:line="240" w:lineRule="auto"/>
            <w:jc w:val="both"/>
          </w:pPr>
        </w:pPrChange>
      </w:pPr>
      <w:ins w:id="2141" w:author="Rajo" w:date="2018-05-31T17:21:00Z">
        <w:r w:rsidRPr="007303D5">
          <w:rPr>
            <w:lang w:val="bs-Latn-BA"/>
          </w:rPr>
          <w:t xml:space="preserve">Postoji dosta toga gdje OAuth2 specifikacija navodi da su stvari „van okvira ove specifikacije“. To predstavlja jednu od mana OAuth2 </w:t>
        </w:r>
      </w:ins>
      <w:ins w:id="2142" w:author="Rajo" w:date="2018-05-31T17:35:00Z">
        <w:r w:rsidR="005C6147" w:rsidRPr="007303D5">
          <w:rPr>
            <w:lang w:val="bs-Latn-BA"/>
          </w:rPr>
          <w:t>specifikacije</w:t>
        </w:r>
      </w:ins>
      <w:ins w:id="2143" w:author="Rajo" w:date="2018-05-31T17:21:00Z">
        <w:r w:rsidRPr="007303D5">
          <w:rPr>
            <w:lang w:val="bs-Latn-BA"/>
          </w:rPr>
          <w:t xml:space="preserve"> jer su mnoge stvari </w:t>
        </w:r>
        <w:r w:rsidRPr="007303D5">
          <w:rPr>
            <w:lang w:val="bs-Latn-BA"/>
          </w:rPr>
          <w:lastRenderedPageBreak/>
          <w:t>prepuštene implementaciji, što bi u jednom trenutku moglo dovesti do nekompatibilne implementacije.</w:t>
        </w:r>
      </w:ins>
    </w:p>
    <w:p w14:paraId="5B6555DD" w14:textId="5B933D1D" w:rsidR="007303D5" w:rsidRPr="007303D5" w:rsidRDefault="007303D5">
      <w:pPr>
        <w:spacing w:line="240" w:lineRule="auto"/>
        <w:ind w:firstLine="360"/>
        <w:jc w:val="both"/>
        <w:rPr>
          <w:ins w:id="2144" w:author="Rajo" w:date="2018-05-31T17:21:00Z"/>
          <w:lang w:val="bs-Latn-BA"/>
        </w:rPr>
        <w:pPrChange w:id="2145" w:author="Rajo" w:date="2018-06-17T14:51:00Z">
          <w:pPr>
            <w:spacing w:line="240" w:lineRule="auto"/>
            <w:jc w:val="both"/>
          </w:pPr>
        </w:pPrChange>
      </w:pPr>
      <w:commentRangeStart w:id="2146"/>
      <w:commentRangeStart w:id="2147"/>
      <w:ins w:id="2148" w:author="Rajo" w:date="2018-05-31T17:21:00Z">
        <w:r w:rsidRPr="007303D5">
          <w:rPr>
            <w:lang w:val="bs-Latn-BA"/>
          </w:rPr>
          <w:t>OAuth2 je ipak široko prihvaćen</w:t>
        </w:r>
        <w:commentRangeEnd w:id="2146"/>
        <w:r w:rsidRPr="007303D5">
          <w:commentReference w:id="2146"/>
        </w:r>
        <w:commentRangeEnd w:id="2147"/>
        <w:r w:rsidRPr="007303D5">
          <w:rPr>
            <w:sz w:val="16"/>
            <w:szCs w:val="16"/>
          </w:rPr>
          <w:commentReference w:id="2147"/>
        </w:r>
        <w:r w:rsidRPr="007303D5">
          <w:rPr>
            <w:lang w:val="bs-Latn-BA"/>
          </w:rPr>
          <w:t xml:space="preserve"> od strane Google-a, Facebook-a, </w:t>
        </w:r>
        <w:proofErr w:type="spellStart"/>
        <w:r w:rsidRPr="007303D5">
          <w:rPr>
            <w:lang w:val="bs-Latn-BA"/>
          </w:rPr>
          <w:t>Salesforce</w:t>
        </w:r>
        <w:proofErr w:type="spellEnd"/>
        <w:r w:rsidRPr="007303D5">
          <w:rPr>
            <w:lang w:val="bs-Latn-BA"/>
          </w:rPr>
          <w:t xml:space="preserve">-a, Twitter-a i mnogih drugih. Najbolja osobina OAuth2 je njegova jednostavnost. Kao alternativa, </w:t>
        </w:r>
        <w:proofErr w:type="spellStart"/>
        <w:r w:rsidRPr="007303D5">
          <w:rPr>
            <w:lang w:val="bs-Latn-BA"/>
          </w:rPr>
          <w:t>OpenID</w:t>
        </w:r>
        <w:proofErr w:type="spellEnd"/>
        <w:r w:rsidRPr="007303D5">
          <w:rPr>
            <w:lang w:val="bs-Latn-BA"/>
          </w:rPr>
          <w:t xml:space="preserve"> </w:t>
        </w:r>
        <w:proofErr w:type="spellStart"/>
        <w:r w:rsidRPr="007303D5">
          <w:rPr>
            <w:lang w:val="bs-Latn-BA"/>
          </w:rPr>
          <w:t>Connect</w:t>
        </w:r>
        <w:proofErr w:type="spellEnd"/>
        <w:r w:rsidRPr="007303D5">
          <w:rPr>
            <w:lang w:val="bs-Latn-BA"/>
          </w:rPr>
          <w:t xml:space="preserve"> </w:t>
        </w:r>
        <w:proofErr w:type="spellStart"/>
        <w:r w:rsidRPr="007303D5">
          <w:rPr>
            <w:lang w:val="bs-Latn-BA"/>
          </w:rPr>
          <w:t>Basic</w:t>
        </w:r>
        <w:proofErr w:type="spellEnd"/>
        <w:r w:rsidRPr="007303D5">
          <w:rPr>
            <w:lang w:val="bs-Latn-BA"/>
          </w:rPr>
          <w:t xml:space="preserve"> Profile, izgrađen na OAuth2, popunjava neke oblasti i praznine koje sama OAuth2 specifikacija ne definiše. </w:t>
        </w:r>
        <w:r w:rsidRPr="007303D5">
          <w:rPr>
            <w:vertAlign w:val="superscript"/>
            <w:lang w:val="bs-Latn-BA"/>
          </w:rPr>
          <w:t>[20]</w:t>
        </w:r>
      </w:ins>
    </w:p>
    <w:p w14:paraId="599BE3D6" w14:textId="77777777" w:rsidR="007303D5" w:rsidRPr="007303D5" w:rsidRDefault="007303D5" w:rsidP="007303D5">
      <w:pPr>
        <w:spacing w:line="240" w:lineRule="auto"/>
        <w:jc w:val="both"/>
        <w:rPr>
          <w:ins w:id="2149" w:author="Rajo" w:date="2018-05-31T17:21:00Z"/>
          <w:lang w:val="bs-Latn-BA"/>
        </w:rPr>
      </w:pPr>
    </w:p>
    <w:p w14:paraId="78B3CD5C" w14:textId="570E5D39" w:rsidR="007303D5" w:rsidRPr="001F5131" w:rsidRDefault="00473967">
      <w:pPr>
        <w:keepNext/>
        <w:keepLines/>
        <w:numPr>
          <w:ilvl w:val="1"/>
          <w:numId w:val="1"/>
        </w:numPr>
        <w:spacing w:before="40" w:line="240" w:lineRule="auto"/>
        <w:jc w:val="both"/>
        <w:outlineLvl w:val="1"/>
        <w:rPr>
          <w:ins w:id="2150" w:author="Rajo" w:date="2018-05-31T17:21:00Z"/>
          <w:rFonts w:asciiTheme="majorHAnsi" w:eastAsiaTheme="majorEastAsia" w:hAnsiTheme="majorHAnsi" w:cstheme="majorBidi"/>
          <w:color w:val="365F91" w:themeColor="accent1" w:themeShade="BF"/>
          <w:sz w:val="26"/>
          <w:szCs w:val="26"/>
          <w:lang w:val="bs-Latn-BA"/>
          <w:rPrChange w:id="2151" w:author="Rajo" w:date="2018-06-17T14:41:00Z">
            <w:rPr>
              <w:ins w:id="2152" w:author="Rajo" w:date="2018-05-31T17:21:00Z"/>
              <w:lang w:val="bs-Latn-BA"/>
            </w:rPr>
          </w:rPrChange>
        </w:rPr>
        <w:pPrChange w:id="2153" w:author="Rajo" w:date="2018-06-17T14:41:00Z">
          <w:pPr>
            <w:spacing w:line="240" w:lineRule="auto"/>
          </w:pPr>
        </w:pPrChange>
      </w:pPr>
      <w:ins w:id="2154" w:author="Rajo" w:date="2018-05-31T18:31:00Z">
        <w:r>
          <w:rPr>
            <w:rFonts w:asciiTheme="majorHAnsi" w:eastAsiaTheme="majorEastAsia" w:hAnsiTheme="majorHAnsi" w:cstheme="majorBidi"/>
            <w:color w:val="365F91" w:themeColor="accent1" w:themeShade="BF"/>
            <w:sz w:val="26"/>
            <w:szCs w:val="26"/>
            <w:lang w:val="bs-Latn-BA"/>
          </w:rPr>
          <w:t>Poređenje sa SAML</w:t>
        </w:r>
      </w:ins>
      <w:ins w:id="2155" w:author="Rajo" w:date="2018-05-31T18:32:00Z">
        <w:r>
          <w:rPr>
            <w:rFonts w:asciiTheme="majorHAnsi" w:eastAsiaTheme="majorEastAsia" w:hAnsiTheme="majorHAnsi" w:cstheme="majorBidi"/>
            <w:color w:val="365F91" w:themeColor="accent1" w:themeShade="BF"/>
            <w:sz w:val="26"/>
            <w:szCs w:val="26"/>
            <w:lang w:val="bs-Latn-BA"/>
          </w:rPr>
          <w:t>-om</w:t>
        </w:r>
      </w:ins>
    </w:p>
    <w:p w14:paraId="24DA4639" w14:textId="77777777" w:rsidR="007303D5" w:rsidRPr="007303D5" w:rsidRDefault="007303D5">
      <w:pPr>
        <w:spacing w:line="240" w:lineRule="auto"/>
        <w:ind w:firstLine="360"/>
        <w:jc w:val="both"/>
        <w:rPr>
          <w:ins w:id="2156" w:author="Rajo" w:date="2018-05-31T17:21:00Z"/>
          <w:lang w:val="bs-Latn-BA"/>
        </w:rPr>
        <w:pPrChange w:id="2157" w:author="Rajo" w:date="2018-06-17T14:52:00Z">
          <w:pPr>
            <w:spacing w:line="240" w:lineRule="auto"/>
            <w:ind w:firstLine="576"/>
            <w:jc w:val="both"/>
          </w:pPr>
        </w:pPrChange>
      </w:pPr>
      <w:ins w:id="2158" w:author="Rajo" w:date="2018-05-31T17:21:00Z">
        <w:r w:rsidRPr="007303D5">
          <w:rPr>
            <w:lang w:val="bs-Latn-BA"/>
          </w:rPr>
          <w:t>SAML posjeduje svojstvo koje nedostaje u OAuth2 specifikaciji: SAML token sadrži informacije o identitetu korisnika. Upotrebom OAuth2 takve informacije nisu odmah direktno dostupne, te kako bi provjerio token, resursni server mora napraviti dodatni zahtjev prema autorizacionom serveru.</w:t>
        </w:r>
      </w:ins>
    </w:p>
    <w:p w14:paraId="6AF9B71E" w14:textId="6AC9915D" w:rsidR="007303D5" w:rsidRPr="007303D5" w:rsidRDefault="007303D5">
      <w:pPr>
        <w:spacing w:line="240" w:lineRule="auto"/>
        <w:ind w:firstLine="360"/>
        <w:jc w:val="both"/>
        <w:rPr>
          <w:ins w:id="2159" w:author="Rajo" w:date="2018-05-31T17:21:00Z"/>
          <w:lang w:val="bs-Latn-BA"/>
        </w:rPr>
        <w:pPrChange w:id="2160" w:author="Rajo" w:date="2018-06-17T14:52:00Z">
          <w:pPr>
            <w:spacing w:line="240" w:lineRule="auto"/>
            <w:ind w:firstLine="576"/>
            <w:jc w:val="both"/>
          </w:pPr>
        </w:pPrChange>
      </w:pPr>
      <w:ins w:id="2161" w:author="Rajo" w:date="2018-05-31T17:21:00Z">
        <w:r w:rsidRPr="007303D5">
          <w:rPr>
            <w:lang w:val="bs-Latn-BA"/>
          </w:rPr>
          <w:t xml:space="preserve">Sa druge strane, upotrebom OAuth2 moguće je poništiti pristupni token na autorizacionom serveru, i onemogućiti njegovu dalju upotrebu na resursnom serveru. </w:t>
        </w:r>
      </w:ins>
      <w:ins w:id="2162" w:author="Rajo" w:date="2018-05-31T18:34:00Z">
        <w:r w:rsidR="00F37482">
          <w:rPr>
            <w:lang w:val="bs-Latn-BA"/>
          </w:rPr>
          <w:t xml:space="preserve">Takođe, </w:t>
        </w:r>
        <w:r w:rsidR="00F37482" w:rsidRPr="007303D5">
          <w:rPr>
            <w:lang w:val="bs-Latn-BA"/>
          </w:rPr>
          <w:t>OAuth2 nudi jednostavnije i više standarizovano rješenje za podršku nativnih aplikacija, jer se njegovom upotrebom izbjegavaju zaobilazna rješenja, za razliku od SAML-a</w:t>
        </w:r>
        <w:r w:rsidR="00F37482">
          <w:rPr>
            <w:lang w:val="bs-Latn-BA"/>
          </w:rPr>
          <w:t xml:space="preserve">. </w:t>
        </w:r>
      </w:ins>
      <w:ins w:id="2163" w:author="Rajo" w:date="2018-05-31T18:32:00Z">
        <w:r w:rsidR="003C5980">
          <w:rPr>
            <w:lang w:val="bs-Latn-BA"/>
          </w:rPr>
          <w:t>Prema tome</w:t>
        </w:r>
      </w:ins>
      <w:ins w:id="2164" w:author="Rajo" w:date="2018-05-31T18:36:00Z">
        <w:r w:rsidR="00C705B2">
          <w:rPr>
            <w:lang w:val="bs-Latn-BA"/>
          </w:rPr>
          <w:t xml:space="preserve">, </w:t>
        </w:r>
      </w:ins>
      <w:ins w:id="2165" w:author="Rajo" w:date="2018-05-31T18:33:00Z">
        <w:r w:rsidR="003C5980">
          <w:rPr>
            <w:lang w:val="bs-Latn-BA"/>
          </w:rPr>
          <w:t>o</w:t>
        </w:r>
      </w:ins>
      <w:ins w:id="2166" w:author="Rajo" w:date="2018-05-31T17:21:00Z">
        <w:r w:rsidRPr="007303D5">
          <w:rPr>
            <w:lang w:val="bs-Latn-BA"/>
          </w:rPr>
          <w:t>ba pristupa imaju svoje prednosti</w:t>
        </w:r>
      </w:ins>
      <w:ins w:id="2167" w:author="Rajo" w:date="2018-05-31T18:38:00Z">
        <w:r w:rsidR="00A82C3C">
          <w:rPr>
            <w:lang w:val="bs-Latn-BA"/>
          </w:rPr>
          <w:t xml:space="preserve"> </w:t>
        </w:r>
      </w:ins>
      <w:ins w:id="2168" w:author="Rajo" w:date="2018-05-31T18:39:00Z">
        <w:r w:rsidR="00A82C3C">
          <w:rPr>
            <w:lang w:val="bs-Latn-BA"/>
          </w:rPr>
          <w:t>u odnosu na</w:t>
        </w:r>
      </w:ins>
      <w:ins w:id="2169" w:author="Rajo" w:date="2018-05-31T18:38:00Z">
        <w:r w:rsidR="00A82C3C">
          <w:rPr>
            <w:lang w:val="bs-Latn-BA"/>
          </w:rPr>
          <w:t xml:space="preserve"> </w:t>
        </w:r>
      </w:ins>
      <w:ins w:id="2170" w:author="Rajo" w:date="2018-05-31T18:39:00Z">
        <w:r w:rsidR="00A82C3C">
          <w:rPr>
            <w:lang w:val="bs-Latn-BA"/>
          </w:rPr>
          <w:t>određene</w:t>
        </w:r>
      </w:ins>
      <w:ins w:id="2171" w:author="Rajo" w:date="2018-05-31T18:37:00Z">
        <w:r w:rsidR="004B3AC6">
          <w:rPr>
            <w:lang w:val="bs-Latn-BA"/>
          </w:rPr>
          <w:t xml:space="preserve"> potreb</w:t>
        </w:r>
      </w:ins>
      <w:ins w:id="2172" w:author="Rajo" w:date="2018-05-31T18:39:00Z">
        <w:r w:rsidR="00A82C3C">
          <w:rPr>
            <w:lang w:val="bs-Latn-BA"/>
          </w:rPr>
          <w:t>e</w:t>
        </w:r>
      </w:ins>
      <w:ins w:id="2173" w:author="Rajo" w:date="2018-05-31T18:37:00Z">
        <w:r w:rsidR="004B3AC6">
          <w:rPr>
            <w:lang w:val="bs-Latn-BA"/>
          </w:rPr>
          <w:t xml:space="preserve"> i </w:t>
        </w:r>
      </w:ins>
      <w:ins w:id="2174" w:author="Rajo" w:date="2018-05-31T18:39:00Z">
        <w:r w:rsidR="00A82C3C">
          <w:rPr>
            <w:lang w:val="bs-Latn-BA"/>
          </w:rPr>
          <w:t>zahtjeve,</w:t>
        </w:r>
      </w:ins>
      <w:ins w:id="2175" w:author="Rajo" w:date="2018-05-31T17:21:00Z">
        <w:r w:rsidRPr="007303D5">
          <w:rPr>
            <w:lang w:val="bs-Latn-BA"/>
          </w:rPr>
          <w:t xml:space="preserve"> </w:t>
        </w:r>
      </w:ins>
      <w:ins w:id="2176" w:author="Rajo" w:date="2018-05-31T18:39:00Z">
        <w:r w:rsidR="00A82C3C">
          <w:rPr>
            <w:lang w:val="bs-Latn-BA"/>
          </w:rPr>
          <w:t xml:space="preserve">i </w:t>
        </w:r>
      </w:ins>
      <w:ins w:id="2177" w:author="Rajo" w:date="2018-05-31T17:21:00Z">
        <w:r w:rsidRPr="007303D5">
          <w:rPr>
            <w:lang w:val="bs-Latn-BA"/>
          </w:rPr>
          <w:t>predstavljaju dobra rješenja za implementaciju</w:t>
        </w:r>
      </w:ins>
      <w:ins w:id="2178" w:author="Rajo" w:date="2018-05-31T18:35:00Z">
        <w:r w:rsidR="00844364">
          <w:rPr>
            <w:lang w:val="bs-Latn-BA"/>
          </w:rPr>
          <w:t xml:space="preserve"> SSO sistema</w:t>
        </w:r>
      </w:ins>
      <w:ins w:id="2179" w:author="Rajo" w:date="2018-05-31T17:21:00Z">
        <w:r w:rsidRPr="007303D5">
          <w:rPr>
            <w:lang w:val="bs-Latn-BA"/>
          </w:rPr>
          <w:t>.</w:t>
        </w:r>
      </w:ins>
    </w:p>
    <w:p w14:paraId="5BFF4769" w14:textId="03E02153" w:rsidR="00CB2B3B" w:rsidRDefault="007303D5">
      <w:pPr>
        <w:spacing w:line="240" w:lineRule="auto"/>
        <w:ind w:firstLine="360"/>
        <w:jc w:val="both"/>
        <w:rPr>
          <w:lang w:val="bs-Latn-BA"/>
        </w:rPr>
        <w:pPrChange w:id="2180" w:author="Rajo" w:date="2018-06-17T14:52:00Z">
          <w:pPr>
            <w:spacing w:line="240" w:lineRule="auto"/>
            <w:jc w:val="both"/>
          </w:pPr>
        </w:pPrChange>
      </w:pPr>
      <w:ins w:id="2181" w:author="Rajo" w:date="2018-05-31T17:21:00Z">
        <w:r w:rsidRPr="007303D5">
          <w:rPr>
            <w:lang w:val="bs-Latn-BA"/>
          </w:rPr>
          <w:t xml:space="preserve">Međutim, kako ovaj rad prvenstveno pokriva i sadrži detaljniju analizu SAML specifikacije, i pri tome ne uključuje integraciju mobilne nativne aplikacije u komunikaciju sa SSO serverom, za implementaciju koja predstavlja praktični dio rada i koja je detaljnije opisana u </w:t>
        </w:r>
      </w:ins>
      <w:ins w:id="2182" w:author="Rajo" w:date="2018-05-31T18:42:00Z">
        <w:r w:rsidR="00247033">
          <w:rPr>
            <w:lang w:val="bs-Latn-BA"/>
          </w:rPr>
          <w:t>10.</w:t>
        </w:r>
      </w:ins>
      <w:ins w:id="2183" w:author="Rajo" w:date="2018-05-31T17:21:00Z">
        <w:r w:rsidRPr="007303D5">
          <w:rPr>
            <w:lang w:val="bs-Latn-BA"/>
          </w:rPr>
          <w:t xml:space="preserve"> poglavlju, korišten je SAML standard odnosno specifikacija.</w:t>
        </w:r>
      </w:ins>
      <w:ins w:id="2184" w:author="Rajo" w:date="2018-05-31T17:18:00Z">
        <w:r w:rsidR="009C7AC8">
          <w:rPr>
            <w:lang w:val="bs-Latn-BA"/>
          </w:rPr>
          <w:br w:type="page"/>
        </w:r>
      </w:ins>
    </w:p>
    <w:p w14:paraId="1C2A55DD" w14:textId="77777777" w:rsidR="00E94ADE" w:rsidDel="001F5131" w:rsidRDefault="00CC5052">
      <w:pPr>
        <w:pStyle w:val="Heading1"/>
        <w:spacing w:line="240" w:lineRule="auto"/>
        <w:jc w:val="both"/>
        <w:rPr>
          <w:del w:id="2185" w:author="Rajo" w:date="2018-06-17T14:41:00Z"/>
          <w:lang w:val="bs-Latn-BA"/>
        </w:rPr>
      </w:pPr>
      <w:bookmarkStart w:id="2186" w:name="_Toc511154429"/>
      <w:r>
        <w:rPr>
          <w:lang w:val="bs-Latn-BA"/>
        </w:rPr>
        <w:lastRenderedPageBreak/>
        <w:t>XACML (</w:t>
      </w:r>
      <w:r w:rsidRPr="00653AA1">
        <w:rPr>
          <w:i/>
          <w:iCs/>
          <w:lang w:val="bs-Latn-BA"/>
        </w:rPr>
        <w:t>EXTENSIBLE ACCESS CONTROL MARKUP LANGUAGE</w:t>
      </w:r>
      <w:r>
        <w:rPr>
          <w:lang w:val="bs-Latn-BA"/>
        </w:rPr>
        <w:t>)</w:t>
      </w:r>
      <w:bookmarkEnd w:id="2186"/>
    </w:p>
    <w:p w14:paraId="1F2CC439" w14:textId="77777777" w:rsidR="00E94ADE" w:rsidRPr="00233832" w:rsidRDefault="00E94ADE">
      <w:pPr>
        <w:pStyle w:val="Heading1"/>
        <w:spacing w:line="240" w:lineRule="auto"/>
        <w:jc w:val="both"/>
        <w:rPr>
          <w:lang w:val="bs-Latn-BA"/>
        </w:rPr>
        <w:pPrChange w:id="2187" w:author="Rajo" w:date="2018-06-17T14:41:00Z">
          <w:pPr>
            <w:spacing w:line="240" w:lineRule="auto"/>
            <w:jc w:val="both"/>
          </w:pPr>
        </w:pPrChange>
      </w:pPr>
    </w:p>
    <w:p w14:paraId="13707662" w14:textId="445BB83F" w:rsidR="00E94ADE" w:rsidDel="00EB2284" w:rsidRDefault="00CC5052">
      <w:pPr>
        <w:spacing w:line="240" w:lineRule="auto"/>
        <w:ind w:firstLine="360"/>
        <w:jc w:val="both"/>
        <w:rPr>
          <w:del w:id="2188" w:author="Rajo" w:date="2018-05-24T19:05:00Z"/>
          <w:lang w:val="bs-Latn-BA"/>
        </w:rPr>
      </w:pPr>
      <w:r>
        <w:rPr>
          <w:lang w:val="bs-Latn-BA"/>
        </w:rPr>
        <w:t>XACML (</w:t>
      </w:r>
      <w:proofErr w:type="spellStart"/>
      <w:r>
        <w:rPr>
          <w:i/>
          <w:lang w:val="bs-Latn-BA"/>
        </w:rPr>
        <w:t>eXtensible</w:t>
      </w:r>
      <w:proofErr w:type="spellEnd"/>
      <w:r>
        <w:rPr>
          <w:i/>
          <w:lang w:val="bs-Latn-BA"/>
        </w:rPr>
        <w:t xml:space="preserve"> Access </w:t>
      </w:r>
      <w:proofErr w:type="spellStart"/>
      <w:r>
        <w:rPr>
          <w:i/>
          <w:lang w:val="bs-Latn-BA"/>
        </w:rPr>
        <w:t>Control</w:t>
      </w:r>
      <w:proofErr w:type="spellEnd"/>
      <w:r>
        <w:rPr>
          <w:i/>
          <w:lang w:val="bs-Latn-BA"/>
        </w:rPr>
        <w:t xml:space="preserve"> </w:t>
      </w:r>
      <w:proofErr w:type="spellStart"/>
      <w:r>
        <w:rPr>
          <w:i/>
          <w:lang w:val="bs-Latn-BA"/>
        </w:rPr>
        <w:t>Markup</w:t>
      </w:r>
      <w:proofErr w:type="spellEnd"/>
      <w:r>
        <w:rPr>
          <w:i/>
          <w:lang w:val="bs-Latn-BA"/>
        </w:rPr>
        <w:t xml:space="preserve"> </w:t>
      </w:r>
      <w:proofErr w:type="spellStart"/>
      <w:r>
        <w:rPr>
          <w:i/>
          <w:lang w:val="bs-Latn-BA"/>
        </w:rPr>
        <w:t>Language</w:t>
      </w:r>
      <w:proofErr w:type="spellEnd"/>
      <w:r>
        <w:rPr>
          <w:lang w:val="bs-Latn-BA"/>
        </w:rPr>
        <w:t xml:space="preserve">) je standard koji definiše jezik zasnovan na XML-u, dizajniran za iskazivanje sigurnosnih propisa i prava pristupa podacima u okviru </w:t>
      </w:r>
      <w:r w:rsidRPr="00051825">
        <w:rPr>
          <w:i/>
          <w:lang w:val="bs-Latn-BA"/>
          <w:rPrChange w:id="2189" w:author="Rajo" w:date="2018-05-26T18:33:00Z">
            <w:rPr>
              <w:lang w:val="bs-Latn-BA"/>
            </w:rPr>
          </w:rPrChange>
        </w:rPr>
        <w:t>web</w:t>
      </w:r>
      <w:r>
        <w:rPr>
          <w:lang w:val="bs-Latn-BA"/>
        </w:rPr>
        <w:t xml:space="preserve"> servisa i poslovnih sigurnosnih aplikacija. Pored samog jezika, definiše arhitekturu kao i proces obrade zahtjeva za pristup, u skladu sa pravilima definisanim unutar propisa. Odobren od strane OASIS-a u Februaru 2003. godine, XACML je razvijen s ciljem uspostavljanja zajedničke terminologije i kompatibilnosti između različitih implementacija sistema za kontrolu pristupa. Za XACML se nekada koristi i naziv XACL (</w:t>
      </w:r>
      <w:proofErr w:type="spellStart"/>
      <w:r>
        <w:rPr>
          <w:i/>
          <w:lang w:val="bs-Latn-BA"/>
        </w:rPr>
        <w:t>eXtensible</w:t>
      </w:r>
      <w:proofErr w:type="spellEnd"/>
      <w:r>
        <w:rPr>
          <w:i/>
          <w:lang w:val="bs-Latn-BA"/>
        </w:rPr>
        <w:t xml:space="preserve"> Access </w:t>
      </w:r>
      <w:proofErr w:type="spellStart"/>
      <w:r>
        <w:rPr>
          <w:i/>
          <w:lang w:val="bs-Latn-BA"/>
        </w:rPr>
        <w:t>Control</w:t>
      </w:r>
      <w:proofErr w:type="spellEnd"/>
      <w:r>
        <w:rPr>
          <w:i/>
          <w:lang w:val="bs-Latn-BA"/>
        </w:rPr>
        <w:t xml:space="preserve"> </w:t>
      </w:r>
      <w:proofErr w:type="spellStart"/>
      <w:r>
        <w:rPr>
          <w:i/>
          <w:lang w:val="bs-Latn-BA"/>
        </w:rPr>
        <w:t>Language</w:t>
      </w:r>
      <w:proofErr w:type="spellEnd"/>
      <w:r>
        <w:rPr>
          <w:lang w:val="bs-Latn-BA"/>
        </w:rPr>
        <w:t xml:space="preserve">). </w:t>
      </w:r>
      <w:moveToRangeStart w:id="2190" w:author="Rajo" w:date="2018-06-17T17:09:00Z" w:name="move517018685"/>
      <w:moveTo w:id="2191" w:author="Rajo" w:date="2018-06-17T17:09:00Z">
        <w:r w:rsidR="00A46E4C" w:rsidRPr="00362594">
          <w:rPr>
            <w:vertAlign w:val="superscript"/>
            <w:lang w:val="bs-Latn-BA"/>
          </w:rPr>
          <w:t>[9]</w:t>
        </w:r>
      </w:moveTo>
      <w:moveToRangeEnd w:id="2190"/>
    </w:p>
    <w:p w14:paraId="5C7A3F81" w14:textId="77777777" w:rsidR="00E94ADE" w:rsidRDefault="00E94ADE">
      <w:pPr>
        <w:spacing w:line="240" w:lineRule="auto"/>
        <w:ind w:firstLine="360"/>
        <w:jc w:val="both"/>
        <w:rPr>
          <w:lang w:val="bs-Latn-BA"/>
        </w:rPr>
        <w:pPrChange w:id="2192" w:author="Rajo" w:date="2018-06-17T14:52:00Z">
          <w:pPr>
            <w:spacing w:line="240" w:lineRule="auto"/>
            <w:jc w:val="both"/>
          </w:pPr>
        </w:pPrChange>
      </w:pPr>
    </w:p>
    <w:p w14:paraId="58E310A7" w14:textId="77777777" w:rsidR="00E94ADE" w:rsidDel="00EB2284" w:rsidRDefault="00CC5052" w:rsidP="00233832">
      <w:pPr>
        <w:spacing w:line="240" w:lineRule="auto"/>
        <w:ind w:firstLine="360"/>
        <w:jc w:val="both"/>
        <w:rPr>
          <w:del w:id="2193" w:author="Rajo" w:date="2018-05-24T19:05:00Z"/>
          <w:lang w:val="bs-Latn-BA"/>
        </w:rPr>
      </w:pPr>
      <w:r>
        <w:rPr>
          <w:lang w:val="bs-Latn-BA"/>
        </w:rPr>
        <w:t>To je prvenstveno sistem koji vrši kontrolu pristupa na osnovu atributa. Atributi, koji se odnose na entitete sistema bilo u obliku korisnika, resursa, akcije ili okruženja, koriste se za donošenje odluka o tome da li bi korisnik trebao, na određeni način, dobiti pristup željenom resursu ili ne. Pored toga, XACML podržava i kontrolu pristupa na osnovu uloga, što znači da se odluke o pristupu korisnika određenom resursu donose na osnovu uloga koje su mu dodijeljene i koje sa sobom donose određene dozvole.</w:t>
      </w:r>
    </w:p>
    <w:p w14:paraId="1A02B9E0" w14:textId="77777777" w:rsidR="00E94ADE" w:rsidRDefault="00E94ADE">
      <w:pPr>
        <w:spacing w:line="240" w:lineRule="auto"/>
        <w:ind w:firstLine="360"/>
        <w:jc w:val="both"/>
        <w:rPr>
          <w:lang w:val="bs-Latn-BA"/>
        </w:rPr>
        <w:pPrChange w:id="2194" w:author="Rajo" w:date="2018-06-17T14:52:00Z">
          <w:pPr>
            <w:spacing w:line="240" w:lineRule="auto"/>
            <w:jc w:val="both"/>
          </w:pPr>
        </w:pPrChange>
      </w:pPr>
    </w:p>
    <w:p w14:paraId="75A18CBB" w14:textId="326AC030" w:rsidR="00E94ADE" w:rsidDel="00EB2284" w:rsidRDefault="00CC5052" w:rsidP="00233832">
      <w:pPr>
        <w:spacing w:line="240" w:lineRule="auto"/>
        <w:ind w:firstLine="360"/>
        <w:jc w:val="both"/>
        <w:rPr>
          <w:del w:id="2195" w:author="Rajo" w:date="2018-05-24T19:05:00Z"/>
          <w:lang w:val="bs-Latn-BA"/>
        </w:rPr>
      </w:pPr>
      <w:r>
        <w:rPr>
          <w:lang w:val="bs-Latn-BA"/>
        </w:rPr>
        <w:t xml:space="preserve">Ukoliko se donošenje odluka o pristupu vrši u okviru klijentske aplikacije, te dođe do promjene propisa i regulativa, veoma je teško ažurirati kriterijume koji se pri tome koriste. Iz tog razloga, XACML model preporučuje da se donošenje pristupnih odluka vrši van mjesta upotrebe, što znatno olakšava njihovo ažuriranje i omogućuje momentalnu primjenu. </w:t>
      </w:r>
      <w:moveFromRangeStart w:id="2196" w:author="Rajo" w:date="2018-06-17T17:09:00Z" w:name="move517018685"/>
      <w:moveFrom w:id="2197" w:author="Rajo" w:date="2018-06-17T17:09:00Z">
        <w:r w:rsidRPr="007647D0" w:rsidDel="00A46E4C">
          <w:rPr>
            <w:vertAlign w:val="superscript"/>
            <w:lang w:val="bs-Latn-BA"/>
            <w:rPrChange w:id="2198" w:author="Rajo" w:date="2018-05-26T18:34:00Z">
              <w:rPr>
                <w:lang w:val="bs-Latn-BA"/>
              </w:rPr>
            </w:rPrChange>
          </w:rPr>
          <w:t>[9]</w:t>
        </w:r>
      </w:moveFrom>
      <w:moveFromRangeEnd w:id="2196"/>
    </w:p>
    <w:p w14:paraId="51A0D147" w14:textId="77777777" w:rsidR="00E94ADE" w:rsidRDefault="00E94ADE">
      <w:pPr>
        <w:spacing w:line="240" w:lineRule="auto"/>
        <w:ind w:firstLine="360"/>
        <w:jc w:val="both"/>
        <w:rPr>
          <w:lang w:val="bs-Latn-BA"/>
        </w:rPr>
        <w:pPrChange w:id="2199" w:author="Rajo" w:date="2018-06-17T14:52:00Z">
          <w:pPr>
            <w:spacing w:line="240" w:lineRule="auto"/>
            <w:jc w:val="both"/>
          </w:pPr>
        </w:pPrChange>
      </w:pPr>
    </w:p>
    <w:p w14:paraId="218967A3" w14:textId="77777777" w:rsidR="00E94ADE" w:rsidRDefault="00E94ADE">
      <w:pPr>
        <w:spacing w:line="240" w:lineRule="auto"/>
        <w:jc w:val="both"/>
        <w:rPr>
          <w:lang w:val="bs-Latn-BA"/>
        </w:rPr>
      </w:pPr>
    </w:p>
    <w:p w14:paraId="2F599FB3" w14:textId="77777777" w:rsidR="00E94ADE" w:rsidDel="001F5131" w:rsidRDefault="00CC5052">
      <w:pPr>
        <w:pStyle w:val="Heading2"/>
        <w:spacing w:line="240" w:lineRule="auto"/>
        <w:jc w:val="both"/>
        <w:rPr>
          <w:del w:id="2200" w:author="Rajo" w:date="2018-06-17T14:41:00Z"/>
          <w:lang w:val="bs-Latn-BA"/>
        </w:rPr>
      </w:pPr>
      <w:bookmarkStart w:id="2201" w:name="_Toc511154430"/>
      <w:r>
        <w:rPr>
          <w:lang w:val="bs-Latn-BA"/>
        </w:rPr>
        <w:t>Arhitektura</w:t>
      </w:r>
      <w:bookmarkEnd w:id="2201"/>
    </w:p>
    <w:p w14:paraId="1C505472" w14:textId="77777777" w:rsidR="00E94ADE" w:rsidRPr="00233832" w:rsidRDefault="00E94ADE">
      <w:pPr>
        <w:pStyle w:val="Heading2"/>
        <w:spacing w:line="240" w:lineRule="auto"/>
        <w:jc w:val="both"/>
        <w:rPr>
          <w:lang w:val="bs-Latn-BA"/>
        </w:rPr>
        <w:pPrChange w:id="2202" w:author="Rajo" w:date="2018-06-17T14:41:00Z">
          <w:pPr>
            <w:spacing w:line="240" w:lineRule="auto"/>
            <w:jc w:val="both"/>
          </w:pPr>
        </w:pPrChange>
      </w:pPr>
    </w:p>
    <w:p w14:paraId="50C458A7" w14:textId="4E8484AA" w:rsidR="00E94ADE" w:rsidDel="00EB2284" w:rsidRDefault="00CC5052">
      <w:pPr>
        <w:spacing w:line="240" w:lineRule="auto"/>
        <w:ind w:firstLine="360"/>
        <w:jc w:val="both"/>
        <w:rPr>
          <w:del w:id="2203" w:author="Rajo" w:date="2018-05-24T19:05:00Z"/>
          <w:lang w:val="bs-Latn-BA"/>
        </w:rPr>
      </w:pPr>
      <w:r>
        <w:rPr>
          <w:lang w:val="bs-Latn-BA"/>
        </w:rPr>
        <w:t xml:space="preserve">Arhitektura XACML-a i primjer odvijanja procesa autorizacije prikazani su na </w:t>
      </w:r>
      <w:del w:id="2204" w:author="Rajo" w:date="2018-06-17T14:52:00Z">
        <w:r w:rsidRPr="00D71D18" w:rsidDel="00D71D18">
          <w:rPr>
            <w:b/>
            <w:lang w:val="bs-Latn-BA"/>
            <w:rPrChange w:id="2205" w:author="Rajo" w:date="2018-06-17T14:52:00Z">
              <w:rPr>
                <w:lang w:val="bs-Latn-BA"/>
              </w:rPr>
            </w:rPrChange>
          </w:rPr>
          <w:delText>s</w:delText>
        </w:r>
      </w:del>
      <w:ins w:id="2206" w:author="Rajo" w:date="2018-06-17T14:52:00Z">
        <w:r w:rsidR="00D71D18">
          <w:rPr>
            <w:b/>
            <w:lang w:val="bs-Latn-BA"/>
          </w:rPr>
          <w:t>S</w:t>
        </w:r>
      </w:ins>
      <w:r w:rsidRPr="00D71D18">
        <w:rPr>
          <w:b/>
          <w:lang w:val="bs-Latn-BA"/>
          <w:rPrChange w:id="2207" w:author="Rajo" w:date="2018-06-17T14:52:00Z">
            <w:rPr>
              <w:lang w:val="bs-Latn-BA"/>
            </w:rPr>
          </w:rPrChange>
        </w:rPr>
        <w:t xml:space="preserve">lici </w:t>
      </w:r>
      <w:del w:id="2208" w:author="Rajo" w:date="2018-06-17T14:52:00Z">
        <w:r w:rsidRPr="00D71D18" w:rsidDel="00D71D18">
          <w:rPr>
            <w:b/>
            <w:lang w:val="bs-Latn-BA"/>
            <w:rPrChange w:id="2209" w:author="Rajo" w:date="2018-06-17T14:52:00Z">
              <w:rPr>
                <w:lang w:val="bs-Latn-BA"/>
              </w:rPr>
            </w:rPrChange>
          </w:rPr>
          <w:delText>7</w:delText>
        </w:r>
      </w:del>
      <w:ins w:id="2210" w:author="Rajo" w:date="2018-06-17T14:52:00Z">
        <w:r w:rsidR="00D71D18" w:rsidRPr="00D71D18">
          <w:rPr>
            <w:b/>
            <w:lang w:val="bs-Latn-BA"/>
            <w:rPrChange w:id="2211" w:author="Rajo" w:date="2018-06-17T14:52:00Z">
              <w:rPr>
                <w:lang w:val="bs-Latn-BA"/>
              </w:rPr>
            </w:rPrChange>
          </w:rPr>
          <w:t>8</w:t>
        </w:r>
      </w:ins>
      <w:r w:rsidRPr="00D71D18">
        <w:rPr>
          <w:b/>
          <w:lang w:val="bs-Latn-BA"/>
          <w:rPrChange w:id="2212" w:author="Rajo" w:date="2018-06-17T14:52:00Z">
            <w:rPr>
              <w:lang w:val="bs-Latn-BA"/>
            </w:rPr>
          </w:rPrChange>
        </w:rPr>
        <w:t>.1</w:t>
      </w:r>
      <w:r>
        <w:rPr>
          <w:lang w:val="bs-Latn-BA"/>
        </w:rPr>
        <w:t>. Pojmovi koji se koriste pri opisu ovakvih procesa su sledeći:</w:t>
      </w:r>
    </w:p>
    <w:p w14:paraId="1789E433" w14:textId="77777777" w:rsidR="00E94ADE" w:rsidRDefault="00E94ADE">
      <w:pPr>
        <w:spacing w:line="240" w:lineRule="auto"/>
        <w:ind w:firstLine="360"/>
        <w:jc w:val="both"/>
        <w:rPr>
          <w:lang w:val="bs-Latn-BA"/>
        </w:rPr>
        <w:pPrChange w:id="2213" w:author="Rajo" w:date="2018-06-17T14:52:00Z">
          <w:pPr>
            <w:spacing w:line="240" w:lineRule="auto"/>
            <w:jc w:val="both"/>
          </w:pPr>
        </w:pPrChange>
      </w:pPr>
    </w:p>
    <w:p w14:paraId="200430BA" w14:textId="67F52AE5" w:rsidR="00E94ADE" w:rsidRDefault="00CC5052">
      <w:pPr>
        <w:pStyle w:val="ListParagraph1"/>
        <w:numPr>
          <w:ilvl w:val="0"/>
          <w:numId w:val="12"/>
        </w:numPr>
        <w:spacing w:line="240" w:lineRule="auto"/>
        <w:jc w:val="both"/>
        <w:rPr>
          <w:lang w:val="bs-Latn-BA"/>
        </w:rPr>
      </w:pPr>
      <w:r>
        <w:rPr>
          <w:lang w:val="bs-Latn-BA"/>
        </w:rPr>
        <w:t>P</w:t>
      </w:r>
      <w:r>
        <w:t>A</w:t>
      </w:r>
      <w:r>
        <w:rPr>
          <w:lang w:val="bs-Latn-BA"/>
        </w:rPr>
        <w:t>P (</w:t>
      </w:r>
      <w:proofErr w:type="spellStart"/>
      <w:r>
        <w:rPr>
          <w:i/>
          <w:lang w:val="bs-Latn-BA"/>
        </w:rPr>
        <w:t>Policy</w:t>
      </w:r>
      <w:proofErr w:type="spellEnd"/>
      <w:r>
        <w:rPr>
          <w:i/>
          <w:lang w:val="bs-Latn-BA"/>
        </w:rPr>
        <w:t xml:space="preserve"> </w:t>
      </w:r>
      <w:proofErr w:type="spellStart"/>
      <w:r>
        <w:rPr>
          <w:i/>
          <w:lang w:val="bs-Latn-BA"/>
        </w:rPr>
        <w:t>Administration</w:t>
      </w:r>
      <w:proofErr w:type="spellEnd"/>
      <w:r>
        <w:rPr>
          <w:i/>
          <w:lang w:val="bs-Latn-BA"/>
        </w:rPr>
        <w:t xml:space="preserve"> </w:t>
      </w:r>
      <w:proofErr w:type="spellStart"/>
      <w:r>
        <w:rPr>
          <w:i/>
          <w:lang w:val="bs-Latn-BA"/>
        </w:rPr>
        <w:t>Point</w:t>
      </w:r>
      <w:proofErr w:type="spellEnd"/>
      <w:r>
        <w:rPr>
          <w:lang w:val="bs-Latn-BA"/>
        </w:rPr>
        <w:t>) – tačka upravljanja propisima je tačka koja upravlja propisima vezanim za autorizaciju, odnosno dodijelu prava pristupa</w:t>
      </w:r>
    </w:p>
    <w:p w14:paraId="5BCE0BE3" w14:textId="77777777" w:rsidR="00E94ADE" w:rsidRDefault="00CC5052">
      <w:pPr>
        <w:pStyle w:val="ListParagraph1"/>
        <w:numPr>
          <w:ilvl w:val="0"/>
          <w:numId w:val="12"/>
        </w:numPr>
        <w:spacing w:line="240" w:lineRule="auto"/>
        <w:jc w:val="both"/>
        <w:rPr>
          <w:lang w:val="bs-Latn-BA"/>
        </w:rPr>
      </w:pPr>
      <w:r>
        <w:rPr>
          <w:lang w:val="bs-Latn-BA"/>
        </w:rPr>
        <w:t>PDP (</w:t>
      </w:r>
      <w:proofErr w:type="spellStart"/>
      <w:r>
        <w:rPr>
          <w:i/>
          <w:lang w:val="bs-Latn-BA"/>
        </w:rPr>
        <w:t>Policy</w:t>
      </w:r>
      <w:proofErr w:type="spellEnd"/>
      <w:r>
        <w:rPr>
          <w:i/>
          <w:lang w:val="bs-Latn-BA"/>
        </w:rPr>
        <w:t xml:space="preserve"> </w:t>
      </w:r>
      <w:proofErr w:type="spellStart"/>
      <w:r>
        <w:rPr>
          <w:i/>
          <w:lang w:val="bs-Latn-BA"/>
        </w:rPr>
        <w:t>Decision</w:t>
      </w:r>
      <w:proofErr w:type="spellEnd"/>
      <w:r>
        <w:rPr>
          <w:i/>
          <w:lang w:val="bs-Latn-BA"/>
        </w:rPr>
        <w:t xml:space="preserve"> </w:t>
      </w:r>
      <w:proofErr w:type="spellStart"/>
      <w:r>
        <w:rPr>
          <w:i/>
          <w:lang w:val="bs-Latn-BA"/>
        </w:rPr>
        <w:t>Point</w:t>
      </w:r>
      <w:proofErr w:type="spellEnd"/>
      <w:r>
        <w:rPr>
          <w:lang w:val="bs-Latn-BA"/>
        </w:rPr>
        <w:t>) - tačka donošenja odluka je tačka koja prije izdavanja odluka o pristupu, procijenjuje zahtjev za pristup na osnovu autorizacionih propisa</w:t>
      </w:r>
    </w:p>
    <w:p w14:paraId="0AAAE5C6" w14:textId="77777777" w:rsidR="00E94ADE" w:rsidRDefault="00CC5052">
      <w:pPr>
        <w:pStyle w:val="ListParagraph1"/>
        <w:numPr>
          <w:ilvl w:val="0"/>
          <w:numId w:val="12"/>
        </w:numPr>
        <w:spacing w:line="240" w:lineRule="auto"/>
        <w:jc w:val="both"/>
        <w:rPr>
          <w:lang w:val="bs-Latn-BA"/>
        </w:rPr>
      </w:pPr>
      <w:r>
        <w:rPr>
          <w:lang w:val="bs-Latn-BA"/>
        </w:rPr>
        <w:t>PEP (</w:t>
      </w:r>
      <w:proofErr w:type="spellStart"/>
      <w:r>
        <w:rPr>
          <w:i/>
          <w:lang w:val="bs-Latn-BA"/>
        </w:rPr>
        <w:t>Policy</w:t>
      </w:r>
      <w:proofErr w:type="spellEnd"/>
      <w:r>
        <w:rPr>
          <w:i/>
          <w:lang w:val="bs-Latn-BA"/>
        </w:rPr>
        <w:t xml:space="preserve"> </w:t>
      </w:r>
      <w:proofErr w:type="spellStart"/>
      <w:r>
        <w:rPr>
          <w:i/>
          <w:lang w:val="bs-Latn-BA"/>
        </w:rPr>
        <w:t>Enforcement</w:t>
      </w:r>
      <w:proofErr w:type="spellEnd"/>
      <w:r>
        <w:rPr>
          <w:i/>
          <w:lang w:val="bs-Latn-BA"/>
        </w:rPr>
        <w:t xml:space="preserve"> </w:t>
      </w:r>
      <w:proofErr w:type="spellStart"/>
      <w:r>
        <w:rPr>
          <w:i/>
          <w:lang w:val="bs-Latn-BA"/>
        </w:rPr>
        <w:t>Point</w:t>
      </w:r>
      <w:proofErr w:type="spellEnd"/>
      <w:r>
        <w:rPr>
          <w:lang w:val="bs-Latn-BA"/>
        </w:rPr>
        <w:t>) - tačka izvršenja propisa je tačka koja presreće zahtjev korisnika za pristupu resursu, izdaje PDP-u zahtjev za donošenje odluke kako bi se utvrdilo da li je korisniku pristup odobren ili ne, a zatim postupa po toj odluci</w:t>
      </w:r>
    </w:p>
    <w:p w14:paraId="593D9C65" w14:textId="77777777" w:rsidR="00E94ADE" w:rsidRDefault="00CC5052">
      <w:pPr>
        <w:pStyle w:val="ListParagraph1"/>
        <w:numPr>
          <w:ilvl w:val="0"/>
          <w:numId w:val="12"/>
        </w:numPr>
        <w:spacing w:line="240" w:lineRule="auto"/>
        <w:jc w:val="both"/>
        <w:rPr>
          <w:lang w:val="bs-Latn-BA"/>
        </w:rPr>
      </w:pPr>
      <w:r>
        <w:rPr>
          <w:lang w:val="bs-Latn-BA"/>
        </w:rPr>
        <w:t>PIP (</w:t>
      </w:r>
      <w:proofErr w:type="spellStart"/>
      <w:r>
        <w:rPr>
          <w:i/>
          <w:lang w:val="bs-Latn-BA"/>
        </w:rPr>
        <w:t>Policy</w:t>
      </w:r>
      <w:proofErr w:type="spellEnd"/>
      <w:r>
        <w:rPr>
          <w:i/>
          <w:lang w:val="bs-Latn-BA"/>
        </w:rPr>
        <w:t xml:space="preserve"> </w:t>
      </w:r>
      <w:proofErr w:type="spellStart"/>
      <w:r>
        <w:rPr>
          <w:i/>
          <w:lang w:val="bs-Latn-BA"/>
        </w:rPr>
        <w:t>Information</w:t>
      </w:r>
      <w:proofErr w:type="spellEnd"/>
      <w:r>
        <w:rPr>
          <w:i/>
          <w:lang w:val="bs-Latn-BA"/>
        </w:rPr>
        <w:t xml:space="preserve"> </w:t>
      </w:r>
      <w:proofErr w:type="spellStart"/>
      <w:r>
        <w:rPr>
          <w:i/>
          <w:lang w:val="bs-Latn-BA"/>
        </w:rPr>
        <w:t>Point</w:t>
      </w:r>
      <w:proofErr w:type="spellEnd"/>
      <w:r>
        <w:rPr>
          <w:lang w:val="bs-Latn-BA"/>
        </w:rPr>
        <w:t>) – informativna tačka je tačka koja služi kao izvor informacija o vrijednostima atributa nekog entiteta u okviru sistemu (npr. korisnik, resurs, akcija, okruženje)</w:t>
      </w:r>
    </w:p>
    <w:p w14:paraId="2BA5A2C3" w14:textId="77777777" w:rsidR="00E94ADE" w:rsidRDefault="00CC5052">
      <w:pPr>
        <w:pStyle w:val="ListParagraph1"/>
        <w:numPr>
          <w:ilvl w:val="0"/>
          <w:numId w:val="12"/>
        </w:numPr>
        <w:spacing w:line="240" w:lineRule="auto"/>
        <w:jc w:val="both"/>
        <w:rPr>
          <w:lang w:val="bs-Latn-BA"/>
        </w:rPr>
      </w:pPr>
      <w:r>
        <w:rPr>
          <w:lang w:val="bs-Latn-BA"/>
        </w:rPr>
        <w:t>PRP (</w:t>
      </w:r>
      <w:proofErr w:type="spellStart"/>
      <w:r>
        <w:rPr>
          <w:i/>
          <w:lang w:val="bs-Latn-BA"/>
        </w:rPr>
        <w:t>Policy</w:t>
      </w:r>
      <w:proofErr w:type="spellEnd"/>
      <w:r>
        <w:rPr>
          <w:i/>
          <w:lang w:val="bs-Latn-BA"/>
        </w:rPr>
        <w:t xml:space="preserve"> </w:t>
      </w:r>
      <w:proofErr w:type="spellStart"/>
      <w:r>
        <w:rPr>
          <w:i/>
          <w:lang w:val="bs-Latn-BA"/>
        </w:rPr>
        <w:t>Retrieval</w:t>
      </w:r>
      <w:proofErr w:type="spellEnd"/>
      <w:r>
        <w:rPr>
          <w:i/>
          <w:lang w:val="bs-Latn-BA"/>
        </w:rPr>
        <w:t xml:space="preserve"> </w:t>
      </w:r>
      <w:proofErr w:type="spellStart"/>
      <w:r>
        <w:rPr>
          <w:i/>
          <w:lang w:val="bs-Latn-BA"/>
        </w:rPr>
        <w:t>Point</w:t>
      </w:r>
      <w:proofErr w:type="spellEnd"/>
      <w:r>
        <w:rPr>
          <w:lang w:val="bs-Latn-BA"/>
        </w:rPr>
        <w:t>) - tačka pribavljanja propisa je tačka u kojoj su smješteni XACML propisi vezani za autorizaciju pristupa, najčešće baza podataka ili sistem datoteka</w:t>
      </w:r>
    </w:p>
    <w:p w14:paraId="0C61E50A" w14:textId="77777777" w:rsidR="00E94ADE" w:rsidRDefault="00CC5052">
      <w:pPr>
        <w:keepNext/>
        <w:spacing w:line="240" w:lineRule="auto"/>
        <w:jc w:val="both"/>
        <w:rPr>
          <w:lang w:val="bs-Latn-BA"/>
        </w:rPr>
      </w:pPr>
      <w:r>
        <w:rPr>
          <w:noProof/>
        </w:rPr>
        <w:lastRenderedPageBreak/>
        <mc:AlternateContent>
          <mc:Choice Requires="wpc">
            <w:drawing>
              <wp:inline distT="0" distB="0" distL="0" distR="0" wp14:anchorId="26FEDB97" wp14:editId="1E7A6129">
                <wp:extent cx="5932805" cy="3399790"/>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49" name="Group 49"/>
                        <wpg:cNvGrpSpPr/>
                        <wpg:grpSpPr>
                          <a:xfrm>
                            <a:off x="341925" y="160513"/>
                            <a:ext cx="534035" cy="534670"/>
                            <a:chOff x="180000" y="180000"/>
                            <a:chExt cx="534035" cy="534670"/>
                          </a:xfrm>
                        </wpg:grpSpPr>
                        <wps:wsp>
                          <wps:cNvPr id="168" name="Oval 168"/>
                          <wps:cNvSpPr/>
                          <wps:spPr>
                            <a:xfrm>
                              <a:off x="180000" y="180000"/>
                              <a:ext cx="534035" cy="534670"/>
                            </a:xfrm>
                            <a:prstGeom prst="ellipse">
                              <a:avLst/>
                            </a:prstGeom>
                            <a:ln w="19050">
                              <a:solidFill>
                                <a:srgbClr val="0070C0"/>
                              </a:solidFill>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noAutofit/>
                          </wps:bodyPr>
                        </wps:wsp>
                        <pic:pic xmlns:pic="http://schemas.openxmlformats.org/drawingml/2006/picture">
                          <pic:nvPicPr>
                            <pic:cNvPr id="169" name="Graphic 88" descr="User"/>
                            <pic:cNvPicPr/>
                          </pic:nvPicPr>
                          <pic:blipFill>
                            <a:blip r:embed="rId13" cstate="print">
                              <a:extLst>
                                <a:ext uri="{28A0092B-C50C-407E-A947-70E740481C1C}">
                                  <a14:useLocalDpi xmlns:a14="http://schemas.microsoft.com/office/drawing/2010/main" val="0"/>
                                </a:ext>
                              </a:extLst>
                            </a:blip>
                            <a:stretch>
                              <a:fillRect/>
                            </a:stretch>
                          </pic:blipFill>
                          <pic:spPr>
                            <a:xfrm>
                              <a:off x="290490" y="284775"/>
                              <a:ext cx="328930" cy="328930"/>
                            </a:xfrm>
                            <a:prstGeom prst="rect">
                              <a:avLst/>
                            </a:prstGeom>
                            <a:noFill/>
                            <a:ln>
                              <a:noFill/>
                            </a:ln>
                          </pic:spPr>
                        </pic:pic>
                      </wpg:wgp>
                      <wpg:wgp>
                        <wpg:cNvPr id="51" name="Group 51"/>
                        <wpg:cNvGrpSpPr/>
                        <wpg:grpSpPr>
                          <a:xfrm>
                            <a:off x="2628900" y="161783"/>
                            <a:ext cx="552155" cy="552155"/>
                            <a:chOff x="2466975" y="181270"/>
                            <a:chExt cx="552155" cy="552155"/>
                          </a:xfrm>
                        </wpg:grpSpPr>
                        <wps:wsp>
                          <wps:cNvPr id="2" name="Oval 2"/>
                          <wps:cNvSpPr/>
                          <wps:spPr>
                            <a:xfrm>
                              <a:off x="2466975" y="181270"/>
                              <a:ext cx="552155" cy="5521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CA444A" w14:textId="77777777" w:rsidR="009B0D46" w:rsidRDefault="009B0D46">
                                <w:pPr>
                                  <w:rPr>
                                    <w:rFonts w:ascii="Arial Black" w:hAnsi="Arial Black"/>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2" name="Text Box 22"/>
                          <wps:cNvSpPr txBox="1"/>
                          <wps:spPr>
                            <a:xfrm>
                              <a:off x="2495256" y="274274"/>
                              <a:ext cx="523874" cy="410551"/>
                            </a:xfrm>
                            <a:prstGeom prst="rect">
                              <a:avLst/>
                            </a:prstGeom>
                            <a:noFill/>
                            <a:ln w="6350">
                              <a:noFill/>
                            </a:ln>
                          </wps:spPr>
                          <wps:txbx>
                            <w:txbxContent>
                              <w:p w14:paraId="4E2B4529" w14:textId="77777777" w:rsidR="009B0D46" w:rsidRDefault="009B0D46">
                                <w:pPr>
                                  <w:rPr>
                                    <w:rFonts w:ascii="Tw Cen MT Condensed" w:hAnsi="Tw Cen MT Condensed" w:cstheme="minorHAnsi"/>
                                    <w:b/>
                                    <w:color w:val="FFFFFF" w:themeColor="background1"/>
                                    <w:sz w:val="40"/>
                                    <w:szCs w:val="40"/>
                                  </w:rPr>
                                </w:pPr>
                                <w:r>
                                  <w:rPr>
                                    <w:rFonts w:ascii="Tw Cen MT Condensed" w:hAnsi="Tw Cen MT Condensed" w:cstheme="minorHAnsi"/>
                                    <w:b/>
                                    <w:color w:val="FFFFFF" w:themeColor="background1"/>
                                    <w:sz w:val="40"/>
                                    <w:szCs w:val="40"/>
                                  </w:rPr>
                                  <w:t>PEP</w:t>
                                </w:r>
                              </w:p>
                            </w:txbxContent>
                          </wps:txbx>
                          <wps:bodyPr rot="0" spcFirstLastPara="0" vertOverflow="overflow" horzOverflow="overflow" vert="horz" wrap="square" lIns="91440" tIns="45720" rIns="91440" bIns="45720" numCol="1" spcCol="0" rtlCol="0" fromWordArt="0" anchor="t" anchorCtr="0" forceAA="0" compatLnSpc="1">
                            <a:noAutofit/>
                          </wps:bodyPr>
                        </wps:wsp>
                      </wpg:wgp>
                      <wpg:wgp>
                        <wpg:cNvPr id="52" name="Group 52"/>
                        <wpg:cNvGrpSpPr/>
                        <wpg:grpSpPr>
                          <a:xfrm>
                            <a:off x="2628900" y="1427338"/>
                            <a:ext cx="580050" cy="551815"/>
                            <a:chOff x="2438400" y="1437300"/>
                            <a:chExt cx="580050" cy="551815"/>
                          </a:xfrm>
                        </wpg:grpSpPr>
                        <wps:wsp>
                          <wps:cNvPr id="188" name="Oval 188"/>
                          <wps:cNvSpPr/>
                          <wps:spPr>
                            <a:xfrm>
                              <a:off x="2438400" y="1437300"/>
                              <a:ext cx="551815" cy="5518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76FEF0" w14:textId="77777777" w:rsidR="009B0D46" w:rsidRDefault="009B0D46">
                                <w:pPr>
                                  <w:pStyle w:val="NormalWeb"/>
                                  <w:spacing w:before="0" w:beforeAutospacing="0" w:after="0" w:afterAutospacing="0" w:line="276" w:lineRule="auto"/>
                                </w:pPr>
                                <w:r>
                                  <w:rPr>
                                    <w:rFonts w:ascii="Arial Black" w:eastAsia="Calibri" w:hAnsi="Arial Black"/>
                                  </w:rPr>
                                  <w:t> </w:t>
                                </w:r>
                              </w:p>
                            </w:txbxContent>
                          </wps:txbx>
                          <wps:bodyPr rot="0" spcFirstLastPara="0" vert="horz" wrap="square" lIns="91440" tIns="45720" rIns="91440" bIns="45720" numCol="1" spcCol="0" rtlCol="0" fromWordArt="0" anchor="ctr" anchorCtr="0" forceAA="0" compatLnSpc="1">
                            <a:noAutofit/>
                          </wps:bodyPr>
                        </wps:wsp>
                        <wps:wsp>
                          <wps:cNvPr id="191" name="Text Box 22"/>
                          <wps:cNvSpPr txBox="1"/>
                          <wps:spPr>
                            <a:xfrm>
                              <a:off x="2456814" y="1538379"/>
                              <a:ext cx="561636" cy="432140"/>
                            </a:xfrm>
                            <a:prstGeom prst="rect">
                              <a:avLst/>
                            </a:prstGeom>
                            <a:noFill/>
                            <a:ln w="6350">
                              <a:noFill/>
                            </a:ln>
                          </wps:spPr>
                          <wps:txbx>
                            <w:txbxContent>
                              <w:p w14:paraId="6F6D541D" w14:textId="77777777" w:rsidR="009B0D46" w:rsidRDefault="009B0D46">
                                <w:pPr>
                                  <w:pStyle w:val="NormalWeb"/>
                                  <w:spacing w:before="0" w:beforeAutospacing="0" w:after="0" w:afterAutospacing="0" w:line="276" w:lineRule="auto"/>
                                </w:pPr>
                                <w:r>
                                  <w:rPr>
                                    <w:rFonts w:ascii="Tw Cen MT Condensed" w:eastAsia="Calibri" w:hAnsi="Tw Cen MT Condensed" w:cs="Calibri"/>
                                    <w:b/>
                                    <w:bCs/>
                                    <w:color w:val="FFFFFF"/>
                                    <w:sz w:val="40"/>
                                    <w:szCs w:val="40"/>
                                  </w:rPr>
                                  <w:t>PDP</w:t>
                                </w:r>
                              </w:p>
                            </w:txbxContent>
                          </wps:txbx>
                          <wps:bodyPr rot="0" spcFirstLastPara="0" vert="horz" wrap="square" lIns="91440" tIns="45720" rIns="91440" bIns="45720" numCol="1" spcCol="0" rtlCol="0" fromWordArt="0" anchor="t" anchorCtr="0" forceAA="0" compatLnSpc="1">
                            <a:noAutofit/>
                          </wps:bodyPr>
                        </wps:wsp>
                      </wpg:wgp>
                      <wpg:wgp>
                        <wpg:cNvPr id="55" name="Group 55"/>
                        <wpg:cNvGrpSpPr/>
                        <wpg:grpSpPr>
                          <a:xfrm>
                            <a:off x="674030" y="2398888"/>
                            <a:ext cx="647065" cy="551815"/>
                            <a:chOff x="807380" y="2418375"/>
                            <a:chExt cx="647065" cy="551815"/>
                          </a:xfrm>
                        </wpg:grpSpPr>
                        <wps:wsp>
                          <wps:cNvPr id="201" name="Oval 201"/>
                          <wps:cNvSpPr/>
                          <wps:spPr>
                            <a:xfrm>
                              <a:off x="807380" y="2418375"/>
                              <a:ext cx="551815" cy="5518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89FCA3" w14:textId="77777777" w:rsidR="009B0D46" w:rsidRDefault="009B0D46">
                                <w:pPr>
                                  <w:pStyle w:val="NormalWeb"/>
                                  <w:spacing w:before="0" w:beforeAutospacing="0" w:after="0" w:afterAutospacing="0" w:line="276" w:lineRule="auto"/>
                                </w:pPr>
                                <w:r>
                                  <w:rPr>
                                    <w:rFonts w:ascii="Arial Black" w:eastAsia="Calibri" w:hAnsi="Arial Black"/>
                                  </w:rPr>
                                  <w:t> </w:t>
                                </w:r>
                              </w:p>
                            </w:txbxContent>
                          </wps:txbx>
                          <wps:bodyPr rot="0" spcFirstLastPara="0" vert="horz" wrap="square" lIns="91440" tIns="45720" rIns="91440" bIns="45720" numCol="1" spcCol="0" rtlCol="0" fromWordArt="0" anchor="ctr" anchorCtr="0" forceAA="0" compatLnSpc="1">
                            <a:noAutofit/>
                          </wps:bodyPr>
                        </wps:wsp>
                        <wps:wsp>
                          <wps:cNvPr id="218" name="Text Box 22"/>
                          <wps:cNvSpPr txBox="1"/>
                          <wps:spPr>
                            <a:xfrm>
                              <a:off x="825160" y="2520610"/>
                              <a:ext cx="629285" cy="431800"/>
                            </a:xfrm>
                            <a:prstGeom prst="rect">
                              <a:avLst/>
                            </a:prstGeom>
                            <a:noFill/>
                            <a:ln w="6350">
                              <a:noFill/>
                            </a:ln>
                          </wps:spPr>
                          <wps:txbx>
                            <w:txbxContent>
                              <w:p w14:paraId="65FF77D6" w14:textId="77777777" w:rsidR="009B0D46" w:rsidRDefault="009B0D46">
                                <w:pPr>
                                  <w:pStyle w:val="NormalWeb"/>
                                  <w:spacing w:before="0" w:beforeAutospacing="0" w:after="0" w:afterAutospacing="0" w:line="276" w:lineRule="auto"/>
                                </w:pPr>
                                <w:r>
                                  <w:rPr>
                                    <w:rFonts w:ascii="Tw Cen MT Condensed" w:eastAsia="Calibri" w:hAnsi="Tw Cen MT Condensed" w:cs="Calibri"/>
                                    <w:b/>
                                    <w:bCs/>
                                    <w:color w:val="FFFFFF"/>
                                    <w:sz w:val="40"/>
                                    <w:szCs w:val="40"/>
                                  </w:rPr>
                                  <w:t>PAP</w:t>
                                </w:r>
                              </w:p>
                            </w:txbxContent>
                          </wps:txbx>
                          <wps:bodyPr rot="0" spcFirstLastPara="0" vert="horz" wrap="square" lIns="91440" tIns="45720" rIns="91440" bIns="45720" numCol="1" spcCol="0" rtlCol="0" fromWordArt="0" anchor="t" anchorCtr="0" forceAA="0" compatLnSpc="1">
                            <a:noAutofit/>
                          </wps:bodyPr>
                        </wps:wsp>
                      </wpg:wgp>
                      <wpg:wgp>
                        <wpg:cNvPr id="58" name="Group 58"/>
                        <wpg:cNvGrpSpPr/>
                        <wpg:grpSpPr>
                          <a:xfrm>
                            <a:off x="3847125" y="2456038"/>
                            <a:ext cx="647065" cy="551815"/>
                            <a:chOff x="3685200" y="2475525"/>
                            <a:chExt cx="647065" cy="551815"/>
                          </a:xfrm>
                        </wpg:grpSpPr>
                        <wps:wsp>
                          <wps:cNvPr id="230" name="Oval 230"/>
                          <wps:cNvSpPr/>
                          <wps:spPr>
                            <a:xfrm>
                              <a:off x="3685200" y="2475525"/>
                              <a:ext cx="551815" cy="5518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FC9159" w14:textId="77777777" w:rsidR="009B0D46" w:rsidRDefault="009B0D46">
                                <w:pPr>
                                  <w:pStyle w:val="NormalWeb"/>
                                  <w:spacing w:before="0" w:beforeAutospacing="0" w:after="0" w:afterAutospacing="0" w:line="276" w:lineRule="auto"/>
                                </w:pPr>
                                <w:r>
                                  <w:rPr>
                                    <w:rFonts w:ascii="Arial Black" w:eastAsia="Calibri" w:hAnsi="Arial Black"/>
                                  </w:rPr>
                                  <w:t> </w:t>
                                </w:r>
                              </w:p>
                            </w:txbxContent>
                          </wps:txbx>
                          <wps:bodyPr rot="0" spcFirstLastPara="0" vert="horz" wrap="square" lIns="91440" tIns="45720" rIns="91440" bIns="45720" numCol="1" spcCol="0" rtlCol="0" fromWordArt="0" anchor="ctr" anchorCtr="0" forceAA="0" compatLnSpc="1">
                            <a:noAutofit/>
                          </wps:bodyPr>
                        </wps:wsp>
                        <wps:wsp>
                          <wps:cNvPr id="233" name="Text Box 22"/>
                          <wps:cNvSpPr txBox="1"/>
                          <wps:spPr>
                            <a:xfrm>
                              <a:off x="3702980" y="2577760"/>
                              <a:ext cx="629285" cy="431800"/>
                            </a:xfrm>
                            <a:prstGeom prst="rect">
                              <a:avLst/>
                            </a:prstGeom>
                            <a:noFill/>
                            <a:ln w="6350">
                              <a:noFill/>
                            </a:ln>
                          </wps:spPr>
                          <wps:txbx>
                            <w:txbxContent>
                              <w:p w14:paraId="4B04585D" w14:textId="77777777" w:rsidR="009B0D46" w:rsidRDefault="009B0D46">
                                <w:pPr>
                                  <w:pStyle w:val="NormalWeb"/>
                                  <w:spacing w:before="0" w:beforeAutospacing="0" w:after="0" w:afterAutospacing="0" w:line="276" w:lineRule="auto"/>
                                </w:pPr>
                                <w:r>
                                  <w:rPr>
                                    <w:rFonts w:ascii="Tw Cen MT Condensed" w:eastAsia="Calibri" w:hAnsi="Tw Cen MT Condensed" w:cs="Calibri"/>
                                    <w:b/>
                                    <w:bCs/>
                                    <w:color w:val="FFFFFF"/>
                                    <w:sz w:val="40"/>
                                    <w:szCs w:val="40"/>
                                  </w:rPr>
                                  <w:t>PIP</w:t>
                                </w:r>
                              </w:p>
                            </w:txbxContent>
                          </wps:txbx>
                          <wps:bodyPr rot="0" spcFirstLastPara="0" vert="horz" wrap="square" lIns="91440" tIns="45720" rIns="91440" bIns="45720" numCol="1" spcCol="0" rtlCol="0" fromWordArt="0" anchor="t" anchorCtr="0" forceAA="0" compatLnSpc="1">
                            <a:noAutofit/>
                          </wps:bodyPr>
                        </wps:wsp>
                      </wpg:wgp>
                      <wps:wsp>
                        <wps:cNvPr id="24" name="Cube 24"/>
                        <wps:cNvSpPr/>
                        <wps:spPr>
                          <a:xfrm>
                            <a:off x="4905375" y="47483"/>
                            <a:ext cx="714375" cy="714375"/>
                          </a:xfrm>
                          <a:prstGeom prst="cube">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wgp>
                        <wpg:cNvPr id="48" name="Group 48"/>
                        <wpg:cNvGrpSpPr/>
                        <wpg:grpSpPr>
                          <a:xfrm>
                            <a:off x="781345" y="1475938"/>
                            <a:ext cx="405083" cy="561975"/>
                            <a:chOff x="909367" y="1495425"/>
                            <a:chExt cx="405083" cy="561975"/>
                          </a:xfrm>
                        </wpg:grpSpPr>
                        <wps:wsp>
                          <wps:cNvPr id="41" name="Flowchart: Document 41"/>
                          <wps:cNvSpPr/>
                          <wps:spPr>
                            <a:xfrm>
                              <a:off x="909367" y="1495425"/>
                              <a:ext cx="405083" cy="561975"/>
                            </a:xfrm>
                            <a:prstGeom prst="flowChartDocumen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2" name="Straight Connector 42"/>
                          <wps:cNvCnPr/>
                          <wps:spPr>
                            <a:xfrm>
                              <a:off x="981075" y="1609725"/>
                              <a:ext cx="2667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256" name="Straight Connector 256"/>
                          <wps:cNvCnPr/>
                          <wps:spPr>
                            <a:xfrm>
                              <a:off x="980100" y="1704000"/>
                              <a:ext cx="2667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257" name="Straight Connector 257"/>
                          <wps:cNvCnPr/>
                          <wps:spPr>
                            <a:xfrm>
                              <a:off x="978830" y="1788455"/>
                              <a:ext cx="2667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258" name="Straight Connector 258"/>
                          <wps:cNvCnPr/>
                          <wps:spPr>
                            <a:xfrm>
                              <a:off x="978830" y="1874180"/>
                              <a:ext cx="18986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g:wgp>
                      <wpg:wgp>
                        <wpg:cNvPr id="61" name="Group 61"/>
                        <wpg:cNvGrpSpPr/>
                        <wpg:grpSpPr>
                          <a:xfrm>
                            <a:off x="4921017" y="1998818"/>
                            <a:ext cx="330805" cy="457200"/>
                            <a:chOff x="4572000" y="2152650"/>
                            <a:chExt cx="330805" cy="457200"/>
                          </a:xfrm>
                        </wpg:grpSpPr>
                        <wps:wsp>
                          <wps:cNvPr id="59" name="Isosceles Triangle 59"/>
                          <wps:cNvSpPr/>
                          <wps:spPr>
                            <a:xfrm rot="1235461">
                              <a:off x="4572000" y="2152650"/>
                              <a:ext cx="238125" cy="457200"/>
                            </a:xfrm>
                            <a:prstGeom prst="triangle">
                              <a:avLst/>
                            </a:prstGeom>
                            <a:ln>
                              <a:solidFill>
                                <a:schemeClr val="bg1">
                                  <a:lumMod val="50000"/>
                                </a:schemeClr>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59" name="Isosceles Triangle 259"/>
                          <wps:cNvSpPr/>
                          <wps:spPr>
                            <a:xfrm rot="20495977">
                              <a:off x="4661736" y="2179769"/>
                              <a:ext cx="241069" cy="427481"/>
                            </a:xfrm>
                            <a:prstGeom prst="triangle">
                              <a:avLst>
                                <a:gd name="adj" fmla="val 75321"/>
                              </a:avLst>
                            </a:prstGeom>
                            <a:ln>
                              <a:solidFill>
                                <a:schemeClr val="bg1">
                                  <a:lumMod val="50000"/>
                                </a:schemeClr>
                              </a:solidFill>
                            </a:ln>
                          </wps:spPr>
                          <wps:style>
                            <a:lnRef idx="2">
                              <a:schemeClr val="accent3"/>
                            </a:lnRef>
                            <a:fillRef idx="1">
                              <a:schemeClr val="lt1"/>
                            </a:fillRef>
                            <a:effectRef idx="0">
                              <a:schemeClr val="accent3"/>
                            </a:effectRef>
                            <a:fontRef idx="minor">
                              <a:schemeClr val="dk1"/>
                            </a:fontRef>
                          </wps:style>
                          <wps:bodyPr rot="0" spcFirstLastPara="0" vert="horz" wrap="square" lIns="91440" tIns="45720" rIns="91440" bIns="45720" numCol="1" spcCol="0" rtlCol="0" fromWordArt="0" anchor="ctr" anchorCtr="0" forceAA="0" compatLnSpc="1">
                            <a:noAutofit/>
                          </wps:bodyPr>
                        </wps:wsp>
                      </wpg:wgp>
                      <wps:wsp>
                        <wps:cNvPr id="63" name="Cloud 63"/>
                        <wps:cNvSpPr/>
                        <wps:spPr>
                          <a:xfrm>
                            <a:off x="4808807" y="2558270"/>
                            <a:ext cx="581025" cy="314325"/>
                          </a:xfrm>
                          <a:prstGeom prst="cloud">
                            <a:avLst/>
                          </a:prstGeom>
                          <a:ln>
                            <a:solidFill>
                              <a:schemeClr val="bg1">
                                <a:lumMod val="50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wgp>
                        <wpg:cNvPr id="263" name="Group 263"/>
                        <wpg:cNvGrpSpPr/>
                        <wpg:grpSpPr>
                          <a:xfrm>
                            <a:off x="4867290" y="2942788"/>
                            <a:ext cx="428625" cy="400050"/>
                            <a:chOff x="4210050" y="1237275"/>
                            <a:chExt cx="438150" cy="439125"/>
                          </a:xfrm>
                        </wpg:grpSpPr>
                        <wps:wsp>
                          <wps:cNvPr id="260" name="Flowchart: Magnetic Disk 260"/>
                          <wps:cNvSpPr/>
                          <wps:spPr>
                            <a:xfrm>
                              <a:off x="4210050" y="1504950"/>
                              <a:ext cx="438150" cy="171450"/>
                            </a:xfrm>
                            <a:prstGeom prst="flowChartMagneticDisk">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2" name="Flowchart: Magnetic Disk 262"/>
                          <wps:cNvSpPr/>
                          <wps:spPr>
                            <a:xfrm>
                              <a:off x="4210050" y="1368085"/>
                              <a:ext cx="438150" cy="171450"/>
                            </a:xfrm>
                            <a:prstGeom prst="flowChartMagneticDisk">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261" name="Flowchart: Magnetic Disk 261"/>
                          <wps:cNvSpPr/>
                          <wps:spPr>
                            <a:xfrm>
                              <a:off x="4210050" y="1237275"/>
                              <a:ext cx="438150" cy="171450"/>
                            </a:xfrm>
                            <a:prstGeom prst="flowChartMagneticDisk">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g:wgp>
                      <wpg:wgp>
                        <wpg:cNvPr id="268" name="Group 268"/>
                        <wpg:cNvGrpSpPr/>
                        <wpg:grpSpPr>
                          <a:xfrm rot="8152749">
                            <a:off x="4914258" y="2421042"/>
                            <a:ext cx="371441" cy="370407"/>
                            <a:chOff x="3114675" y="1247824"/>
                            <a:chExt cx="704850" cy="703282"/>
                          </a:xfrm>
                        </wpg:grpSpPr>
                        <wps:wsp>
                          <wps:cNvPr id="265" name="Arc 265"/>
                          <wps:cNvSpPr/>
                          <wps:spPr>
                            <a:xfrm>
                              <a:off x="3286125" y="1457325"/>
                              <a:ext cx="342900" cy="342900"/>
                            </a:xfrm>
                            <a:prstGeom prst="arc">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6" name="Arc 266"/>
                          <wps:cNvSpPr/>
                          <wps:spPr>
                            <a:xfrm>
                              <a:off x="3114675" y="1247824"/>
                              <a:ext cx="704850" cy="703282"/>
                            </a:xfrm>
                            <a:prstGeom prst="arc">
                              <a:avLst/>
                            </a:prstGeom>
                            <a:ln w="28575"/>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noAutofit/>
                          </wps:bodyPr>
                        </wps:wsp>
                        <wps:wsp>
                          <wps:cNvPr id="267" name="Arc 267"/>
                          <wps:cNvSpPr/>
                          <wps:spPr>
                            <a:xfrm rot="21134655">
                              <a:off x="3247093" y="1360867"/>
                              <a:ext cx="490046" cy="548691"/>
                            </a:xfrm>
                            <a:prstGeom prst="arc">
                              <a:avLst>
                                <a:gd name="adj1" fmla="val 16448186"/>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noAutofit/>
                          </wps:bodyPr>
                        </wps:wsp>
                      </wpg:wgp>
                      <wps:wsp>
                        <wps:cNvPr id="269" name="Straight Connector 269"/>
                        <wps:cNvCnPr/>
                        <wps:spPr>
                          <a:xfrm flipV="1">
                            <a:off x="4428150" y="2410199"/>
                            <a:ext cx="324825" cy="265889"/>
                          </a:xfrm>
                          <a:prstGeom prst="line">
                            <a:avLst/>
                          </a:prstGeom>
                          <a:ln w="19050">
                            <a:solidFill>
                              <a:schemeClr val="bg1">
                                <a:lumMod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270" name="Straight Connector 270"/>
                        <wps:cNvCnPr/>
                        <wps:spPr>
                          <a:xfrm>
                            <a:off x="4398940" y="2847538"/>
                            <a:ext cx="410229" cy="283401"/>
                          </a:xfrm>
                          <a:prstGeom prst="line">
                            <a:avLst/>
                          </a:prstGeom>
                          <a:ln w="19050">
                            <a:solidFill>
                              <a:schemeClr val="bg1">
                                <a:lumMod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271" name="Straight Connector 271"/>
                        <wps:cNvCnPr/>
                        <wps:spPr>
                          <a:xfrm>
                            <a:off x="4428150" y="2760286"/>
                            <a:ext cx="353400" cy="0"/>
                          </a:xfrm>
                          <a:prstGeom prst="line">
                            <a:avLst/>
                          </a:prstGeom>
                          <a:ln w="19050">
                            <a:solidFill>
                              <a:schemeClr val="bg1">
                                <a:lumMod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272" name="Straight Arrow Connector 272"/>
                        <wps:cNvCnPr/>
                        <wps:spPr>
                          <a:xfrm>
                            <a:off x="895350" y="427681"/>
                            <a:ext cx="1714500" cy="10094"/>
                          </a:xfrm>
                          <a:prstGeom prst="straightConnector1">
                            <a:avLst/>
                          </a:prstGeom>
                          <a:ln w="38100">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3" name="Straight Arrow Connector 273"/>
                        <wps:cNvCnPr/>
                        <wps:spPr>
                          <a:xfrm>
                            <a:off x="3208950" y="437639"/>
                            <a:ext cx="1675094" cy="0"/>
                          </a:xfrm>
                          <a:prstGeom prst="straightConnector1">
                            <a:avLst/>
                          </a:prstGeom>
                          <a:ln w="38100">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4" name="Straight Arrow Connector 274"/>
                        <wps:cNvCnPr/>
                        <wps:spPr>
                          <a:xfrm>
                            <a:off x="2904808" y="742371"/>
                            <a:ext cx="9208" cy="675174"/>
                          </a:xfrm>
                          <a:prstGeom prst="straightConnector1">
                            <a:avLst/>
                          </a:prstGeom>
                          <a:ln w="38100">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6" name="Straight Arrow Connector 276"/>
                        <wps:cNvCnPr/>
                        <wps:spPr>
                          <a:xfrm flipV="1">
                            <a:off x="1225845" y="1723263"/>
                            <a:ext cx="1374480" cy="9850"/>
                          </a:xfrm>
                          <a:prstGeom prst="straightConnector1">
                            <a:avLst/>
                          </a:prstGeom>
                          <a:ln w="38100">
                            <a:solidFill>
                              <a:schemeClr val="bg1">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77" name="Straight Arrow Connector 277"/>
                        <wps:cNvCnPr/>
                        <wps:spPr>
                          <a:xfrm>
                            <a:off x="940240" y="2028388"/>
                            <a:ext cx="17588" cy="361505"/>
                          </a:xfrm>
                          <a:prstGeom prst="straightConnector1">
                            <a:avLst/>
                          </a:prstGeom>
                          <a:ln w="38100">
                            <a:solidFill>
                              <a:schemeClr val="bg1">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78" name="Connector: Elbow 278"/>
                        <wps:cNvCnPr>
                          <a:stCxn id="191" idx="3"/>
                          <a:endCxn id="230" idx="0"/>
                        </wps:cNvCnPr>
                        <wps:spPr>
                          <a:xfrm>
                            <a:off x="3208950" y="1744158"/>
                            <a:ext cx="914083" cy="711418"/>
                          </a:xfrm>
                          <a:prstGeom prst="bentConnector2">
                            <a:avLst/>
                          </a:prstGeom>
                          <a:ln w="38100">
                            <a:solidFill>
                              <a:schemeClr val="bg1">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79" name="Straight Arrow Connector 279"/>
                        <wps:cNvCnPr/>
                        <wps:spPr>
                          <a:xfrm flipH="1">
                            <a:off x="1140755" y="571063"/>
                            <a:ext cx="1097620" cy="0"/>
                          </a:xfrm>
                          <a:prstGeom prst="straightConnector1">
                            <a:avLst/>
                          </a:prstGeom>
                          <a:ln w="19050">
                            <a:solidFill>
                              <a:schemeClr val="bg1">
                                <a:lumMod val="5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wps:wsp>
                        <wps:cNvPr id="280" name="Straight Arrow Connector 280"/>
                        <wps:cNvCnPr/>
                        <wps:spPr>
                          <a:xfrm flipH="1">
                            <a:off x="3444535" y="582969"/>
                            <a:ext cx="1097280" cy="0"/>
                          </a:xfrm>
                          <a:prstGeom prst="straightConnector1">
                            <a:avLst/>
                          </a:prstGeom>
                          <a:ln w="19050">
                            <a:solidFill>
                              <a:schemeClr val="bg1">
                                <a:lumMod val="5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wps:wsp>
                        <wps:cNvPr id="281" name="Straight Arrow Connector 281"/>
                        <wps:cNvCnPr/>
                        <wps:spPr>
                          <a:xfrm flipV="1">
                            <a:off x="3033690" y="809798"/>
                            <a:ext cx="0" cy="475640"/>
                          </a:xfrm>
                          <a:prstGeom prst="straightConnector1">
                            <a:avLst/>
                          </a:prstGeom>
                          <a:ln w="19050">
                            <a:solidFill>
                              <a:schemeClr val="bg1">
                                <a:lumMod val="5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wpg:wgp>
                        <wpg:cNvPr id="68" name="Group 68"/>
                        <wpg:cNvGrpSpPr/>
                        <wpg:grpSpPr>
                          <a:xfrm>
                            <a:off x="3399450" y="1055863"/>
                            <a:ext cx="334010" cy="334010"/>
                            <a:chOff x="3237525" y="1075350"/>
                            <a:chExt cx="334010" cy="334010"/>
                          </a:xfrm>
                        </wpg:grpSpPr>
                        <wps:wsp>
                          <wps:cNvPr id="283" name="Oval 283"/>
                          <wps:cNvSpPr/>
                          <wps:spPr>
                            <a:xfrm>
                              <a:off x="3237525" y="1075350"/>
                              <a:ext cx="334010" cy="334010"/>
                            </a:xfrm>
                            <a:prstGeom prst="ellipse">
                              <a:avLst/>
                            </a:prstGeom>
                            <a:ln>
                              <a:solidFill>
                                <a:schemeClr val="bg1">
                                  <a:lumMod val="75000"/>
                                </a:schemeClr>
                              </a:solidFill>
                            </a:ln>
                          </wps:spPr>
                          <wps:style>
                            <a:lnRef idx="2">
                              <a:schemeClr val="accent3"/>
                            </a:lnRef>
                            <a:fillRef idx="1">
                              <a:schemeClr val="lt1"/>
                            </a:fillRef>
                            <a:effectRef idx="0">
                              <a:schemeClr val="accent3"/>
                            </a:effectRef>
                            <a:fontRef idx="minor">
                              <a:schemeClr val="dk1"/>
                            </a:fontRef>
                          </wps:style>
                          <wps:bodyPr rot="0" spcFirstLastPara="0" vert="horz" wrap="square" lIns="91440" tIns="45720" rIns="91440" bIns="45720" numCol="1" spcCol="0" rtlCol="0" fromWordArt="0" anchor="ctr" anchorCtr="0" forceAA="0" compatLnSpc="1">
                            <a:noAutofit/>
                          </wps:bodyPr>
                        </wps:wsp>
                        <wpg:grpSp>
                          <wpg:cNvPr id="67" name="Group 67"/>
                          <wpg:cNvGrpSpPr/>
                          <wpg:grpSpPr>
                            <a:xfrm>
                              <a:off x="3324225" y="1151011"/>
                              <a:ext cx="174897" cy="181953"/>
                              <a:chOff x="3989680" y="1370370"/>
                              <a:chExt cx="147617" cy="153630"/>
                            </a:xfrm>
                          </wpg:grpSpPr>
                          <wps:wsp>
                            <wps:cNvPr id="289" name="Straight Connector 289"/>
                            <wps:cNvCnPr/>
                            <wps:spPr>
                              <a:xfrm flipV="1">
                                <a:off x="3989680" y="1370370"/>
                                <a:ext cx="143510" cy="153597"/>
                              </a:xfrm>
                              <a:prstGeom prst="line">
                                <a:avLst/>
                              </a:prstGeom>
                              <a:ln w="28575">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290" name="Straight Connector 290"/>
                            <wps:cNvCnPr/>
                            <wps:spPr>
                              <a:xfrm>
                                <a:off x="3989680" y="1371450"/>
                                <a:ext cx="147617" cy="152550"/>
                              </a:xfrm>
                              <a:prstGeom prst="line">
                                <a:avLst/>
                              </a:prstGeom>
                              <a:ln w="28575">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wpg:grpSp>
                      </wpg:wgp>
                      <wpg:wgp>
                        <wpg:cNvPr id="66" name="Group 66"/>
                        <wpg:cNvGrpSpPr/>
                        <wpg:grpSpPr>
                          <a:xfrm>
                            <a:off x="3274015" y="866655"/>
                            <a:ext cx="334350" cy="334350"/>
                            <a:chOff x="4045540" y="1160858"/>
                            <a:chExt cx="334350" cy="334350"/>
                          </a:xfrm>
                        </wpg:grpSpPr>
                        <wps:wsp>
                          <wps:cNvPr id="282" name="Oval 282"/>
                          <wps:cNvSpPr/>
                          <wps:spPr>
                            <a:xfrm>
                              <a:off x="4045540" y="1160858"/>
                              <a:ext cx="334350" cy="334350"/>
                            </a:xfrm>
                            <a:prstGeom prst="ellipse">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grpSp>
                          <wpg:cNvPr id="65" name="Group 65"/>
                          <wpg:cNvGrpSpPr/>
                          <wpg:grpSpPr>
                            <a:xfrm>
                              <a:off x="4112981" y="1255666"/>
                              <a:ext cx="205291" cy="181368"/>
                              <a:chOff x="4903556" y="1176429"/>
                              <a:chExt cx="306257" cy="270618"/>
                            </a:xfrm>
                          </wpg:grpSpPr>
                          <wps:wsp>
                            <wps:cNvPr id="287" name="Straight Connector 287"/>
                            <wps:cNvCnPr/>
                            <wps:spPr>
                              <a:xfrm>
                                <a:off x="4903556" y="1295305"/>
                                <a:ext cx="101219" cy="151742"/>
                              </a:xfrm>
                              <a:prstGeom prst="line">
                                <a:avLst/>
                              </a:prstGeom>
                              <a:ln w="28575">
                                <a:solidFill>
                                  <a:schemeClr val="accent3"/>
                                </a:solidFill>
                              </a:ln>
                            </wps:spPr>
                            <wps:style>
                              <a:lnRef idx="1">
                                <a:schemeClr val="accent1"/>
                              </a:lnRef>
                              <a:fillRef idx="0">
                                <a:schemeClr val="accent1"/>
                              </a:fillRef>
                              <a:effectRef idx="0">
                                <a:schemeClr val="accent1"/>
                              </a:effectRef>
                              <a:fontRef idx="minor">
                                <a:schemeClr val="tx1"/>
                              </a:fontRef>
                            </wps:style>
                            <wps:bodyPr/>
                          </wps:wsp>
                          <wps:wsp>
                            <wps:cNvPr id="288" name="Straight Connector 288"/>
                            <wps:cNvCnPr/>
                            <wps:spPr>
                              <a:xfrm flipV="1">
                                <a:off x="4995250" y="1176429"/>
                                <a:ext cx="214563" cy="269850"/>
                              </a:xfrm>
                              <a:prstGeom prst="line">
                                <a:avLst/>
                              </a:prstGeom>
                              <a:ln w="28575">
                                <a:solidFill>
                                  <a:schemeClr val="accent3"/>
                                </a:solidFill>
                              </a:ln>
                            </wps:spPr>
                            <wps:style>
                              <a:lnRef idx="1">
                                <a:schemeClr val="accent1"/>
                              </a:lnRef>
                              <a:fillRef idx="0">
                                <a:schemeClr val="accent1"/>
                              </a:fillRef>
                              <a:effectRef idx="0">
                                <a:schemeClr val="accent1"/>
                              </a:effectRef>
                              <a:fontRef idx="minor">
                                <a:schemeClr val="tx1"/>
                              </a:fontRef>
                            </wps:style>
                            <wps:bodyPr/>
                          </wps:wsp>
                        </wpg:grpSp>
                      </wpg:wgp>
                      <wps:wsp>
                        <wps:cNvPr id="3" name="Text Box 3"/>
                        <wps:cNvSpPr txBox="1"/>
                        <wps:spPr>
                          <a:xfrm>
                            <a:off x="781345" y="114006"/>
                            <a:ext cx="1809456" cy="285582"/>
                          </a:xfrm>
                          <a:prstGeom prst="rect">
                            <a:avLst/>
                          </a:prstGeom>
                          <a:noFill/>
                          <a:ln w="6350">
                            <a:noFill/>
                          </a:ln>
                        </wps:spPr>
                        <wps:txbx>
                          <w:txbxContent>
                            <w:p w14:paraId="3073102B" w14:textId="001CF3FA" w:rsidR="009B0D46" w:rsidRPr="00944C78" w:rsidRDefault="009B0D46">
                              <w:pPr>
                                <w:pStyle w:val="ListParagraph"/>
                                <w:numPr>
                                  <w:ilvl w:val="0"/>
                                  <w:numId w:val="41"/>
                                </w:numPr>
                                <w:jc w:val="center"/>
                                <w:rPr>
                                  <w:rFonts w:ascii="Microsoft Sans Serif" w:hAnsi="Microsoft Sans Serif" w:cs="Microsoft Sans Serif"/>
                                  <w:sz w:val="22"/>
                                  <w:rPrChange w:id="2214" w:author="Rajo" w:date="2018-05-23T20:48:00Z">
                                    <w:rPr/>
                                  </w:rPrChange>
                                </w:rPr>
                                <w:pPrChange w:id="2215" w:author="Rajo" w:date="2018-05-23T20:48:00Z">
                                  <w:pPr>
                                    <w:jc w:val="center"/>
                                  </w:pPr>
                                </w:pPrChange>
                              </w:pPr>
                              <w:del w:id="2216" w:author="Rajo" w:date="2018-05-23T20:48:00Z">
                                <w:r w:rsidRPr="00944C78" w:rsidDel="00944C78">
                                  <w:rPr>
                                    <w:rFonts w:ascii="Microsoft Sans Serif" w:hAnsi="Microsoft Sans Serif" w:cs="Microsoft Sans Serif"/>
                                    <w:sz w:val="22"/>
                                    <w:rPrChange w:id="2217" w:author="Rajo" w:date="2018-05-23T20:48:00Z">
                                      <w:rPr/>
                                    </w:rPrChange>
                                  </w:rPr>
                                  <w:delText>1.</w:delText>
                                </w:r>
                              </w:del>
                              <w:proofErr w:type="spellStart"/>
                              <w:r w:rsidRPr="00944C78">
                                <w:rPr>
                                  <w:rFonts w:ascii="Microsoft Sans Serif" w:hAnsi="Microsoft Sans Serif" w:cs="Microsoft Sans Serif"/>
                                  <w:sz w:val="22"/>
                                  <w:rPrChange w:id="2218" w:author="Rajo" w:date="2018-05-23T20:48:00Z">
                                    <w:rPr/>
                                  </w:rPrChange>
                                </w:rPr>
                                <w:t>Učita</w:t>
                              </w:r>
                              <w:ins w:id="2219" w:author="Rajo" w:date="2018-05-23T20:46:00Z">
                                <w:r w:rsidRPr="00944C78">
                                  <w:rPr>
                                    <w:rFonts w:ascii="Microsoft Sans Serif" w:hAnsi="Microsoft Sans Serif" w:cs="Microsoft Sans Serif"/>
                                    <w:sz w:val="22"/>
                                    <w:rPrChange w:id="2220" w:author="Rajo" w:date="2018-05-23T20:48:00Z">
                                      <w:rPr/>
                                    </w:rPrChange>
                                  </w:rPr>
                                  <w:t>vanje</w:t>
                                </w:r>
                                <w:proofErr w:type="spellEnd"/>
                                <w:r w:rsidRPr="00944C78">
                                  <w:rPr>
                                    <w:rFonts w:ascii="Microsoft Sans Serif" w:hAnsi="Microsoft Sans Serif" w:cs="Microsoft Sans Serif"/>
                                    <w:sz w:val="22"/>
                                    <w:rPrChange w:id="2221" w:author="Rajo" w:date="2018-05-23T20:48:00Z">
                                      <w:rPr/>
                                    </w:rPrChange>
                                  </w:rPr>
                                  <w:t xml:space="preserve"> </w:t>
                                </w:r>
                                <w:proofErr w:type="spellStart"/>
                                <w:r w:rsidRPr="00944C78">
                                  <w:rPr>
                                    <w:rFonts w:ascii="Microsoft Sans Serif" w:hAnsi="Microsoft Sans Serif" w:cs="Microsoft Sans Serif"/>
                                    <w:sz w:val="22"/>
                                    <w:rPrChange w:id="2222" w:author="Rajo" w:date="2018-05-23T20:48:00Z">
                                      <w:rPr/>
                                    </w:rPrChange>
                                  </w:rPr>
                                  <w:t>resursa</w:t>
                                </w:r>
                              </w:ins>
                              <w:proofErr w:type="spellEnd"/>
                              <w:del w:id="2223" w:author="Rajo" w:date="2018-05-23T20:46:00Z">
                                <w:r w:rsidRPr="00944C78" w:rsidDel="00820948">
                                  <w:rPr>
                                    <w:rFonts w:ascii="Microsoft Sans Serif" w:hAnsi="Microsoft Sans Serif" w:cs="Microsoft Sans Serif"/>
                                    <w:sz w:val="22"/>
                                    <w:rPrChange w:id="2224" w:author="Rajo" w:date="2018-05-23T20:48:00Z">
                                      <w:rPr/>
                                    </w:rPrChange>
                                  </w:rPr>
                                  <w:delText>j resurs</w:delText>
                                </w:r>
                              </w:del>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64" name="Text Box 3"/>
                        <wps:cNvSpPr txBox="1"/>
                        <wps:spPr>
                          <a:xfrm>
                            <a:off x="957829" y="781232"/>
                            <a:ext cx="1911102" cy="532205"/>
                          </a:xfrm>
                          <a:prstGeom prst="rect">
                            <a:avLst/>
                          </a:prstGeom>
                          <a:noFill/>
                          <a:ln w="6350">
                            <a:noFill/>
                          </a:ln>
                        </wps:spPr>
                        <wps:txbx>
                          <w:txbxContent>
                            <w:p w14:paraId="3C0E33AB" w14:textId="663DDF10" w:rsidR="009B0D46" w:rsidRDefault="009B0D46">
                              <w:pPr>
                                <w:pStyle w:val="NormalWeb"/>
                                <w:spacing w:before="0" w:beforeAutospacing="0" w:after="0" w:afterAutospacing="0" w:line="276" w:lineRule="auto"/>
                                <w:jc w:val="right"/>
                              </w:pPr>
                              <w:r>
                                <w:rPr>
                                  <w:rFonts w:ascii="Microsoft Sans Serif" w:eastAsia="Calibri" w:hAnsi="Microsoft Sans Serif"/>
                                  <w:sz w:val="22"/>
                                  <w:szCs w:val="22"/>
                                </w:rPr>
                                <w:t>2.</w:t>
                              </w:r>
                              <w:ins w:id="2225" w:author="Rajo" w:date="2018-05-23T20:48:00Z">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Provjera</w:t>
                                </w:r>
                                <w:proofErr w:type="spellEnd"/>
                                <w:r>
                                  <w:rPr>
                                    <w:rFonts w:ascii="Microsoft Sans Serif" w:eastAsia="Calibri" w:hAnsi="Microsoft Sans Serif"/>
                                    <w:sz w:val="22"/>
                                    <w:szCs w:val="22"/>
                                  </w:rPr>
                                  <w:t xml:space="preserve"> </w:t>
                                </w:r>
                              </w:ins>
                              <w:del w:id="2226" w:author="Rajo" w:date="2018-05-23T20:48:00Z">
                                <w:r w:rsidDel="00F80ABD">
                                  <w:rPr>
                                    <w:rFonts w:ascii="Microsoft Sans Serif" w:eastAsia="Calibri" w:hAnsi="Microsoft Sans Serif"/>
                                    <w:sz w:val="22"/>
                                    <w:szCs w:val="22"/>
                                  </w:rPr>
                                  <w:delText>D</w:delText>
                                </w:r>
                              </w:del>
                              <w:ins w:id="2227" w:author="Rajo" w:date="2018-05-23T20:48:00Z">
                                <w:r>
                                  <w:rPr>
                                    <w:rFonts w:ascii="Microsoft Sans Serif" w:eastAsia="Calibri" w:hAnsi="Microsoft Sans Serif"/>
                                    <w:sz w:val="22"/>
                                    <w:szCs w:val="22"/>
                                  </w:rPr>
                                  <w:t>d</w:t>
                                </w:r>
                              </w:ins>
                              <w:r>
                                <w:rPr>
                                  <w:rFonts w:ascii="Microsoft Sans Serif" w:eastAsia="Calibri" w:hAnsi="Microsoft Sans Serif"/>
                                  <w:sz w:val="22"/>
                                  <w:szCs w:val="22"/>
                                </w:rPr>
                                <w:t xml:space="preserve">a li </w:t>
                              </w:r>
                              <w:proofErr w:type="spellStart"/>
                              <w:r>
                                <w:rPr>
                                  <w:rFonts w:ascii="Microsoft Sans Serif" w:eastAsia="Calibri" w:hAnsi="Microsoft Sans Serif"/>
                                  <w:sz w:val="22"/>
                                  <w:szCs w:val="22"/>
                                </w:rPr>
                                <w:t>korisnik</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ima</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pristup</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resursu</w:t>
                              </w:r>
                              <w:proofErr w:type="spellEnd"/>
                              <w:r>
                                <w:rPr>
                                  <w:rFonts w:ascii="Microsoft Sans Serif" w:eastAsia="Calibri" w:hAnsi="Microsoft Sans Serif"/>
                                  <w:sz w:val="22"/>
                                  <w:szCs w:val="22"/>
                                </w:rPr>
                                <w:t>?</w:t>
                              </w:r>
                            </w:p>
                          </w:txbxContent>
                        </wps:txbx>
                        <wps:bodyPr rot="0" spcFirstLastPara="0" vert="horz" wrap="square" lIns="91440" tIns="45720" rIns="91440" bIns="45720" numCol="1" spcCol="0" rtlCol="0" fromWordArt="0" anchor="t" anchorCtr="0" forceAA="0" compatLnSpc="1">
                          <a:noAutofit/>
                        </wps:bodyPr>
                      </wps:wsp>
                      <wps:wsp>
                        <wps:cNvPr id="275" name="Text Box 3"/>
                        <wps:cNvSpPr txBox="1"/>
                        <wps:spPr>
                          <a:xfrm>
                            <a:off x="1026159" y="1246613"/>
                            <a:ext cx="1621155" cy="437905"/>
                          </a:xfrm>
                          <a:prstGeom prst="rect">
                            <a:avLst/>
                          </a:prstGeom>
                          <a:noFill/>
                          <a:ln w="6350">
                            <a:noFill/>
                          </a:ln>
                        </wps:spPr>
                        <wps:txbx>
                          <w:txbxContent>
                            <w:p w14:paraId="5F5BBE9D" w14:textId="77777777" w:rsidR="009B0D46" w:rsidRDefault="009B0D46">
                              <w:pPr>
                                <w:pStyle w:val="NormalWeb"/>
                                <w:spacing w:before="0" w:beforeAutospacing="0" w:after="0" w:afterAutospacing="0" w:line="276" w:lineRule="auto"/>
                                <w:jc w:val="right"/>
                              </w:pPr>
                              <w:r>
                                <w:rPr>
                                  <w:rFonts w:ascii="Microsoft Sans Serif" w:eastAsia="Calibri" w:hAnsi="Microsoft Sans Serif"/>
                                  <w:sz w:val="22"/>
                                  <w:szCs w:val="22"/>
                                </w:rPr>
                                <w:t xml:space="preserve">3. </w:t>
                              </w:r>
                              <w:proofErr w:type="spellStart"/>
                              <w:r>
                                <w:rPr>
                                  <w:rFonts w:ascii="Microsoft Sans Serif" w:eastAsia="Calibri" w:hAnsi="Microsoft Sans Serif"/>
                                  <w:sz w:val="22"/>
                                  <w:szCs w:val="22"/>
                                </w:rPr>
                                <w:t>Procijena</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zahtijeva</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na</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osnovu</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propisa</w:t>
                              </w:r>
                              <w:proofErr w:type="spellEnd"/>
                              <w:r>
                                <w:rPr>
                                  <w:rFonts w:ascii="Microsoft Sans Serif" w:eastAsia="Calibri" w:hAnsi="Microsoft Sans Serif"/>
                                  <w:sz w:val="22"/>
                                  <w:szCs w:val="22"/>
                                </w:rPr>
                                <w:t xml:space="preserve">  </w:t>
                              </w:r>
                            </w:p>
                          </w:txbxContent>
                        </wps:txbx>
                        <wps:bodyPr rot="0" spcFirstLastPara="0" vert="horz" wrap="square" lIns="91440" tIns="45720" rIns="91440" bIns="45720" numCol="1" spcCol="0" rtlCol="0" fromWordArt="0" anchor="t" anchorCtr="0" forceAA="0" compatLnSpc="1">
                          <a:noAutofit/>
                        </wps:bodyPr>
                      </wps:wsp>
                      <wps:wsp>
                        <wps:cNvPr id="284" name="Text Box 3"/>
                        <wps:cNvSpPr txBox="1"/>
                        <wps:spPr>
                          <a:xfrm>
                            <a:off x="129151" y="2028388"/>
                            <a:ext cx="828675" cy="478510"/>
                          </a:xfrm>
                          <a:prstGeom prst="rect">
                            <a:avLst/>
                          </a:prstGeom>
                          <a:noFill/>
                          <a:ln w="6350">
                            <a:noFill/>
                          </a:ln>
                        </wps:spPr>
                        <wps:txbx>
                          <w:txbxContent>
                            <w:p w14:paraId="3BF03A28" w14:textId="77777777" w:rsidR="009B0D46" w:rsidRDefault="009B0D46">
                              <w:pPr>
                                <w:pStyle w:val="NormalWeb"/>
                                <w:spacing w:before="0" w:beforeAutospacing="0" w:after="0" w:afterAutospacing="0" w:line="276" w:lineRule="auto"/>
                                <w:rPr>
                                  <w:rFonts w:ascii="Microsoft Sans Serif" w:eastAsia="Calibri" w:hAnsi="Microsoft Sans Serif"/>
                                  <w:sz w:val="20"/>
                                  <w:szCs w:val="20"/>
                                </w:rPr>
                              </w:pPr>
                              <w:proofErr w:type="spellStart"/>
                              <w:r>
                                <w:rPr>
                                  <w:rFonts w:ascii="Microsoft Sans Serif" w:eastAsia="Calibri" w:hAnsi="Microsoft Sans Serif"/>
                                  <w:sz w:val="20"/>
                                  <w:szCs w:val="20"/>
                                </w:rPr>
                                <w:t>Upravljanje</w:t>
                              </w:r>
                              <w:proofErr w:type="spellEnd"/>
                            </w:p>
                            <w:p w14:paraId="09F3E966" w14:textId="77777777" w:rsidR="009B0D46" w:rsidRDefault="009B0D46">
                              <w:pPr>
                                <w:pStyle w:val="NormalWeb"/>
                                <w:spacing w:before="0" w:beforeAutospacing="0" w:after="0" w:afterAutospacing="0" w:line="276" w:lineRule="auto"/>
                                <w:rPr>
                                  <w:rFonts w:ascii="Microsoft Sans Serif" w:eastAsia="Calibri" w:hAnsi="Microsoft Sans Serif"/>
                                  <w:sz w:val="20"/>
                                  <w:szCs w:val="20"/>
                                </w:rPr>
                              </w:pPr>
                              <w:proofErr w:type="spellStart"/>
                              <w:r>
                                <w:rPr>
                                  <w:rFonts w:ascii="Microsoft Sans Serif" w:eastAsia="Calibri" w:hAnsi="Microsoft Sans Serif"/>
                                  <w:sz w:val="20"/>
                                  <w:szCs w:val="20"/>
                                </w:rPr>
                                <w:t>propisima</w:t>
                              </w:r>
                              <w:proofErr w:type="spellEnd"/>
                            </w:p>
                          </w:txbxContent>
                        </wps:txbx>
                        <wps:bodyPr rot="0" spcFirstLastPara="0" vert="horz" wrap="square" lIns="91440" tIns="45720" rIns="91440" bIns="45720" numCol="1" spcCol="0" rtlCol="0" fromWordArt="0" anchor="t" anchorCtr="0" forceAA="0" compatLnSpc="1">
                          <a:noAutofit/>
                        </wps:bodyPr>
                      </wps:wsp>
                      <wps:wsp>
                        <wps:cNvPr id="285" name="Text Box 3"/>
                        <wps:cNvSpPr txBox="1"/>
                        <wps:spPr>
                          <a:xfrm>
                            <a:off x="4105275" y="1570891"/>
                            <a:ext cx="1485900" cy="544203"/>
                          </a:xfrm>
                          <a:prstGeom prst="rect">
                            <a:avLst/>
                          </a:prstGeom>
                          <a:noFill/>
                          <a:ln w="6350">
                            <a:noFill/>
                          </a:ln>
                        </wps:spPr>
                        <wps:txbx>
                          <w:txbxContent>
                            <w:p w14:paraId="58AD53E2" w14:textId="77777777" w:rsidR="009B0D46" w:rsidRDefault="009B0D46">
                              <w:pPr>
                                <w:pStyle w:val="NormalWeb"/>
                                <w:spacing w:before="0" w:beforeAutospacing="0" w:after="0" w:afterAutospacing="0" w:line="276" w:lineRule="auto"/>
                                <w:rPr>
                                  <w:rFonts w:ascii="Microsoft Sans Serif" w:eastAsia="Calibri" w:hAnsi="Microsoft Sans Serif"/>
                                  <w:sz w:val="22"/>
                                  <w:szCs w:val="22"/>
                                </w:rPr>
                              </w:pPr>
                              <w:r>
                                <w:rPr>
                                  <w:rFonts w:ascii="Microsoft Sans Serif" w:eastAsia="Calibri" w:hAnsi="Microsoft Sans Serif"/>
                                  <w:sz w:val="22"/>
                                  <w:szCs w:val="22"/>
                                </w:rPr>
                                <w:t>3.</w:t>
                              </w:r>
                              <w:proofErr w:type="gramStart"/>
                              <w:r>
                                <w:rPr>
                                  <w:rFonts w:ascii="Microsoft Sans Serif" w:eastAsia="Calibri" w:hAnsi="Microsoft Sans Serif"/>
                                  <w:sz w:val="22"/>
                                  <w:szCs w:val="22"/>
                                </w:rPr>
                                <w:t>a..Pribavljanje</w:t>
                              </w:r>
                              <w:proofErr w:type="gramEnd"/>
                            </w:p>
                            <w:p w14:paraId="0C77F4D3" w14:textId="77777777" w:rsidR="009B0D46" w:rsidRDefault="009B0D46">
                              <w:pPr>
                                <w:pStyle w:val="NormalWeb"/>
                                <w:spacing w:before="0" w:beforeAutospacing="0" w:after="0" w:afterAutospacing="0" w:line="276" w:lineRule="auto"/>
                              </w:pPr>
                              <w:proofErr w:type="spellStart"/>
                              <w:r>
                                <w:rPr>
                                  <w:rFonts w:ascii="Microsoft Sans Serif" w:eastAsia="Calibri" w:hAnsi="Microsoft Sans Serif"/>
                                  <w:sz w:val="22"/>
                                  <w:szCs w:val="22"/>
                                </w:rPr>
                                <w:t>dodatnih</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atributa</w:t>
                              </w:r>
                              <w:proofErr w:type="spellEnd"/>
                            </w:p>
                          </w:txbxContent>
                        </wps:txbx>
                        <wps:bodyPr rot="0" spcFirstLastPara="0" vert="horz" wrap="square" lIns="91440" tIns="45720" rIns="91440" bIns="45720" numCol="1" spcCol="0" rtlCol="0" fromWordArt="0" anchor="t" anchorCtr="0" forceAA="0" compatLnSpc="1">
                          <a:noAutofit/>
                        </wps:bodyPr>
                      </wps:wsp>
                      <wps:wsp>
                        <wps:cNvPr id="286" name="Text Box 3"/>
                        <wps:cNvSpPr txBox="1"/>
                        <wps:spPr>
                          <a:xfrm>
                            <a:off x="3761400" y="923121"/>
                            <a:ext cx="1551728" cy="504217"/>
                          </a:xfrm>
                          <a:prstGeom prst="rect">
                            <a:avLst/>
                          </a:prstGeom>
                          <a:noFill/>
                          <a:ln w="6350">
                            <a:noFill/>
                          </a:ln>
                        </wps:spPr>
                        <wps:txbx>
                          <w:txbxContent>
                            <w:p w14:paraId="72AA4D2B" w14:textId="0A04CF98" w:rsidR="009B0D46" w:rsidDel="00AC1955" w:rsidRDefault="009B0D46">
                              <w:pPr>
                                <w:pStyle w:val="NormalWeb"/>
                                <w:spacing w:before="0" w:beforeAutospacing="0" w:after="0" w:afterAutospacing="0" w:line="276" w:lineRule="auto"/>
                                <w:rPr>
                                  <w:del w:id="2228" w:author="Rajo" w:date="2018-05-23T20:52:00Z"/>
                                  <w:rFonts w:ascii="Microsoft Sans Serif" w:eastAsia="Calibri" w:hAnsi="Microsoft Sans Serif" w:cs="Microsoft Sans Serif"/>
                                  <w:sz w:val="22"/>
                                  <w:szCs w:val="22"/>
                                </w:rPr>
                              </w:pPr>
                              <w:r>
                                <w:rPr>
                                  <w:rFonts w:ascii="Microsoft Sans Serif" w:eastAsia="Calibri" w:hAnsi="Microsoft Sans Serif" w:cs="Microsoft Sans Serif"/>
                                  <w:sz w:val="22"/>
                                  <w:szCs w:val="22"/>
                                </w:rPr>
                                <w:t>4.</w:t>
                              </w:r>
                              <w:ins w:id="2229" w:author="Rajo" w:date="2018-05-23T20:48:00Z">
                                <w:r>
                                  <w:rPr>
                                    <w:rFonts w:ascii="Microsoft Sans Serif" w:eastAsia="Calibri" w:hAnsi="Microsoft Sans Serif" w:cs="Microsoft Sans Serif"/>
                                    <w:sz w:val="22"/>
                                    <w:szCs w:val="22"/>
                                  </w:rPr>
                                  <w:t xml:space="preserve"> </w:t>
                                </w:r>
                              </w:ins>
                              <w:del w:id="2230" w:author="Rajo" w:date="2018-05-23T20:52:00Z">
                                <w:r w:rsidDel="00AC1955">
                                  <w:rPr>
                                    <w:rFonts w:ascii="Microsoft Sans Serif" w:eastAsia="Calibri" w:hAnsi="Microsoft Sans Serif" w:cs="Microsoft Sans Serif"/>
                                    <w:sz w:val="22"/>
                                    <w:szCs w:val="22"/>
                                  </w:rPr>
                                  <w:delText>Dozvola, korisnik</w:delText>
                                </w:r>
                              </w:del>
                            </w:p>
                            <w:p w14:paraId="0A5F5998" w14:textId="7BE10345" w:rsidR="009B0D46" w:rsidRDefault="009B0D46" w:rsidP="00215DE2">
                              <w:pPr>
                                <w:pStyle w:val="NormalWeb"/>
                                <w:spacing w:before="0" w:beforeAutospacing="0" w:after="0" w:afterAutospacing="0" w:line="276" w:lineRule="auto"/>
                                <w:rPr>
                                  <w:rFonts w:ascii="Microsoft Sans Serif" w:hAnsi="Microsoft Sans Serif" w:cs="Microsoft Sans Serif"/>
                                  <w:sz w:val="22"/>
                                  <w:szCs w:val="22"/>
                                </w:rPr>
                              </w:pPr>
                              <w:del w:id="2231" w:author="Rajo" w:date="2018-05-23T20:52:00Z">
                                <w:r w:rsidDel="00AC1955">
                                  <w:rPr>
                                    <w:rFonts w:ascii="Microsoft Sans Serif" w:hAnsi="Microsoft Sans Serif" w:cs="Microsoft Sans Serif"/>
                                    <w:sz w:val="22"/>
                                    <w:szCs w:val="22"/>
                                  </w:rPr>
                                  <w:delText>ima pristup resursu</w:delText>
                                </w:r>
                              </w:del>
                              <w:proofErr w:type="spellStart"/>
                              <w:ins w:id="2232" w:author="Rajo" w:date="2018-05-23T20:52:00Z">
                                <w:r>
                                  <w:rPr>
                                    <w:rFonts w:ascii="Microsoft Sans Serif" w:eastAsia="Calibri" w:hAnsi="Microsoft Sans Serif" w:cs="Microsoft Sans Serif"/>
                                    <w:sz w:val="22"/>
                                    <w:szCs w:val="22"/>
                                  </w:rPr>
                                  <w:t>Odobr</w:t>
                                </w:r>
                              </w:ins>
                              <w:ins w:id="2233" w:author="Rajo" w:date="2018-05-23T20:53:00Z">
                                <w:r>
                                  <w:rPr>
                                    <w:rFonts w:ascii="Microsoft Sans Serif" w:eastAsia="Calibri" w:hAnsi="Microsoft Sans Serif" w:cs="Microsoft Sans Serif"/>
                                    <w:sz w:val="22"/>
                                    <w:szCs w:val="22"/>
                                  </w:rPr>
                                  <w:t>avanje</w:t>
                                </w:r>
                                <w:proofErr w:type="spellEnd"/>
                                <w:r>
                                  <w:rPr>
                                    <w:rFonts w:ascii="Microsoft Sans Serif" w:eastAsia="Calibri" w:hAnsi="Microsoft Sans Serif" w:cs="Microsoft Sans Serif"/>
                                    <w:sz w:val="22"/>
                                    <w:szCs w:val="22"/>
                                  </w:rPr>
                                  <w:t xml:space="preserve"> </w:t>
                                </w:r>
                                <w:proofErr w:type="spellStart"/>
                                <w:r>
                                  <w:rPr>
                                    <w:rFonts w:ascii="Microsoft Sans Serif" w:eastAsia="Calibri" w:hAnsi="Microsoft Sans Serif" w:cs="Microsoft Sans Serif"/>
                                    <w:sz w:val="22"/>
                                    <w:szCs w:val="22"/>
                                  </w:rPr>
                                  <w:t>pristupa</w:t>
                                </w:r>
                              </w:ins>
                              <w:proofErr w:type="spellEnd"/>
                              <w:ins w:id="2234" w:author="Rajo" w:date="2018-05-23T20:55:00Z">
                                <w:r>
                                  <w:rPr>
                                    <w:rFonts w:ascii="Microsoft Sans Serif" w:eastAsia="Calibri" w:hAnsi="Microsoft Sans Serif" w:cs="Microsoft Sans Serif"/>
                                    <w:sz w:val="22"/>
                                    <w:szCs w:val="22"/>
                                  </w:rPr>
                                  <w:t xml:space="preserve"> ka</w:t>
                                </w:r>
                              </w:ins>
                              <w:ins w:id="2235" w:author="Rajo" w:date="2018-05-23T20:53:00Z">
                                <w:r>
                                  <w:rPr>
                                    <w:rFonts w:ascii="Microsoft Sans Serif" w:eastAsia="Calibri" w:hAnsi="Microsoft Sans Serif" w:cs="Microsoft Sans Serif"/>
                                    <w:sz w:val="22"/>
                                    <w:szCs w:val="22"/>
                                  </w:rPr>
                                  <w:t xml:space="preserve"> </w:t>
                                </w:r>
                                <w:proofErr w:type="spellStart"/>
                                <w:r>
                                  <w:rPr>
                                    <w:rFonts w:ascii="Microsoft Sans Serif" w:eastAsia="Calibri" w:hAnsi="Microsoft Sans Serif" w:cs="Microsoft Sans Serif"/>
                                    <w:sz w:val="22"/>
                                    <w:szCs w:val="22"/>
                                  </w:rPr>
                                  <w:t>resursu</w:t>
                                </w:r>
                              </w:ins>
                              <w:proofErr w:type="spellEnd"/>
                            </w:p>
                          </w:txbxContent>
                        </wps:txbx>
                        <wps:bodyPr rot="0" spcFirstLastPara="0" vert="horz" wrap="square" lIns="91440" tIns="45720" rIns="91440" bIns="45720" numCol="1" spcCol="0" rtlCol="0" fromWordArt="0" anchor="t" anchorCtr="0" forceAA="0" compatLnSpc="1">
                          <a:noAutofit/>
                        </wps:bodyPr>
                      </wps:wsp>
                      <wps:wsp>
                        <wps:cNvPr id="292" name="Text Box 3"/>
                        <wps:cNvSpPr txBox="1"/>
                        <wps:spPr>
                          <a:xfrm>
                            <a:off x="3199425" y="112888"/>
                            <a:ext cx="1621155" cy="285115"/>
                          </a:xfrm>
                          <a:prstGeom prst="rect">
                            <a:avLst/>
                          </a:prstGeom>
                          <a:noFill/>
                          <a:ln w="6350">
                            <a:noFill/>
                          </a:ln>
                        </wps:spPr>
                        <wps:txbx>
                          <w:txbxContent>
                            <w:p w14:paraId="2BC9F090" w14:textId="720EC86B" w:rsidR="009B0D46" w:rsidRDefault="009B0D46">
                              <w:pPr>
                                <w:pStyle w:val="NormalWeb"/>
                                <w:spacing w:before="0" w:beforeAutospacing="0" w:after="0" w:afterAutospacing="0" w:line="276" w:lineRule="auto"/>
                                <w:jc w:val="center"/>
                              </w:pPr>
                              <w:r>
                                <w:rPr>
                                  <w:rFonts w:ascii="Microsoft Sans Serif" w:eastAsia="Calibri" w:hAnsi="Microsoft Sans Serif"/>
                                  <w:sz w:val="22"/>
                                  <w:szCs w:val="22"/>
                                </w:rPr>
                                <w:t>5.</w:t>
                              </w:r>
                              <w:ins w:id="2236" w:author="Rajo" w:date="2018-05-23T20:48:00Z">
                                <w:r>
                                  <w:rPr>
                                    <w:rFonts w:ascii="Microsoft Sans Serif" w:eastAsia="Calibri" w:hAnsi="Microsoft Sans Serif"/>
                                    <w:sz w:val="22"/>
                                    <w:szCs w:val="22"/>
                                  </w:rPr>
                                  <w:t xml:space="preserve"> </w:t>
                                </w:r>
                              </w:ins>
                              <w:proofErr w:type="spellStart"/>
                              <w:r>
                                <w:rPr>
                                  <w:rFonts w:ascii="Microsoft Sans Serif" w:eastAsia="Calibri" w:hAnsi="Microsoft Sans Serif"/>
                                  <w:sz w:val="22"/>
                                  <w:szCs w:val="22"/>
                                </w:rPr>
                                <w:t>Učita</w:t>
                              </w:r>
                              <w:ins w:id="2237" w:author="Rajo" w:date="2018-05-23T20:47:00Z">
                                <w:r>
                                  <w:rPr>
                                    <w:rFonts w:ascii="Microsoft Sans Serif" w:eastAsia="Calibri" w:hAnsi="Microsoft Sans Serif"/>
                                    <w:sz w:val="22"/>
                                    <w:szCs w:val="22"/>
                                  </w:rPr>
                                  <w:t>vanje</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resursa</w:t>
                                </w:r>
                              </w:ins>
                              <w:proofErr w:type="spellEnd"/>
                              <w:del w:id="2238" w:author="Rajo" w:date="2018-05-23T20:47:00Z">
                                <w:r w:rsidDel="00820948">
                                  <w:rPr>
                                    <w:rFonts w:ascii="Microsoft Sans Serif" w:eastAsia="Calibri" w:hAnsi="Microsoft Sans Serif"/>
                                    <w:sz w:val="22"/>
                                    <w:szCs w:val="22"/>
                                  </w:rPr>
                                  <w:delText>j resurs</w:delText>
                                </w:r>
                              </w:del>
                            </w:p>
                          </w:txbxContent>
                        </wps:txbx>
                        <wps:bodyPr rot="0" spcFirstLastPara="0" vert="horz" wrap="square" lIns="91440" tIns="45720" rIns="91440" bIns="45720" numCol="1" spcCol="0" rtlCol="0" fromWordArt="0" anchor="t" anchorCtr="0" forceAA="0" compatLnSpc="1">
                          <a:noAutofit/>
                        </wps:bodyPr>
                      </wps:wsp>
                      <wpg:wgp>
                        <wpg:cNvPr id="293" name="Group 293"/>
                        <wpg:cNvGrpSpPr/>
                        <wpg:grpSpPr>
                          <a:xfrm>
                            <a:off x="1532550" y="2410196"/>
                            <a:ext cx="647065" cy="551180"/>
                            <a:chOff x="0" y="0"/>
                            <a:chExt cx="647065" cy="551815"/>
                          </a:xfrm>
                        </wpg:grpSpPr>
                        <wps:wsp>
                          <wps:cNvPr id="294" name="Oval 294"/>
                          <wps:cNvSpPr/>
                          <wps:spPr>
                            <a:xfrm>
                              <a:off x="0" y="0"/>
                              <a:ext cx="551815" cy="5518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E03B4C" w14:textId="77777777" w:rsidR="009B0D46" w:rsidRDefault="009B0D46">
                                <w:pPr>
                                  <w:pStyle w:val="NormalWeb"/>
                                  <w:spacing w:before="0" w:beforeAutospacing="0" w:after="0" w:afterAutospacing="0" w:line="276" w:lineRule="auto"/>
                                </w:pPr>
                                <w:r>
                                  <w:rPr>
                                    <w:rFonts w:ascii="Arial Black" w:eastAsia="Calibri" w:hAnsi="Arial Black"/>
                                  </w:rPr>
                                  <w:t> </w:t>
                                </w:r>
                              </w:p>
                            </w:txbxContent>
                          </wps:txbx>
                          <wps:bodyPr rot="0" spcFirstLastPara="0" vert="horz" wrap="square" lIns="91440" tIns="45720" rIns="91440" bIns="45720" numCol="1" spcCol="0" rtlCol="0" fromWordArt="0" anchor="ctr" anchorCtr="0" forceAA="0" compatLnSpc="1">
                            <a:noAutofit/>
                          </wps:bodyPr>
                        </wps:wsp>
                        <wps:wsp>
                          <wps:cNvPr id="295" name="Text Box 22"/>
                          <wps:cNvSpPr txBox="1"/>
                          <wps:spPr>
                            <a:xfrm>
                              <a:off x="17780" y="102235"/>
                              <a:ext cx="629285" cy="431800"/>
                            </a:xfrm>
                            <a:prstGeom prst="rect">
                              <a:avLst/>
                            </a:prstGeom>
                            <a:noFill/>
                            <a:ln w="6350">
                              <a:noFill/>
                            </a:ln>
                          </wps:spPr>
                          <wps:txbx>
                            <w:txbxContent>
                              <w:p w14:paraId="0D5645FA" w14:textId="77777777" w:rsidR="009B0D46" w:rsidRDefault="009B0D46">
                                <w:pPr>
                                  <w:pStyle w:val="NormalWeb"/>
                                  <w:spacing w:before="0" w:beforeAutospacing="0" w:after="0" w:afterAutospacing="0" w:line="276" w:lineRule="auto"/>
                                </w:pPr>
                                <w:r>
                                  <w:rPr>
                                    <w:rFonts w:ascii="Tw Cen MT Condensed" w:eastAsia="Calibri" w:hAnsi="Tw Cen MT Condensed" w:cs="Calibri"/>
                                    <w:b/>
                                    <w:bCs/>
                                    <w:color w:val="FFFFFF"/>
                                    <w:sz w:val="40"/>
                                    <w:szCs w:val="40"/>
                                  </w:rPr>
                                  <w:t>PRP</w:t>
                                </w:r>
                              </w:p>
                            </w:txbxContent>
                          </wps:txbx>
                          <wps:bodyPr rot="0" spcFirstLastPara="0" vert="horz" wrap="square" lIns="91440" tIns="45720" rIns="91440" bIns="45720" numCol="1" spcCol="0" rtlCol="0" fromWordArt="0" anchor="t" anchorCtr="0" forceAA="0" compatLnSpc="1">
                            <a:noAutofit/>
                          </wps:bodyPr>
                        </wps:wsp>
                      </wpg:wgp>
                      <wpg:wgp>
                        <wpg:cNvPr id="296" name="Group 296"/>
                        <wpg:cNvGrpSpPr/>
                        <wpg:grpSpPr>
                          <a:xfrm>
                            <a:off x="2485391" y="2493176"/>
                            <a:ext cx="428625" cy="399415"/>
                            <a:chOff x="0" y="0"/>
                            <a:chExt cx="438150" cy="439125"/>
                          </a:xfrm>
                        </wpg:grpSpPr>
                        <wps:wsp>
                          <wps:cNvPr id="297" name="Flowchart: Magnetic Disk 297"/>
                          <wps:cNvSpPr/>
                          <wps:spPr>
                            <a:xfrm>
                              <a:off x="0" y="267675"/>
                              <a:ext cx="438150" cy="171450"/>
                            </a:xfrm>
                            <a:prstGeom prst="flowChartMagneticDisk">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298" name="Flowchart: Magnetic Disk 298"/>
                          <wps:cNvSpPr/>
                          <wps:spPr>
                            <a:xfrm>
                              <a:off x="0" y="130810"/>
                              <a:ext cx="438150" cy="171450"/>
                            </a:xfrm>
                            <a:prstGeom prst="flowChartMagneticDisk">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299" name="Flowchart: Magnetic Disk 299"/>
                          <wps:cNvSpPr/>
                          <wps:spPr>
                            <a:xfrm>
                              <a:off x="0" y="0"/>
                              <a:ext cx="438150" cy="171450"/>
                            </a:xfrm>
                            <a:prstGeom prst="flowChartMagneticDisk">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g:wgp>
                      <wps:wsp>
                        <wps:cNvPr id="300" name="Straight Connector 300"/>
                        <wps:cNvCnPr/>
                        <wps:spPr>
                          <a:xfrm>
                            <a:off x="2112305" y="2701148"/>
                            <a:ext cx="353060" cy="0"/>
                          </a:xfrm>
                          <a:prstGeom prst="line">
                            <a:avLst/>
                          </a:prstGeom>
                          <a:ln w="19050">
                            <a:solidFill>
                              <a:schemeClr val="bg1">
                                <a:lumMod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301" name="Connector: Elbow 301"/>
                        <wps:cNvCnPr/>
                        <wps:spPr>
                          <a:xfrm>
                            <a:off x="1016634" y="2018099"/>
                            <a:ext cx="782299" cy="382119"/>
                          </a:xfrm>
                          <a:prstGeom prst="bentConnector2">
                            <a:avLst/>
                          </a:prstGeom>
                          <a:ln w="38100">
                            <a:solidFill>
                              <a:schemeClr val="bg1">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02" name="Text Box 3"/>
                        <wps:cNvSpPr txBox="1"/>
                        <wps:spPr>
                          <a:xfrm>
                            <a:off x="1779247" y="1891706"/>
                            <a:ext cx="868067" cy="478155"/>
                          </a:xfrm>
                          <a:prstGeom prst="rect">
                            <a:avLst/>
                          </a:prstGeom>
                          <a:noFill/>
                          <a:ln w="6350">
                            <a:noFill/>
                          </a:ln>
                        </wps:spPr>
                        <wps:txbx>
                          <w:txbxContent>
                            <w:p w14:paraId="14BBD2F4" w14:textId="77777777" w:rsidR="009B0D46" w:rsidRDefault="009B0D46">
                              <w:pPr>
                                <w:pStyle w:val="NormalWeb"/>
                                <w:spacing w:before="0" w:beforeAutospacing="0" w:after="0" w:afterAutospacing="0" w:line="276" w:lineRule="auto"/>
                              </w:pPr>
                              <w:proofErr w:type="spellStart"/>
                              <w:r>
                                <w:rPr>
                                  <w:rFonts w:ascii="Microsoft Sans Serif" w:eastAsia="Calibri" w:hAnsi="Microsoft Sans Serif"/>
                                  <w:sz w:val="20"/>
                                  <w:szCs w:val="20"/>
                                </w:rPr>
                                <w:t>Pribavljanje</w:t>
                              </w:r>
                              <w:proofErr w:type="spellEnd"/>
                            </w:p>
                            <w:p w14:paraId="0498A4E6" w14:textId="77777777" w:rsidR="009B0D46" w:rsidRDefault="009B0D46">
                              <w:pPr>
                                <w:pStyle w:val="NormalWeb"/>
                                <w:spacing w:before="0" w:beforeAutospacing="0" w:after="0" w:afterAutospacing="0" w:line="276" w:lineRule="auto"/>
                              </w:pPr>
                              <w:proofErr w:type="spellStart"/>
                              <w:r>
                                <w:rPr>
                                  <w:rFonts w:ascii="Microsoft Sans Serif" w:eastAsia="Calibri" w:hAnsi="Microsoft Sans Serif"/>
                                  <w:sz w:val="20"/>
                                  <w:szCs w:val="20"/>
                                </w:rPr>
                                <w:t>propisa</w:t>
                              </w:r>
                              <w:proofErr w:type="spellEnd"/>
                            </w:p>
                          </w:txbxContent>
                        </wps:txbx>
                        <wps:bodyPr rot="0" spcFirstLastPara="0" vert="horz" wrap="square" lIns="91440" tIns="45720" rIns="91440" bIns="45720" numCol="1" spcCol="0" rtlCol="0" fromWordArt="0" anchor="t" anchorCtr="0" forceAA="0" compatLnSpc="1">
                          <a:noAutofit/>
                        </wps:bodyPr>
                      </wps:wsp>
                    </wpc:wpc>
                  </a:graphicData>
                </a:graphic>
              </wp:inline>
            </w:drawing>
          </mc:Choice>
          <mc:Fallback>
            <w:pict>
              <v:group w14:anchorId="26FEDB97" id="Canvas 1" o:spid="_x0000_s1240" editas="canvas" style="width:467.15pt;height:267.7pt;mso-position-horizontal-relative:char;mso-position-vertical-relative:line" coordsize="59328,33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">
                <v:shape id="_x0000_s1241" type="#_x0000_t75" style="position:absolute;width:59328;height:33997;visibility:visible;mso-wrap-style:square">
                  <v:fill o:detectmouseclick="t"/>
                  <v:path o:connecttype="none"/>
                </v:shape>
                <v:group id="Group 49" o:spid="_x0000_s1242" style="position:absolute;left:3419;top:1605;width:5340;height:5346" coordorigin="1800,1800" coordsize="5340,5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oval id="Oval 168" o:spid="_x0000_s1243" style="position:absolute;left:1800;top:1800;width:5340;height:53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" fillcolor="white [3201]" strokecolor="#0070c0" strokeweight="1.5pt"/>
                  <v:shape id="Graphic 88" o:spid="_x0000_s1244" type="#_x0000_t75" alt="User" style="position:absolute;left:2904;top:2847;width:3290;height:3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">
                    <v:imagedata r:id="rId14" o:title="User"/>
                  </v:shape>
                </v:group>
                <v:group id="Group 51" o:spid="_x0000_s1245" style="position:absolute;left:26289;top:1617;width:5521;height:5522" coordorigin="24669,1812" coordsize="5521,5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oval id="Oval 2" o:spid="_x0000_s1246" style="position:absolute;left:24669;top:1812;width:5522;height:55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" fillcolor="#4f81bd [3204]" strokecolor="#243f60 [1604]" strokeweight="2pt">
                    <v:textbox>
                      <w:txbxContent>
                        <w:p w14:paraId="12CA444A" w14:textId="77777777" w:rsidR="009B0D46" w:rsidRDefault="009B0D46">
                          <w:pPr>
                            <w:rPr>
                              <w:rFonts w:ascii="Arial Black" w:hAnsi="Arial Black"/>
                            </w:rPr>
                          </w:pPr>
                        </w:p>
                      </w:txbxContent>
                    </v:textbox>
                  </v:oval>
                  <v:shape id="Text Box 22" o:spid="_x0000_s1247" type="#_x0000_t202" style="position:absolute;left:24952;top:2742;width:5239;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4E2B4529" w14:textId="77777777" w:rsidR="009B0D46" w:rsidRDefault="009B0D46">
                          <w:pPr>
                            <w:rPr>
                              <w:rFonts w:ascii="Tw Cen MT Condensed" w:hAnsi="Tw Cen MT Condensed" w:cstheme="minorHAnsi"/>
                              <w:b/>
                              <w:color w:val="FFFFFF" w:themeColor="background1"/>
                              <w:sz w:val="40"/>
                              <w:szCs w:val="40"/>
                            </w:rPr>
                          </w:pPr>
                          <w:r>
                            <w:rPr>
                              <w:rFonts w:ascii="Tw Cen MT Condensed" w:hAnsi="Tw Cen MT Condensed" w:cstheme="minorHAnsi"/>
                              <w:b/>
                              <w:color w:val="FFFFFF" w:themeColor="background1"/>
                              <w:sz w:val="40"/>
                              <w:szCs w:val="40"/>
                            </w:rPr>
                            <w:t>PEP</w:t>
                          </w:r>
                        </w:p>
                      </w:txbxContent>
                    </v:textbox>
                  </v:shape>
                </v:group>
                <v:group id="Group 52" o:spid="_x0000_s1248" style="position:absolute;left:26289;top:14273;width:5800;height:5518" coordorigin="24384,14373" coordsize="5800,5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oval id="Oval 188" o:spid="_x0000_s1249" style="position:absolute;left:24384;top:14373;width:5518;height:5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" fillcolor="#4f81bd [3204]" strokecolor="#243f60 [1604]" strokeweight="2pt">
                    <v:textbox>
                      <w:txbxContent>
                        <w:p w14:paraId="0E76FEF0" w14:textId="77777777" w:rsidR="009B0D46" w:rsidRDefault="009B0D46">
                          <w:pPr>
                            <w:pStyle w:val="NormalWeb"/>
                            <w:spacing w:before="0" w:beforeAutospacing="0" w:after="0" w:afterAutospacing="0" w:line="276" w:lineRule="auto"/>
                          </w:pPr>
                          <w:r>
                            <w:rPr>
                              <w:rFonts w:ascii="Arial Black" w:eastAsia="Calibri" w:hAnsi="Arial Black"/>
                            </w:rPr>
                            <w:t> </w:t>
                          </w:r>
                        </w:p>
                      </w:txbxContent>
                    </v:textbox>
                  </v:oval>
                  <v:shape id="Text Box 22" o:spid="_x0000_s1250" type="#_x0000_t202" style="position:absolute;left:24568;top:15383;width:5616;height:4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" filled="f" stroked="f" strokeweight=".5pt">
                    <v:textbox>
                      <w:txbxContent>
                        <w:p w14:paraId="6F6D541D" w14:textId="77777777" w:rsidR="009B0D46" w:rsidRDefault="009B0D46">
                          <w:pPr>
                            <w:pStyle w:val="NormalWeb"/>
                            <w:spacing w:before="0" w:beforeAutospacing="0" w:after="0" w:afterAutospacing="0" w:line="276" w:lineRule="auto"/>
                          </w:pPr>
                          <w:r>
                            <w:rPr>
                              <w:rFonts w:ascii="Tw Cen MT Condensed" w:eastAsia="Calibri" w:hAnsi="Tw Cen MT Condensed" w:cs="Calibri"/>
                              <w:b/>
                              <w:bCs/>
                              <w:color w:val="FFFFFF"/>
                              <w:sz w:val="40"/>
                              <w:szCs w:val="40"/>
                            </w:rPr>
                            <w:t>PDP</w:t>
                          </w:r>
                        </w:p>
                      </w:txbxContent>
                    </v:textbox>
                  </v:shape>
                </v:group>
                <v:group id="Group 55" o:spid="_x0000_s1251" style="position:absolute;left:6740;top:23988;width:6470;height:5519" coordorigin="8073,24183" coordsize="6470,5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oval id="Oval 201" o:spid="_x0000_s1252" style="position:absolute;left:8073;top:24183;width:5518;height:5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" fillcolor="#4f81bd [3204]" strokecolor="#243f60 [1604]" strokeweight="2pt">
                    <v:textbox>
                      <w:txbxContent>
                        <w:p w14:paraId="5F89FCA3" w14:textId="77777777" w:rsidR="009B0D46" w:rsidRDefault="009B0D46">
                          <w:pPr>
                            <w:pStyle w:val="NormalWeb"/>
                            <w:spacing w:before="0" w:beforeAutospacing="0" w:after="0" w:afterAutospacing="0" w:line="276" w:lineRule="auto"/>
                          </w:pPr>
                          <w:r>
                            <w:rPr>
                              <w:rFonts w:ascii="Arial Black" w:eastAsia="Calibri" w:hAnsi="Arial Black"/>
                            </w:rPr>
                            <w:t> </w:t>
                          </w:r>
                        </w:p>
                      </w:txbxContent>
                    </v:textbox>
                  </v:oval>
                  <v:shape id="Text Box 22" o:spid="_x0000_s1253" type="#_x0000_t202" style="position:absolute;left:8251;top:25206;width:6293;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" filled="f" stroked="f" strokeweight=".5pt">
                    <v:textbox>
                      <w:txbxContent>
                        <w:p w14:paraId="65FF77D6" w14:textId="77777777" w:rsidR="009B0D46" w:rsidRDefault="009B0D46">
                          <w:pPr>
                            <w:pStyle w:val="NormalWeb"/>
                            <w:spacing w:before="0" w:beforeAutospacing="0" w:after="0" w:afterAutospacing="0" w:line="276" w:lineRule="auto"/>
                          </w:pPr>
                          <w:r>
                            <w:rPr>
                              <w:rFonts w:ascii="Tw Cen MT Condensed" w:eastAsia="Calibri" w:hAnsi="Tw Cen MT Condensed" w:cs="Calibri"/>
                              <w:b/>
                              <w:bCs/>
                              <w:color w:val="FFFFFF"/>
                              <w:sz w:val="40"/>
                              <w:szCs w:val="40"/>
                            </w:rPr>
                            <w:t>PAP</w:t>
                          </w:r>
                        </w:p>
                      </w:txbxContent>
                    </v:textbox>
                  </v:shape>
                </v:group>
                <v:group id="Group 58" o:spid="_x0000_s1254" style="position:absolute;left:38471;top:24560;width:6470;height:5518" coordorigin="36852,24755" coordsize="6470,5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oval id="Oval 230" o:spid="_x0000_s1255" style="position:absolute;left:36852;top:24755;width:5518;height:5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" fillcolor="#4f81bd [3204]" strokecolor="#243f60 [1604]" strokeweight="2pt">
                    <v:textbox>
                      <w:txbxContent>
                        <w:p w14:paraId="1EFC9159" w14:textId="77777777" w:rsidR="009B0D46" w:rsidRDefault="009B0D46">
                          <w:pPr>
                            <w:pStyle w:val="NormalWeb"/>
                            <w:spacing w:before="0" w:beforeAutospacing="0" w:after="0" w:afterAutospacing="0" w:line="276" w:lineRule="auto"/>
                          </w:pPr>
                          <w:r>
                            <w:rPr>
                              <w:rFonts w:ascii="Arial Black" w:eastAsia="Calibri" w:hAnsi="Arial Black"/>
                            </w:rPr>
                            <w:t> </w:t>
                          </w:r>
                        </w:p>
                      </w:txbxContent>
                    </v:textbox>
                  </v:oval>
                  <v:shape id="Text Box 22" o:spid="_x0000_s1256" type="#_x0000_t202" style="position:absolute;left:37029;top:25777;width:6293;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" filled="f" stroked="f" strokeweight=".5pt">
                    <v:textbox>
                      <w:txbxContent>
                        <w:p w14:paraId="4B04585D" w14:textId="77777777" w:rsidR="009B0D46" w:rsidRDefault="009B0D46">
                          <w:pPr>
                            <w:pStyle w:val="NormalWeb"/>
                            <w:spacing w:before="0" w:beforeAutospacing="0" w:after="0" w:afterAutospacing="0" w:line="276" w:lineRule="auto"/>
                          </w:pPr>
                          <w:r>
                            <w:rPr>
                              <w:rFonts w:ascii="Tw Cen MT Condensed" w:eastAsia="Calibri" w:hAnsi="Tw Cen MT Condensed" w:cs="Calibri"/>
                              <w:b/>
                              <w:bCs/>
                              <w:color w:val="FFFFFF"/>
                              <w:sz w:val="40"/>
                              <w:szCs w:val="40"/>
                            </w:rPr>
                            <w:t>PIP</w:t>
                          </w:r>
                        </w:p>
                      </w:txbxContent>
                    </v:textbox>
                  </v:shape>
                </v:group>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24" o:spid="_x0000_s1257" type="#_x0000_t16" style="position:absolute;left:49053;top:474;width:7144;height:7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" fillcolor="white [3201]" strokecolor="#9bbb59 [3206]" strokeweight="2pt"/>
                <v:group id="Group 48" o:spid="_x0000_s1258" style="position:absolute;left:7813;top:14759;width:4051;height:5620" coordorigin="9093,14954" coordsize="4050,5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41" o:spid="_x0000_s1259" type="#_x0000_t114" style="position:absolute;left:9093;top:14954;width:4051;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" fillcolor="white [3201]" strokecolor="#4f81bd [3204]" strokeweight="2pt"/>
                  <v:line id="Straight Connector 42" o:spid="_x0000_s1260" style="position:absolute;visibility:visible;mso-wrap-style:square" from="9810,16097" to="12477,16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" strokecolor="#4579b8 [3044]" strokeweight="2.25pt"/>
                  <v:line id="Straight Connector 256" o:spid="_x0000_s1261" style="position:absolute;visibility:visible;mso-wrap-style:square" from="9801,17040" to="12468,17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" strokecolor="#4579b8 [3044]" strokeweight="2.25pt"/>
                  <v:line id="Straight Connector 257" o:spid="_x0000_s1262" style="position:absolute;visibility:visible;mso-wrap-style:square" from="9788,17884" to="12455,17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" strokecolor="#4579b8 [3044]" strokeweight="2.25pt"/>
                  <v:line id="Straight Connector 258" o:spid="_x0000_s1263" style="position:absolute;visibility:visible;mso-wrap-style:square" from="9788,18741" to="11686,18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" strokecolor="#4579b8 [3044]" strokeweight="2.25pt"/>
                </v:group>
                <v:group id="Group 61" o:spid="_x0000_s1264" style="position:absolute;left:49210;top:19988;width:3308;height:4572" coordorigin="45720,21526" coordsize="3308,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9" o:spid="_x0000_s1265" type="#_x0000_t5" style="position:absolute;left:45720;top:21526;width:2381;height:4572;rotation:134945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" fillcolor="white [3201]" strokecolor="#7f7f7f [1612]" strokeweight="2pt"/>
                  <v:shape id="Isosceles Triangle 259" o:spid="_x0000_s1266" type="#_x0000_t5" style="position:absolute;left:46617;top:21797;width:2411;height:4275;rotation:-120588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" adj="16269" fillcolor="white [3201]" strokecolor="#7f7f7f [1612]" strokeweight="2pt"/>
                </v:group>
                <v:shape id="Cloud 63" o:spid="_x0000_s1267" style="position:absolute;left:48088;top:25582;width:5810;height:3143;visibility:visible;mso-wrap-style:square;v-text-anchor:middle" coordsize="4320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7f7f7f [1612]" strokeweight="2pt">
                  <v:path arrowok="t" o:connecttype="custom" o:connectlocs="63119,190465;29051,184666;93179,253927;78277,256699;221623,284420;212639,271760;387713,252850;384122,266740;459023,167014;502748,218936;562169,111716;542693,131187;515444,39480;516467,48677;391089,28755;401069,17026;297789,34343;302617,24229;188295,37777;205780,47585;55507,114881;52454,104557" o:connectangles="0,0,0,0,0,0,0,0,0,0,0,0,0,0,0,0,0,0,0,0,0,0"/>
                </v:shape>
                <v:group id="Group 263" o:spid="_x0000_s1268" style="position:absolute;left:48672;top:29427;width:4287;height:4001" coordorigin="42100,12372" coordsize="4381,4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60" o:spid="_x0000_s1269" type="#_x0000_t132" style="position:absolute;left:42100;top:15049;width:4382;height:1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" fillcolor="white [3201]" strokecolor="#7f7f7f [1612]" strokeweight="2pt"/>
                  <v:shape id="Flowchart: Magnetic Disk 262" o:spid="_x0000_s1270" type="#_x0000_t132" style="position:absolute;left:42100;top:13680;width:4382;height:1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" fillcolor="white [3201]" strokecolor="#7f7f7f [1612]" strokeweight="2pt"/>
                  <v:shape id="Flowchart: Magnetic Disk 261" o:spid="_x0000_s1271" type="#_x0000_t132" style="position:absolute;left:42100;top:12372;width:4382;height:1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" fillcolor="white [3201]" strokecolor="#7f7f7f [1612]" strokeweight="2pt"/>
                </v:group>
                <v:group id="Group 268" o:spid="_x0000_s1272" style="position:absolute;left:49142;top:24210;width:3714;height:3704;rotation:8904976fd" coordorigin="31146,12478" coordsize="7048,7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">
                  <v:shape id="Arc 265" o:spid="_x0000_s1273" style="position:absolute;left:32861;top:14573;width:3429;height:3429;visibility:visible;mso-wrap-style:square;v-text-anchor:middle" coordsize="3429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" path="m171450,nsc266139,,342900,76761,342900,171450r-171450,l171450,xem171450,nfc266139,,342900,76761,342900,171450e" filled="f" strokecolor="#4579b8 [3044]" strokeweight="2.25pt">
                    <v:path arrowok="t" o:connecttype="custom" o:connectlocs="171450,0;342900,171450" o:connectangles="0,0"/>
                  </v:shape>
                  <v:shape id="Arc 266" o:spid="_x0000_s1274" style="position:absolute;left:31146;top:12478;width:7049;height:7033;visibility:visible;mso-wrap-style:square;v-text-anchor:middle" coordsize="704850,703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" path="m352425,nsc547064,,704850,157435,704850,351641r-352425,l352425,xem352425,nfc547064,,704850,157435,704850,351641e" filled="f" strokecolor="#4579b8 [3044]" strokeweight="2.25pt">
                    <v:path arrowok="t" o:connecttype="custom" o:connectlocs="352425,0;704850,351641" o:connectangles="0,0"/>
                  </v:shape>
                  <v:shape id="Arc 267" o:spid="_x0000_s1275" style="position:absolute;left:32470;top:13608;width:4901;height:5487;rotation:-508281fd;visibility:visible;mso-wrap-style:square;v-text-anchor:middle" coordsize="490046,548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" path="m264799,895nsc392037,12431,490046,131415,490046,274346r-245023,l264799,895xem264799,895nfc392037,12431,490046,131415,490046,274346e" filled="f" strokecolor="#4579b8 [3044]" strokeweight="2.25pt">
                    <v:path arrowok="t" o:connecttype="custom" o:connectlocs="264799,895;490046,274346" o:connectangles="0,0"/>
                  </v:shape>
                </v:group>
                <v:line id="Straight Connector 269" o:spid="_x0000_s1276" style="position:absolute;flip:y;visibility:visible;mso-wrap-style:square" from="44281,24101" to="47529,26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" strokecolor="#7f7f7f [1612]" strokeweight="1.5pt">
                  <v:stroke dashstyle="3 1"/>
                </v:line>
                <v:line id="Straight Connector 270" o:spid="_x0000_s1277" style="position:absolute;visibility:visible;mso-wrap-style:square" from="43989,28475" to="48091,31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" strokecolor="#7f7f7f [1612]" strokeweight="1.5pt">
                  <v:stroke dashstyle="3 1"/>
                </v:line>
                <v:line id="Straight Connector 271" o:spid="_x0000_s1278" style="position:absolute;visibility:visible;mso-wrap-style:square" from="44281,27602" to="47815,27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" strokecolor="#7f7f7f [1612]" strokeweight="1.5pt">
                  <v:stroke dashstyle="3 1"/>
                </v:line>
                <v:shape id="Straight Arrow Connector 272" o:spid="_x0000_s1279" type="#_x0000_t32" style="position:absolute;left:8953;top:4276;width:17145;height:1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" strokecolor="#7f7f7f [1612]" strokeweight="3pt">
                  <v:stroke endarrow="block"/>
                </v:shape>
                <v:shape id="Straight Arrow Connector 273" o:spid="_x0000_s1280" type="#_x0000_t32" style="position:absolute;left:32089;top:4376;width:167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" strokecolor="#7f7f7f [1612]" strokeweight="3pt">
                  <v:stroke endarrow="block"/>
                </v:shape>
                <v:shape id="Straight Arrow Connector 274" o:spid="_x0000_s1281" type="#_x0000_t32" style="position:absolute;left:29048;top:7423;width:92;height:67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" strokecolor="#7f7f7f [1612]" strokeweight="3pt">
                  <v:stroke endarrow="block"/>
                </v:shape>
                <v:shape id="Straight Arrow Connector 276" o:spid="_x0000_s1282" type="#_x0000_t32" style="position:absolute;left:12258;top:17232;width:13745;height: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" strokecolor="#7f7f7f [1612]" strokeweight="3pt">
                  <v:stroke startarrow="block" endarrow="block"/>
                </v:shape>
                <v:shape id="Straight Arrow Connector 277" o:spid="_x0000_s1283" type="#_x0000_t32" style="position:absolute;left:9402;top:20283;width:176;height:36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" strokecolor="#7f7f7f [1612]" strokeweight="3pt">
                  <v:stroke startarrow="block" endarrow="block"/>
                </v:shape>
                <v:shape id="Connector: Elbow 278" o:spid="_x0000_s1284" type="#_x0000_t33" style="position:absolute;left:32089;top:17441;width:9141;height:711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" strokecolor="#7f7f7f [1612]" strokeweight="3pt">
                  <v:stroke startarrow="block" endarrow="block"/>
                </v:shape>
                <v:shape id="Straight Arrow Connector 279" o:spid="_x0000_s1285" type="#_x0000_t32" style="position:absolute;left:11407;top:5710;width:1097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" strokecolor="#7f7f7f [1612]" strokeweight="1.5pt">
                  <v:stroke dashstyle="1 1" endarrow="block"/>
                </v:shape>
                <v:shape id="Straight Arrow Connector 280" o:spid="_x0000_s1286" type="#_x0000_t32" style="position:absolute;left:34445;top:5829;width:1097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" strokecolor="#7f7f7f [1612]" strokeweight="1.5pt">
                  <v:stroke dashstyle="1 1" endarrow="block"/>
                </v:shape>
                <v:shape id="Straight Arrow Connector 281" o:spid="_x0000_s1287" type="#_x0000_t32" style="position:absolute;left:30336;top:8097;width:0;height:47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" strokecolor="#7f7f7f [1612]" strokeweight="1.5pt">
                  <v:stroke dashstyle="1 1" endarrow="block"/>
                </v:shape>
                <v:group id="Group 68" o:spid="_x0000_s1288" style="position:absolute;left:33994;top:10558;width:3340;height:3340" coordorigin="32375,10753" coordsize="3340,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oval id="Oval 283" o:spid="_x0000_s1289" style="position:absolute;left:32375;top:10753;width:3340;height:3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" fillcolor="white [3201]" strokecolor="#bfbfbf [2412]" strokeweight="2pt"/>
                  <v:group id="Group 67" o:spid="_x0000_s1290" style="position:absolute;left:33242;top:11510;width:1749;height:1819" coordorigin="39896,13703" coordsize="1476,1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line id="Straight Connector 289" o:spid="_x0000_s1291" style="position:absolute;flip:y;visibility:visible;mso-wrap-style:square" from="39896,13703" to="41331,15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" strokecolor="#bfbfbf [2412]" strokeweight="2.25pt"/>
                    <v:line id="Straight Connector 290" o:spid="_x0000_s1292" style="position:absolute;visibility:visible;mso-wrap-style:square" from="39896,13714" to="41372,15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" strokecolor="#bfbfbf [2412]" strokeweight="2.25pt"/>
                  </v:group>
                </v:group>
                <v:group id="Group 66" o:spid="_x0000_s1293" style="position:absolute;left:32740;top:8666;width:3343;height:3344" coordorigin="40455,11608" coordsize="3343,3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oval id="Oval 282" o:spid="_x0000_s1294" style="position:absolute;left:40455;top:11608;width:3343;height:33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" fillcolor="white [3201]" strokecolor="#9bbb59 [3206]" strokeweight="2pt"/>
                  <v:group id="Group 65" o:spid="_x0000_s1295" style="position:absolute;left:41129;top:12556;width:2053;height:1814" coordorigin="49035,11764" coordsize="3062,2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line id="Straight Connector 287" o:spid="_x0000_s1296" style="position:absolute;visibility:visible;mso-wrap-style:square" from="49035,12953" to="50047,14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" strokecolor="#9bbb59 [3206]" strokeweight="2.25pt"/>
                    <v:line id="Straight Connector 288" o:spid="_x0000_s1297" style="position:absolute;flip:y;visibility:visible;mso-wrap-style:square" from="49952,11764" to="52098,14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" strokecolor="#9bbb59 [3206]" strokeweight="2.25pt"/>
                  </v:group>
                </v:group>
                <v:shape id="Text Box 3" o:spid="_x0000_s1298" type="#_x0000_t202" style="position:absolute;left:7813;top:1140;width:18095;height:2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96gxQAAANoAAAAPAAAAZHJzL2Rvd25yZXYueG1sRI9Ba8JA&#10;FITvBf/D8gRvdVOl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AVx96gxQAAANoAAAAP&#10;AAAAAAAAAAAAAAAAAAcCAABkcnMvZG93bnJldi54bWxQSwUGAAAAAAMAAwC3AAAA+QIAAAAA&#10;" filled="f" stroked="f" strokeweight=".5pt">
                  <v:textbox>
                    <w:txbxContent>
                      <w:p w14:paraId="3073102B" w14:textId="001CF3FA" w:rsidR="009B0D46" w:rsidRPr="00944C78" w:rsidRDefault="009B0D46">
                        <w:pPr>
                          <w:pStyle w:val="ListParagraph"/>
                          <w:numPr>
                            <w:ilvl w:val="0"/>
                            <w:numId w:val="41"/>
                          </w:numPr>
                          <w:jc w:val="center"/>
                          <w:rPr>
                            <w:rFonts w:ascii="Microsoft Sans Serif" w:hAnsi="Microsoft Sans Serif" w:cs="Microsoft Sans Serif"/>
                            <w:sz w:val="22"/>
                            <w:rPrChange w:id="2239" w:author="Rajo" w:date="2018-05-23T20:48:00Z">
                              <w:rPr/>
                            </w:rPrChange>
                          </w:rPr>
                          <w:pPrChange w:id="2240" w:author="Rajo" w:date="2018-05-23T20:48:00Z">
                            <w:pPr>
                              <w:jc w:val="center"/>
                            </w:pPr>
                          </w:pPrChange>
                        </w:pPr>
                        <w:del w:id="2241" w:author="Rajo" w:date="2018-05-23T20:48:00Z">
                          <w:r w:rsidRPr="00944C78" w:rsidDel="00944C78">
                            <w:rPr>
                              <w:rFonts w:ascii="Microsoft Sans Serif" w:hAnsi="Microsoft Sans Serif" w:cs="Microsoft Sans Serif"/>
                              <w:sz w:val="22"/>
                              <w:rPrChange w:id="2242" w:author="Rajo" w:date="2018-05-23T20:48:00Z">
                                <w:rPr/>
                              </w:rPrChange>
                            </w:rPr>
                            <w:delText>1.</w:delText>
                          </w:r>
                        </w:del>
                        <w:proofErr w:type="spellStart"/>
                        <w:r w:rsidRPr="00944C78">
                          <w:rPr>
                            <w:rFonts w:ascii="Microsoft Sans Serif" w:hAnsi="Microsoft Sans Serif" w:cs="Microsoft Sans Serif"/>
                            <w:sz w:val="22"/>
                            <w:rPrChange w:id="2243" w:author="Rajo" w:date="2018-05-23T20:48:00Z">
                              <w:rPr/>
                            </w:rPrChange>
                          </w:rPr>
                          <w:t>Učita</w:t>
                        </w:r>
                        <w:ins w:id="2244" w:author="Rajo" w:date="2018-05-23T20:46:00Z">
                          <w:r w:rsidRPr="00944C78">
                            <w:rPr>
                              <w:rFonts w:ascii="Microsoft Sans Serif" w:hAnsi="Microsoft Sans Serif" w:cs="Microsoft Sans Serif"/>
                              <w:sz w:val="22"/>
                              <w:rPrChange w:id="2245" w:author="Rajo" w:date="2018-05-23T20:48:00Z">
                                <w:rPr/>
                              </w:rPrChange>
                            </w:rPr>
                            <w:t>vanje</w:t>
                          </w:r>
                          <w:proofErr w:type="spellEnd"/>
                          <w:r w:rsidRPr="00944C78">
                            <w:rPr>
                              <w:rFonts w:ascii="Microsoft Sans Serif" w:hAnsi="Microsoft Sans Serif" w:cs="Microsoft Sans Serif"/>
                              <w:sz w:val="22"/>
                              <w:rPrChange w:id="2246" w:author="Rajo" w:date="2018-05-23T20:48:00Z">
                                <w:rPr/>
                              </w:rPrChange>
                            </w:rPr>
                            <w:t xml:space="preserve"> </w:t>
                          </w:r>
                          <w:proofErr w:type="spellStart"/>
                          <w:r w:rsidRPr="00944C78">
                            <w:rPr>
                              <w:rFonts w:ascii="Microsoft Sans Serif" w:hAnsi="Microsoft Sans Serif" w:cs="Microsoft Sans Serif"/>
                              <w:sz w:val="22"/>
                              <w:rPrChange w:id="2247" w:author="Rajo" w:date="2018-05-23T20:48:00Z">
                                <w:rPr/>
                              </w:rPrChange>
                            </w:rPr>
                            <w:t>resursa</w:t>
                          </w:r>
                        </w:ins>
                        <w:proofErr w:type="spellEnd"/>
                        <w:del w:id="2248" w:author="Rajo" w:date="2018-05-23T20:46:00Z">
                          <w:r w:rsidRPr="00944C78" w:rsidDel="00820948">
                            <w:rPr>
                              <w:rFonts w:ascii="Microsoft Sans Serif" w:hAnsi="Microsoft Sans Serif" w:cs="Microsoft Sans Serif"/>
                              <w:sz w:val="22"/>
                              <w:rPrChange w:id="2249" w:author="Rajo" w:date="2018-05-23T20:48:00Z">
                                <w:rPr/>
                              </w:rPrChange>
                            </w:rPr>
                            <w:delText>j resurs</w:delText>
                          </w:r>
                        </w:del>
                      </w:p>
                    </w:txbxContent>
                  </v:textbox>
                </v:shape>
                <v:shape id="Text Box 3" o:spid="_x0000_s1299" type="#_x0000_t202" style="position:absolute;left:9578;top:7812;width:19111;height:5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" filled="f" stroked="f" strokeweight=".5pt">
                  <v:textbox>
                    <w:txbxContent>
                      <w:p w14:paraId="3C0E33AB" w14:textId="663DDF10" w:rsidR="009B0D46" w:rsidRDefault="009B0D46">
                        <w:pPr>
                          <w:pStyle w:val="NormalWeb"/>
                          <w:spacing w:before="0" w:beforeAutospacing="0" w:after="0" w:afterAutospacing="0" w:line="276" w:lineRule="auto"/>
                          <w:jc w:val="right"/>
                        </w:pPr>
                        <w:r>
                          <w:rPr>
                            <w:rFonts w:ascii="Microsoft Sans Serif" w:eastAsia="Calibri" w:hAnsi="Microsoft Sans Serif"/>
                            <w:sz w:val="22"/>
                            <w:szCs w:val="22"/>
                          </w:rPr>
                          <w:t>2.</w:t>
                        </w:r>
                        <w:ins w:id="2250" w:author="Rajo" w:date="2018-05-23T20:48:00Z">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Provjera</w:t>
                          </w:r>
                          <w:proofErr w:type="spellEnd"/>
                          <w:r>
                            <w:rPr>
                              <w:rFonts w:ascii="Microsoft Sans Serif" w:eastAsia="Calibri" w:hAnsi="Microsoft Sans Serif"/>
                              <w:sz w:val="22"/>
                              <w:szCs w:val="22"/>
                            </w:rPr>
                            <w:t xml:space="preserve"> </w:t>
                          </w:r>
                        </w:ins>
                        <w:del w:id="2251" w:author="Rajo" w:date="2018-05-23T20:48:00Z">
                          <w:r w:rsidDel="00F80ABD">
                            <w:rPr>
                              <w:rFonts w:ascii="Microsoft Sans Serif" w:eastAsia="Calibri" w:hAnsi="Microsoft Sans Serif"/>
                              <w:sz w:val="22"/>
                              <w:szCs w:val="22"/>
                            </w:rPr>
                            <w:delText>D</w:delText>
                          </w:r>
                        </w:del>
                        <w:ins w:id="2252" w:author="Rajo" w:date="2018-05-23T20:48:00Z">
                          <w:r>
                            <w:rPr>
                              <w:rFonts w:ascii="Microsoft Sans Serif" w:eastAsia="Calibri" w:hAnsi="Microsoft Sans Serif"/>
                              <w:sz w:val="22"/>
                              <w:szCs w:val="22"/>
                            </w:rPr>
                            <w:t>d</w:t>
                          </w:r>
                        </w:ins>
                        <w:r>
                          <w:rPr>
                            <w:rFonts w:ascii="Microsoft Sans Serif" w:eastAsia="Calibri" w:hAnsi="Microsoft Sans Serif"/>
                            <w:sz w:val="22"/>
                            <w:szCs w:val="22"/>
                          </w:rPr>
                          <w:t xml:space="preserve">a li </w:t>
                        </w:r>
                        <w:proofErr w:type="spellStart"/>
                        <w:r>
                          <w:rPr>
                            <w:rFonts w:ascii="Microsoft Sans Serif" w:eastAsia="Calibri" w:hAnsi="Microsoft Sans Serif"/>
                            <w:sz w:val="22"/>
                            <w:szCs w:val="22"/>
                          </w:rPr>
                          <w:t>korisnik</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ima</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pristup</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resursu</w:t>
                        </w:r>
                        <w:proofErr w:type="spellEnd"/>
                        <w:r>
                          <w:rPr>
                            <w:rFonts w:ascii="Microsoft Sans Serif" w:eastAsia="Calibri" w:hAnsi="Microsoft Sans Serif"/>
                            <w:sz w:val="22"/>
                            <w:szCs w:val="22"/>
                          </w:rPr>
                          <w:t>?</w:t>
                        </w:r>
                      </w:p>
                    </w:txbxContent>
                  </v:textbox>
                </v:shape>
                <v:shape id="Text Box 3" o:spid="_x0000_s1300" type="#_x0000_t202" style="position:absolute;left:10261;top:12466;width:16212;height:4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" filled="f" stroked="f" strokeweight=".5pt">
                  <v:textbox>
                    <w:txbxContent>
                      <w:p w14:paraId="5F5BBE9D" w14:textId="77777777" w:rsidR="009B0D46" w:rsidRDefault="009B0D46">
                        <w:pPr>
                          <w:pStyle w:val="NormalWeb"/>
                          <w:spacing w:before="0" w:beforeAutospacing="0" w:after="0" w:afterAutospacing="0" w:line="276" w:lineRule="auto"/>
                          <w:jc w:val="right"/>
                        </w:pPr>
                        <w:r>
                          <w:rPr>
                            <w:rFonts w:ascii="Microsoft Sans Serif" w:eastAsia="Calibri" w:hAnsi="Microsoft Sans Serif"/>
                            <w:sz w:val="22"/>
                            <w:szCs w:val="22"/>
                          </w:rPr>
                          <w:t xml:space="preserve">3. </w:t>
                        </w:r>
                        <w:proofErr w:type="spellStart"/>
                        <w:r>
                          <w:rPr>
                            <w:rFonts w:ascii="Microsoft Sans Serif" w:eastAsia="Calibri" w:hAnsi="Microsoft Sans Serif"/>
                            <w:sz w:val="22"/>
                            <w:szCs w:val="22"/>
                          </w:rPr>
                          <w:t>Procijena</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zahtijeva</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na</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osnovu</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propisa</w:t>
                        </w:r>
                        <w:proofErr w:type="spellEnd"/>
                        <w:r>
                          <w:rPr>
                            <w:rFonts w:ascii="Microsoft Sans Serif" w:eastAsia="Calibri" w:hAnsi="Microsoft Sans Serif"/>
                            <w:sz w:val="22"/>
                            <w:szCs w:val="22"/>
                          </w:rPr>
                          <w:t xml:space="preserve">  </w:t>
                        </w:r>
                      </w:p>
                    </w:txbxContent>
                  </v:textbox>
                </v:shape>
                <v:shape id="Text Box 3" o:spid="_x0000_s1301" type="#_x0000_t202" style="position:absolute;left:1291;top:20283;width:8287;height:4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" filled="f" stroked="f" strokeweight=".5pt">
                  <v:textbox>
                    <w:txbxContent>
                      <w:p w14:paraId="3BF03A28" w14:textId="77777777" w:rsidR="009B0D46" w:rsidRDefault="009B0D46">
                        <w:pPr>
                          <w:pStyle w:val="NormalWeb"/>
                          <w:spacing w:before="0" w:beforeAutospacing="0" w:after="0" w:afterAutospacing="0" w:line="276" w:lineRule="auto"/>
                          <w:rPr>
                            <w:rFonts w:ascii="Microsoft Sans Serif" w:eastAsia="Calibri" w:hAnsi="Microsoft Sans Serif"/>
                            <w:sz w:val="20"/>
                            <w:szCs w:val="20"/>
                          </w:rPr>
                        </w:pPr>
                        <w:proofErr w:type="spellStart"/>
                        <w:r>
                          <w:rPr>
                            <w:rFonts w:ascii="Microsoft Sans Serif" w:eastAsia="Calibri" w:hAnsi="Microsoft Sans Serif"/>
                            <w:sz w:val="20"/>
                            <w:szCs w:val="20"/>
                          </w:rPr>
                          <w:t>Upravljanje</w:t>
                        </w:r>
                        <w:proofErr w:type="spellEnd"/>
                      </w:p>
                      <w:p w14:paraId="09F3E966" w14:textId="77777777" w:rsidR="009B0D46" w:rsidRDefault="009B0D46">
                        <w:pPr>
                          <w:pStyle w:val="NormalWeb"/>
                          <w:spacing w:before="0" w:beforeAutospacing="0" w:after="0" w:afterAutospacing="0" w:line="276" w:lineRule="auto"/>
                          <w:rPr>
                            <w:rFonts w:ascii="Microsoft Sans Serif" w:eastAsia="Calibri" w:hAnsi="Microsoft Sans Serif"/>
                            <w:sz w:val="20"/>
                            <w:szCs w:val="20"/>
                          </w:rPr>
                        </w:pPr>
                        <w:proofErr w:type="spellStart"/>
                        <w:r>
                          <w:rPr>
                            <w:rFonts w:ascii="Microsoft Sans Serif" w:eastAsia="Calibri" w:hAnsi="Microsoft Sans Serif"/>
                            <w:sz w:val="20"/>
                            <w:szCs w:val="20"/>
                          </w:rPr>
                          <w:t>propisima</w:t>
                        </w:r>
                        <w:proofErr w:type="spellEnd"/>
                      </w:p>
                    </w:txbxContent>
                  </v:textbox>
                </v:shape>
                <v:shape id="Text Box 3" o:spid="_x0000_s1302" type="#_x0000_t202" style="position:absolute;left:41052;top:15708;width:14859;height:5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" filled="f" stroked="f" strokeweight=".5pt">
                  <v:textbox>
                    <w:txbxContent>
                      <w:p w14:paraId="58AD53E2" w14:textId="77777777" w:rsidR="009B0D46" w:rsidRDefault="009B0D46">
                        <w:pPr>
                          <w:pStyle w:val="NormalWeb"/>
                          <w:spacing w:before="0" w:beforeAutospacing="0" w:after="0" w:afterAutospacing="0" w:line="276" w:lineRule="auto"/>
                          <w:rPr>
                            <w:rFonts w:ascii="Microsoft Sans Serif" w:eastAsia="Calibri" w:hAnsi="Microsoft Sans Serif"/>
                            <w:sz w:val="22"/>
                            <w:szCs w:val="22"/>
                          </w:rPr>
                        </w:pPr>
                        <w:r>
                          <w:rPr>
                            <w:rFonts w:ascii="Microsoft Sans Serif" w:eastAsia="Calibri" w:hAnsi="Microsoft Sans Serif"/>
                            <w:sz w:val="22"/>
                            <w:szCs w:val="22"/>
                          </w:rPr>
                          <w:t>3.</w:t>
                        </w:r>
                        <w:proofErr w:type="gramStart"/>
                        <w:r>
                          <w:rPr>
                            <w:rFonts w:ascii="Microsoft Sans Serif" w:eastAsia="Calibri" w:hAnsi="Microsoft Sans Serif"/>
                            <w:sz w:val="22"/>
                            <w:szCs w:val="22"/>
                          </w:rPr>
                          <w:t>a..Pribavljanje</w:t>
                        </w:r>
                        <w:proofErr w:type="gramEnd"/>
                      </w:p>
                      <w:p w14:paraId="0C77F4D3" w14:textId="77777777" w:rsidR="009B0D46" w:rsidRDefault="009B0D46">
                        <w:pPr>
                          <w:pStyle w:val="NormalWeb"/>
                          <w:spacing w:before="0" w:beforeAutospacing="0" w:after="0" w:afterAutospacing="0" w:line="276" w:lineRule="auto"/>
                        </w:pPr>
                        <w:proofErr w:type="spellStart"/>
                        <w:r>
                          <w:rPr>
                            <w:rFonts w:ascii="Microsoft Sans Serif" w:eastAsia="Calibri" w:hAnsi="Microsoft Sans Serif"/>
                            <w:sz w:val="22"/>
                            <w:szCs w:val="22"/>
                          </w:rPr>
                          <w:t>dodatnih</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atributa</w:t>
                        </w:r>
                        <w:proofErr w:type="spellEnd"/>
                      </w:p>
                    </w:txbxContent>
                  </v:textbox>
                </v:shape>
                <v:shape id="Text Box 3" o:spid="_x0000_s1303" type="#_x0000_t202" style="position:absolute;left:37614;top:9231;width:15517;height:5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" filled="f" stroked="f" strokeweight=".5pt">
                  <v:textbox>
                    <w:txbxContent>
                      <w:p w14:paraId="72AA4D2B" w14:textId="0A04CF98" w:rsidR="009B0D46" w:rsidDel="00AC1955" w:rsidRDefault="009B0D46">
                        <w:pPr>
                          <w:pStyle w:val="NormalWeb"/>
                          <w:spacing w:before="0" w:beforeAutospacing="0" w:after="0" w:afterAutospacing="0" w:line="276" w:lineRule="auto"/>
                          <w:rPr>
                            <w:del w:id="2253" w:author="Rajo" w:date="2018-05-23T20:52:00Z"/>
                            <w:rFonts w:ascii="Microsoft Sans Serif" w:eastAsia="Calibri" w:hAnsi="Microsoft Sans Serif" w:cs="Microsoft Sans Serif"/>
                            <w:sz w:val="22"/>
                            <w:szCs w:val="22"/>
                          </w:rPr>
                        </w:pPr>
                        <w:r>
                          <w:rPr>
                            <w:rFonts w:ascii="Microsoft Sans Serif" w:eastAsia="Calibri" w:hAnsi="Microsoft Sans Serif" w:cs="Microsoft Sans Serif"/>
                            <w:sz w:val="22"/>
                            <w:szCs w:val="22"/>
                          </w:rPr>
                          <w:t>4.</w:t>
                        </w:r>
                        <w:ins w:id="2254" w:author="Rajo" w:date="2018-05-23T20:48:00Z">
                          <w:r>
                            <w:rPr>
                              <w:rFonts w:ascii="Microsoft Sans Serif" w:eastAsia="Calibri" w:hAnsi="Microsoft Sans Serif" w:cs="Microsoft Sans Serif"/>
                              <w:sz w:val="22"/>
                              <w:szCs w:val="22"/>
                            </w:rPr>
                            <w:t xml:space="preserve"> </w:t>
                          </w:r>
                        </w:ins>
                        <w:del w:id="2255" w:author="Rajo" w:date="2018-05-23T20:52:00Z">
                          <w:r w:rsidDel="00AC1955">
                            <w:rPr>
                              <w:rFonts w:ascii="Microsoft Sans Serif" w:eastAsia="Calibri" w:hAnsi="Microsoft Sans Serif" w:cs="Microsoft Sans Serif"/>
                              <w:sz w:val="22"/>
                              <w:szCs w:val="22"/>
                            </w:rPr>
                            <w:delText>Dozvola, korisnik</w:delText>
                          </w:r>
                        </w:del>
                      </w:p>
                      <w:p w14:paraId="0A5F5998" w14:textId="7BE10345" w:rsidR="009B0D46" w:rsidRDefault="009B0D46" w:rsidP="00215DE2">
                        <w:pPr>
                          <w:pStyle w:val="NormalWeb"/>
                          <w:spacing w:before="0" w:beforeAutospacing="0" w:after="0" w:afterAutospacing="0" w:line="276" w:lineRule="auto"/>
                          <w:rPr>
                            <w:rFonts w:ascii="Microsoft Sans Serif" w:hAnsi="Microsoft Sans Serif" w:cs="Microsoft Sans Serif"/>
                            <w:sz w:val="22"/>
                            <w:szCs w:val="22"/>
                          </w:rPr>
                        </w:pPr>
                        <w:del w:id="2256" w:author="Rajo" w:date="2018-05-23T20:52:00Z">
                          <w:r w:rsidDel="00AC1955">
                            <w:rPr>
                              <w:rFonts w:ascii="Microsoft Sans Serif" w:hAnsi="Microsoft Sans Serif" w:cs="Microsoft Sans Serif"/>
                              <w:sz w:val="22"/>
                              <w:szCs w:val="22"/>
                            </w:rPr>
                            <w:delText>ima pristup resursu</w:delText>
                          </w:r>
                        </w:del>
                        <w:proofErr w:type="spellStart"/>
                        <w:ins w:id="2257" w:author="Rajo" w:date="2018-05-23T20:52:00Z">
                          <w:r>
                            <w:rPr>
                              <w:rFonts w:ascii="Microsoft Sans Serif" w:eastAsia="Calibri" w:hAnsi="Microsoft Sans Serif" w:cs="Microsoft Sans Serif"/>
                              <w:sz w:val="22"/>
                              <w:szCs w:val="22"/>
                            </w:rPr>
                            <w:t>Odobr</w:t>
                          </w:r>
                        </w:ins>
                        <w:ins w:id="2258" w:author="Rajo" w:date="2018-05-23T20:53:00Z">
                          <w:r>
                            <w:rPr>
                              <w:rFonts w:ascii="Microsoft Sans Serif" w:eastAsia="Calibri" w:hAnsi="Microsoft Sans Serif" w:cs="Microsoft Sans Serif"/>
                              <w:sz w:val="22"/>
                              <w:szCs w:val="22"/>
                            </w:rPr>
                            <w:t>avanje</w:t>
                          </w:r>
                          <w:proofErr w:type="spellEnd"/>
                          <w:r>
                            <w:rPr>
                              <w:rFonts w:ascii="Microsoft Sans Serif" w:eastAsia="Calibri" w:hAnsi="Microsoft Sans Serif" w:cs="Microsoft Sans Serif"/>
                              <w:sz w:val="22"/>
                              <w:szCs w:val="22"/>
                            </w:rPr>
                            <w:t xml:space="preserve"> </w:t>
                          </w:r>
                          <w:proofErr w:type="spellStart"/>
                          <w:r>
                            <w:rPr>
                              <w:rFonts w:ascii="Microsoft Sans Serif" w:eastAsia="Calibri" w:hAnsi="Microsoft Sans Serif" w:cs="Microsoft Sans Serif"/>
                              <w:sz w:val="22"/>
                              <w:szCs w:val="22"/>
                            </w:rPr>
                            <w:t>pristupa</w:t>
                          </w:r>
                        </w:ins>
                        <w:proofErr w:type="spellEnd"/>
                        <w:ins w:id="2259" w:author="Rajo" w:date="2018-05-23T20:55:00Z">
                          <w:r>
                            <w:rPr>
                              <w:rFonts w:ascii="Microsoft Sans Serif" w:eastAsia="Calibri" w:hAnsi="Microsoft Sans Serif" w:cs="Microsoft Sans Serif"/>
                              <w:sz w:val="22"/>
                              <w:szCs w:val="22"/>
                            </w:rPr>
                            <w:t xml:space="preserve"> ka</w:t>
                          </w:r>
                        </w:ins>
                        <w:ins w:id="2260" w:author="Rajo" w:date="2018-05-23T20:53:00Z">
                          <w:r>
                            <w:rPr>
                              <w:rFonts w:ascii="Microsoft Sans Serif" w:eastAsia="Calibri" w:hAnsi="Microsoft Sans Serif" w:cs="Microsoft Sans Serif"/>
                              <w:sz w:val="22"/>
                              <w:szCs w:val="22"/>
                            </w:rPr>
                            <w:t xml:space="preserve"> </w:t>
                          </w:r>
                          <w:proofErr w:type="spellStart"/>
                          <w:r>
                            <w:rPr>
                              <w:rFonts w:ascii="Microsoft Sans Serif" w:eastAsia="Calibri" w:hAnsi="Microsoft Sans Serif" w:cs="Microsoft Sans Serif"/>
                              <w:sz w:val="22"/>
                              <w:szCs w:val="22"/>
                            </w:rPr>
                            <w:t>resursu</w:t>
                          </w:r>
                        </w:ins>
                        <w:proofErr w:type="spellEnd"/>
                      </w:p>
                    </w:txbxContent>
                  </v:textbox>
                </v:shape>
                <v:shape id="Text Box 3" o:spid="_x0000_s1304" type="#_x0000_t202" style="position:absolute;left:31994;top:1128;width:16211;height:2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" filled="f" stroked="f" strokeweight=".5pt">
                  <v:textbox>
                    <w:txbxContent>
                      <w:p w14:paraId="2BC9F090" w14:textId="720EC86B" w:rsidR="009B0D46" w:rsidRDefault="009B0D46">
                        <w:pPr>
                          <w:pStyle w:val="NormalWeb"/>
                          <w:spacing w:before="0" w:beforeAutospacing="0" w:after="0" w:afterAutospacing="0" w:line="276" w:lineRule="auto"/>
                          <w:jc w:val="center"/>
                        </w:pPr>
                        <w:r>
                          <w:rPr>
                            <w:rFonts w:ascii="Microsoft Sans Serif" w:eastAsia="Calibri" w:hAnsi="Microsoft Sans Serif"/>
                            <w:sz w:val="22"/>
                            <w:szCs w:val="22"/>
                          </w:rPr>
                          <w:t>5.</w:t>
                        </w:r>
                        <w:ins w:id="2261" w:author="Rajo" w:date="2018-05-23T20:48:00Z">
                          <w:r>
                            <w:rPr>
                              <w:rFonts w:ascii="Microsoft Sans Serif" w:eastAsia="Calibri" w:hAnsi="Microsoft Sans Serif"/>
                              <w:sz w:val="22"/>
                              <w:szCs w:val="22"/>
                            </w:rPr>
                            <w:t xml:space="preserve"> </w:t>
                          </w:r>
                        </w:ins>
                        <w:proofErr w:type="spellStart"/>
                        <w:r>
                          <w:rPr>
                            <w:rFonts w:ascii="Microsoft Sans Serif" w:eastAsia="Calibri" w:hAnsi="Microsoft Sans Serif"/>
                            <w:sz w:val="22"/>
                            <w:szCs w:val="22"/>
                          </w:rPr>
                          <w:t>Učita</w:t>
                        </w:r>
                        <w:ins w:id="2262" w:author="Rajo" w:date="2018-05-23T20:47:00Z">
                          <w:r>
                            <w:rPr>
                              <w:rFonts w:ascii="Microsoft Sans Serif" w:eastAsia="Calibri" w:hAnsi="Microsoft Sans Serif"/>
                              <w:sz w:val="22"/>
                              <w:szCs w:val="22"/>
                            </w:rPr>
                            <w:t>vanje</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resursa</w:t>
                          </w:r>
                        </w:ins>
                        <w:proofErr w:type="spellEnd"/>
                        <w:del w:id="2263" w:author="Rajo" w:date="2018-05-23T20:47:00Z">
                          <w:r w:rsidDel="00820948">
                            <w:rPr>
                              <w:rFonts w:ascii="Microsoft Sans Serif" w:eastAsia="Calibri" w:hAnsi="Microsoft Sans Serif"/>
                              <w:sz w:val="22"/>
                              <w:szCs w:val="22"/>
                            </w:rPr>
                            <w:delText>j resurs</w:delText>
                          </w:r>
                        </w:del>
                      </w:p>
                    </w:txbxContent>
                  </v:textbox>
                </v:shape>
                <v:group id="Group 293" o:spid="_x0000_s1305" style="position:absolute;left:15325;top:24101;width:6471;height:5512" coordsize="6470,5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fDQ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yTOHvTDgCcv0LAAD//wMAUEsBAi0AFAAGAAgAAAAhANvh9svuAAAAhQEAABMAAAAAAAAA&#10;AAAAAAAAAAAAAFtDb250ZW50X1R5cGVzXS54bWxQSwECLQAUAAYACAAAACEAWvQsW78AAAAVAQAA&#10;CwAAAAAAAAAAAAAAAAAfAQAAX3JlbHMvLnJlbHNQSwECLQAUAAYACAAAACEAiDnw0MYAAADcAAAA&#10;DwAAAAAAAAAAAAAAAAAHAgAAZHJzL2Rvd25yZXYueG1sUEsFBgAAAAADAAMAtwAAAPoCAAAAAA==&#10;">
                  <v:oval id="Oval 294" o:spid="_x0000_s1306" style="position:absolute;width:5518;height:5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" fillcolor="#4f81bd [3204]" strokecolor="#243f60 [1604]" strokeweight="2pt">
                    <v:textbox>
                      <w:txbxContent>
                        <w:p w14:paraId="16E03B4C" w14:textId="77777777" w:rsidR="009B0D46" w:rsidRDefault="009B0D46">
                          <w:pPr>
                            <w:pStyle w:val="NormalWeb"/>
                            <w:spacing w:before="0" w:beforeAutospacing="0" w:after="0" w:afterAutospacing="0" w:line="276" w:lineRule="auto"/>
                          </w:pPr>
                          <w:r>
                            <w:rPr>
                              <w:rFonts w:ascii="Arial Black" w:eastAsia="Calibri" w:hAnsi="Arial Black"/>
                            </w:rPr>
                            <w:t> </w:t>
                          </w:r>
                        </w:p>
                      </w:txbxContent>
                    </v:textbox>
                  </v:oval>
                  <v:shape id="Text Box 22" o:spid="_x0000_s1307" type="#_x0000_t202" style="position:absolute;left:177;top:1022;width:6293;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" filled="f" stroked="f" strokeweight=".5pt">
                    <v:textbox>
                      <w:txbxContent>
                        <w:p w14:paraId="0D5645FA" w14:textId="77777777" w:rsidR="009B0D46" w:rsidRDefault="009B0D46">
                          <w:pPr>
                            <w:pStyle w:val="NormalWeb"/>
                            <w:spacing w:before="0" w:beforeAutospacing="0" w:after="0" w:afterAutospacing="0" w:line="276" w:lineRule="auto"/>
                          </w:pPr>
                          <w:r>
                            <w:rPr>
                              <w:rFonts w:ascii="Tw Cen MT Condensed" w:eastAsia="Calibri" w:hAnsi="Tw Cen MT Condensed" w:cs="Calibri"/>
                              <w:b/>
                              <w:bCs/>
                              <w:color w:val="FFFFFF"/>
                              <w:sz w:val="40"/>
                              <w:szCs w:val="40"/>
                            </w:rPr>
                            <w:t>PRP</w:t>
                          </w:r>
                        </w:p>
                      </w:txbxContent>
                    </v:textbox>
                  </v:shape>
                </v:group>
                <v:group id="Group 296" o:spid="_x0000_s1308" style="position:absolute;left:24853;top:24931;width:4287;height:3994" coordsize="438150,439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">
                  <v:shape id="Flowchart: Magnetic Disk 297" o:spid="_x0000_s1309" type="#_x0000_t132" style="position:absolute;top:267675;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" fillcolor="white [3201]" strokecolor="#7f7f7f [1612]" strokeweight="2pt"/>
                  <v:shape id="Flowchart: Magnetic Disk 298" o:spid="_x0000_s1310" type="#_x0000_t132" style="position:absolute;top:130810;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" fillcolor="white [3201]" strokecolor="#7f7f7f [1612]" strokeweight="2pt"/>
                  <v:shape id="Flowchart: Magnetic Disk 299" o:spid="_x0000_s1311" type="#_x0000_t132" style="position:absolute;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" fillcolor="white [3201]" strokecolor="#7f7f7f [1612]" strokeweight="2pt"/>
                </v:group>
                <v:line id="Straight Connector 300" o:spid="_x0000_s1312" style="position:absolute;visibility:visible;mso-wrap-style:square" from="21123,27011" to="24653,27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" strokecolor="#7f7f7f [1612]" strokeweight="1.5pt">
                  <v:stroke dashstyle="3 1"/>
                </v:line>
                <v:shape id="Connector: Elbow 301" o:spid="_x0000_s1313" type="#_x0000_t33" style="position:absolute;left:10166;top:20180;width:7823;height:382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" strokecolor="#7f7f7f [1612]" strokeweight="3pt">
                  <v:stroke startarrow="block" endarrow="block"/>
                </v:shape>
                <v:shape id="Text Box 3" o:spid="_x0000_s1314" type="#_x0000_t202" style="position:absolute;left:17792;top:18917;width:8681;height:4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l8OxgAAANwAAAAPAAAAZHJzL2Rvd25yZXYueG1sRI9Ba8JA&#10;FITvhf6H5RW81Y0R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W85fDsYAAADcAAAA&#10;DwAAAAAAAAAAAAAAAAAHAgAAZHJzL2Rvd25yZXYueG1sUEsFBgAAAAADAAMAtwAAAPoCAAAAAA==&#10;" filled="f" stroked="f" strokeweight=".5pt">
                  <v:textbox>
                    <w:txbxContent>
                      <w:p w14:paraId="14BBD2F4" w14:textId="77777777" w:rsidR="009B0D46" w:rsidRDefault="009B0D46">
                        <w:pPr>
                          <w:pStyle w:val="NormalWeb"/>
                          <w:spacing w:before="0" w:beforeAutospacing="0" w:after="0" w:afterAutospacing="0" w:line="276" w:lineRule="auto"/>
                        </w:pPr>
                        <w:proofErr w:type="spellStart"/>
                        <w:r>
                          <w:rPr>
                            <w:rFonts w:ascii="Microsoft Sans Serif" w:eastAsia="Calibri" w:hAnsi="Microsoft Sans Serif"/>
                            <w:sz w:val="20"/>
                            <w:szCs w:val="20"/>
                          </w:rPr>
                          <w:t>Pribavljanje</w:t>
                        </w:r>
                        <w:proofErr w:type="spellEnd"/>
                      </w:p>
                      <w:p w14:paraId="0498A4E6" w14:textId="77777777" w:rsidR="009B0D46" w:rsidRDefault="009B0D46">
                        <w:pPr>
                          <w:pStyle w:val="NormalWeb"/>
                          <w:spacing w:before="0" w:beforeAutospacing="0" w:after="0" w:afterAutospacing="0" w:line="276" w:lineRule="auto"/>
                        </w:pPr>
                        <w:proofErr w:type="spellStart"/>
                        <w:r>
                          <w:rPr>
                            <w:rFonts w:ascii="Microsoft Sans Serif" w:eastAsia="Calibri" w:hAnsi="Microsoft Sans Serif"/>
                            <w:sz w:val="20"/>
                            <w:szCs w:val="20"/>
                          </w:rPr>
                          <w:t>propisa</w:t>
                        </w:r>
                        <w:proofErr w:type="spellEnd"/>
                      </w:p>
                    </w:txbxContent>
                  </v:textbox>
                </v:shape>
                <w10:anchorlock/>
              </v:group>
            </w:pict>
          </mc:Fallback>
        </mc:AlternateContent>
      </w:r>
    </w:p>
    <w:p w14:paraId="229C6E13" w14:textId="7060A977" w:rsidR="00E94ADE" w:rsidDel="001F5131" w:rsidRDefault="00CC5052">
      <w:pPr>
        <w:pStyle w:val="Caption"/>
        <w:jc w:val="center"/>
        <w:rPr>
          <w:del w:id="2264" w:author="Rajo" w:date="2018-06-17T14:41:00Z"/>
          <w:lang w:val="bs-Latn-BA"/>
        </w:rPr>
      </w:pPr>
      <w:commentRangeStart w:id="2265"/>
      <w:commentRangeStart w:id="2266"/>
      <w:r>
        <w:rPr>
          <w:lang w:val="bs-Latn-BA"/>
        </w:rPr>
        <w:t xml:space="preserve">Slika </w:t>
      </w:r>
      <w:ins w:id="2267" w:author="Rajo" w:date="2018-05-31T17:30:00Z">
        <w:r w:rsidR="002105F4">
          <w:rPr>
            <w:lang w:val="bs-Latn-BA"/>
          </w:rPr>
          <w:fldChar w:fldCharType="begin"/>
        </w:r>
        <w:r w:rsidR="002105F4">
          <w:rPr>
            <w:lang w:val="bs-Latn-BA"/>
          </w:rPr>
          <w:instrText xml:space="preserve"> STYLEREF 1 \s </w:instrText>
        </w:r>
      </w:ins>
      <w:r w:rsidR="002105F4">
        <w:rPr>
          <w:lang w:val="bs-Latn-BA"/>
        </w:rPr>
        <w:fldChar w:fldCharType="separate"/>
      </w:r>
      <w:r w:rsidR="002105F4">
        <w:rPr>
          <w:noProof/>
          <w:lang w:val="bs-Latn-BA"/>
        </w:rPr>
        <w:t>8</w:t>
      </w:r>
      <w:ins w:id="2268" w:author="Rajo" w:date="2018-05-31T17:30:00Z">
        <w:r w:rsidR="002105F4">
          <w:rPr>
            <w:lang w:val="bs-Latn-BA"/>
          </w:rPr>
          <w:fldChar w:fldCharType="end"/>
        </w:r>
        <w:r w:rsidR="002105F4">
          <w:rPr>
            <w:lang w:val="bs-Latn-BA"/>
          </w:rPr>
          <w:t>.</w:t>
        </w:r>
        <w:r w:rsidR="002105F4">
          <w:rPr>
            <w:lang w:val="bs-Latn-BA"/>
          </w:rPr>
          <w:fldChar w:fldCharType="begin"/>
        </w:r>
        <w:r w:rsidR="002105F4">
          <w:rPr>
            <w:lang w:val="bs-Latn-BA"/>
          </w:rPr>
          <w:instrText xml:space="preserve"> SEQ Slika \* ARABIC \s 1 </w:instrText>
        </w:r>
      </w:ins>
      <w:r w:rsidR="002105F4">
        <w:rPr>
          <w:lang w:val="bs-Latn-BA"/>
        </w:rPr>
        <w:fldChar w:fldCharType="separate"/>
      </w:r>
      <w:ins w:id="2269" w:author="Rajo" w:date="2018-05-31T17:30:00Z">
        <w:r w:rsidR="002105F4">
          <w:rPr>
            <w:noProof/>
            <w:lang w:val="bs-Latn-BA"/>
          </w:rPr>
          <w:t>1</w:t>
        </w:r>
        <w:r w:rsidR="002105F4">
          <w:rPr>
            <w:lang w:val="bs-Latn-BA"/>
          </w:rPr>
          <w:fldChar w:fldCharType="end"/>
        </w:r>
      </w:ins>
      <w:del w:id="2270" w:author="Rajo" w:date="2018-05-26T20:59:00Z">
        <w:r w:rsidDel="00F674A3">
          <w:rPr>
            <w:lang w:val="bs-Latn-BA"/>
          </w:rPr>
          <w:fldChar w:fldCharType="begin"/>
        </w:r>
        <w:r w:rsidDel="00F674A3">
          <w:rPr>
            <w:lang w:val="bs-Latn-BA"/>
          </w:rPr>
          <w:delInstrText xml:space="preserve"> STYLEREF 1 \s </w:delInstrText>
        </w:r>
        <w:r w:rsidDel="00F674A3">
          <w:rPr>
            <w:lang w:val="bs-Latn-BA"/>
          </w:rPr>
          <w:fldChar w:fldCharType="separate"/>
        </w:r>
        <w:r w:rsidDel="00F674A3">
          <w:rPr>
            <w:lang w:val="bs-Latn-BA"/>
          </w:rPr>
          <w:delText>7</w:delText>
        </w:r>
        <w:r w:rsidDel="00F674A3">
          <w:rPr>
            <w:lang w:val="bs-Latn-BA"/>
          </w:rPr>
          <w:fldChar w:fldCharType="end"/>
        </w:r>
        <w:r w:rsidDel="00F674A3">
          <w:rPr>
            <w:lang w:val="bs-Latn-BA"/>
          </w:rPr>
          <w:delText>.</w:delText>
        </w:r>
        <w:r w:rsidDel="00F674A3">
          <w:rPr>
            <w:lang w:val="bs-Latn-BA"/>
          </w:rPr>
          <w:fldChar w:fldCharType="begin"/>
        </w:r>
        <w:r w:rsidDel="00F674A3">
          <w:rPr>
            <w:lang w:val="bs-Latn-BA"/>
          </w:rPr>
          <w:delInstrText xml:space="preserve"> SEQ Slika \* ARABIC \s 1 </w:delInstrText>
        </w:r>
        <w:r w:rsidDel="00F674A3">
          <w:rPr>
            <w:lang w:val="bs-Latn-BA"/>
          </w:rPr>
          <w:fldChar w:fldCharType="separate"/>
        </w:r>
        <w:r w:rsidDel="00F674A3">
          <w:rPr>
            <w:lang w:val="bs-Latn-BA"/>
          </w:rPr>
          <w:delText>1</w:delText>
        </w:r>
        <w:r w:rsidDel="00F674A3">
          <w:rPr>
            <w:lang w:val="bs-Latn-BA"/>
          </w:rPr>
          <w:fldChar w:fldCharType="end"/>
        </w:r>
      </w:del>
      <w:r>
        <w:rPr>
          <w:lang w:val="bs-Latn-BA"/>
        </w:rPr>
        <w:t xml:space="preserve"> – Proces XACLML autorizacije</w:t>
      </w:r>
      <w:commentRangeEnd w:id="2265"/>
      <w:r>
        <w:commentReference w:id="2265"/>
      </w:r>
      <w:commentRangeEnd w:id="2266"/>
      <w:r w:rsidR="00310776">
        <w:rPr>
          <w:rStyle w:val="CommentReference"/>
          <w:b w:val="0"/>
          <w:bCs w:val="0"/>
          <w:i w:val="0"/>
        </w:rPr>
        <w:commentReference w:id="2266"/>
      </w:r>
    </w:p>
    <w:p w14:paraId="6637A6A4" w14:textId="77777777" w:rsidR="00E94ADE" w:rsidRDefault="00E94ADE">
      <w:pPr>
        <w:pStyle w:val="Caption"/>
        <w:jc w:val="center"/>
        <w:rPr>
          <w:lang w:val="bs-Latn-BA"/>
        </w:rPr>
        <w:pPrChange w:id="2271" w:author="Rajo" w:date="2018-06-17T14:41:00Z">
          <w:pPr>
            <w:spacing w:line="240" w:lineRule="auto"/>
            <w:jc w:val="both"/>
          </w:pPr>
        </w:pPrChange>
      </w:pPr>
    </w:p>
    <w:p w14:paraId="0000D652" w14:textId="77777777" w:rsidR="00E94ADE" w:rsidDel="00A13393" w:rsidRDefault="00CC5052" w:rsidP="00233832">
      <w:pPr>
        <w:spacing w:line="240" w:lineRule="auto"/>
        <w:ind w:firstLine="360"/>
        <w:jc w:val="both"/>
        <w:rPr>
          <w:del w:id="2272" w:author="Rajo" w:date="2018-05-26T18:35:00Z"/>
          <w:lang w:val="bs-Latn-BA"/>
        </w:rPr>
      </w:pPr>
      <w:r>
        <w:rPr>
          <w:lang w:val="bs-Latn-BA"/>
        </w:rPr>
        <w:t xml:space="preserve">Odvijanje procesa autorizacije opisano je narednim koracima: </w:t>
      </w:r>
      <w:r>
        <w:rPr>
          <w:vertAlign w:val="superscript"/>
          <w:lang w:val="bs-Latn-BA"/>
        </w:rPr>
        <w:t>[9]</w:t>
      </w:r>
    </w:p>
    <w:p w14:paraId="3B2ABB1E" w14:textId="77777777" w:rsidR="00E94ADE" w:rsidRDefault="00E94ADE">
      <w:pPr>
        <w:spacing w:line="240" w:lineRule="auto"/>
        <w:ind w:firstLine="360"/>
        <w:jc w:val="both"/>
        <w:rPr>
          <w:lang w:val="bs-Latn-BA"/>
        </w:rPr>
        <w:pPrChange w:id="2273" w:author="Rajo" w:date="2018-06-17T14:53:00Z">
          <w:pPr>
            <w:spacing w:line="240" w:lineRule="auto"/>
            <w:jc w:val="both"/>
          </w:pPr>
        </w:pPrChange>
      </w:pPr>
    </w:p>
    <w:p w14:paraId="715931A2" w14:textId="77777777" w:rsidR="00E94ADE" w:rsidRDefault="00CC5052">
      <w:pPr>
        <w:pStyle w:val="ListParagraph1"/>
        <w:numPr>
          <w:ilvl w:val="0"/>
          <w:numId w:val="13"/>
        </w:numPr>
        <w:spacing w:line="240" w:lineRule="auto"/>
        <w:jc w:val="both"/>
        <w:rPr>
          <w:lang w:val="bs-Latn-BA"/>
        </w:rPr>
      </w:pPr>
      <w:r>
        <w:rPr>
          <w:lang w:val="bs-Latn-BA"/>
        </w:rPr>
        <w:t>Korisnik šalje zahtjev za pristup resursu, koji zatim biva presretnut od strane PEP-a, odnosno tačke za izvršenje propisa</w:t>
      </w:r>
      <w:r>
        <w:t>,</w:t>
      </w:r>
    </w:p>
    <w:p w14:paraId="05D20346" w14:textId="437B872E" w:rsidR="00E94ADE" w:rsidRDefault="00CC5052">
      <w:pPr>
        <w:pStyle w:val="ListParagraph1"/>
        <w:numPr>
          <w:ilvl w:val="0"/>
          <w:numId w:val="13"/>
        </w:numPr>
        <w:spacing w:line="240" w:lineRule="auto"/>
        <w:jc w:val="both"/>
        <w:rPr>
          <w:lang w:val="bs-Latn-BA"/>
        </w:rPr>
      </w:pPr>
      <w:r>
        <w:rPr>
          <w:lang w:val="bs-Latn-BA"/>
        </w:rPr>
        <w:t>PEP taj zahtjev konvertuje u XACML zahtjev za autorizaciju i prosljeđuje ga PDP-u, odnosno tački za donošenje odluka</w:t>
      </w:r>
      <w:r>
        <w:t>,</w:t>
      </w:r>
    </w:p>
    <w:p w14:paraId="64D44BCD" w14:textId="77777777" w:rsidR="00E94ADE" w:rsidRDefault="00CC5052">
      <w:pPr>
        <w:pStyle w:val="ListParagraph1"/>
        <w:numPr>
          <w:ilvl w:val="0"/>
          <w:numId w:val="13"/>
        </w:numPr>
        <w:spacing w:line="240" w:lineRule="auto"/>
        <w:jc w:val="both"/>
        <w:rPr>
          <w:lang w:val="bs-Latn-BA"/>
        </w:rPr>
      </w:pPr>
      <w:r>
        <w:rPr>
          <w:lang w:val="bs-Latn-BA"/>
        </w:rPr>
        <w:t xml:space="preserve">PDP na osnovu podešenih propisa procijenjuje zahtijev. Propisi se dobavljaju pomoću tačke za pribavljanje propisa tj. PRP-a, dok se za upravljanje njima koristi PAP – tačka za upravljanje propisima. </w:t>
      </w:r>
    </w:p>
    <w:p w14:paraId="3F6CDA3A" w14:textId="77777777" w:rsidR="00E94ADE" w:rsidRDefault="00CC5052">
      <w:pPr>
        <w:pStyle w:val="ListParagraph1"/>
        <w:numPr>
          <w:ilvl w:val="1"/>
          <w:numId w:val="13"/>
        </w:numPr>
        <w:spacing w:line="240" w:lineRule="auto"/>
        <w:jc w:val="both"/>
        <w:rPr>
          <w:lang w:val="bs-Latn-BA"/>
        </w:rPr>
      </w:pPr>
      <w:r>
        <w:rPr>
          <w:lang w:val="bs-Latn-BA"/>
        </w:rPr>
        <w:t>Ukoliko je potrebno, PDP takođe od informativnih tačaka (PIP) dobavlja vrijednosti atributa koji se odnose na entitete sistema</w:t>
      </w:r>
    </w:p>
    <w:p w14:paraId="4DFCCC58" w14:textId="77777777" w:rsidR="00E94ADE" w:rsidRDefault="00CC5052">
      <w:pPr>
        <w:pStyle w:val="ListParagraph1"/>
        <w:numPr>
          <w:ilvl w:val="0"/>
          <w:numId w:val="13"/>
        </w:numPr>
        <w:spacing w:line="240" w:lineRule="auto"/>
        <w:jc w:val="both"/>
        <w:rPr>
          <w:lang w:val="bs-Latn-BA"/>
        </w:rPr>
      </w:pPr>
      <w:r>
        <w:rPr>
          <w:lang w:val="bs-Latn-BA"/>
        </w:rPr>
        <w:t xml:space="preserve">PDP donosi odluku o pristupu (dozvoljeno / odbijeno / nije primjenjivo / neodređeno) i vraća je nazad tački za izvršenje propisa (PEP) </w:t>
      </w:r>
    </w:p>
    <w:p w14:paraId="76382DAC" w14:textId="77777777" w:rsidR="00E94ADE" w:rsidRDefault="00CC5052">
      <w:pPr>
        <w:pStyle w:val="ListParagraph1"/>
        <w:numPr>
          <w:ilvl w:val="0"/>
          <w:numId w:val="13"/>
        </w:numPr>
        <w:spacing w:line="240" w:lineRule="auto"/>
        <w:jc w:val="both"/>
        <w:rPr>
          <w:lang w:val="bs-Latn-BA"/>
        </w:rPr>
      </w:pPr>
      <w:r>
        <w:rPr>
          <w:lang w:val="bs-Latn-BA"/>
        </w:rPr>
        <w:t xml:space="preserve">PEP korisniku dozvoljava ili zabranjuje pristup, zavisno od prethodno dobijene odluke </w:t>
      </w:r>
    </w:p>
    <w:p w14:paraId="643D1A4A" w14:textId="77777777" w:rsidR="00E94ADE" w:rsidRDefault="00E94ADE">
      <w:pPr>
        <w:spacing w:line="240" w:lineRule="auto"/>
        <w:jc w:val="both"/>
        <w:rPr>
          <w:lang w:val="bs-Latn-BA"/>
        </w:rPr>
      </w:pPr>
    </w:p>
    <w:p w14:paraId="17267E00" w14:textId="77777777" w:rsidR="00E94ADE" w:rsidRDefault="00CC5052">
      <w:pPr>
        <w:spacing w:line="240" w:lineRule="auto"/>
        <w:jc w:val="both"/>
        <w:rPr>
          <w:lang w:val="bs-Latn-BA"/>
        </w:rPr>
      </w:pPr>
      <w:r>
        <w:rPr>
          <w:lang w:val="bs-Latn-BA"/>
        </w:rPr>
        <w:br w:type="page"/>
      </w:r>
    </w:p>
    <w:p w14:paraId="3ABC75CE" w14:textId="77777777" w:rsidR="00E94ADE" w:rsidRDefault="00CC5052">
      <w:pPr>
        <w:pStyle w:val="Heading2"/>
        <w:spacing w:line="240" w:lineRule="auto"/>
        <w:jc w:val="both"/>
        <w:rPr>
          <w:lang w:val="bs-Latn-BA"/>
        </w:rPr>
      </w:pPr>
      <w:bookmarkStart w:id="2274" w:name="_Toc511154431"/>
      <w:r>
        <w:rPr>
          <w:rStyle w:val="Heading2Char"/>
          <w:lang w:val="bs-Latn-BA"/>
        </w:rPr>
        <w:lastRenderedPageBreak/>
        <w:t>Elementi</w:t>
      </w:r>
      <w:r>
        <w:rPr>
          <w:lang w:val="bs-Latn-BA"/>
        </w:rPr>
        <w:t xml:space="preserve"> propisa</w:t>
      </w:r>
      <w:bookmarkEnd w:id="2274"/>
    </w:p>
    <w:p w14:paraId="6B003554" w14:textId="77777777" w:rsidR="00E94ADE" w:rsidDel="003E7781" w:rsidRDefault="00E94ADE">
      <w:pPr>
        <w:spacing w:line="240" w:lineRule="auto"/>
        <w:jc w:val="both"/>
        <w:rPr>
          <w:del w:id="2275" w:author="Rajo" w:date="2018-05-26T18:37:00Z"/>
          <w:lang w:val="bs-Latn-BA"/>
        </w:rPr>
      </w:pPr>
    </w:p>
    <w:p w14:paraId="020ABB06" w14:textId="77777777" w:rsidR="00E94ADE" w:rsidRDefault="00E94ADE">
      <w:pPr>
        <w:spacing w:line="240" w:lineRule="auto"/>
        <w:jc w:val="both"/>
        <w:rPr>
          <w:lang w:val="bs-Latn-BA"/>
        </w:rPr>
      </w:pPr>
    </w:p>
    <w:p w14:paraId="70B5910B" w14:textId="77777777" w:rsidR="00E94ADE" w:rsidDel="00233832" w:rsidRDefault="00CC5052">
      <w:pPr>
        <w:pStyle w:val="Heading3"/>
        <w:spacing w:line="240" w:lineRule="auto"/>
        <w:jc w:val="both"/>
        <w:rPr>
          <w:del w:id="2276" w:author="Rajo" w:date="2018-06-17T14:53:00Z"/>
          <w:lang w:val="bs-Latn-BA"/>
        </w:rPr>
      </w:pPr>
      <w:bookmarkStart w:id="2277" w:name="_Toc511154432"/>
      <w:r>
        <w:rPr>
          <w:lang w:val="bs-Latn-BA"/>
        </w:rPr>
        <w:t>Strukturni elementi</w:t>
      </w:r>
      <w:bookmarkEnd w:id="2277"/>
    </w:p>
    <w:p w14:paraId="008A583A" w14:textId="77777777" w:rsidR="00E94ADE" w:rsidRPr="00143689" w:rsidRDefault="00E94ADE">
      <w:pPr>
        <w:pStyle w:val="Heading3"/>
        <w:spacing w:line="240" w:lineRule="auto"/>
        <w:jc w:val="both"/>
        <w:rPr>
          <w:lang w:val="bs-Latn-BA"/>
        </w:rPr>
        <w:pPrChange w:id="2278" w:author="Rajo" w:date="2018-06-17T14:53:00Z">
          <w:pPr>
            <w:spacing w:line="240" w:lineRule="auto"/>
            <w:jc w:val="both"/>
          </w:pPr>
        </w:pPrChange>
      </w:pPr>
    </w:p>
    <w:p w14:paraId="56674B9C" w14:textId="6A77A5D2" w:rsidR="00E94ADE" w:rsidDel="003E7781" w:rsidRDefault="00CC5052">
      <w:pPr>
        <w:spacing w:line="240" w:lineRule="auto"/>
        <w:ind w:firstLine="360"/>
        <w:jc w:val="both"/>
        <w:rPr>
          <w:del w:id="2279" w:author="Rajo" w:date="2018-05-26T18:37:00Z"/>
          <w:lang w:val="bs-Latn-BA"/>
        </w:rPr>
      </w:pPr>
      <w:r>
        <w:rPr>
          <w:lang w:val="bs-Latn-BA"/>
        </w:rPr>
        <w:t>XACML je sačinjen od tri različita nivoa elemenata:</w:t>
      </w:r>
      <w:ins w:id="2280" w:author="Rajo" w:date="2018-05-26T18:43:00Z">
        <w:r w:rsidR="009A178C">
          <w:rPr>
            <w:lang w:val="bs-Latn-BA"/>
          </w:rPr>
          <w:t xml:space="preserve"> </w:t>
        </w:r>
      </w:ins>
      <w:moveToRangeStart w:id="2281" w:author="Rajo" w:date="2018-05-26T18:43:00Z" w:name="move515123531"/>
      <w:moveTo w:id="2282" w:author="Rajo" w:date="2018-05-26T18:43:00Z">
        <w:r w:rsidR="009A178C">
          <w:rPr>
            <w:vertAlign w:val="superscript"/>
            <w:lang w:val="bs-Latn-BA"/>
          </w:rPr>
          <w:t>[9]</w:t>
        </w:r>
      </w:moveTo>
      <w:moveToRangeEnd w:id="2281"/>
    </w:p>
    <w:p w14:paraId="53CC95C2" w14:textId="77777777" w:rsidR="00E94ADE" w:rsidRDefault="00E94ADE">
      <w:pPr>
        <w:spacing w:line="240" w:lineRule="auto"/>
        <w:ind w:firstLine="360"/>
        <w:jc w:val="both"/>
        <w:rPr>
          <w:lang w:val="bs-Latn-BA"/>
        </w:rPr>
        <w:pPrChange w:id="2283" w:author="Rajo" w:date="2018-05-26T18:37:00Z">
          <w:pPr>
            <w:spacing w:line="240" w:lineRule="auto"/>
            <w:jc w:val="both"/>
          </w:pPr>
        </w:pPrChange>
      </w:pPr>
    </w:p>
    <w:p w14:paraId="6A9A22F8" w14:textId="77777777" w:rsidR="00E94ADE" w:rsidRDefault="00CC5052">
      <w:pPr>
        <w:pStyle w:val="ListParagraph1"/>
        <w:numPr>
          <w:ilvl w:val="0"/>
          <w:numId w:val="14"/>
        </w:numPr>
        <w:spacing w:line="240" w:lineRule="auto"/>
        <w:jc w:val="both"/>
        <w:rPr>
          <w:lang w:val="bs-Latn-BA"/>
        </w:rPr>
      </w:pPr>
      <w:r>
        <w:rPr>
          <w:lang w:val="bs-Latn-BA"/>
        </w:rPr>
        <w:t>Set propisa (</w:t>
      </w:r>
      <w:proofErr w:type="spellStart"/>
      <w:r>
        <w:rPr>
          <w:i/>
          <w:lang w:val="bs-Latn-BA"/>
        </w:rPr>
        <w:t>PolicySet</w:t>
      </w:r>
      <w:proofErr w:type="spellEnd"/>
      <w:r>
        <w:rPr>
          <w:lang w:val="bs-Latn-BA"/>
        </w:rPr>
        <w:t>)</w:t>
      </w:r>
    </w:p>
    <w:p w14:paraId="363C68B9" w14:textId="77777777" w:rsidR="00E94ADE" w:rsidRDefault="00CC5052">
      <w:pPr>
        <w:pStyle w:val="ListParagraph1"/>
        <w:numPr>
          <w:ilvl w:val="0"/>
          <w:numId w:val="14"/>
        </w:numPr>
        <w:spacing w:line="240" w:lineRule="auto"/>
        <w:jc w:val="both"/>
        <w:rPr>
          <w:lang w:val="bs-Latn-BA"/>
        </w:rPr>
      </w:pPr>
      <w:r>
        <w:rPr>
          <w:lang w:val="bs-Latn-BA"/>
        </w:rPr>
        <w:t>Propis (</w:t>
      </w:r>
      <w:proofErr w:type="spellStart"/>
      <w:r>
        <w:rPr>
          <w:i/>
          <w:lang w:val="bs-Latn-BA"/>
        </w:rPr>
        <w:t>Policy</w:t>
      </w:r>
      <w:proofErr w:type="spellEnd"/>
      <w:r>
        <w:rPr>
          <w:lang w:val="bs-Latn-BA"/>
        </w:rPr>
        <w:t>)</w:t>
      </w:r>
    </w:p>
    <w:p w14:paraId="468A58E0" w14:textId="77777777" w:rsidR="00E94ADE" w:rsidDel="003E7781" w:rsidRDefault="00CC5052">
      <w:pPr>
        <w:pStyle w:val="ListParagraph1"/>
        <w:numPr>
          <w:ilvl w:val="0"/>
          <w:numId w:val="14"/>
        </w:numPr>
        <w:spacing w:line="240" w:lineRule="auto"/>
        <w:jc w:val="both"/>
        <w:rPr>
          <w:del w:id="2284" w:author="Rajo" w:date="2018-05-26T18:37:00Z"/>
          <w:lang w:val="bs-Latn-BA"/>
        </w:rPr>
      </w:pPr>
      <w:r>
        <w:rPr>
          <w:lang w:val="bs-Latn-BA"/>
        </w:rPr>
        <w:t>Pravilo (</w:t>
      </w:r>
      <w:proofErr w:type="spellStart"/>
      <w:r>
        <w:rPr>
          <w:i/>
          <w:lang w:val="bs-Latn-BA"/>
        </w:rPr>
        <w:t>Rule</w:t>
      </w:r>
      <w:proofErr w:type="spellEnd"/>
      <w:r>
        <w:rPr>
          <w:lang w:val="bs-Latn-BA"/>
        </w:rPr>
        <w:t>)</w:t>
      </w:r>
    </w:p>
    <w:p w14:paraId="448050C8" w14:textId="77777777" w:rsidR="00E94ADE" w:rsidRPr="001E1710" w:rsidRDefault="00E94ADE">
      <w:pPr>
        <w:pStyle w:val="ListParagraph1"/>
        <w:numPr>
          <w:ilvl w:val="0"/>
          <w:numId w:val="14"/>
        </w:numPr>
        <w:spacing w:line="240" w:lineRule="auto"/>
        <w:jc w:val="both"/>
        <w:rPr>
          <w:lang w:val="bs-Latn-BA"/>
        </w:rPr>
        <w:pPrChange w:id="2285" w:author="Rajo" w:date="2018-05-26T18:37:00Z">
          <w:pPr>
            <w:spacing w:line="240" w:lineRule="auto"/>
            <w:jc w:val="both"/>
          </w:pPr>
        </w:pPrChange>
      </w:pPr>
    </w:p>
    <w:p w14:paraId="09A7E678" w14:textId="33D3424B" w:rsidR="00E94ADE" w:rsidDel="003E7781" w:rsidRDefault="00CC5052">
      <w:pPr>
        <w:spacing w:line="240" w:lineRule="auto"/>
        <w:ind w:firstLine="360"/>
        <w:jc w:val="both"/>
        <w:rPr>
          <w:del w:id="2286" w:author="Rajo" w:date="2018-05-26T18:37:00Z"/>
          <w:lang w:val="bs-Latn-BA"/>
        </w:rPr>
      </w:pPr>
      <w:r>
        <w:rPr>
          <w:lang w:val="bs-Latn-BA"/>
        </w:rPr>
        <w:t xml:space="preserve">Set propisa može sadržati bilo koji broj propisa i setova propisa, dok propis može sadržati bilo koji broj pravila. </w:t>
      </w:r>
      <w:moveFromRangeStart w:id="2287" w:author="Rajo" w:date="2018-05-26T18:43:00Z" w:name="move515123531"/>
      <w:moveFrom w:id="2288" w:author="Rajo" w:date="2018-05-26T18:43:00Z">
        <w:r w:rsidDel="009A178C">
          <w:rPr>
            <w:vertAlign w:val="superscript"/>
            <w:lang w:val="bs-Latn-BA"/>
          </w:rPr>
          <w:t>[9]</w:t>
        </w:r>
      </w:moveFrom>
      <w:moveFromRangeEnd w:id="2287"/>
    </w:p>
    <w:p w14:paraId="09414CF5" w14:textId="77777777" w:rsidR="00E94ADE" w:rsidRDefault="00E94ADE">
      <w:pPr>
        <w:spacing w:line="240" w:lineRule="auto"/>
        <w:ind w:firstLine="360"/>
        <w:jc w:val="both"/>
        <w:rPr>
          <w:lang w:val="bs-Latn-BA"/>
        </w:rPr>
        <w:pPrChange w:id="2289" w:author="Rajo" w:date="2018-05-26T18:37:00Z">
          <w:pPr>
            <w:spacing w:line="240" w:lineRule="auto"/>
            <w:jc w:val="both"/>
          </w:pPr>
        </w:pPrChange>
      </w:pPr>
    </w:p>
    <w:p w14:paraId="293211CC" w14:textId="77777777" w:rsidR="00E94ADE" w:rsidRDefault="00E94ADE">
      <w:pPr>
        <w:spacing w:line="240" w:lineRule="auto"/>
        <w:jc w:val="both"/>
        <w:rPr>
          <w:lang w:val="bs-Latn-BA"/>
        </w:rPr>
      </w:pPr>
    </w:p>
    <w:p w14:paraId="00E17AD5" w14:textId="77777777" w:rsidR="00E94ADE" w:rsidDel="00233832" w:rsidRDefault="00CC5052">
      <w:pPr>
        <w:pStyle w:val="Heading3"/>
        <w:spacing w:line="240" w:lineRule="auto"/>
        <w:jc w:val="both"/>
        <w:rPr>
          <w:del w:id="2290" w:author="Rajo" w:date="2018-06-17T14:53:00Z"/>
          <w:lang w:val="bs-Latn-BA"/>
        </w:rPr>
      </w:pPr>
      <w:bookmarkStart w:id="2291" w:name="_Toc511154433"/>
      <w:r>
        <w:rPr>
          <w:lang w:val="bs-Latn-BA"/>
        </w:rPr>
        <w:t>Atributi i kategorije</w:t>
      </w:r>
      <w:bookmarkEnd w:id="2291"/>
    </w:p>
    <w:p w14:paraId="6531E7F0" w14:textId="77777777" w:rsidR="00E94ADE" w:rsidRPr="00143689" w:rsidRDefault="00E94ADE">
      <w:pPr>
        <w:pStyle w:val="Heading3"/>
        <w:spacing w:line="240" w:lineRule="auto"/>
        <w:jc w:val="both"/>
        <w:rPr>
          <w:lang w:val="bs-Latn-BA"/>
        </w:rPr>
        <w:pPrChange w:id="2292" w:author="Rajo" w:date="2018-06-17T14:53:00Z">
          <w:pPr>
            <w:spacing w:line="240" w:lineRule="auto"/>
            <w:jc w:val="both"/>
          </w:pPr>
        </w:pPrChange>
      </w:pPr>
    </w:p>
    <w:p w14:paraId="469BC29F" w14:textId="153051FE" w:rsidR="00E94ADE" w:rsidDel="003E7781" w:rsidRDefault="00CC5052">
      <w:pPr>
        <w:spacing w:line="240" w:lineRule="auto"/>
        <w:ind w:firstLine="360"/>
        <w:jc w:val="both"/>
        <w:rPr>
          <w:del w:id="2293" w:author="Rajo" w:date="2018-05-26T18:37:00Z"/>
          <w:lang w:val="bs-Latn-BA"/>
        </w:rPr>
      </w:pPr>
      <w:r>
        <w:rPr>
          <w:lang w:val="bs-Latn-BA"/>
        </w:rPr>
        <w:t>Propisi, setovi propisa, pravila i zahtijevi odnose se na entitete sistema, odnosno subjekte, resurse, okruženja i akcije</w:t>
      </w:r>
      <w:ins w:id="2294" w:author="Rajo" w:date="2018-05-26T18:42:00Z">
        <w:r w:rsidR="00A87C94">
          <w:t xml:space="preserve">. </w:t>
        </w:r>
      </w:ins>
      <w:del w:id="2295" w:author="Rajo" w:date="2018-05-26T18:42:00Z">
        <w:r w:rsidDel="00A87C94">
          <w:delText xml:space="preserve"> </w:delText>
        </w:r>
      </w:del>
      <w:r w:rsidRPr="00A87C94">
        <w:rPr>
          <w:vertAlign w:val="superscript"/>
          <w:lang w:val="bs-Latn-BA"/>
          <w:rPrChange w:id="2296" w:author="Rajo" w:date="2018-05-26T18:42:00Z">
            <w:rPr>
              <w:lang w:val="bs-Latn-BA"/>
            </w:rPr>
          </w:rPrChange>
        </w:rPr>
        <w:t>[9]</w:t>
      </w:r>
      <w:del w:id="2297" w:author="Rajo" w:date="2018-05-26T18:42:00Z">
        <w:r w:rsidDel="00A87C94">
          <w:rPr>
            <w:lang w:val="bs-Latn-BA"/>
          </w:rPr>
          <w:delText xml:space="preserve">. </w:delText>
        </w:r>
      </w:del>
    </w:p>
    <w:p w14:paraId="60862A4C" w14:textId="77777777" w:rsidR="00E94ADE" w:rsidRDefault="00E94ADE">
      <w:pPr>
        <w:spacing w:line="240" w:lineRule="auto"/>
        <w:ind w:firstLine="360"/>
        <w:jc w:val="both"/>
        <w:rPr>
          <w:lang w:val="bs-Latn-BA"/>
        </w:rPr>
        <w:pPrChange w:id="2298" w:author="Rajo" w:date="2018-05-26T18:37:00Z">
          <w:pPr>
            <w:spacing w:line="240" w:lineRule="auto"/>
            <w:jc w:val="both"/>
          </w:pPr>
        </w:pPrChange>
      </w:pPr>
    </w:p>
    <w:p w14:paraId="16118BF7" w14:textId="48326BFF" w:rsidR="00E94ADE" w:rsidRDefault="00CC5052">
      <w:pPr>
        <w:pStyle w:val="ListParagraph1"/>
        <w:numPr>
          <w:ilvl w:val="0"/>
          <w:numId w:val="15"/>
        </w:numPr>
        <w:spacing w:line="240" w:lineRule="auto"/>
        <w:jc w:val="both"/>
        <w:rPr>
          <w:lang w:val="bs-Latn-BA"/>
        </w:rPr>
      </w:pPr>
      <w:r>
        <w:t>s</w:t>
      </w:r>
      <w:proofErr w:type="spellStart"/>
      <w:r>
        <w:rPr>
          <w:lang w:val="bs-Latn-BA"/>
        </w:rPr>
        <w:t>ubjekat</w:t>
      </w:r>
      <w:proofErr w:type="spellEnd"/>
      <w:r>
        <w:rPr>
          <w:lang w:val="bs-Latn-BA"/>
        </w:rPr>
        <w:t xml:space="preserve"> je entitet koji zahtijeva pristup, te može imati jedan ili više atributa</w:t>
      </w:r>
      <w:r>
        <w:t>,</w:t>
      </w:r>
    </w:p>
    <w:p w14:paraId="3A333ADA" w14:textId="5165F3AC" w:rsidR="00E94ADE" w:rsidRDefault="00CC5052">
      <w:pPr>
        <w:pStyle w:val="ListParagraph1"/>
        <w:numPr>
          <w:ilvl w:val="0"/>
          <w:numId w:val="15"/>
        </w:numPr>
        <w:spacing w:line="240" w:lineRule="auto"/>
        <w:jc w:val="both"/>
        <w:rPr>
          <w:lang w:val="bs-Latn-BA"/>
        </w:rPr>
      </w:pPr>
      <w:r>
        <w:t>r</w:t>
      </w:r>
      <w:proofErr w:type="spellStart"/>
      <w:r>
        <w:rPr>
          <w:lang w:val="bs-Latn-BA"/>
        </w:rPr>
        <w:t>esurs</w:t>
      </w:r>
      <w:proofErr w:type="spellEnd"/>
      <w:r>
        <w:rPr>
          <w:lang w:val="bs-Latn-BA"/>
        </w:rPr>
        <w:t xml:space="preserve"> je podatak, servis ili sistemska komponenta koja takođe može imati jedan ili više atributa</w:t>
      </w:r>
      <w:r>
        <w:t>,</w:t>
      </w:r>
    </w:p>
    <w:p w14:paraId="5A6598E8" w14:textId="2E17CF8B" w:rsidR="00E94ADE" w:rsidRDefault="00CC5052">
      <w:pPr>
        <w:pStyle w:val="ListParagraph1"/>
        <w:numPr>
          <w:ilvl w:val="0"/>
          <w:numId w:val="15"/>
        </w:numPr>
        <w:spacing w:line="240" w:lineRule="auto"/>
        <w:jc w:val="both"/>
        <w:rPr>
          <w:lang w:val="bs-Latn-BA"/>
        </w:rPr>
      </w:pPr>
      <w:r>
        <w:t>a</w:t>
      </w:r>
      <w:proofErr w:type="spellStart"/>
      <w:r>
        <w:rPr>
          <w:lang w:val="bs-Latn-BA"/>
        </w:rPr>
        <w:t>kcija</w:t>
      </w:r>
      <w:proofErr w:type="spellEnd"/>
      <w:r>
        <w:rPr>
          <w:lang w:val="bs-Latn-BA"/>
        </w:rPr>
        <w:t xml:space="preserve"> definiše tip zahtjeva za pristup određenom resursu. Ima jedan ili više atributa</w:t>
      </w:r>
      <w:r>
        <w:t>,</w:t>
      </w:r>
    </w:p>
    <w:p w14:paraId="06A7E2B6" w14:textId="29E2E3B6" w:rsidR="00E94ADE" w:rsidDel="003E7781" w:rsidRDefault="00CC5052">
      <w:pPr>
        <w:pStyle w:val="ListParagraph1"/>
        <w:numPr>
          <w:ilvl w:val="0"/>
          <w:numId w:val="15"/>
        </w:numPr>
        <w:spacing w:line="240" w:lineRule="auto"/>
        <w:jc w:val="both"/>
        <w:rPr>
          <w:del w:id="2299" w:author="Rajo" w:date="2018-05-26T18:37:00Z"/>
          <w:lang w:val="bs-Latn-BA"/>
        </w:rPr>
      </w:pPr>
      <w:r>
        <w:t>o</w:t>
      </w:r>
      <w:proofErr w:type="spellStart"/>
      <w:r>
        <w:rPr>
          <w:lang w:val="bs-Latn-BA"/>
        </w:rPr>
        <w:t>kruženje</w:t>
      </w:r>
      <w:proofErr w:type="spellEnd"/>
      <w:r>
        <w:rPr>
          <w:lang w:val="bs-Latn-BA"/>
        </w:rPr>
        <w:t xml:space="preserve"> može poslužiti kao dodatni izvor informacija</w:t>
      </w:r>
      <w:del w:id="2300" w:author="Rajo" w:date="2018-05-26T18:45:00Z">
        <w:r w:rsidDel="001E1710">
          <w:delText>,</w:delText>
        </w:r>
      </w:del>
      <w:r>
        <w:rPr>
          <w:lang w:val="bs-Latn-BA"/>
        </w:rPr>
        <w:t xml:space="preserve"> </w:t>
      </w:r>
    </w:p>
    <w:p w14:paraId="71B11F34" w14:textId="77777777" w:rsidR="00E94ADE" w:rsidRPr="001E1710" w:rsidRDefault="00E94ADE">
      <w:pPr>
        <w:pStyle w:val="ListParagraph1"/>
        <w:numPr>
          <w:ilvl w:val="0"/>
          <w:numId w:val="15"/>
        </w:numPr>
        <w:spacing w:line="240" w:lineRule="auto"/>
        <w:jc w:val="both"/>
        <w:rPr>
          <w:lang w:val="bs-Latn-BA"/>
        </w:rPr>
        <w:pPrChange w:id="2301" w:author="Rajo" w:date="2018-05-26T18:37:00Z">
          <w:pPr>
            <w:spacing w:line="240" w:lineRule="auto"/>
            <w:jc w:val="both"/>
          </w:pPr>
        </w:pPrChange>
      </w:pPr>
    </w:p>
    <w:p w14:paraId="33070BD9" w14:textId="77777777" w:rsidR="00E94ADE" w:rsidRDefault="00E94ADE">
      <w:pPr>
        <w:spacing w:line="240" w:lineRule="auto"/>
        <w:jc w:val="both"/>
        <w:rPr>
          <w:lang w:val="bs-Latn-BA"/>
        </w:rPr>
      </w:pPr>
    </w:p>
    <w:p w14:paraId="305E4459" w14:textId="2B037964" w:rsidR="00E94ADE" w:rsidDel="00233832" w:rsidRDefault="00CC5052">
      <w:pPr>
        <w:pStyle w:val="Heading3"/>
        <w:spacing w:line="240" w:lineRule="auto"/>
        <w:jc w:val="both"/>
        <w:rPr>
          <w:del w:id="2302" w:author="Rajo" w:date="2018-06-17T14:53:00Z"/>
          <w:lang w:val="bs-Latn-BA"/>
        </w:rPr>
      </w:pPr>
      <w:bookmarkStart w:id="2303" w:name="_Toc511154434"/>
      <w:commentRangeStart w:id="2304"/>
      <w:commentRangeStart w:id="2305"/>
      <w:commentRangeStart w:id="2306"/>
      <w:commentRangeStart w:id="2307"/>
      <w:r>
        <w:rPr>
          <w:lang w:val="bs-Latn-BA"/>
        </w:rPr>
        <w:t>Ciljevi</w:t>
      </w:r>
      <w:bookmarkEnd w:id="2303"/>
      <w:commentRangeEnd w:id="2304"/>
      <w:r>
        <w:commentReference w:id="2304"/>
      </w:r>
      <w:commentRangeEnd w:id="2305"/>
      <w:r w:rsidR="00310776">
        <w:rPr>
          <w:rStyle w:val="CommentReference"/>
          <w:rFonts w:ascii="Times New Roman" w:eastAsiaTheme="minorHAnsi" w:hAnsi="Times New Roman" w:cstheme="minorBidi"/>
          <w:i w:val="0"/>
          <w:color w:val="auto"/>
        </w:rPr>
        <w:commentReference w:id="2305"/>
      </w:r>
      <w:ins w:id="2308" w:author="Rajo" w:date="2018-05-26T18:45:00Z">
        <w:r w:rsidR="00915611">
          <w:rPr>
            <w:lang w:val="bs-Latn-BA"/>
          </w:rPr>
          <w:t>, u</w:t>
        </w:r>
      </w:ins>
      <w:ins w:id="2309" w:author="Rajo" w:date="2018-05-23T20:58:00Z">
        <w:r w:rsidR="00215DE2">
          <w:rPr>
            <w:lang w:val="bs-Latn-BA"/>
          </w:rPr>
          <w:t>slovi</w:t>
        </w:r>
      </w:ins>
      <w:ins w:id="2310" w:author="Rajo" w:date="2018-05-26T18:45:00Z">
        <w:r w:rsidR="00915611">
          <w:rPr>
            <w:lang w:val="bs-Latn-BA"/>
          </w:rPr>
          <w:t xml:space="preserve"> i o</w:t>
        </w:r>
      </w:ins>
      <w:ins w:id="2311" w:author="Rajo" w:date="2018-05-23T20:58:00Z">
        <w:r w:rsidR="00215DE2">
          <w:rPr>
            <w:lang w:val="bs-Latn-BA"/>
          </w:rPr>
          <w:t>baveze</w:t>
        </w:r>
      </w:ins>
    </w:p>
    <w:p w14:paraId="2B70CCDF" w14:textId="77777777" w:rsidR="00E94ADE" w:rsidRPr="00143689" w:rsidRDefault="00E94ADE">
      <w:pPr>
        <w:pStyle w:val="Heading3"/>
        <w:spacing w:line="240" w:lineRule="auto"/>
        <w:jc w:val="both"/>
        <w:rPr>
          <w:lang w:val="bs-Latn-BA"/>
        </w:rPr>
        <w:pPrChange w:id="2312" w:author="Rajo" w:date="2018-06-17T14:53:00Z">
          <w:pPr>
            <w:spacing w:line="240" w:lineRule="auto"/>
            <w:jc w:val="both"/>
          </w:pPr>
        </w:pPrChange>
      </w:pPr>
    </w:p>
    <w:p w14:paraId="217045E1" w14:textId="77777777" w:rsidR="00E94ADE" w:rsidDel="00215DE2" w:rsidRDefault="00CC5052">
      <w:pPr>
        <w:spacing w:line="240" w:lineRule="auto"/>
        <w:ind w:firstLine="360"/>
        <w:jc w:val="both"/>
        <w:rPr>
          <w:del w:id="2313" w:author="Rajo" w:date="2018-05-23T20:57:00Z"/>
          <w:lang w:val="bs-Latn-BA"/>
        </w:rPr>
        <w:pPrChange w:id="2314" w:author="Rajo" w:date="2018-06-17T14:54:00Z">
          <w:pPr>
            <w:spacing w:line="240" w:lineRule="auto"/>
            <w:ind w:firstLine="720"/>
            <w:jc w:val="both"/>
          </w:pPr>
        </w:pPrChange>
      </w:pPr>
      <w:r>
        <w:rPr>
          <w:lang w:val="bs-Latn-BA"/>
        </w:rPr>
        <w:t xml:space="preserve">XACML omogućuje definisanje cilja, koji u stvari predstavlja set pojednostavljenih uslova koje subjekt, resurs i akcija moraju zadovoljiti, kako bi se set propisa, propis ili pravilo mogli primijeniti na određeni zahtjev. Ukoliko je taj cilj postignut, pravila definisana unutar propisa koristite se za donošenje odluke o pristupu i generisanje odgovora. Cilj takođe može biti definisan i tako da bude primjenjiv na bilo koji zahtjev. Cilj može biti sastavni dio bilo seta propisa, samog propisa ili pravila definisanog unutar njega. </w:t>
      </w:r>
      <w:r>
        <w:rPr>
          <w:vertAlign w:val="superscript"/>
          <w:lang w:val="bs-Latn-BA"/>
        </w:rPr>
        <w:t>[9]</w:t>
      </w:r>
    </w:p>
    <w:p w14:paraId="6B358B6C" w14:textId="77777777" w:rsidR="00E94ADE" w:rsidDel="00215DE2" w:rsidRDefault="00E94ADE">
      <w:pPr>
        <w:spacing w:line="240" w:lineRule="auto"/>
        <w:ind w:firstLine="360"/>
        <w:jc w:val="both"/>
        <w:rPr>
          <w:del w:id="2315" w:author="Rajo" w:date="2018-05-23T20:58:00Z"/>
          <w:lang w:val="bs-Latn-BA"/>
        </w:rPr>
        <w:pPrChange w:id="2316" w:author="Rajo" w:date="2018-06-17T14:54:00Z">
          <w:pPr>
            <w:spacing w:line="240" w:lineRule="auto"/>
            <w:jc w:val="both"/>
          </w:pPr>
        </w:pPrChange>
      </w:pPr>
    </w:p>
    <w:p w14:paraId="0032A167" w14:textId="66F0B924" w:rsidR="00E94ADE" w:rsidDel="00215DE2" w:rsidRDefault="00E94ADE">
      <w:pPr>
        <w:spacing w:line="240" w:lineRule="auto"/>
        <w:ind w:firstLine="360"/>
        <w:jc w:val="both"/>
        <w:rPr>
          <w:del w:id="2317" w:author="Rajo" w:date="2018-05-23T20:58:00Z"/>
          <w:lang w:val="bs-Latn-BA"/>
        </w:rPr>
        <w:pPrChange w:id="2318" w:author="Rajo" w:date="2018-06-17T14:54:00Z">
          <w:pPr>
            <w:spacing w:line="240" w:lineRule="auto"/>
            <w:jc w:val="both"/>
          </w:pPr>
        </w:pPrChange>
      </w:pPr>
    </w:p>
    <w:p w14:paraId="3166A6F0" w14:textId="53BCF026" w:rsidR="00E94ADE" w:rsidDel="00215DE2" w:rsidRDefault="00CC5052">
      <w:pPr>
        <w:pStyle w:val="Heading3"/>
        <w:spacing w:line="240" w:lineRule="auto"/>
        <w:ind w:firstLine="360"/>
        <w:jc w:val="both"/>
        <w:rPr>
          <w:del w:id="2319" w:author="Rajo" w:date="2018-05-23T20:58:00Z"/>
          <w:lang w:val="bs-Latn-BA"/>
        </w:rPr>
        <w:pPrChange w:id="2320" w:author="Rajo" w:date="2018-06-17T14:54:00Z">
          <w:pPr>
            <w:pStyle w:val="Heading3"/>
            <w:spacing w:line="240" w:lineRule="auto"/>
            <w:jc w:val="both"/>
          </w:pPr>
        </w:pPrChange>
      </w:pPr>
      <w:bookmarkStart w:id="2321" w:name="_Toc511154435"/>
      <w:del w:id="2322" w:author="Rajo" w:date="2018-05-23T20:58:00Z">
        <w:r w:rsidDel="00215DE2">
          <w:rPr>
            <w:lang w:val="bs-Latn-BA"/>
          </w:rPr>
          <w:delText>Uslovi</w:delText>
        </w:r>
        <w:bookmarkEnd w:id="2321"/>
      </w:del>
    </w:p>
    <w:p w14:paraId="4A1F19B5" w14:textId="77777777" w:rsidR="00E94ADE" w:rsidRDefault="00E94ADE">
      <w:pPr>
        <w:spacing w:line="240" w:lineRule="auto"/>
        <w:ind w:firstLine="360"/>
        <w:jc w:val="both"/>
        <w:rPr>
          <w:lang w:val="bs-Latn-BA"/>
        </w:rPr>
        <w:pPrChange w:id="2323" w:author="Rajo" w:date="2018-06-17T14:54:00Z">
          <w:pPr>
            <w:spacing w:line="240" w:lineRule="auto"/>
            <w:jc w:val="both"/>
          </w:pPr>
        </w:pPrChange>
      </w:pPr>
    </w:p>
    <w:p w14:paraId="262A18C9" w14:textId="77777777" w:rsidR="00E94ADE" w:rsidDel="00215DE2" w:rsidRDefault="00CC5052">
      <w:pPr>
        <w:spacing w:line="240" w:lineRule="auto"/>
        <w:ind w:firstLine="360"/>
        <w:jc w:val="both"/>
        <w:rPr>
          <w:del w:id="2324" w:author="Rajo" w:date="2018-05-23T20:58:00Z"/>
          <w:lang w:val="bs-Latn-BA"/>
        </w:rPr>
        <w:pPrChange w:id="2325" w:author="Rajo" w:date="2018-06-17T14:54:00Z">
          <w:pPr>
            <w:spacing w:line="240" w:lineRule="auto"/>
            <w:ind w:firstLine="720"/>
            <w:jc w:val="both"/>
          </w:pPr>
        </w:pPrChange>
      </w:pPr>
      <w:r>
        <w:rPr>
          <w:lang w:val="bs-Latn-BA"/>
        </w:rPr>
        <w:t xml:space="preserve">Uslovi postoje samo u okviru pravila i u suštini predstavljaju samo napredniji oblik cilja. Razlika odnosno prednost u odnosu na cilj je to što mogu koristiti širi spektar funkcija, i još važnije, mogu se koristiti za poređenje dva ili više atributa. Upotrebom uslova moguće je sprovesti kontrolu pristupa zasnovanu na odnosima. </w:t>
      </w:r>
      <w:r>
        <w:rPr>
          <w:vertAlign w:val="superscript"/>
          <w:lang w:val="bs-Latn-BA"/>
        </w:rPr>
        <w:t>[9]</w:t>
      </w:r>
    </w:p>
    <w:p w14:paraId="38059D4E" w14:textId="1255B727" w:rsidR="00E94ADE" w:rsidDel="00215DE2" w:rsidRDefault="00E94ADE">
      <w:pPr>
        <w:spacing w:line="240" w:lineRule="auto"/>
        <w:ind w:firstLine="360"/>
        <w:jc w:val="both"/>
        <w:rPr>
          <w:del w:id="2326" w:author="Rajo" w:date="2018-05-23T20:58:00Z"/>
          <w:lang w:val="bs-Latn-BA"/>
        </w:rPr>
        <w:pPrChange w:id="2327" w:author="Rajo" w:date="2018-06-17T14:54:00Z">
          <w:pPr>
            <w:spacing w:line="240" w:lineRule="auto"/>
            <w:jc w:val="both"/>
          </w:pPr>
        </w:pPrChange>
      </w:pPr>
    </w:p>
    <w:p w14:paraId="4A707B59" w14:textId="41D0B24B" w:rsidR="00E94ADE" w:rsidDel="00215DE2" w:rsidRDefault="00CC5052">
      <w:pPr>
        <w:pStyle w:val="Heading3"/>
        <w:spacing w:line="240" w:lineRule="auto"/>
        <w:ind w:firstLine="360"/>
        <w:jc w:val="both"/>
        <w:rPr>
          <w:del w:id="2328" w:author="Rajo" w:date="2018-05-23T20:58:00Z"/>
          <w:lang w:val="bs-Latn-BA"/>
        </w:rPr>
        <w:pPrChange w:id="2329" w:author="Rajo" w:date="2018-06-17T14:54:00Z">
          <w:pPr>
            <w:pStyle w:val="Heading3"/>
            <w:spacing w:line="240" w:lineRule="auto"/>
            <w:jc w:val="both"/>
          </w:pPr>
        </w:pPrChange>
      </w:pPr>
      <w:bookmarkStart w:id="2330" w:name="_Toc511154436"/>
      <w:del w:id="2331" w:author="Rajo" w:date="2018-05-23T20:58:00Z">
        <w:r w:rsidDel="00215DE2">
          <w:rPr>
            <w:lang w:val="bs-Latn-BA"/>
          </w:rPr>
          <w:delText>Obaveze</w:delText>
        </w:r>
        <w:bookmarkEnd w:id="2330"/>
      </w:del>
    </w:p>
    <w:p w14:paraId="5838E025" w14:textId="77777777" w:rsidR="00E94ADE" w:rsidRDefault="00E94ADE">
      <w:pPr>
        <w:spacing w:line="240" w:lineRule="auto"/>
        <w:ind w:firstLine="360"/>
        <w:jc w:val="both"/>
        <w:rPr>
          <w:lang w:val="bs-Latn-BA"/>
        </w:rPr>
        <w:pPrChange w:id="2332" w:author="Rajo" w:date="2018-06-17T14:54:00Z">
          <w:pPr>
            <w:spacing w:line="240" w:lineRule="auto"/>
          </w:pPr>
        </w:pPrChange>
      </w:pPr>
    </w:p>
    <w:p w14:paraId="18FBCAFA" w14:textId="77777777" w:rsidR="00E94ADE" w:rsidDel="003D5CD2" w:rsidRDefault="00CC5052">
      <w:pPr>
        <w:spacing w:line="240" w:lineRule="auto"/>
        <w:ind w:firstLine="360"/>
        <w:jc w:val="both"/>
        <w:rPr>
          <w:del w:id="2333" w:author="Rajo" w:date="2018-05-26T18:57:00Z"/>
          <w:lang w:val="bs-Latn-BA"/>
        </w:rPr>
        <w:pPrChange w:id="2334" w:author="Rajo" w:date="2018-06-17T14:54:00Z">
          <w:pPr>
            <w:spacing w:line="240" w:lineRule="auto"/>
            <w:ind w:firstLine="576"/>
            <w:jc w:val="both"/>
          </w:pPr>
        </w:pPrChange>
      </w:pPr>
      <w:r>
        <w:rPr>
          <w:lang w:val="bs-Latn-BA"/>
        </w:rPr>
        <w:t xml:space="preserve">U okviru XACML-a moguće je koristiti koncept pod nazivom obaveze. To je direktiva od tačke donošenja odluka (PDP) do tačke izvršenja propisa (PEP) o tome šta se mora izvršiti prije ili posle odobrenja pristupa. Ukoliko tačka izvršenja propisa nije u stanju da se pridržava te direktive, odobreni pristup može ili ne mora biti realizovan. </w:t>
      </w:r>
      <w:r>
        <w:rPr>
          <w:vertAlign w:val="superscript"/>
          <w:lang w:val="bs-Latn-BA"/>
        </w:rPr>
        <w:t>[9]</w:t>
      </w:r>
    </w:p>
    <w:p w14:paraId="0EA6A301" w14:textId="77777777" w:rsidR="00E94ADE" w:rsidDel="00215DE2" w:rsidRDefault="00E94ADE">
      <w:pPr>
        <w:spacing w:line="240" w:lineRule="auto"/>
        <w:ind w:firstLine="360"/>
        <w:jc w:val="both"/>
        <w:rPr>
          <w:del w:id="2335" w:author="Rajo" w:date="2018-05-23T20:58:00Z"/>
          <w:lang w:val="bs-Latn-BA"/>
        </w:rPr>
        <w:pPrChange w:id="2336" w:author="Rajo" w:date="2018-06-17T14:54:00Z">
          <w:pPr>
            <w:spacing w:line="240" w:lineRule="auto"/>
            <w:jc w:val="both"/>
          </w:pPr>
        </w:pPrChange>
      </w:pPr>
    </w:p>
    <w:p w14:paraId="29C80A19" w14:textId="77777777" w:rsidR="00E94ADE" w:rsidDel="00753D56" w:rsidRDefault="00E94ADE">
      <w:pPr>
        <w:spacing w:line="240" w:lineRule="auto"/>
        <w:ind w:firstLine="360"/>
        <w:jc w:val="both"/>
        <w:rPr>
          <w:del w:id="2337" w:author="Rajo" w:date="2018-05-26T18:53:00Z"/>
          <w:lang w:val="bs-Latn-BA"/>
        </w:rPr>
        <w:pPrChange w:id="2338" w:author="Rajo" w:date="2018-06-17T14:54:00Z">
          <w:pPr>
            <w:spacing w:line="240" w:lineRule="auto"/>
            <w:jc w:val="both"/>
          </w:pPr>
        </w:pPrChange>
      </w:pPr>
    </w:p>
    <w:p w14:paraId="7A38256A" w14:textId="778D1588" w:rsidR="00E94ADE" w:rsidDel="00753D56" w:rsidRDefault="00CC5052">
      <w:pPr>
        <w:pStyle w:val="Heading2"/>
        <w:spacing w:line="240" w:lineRule="auto"/>
        <w:ind w:left="0" w:firstLine="360"/>
        <w:jc w:val="both"/>
        <w:rPr>
          <w:del w:id="2339" w:author="Rajo" w:date="2018-05-26T18:53:00Z"/>
          <w:lang w:val="bs-Latn-BA"/>
        </w:rPr>
        <w:pPrChange w:id="2340" w:author="Rajo" w:date="2018-06-17T14:54:00Z">
          <w:pPr>
            <w:pStyle w:val="Heading2"/>
            <w:spacing w:line="240" w:lineRule="auto"/>
            <w:jc w:val="both"/>
          </w:pPr>
        </w:pPrChange>
      </w:pPr>
      <w:bookmarkStart w:id="2341" w:name="_Toc511154437"/>
      <w:del w:id="2342" w:author="Rajo" w:date="2018-05-26T18:53:00Z">
        <w:r w:rsidDel="00753D56">
          <w:rPr>
            <w:lang w:val="bs-Latn-BA"/>
          </w:rPr>
          <w:delText>Primjer propisa</w:delText>
        </w:r>
        <w:bookmarkEnd w:id="2341"/>
        <w:commentRangeEnd w:id="2306"/>
        <w:r w:rsidR="00666E3D" w:rsidDel="00753D56">
          <w:rPr>
            <w:rStyle w:val="CommentReference"/>
            <w:rFonts w:ascii="Times New Roman" w:eastAsiaTheme="minorHAnsi" w:hAnsi="Times New Roman" w:cstheme="minorBidi"/>
            <w:color w:val="auto"/>
          </w:rPr>
          <w:commentReference w:id="2306"/>
        </w:r>
      </w:del>
      <w:commentRangeEnd w:id="2307"/>
      <w:r w:rsidR="00310776">
        <w:rPr>
          <w:rStyle w:val="CommentReference"/>
        </w:rPr>
        <w:commentReference w:id="2307"/>
      </w:r>
    </w:p>
    <w:p w14:paraId="57004686" w14:textId="77777777" w:rsidR="00E94ADE" w:rsidDel="00B911F1" w:rsidRDefault="00E94ADE">
      <w:pPr>
        <w:spacing w:line="240" w:lineRule="auto"/>
        <w:ind w:firstLine="360"/>
        <w:jc w:val="both"/>
        <w:rPr>
          <w:del w:id="2343" w:author="Rajo" w:date="2018-05-26T19:14:00Z"/>
          <w:lang w:val="bs-Latn-BA"/>
        </w:rPr>
        <w:pPrChange w:id="2344" w:author="Rajo" w:date="2018-06-17T14:54:00Z">
          <w:pPr>
            <w:spacing w:line="240" w:lineRule="auto"/>
            <w:jc w:val="both"/>
          </w:pPr>
        </w:pPrChange>
      </w:pPr>
    </w:p>
    <w:p w14:paraId="409E55A0" w14:textId="3170FF5D" w:rsidR="00E94ADE" w:rsidDel="003D5CD2" w:rsidRDefault="00CC5052">
      <w:pPr>
        <w:spacing w:line="240" w:lineRule="auto"/>
        <w:ind w:firstLine="360"/>
        <w:jc w:val="both"/>
        <w:rPr>
          <w:del w:id="2345" w:author="Rajo" w:date="2018-05-26T18:57:00Z"/>
          <w:b/>
          <w:lang w:val="bs-Latn-BA"/>
        </w:rPr>
        <w:pPrChange w:id="2346" w:author="Rajo" w:date="2018-06-17T14:54:00Z">
          <w:pPr>
            <w:spacing w:line="240" w:lineRule="auto"/>
            <w:ind w:firstLine="576"/>
            <w:jc w:val="both"/>
          </w:pPr>
        </w:pPrChange>
      </w:pPr>
      <w:del w:id="2347" w:author="Rajo" w:date="2018-05-26T19:14:00Z">
        <w:r w:rsidDel="00B911F1">
          <w:rPr>
            <w:lang w:val="bs-Latn-BA"/>
          </w:rPr>
          <w:delText>U narednom dijelu dat je primjer propisa koji se odnosi na kontrolu pristupa</w:delText>
        </w:r>
      </w:del>
      <w:del w:id="2348" w:author="Rajo" w:date="2018-05-26T18:57:00Z">
        <w:r w:rsidDel="005806B0">
          <w:rPr>
            <w:lang w:val="bs-Latn-BA"/>
          </w:rPr>
          <w:delText>.</w:delText>
        </w:r>
      </w:del>
      <w:del w:id="2349" w:author="Rajo" w:date="2018-05-26T19:14:00Z">
        <w:r w:rsidDel="00B911F1">
          <w:rPr>
            <w:lang w:val="bs-Latn-BA"/>
          </w:rPr>
          <w:delText xml:space="preserve"> Korisnik gubi pristup sistemu ukoliko se na njega nije prijavio više od 30 dana</w:delText>
        </w:r>
        <w:r w:rsidDel="00B911F1">
          <w:delText>.</w:delText>
        </w:r>
      </w:del>
    </w:p>
    <w:p w14:paraId="1547B7E4" w14:textId="2B81AFA1" w:rsidR="00E94ADE" w:rsidDel="001D60BC" w:rsidRDefault="00E94ADE">
      <w:pPr>
        <w:ind w:firstLine="360"/>
        <w:rPr>
          <w:del w:id="2350" w:author="Rajo" w:date="2018-05-26T20:05:00Z"/>
          <w:rFonts w:ascii="Courier New" w:eastAsia="Times New Roman" w:hAnsi="Courier New" w:cs="Courier New"/>
          <w:b/>
          <w:bCs/>
          <w:color w:val="008000"/>
          <w:sz w:val="21"/>
          <w:szCs w:val="21"/>
          <w:lang w:val="bs-Latn-BA"/>
        </w:rPr>
        <w:pPrChange w:id="2351" w:author="Rajo" w:date="2018-06-17T14:54:00Z">
          <w:pPr/>
        </w:pPrChange>
      </w:pPr>
    </w:p>
    <w:p w14:paraId="293B7341" w14:textId="68C14E31" w:rsidR="001D60BC" w:rsidRDefault="001D60BC">
      <w:pPr>
        <w:spacing w:line="240" w:lineRule="auto"/>
        <w:ind w:firstLine="360"/>
        <w:jc w:val="both"/>
        <w:rPr>
          <w:ins w:id="2352" w:author="Rajo" w:date="2018-05-26T20:05:00Z"/>
          <w:b/>
          <w:lang w:val="bs-Latn-BA"/>
        </w:rPr>
        <w:pPrChange w:id="2353" w:author="Rajo" w:date="2018-06-17T14:54:00Z">
          <w:pPr>
            <w:spacing w:line="240" w:lineRule="auto"/>
            <w:jc w:val="both"/>
          </w:pPr>
        </w:pPrChange>
      </w:pPr>
    </w:p>
    <w:p w14:paraId="62B1CCC5" w14:textId="03E564FA" w:rsidR="007E0D8F" w:rsidRDefault="00B75487">
      <w:pPr>
        <w:spacing w:line="240" w:lineRule="auto"/>
        <w:ind w:firstLine="360"/>
        <w:jc w:val="both"/>
        <w:rPr>
          <w:ins w:id="2354" w:author="Rajo" w:date="2018-05-26T21:11:00Z"/>
          <w:lang w:val="bs-Latn-BA"/>
        </w:rPr>
        <w:pPrChange w:id="2355" w:author="Rajo" w:date="2018-06-17T14:54:00Z">
          <w:pPr>
            <w:spacing w:line="240" w:lineRule="auto"/>
            <w:ind w:firstLine="720"/>
            <w:jc w:val="both"/>
          </w:pPr>
        </w:pPrChange>
      </w:pPr>
      <w:ins w:id="2356" w:author="Rajo" w:date="2018-05-26T20:06:00Z">
        <w:r>
          <w:rPr>
            <w:lang w:val="bs-Latn-BA"/>
          </w:rPr>
          <w:t>U narednom dijelu</w:t>
        </w:r>
      </w:ins>
      <w:ins w:id="2357" w:author="Rajo" w:date="2018-05-26T20:11:00Z">
        <w:r>
          <w:rPr>
            <w:lang w:val="bs-Latn-BA"/>
          </w:rPr>
          <w:t xml:space="preserve"> su</w:t>
        </w:r>
      </w:ins>
      <w:ins w:id="2358" w:author="Rajo" w:date="2018-05-26T20:12:00Z">
        <w:r>
          <w:rPr>
            <w:lang w:val="bs-Latn-BA"/>
          </w:rPr>
          <w:t xml:space="preserve"> kao sastavni elementi primjera jednog propisa,</w:t>
        </w:r>
      </w:ins>
      <w:ins w:id="2359" w:author="Rajo" w:date="2018-05-26T20:06:00Z">
        <w:r>
          <w:rPr>
            <w:lang w:val="bs-Latn-BA"/>
          </w:rPr>
          <w:t xml:space="preserve"> pojedinačno navedeni i objašnjeni </w:t>
        </w:r>
      </w:ins>
      <w:ins w:id="2360" w:author="Rajo" w:date="2018-05-26T20:13:00Z">
        <w:r>
          <w:rPr>
            <w:lang w:val="bs-Latn-BA"/>
          </w:rPr>
          <w:t xml:space="preserve">po jedan </w:t>
        </w:r>
      </w:ins>
      <w:ins w:id="2361" w:author="Rajo" w:date="2018-05-26T20:09:00Z">
        <w:r>
          <w:rPr>
            <w:lang w:val="bs-Latn-BA"/>
          </w:rPr>
          <w:t xml:space="preserve">cilj, </w:t>
        </w:r>
      </w:ins>
      <w:ins w:id="2362" w:author="Rajo" w:date="2018-05-26T21:16:00Z">
        <w:r w:rsidR="00BD0E85">
          <w:rPr>
            <w:lang w:val="bs-Latn-BA"/>
          </w:rPr>
          <w:t>pravilo</w:t>
        </w:r>
        <w:r w:rsidR="005D4DC3">
          <w:rPr>
            <w:lang w:val="bs-Latn-BA"/>
          </w:rPr>
          <w:t xml:space="preserve"> (</w:t>
        </w:r>
        <w:r w:rsidR="00BD0E85">
          <w:rPr>
            <w:lang w:val="bs-Latn-BA"/>
          </w:rPr>
          <w:t xml:space="preserve">sa </w:t>
        </w:r>
      </w:ins>
      <w:ins w:id="2363" w:author="Rajo" w:date="2018-05-26T20:09:00Z">
        <w:r>
          <w:rPr>
            <w:lang w:val="bs-Latn-BA"/>
          </w:rPr>
          <w:t>uslov</w:t>
        </w:r>
      </w:ins>
      <w:ins w:id="2364" w:author="Rajo" w:date="2018-05-26T21:16:00Z">
        <w:r w:rsidR="00BD0E85">
          <w:rPr>
            <w:lang w:val="bs-Latn-BA"/>
          </w:rPr>
          <w:t>om</w:t>
        </w:r>
        <w:r w:rsidR="005D4DC3">
          <w:rPr>
            <w:lang w:val="bs-Latn-BA"/>
          </w:rPr>
          <w:t>)</w:t>
        </w:r>
      </w:ins>
      <w:ins w:id="2365" w:author="Rajo" w:date="2018-05-26T20:09:00Z">
        <w:r>
          <w:rPr>
            <w:lang w:val="bs-Latn-BA"/>
          </w:rPr>
          <w:t xml:space="preserve"> i obaveza</w:t>
        </w:r>
      </w:ins>
      <w:ins w:id="2366" w:author="Rajo" w:date="2018-05-26T20:13:00Z">
        <w:r w:rsidR="00B1795F">
          <w:rPr>
            <w:lang w:val="bs-Latn-BA"/>
          </w:rPr>
          <w:t xml:space="preserve">. </w:t>
        </w:r>
      </w:ins>
      <w:ins w:id="2367" w:author="Rajo" w:date="2018-05-26T20:26:00Z">
        <w:r w:rsidR="00C74B0C">
          <w:rPr>
            <w:lang w:val="bs-Latn-BA"/>
          </w:rPr>
          <w:t>Za primjer je uzet p</w:t>
        </w:r>
      </w:ins>
      <w:ins w:id="2368" w:author="Rajo" w:date="2018-05-26T20:14:00Z">
        <w:r w:rsidR="00B1795F">
          <w:rPr>
            <w:lang w:val="bs-Latn-BA"/>
          </w:rPr>
          <w:t xml:space="preserve">ropis </w:t>
        </w:r>
      </w:ins>
      <w:ins w:id="2369" w:author="Rajo" w:date="2018-05-26T20:26:00Z">
        <w:r w:rsidR="00C74B0C">
          <w:rPr>
            <w:lang w:val="bs-Latn-BA"/>
          </w:rPr>
          <w:t xml:space="preserve">koji </w:t>
        </w:r>
      </w:ins>
      <w:ins w:id="2370" w:author="Rajo" w:date="2018-05-27T15:10:00Z">
        <w:r w:rsidR="00EE11EF">
          <w:rPr>
            <w:lang w:val="bs-Latn-BA"/>
          </w:rPr>
          <w:t>kaže</w:t>
        </w:r>
      </w:ins>
      <w:ins w:id="2371" w:author="Rajo" w:date="2018-05-26T20:18:00Z">
        <w:r w:rsidR="006711F2">
          <w:rPr>
            <w:lang w:val="bs-Latn-BA"/>
          </w:rPr>
          <w:t xml:space="preserve"> da </w:t>
        </w:r>
      </w:ins>
      <w:ins w:id="2372" w:author="Rajo" w:date="2018-05-26T20:19:00Z">
        <w:r w:rsidR="006711F2">
          <w:rPr>
            <w:lang w:val="bs-Latn-BA"/>
          </w:rPr>
          <w:t>korisnici</w:t>
        </w:r>
      </w:ins>
      <w:ins w:id="2373" w:author="Rajo" w:date="2018-05-27T14:54:00Z">
        <w:r w:rsidR="003B6011">
          <w:t xml:space="preserve"> </w:t>
        </w:r>
      </w:ins>
      <w:proofErr w:type="spellStart"/>
      <w:ins w:id="2374" w:author="Rajo" w:date="2018-05-27T15:09:00Z">
        <w:r w:rsidR="00AC3A9F">
          <w:t>čija</w:t>
        </w:r>
        <w:proofErr w:type="spellEnd"/>
        <w:r w:rsidR="00AC3A9F">
          <w:t xml:space="preserve"> se</w:t>
        </w:r>
      </w:ins>
      <w:ins w:id="2375" w:author="Rajo" w:date="2018-05-27T14:54:00Z">
        <w:r w:rsidR="003B6011">
          <w:t xml:space="preserve"> email </w:t>
        </w:r>
        <w:proofErr w:type="spellStart"/>
        <w:r w:rsidR="003B6011">
          <w:t>adres</w:t>
        </w:r>
      </w:ins>
      <w:ins w:id="2376" w:author="Rajo" w:date="2018-05-27T15:09:00Z">
        <w:r w:rsidR="00AC3A9F">
          <w:t>a</w:t>
        </w:r>
      </w:ins>
      <w:proofErr w:type="spellEnd"/>
      <w:ins w:id="2377" w:author="Rajo" w:date="2018-05-27T14:54:00Z">
        <w:r w:rsidR="003B6011">
          <w:t xml:space="preserve"> </w:t>
        </w:r>
        <w:proofErr w:type="spellStart"/>
        <w:r w:rsidR="003B6011">
          <w:t>završava</w:t>
        </w:r>
        <w:proofErr w:type="spellEnd"/>
        <w:r w:rsidR="003B6011">
          <w:t xml:space="preserve"> </w:t>
        </w:r>
        <w:proofErr w:type="spellStart"/>
        <w:r w:rsidR="003B6011">
          <w:t>sa</w:t>
        </w:r>
      </w:ins>
      <w:proofErr w:type="spellEnd"/>
      <w:ins w:id="2378" w:author="Rajo" w:date="2018-05-26T20:19:00Z">
        <w:r w:rsidR="006711F2">
          <w:rPr>
            <w:lang w:val="bs-Latn-BA"/>
          </w:rPr>
          <w:t xml:space="preserve"> </w:t>
        </w:r>
      </w:ins>
      <w:ins w:id="2379" w:author="Rajo" w:date="2018-05-27T14:56:00Z">
        <w:r w:rsidR="00B66096">
          <w:rPr>
            <w:lang w:val="bs-Latn-BA"/>
          </w:rPr>
          <w:t>„</w:t>
        </w:r>
      </w:ins>
      <w:ins w:id="2380" w:author="Rajo" w:date="2018-05-26T20:19:00Z">
        <w:r w:rsidR="006711F2">
          <w:rPr>
            <w:lang w:val="bs-Latn-BA"/>
          </w:rPr>
          <w:t>@bankaintesa.rs</w:t>
        </w:r>
      </w:ins>
      <w:ins w:id="2381" w:author="Rajo" w:date="2018-05-27T14:56:00Z">
        <w:r w:rsidR="00B66096">
          <w:rPr>
            <w:lang w:val="bs-Latn-BA"/>
          </w:rPr>
          <w:t>“</w:t>
        </w:r>
      </w:ins>
      <w:ins w:id="2382" w:author="Rajo" w:date="2018-05-27T14:54:00Z">
        <w:r w:rsidR="003B6011">
          <w:rPr>
            <w:lang w:val="bs-Latn-BA"/>
          </w:rPr>
          <w:t xml:space="preserve"> i</w:t>
        </w:r>
      </w:ins>
      <w:ins w:id="2383" w:author="Rajo" w:date="2018-05-26T20:19:00Z">
        <w:r w:rsidR="006711F2">
          <w:rPr>
            <w:lang w:val="bs-Latn-BA"/>
          </w:rPr>
          <w:t xml:space="preserve"> </w:t>
        </w:r>
      </w:ins>
      <w:ins w:id="2384" w:author="Rajo" w:date="2018-05-26T20:21:00Z">
        <w:r w:rsidR="006711F2">
          <w:rPr>
            <w:lang w:val="bs-Latn-BA"/>
          </w:rPr>
          <w:t xml:space="preserve">koji pripadaju grupi </w:t>
        </w:r>
        <w:r w:rsidR="006711F2">
          <w:rPr>
            <w:lang w:val="bs-Latn-BA"/>
          </w:rPr>
          <w:lastRenderedPageBreak/>
          <w:t>administratora</w:t>
        </w:r>
      </w:ins>
      <w:ins w:id="2385" w:author="Rajo" w:date="2018-05-26T20:22:00Z">
        <w:r w:rsidR="006711F2">
          <w:rPr>
            <w:lang w:val="bs-Latn-BA"/>
          </w:rPr>
          <w:t xml:space="preserve">, imaju pravo na uvid u sve transakcije </w:t>
        </w:r>
      </w:ins>
      <w:ins w:id="2386" w:author="Rajo" w:date="2018-05-26T20:27:00Z">
        <w:r w:rsidR="00C74B0C">
          <w:rPr>
            <w:lang w:val="bs-Latn-BA"/>
          </w:rPr>
          <w:t>klijenata banke</w:t>
        </w:r>
      </w:ins>
      <w:ins w:id="2387" w:author="Rajo" w:date="2018-05-26T20:24:00Z">
        <w:r w:rsidR="006711F2">
          <w:rPr>
            <w:lang w:val="bs-Latn-BA"/>
          </w:rPr>
          <w:t>,</w:t>
        </w:r>
      </w:ins>
      <w:ins w:id="2388" w:author="Rajo" w:date="2018-05-26T20:26:00Z">
        <w:r w:rsidR="00C74B0C">
          <w:rPr>
            <w:lang w:val="bs-Latn-BA"/>
          </w:rPr>
          <w:t xml:space="preserve"> </w:t>
        </w:r>
      </w:ins>
      <w:ins w:id="2389" w:author="Rajo" w:date="2018-05-26T20:27:00Z">
        <w:r w:rsidR="00C74B0C">
          <w:rPr>
            <w:lang w:val="bs-Latn-BA"/>
          </w:rPr>
          <w:t>dostupne</w:t>
        </w:r>
      </w:ins>
      <w:ins w:id="2390" w:author="Rajo" w:date="2018-05-26T20:24:00Z">
        <w:r w:rsidR="006711F2">
          <w:rPr>
            <w:lang w:val="bs-Latn-BA"/>
          </w:rPr>
          <w:t xml:space="preserve"> na adresi </w:t>
        </w:r>
      </w:ins>
      <w:ins w:id="2391" w:author="Rajo" w:date="2018-05-26T20:28:00Z">
        <w:r w:rsidR="00C74B0C">
          <w:rPr>
            <w:lang w:val="bs-Latn-BA"/>
          </w:rPr>
          <w:t>„</w:t>
        </w:r>
      </w:ins>
      <w:ins w:id="2392" w:author="Rajo" w:date="2018-05-26T20:24:00Z">
        <w:r w:rsidR="006711F2">
          <w:rPr>
            <w:lang w:val="bs-Latn-BA"/>
          </w:rPr>
          <w:t>http://www.bankaintesa.rs/</w:t>
        </w:r>
      </w:ins>
      <w:ins w:id="2393" w:author="Rajo" w:date="2018-05-26T20:25:00Z">
        <w:r w:rsidR="006711F2">
          <w:rPr>
            <w:lang w:val="bs-Latn-BA"/>
          </w:rPr>
          <w:t>panel/pregledTransa</w:t>
        </w:r>
      </w:ins>
      <w:ins w:id="2394" w:author="Rajo" w:date="2018-05-26T20:26:00Z">
        <w:r w:rsidR="006711F2">
          <w:rPr>
            <w:lang w:val="bs-Latn-BA"/>
          </w:rPr>
          <w:t>kcija.html</w:t>
        </w:r>
      </w:ins>
      <w:ins w:id="2395" w:author="Rajo" w:date="2018-05-26T20:28:00Z">
        <w:r w:rsidR="00C74B0C">
          <w:rPr>
            <w:lang w:val="bs-Latn-BA"/>
          </w:rPr>
          <w:t>“</w:t>
        </w:r>
      </w:ins>
      <w:ins w:id="2396" w:author="Rajo" w:date="2018-05-26T20:26:00Z">
        <w:r w:rsidR="000968B0">
          <w:rPr>
            <w:lang w:val="bs-Latn-BA"/>
          </w:rPr>
          <w:t>.</w:t>
        </w:r>
      </w:ins>
      <w:ins w:id="2397" w:author="Rajo" w:date="2018-05-26T20:34:00Z">
        <w:r w:rsidR="00CF3A20">
          <w:rPr>
            <w:lang w:val="bs-Latn-BA"/>
          </w:rPr>
          <w:t xml:space="preserve"> Ukoliko </w:t>
        </w:r>
      </w:ins>
      <w:ins w:id="2398" w:author="Rajo" w:date="2018-05-27T14:55:00Z">
        <w:r w:rsidR="003B6011">
          <w:rPr>
            <w:lang w:val="bs-Latn-BA"/>
          </w:rPr>
          <w:t>emai</w:t>
        </w:r>
      </w:ins>
      <w:ins w:id="2399" w:author="Rajo" w:date="2018-05-27T14:56:00Z">
        <w:r w:rsidR="003B6011">
          <w:rPr>
            <w:lang w:val="bs-Latn-BA"/>
          </w:rPr>
          <w:t>l adresa korisnika</w:t>
        </w:r>
      </w:ins>
      <w:ins w:id="2400" w:author="Rajo" w:date="2018-05-26T20:34:00Z">
        <w:r w:rsidR="00CF3A20">
          <w:rPr>
            <w:lang w:val="bs-Latn-BA"/>
          </w:rPr>
          <w:t xml:space="preserve"> n</w:t>
        </w:r>
      </w:ins>
      <w:ins w:id="2401" w:author="Rajo" w:date="2018-05-27T14:56:00Z">
        <w:r w:rsidR="003B6011">
          <w:rPr>
            <w:lang w:val="bs-Latn-BA"/>
          </w:rPr>
          <w:t>ije</w:t>
        </w:r>
      </w:ins>
      <w:ins w:id="2402" w:author="Rajo" w:date="2018-05-26T20:34:00Z">
        <w:r w:rsidR="00CF3A20">
          <w:rPr>
            <w:lang w:val="bs-Latn-BA"/>
          </w:rPr>
          <w:t xml:space="preserve"> sa</w:t>
        </w:r>
      </w:ins>
      <w:ins w:id="2403" w:author="Rajo" w:date="2018-05-26T20:35:00Z">
        <w:r w:rsidR="00CF3A20">
          <w:rPr>
            <w:lang w:val="bs-Latn-BA"/>
          </w:rPr>
          <w:t xml:space="preserve"> datog domena ili </w:t>
        </w:r>
      </w:ins>
      <w:ins w:id="2404" w:author="Rajo" w:date="2018-05-27T14:56:00Z">
        <w:r w:rsidR="003B6011">
          <w:rPr>
            <w:lang w:val="bs-Latn-BA"/>
          </w:rPr>
          <w:t xml:space="preserve">on </w:t>
        </w:r>
      </w:ins>
      <w:ins w:id="2405" w:author="Rajo" w:date="2018-05-26T20:35:00Z">
        <w:r w:rsidR="00CF3A20">
          <w:rPr>
            <w:lang w:val="bs-Latn-BA"/>
          </w:rPr>
          <w:t>ne pripada grupi administratora,  pristup će mu biti onemogućen</w:t>
        </w:r>
      </w:ins>
      <w:ins w:id="2406" w:author="Rajo" w:date="2018-05-27T15:07:00Z">
        <w:r w:rsidR="003B7C96">
          <w:rPr>
            <w:lang w:val="bs-Latn-BA"/>
          </w:rPr>
          <w:t xml:space="preserve"> (uz pretpostavku da je sistem podešen tako da je </w:t>
        </w:r>
      </w:ins>
      <w:ins w:id="2407" w:author="Rajo" w:date="2018-05-27T15:11:00Z">
        <w:r w:rsidR="008E177B">
          <w:rPr>
            <w:lang w:val="bs-Latn-BA"/>
          </w:rPr>
          <w:t xml:space="preserve">pristup </w:t>
        </w:r>
      </w:ins>
      <w:ins w:id="2408" w:author="Rajo" w:date="2018-05-27T15:07:00Z">
        <w:r w:rsidR="003B7C96">
          <w:rPr>
            <w:lang w:val="bs-Latn-BA"/>
          </w:rPr>
          <w:t xml:space="preserve">podrazumijevano </w:t>
        </w:r>
      </w:ins>
      <w:ins w:id="2409" w:author="Rajo" w:date="2018-05-27T15:08:00Z">
        <w:r w:rsidR="003B7C96">
          <w:rPr>
            <w:lang w:val="bs-Latn-BA"/>
          </w:rPr>
          <w:t>onemogućen</w:t>
        </w:r>
      </w:ins>
      <w:ins w:id="2410" w:author="Rajo" w:date="2018-05-27T15:07:00Z">
        <w:r w:rsidR="003B7C96">
          <w:rPr>
            <w:lang w:val="bs-Latn-BA"/>
          </w:rPr>
          <w:t>)</w:t>
        </w:r>
      </w:ins>
      <w:ins w:id="2411" w:author="Rajo" w:date="2018-05-26T20:36:00Z">
        <w:r w:rsidR="007B36E3">
          <w:rPr>
            <w:lang w:val="bs-Latn-BA"/>
          </w:rPr>
          <w:t xml:space="preserve">. </w:t>
        </w:r>
      </w:ins>
      <w:ins w:id="2412" w:author="Rajo" w:date="2018-05-26T20:37:00Z">
        <w:r w:rsidR="007B36E3">
          <w:rPr>
            <w:lang w:val="bs-Latn-BA"/>
          </w:rPr>
          <w:t>Pored toga</w:t>
        </w:r>
      </w:ins>
      <w:ins w:id="2413" w:author="Rajo" w:date="2018-05-26T20:39:00Z">
        <w:r w:rsidR="007B36E3">
          <w:rPr>
            <w:lang w:val="bs-Latn-BA"/>
          </w:rPr>
          <w:t xml:space="preserve">, </w:t>
        </w:r>
      </w:ins>
      <w:ins w:id="2414" w:author="Rajo" w:date="2018-05-26T20:41:00Z">
        <w:r w:rsidR="007B36E3">
          <w:rPr>
            <w:lang w:val="bs-Latn-BA"/>
          </w:rPr>
          <w:t xml:space="preserve">biće evidentirani svi </w:t>
        </w:r>
      </w:ins>
      <w:ins w:id="2415" w:author="Rajo" w:date="2018-05-26T20:43:00Z">
        <w:r w:rsidR="0079171E">
          <w:rPr>
            <w:lang w:val="bs-Latn-BA"/>
          </w:rPr>
          <w:t xml:space="preserve">odbijeni </w:t>
        </w:r>
      </w:ins>
      <w:ins w:id="2416" w:author="Rajo" w:date="2018-05-27T15:14:00Z">
        <w:r w:rsidR="00D27C18">
          <w:rPr>
            <w:lang w:val="bs-Latn-BA"/>
          </w:rPr>
          <w:t xml:space="preserve">zahtjevi </w:t>
        </w:r>
      </w:ins>
      <w:ins w:id="2417" w:author="Rajo" w:date="2018-05-27T15:15:00Z">
        <w:r w:rsidR="00D27C18">
          <w:rPr>
            <w:lang w:val="bs-Latn-BA"/>
          </w:rPr>
          <w:t xml:space="preserve">na </w:t>
        </w:r>
      </w:ins>
      <w:ins w:id="2418" w:author="Rajo" w:date="2018-05-27T15:06:00Z">
        <w:r w:rsidR="00DB7B97">
          <w:rPr>
            <w:lang w:val="bs-Latn-BA"/>
          </w:rPr>
          <w:t>koj</w:t>
        </w:r>
      </w:ins>
      <w:ins w:id="2419" w:author="Rajo" w:date="2018-05-27T15:15:00Z">
        <w:r w:rsidR="00D27C18">
          <w:rPr>
            <w:lang w:val="bs-Latn-BA"/>
          </w:rPr>
          <w:t>e</w:t>
        </w:r>
      </w:ins>
      <w:ins w:id="2420" w:author="Rajo" w:date="2018-05-27T15:06:00Z">
        <w:r w:rsidR="00DB7B97">
          <w:rPr>
            <w:lang w:val="bs-Latn-BA"/>
          </w:rPr>
          <w:t xml:space="preserve"> </w:t>
        </w:r>
      </w:ins>
      <w:ins w:id="2421" w:author="Rajo" w:date="2018-05-27T15:15:00Z">
        <w:r w:rsidR="00D27C18">
          <w:rPr>
            <w:lang w:val="bs-Latn-BA"/>
          </w:rPr>
          <w:t>je</w:t>
        </w:r>
      </w:ins>
      <w:ins w:id="2422" w:author="Rajo" w:date="2018-05-27T15:06:00Z">
        <w:r w:rsidR="00DB7B97">
          <w:rPr>
            <w:lang w:val="bs-Latn-BA"/>
          </w:rPr>
          <w:t xml:space="preserve"> </w:t>
        </w:r>
        <w:r w:rsidR="004378F2">
          <w:rPr>
            <w:lang w:val="bs-Latn-BA"/>
          </w:rPr>
          <w:t>dati propis</w:t>
        </w:r>
      </w:ins>
      <w:ins w:id="2423" w:author="Rajo" w:date="2018-05-27T15:16:00Z">
        <w:r w:rsidR="00C56823">
          <w:rPr>
            <w:lang w:val="bs-Latn-BA"/>
          </w:rPr>
          <w:t xml:space="preserve"> </w:t>
        </w:r>
      </w:ins>
      <w:ins w:id="2424" w:author="Rajo" w:date="2018-05-27T15:17:00Z">
        <w:r w:rsidR="007E2F2B">
          <w:rPr>
            <w:lang w:val="bs-Latn-BA"/>
          </w:rPr>
          <w:t xml:space="preserve">bio </w:t>
        </w:r>
      </w:ins>
      <w:ins w:id="2425" w:author="Rajo" w:date="2018-05-27T15:15:00Z">
        <w:r w:rsidR="00D27C18">
          <w:rPr>
            <w:lang w:val="bs-Latn-BA"/>
          </w:rPr>
          <w:t>primjen</w:t>
        </w:r>
      </w:ins>
      <w:ins w:id="2426" w:author="Rajo" w:date="2018-05-27T15:16:00Z">
        <w:r w:rsidR="00BB7750">
          <w:rPr>
            <w:lang w:val="bs-Latn-BA"/>
          </w:rPr>
          <w:t>j</w:t>
        </w:r>
      </w:ins>
      <w:ins w:id="2427" w:author="Rajo" w:date="2018-05-27T15:15:00Z">
        <w:r w:rsidR="00D27C18">
          <w:rPr>
            <w:lang w:val="bs-Latn-BA"/>
          </w:rPr>
          <w:t>iv</w:t>
        </w:r>
      </w:ins>
      <w:ins w:id="2428" w:author="Rajo" w:date="2018-05-26T20:43:00Z">
        <w:r w:rsidR="0079171E">
          <w:rPr>
            <w:lang w:val="bs-Latn-BA"/>
          </w:rPr>
          <w:t>.</w:t>
        </w:r>
      </w:ins>
    </w:p>
    <w:p w14:paraId="0F220C88" w14:textId="77777777" w:rsidR="00BD2891" w:rsidRDefault="00BD2891">
      <w:pPr>
        <w:keepNext/>
        <w:spacing w:line="240" w:lineRule="auto"/>
        <w:jc w:val="center"/>
        <w:rPr>
          <w:ins w:id="2429" w:author="Rajo" w:date="2018-05-26T21:22:00Z"/>
        </w:rPr>
        <w:pPrChange w:id="2430" w:author="Rajo" w:date="2018-05-26T21:22:00Z">
          <w:pPr>
            <w:keepNext/>
            <w:spacing w:line="240" w:lineRule="auto"/>
          </w:pPr>
        </w:pPrChange>
      </w:pPr>
      <w:ins w:id="2431" w:author="Rajo" w:date="2018-05-26T21:21:00Z">
        <w:r>
          <w:rPr>
            <w:noProof/>
            <w:lang w:val="bs-Latn-BA"/>
          </w:rPr>
          <w:drawing>
            <wp:inline distT="0" distB="0" distL="0" distR="0" wp14:anchorId="1AF70E8F" wp14:editId="57EE2015">
              <wp:extent cx="5306431" cy="5076825"/>
              <wp:effectExtent l="0" t="0" r="889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5719" cy="5095279"/>
                      </a:xfrm>
                      <a:prstGeom prst="rect">
                        <a:avLst/>
                      </a:prstGeom>
                      <a:noFill/>
                      <a:ln>
                        <a:noFill/>
                      </a:ln>
                    </pic:spPr>
                  </pic:pic>
                </a:graphicData>
              </a:graphic>
            </wp:inline>
          </w:drawing>
        </w:r>
      </w:ins>
    </w:p>
    <w:p w14:paraId="0D4C00B4" w14:textId="3D299387" w:rsidR="007E0D8F" w:rsidRDefault="00BD2891">
      <w:pPr>
        <w:pStyle w:val="Caption"/>
        <w:jc w:val="center"/>
        <w:rPr>
          <w:ins w:id="2432" w:author="Rajo" w:date="2018-05-26T21:11:00Z"/>
        </w:rPr>
        <w:pPrChange w:id="2433" w:author="Rajo" w:date="2018-05-26T21:22:00Z">
          <w:pPr>
            <w:spacing w:line="240" w:lineRule="auto"/>
            <w:jc w:val="center"/>
          </w:pPr>
        </w:pPrChange>
      </w:pPr>
      <w:proofErr w:type="spellStart"/>
      <w:ins w:id="2434" w:author="Rajo" w:date="2018-05-26T21:22:00Z">
        <w:r>
          <w:t>Slika</w:t>
        </w:r>
        <w:proofErr w:type="spellEnd"/>
        <w:r>
          <w:t xml:space="preserve"> </w:t>
        </w:r>
      </w:ins>
      <w:ins w:id="2435" w:author="Rajo" w:date="2018-05-31T17:30:00Z">
        <w:r w:rsidR="002105F4">
          <w:fldChar w:fldCharType="begin"/>
        </w:r>
        <w:r w:rsidR="002105F4">
          <w:instrText xml:space="preserve"> STYLEREF 1 \s </w:instrText>
        </w:r>
      </w:ins>
      <w:r w:rsidR="002105F4">
        <w:fldChar w:fldCharType="separate"/>
      </w:r>
      <w:r w:rsidR="002105F4">
        <w:rPr>
          <w:noProof/>
        </w:rPr>
        <w:t>8</w:t>
      </w:r>
      <w:ins w:id="2436" w:author="Rajo" w:date="2018-05-31T17:30:00Z">
        <w:r w:rsidR="002105F4">
          <w:fldChar w:fldCharType="end"/>
        </w:r>
        <w:r w:rsidR="002105F4">
          <w:t>.</w:t>
        </w:r>
        <w:r w:rsidR="002105F4">
          <w:fldChar w:fldCharType="begin"/>
        </w:r>
        <w:r w:rsidR="002105F4">
          <w:instrText xml:space="preserve"> SEQ Slika \* ARABIC \s 1 </w:instrText>
        </w:r>
      </w:ins>
      <w:r w:rsidR="002105F4">
        <w:fldChar w:fldCharType="separate"/>
      </w:r>
      <w:ins w:id="2437" w:author="Rajo" w:date="2018-05-31T17:30:00Z">
        <w:r w:rsidR="002105F4">
          <w:rPr>
            <w:noProof/>
          </w:rPr>
          <w:t>2</w:t>
        </w:r>
        <w:r w:rsidR="002105F4">
          <w:fldChar w:fldCharType="end"/>
        </w:r>
      </w:ins>
      <w:ins w:id="2438" w:author="Rajo" w:date="2018-05-26T21:22:00Z">
        <w:r>
          <w:t xml:space="preserve"> - </w:t>
        </w:r>
        <w:proofErr w:type="spellStart"/>
        <w:r>
          <w:t>primjer</w:t>
        </w:r>
        <w:proofErr w:type="spellEnd"/>
        <w:r>
          <w:t xml:space="preserve"> </w:t>
        </w:r>
        <w:proofErr w:type="spellStart"/>
        <w:r>
          <w:t>cilja</w:t>
        </w:r>
      </w:ins>
      <w:proofErr w:type="spellEnd"/>
    </w:p>
    <w:p w14:paraId="5121459B" w14:textId="23D036A1" w:rsidR="00F674A3" w:rsidRDefault="008F2F83">
      <w:pPr>
        <w:spacing w:line="240" w:lineRule="auto"/>
        <w:ind w:firstLine="360"/>
        <w:jc w:val="both"/>
        <w:rPr>
          <w:ins w:id="2439" w:author="Rajo" w:date="2018-05-26T20:58:00Z"/>
          <w:lang w:val="bs-Latn-BA"/>
        </w:rPr>
        <w:pPrChange w:id="2440" w:author="Rajo" w:date="2018-06-17T14:55:00Z">
          <w:pPr>
            <w:spacing w:line="240" w:lineRule="auto"/>
            <w:jc w:val="both"/>
          </w:pPr>
        </w:pPrChange>
      </w:pPr>
      <w:ins w:id="2441" w:author="Rajo" w:date="2018-05-26T20:59:00Z">
        <w:r>
          <w:rPr>
            <w:lang w:val="bs-Latn-BA"/>
          </w:rPr>
          <w:t xml:space="preserve">Na prethodnoj </w:t>
        </w:r>
      </w:ins>
      <w:ins w:id="2442" w:author="Rajo" w:date="2018-06-17T14:54:00Z">
        <w:r w:rsidR="00E35238" w:rsidRPr="00E35238">
          <w:rPr>
            <w:b/>
            <w:lang w:val="bs-Latn-BA"/>
            <w:rPrChange w:id="2443" w:author="Rajo" w:date="2018-06-17T14:54:00Z">
              <w:rPr>
                <w:lang w:val="bs-Latn-BA"/>
              </w:rPr>
            </w:rPrChange>
          </w:rPr>
          <w:t>S</w:t>
        </w:r>
      </w:ins>
      <w:ins w:id="2444" w:author="Rajo" w:date="2018-05-26T20:59:00Z">
        <w:r w:rsidRPr="00E35238">
          <w:rPr>
            <w:b/>
            <w:lang w:val="bs-Latn-BA"/>
            <w:rPrChange w:id="2445" w:author="Rajo" w:date="2018-06-17T14:54:00Z">
              <w:rPr>
                <w:lang w:val="bs-Latn-BA"/>
              </w:rPr>
            </w:rPrChange>
          </w:rPr>
          <w:t xml:space="preserve">lici </w:t>
        </w:r>
      </w:ins>
      <w:ins w:id="2446" w:author="Rajo" w:date="2018-06-17T14:54:00Z">
        <w:r w:rsidR="00E35238" w:rsidRPr="00E35238">
          <w:rPr>
            <w:b/>
            <w:lang w:val="bs-Latn-BA"/>
            <w:rPrChange w:id="2447" w:author="Rajo" w:date="2018-06-17T14:54:00Z">
              <w:rPr>
                <w:lang w:val="bs-Latn-BA"/>
              </w:rPr>
            </w:rPrChange>
          </w:rPr>
          <w:t>8.2</w:t>
        </w:r>
        <w:r w:rsidR="00E35238">
          <w:rPr>
            <w:lang w:val="bs-Latn-BA"/>
          </w:rPr>
          <w:t xml:space="preserve"> </w:t>
        </w:r>
      </w:ins>
      <w:ins w:id="2448" w:author="Rajo" w:date="2018-05-26T20:59:00Z">
        <w:r>
          <w:rPr>
            <w:lang w:val="bs-Latn-BA"/>
          </w:rPr>
          <w:t xml:space="preserve">prikazan je </w:t>
        </w:r>
      </w:ins>
      <w:ins w:id="2449" w:author="Rajo" w:date="2018-05-26T21:00:00Z">
        <w:r>
          <w:rPr>
            <w:lang w:val="bs-Latn-BA"/>
          </w:rPr>
          <w:t xml:space="preserve">cilj propisa iz navedenog primjera. </w:t>
        </w:r>
      </w:ins>
      <w:ins w:id="2450" w:author="Rajo" w:date="2018-05-26T21:01:00Z">
        <w:r>
          <w:rPr>
            <w:lang w:val="bs-Latn-BA"/>
          </w:rPr>
          <w:t xml:space="preserve">Kao što </w:t>
        </w:r>
      </w:ins>
      <w:ins w:id="2451" w:author="Rajo" w:date="2018-05-26T21:13:00Z">
        <w:r w:rsidR="00B73E20">
          <w:rPr>
            <w:lang w:val="bs-Latn-BA"/>
          </w:rPr>
          <w:t xml:space="preserve">je </w:t>
        </w:r>
      </w:ins>
      <w:ins w:id="2452" w:author="Rajo" w:date="2018-05-26T21:01:00Z">
        <w:r>
          <w:rPr>
            <w:lang w:val="bs-Latn-BA"/>
          </w:rPr>
          <w:t xml:space="preserve">moguće vidjeti, da </w:t>
        </w:r>
      </w:ins>
      <w:ins w:id="2453" w:author="Rajo" w:date="2018-05-26T21:02:00Z">
        <w:r>
          <w:rPr>
            <w:lang w:val="bs-Latn-BA"/>
          </w:rPr>
          <w:t xml:space="preserve">bi </w:t>
        </w:r>
      </w:ins>
      <w:ins w:id="2454" w:author="Rajo" w:date="2018-05-26T21:03:00Z">
        <w:r>
          <w:rPr>
            <w:lang w:val="bs-Latn-BA"/>
          </w:rPr>
          <w:t xml:space="preserve">propis i </w:t>
        </w:r>
      </w:ins>
      <w:ins w:id="2455" w:author="Rajo" w:date="2018-05-26T21:05:00Z">
        <w:r>
          <w:rPr>
            <w:lang w:val="bs-Latn-BA"/>
          </w:rPr>
          <w:t xml:space="preserve">pravila definisana u okviru njega </w:t>
        </w:r>
      </w:ins>
      <w:ins w:id="2456" w:author="Rajo" w:date="2018-05-26T21:10:00Z">
        <w:r w:rsidR="006C77C8">
          <w:rPr>
            <w:lang w:val="bs-Latn-BA"/>
          </w:rPr>
          <w:t xml:space="preserve">uopšte </w:t>
        </w:r>
      </w:ins>
      <w:ins w:id="2457" w:author="Rajo" w:date="2018-05-26T21:05:00Z">
        <w:r>
          <w:rPr>
            <w:lang w:val="bs-Latn-BA"/>
          </w:rPr>
          <w:t>bil</w:t>
        </w:r>
      </w:ins>
      <w:ins w:id="2458" w:author="Rajo" w:date="2018-05-26T21:13:00Z">
        <w:r w:rsidR="000F340B">
          <w:rPr>
            <w:lang w:val="bs-Latn-BA"/>
          </w:rPr>
          <w:t>i</w:t>
        </w:r>
      </w:ins>
      <w:ins w:id="2459" w:author="Rajo" w:date="2018-05-26T21:05:00Z">
        <w:r>
          <w:rPr>
            <w:lang w:val="bs-Latn-BA"/>
          </w:rPr>
          <w:t xml:space="preserve"> </w:t>
        </w:r>
      </w:ins>
      <w:ins w:id="2460" w:author="Rajo" w:date="2018-05-26T21:06:00Z">
        <w:r>
          <w:rPr>
            <w:lang w:val="bs-Latn-BA"/>
          </w:rPr>
          <w:t>primijenjen</w:t>
        </w:r>
      </w:ins>
      <w:ins w:id="2461" w:author="Rajo" w:date="2018-05-26T21:13:00Z">
        <w:r w:rsidR="00547539">
          <w:rPr>
            <w:lang w:val="bs-Latn-BA"/>
          </w:rPr>
          <w:t>i</w:t>
        </w:r>
      </w:ins>
      <w:ins w:id="2462" w:author="Rajo" w:date="2018-05-26T21:06:00Z">
        <w:r>
          <w:rPr>
            <w:lang w:val="bs-Latn-BA"/>
          </w:rPr>
          <w:t xml:space="preserve"> na određeni zahtjev</w:t>
        </w:r>
      </w:ins>
      <w:ins w:id="2463" w:author="Rajo" w:date="2018-05-26T21:05:00Z">
        <w:r>
          <w:rPr>
            <w:lang w:val="bs-Latn-BA"/>
          </w:rPr>
          <w:t xml:space="preserve">, </w:t>
        </w:r>
      </w:ins>
      <w:ins w:id="2464" w:author="Rajo" w:date="2018-05-26T21:03:00Z">
        <w:r>
          <w:rPr>
            <w:lang w:val="bs-Latn-BA"/>
          </w:rPr>
          <w:t xml:space="preserve"> </w:t>
        </w:r>
      </w:ins>
      <w:ins w:id="2465" w:author="Rajo" w:date="2018-05-26T21:06:00Z">
        <w:r>
          <w:rPr>
            <w:lang w:val="bs-Latn-BA"/>
          </w:rPr>
          <w:t>on mora biti upućen</w:t>
        </w:r>
      </w:ins>
      <w:ins w:id="2466" w:author="Rajo" w:date="2018-05-26T21:26:00Z">
        <w:r w:rsidR="009B44A8">
          <w:rPr>
            <w:lang w:val="bs-Latn-BA"/>
          </w:rPr>
          <w:t xml:space="preserve"> ka stranici za uvid u </w:t>
        </w:r>
      </w:ins>
      <w:ins w:id="2467" w:author="Rajo" w:date="2018-05-26T21:28:00Z">
        <w:r w:rsidR="009B44A8">
          <w:rPr>
            <w:lang w:val="bs-Latn-BA"/>
          </w:rPr>
          <w:t xml:space="preserve">sve </w:t>
        </w:r>
      </w:ins>
      <w:ins w:id="2468" w:author="Rajo" w:date="2018-05-26T21:26:00Z">
        <w:r w:rsidR="009B44A8">
          <w:rPr>
            <w:lang w:val="bs-Latn-BA"/>
          </w:rPr>
          <w:t>transakcije klije</w:t>
        </w:r>
      </w:ins>
      <w:ins w:id="2469" w:author="Rajo" w:date="2018-05-26T21:27:00Z">
        <w:r w:rsidR="009B44A8">
          <w:rPr>
            <w:lang w:val="bs-Latn-BA"/>
          </w:rPr>
          <w:t>n</w:t>
        </w:r>
      </w:ins>
      <w:ins w:id="2470" w:author="Rajo" w:date="2018-05-26T21:26:00Z">
        <w:r w:rsidR="009B44A8">
          <w:rPr>
            <w:lang w:val="bs-Latn-BA"/>
          </w:rPr>
          <w:t>ata</w:t>
        </w:r>
      </w:ins>
      <w:ins w:id="2471" w:author="Rajo" w:date="2018-05-26T21:27:00Z">
        <w:r w:rsidR="009B44A8">
          <w:rPr>
            <w:lang w:val="bs-Latn-BA"/>
          </w:rPr>
          <w:t xml:space="preserve">, i to </w:t>
        </w:r>
      </w:ins>
      <w:ins w:id="2472" w:author="Rajo" w:date="2018-05-26T21:06:00Z">
        <w:r>
          <w:rPr>
            <w:lang w:val="bs-Latn-BA"/>
          </w:rPr>
          <w:t xml:space="preserve"> od strane korisnika </w:t>
        </w:r>
      </w:ins>
      <w:ins w:id="2473" w:author="Rajo" w:date="2018-05-27T14:57:00Z">
        <w:r w:rsidR="007F3790">
          <w:rPr>
            <w:lang w:val="bs-Latn-BA"/>
          </w:rPr>
          <w:t xml:space="preserve">čija se email adresa </w:t>
        </w:r>
        <w:proofErr w:type="spellStart"/>
        <w:r w:rsidR="007F3790">
          <w:rPr>
            <w:lang w:val="bs-Latn-BA"/>
          </w:rPr>
          <w:t>završava</w:t>
        </w:r>
      </w:ins>
      <w:proofErr w:type="spellEnd"/>
      <w:ins w:id="2474" w:author="Rajo" w:date="2018-05-26T21:09:00Z">
        <w:r w:rsidR="007746D2">
          <w:rPr>
            <w:lang w:val="bs-Latn-BA"/>
          </w:rPr>
          <w:t xml:space="preserve"> sa </w:t>
        </w:r>
      </w:ins>
      <w:ins w:id="2475" w:author="Rajo" w:date="2018-05-27T14:57:00Z">
        <w:r w:rsidR="007F3790">
          <w:rPr>
            <w:lang w:val="bs-Latn-BA"/>
          </w:rPr>
          <w:t>„</w:t>
        </w:r>
      </w:ins>
      <w:ins w:id="2476" w:author="Rajo" w:date="2018-05-26T21:10:00Z">
        <w:r w:rsidR="00C706C7">
          <w:rPr>
            <w:lang w:val="bs-Latn-BA"/>
          </w:rPr>
          <w:t>@</w:t>
        </w:r>
      </w:ins>
      <w:ins w:id="2477" w:author="Rajo" w:date="2018-05-26T21:09:00Z">
        <w:r w:rsidR="007746D2">
          <w:rPr>
            <w:lang w:val="bs-Latn-BA"/>
          </w:rPr>
          <w:t>bankaintesa.rs</w:t>
        </w:r>
      </w:ins>
      <w:ins w:id="2478" w:author="Rajo" w:date="2018-05-27T14:57:00Z">
        <w:r w:rsidR="007F3790">
          <w:rPr>
            <w:lang w:val="bs-Latn-BA"/>
          </w:rPr>
          <w:t>“</w:t>
        </w:r>
      </w:ins>
      <w:ins w:id="2479" w:author="Rajo" w:date="2018-05-26T21:31:00Z">
        <w:r w:rsidR="00894172">
          <w:rPr>
            <w:lang w:val="bs-Latn-BA"/>
          </w:rPr>
          <w:t>.</w:t>
        </w:r>
      </w:ins>
    </w:p>
    <w:p w14:paraId="348C71CC" w14:textId="4C0793D6" w:rsidR="00183008" w:rsidRDefault="00E23CB7">
      <w:pPr>
        <w:keepNext/>
        <w:ind w:firstLine="360"/>
        <w:jc w:val="both"/>
        <w:rPr>
          <w:ins w:id="2480" w:author="Rajo" w:date="2018-05-26T22:02:00Z"/>
          <w:rFonts w:eastAsia="Times New Roman" w:cs="Times New Roman"/>
          <w:bCs/>
          <w:color w:val="000000" w:themeColor="text1"/>
          <w:szCs w:val="24"/>
          <w:lang w:val="bs-Latn-BA"/>
        </w:rPr>
        <w:pPrChange w:id="2481" w:author="Rajo" w:date="2018-06-17T14:55:00Z">
          <w:pPr>
            <w:keepNext/>
            <w:ind w:firstLine="720"/>
            <w:jc w:val="both"/>
          </w:pPr>
        </w:pPrChange>
      </w:pPr>
      <w:ins w:id="2482" w:author="Rajo" w:date="2018-05-26T21:43:00Z">
        <w:r w:rsidRPr="00E23CB7">
          <w:rPr>
            <w:rFonts w:eastAsia="Times New Roman" w:cs="Times New Roman"/>
            <w:bCs/>
            <w:color w:val="000000" w:themeColor="text1"/>
            <w:szCs w:val="24"/>
            <w:lang w:val="bs-Latn-BA"/>
            <w:rPrChange w:id="2483" w:author="Rajo" w:date="2018-05-26T21:44:00Z">
              <w:rPr>
                <w:rFonts w:eastAsia="Times New Roman" w:cs="Times New Roman"/>
                <w:b/>
                <w:bCs/>
                <w:color w:val="000000" w:themeColor="text1"/>
                <w:szCs w:val="24"/>
                <w:lang w:val="bs-Latn-BA"/>
              </w:rPr>
            </w:rPrChange>
          </w:rPr>
          <w:t xml:space="preserve">Naredna </w:t>
        </w:r>
      </w:ins>
      <w:ins w:id="2484" w:author="Rajo" w:date="2018-06-17T14:54:00Z">
        <w:r w:rsidR="00337B3F" w:rsidRPr="00337B3F">
          <w:rPr>
            <w:rFonts w:eastAsia="Times New Roman" w:cs="Times New Roman"/>
            <w:b/>
            <w:bCs/>
            <w:color w:val="000000" w:themeColor="text1"/>
            <w:szCs w:val="24"/>
            <w:lang w:val="bs-Latn-BA"/>
            <w:rPrChange w:id="2485" w:author="Rajo" w:date="2018-06-17T14:54:00Z">
              <w:rPr>
                <w:rFonts w:eastAsia="Times New Roman" w:cs="Times New Roman"/>
                <w:bCs/>
                <w:color w:val="000000" w:themeColor="text1"/>
                <w:szCs w:val="24"/>
                <w:lang w:val="bs-Latn-BA"/>
              </w:rPr>
            </w:rPrChange>
          </w:rPr>
          <w:t>S</w:t>
        </w:r>
      </w:ins>
      <w:ins w:id="2486" w:author="Rajo" w:date="2018-05-26T21:43:00Z">
        <w:r w:rsidRPr="00143689">
          <w:rPr>
            <w:rFonts w:eastAsia="Times New Roman" w:cs="Times New Roman"/>
            <w:b/>
            <w:bCs/>
            <w:color w:val="000000" w:themeColor="text1"/>
            <w:szCs w:val="24"/>
            <w:lang w:val="bs-Latn-BA"/>
          </w:rPr>
          <w:t>lika</w:t>
        </w:r>
      </w:ins>
      <w:ins w:id="2487" w:author="Rajo" w:date="2018-06-17T14:54:00Z">
        <w:r w:rsidR="00337B3F" w:rsidRPr="00337B3F">
          <w:rPr>
            <w:rFonts w:eastAsia="Times New Roman" w:cs="Times New Roman"/>
            <w:b/>
            <w:bCs/>
            <w:color w:val="000000" w:themeColor="text1"/>
            <w:szCs w:val="24"/>
            <w:lang w:val="bs-Latn-BA"/>
            <w:rPrChange w:id="2488" w:author="Rajo" w:date="2018-06-17T14:54:00Z">
              <w:rPr>
                <w:rFonts w:eastAsia="Times New Roman" w:cs="Times New Roman"/>
                <w:bCs/>
                <w:color w:val="000000" w:themeColor="text1"/>
                <w:szCs w:val="24"/>
                <w:lang w:val="bs-Latn-BA"/>
              </w:rPr>
            </w:rPrChange>
          </w:rPr>
          <w:t xml:space="preserve"> 8.3</w:t>
        </w:r>
      </w:ins>
      <w:ins w:id="2489" w:author="Rajo" w:date="2018-05-26T21:43:00Z">
        <w:r w:rsidRPr="00E23CB7">
          <w:rPr>
            <w:rFonts w:eastAsia="Times New Roman" w:cs="Times New Roman"/>
            <w:bCs/>
            <w:color w:val="000000" w:themeColor="text1"/>
            <w:szCs w:val="24"/>
            <w:lang w:val="bs-Latn-BA"/>
            <w:rPrChange w:id="2490" w:author="Rajo" w:date="2018-05-26T21:44:00Z">
              <w:rPr>
                <w:rFonts w:eastAsia="Times New Roman" w:cs="Times New Roman"/>
                <w:b/>
                <w:bCs/>
                <w:color w:val="000000" w:themeColor="text1"/>
                <w:szCs w:val="24"/>
                <w:lang w:val="bs-Latn-BA"/>
              </w:rPr>
            </w:rPrChange>
          </w:rPr>
          <w:t xml:space="preserve"> predstavlja pravilo definisano u okviru propisa, koje</w:t>
        </w:r>
      </w:ins>
      <w:ins w:id="2491" w:author="Rajo" w:date="2018-05-26T21:46:00Z">
        <w:r w:rsidR="005C0B0B">
          <w:rPr>
            <w:rFonts w:eastAsia="Times New Roman" w:cs="Times New Roman"/>
            <w:bCs/>
            <w:color w:val="000000" w:themeColor="text1"/>
            <w:szCs w:val="24"/>
            <w:lang w:val="bs-Latn-BA"/>
          </w:rPr>
          <w:t xml:space="preserve"> </w:t>
        </w:r>
      </w:ins>
      <w:ins w:id="2492" w:author="Rajo" w:date="2018-05-26T21:47:00Z">
        <w:r w:rsidR="005C0B0B">
          <w:rPr>
            <w:rFonts w:eastAsia="Times New Roman" w:cs="Times New Roman"/>
            <w:bCs/>
            <w:color w:val="000000" w:themeColor="text1"/>
            <w:szCs w:val="24"/>
            <w:lang w:val="bs-Latn-BA"/>
          </w:rPr>
          <w:t>sadrži uslov</w:t>
        </w:r>
      </w:ins>
      <w:ins w:id="2493" w:author="Rajo" w:date="2018-05-26T21:43:00Z">
        <w:r w:rsidRPr="00E23CB7">
          <w:rPr>
            <w:rFonts w:eastAsia="Times New Roman" w:cs="Times New Roman"/>
            <w:bCs/>
            <w:color w:val="000000" w:themeColor="text1"/>
            <w:szCs w:val="24"/>
            <w:lang w:val="bs-Latn-BA"/>
            <w:rPrChange w:id="2494" w:author="Rajo" w:date="2018-05-26T21:44:00Z">
              <w:rPr>
                <w:rFonts w:eastAsia="Times New Roman" w:cs="Times New Roman"/>
                <w:b/>
                <w:bCs/>
                <w:color w:val="000000" w:themeColor="text1"/>
                <w:szCs w:val="24"/>
                <w:lang w:val="bs-Latn-BA"/>
              </w:rPr>
            </w:rPrChange>
          </w:rPr>
          <w:t xml:space="preserve"> da pravo pristupa u uvid svih transakcija klijenata banke imaju samo korisnici koji pripadaju</w:t>
        </w:r>
      </w:ins>
      <w:ins w:id="2495" w:author="Rajo" w:date="2018-05-26T21:47:00Z">
        <w:r w:rsidR="00D179E2">
          <w:rPr>
            <w:rFonts w:eastAsia="Times New Roman" w:cs="Times New Roman"/>
            <w:bCs/>
            <w:color w:val="000000" w:themeColor="text1"/>
            <w:szCs w:val="24"/>
            <w:lang w:val="bs-Latn-BA"/>
          </w:rPr>
          <w:t xml:space="preserve"> </w:t>
        </w:r>
      </w:ins>
      <w:ins w:id="2496" w:author="Rajo" w:date="2018-05-26T21:43:00Z">
        <w:r w:rsidRPr="00E23CB7">
          <w:rPr>
            <w:rFonts w:eastAsia="Times New Roman" w:cs="Times New Roman"/>
            <w:bCs/>
            <w:color w:val="000000" w:themeColor="text1"/>
            <w:szCs w:val="24"/>
            <w:lang w:val="bs-Latn-BA"/>
            <w:rPrChange w:id="2497" w:author="Rajo" w:date="2018-05-26T21:44:00Z">
              <w:rPr>
                <w:rFonts w:eastAsia="Times New Roman" w:cs="Times New Roman"/>
                <w:b/>
                <w:bCs/>
                <w:color w:val="000000" w:themeColor="text1"/>
                <w:szCs w:val="24"/>
                <w:lang w:val="bs-Latn-BA"/>
              </w:rPr>
            </w:rPrChange>
          </w:rPr>
          <w:t xml:space="preserve">grupi administratora. </w:t>
        </w:r>
      </w:ins>
      <w:ins w:id="2498" w:author="Rajo" w:date="2018-05-26T21:48:00Z">
        <w:r w:rsidR="00A02787">
          <w:rPr>
            <w:rFonts w:eastAsia="Times New Roman" w:cs="Times New Roman"/>
            <w:bCs/>
            <w:color w:val="000000" w:themeColor="text1"/>
            <w:szCs w:val="24"/>
            <w:lang w:val="bs-Latn-BA"/>
          </w:rPr>
          <w:t>U suprotnom,</w:t>
        </w:r>
      </w:ins>
      <w:ins w:id="2499" w:author="Rajo" w:date="2018-05-26T22:19:00Z">
        <w:r w:rsidR="00DD4E6D">
          <w:rPr>
            <w:rFonts w:eastAsia="Times New Roman" w:cs="Times New Roman"/>
            <w:bCs/>
            <w:color w:val="000000" w:themeColor="text1"/>
            <w:szCs w:val="24"/>
            <w:lang w:val="bs-Latn-BA"/>
          </w:rPr>
          <w:t xml:space="preserve"> uslov</w:t>
        </w:r>
      </w:ins>
      <w:ins w:id="2500" w:author="Rajo" w:date="2018-05-26T21:48:00Z">
        <w:r w:rsidR="00A02787">
          <w:rPr>
            <w:rFonts w:eastAsia="Times New Roman" w:cs="Times New Roman"/>
            <w:bCs/>
            <w:color w:val="000000" w:themeColor="text1"/>
            <w:szCs w:val="24"/>
            <w:lang w:val="bs-Latn-BA"/>
          </w:rPr>
          <w:t xml:space="preserve"> </w:t>
        </w:r>
      </w:ins>
      <w:ins w:id="2501" w:author="Rajo" w:date="2018-05-26T22:19:00Z">
        <w:r w:rsidR="00DD4E6D">
          <w:rPr>
            <w:rFonts w:eastAsia="Times New Roman" w:cs="Times New Roman"/>
            <w:bCs/>
            <w:color w:val="000000" w:themeColor="text1"/>
            <w:szCs w:val="24"/>
            <w:lang w:val="bs-Latn-BA"/>
          </w:rPr>
          <w:t>pravila „</w:t>
        </w:r>
        <w:proofErr w:type="spellStart"/>
        <w:r w:rsidR="00DD4E6D">
          <w:rPr>
            <w:rFonts w:eastAsia="Times New Roman" w:cs="Times New Roman"/>
            <w:bCs/>
            <w:color w:val="000000" w:themeColor="text1"/>
            <w:szCs w:val="24"/>
            <w:lang w:val="bs-Latn-BA"/>
          </w:rPr>
          <w:t>UvidUTransakcijeKlijenata</w:t>
        </w:r>
        <w:proofErr w:type="spellEnd"/>
        <w:r w:rsidR="00DD4E6D">
          <w:rPr>
            <w:rFonts w:eastAsia="Times New Roman" w:cs="Times New Roman"/>
            <w:bCs/>
            <w:color w:val="000000" w:themeColor="text1"/>
            <w:szCs w:val="24"/>
            <w:lang w:val="bs-Latn-BA"/>
          </w:rPr>
          <w:t>“ neće biti zadovoljen i neće biti</w:t>
        </w:r>
      </w:ins>
      <w:ins w:id="2502" w:author="Rajo" w:date="2018-05-26T22:20:00Z">
        <w:r w:rsidR="00DD4E6D">
          <w:rPr>
            <w:rFonts w:eastAsia="Times New Roman" w:cs="Times New Roman"/>
            <w:bCs/>
            <w:color w:val="000000" w:themeColor="text1"/>
            <w:szCs w:val="24"/>
            <w:lang w:val="bs-Latn-BA"/>
          </w:rPr>
          <w:t xml:space="preserve"> postignut efekt odobrenja pristupa (</w:t>
        </w:r>
        <w:proofErr w:type="spellStart"/>
        <w:r w:rsidR="00DD4E6D" w:rsidRPr="006A6231">
          <w:rPr>
            <w:rFonts w:eastAsia="Times New Roman" w:cs="Times New Roman"/>
            <w:bCs/>
            <w:i/>
            <w:color w:val="000000" w:themeColor="text1"/>
            <w:szCs w:val="24"/>
            <w:lang w:val="bs-Latn-BA"/>
            <w:rPrChange w:id="2503" w:author="Rajo" w:date="2018-05-26T22:24:00Z">
              <w:rPr>
                <w:rFonts w:eastAsia="Times New Roman" w:cs="Times New Roman"/>
                <w:bCs/>
                <w:color w:val="000000" w:themeColor="text1"/>
                <w:szCs w:val="24"/>
                <w:lang w:val="bs-Latn-BA"/>
              </w:rPr>
            </w:rPrChange>
          </w:rPr>
          <w:t>Permit</w:t>
        </w:r>
        <w:proofErr w:type="spellEnd"/>
        <w:r w:rsidR="00DD4E6D">
          <w:rPr>
            <w:rFonts w:eastAsia="Times New Roman" w:cs="Times New Roman"/>
            <w:bCs/>
            <w:color w:val="000000" w:themeColor="text1"/>
            <w:szCs w:val="24"/>
            <w:lang w:val="bs-Latn-BA"/>
          </w:rPr>
          <w:t>)</w:t>
        </w:r>
      </w:ins>
      <w:ins w:id="2504" w:author="Rajo" w:date="2018-05-26T22:23:00Z">
        <w:r w:rsidR="00DD4E6D">
          <w:rPr>
            <w:rFonts w:eastAsia="Times New Roman" w:cs="Times New Roman"/>
            <w:bCs/>
            <w:color w:val="000000" w:themeColor="text1"/>
            <w:szCs w:val="24"/>
            <w:lang w:val="bs-Latn-BA"/>
          </w:rPr>
          <w:t>.</w:t>
        </w:r>
      </w:ins>
      <w:ins w:id="2505" w:author="Rajo" w:date="2018-05-26T22:20:00Z">
        <w:r w:rsidR="00DD4E6D">
          <w:rPr>
            <w:rFonts w:eastAsia="Times New Roman" w:cs="Times New Roman"/>
            <w:bCs/>
            <w:color w:val="000000" w:themeColor="text1"/>
            <w:szCs w:val="24"/>
            <w:lang w:val="bs-Latn-BA"/>
          </w:rPr>
          <w:t xml:space="preserve"> </w:t>
        </w:r>
      </w:ins>
      <w:ins w:id="2506" w:author="Rajo" w:date="2018-05-26T22:23:00Z">
        <w:r w:rsidR="00DD4E6D">
          <w:rPr>
            <w:rFonts w:eastAsia="Times New Roman" w:cs="Times New Roman"/>
            <w:bCs/>
            <w:color w:val="000000" w:themeColor="text1"/>
            <w:szCs w:val="24"/>
            <w:lang w:val="bs-Latn-BA"/>
          </w:rPr>
          <w:t>N</w:t>
        </w:r>
      </w:ins>
      <w:ins w:id="2507" w:author="Rajo" w:date="2018-05-26T22:20:00Z">
        <w:r w:rsidR="00DD4E6D">
          <w:rPr>
            <w:rFonts w:eastAsia="Times New Roman" w:cs="Times New Roman"/>
            <w:bCs/>
            <w:color w:val="000000" w:themeColor="text1"/>
            <w:szCs w:val="24"/>
            <w:lang w:val="bs-Latn-BA"/>
          </w:rPr>
          <w:t xml:space="preserve">akon </w:t>
        </w:r>
      </w:ins>
      <w:ins w:id="2508" w:author="Rajo" w:date="2018-05-26T22:23:00Z">
        <w:r w:rsidR="00DD4E6D">
          <w:rPr>
            <w:rFonts w:eastAsia="Times New Roman" w:cs="Times New Roman"/>
            <w:bCs/>
            <w:color w:val="000000" w:themeColor="text1"/>
            <w:szCs w:val="24"/>
            <w:lang w:val="bs-Latn-BA"/>
          </w:rPr>
          <w:t>toga</w:t>
        </w:r>
      </w:ins>
      <w:ins w:id="2509" w:author="Rajo" w:date="2018-05-26T22:20:00Z">
        <w:r w:rsidR="00DD4E6D">
          <w:rPr>
            <w:rFonts w:eastAsia="Times New Roman" w:cs="Times New Roman"/>
            <w:bCs/>
            <w:color w:val="000000" w:themeColor="text1"/>
            <w:szCs w:val="24"/>
            <w:lang w:val="bs-Latn-BA"/>
          </w:rPr>
          <w:t xml:space="preserve"> će </w:t>
        </w:r>
      </w:ins>
      <w:ins w:id="2510" w:author="Rajo" w:date="2018-05-26T22:21:00Z">
        <w:r w:rsidR="00DD4E6D">
          <w:rPr>
            <w:rFonts w:eastAsia="Times New Roman" w:cs="Times New Roman"/>
            <w:bCs/>
            <w:color w:val="000000" w:themeColor="text1"/>
            <w:szCs w:val="24"/>
            <w:lang w:val="bs-Latn-BA"/>
          </w:rPr>
          <w:t xml:space="preserve">biti primijenjeno </w:t>
        </w:r>
      </w:ins>
      <w:ins w:id="2511" w:author="Rajo" w:date="2018-05-26T22:26:00Z">
        <w:r w:rsidR="003114E7">
          <w:rPr>
            <w:rFonts w:eastAsia="Times New Roman" w:cs="Times New Roman"/>
            <w:bCs/>
            <w:color w:val="000000" w:themeColor="text1"/>
            <w:szCs w:val="24"/>
            <w:lang w:val="bs-Latn-BA"/>
          </w:rPr>
          <w:t xml:space="preserve">zaključno, </w:t>
        </w:r>
      </w:ins>
      <w:ins w:id="2512" w:author="Rajo" w:date="2018-05-26T22:21:00Z">
        <w:r w:rsidR="00DD4E6D">
          <w:rPr>
            <w:rFonts w:eastAsia="Times New Roman" w:cs="Times New Roman"/>
            <w:bCs/>
            <w:color w:val="000000" w:themeColor="text1"/>
            <w:szCs w:val="24"/>
            <w:lang w:val="bs-Latn-BA"/>
          </w:rPr>
          <w:lastRenderedPageBreak/>
          <w:t>tzv</w:t>
        </w:r>
      </w:ins>
      <w:ins w:id="2513" w:author="Rajo" w:date="2018-05-26T22:22:00Z">
        <w:r w:rsidR="00DD4E6D">
          <w:rPr>
            <w:rFonts w:eastAsia="Times New Roman" w:cs="Times New Roman"/>
            <w:bCs/>
            <w:color w:val="000000" w:themeColor="text1"/>
            <w:szCs w:val="24"/>
            <w:lang w:val="bs-Latn-BA"/>
          </w:rPr>
          <w:t>. „propadajuće“ (</w:t>
        </w:r>
        <w:proofErr w:type="spellStart"/>
        <w:r w:rsidR="00DD4E6D" w:rsidRPr="006375DA">
          <w:rPr>
            <w:rFonts w:eastAsia="Times New Roman" w:cs="Times New Roman"/>
            <w:bCs/>
            <w:i/>
            <w:color w:val="000000" w:themeColor="text1"/>
            <w:szCs w:val="24"/>
            <w:lang w:val="bs-Latn-BA"/>
            <w:rPrChange w:id="2514" w:author="Rajo" w:date="2018-05-26T22:27:00Z">
              <w:rPr>
                <w:rFonts w:eastAsia="Times New Roman" w:cs="Times New Roman"/>
                <w:bCs/>
                <w:color w:val="000000" w:themeColor="text1"/>
                <w:szCs w:val="24"/>
                <w:lang w:val="bs-Latn-BA"/>
              </w:rPr>
            </w:rPrChange>
          </w:rPr>
          <w:t>fall-through</w:t>
        </w:r>
        <w:proofErr w:type="spellEnd"/>
        <w:r w:rsidR="00DD4E6D">
          <w:rPr>
            <w:rFonts w:eastAsia="Times New Roman" w:cs="Times New Roman"/>
            <w:bCs/>
            <w:color w:val="000000" w:themeColor="text1"/>
            <w:szCs w:val="24"/>
            <w:lang w:val="bs-Latn-BA"/>
          </w:rPr>
          <w:t>) pravilo</w:t>
        </w:r>
      </w:ins>
      <w:ins w:id="2515" w:author="Rajo" w:date="2018-05-26T22:27:00Z">
        <w:r w:rsidR="003114E7">
          <w:rPr>
            <w:rFonts w:eastAsia="Times New Roman" w:cs="Times New Roman"/>
            <w:bCs/>
            <w:color w:val="000000" w:themeColor="text1"/>
            <w:szCs w:val="24"/>
            <w:lang w:val="bs-Latn-BA"/>
          </w:rPr>
          <w:t xml:space="preserve">, </w:t>
        </w:r>
      </w:ins>
      <w:ins w:id="2516" w:author="Rajo" w:date="2018-05-26T22:22:00Z">
        <w:r w:rsidR="00DD4E6D">
          <w:rPr>
            <w:rFonts w:eastAsia="Times New Roman" w:cs="Times New Roman"/>
            <w:bCs/>
            <w:color w:val="000000" w:themeColor="text1"/>
            <w:szCs w:val="24"/>
            <w:lang w:val="bs-Latn-BA"/>
          </w:rPr>
          <w:t xml:space="preserve">koje </w:t>
        </w:r>
      </w:ins>
      <w:ins w:id="2517" w:author="Rajo" w:date="2018-05-26T22:33:00Z">
        <w:r w:rsidR="00C533EE">
          <w:rPr>
            <w:rFonts w:eastAsia="Times New Roman" w:cs="Times New Roman"/>
            <w:bCs/>
            <w:color w:val="000000" w:themeColor="text1"/>
            <w:szCs w:val="24"/>
            <w:lang w:val="bs-Latn-BA"/>
          </w:rPr>
          <w:t xml:space="preserve">kao što i sam propis nalaže, </w:t>
        </w:r>
      </w:ins>
      <w:ins w:id="2518" w:author="Rajo" w:date="2018-05-26T22:22:00Z">
        <w:r w:rsidR="00DD4E6D">
          <w:rPr>
            <w:rFonts w:eastAsia="Times New Roman" w:cs="Times New Roman"/>
            <w:bCs/>
            <w:color w:val="000000" w:themeColor="text1"/>
            <w:szCs w:val="24"/>
            <w:lang w:val="bs-Latn-BA"/>
          </w:rPr>
          <w:t>osigurava da u slučaju nezadovoljavanja prethodnih pravila pristup bude odbijen</w:t>
        </w:r>
      </w:ins>
      <w:ins w:id="2519" w:author="Rajo" w:date="2018-05-26T22:34:00Z">
        <w:r w:rsidR="00573AF9">
          <w:rPr>
            <w:rFonts w:eastAsia="Times New Roman" w:cs="Times New Roman"/>
            <w:bCs/>
            <w:color w:val="000000" w:themeColor="text1"/>
            <w:szCs w:val="24"/>
            <w:lang w:val="bs-Latn-BA"/>
          </w:rPr>
          <w:t xml:space="preserve"> (</w:t>
        </w:r>
        <w:proofErr w:type="spellStart"/>
        <w:r w:rsidR="00573AF9" w:rsidRPr="00573AF9">
          <w:rPr>
            <w:rFonts w:eastAsia="Times New Roman" w:cs="Times New Roman"/>
            <w:bCs/>
            <w:i/>
            <w:color w:val="000000" w:themeColor="text1"/>
            <w:szCs w:val="24"/>
            <w:lang w:val="bs-Latn-BA"/>
            <w:rPrChange w:id="2520" w:author="Rajo" w:date="2018-05-26T22:34:00Z">
              <w:rPr>
                <w:rFonts w:eastAsia="Times New Roman" w:cs="Times New Roman"/>
                <w:bCs/>
                <w:color w:val="000000" w:themeColor="text1"/>
                <w:szCs w:val="24"/>
                <w:lang w:val="bs-Latn-BA"/>
              </w:rPr>
            </w:rPrChange>
          </w:rPr>
          <w:t>Deny</w:t>
        </w:r>
        <w:proofErr w:type="spellEnd"/>
        <w:r w:rsidR="00573AF9">
          <w:rPr>
            <w:rFonts w:eastAsia="Times New Roman" w:cs="Times New Roman"/>
            <w:bCs/>
            <w:color w:val="000000" w:themeColor="text1"/>
            <w:szCs w:val="24"/>
            <w:lang w:val="bs-Latn-BA"/>
          </w:rPr>
          <w:t>)</w:t>
        </w:r>
      </w:ins>
      <w:ins w:id="2521" w:author="Rajo" w:date="2018-05-26T22:33:00Z">
        <w:r w:rsidR="009E5F88">
          <w:rPr>
            <w:rFonts w:eastAsia="Times New Roman" w:cs="Times New Roman"/>
            <w:bCs/>
            <w:color w:val="000000" w:themeColor="text1"/>
            <w:szCs w:val="24"/>
            <w:lang w:val="bs-Latn-BA"/>
          </w:rPr>
          <w:t>.</w:t>
        </w:r>
      </w:ins>
    </w:p>
    <w:p w14:paraId="49477E29" w14:textId="707B2660" w:rsidR="0077258C" w:rsidRPr="00D179E2" w:rsidRDefault="00CE1851">
      <w:pPr>
        <w:keepNext/>
        <w:jc w:val="both"/>
        <w:rPr>
          <w:ins w:id="2522" w:author="Rajo" w:date="2018-05-26T21:46:00Z"/>
          <w:rFonts w:eastAsia="Times New Roman" w:cs="Times New Roman"/>
          <w:bCs/>
          <w:color w:val="000000" w:themeColor="text1"/>
          <w:szCs w:val="24"/>
          <w:lang w:val="bs-Latn-BA"/>
          <w:rPrChange w:id="2523" w:author="Rajo" w:date="2018-05-26T21:47:00Z">
            <w:rPr>
              <w:ins w:id="2524" w:author="Rajo" w:date="2018-05-26T21:46:00Z"/>
            </w:rPr>
          </w:rPrChange>
        </w:rPr>
        <w:pPrChange w:id="2525" w:author="Rajo" w:date="2018-06-17T14:56:00Z">
          <w:pPr>
            <w:ind w:firstLine="720"/>
            <w:jc w:val="both"/>
          </w:pPr>
        </w:pPrChange>
      </w:pPr>
      <w:ins w:id="2526" w:author="Rajo" w:date="2018-05-26T21:45:00Z">
        <w:r>
          <w:rPr>
            <w:rFonts w:eastAsia="Times New Roman" w:cs="Times New Roman"/>
            <w:bCs/>
            <w:color w:val="000000" w:themeColor="text1"/>
            <w:szCs w:val="24"/>
            <w:lang w:val="bs-Latn-BA"/>
          </w:rPr>
          <w:br/>
        </w:r>
      </w:ins>
      <w:ins w:id="2527" w:author="Rajo" w:date="2018-05-26T22:17:00Z">
        <w:r w:rsidR="008437B1">
          <w:rPr>
            <w:rFonts w:eastAsia="Times New Roman" w:cs="Times New Roman"/>
            <w:bCs/>
            <w:noProof/>
            <w:color w:val="000000" w:themeColor="text1"/>
            <w:szCs w:val="24"/>
            <w:lang w:val="bs-Latn-BA"/>
          </w:rPr>
          <w:drawing>
            <wp:inline distT="0" distB="0" distL="0" distR="0" wp14:anchorId="7D68EA53" wp14:editId="190ECD01">
              <wp:extent cx="5943600" cy="2095500"/>
              <wp:effectExtent l="0" t="0" r="0"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095500"/>
                      </a:xfrm>
                      <a:prstGeom prst="rect">
                        <a:avLst/>
                      </a:prstGeom>
                      <a:noFill/>
                      <a:ln>
                        <a:noFill/>
                      </a:ln>
                    </pic:spPr>
                  </pic:pic>
                </a:graphicData>
              </a:graphic>
            </wp:inline>
          </w:drawing>
        </w:r>
      </w:ins>
    </w:p>
    <w:p w14:paraId="56BFCDA6" w14:textId="5495D713" w:rsidR="0077258C" w:rsidRDefault="0077258C">
      <w:pPr>
        <w:pStyle w:val="Caption"/>
        <w:jc w:val="center"/>
        <w:rPr>
          <w:ins w:id="2528" w:author="Rajo" w:date="2018-05-26T21:46:00Z"/>
        </w:rPr>
        <w:pPrChange w:id="2529" w:author="Rajo" w:date="2018-05-26T21:46:00Z">
          <w:pPr>
            <w:pStyle w:val="Caption"/>
          </w:pPr>
        </w:pPrChange>
      </w:pPr>
      <w:proofErr w:type="spellStart"/>
      <w:ins w:id="2530" w:author="Rajo" w:date="2018-05-26T21:46:00Z">
        <w:r>
          <w:t>Slika</w:t>
        </w:r>
        <w:proofErr w:type="spellEnd"/>
        <w:r>
          <w:t xml:space="preserve"> </w:t>
        </w:r>
      </w:ins>
      <w:ins w:id="2531" w:author="Rajo" w:date="2018-05-31T17:30:00Z">
        <w:r w:rsidR="002105F4">
          <w:fldChar w:fldCharType="begin"/>
        </w:r>
        <w:r w:rsidR="002105F4">
          <w:instrText xml:space="preserve"> STYLEREF 1 \s </w:instrText>
        </w:r>
      </w:ins>
      <w:r w:rsidR="002105F4">
        <w:fldChar w:fldCharType="separate"/>
      </w:r>
      <w:r w:rsidR="002105F4">
        <w:rPr>
          <w:noProof/>
        </w:rPr>
        <w:t>8</w:t>
      </w:r>
      <w:ins w:id="2532" w:author="Rajo" w:date="2018-05-31T17:30:00Z">
        <w:r w:rsidR="002105F4">
          <w:fldChar w:fldCharType="end"/>
        </w:r>
        <w:r w:rsidR="002105F4">
          <w:t>.</w:t>
        </w:r>
        <w:r w:rsidR="002105F4">
          <w:fldChar w:fldCharType="begin"/>
        </w:r>
        <w:r w:rsidR="002105F4">
          <w:instrText xml:space="preserve"> SEQ Slika \* ARABIC \s 1 </w:instrText>
        </w:r>
      </w:ins>
      <w:r w:rsidR="002105F4">
        <w:fldChar w:fldCharType="separate"/>
      </w:r>
      <w:ins w:id="2533" w:author="Rajo" w:date="2018-05-31T17:30:00Z">
        <w:r w:rsidR="002105F4">
          <w:rPr>
            <w:noProof/>
          </w:rPr>
          <w:t>3</w:t>
        </w:r>
        <w:r w:rsidR="002105F4">
          <w:fldChar w:fldCharType="end"/>
        </w:r>
      </w:ins>
      <w:ins w:id="2534" w:author="Rajo" w:date="2018-05-26T21:46:00Z">
        <w:r>
          <w:t xml:space="preserve"> - </w:t>
        </w:r>
        <w:proofErr w:type="spellStart"/>
        <w:r>
          <w:t>primjer</w:t>
        </w:r>
        <w:proofErr w:type="spellEnd"/>
        <w:r>
          <w:t xml:space="preserve"> </w:t>
        </w:r>
        <w:proofErr w:type="spellStart"/>
        <w:r>
          <w:t>pravila</w:t>
        </w:r>
        <w:proofErr w:type="spellEnd"/>
        <w:r>
          <w:t xml:space="preserve"> </w:t>
        </w:r>
        <w:proofErr w:type="spellStart"/>
        <w:r>
          <w:t>sa</w:t>
        </w:r>
        <w:proofErr w:type="spellEnd"/>
        <w:r>
          <w:t xml:space="preserve"> </w:t>
        </w:r>
        <w:proofErr w:type="spellStart"/>
        <w:r>
          <w:t>uslovom</w:t>
        </w:r>
        <w:proofErr w:type="spellEnd"/>
      </w:ins>
    </w:p>
    <w:p w14:paraId="38CC5396" w14:textId="6ED663D6" w:rsidR="007E6DF3" w:rsidRDefault="00461FBD">
      <w:pPr>
        <w:ind w:firstLine="360"/>
        <w:jc w:val="both"/>
        <w:rPr>
          <w:ins w:id="2535" w:author="Rajo" w:date="2018-05-26T21:58:00Z"/>
          <w:rFonts w:eastAsia="Times New Roman" w:cs="Times New Roman"/>
          <w:bCs/>
          <w:color w:val="000000" w:themeColor="text1"/>
          <w:szCs w:val="24"/>
          <w:lang w:val="bs-Latn-BA"/>
        </w:rPr>
        <w:pPrChange w:id="2536" w:author="Rajo" w:date="2018-06-17T14:56:00Z">
          <w:pPr>
            <w:ind w:firstLine="720"/>
            <w:jc w:val="both"/>
          </w:pPr>
        </w:pPrChange>
      </w:pPr>
      <w:ins w:id="2537" w:author="Rajo" w:date="2018-05-26T21:50:00Z">
        <w:r>
          <w:rPr>
            <w:rFonts w:eastAsia="Times New Roman" w:cs="Times New Roman"/>
            <w:bCs/>
            <w:color w:val="000000" w:themeColor="text1"/>
            <w:szCs w:val="24"/>
            <w:lang w:val="bs-Latn-BA"/>
          </w:rPr>
          <w:t xml:space="preserve">Poslednji element propisa predstavlja </w:t>
        </w:r>
      </w:ins>
      <w:ins w:id="2538" w:author="Rajo" w:date="2018-05-26T21:51:00Z">
        <w:r>
          <w:rPr>
            <w:rFonts w:eastAsia="Times New Roman" w:cs="Times New Roman"/>
            <w:bCs/>
            <w:color w:val="000000" w:themeColor="text1"/>
            <w:szCs w:val="24"/>
            <w:lang w:val="bs-Latn-BA"/>
          </w:rPr>
          <w:t>obaveza</w:t>
        </w:r>
      </w:ins>
      <w:ins w:id="2539" w:author="Rajo" w:date="2018-05-26T21:52:00Z">
        <w:r>
          <w:rPr>
            <w:rFonts w:eastAsia="Times New Roman" w:cs="Times New Roman"/>
            <w:bCs/>
            <w:color w:val="000000" w:themeColor="text1"/>
            <w:szCs w:val="24"/>
            <w:lang w:val="bs-Latn-BA"/>
          </w:rPr>
          <w:t xml:space="preserve"> koja nalaže da </w:t>
        </w:r>
      </w:ins>
      <w:ins w:id="2540" w:author="Rajo" w:date="2018-05-26T21:53:00Z">
        <w:r>
          <w:rPr>
            <w:rFonts w:eastAsia="Times New Roman" w:cs="Times New Roman"/>
            <w:bCs/>
            <w:color w:val="000000" w:themeColor="text1"/>
            <w:szCs w:val="24"/>
            <w:lang w:val="bs-Latn-BA"/>
          </w:rPr>
          <w:t xml:space="preserve">se </w:t>
        </w:r>
      </w:ins>
      <w:ins w:id="2541" w:author="Rajo" w:date="2018-05-26T21:54:00Z">
        <w:r w:rsidR="00554C0F">
          <w:rPr>
            <w:rFonts w:eastAsia="Times New Roman" w:cs="Times New Roman"/>
            <w:bCs/>
            <w:color w:val="000000" w:themeColor="text1"/>
            <w:szCs w:val="24"/>
            <w:lang w:val="bs-Latn-BA"/>
          </w:rPr>
          <w:t>svi odbijeni pokušaji pristupa</w:t>
        </w:r>
      </w:ins>
      <w:ins w:id="2542" w:author="Rajo" w:date="2018-05-26T22:35:00Z">
        <w:r w:rsidR="009057B6">
          <w:rPr>
            <w:rFonts w:eastAsia="Times New Roman" w:cs="Times New Roman"/>
            <w:bCs/>
            <w:color w:val="000000" w:themeColor="text1"/>
            <w:szCs w:val="24"/>
            <w:lang w:val="bs-Latn-BA"/>
          </w:rPr>
          <w:t xml:space="preserve"> (</w:t>
        </w:r>
      </w:ins>
      <w:ins w:id="2543" w:author="Rajo" w:date="2018-05-26T22:36:00Z">
        <w:r w:rsidR="00520638">
          <w:rPr>
            <w:rFonts w:eastAsia="Times New Roman" w:cs="Times New Roman"/>
            <w:bCs/>
            <w:color w:val="000000" w:themeColor="text1"/>
            <w:szCs w:val="24"/>
            <w:lang w:val="bs-Latn-BA"/>
          </w:rPr>
          <w:t xml:space="preserve">oni koji su rezultovali efektom </w:t>
        </w:r>
      </w:ins>
      <w:proofErr w:type="spellStart"/>
      <w:ins w:id="2544" w:author="Rajo" w:date="2018-05-26T22:35:00Z">
        <w:r w:rsidR="009057B6" w:rsidRPr="00CD4D2C">
          <w:rPr>
            <w:rFonts w:eastAsia="Times New Roman" w:cs="Times New Roman"/>
            <w:bCs/>
            <w:i/>
            <w:color w:val="000000" w:themeColor="text1"/>
            <w:szCs w:val="24"/>
            <w:lang w:val="bs-Latn-BA"/>
          </w:rPr>
          <w:t>Deny</w:t>
        </w:r>
        <w:proofErr w:type="spellEnd"/>
        <w:r w:rsidR="009057B6">
          <w:rPr>
            <w:rFonts w:eastAsia="Times New Roman" w:cs="Times New Roman"/>
            <w:bCs/>
            <w:color w:val="000000" w:themeColor="text1"/>
            <w:szCs w:val="24"/>
            <w:lang w:val="bs-Latn-BA"/>
          </w:rPr>
          <w:t>)</w:t>
        </w:r>
      </w:ins>
      <w:ins w:id="2545" w:author="Rajo" w:date="2018-05-26T21:58:00Z">
        <w:r w:rsidR="009F7DE1">
          <w:rPr>
            <w:rFonts w:eastAsia="Times New Roman" w:cs="Times New Roman"/>
            <w:bCs/>
            <w:color w:val="000000" w:themeColor="text1"/>
            <w:szCs w:val="24"/>
            <w:lang w:val="bs-Latn-BA"/>
          </w:rPr>
          <w:t xml:space="preserve"> evidentiraju</w:t>
        </w:r>
      </w:ins>
      <w:ins w:id="2546" w:author="Rajo" w:date="2018-05-26T21:57:00Z">
        <w:r w:rsidR="00554C0F">
          <w:rPr>
            <w:rFonts w:eastAsia="Times New Roman" w:cs="Times New Roman"/>
            <w:bCs/>
            <w:color w:val="000000" w:themeColor="text1"/>
            <w:szCs w:val="24"/>
            <w:lang w:val="bs-Latn-BA"/>
          </w:rPr>
          <w:t xml:space="preserve">. </w:t>
        </w:r>
      </w:ins>
    </w:p>
    <w:p w14:paraId="293D19B4" w14:textId="77777777" w:rsidR="00B129CA" w:rsidRDefault="00B129CA">
      <w:pPr>
        <w:keepNext/>
        <w:jc w:val="center"/>
        <w:rPr>
          <w:ins w:id="2547" w:author="Rajo" w:date="2018-05-26T22:02:00Z"/>
        </w:rPr>
        <w:pPrChange w:id="2548" w:author="Rajo" w:date="2018-05-26T22:02:00Z">
          <w:pPr>
            <w:jc w:val="center"/>
          </w:pPr>
        </w:pPrChange>
      </w:pPr>
      <w:ins w:id="2549" w:author="Rajo" w:date="2018-05-26T22:01:00Z">
        <w:r>
          <w:rPr>
            <w:rFonts w:eastAsia="Times New Roman" w:cs="Times New Roman"/>
            <w:bCs/>
            <w:noProof/>
            <w:color w:val="000000" w:themeColor="text1"/>
            <w:szCs w:val="24"/>
            <w:lang w:val="bs-Latn-BA"/>
          </w:rPr>
          <w:drawing>
            <wp:inline distT="0" distB="0" distL="0" distR="0" wp14:anchorId="3D7D8F05" wp14:editId="0BC09DD5">
              <wp:extent cx="4419600" cy="2701659"/>
              <wp:effectExtent l="0" t="0" r="0" b="381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25861" cy="2705487"/>
                      </a:xfrm>
                      <a:prstGeom prst="rect">
                        <a:avLst/>
                      </a:prstGeom>
                      <a:noFill/>
                      <a:ln>
                        <a:noFill/>
                      </a:ln>
                    </pic:spPr>
                  </pic:pic>
                </a:graphicData>
              </a:graphic>
            </wp:inline>
          </w:drawing>
        </w:r>
      </w:ins>
    </w:p>
    <w:p w14:paraId="280FC936" w14:textId="5B3003AC" w:rsidR="00B129CA" w:rsidRDefault="00B129CA">
      <w:pPr>
        <w:pStyle w:val="Caption"/>
        <w:jc w:val="center"/>
        <w:rPr>
          <w:ins w:id="2550" w:author="Rajo" w:date="2018-05-26T22:02:00Z"/>
        </w:rPr>
        <w:pPrChange w:id="2551" w:author="Rajo" w:date="2018-05-26T22:02:00Z">
          <w:pPr>
            <w:pStyle w:val="Caption"/>
          </w:pPr>
        </w:pPrChange>
      </w:pPr>
      <w:proofErr w:type="spellStart"/>
      <w:ins w:id="2552" w:author="Rajo" w:date="2018-05-26T22:02:00Z">
        <w:r>
          <w:t>Slika</w:t>
        </w:r>
        <w:proofErr w:type="spellEnd"/>
        <w:r>
          <w:t xml:space="preserve"> </w:t>
        </w:r>
      </w:ins>
      <w:ins w:id="2553" w:author="Rajo" w:date="2018-05-31T17:30:00Z">
        <w:r w:rsidR="002105F4">
          <w:fldChar w:fldCharType="begin"/>
        </w:r>
        <w:r w:rsidR="002105F4">
          <w:instrText xml:space="preserve"> STYLEREF 1 \s </w:instrText>
        </w:r>
      </w:ins>
      <w:r w:rsidR="002105F4">
        <w:fldChar w:fldCharType="separate"/>
      </w:r>
      <w:r w:rsidR="002105F4">
        <w:rPr>
          <w:noProof/>
        </w:rPr>
        <w:t>8</w:t>
      </w:r>
      <w:ins w:id="2554" w:author="Rajo" w:date="2018-05-31T17:30:00Z">
        <w:r w:rsidR="002105F4">
          <w:fldChar w:fldCharType="end"/>
        </w:r>
        <w:r w:rsidR="002105F4">
          <w:t>.</w:t>
        </w:r>
        <w:r w:rsidR="002105F4">
          <w:fldChar w:fldCharType="begin"/>
        </w:r>
        <w:r w:rsidR="002105F4">
          <w:instrText xml:space="preserve"> SEQ Slika \* ARABIC \s 1 </w:instrText>
        </w:r>
      </w:ins>
      <w:r w:rsidR="002105F4">
        <w:fldChar w:fldCharType="separate"/>
      </w:r>
      <w:ins w:id="2555" w:author="Rajo" w:date="2018-05-31T17:30:00Z">
        <w:r w:rsidR="002105F4">
          <w:rPr>
            <w:noProof/>
          </w:rPr>
          <w:t>4</w:t>
        </w:r>
        <w:r w:rsidR="002105F4">
          <w:fldChar w:fldCharType="end"/>
        </w:r>
      </w:ins>
      <w:ins w:id="2556" w:author="Rajo" w:date="2018-05-26T22:02:00Z">
        <w:r>
          <w:t xml:space="preserve"> - </w:t>
        </w:r>
        <w:proofErr w:type="spellStart"/>
        <w:r>
          <w:t>primjer</w:t>
        </w:r>
        <w:proofErr w:type="spellEnd"/>
        <w:r>
          <w:t xml:space="preserve"> </w:t>
        </w:r>
        <w:proofErr w:type="spellStart"/>
        <w:r>
          <w:t>obaveze</w:t>
        </w:r>
        <w:proofErr w:type="spellEnd"/>
      </w:ins>
    </w:p>
    <w:p w14:paraId="7B66545B" w14:textId="1E93DAC9" w:rsidR="00E94ADE" w:rsidRPr="00E23CB7"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557" w:author="Rajo" w:date="2018-05-26T19:14:00Z"/>
          <w:rFonts w:eastAsia="Times New Roman" w:cs="Times New Roman"/>
          <w:color w:val="000000" w:themeColor="text1"/>
          <w:szCs w:val="24"/>
          <w:lang w:val="bs-Latn-BA"/>
          <w:rPrChange w:id="2558" w:author="Rajo" w:date="2018-05-26T21:44:00Z">
            <w:rPr>
              <w:del w:id="2559" w:author="Rajo" w:date="2018-05-26T19:14:00Z"/>
              <w:rFonts w:ascii="Courier New" w:eastAsia="Times New Roman" w:hAnsi="Courier New" w:cs="Courier New"/>
              <w:color w:val="000000"/>
              <w:sz w:val="21"/>
              <w:szCs w:val="21"/>
              <w:lang w:val="bs-Latn-BA"/>
            </w:rPr>
          </w:rPrChange>
        </w:rPr>
        <w:pPrChange w:id="2560"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2561" w:author="Rajo" w:date="2018-05-26T19:14:00Z">
        <w:r w:rsidRPr="00E23CB7" w:rsidDel="00B911F1">
          <w:rPr>
            <w:rFonts w:eastAsia="Times New Roman" w:cs="Times New Roman"/>
            <w:bCs/>
            <w:color w:val="000000" w:themeColor="text1"/>
            <w:szCs w:val="24"/>
            <w:lang w:val="bs-Latn-BA"/>
            <w:rPrChange w:id="2562" w:author="Rajo" w:date="2018-05-26T21:44:00Z">
              <w:rPr>
                <w:rFonts w:ascii="Courier New" w:eastAsia="Times New Roman" w:hAnsi="Courier New" w:cs="Courier New"/>
                <w:b/>
                <w:bCs/>
                <w:color w:val="008000"/>
                <w:sz w:val="21"/>
                <w:szCs w:val="21"/>
                <w:lang w:val="bs-Latn-BA"/>
              </w:rPr>
            </w:rPrChange>
          </w:rPr>
          <w:delText>&lt;xacml3:Rule</w:delText>
        </w:r>
        <w:r w:rsidRPr="00E23CB7" w:rsidDel="00B911F1">
          <w:rPr>
            <w:rFonts w:eastAsia="Times New Roman" w:cs="Times New Roman"/>
            <w:color w:val="000000" w:themeColor="text1"/>
            <w:szCs w:val="24"/>
            <w:lang w:val="bs-Latn-BA"/>
            <w:rPrChange w:id="2563" w:author="Rajo" w:date="2018-05-26T21:44:00Z">
              <w:rPr>
                <w:rFonts w:ascii="Courier New" w:eastAsia="Times New Roman" w:hAnsi="Courier New" w:cs="Courier New"/>
                <w:color w:val="000000"/>
                <w:sz w:val="21"/>
                <w:szCs w:val="21"/>
                <w:lang w:val="bs-Latn-BA"/>
              </w:rPr>
            </w:rPrChange>
          </w:rPr>
          <w:delText xml:space="preserve"> </w:delText>
        </w:r>
        <w:r w:rsidRPr="00E23CB7" w:rsidDel="00B911F1">
          <w:rPr>
            <w:rFonts w:eastAsia="Times New Roman" w:cs="Times New Roman"/>
            <w:color w:val="000000" w:themeColor="text1"/>
            <w:szCs w:val="24"/>
            <w:lang w:val="bs-Latn-BA"/>
            <w:rPrChange w:id="2564" w:author="Rajo" w:date="2018-05-26T21:44:00Z">
              <w:rPr>
                <w:rFonts w:ascii="Courier New" w:eastAsia="Times New Roman" w:hAnsi="Courier New" w:cs="Courier New"/>
                <w:color w:val="7D9029"/>
                <w:sz w:val="21"/>
                <w:szCs w:val="21"/>
                <w:lang w:val="bs-Latn-BA"/>
              </w:rPr>
            </w:rPrChange>
          </w:rPr>
          <w:delText>RuleId=</w:delText>
        </w:r>
        <w:r w:rsidRPr="00E23CB7" w:rsidDel="00B911F1">
          <w:rPr>
            <w:rFonts w:eastAsia="Times New Roman" w:cs="Times New Roman"/>
            <w:color w:val="000000" w:themeColor="text1"/>
            <w:szCs w:val="24"/>
            <w:lang w:val="bs-Latn-BA"/>
            <w:rPrChange w:id="2565" w:author="Rajo" w:date="2018-05-26T21:44:00Z">
              <w:rPr>
                <w:rFonts w:ascii="Courier New" w:eastAsia="Times New Roman" w:hAnsi="Courier New" w:cs="Courier New"/>
                <w:color w:val="BA2121"/>
                <w:sz w:val="21"/>
                <w:szCs w:val="21"/>
                <w:lang w:val="bs-Latn-BA"/>
              </w:rPr>
            </w:rPrChange>
          </w:rPr>
          <w:delText>"f6637b3f-3690-4cce-989c-2ce9c053d6fa"</w:delText>
        </w:r>
        <w:r w:rsidRPr="00E23CB7" w:rsidDel="00B911F1">
          <w:rPr>
            <w:rFonts w:eastAsia="Times New Roman" w:cs="Times New Roman"/>
            <w:color w:val="000000" w:themeColor="text1"/>
            <w:szCs w:val="24"/>
            <w:lang w:val="bs-Latn-BA"/>
            <w:rPrChange w:id="2566" w:author="Rajo" w:date="2018-05-26T21:44:00Z">
              <w:rPr>
                <w:rFonts w:ascii="Courier New" w:eastAsia="Times New Roman" w:hAnsi="Courier New" w:cs="Courier New"/>
                <w:color w:val="000000"/>
                <w:sz w:val="21"/>
                <w:szCs w:val="21"/>
                <w:lang w:val="bs-Latn-BA"/>
              </w:rPr>
            </w:rPrChange>
          </w:rPr>
          <w:delText xml:space="preserve"> </w:delText>
        </w:r>
        <w:r w:rsidRPr="00E23CB7" w:rsidDel="00B911F1">
          <w:rPr>
            <w:rFonts w:eastAsia="Times New Roman" w:cs="Times New Roman"/>
            <w:color w:val="000000" w:themeColor="text1"/>
            <w:szCs w:val="24"/>
            <w:lang w:val="bs-Latn-BA"/>
            <w:rPrChange w:id="2567" w:author="Rajo" w:date="2018-05-26T21:44:00Z">
              <w:rPr>
                <w:rFonts w:ascii="Courier New" w:eastAsia="Times New Roman" w:hAnsi="Courier New" w:cs="Courier New"/>
                <w:color w:val="7D9029"/>
                <w:sz w:val="21"/>
                <w:szCs w:val="21"/>
                <w:lang w:val="bs-Latn-BA"/>
              </w:rPr>
            </w:rPrChange>
          </w:rPr>
          <w:delText>Effect=</w:delText>
        </w:r>
        <w:r w:rsidRPr="00E23CB7" w:rsidDel="00B911F1">
          <w:rPr>
            <w:rFonts w:eastAsia="Times New Roman" w:cs="Times New Roman"/>
            <w:color w:val="000000" w:themeColor="text1"/>
            <w:szCs w:val="24"/>
            <w:lang w:val="bs-Latn-BA"/>
            <w:rPrChange w:id="2568" w:author="Rajo" w:date="2018-05-26T21:44:00Z">
              <w:rPr>
                <w:rFonts w:ascii="Courier New" w:eastAsia="Times New Roman" w:hAnsi="Courier New" w:cs="Courier New"/>
                <w:color w:val="BA2121"/>
                <w:sz w:val="21"/>
                <w:szCs w:val="21"/>
                <w:lang w:val="bs-Latn-BA"/>
              </w:rPr>
            </w:rPrChange>
          </w:rPr>
          <w:delText>"Deny"</w:delText>
        </w:r>
        <w:r w:rsidRPr="00E23CB7" w:rsidDel="00B911F1">
          <w:rPr>
            <w:rFonts w:eastAsia="Times New Roman" w:cs="Times New Roman"/>
            <w:bCs/>
            <w:color w:val="000000" w:themeColor="text1"/>
            <w:szCs w:val="24"/>
            <w:lang w:val="bs-Latn-BA"/>
            <w:rPrChange w:id="2569" w:author="Rajo" w:date="2018-05-26T21:44:00Z">
              <w:rPr>
                <w:rFonts w:ascii="Courier New" w:eastAsia="Times New Roman" w:hAnsi="Courier New" w:cs="Courier New"/>
                <w:b/>
                <w:bCs/>
                <w:color w:val="008000"/>
                <w:sz w:val="21"/>
                <w:szCs w:val="21"/>
                <w:lang w:val="bs-Latn-BA"/>
              </w:rPr>
            </w:rPrChange>
          </w:rPr>
          <w:delText>&gt;</w:delText>
        </w:r>
      </w:del>
    </w:p>
    <w:p w14:paraId="1FBF1F8C" w14:textId="5D95C607"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570" w:author="Rajo" w:date="2018-05-26T19:14:00Z"/>
          <w:rFonts w:ascii="Courier New" w:eastAsia="Times New Roman" w:hAnsi="Courier New" w:cs="Courier New"/>
          <w:color w:val="000000"/>
          <w:sz w:val="21"/>
          <w:szCs w:val="21"/>
          <w:lang w:val="bs-Latn-BA"/>
        </w:rPr>
        <w:pPrChange w:id="2571"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2572"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&lt;xacml3:Description&gt;</w:delText>
        </w:r>
        <w:r w:rsidDel="00B911F1">
          <w:rPr>
            <w:rFonts w:ascii="Courier New" w:eastAsia="Times New Roman" w:hAnsi="Courier New" w:cs="Courier New"/>
            <w:color w:val="000000"/>
            <w:sz w:val="21"/>
            <w:szCs w:val="21"/>
            <w:lang w:val="bs-Latn-BA"/>
          </w:rPr>
          <w:delText>Use it or lose it: this policy denies access if lastLogin is more than 30 days away from today's date</w:delText>
        </w:r>
        <w:r w:rsidDel="00B911F1">
          <w:rPr>
            <w:rFonts w:ascii="Courier New" w:eastAsia="Times New Roman" w:hAnsi="Courier New" w:cs="Courier New"/>
            <w:b/>
            <w:bCs/>
            <w:color w:val="008000"/>
            <w:sz w:val="21"/>
            <w:szCs w:val="21"/>
            <w:lang w:val="bs-Latn-BA"/>
          </w:rPr>
          <w:delText>&lt;/xacml3:Description&gt;</w:delText>
        </w:r>
      </w:del>
    </w:p>
    <w:p w14:paraId="0229F456" w14:textId="0FA9F564"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573" w:author="Rajo" w:date="2018-05-26T19:14:00Z"/>
          <w:rFonts w:ascii="Courier New" w:eastAsia="Times New Roman" w:hAnsi="Courier New" w:cs="Courier New"/>
          <w:color w:val="000000"/>
          <w:sz w:val="21"/>
          <w:szCs w:val="21"/>
          <w:lang w:val="bs-Latn-BA"/>
        </w:rPr>
        <w:pPrChange w:id="2574"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2575"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&lt;xacml3:Target/&gt;</w:delText>
        </w:r>
      </w:del>
    </w:p>
    <w:p w14:paraId="1E8F3CBE" w14:textId="43BB0F7A"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576" w:author="Rajo" w:date="2018-05-26T19:14:00Z"/>
          <w:rFonts w:ascii="Courier New" w:eastAsia="Times New Roman" w:hAnsi="Courier New" w:cs="Courier New"/>
          <w:color w:val="000000"/>
          <w:sz w:val="21"/>
          <w:szCs w:val="21"/>
          <w:lang w:val="bs-Latn-BA"/>
        </w:rPr>
        <w:pPrChange w:id="2577"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2578"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&lt;xacml3:Condition</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b/>
            <w:bCs/>
            <w:color w:val="008000"/>
            <w:sz w:val="21"/>
            <w:szCs w:val="21"/>
            <w:lang w:val="bs-Latn-BA"/>
          </w:rPr>
          <w:delText>&gt;</w:delText>
        </w:r>
      </w:del>
    </w:p>
    <w:p w14:paraId="781A1306" w14:textId="34BF18B3"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579" w:author="Rajo" w:date="2018-05-26T19:14:00Z"/>
          <w:rFonts w:ascii="Courier New" w:eastAsia="Times New Roman" w:hAnsi="Courier New" w:cs="Courier New"/>
          <w:color w:val="000000"/>
          <w:sz w:val="21"/>
          <w:szCs w:val="21"/>
          <w:lang w:val="bs-Latn-BA"/>
        </w:rPr>
        <w:pPrChange w:id="2580"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2581"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&lt;xacml3:Apply</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FunctionId=</w:delText>
        </w:r>
        <w:r w:rsidDel="00B911F1">
          <w:rPr>
            <w:rFonts w:ascii="Courier New" w:eastAsia="Times New Roman" w:hAnsi="Courier New" w:cs="Courier New"/>
            <w:color w:val="BA2121"/>
            <w:sz w:val="21"/>
            <w:szCs w:val="21"/>
            <w:lang w:val="bs-Latn-BA"/>
          </w:rPr>
          <w:delText>"urn:oasis:names:tc:xacml:1.0:function:any-of"</w:delText>
        </w:r>
        <w:r w:rsidDel="00B911F1">
          <w:rPr>
            <w:rFonts w:ascii="Courier New" w:eastAsia="Times New Roman" w:hAnsi="Courier New" w:cs="Courier New"/>
            <w:b/>
            <w:bCs/>
            <w:color w:val="008000"/>
            <w:sz w:val="21"/>
            <w:szCs w:val="21"/>
            <w:lang w:val="bs-Latn-BA"/>
          </w:rPr>
          <w:delText>&gt;</w:delText>
        </w:r>
      </w:del>
    </w:p>
    <w:p w14:paraId="1B58C165" w14:textId="1D7A428A"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582" w:author="Rajo" w:date="2018-05-26T19:14:00Z"/>
          <w:rFonts w:ascii="Courier New" w:eastAsia="Times New Roman" w:hAnsi="Courier New" w:cs="Courier New"/>
          <w:color w:val="000000"/>
          <w:sz w:val="21"/>
          <w:szCs w:val="21"/>
          <w:lang w:val="bs-Latn-BA"/>
        </w:rPr>
        <w:pPrChange w:id="2583"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2584"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&lt;xacml3:Function</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FunctionId=</w:delText>
        </w:r>
        <w:r w:rsidDel="00B911F1">
          <w:rPr>
            <w:rFonts w:ascii="Courier New" w:eastAsia="Times New Roman" w:hAnsi="Courier New" w:cs="Courier New"/>
            <w:color w:val="BA2121"/>
            <w:sz w:val="21"/>
            <w:szCs w:val="21"/>
            <w:lang w:val="bs-Latn-BA"/>
          </w:rPr>
          <w:delText>"urn:oasis:names:tc:xacml:1.0:function:dateTime-greater-than"</w:delText>
        </w:r>
        <w:r w:rsidDel="00B911F1">
          <w:rPr>
            <w:rFonts w:ascii="Courier New" w:eastAsia="Times New Roman" w:hAnsi="Courier New" w:cs="Courier New"/>
            <w:b/>
            <w:bCs/>
            <w:color w:val="008000"/>
            <w:sz w:val="21"/>
            <w:szCs w:val="21"/>
            <w:lang w:val="bs-Latn-BA"/>
          </w:rPr>
          <w:delText>/&gt;</w:delText>
        </w:r>
      </w:del>
    </w:p>
    <w:p w14:paraId="37000F0B" w14:textId="28B45DBE"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585" w:author="Rajo" w:date="2018-05-26T19:14:00Z"/>
          <w:rFonts w:ascii="Courier New" w:eastAsia="Times New Roman" w:hAnsi="Courier New" w:cs="Courier New"/>
          <w:color w:val="000000"/>
          <w:sz w:val="21"/>
          <w:szCs w:val="21"/>
          <w:lang w:val="bs-Latn-BA"/>
        </w:rPr>
        <w:pPrChange w:id="2586"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2587"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&lt;xacml3:Apply</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FunctionId=</w:delText>
        </w:r>
        <w:r w:rsidDel="00B911F1">
          <w:rPr>
            <w:rFonts w:ascii="Courier New" w:eastAsia="Times New Roman" w:hAnsi="Courier New" w:cs="Courier New"/>
            <w:color w:val="BA2121"/>
            <w:sz w:val="21"/>
            <w:szCs w:val="21"/>
            <w:lang w:val="bs-Latn-BA"/>
          </w:rPr>
          <w:delText>"urn:oasis:names:tc:xacml:3.0:function:dateTime-add-dayTimeDuration"</w:delText>
        </w:r>
        <w:r w:rsidDel="00B911F1">
          <w:rPr>
            <w:rFonts w:ascii="Courier New" w:eastAsia="Times New Roman" w:hAnsi="Courier New" w:cs="Courier New"/>
            <w:b/>
            <w:bCs/>
            <w:color w:val="008000"/>
            <w:sz w:val="21"/>
            <w:szCs w:val="21"/>
            <w:lang w:val="bs-Latn-BA"/>
          </w:rPr>
          <w:delText>&gt;</w:delText>
        </w:r>
      </w:del>
    </w:p>
    <w:p w14:paraId="184DDA30" w14:textId="3AC48F70"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588" w:author="Rajo" w:date="2018-05-26T19:14:00Z"/>
          <w:rFonts w:ascii="Courier New" w:eastAsia="Times New Roman" w:hAnsi="Courier New" w:cs="Courier New"/>
          <w:color w:val="000000"/>
          <w:sz w:val="21"/>
          <w:szCs w:val="21"/>
          <w:lang w:val="bs-Latn-BA"/>
        </w:rPr>
        <w:pPrChange w:id="2589"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2590"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&lt;xacml3:Apply</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FunctionId=</w:delText>
        </w:r>
        <w:r w:rsidDel="00B911F1">
          <w:rPr>
            <w:rFonts w:ascii="Courier New" w:eastAsia="Times New Roman" w:hAnsi="Courier New" w:cs="Courier New"/>
            <w:color w:val="BA2121"/>
            <w:sz w:val="21"/>
            <w:szCs w:val="21"/>
            <w:lang w:val="bs-Latn-BA"/>
          </w:rPr>
          <w:delText>"urn:oasis:names:tc:xacml:1.0:function:dateTime-one-and-only"</w:delText>
        </w:r>
        <w:r w:rsidDel="00B911F1">
          <w:rPr>
            <w:rFonts w:ascii="Courier New" w:eastAsia="Times New Roman" w:hAnsi="Courier New" w:cs="Courier New"/>
            <w:b/>
            <w:bCs/>
            <w:color w:val="008000"/>
            <w:sz w:val="21"/>
            <w:szCs w:val="21"/>
            <w:lang w:val="bs-Latn-BA"/>
          </w:rPr>
          <w:delText>&gt;</w:delText>
        </w:r>
      </w:del>
    </w:p>
    <w:p w14:paraId="7DB817F5" w14:textId="2110BE05"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591" w:author="Rajo" w:date="2018-05-26T19:14:00Z"/>
          <w:rFonts w:ascii="Courier New" w:eastAsia="Times New Roman" w:hAnsi="Courier New" w:cs="Courier New"/>
          <w:color w:val="000000"/>
          <w:sz w:val="21"/>
          <w:szCs w:val="21"/>
          <w:lang w:val="bs-Latn-BA"/>
        </w:rPr>
        <w:pPrChange w:id="2592"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2593"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&lt;xacml3:AttributeDesignator</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Category=</w:delText>
        </w:r>
        <w:r w:rsidDel="00B911F1">
          <w:rPr>
            <w:rFonts w:ascii="Courier New" w:eastAsia="Times New Roman" w:hAnsi="Courier New" w:cs="Courier New"/>
            <w:color w:val="BA2121"/>
            <w:sz w:val="21"/>
            <w:szCs w:val="21"/>
            <w:lang w:val="bs-Latn-BA"/>
          </w:rPr>
          <w:delText>"urn:oasis:names:tc:xacml:1.0:subject-category:access-subject"</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AttributeId=</w:delText>
        </w:r>
        <w:r w:rsidDel="00B911F1">
          <w:rPr>
            <w:rFonts w:ascii="Courier New" w:eastAsia="Times New Roman" w:hAnsi="Courier New" w:cs="Courier New"/>
            <w:color w:val="BA2121"/>
            <w:sz w:val="21"/>
            <w:szCs w:val="21"/>
            <w:lang w:val="bs-Latn-BA"/>
          </w:rPr>
          <w:delText>"com.acme.user.lastLogin"</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DataType=</w:delText>
        </w:r>
        <w:r w:rsidDel="00B911F1">
          <w:rPr>
            <w:rFonts w:ascii="Courier New" w:eastAsia="Times New Roman" w:hAnsi="Courier New" w:cs="Courier New"/>
            <w:color w:val="BA2121"/>
            <w:sz w:val="21"/>
            <w:szCs w:val="21"/>
            <w:lang w:val="bs-Latn-BA"/>
          </w:rPr>
          <w:delText>"http://www.w3.org/2001/XMLSchema#dateTime"</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MustBePresent=</w:delText>
        </w:r>
        <w:r w:rsidDel="00B911F1">
          <w:rPr>
            <w:rFonts w:ascii="Courier New" w:eastAsia="Times New Roman" w:hAnsi="Courier New" w:cs="Courier New"/>
            <w:color w:val="BA2121"/>
            <w:sz w:val="21"/>
            <w:szCs w:val="21"/>
            <w:lang w:val="bs-Latn-BA"/>
          </w:rPr>
          <w:delText>"false"</w:delText>
        </w:r>
        <w:r w:rsidDel="00B911F1">
          <w:rPr>
            <w:rFonts w:ascii="Courier New" w:eastAsia="Times New Roman" w:hAnsi="Courier New" w:cs="Courier New"/>
            <w:b/>
            <w:bCs/>
            <w:color w:val="008000"/>
            <w:sz w:val="21"/>
            <w:szCs w:val="21"/>
            <w:lang w:val="bs-Latn-BA"/>
          </w:rPr>
          <w:delText>/&gt;</w:delText>
        </w:r>
      </w:del>
    </w:p>
    <w:p w14:paraId="1A7C1EDF" w14:textId="3F62748B"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594" w:author="Rajo" w:date="2018-05-26T19:14:00Z"/>
          <w:rFonts w:ascii="Courier New" w:eastAsia="Times New Roman" w:hAnsi="Courier New" w:cs="Courier New"/>
          <w:color w:val="000000"/>
          <w:sz w:val="21"/>
          <w:szCs w:val="21"/>
          <w:lang w:val="bs-Latn-BA"/>
        </w:rPr>
        <w:pPrChange w:id="2595"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2596"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&lt;/xacml3:Apply&gt;</w:delText>
        </w:r>
      </w:del>
    </w:p>
    <w:p w14:paraId="26B91712" w14:textId="5A8033F4"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597" w:author="Rajo" w:date="2018-05-26T19:14:00Z"/>
          <w:rFonts w:ascii="Courier New" w:eastAsia="Times New Roman" w:hAnsi="Courier New" w:cs="Courier New"/>
          <w:color w:val="000000"/>
          <w:sz w:val="21"/>
          <w:szCs w:val="21"/>
          <w:lang w:val="bs-Latn-BA"/>
        </w:rPr>
        <w:pPrChange w:id="2598"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2599"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&lt;xacml3:AttributeValue</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DataType=</w:delText>
        </w:r>
        <w:r w:rsidDel="00B911F1">
          <w:rPr>
            <w:rFonts w:ascii="Courier New" w:eastAsia="Times New Roman" w:hAnsi="Courier New" w:cs="Courier New"/>
            <w:color w:val="BA2121"/>
            <w:sz w:val="21"/>
            <w:szCs w:val="21"/>
            <w:lang w:val="bs-Latn-BA"/>
          </w:rPr>
          <w:delText>"http://www.w3.org/2001/XMLSchema#dayTimeDuration"</w:delText>
        </w:r>
        <w:r w:rsidDel="00B911F1">
          <w:rPr>
            <w:rFonts w:ascii="Courier New" w:eastAsia="Times New Roman" w:hAnsi="Courier New" w:cs="Courier New"/>
            <w:b/>
            <w:bCs/>
            <w:color w:val="008000"/>
            <w:sz w:val="21"/>
            <w:szCs w:val="21"/>
            <w:lang w:val="bs-Latn-BA"/>
          </w:rPr>
          <w:delText>&gt;</w:delText>
        </w:r>
        <w:r w:rsidDel="00B911F1">
          <w:rPr>
            <w:rFonts w:ascii="Courier New" w:eastAsia="Times New Roman" w:hAnsi="Courier New" w:cs="Courier New"/>
            <w:color w:val="000000"/>
            <w:sz w:val="21"/>
            <w:szCs w:val="21"/>
            <w:lang w:val="bs-Latn-BA"/>
          </w:rPr>
          <w:delText>P30D</w:delText>
        </w:r>
        <w:r w:rsidDel="00B911F1">
          <w:rPr>
            <w:rFonts w:ascii="Courier New" w:eastAsia="Times New Roman" w:hAnsi="Courier New" w:cs="Courier New"/>
            <w:b/>
            <w:bCs/>
            <w:color w:val="008000"/>
            <w:sz w:val="21"/>
            <w:szCs w:val="21"/>
            <w:lang w:val="bs-Latn-BA"/>
          </w:rPr>
          <w:delText>&lt;/xacml3:AttributeValue&gt;</w:delText>
        </w:r>
      </w:del>
    </w:p>
    <w:p w14:paraId="25B6E103" w14:textId="0F218DE7"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600" w:author="Rajo" w:date="2018-05-26T19:14:00Z"/>
          <w:rFonts w:ascii="Courier New" w:eastAsia="Times New Roman" w:hAnsi="Courier New" w:cs="Courier New"/>
          <w:color w:val="000000"/>
          <w:sz w:val="21"/>
          <w:szCs w:val="21"/>
          <w:lang w:val="bs-Latn-BA"/>
        </w:rPr>
        <w:pPrChange w:id="2601"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2602"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&lt;/xacml3:Apply&gt;</w:delText>
        </w:r>
      </w:del>
    </w:p>
    <w:p w14:paraId="73E2F0E6" w14:textId="34F55BFC"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603" w:author="Rajo" w:date="2018-05-26T19:14:00Z"/>
          <w:rFonts w:ascii="Courier New" w:eastAsia="Times New Roman" w:hAnsi="Courier New" w:cs="Courier New"/>
          <w:color w:val="000000"/>
          <w:sz w:val="21"/>
          <w:szCs w:val="21"/>
          <w:lang w:val="bs-Latn-BA"/>
        </w:rPr>
        <w:pPrChange w:id="2604"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2605"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&lt;xacml3:AttributeDesignator</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Category=</w:delText>
        </w:r>
        <w:r w:rsidDel="00B911F1">
          <w:rPr>
            <w:rFonts w:ascii="Courier New" w:eastAsia="Times New Roman" w:hAnsi="Courier New" w:cs="Courier New"/>
            <w:color w:val="BA2121"/>
            <w:sz w:val="21"/>
            <w:szCs w:val="21"/>
            <w:lang w:val="bs-Latn-BA"/>
          </w:rPr>
          <w:delText>"urn:oasis:names:tc:xacml:3.0:attribute-category:environment"</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AttributeId=</w:delText>
        </w:r>
        <w:r w:rsidDel="00B911F1">
          <w:rPr>
            <w:rFonts w:ascii="Courier New" w:eastAsia="Times New Roman" w:hAnsi="Courier New" w:cs="Courier New"/>
            <w:color w:val="BA2121"/>
            <w:sz w:val="21"/>
            <w:szCs w:val="21"/>
            <w:lang w:val="bs-Latn-BA"/>
          </w:rPr>
          <w:delText>"urn:oasis:names:tc:xacml:1.0:environment:current-dateTime"</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DataType=</w:delText>
        </w:r>
        <w:r w:rsidDel="00B911F1">
          <w:rPr>
            <w:rFonts w:ascii="Courier New" w:eastAsia="Times New Roman" w:hAnsi="Courier New" w:cs="Courier New"/>
            <w:color w:val="BA2121"/>
            <w:sz w:val="21"/>
            <w:szCs w:val="21"/>
            <w:lang w:val="bs-Latn-BA"/>
          </w:rPr>
          <w:delText>"http://www.w3.org/2001/XMLSchema#dateTime"</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MustBePresent=</w:delText>
        </w:r>
        <w:r w:rsidDel="00B911F1">
          <w:rPr>
            <w:rFonts w:ascii="Courier New" w:eastAsia="Times New Roman" w:hAnsi="Courier New" w:cs="Courier New"/>
            <w:color w:val="BA2121"/>
            <w:sz w:val="21"/>
            <w:szCs w:val="21"/>
            <w:lang w:val="bs-Latn-BA"/>
          </w:rPr>
          <w:delText>"false"</w:delText>
        </w:r>
        <w:r w:rsidDel="00B911F1">
          <w:rPr>
            <w:rFonts w:ascii="Courier New" w:eastAsia="Times New Roman" w:hAnsi="Courier New" w:cs="Courier New"/>
            <w:b/>
            <w:bCs/>
            <w:color w:val="008000"/>
            <w:sz w:val="21"/>
            <w:szCs w:val="21"/>
            <w:lang w:val="bs-Latn-BA"/>
          </w:rPr>
          <w:delText>/&gt;</w:delText>
        </w:r>
      </w:del>
    </w:p>
    <w:p w14:paraId="6440AC53" w14:textId="03FDB6A0"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606" w:author="Rajo" w:date="2018-05-26T19:14:00Z"/>
          <w:rFonts w:ascii="Courier New" w:eastAsia="Times New Roman" w:hAnsi="Courier New" w:cs="Courier New"/>
          <w:color w:val="000000"/>
          <w:sz w:val="21"/>
          <w:szCs w:val="21"/>
          <w:lang w:val="bs-Latn-BA"/>
        </w:rPr>
        <w:pPrChange w:id="2607"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2608"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&lt;/xacml3:Apply&gt;</w:delText>
        </w:r>
      </w:del>
    </w:p>
    <w:p w14:paraId="201FE743" w14:textId="59CBF2D5"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609" w:author="Rajo" w:date="2018-05-26T19:14:00Z"/>
          <w:rFonts w:ascii="Courier New" w:eastAsia="Times New Roman" w:hAnsi="Courier New" w:cs="Courier New"/>
          <w:color w:val="000000"/>
          <w:sz w:val="21"/>
          <w:szCs w:val="21"/>
          <w:lang w:val="bs-Latn-BA"/>
        </w:rPr>
        <w:pPrChange w:id="2610"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2611"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&lt;/xacml3:Condition&gt;</w:delText>
        </w:r>
      </w:del>
    </w:p>
    <w:p w14:paraId="02F7B987" w14:textId="4489592A"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612" w:author="Rajo" w:date="2018-05-26T19:14:00Z"/>
          <w:rFonts w:ascii="Courier New" w:eastAsia="Times New Roman" w:hAnsi="Courier New" w:cs="Courier New"/>
          <w:b/>
          <w:bCs/>
          <w:color w:val="008000"/>
          <w:sz w:val="21"/>
          <w:szCs w:val="21"/>
          <w:lang w:val="bs-Latn-BA"/>
        </w:rPr>
        <w:pPrChange w:id="2613"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2614" w:author="Rajo" w:date="2018-05-26T19:14:00Z">
        <w:r w:rsidDel="00B911F1">
          <w:rPr>
            <w:rFonts w:ascii="Courier New" w:eastAsia="Times New Roman" w:hAnsi="Courier New" w:cs="Courier New"/>
            <w:b/>
            <w:bCs/>
            <w:color w:val="008000"/>
            <w:sz w:val="21"/>
            <w:szCs w:val="21"/>
            <w:lang w:val="bs-Latn-BA"/>
          </w:rPr>
          <w:delText>&lt;/xacml3:Rule&gt;</w:delText>
        </w:r>
      </w:del>
    </w:p>
    <w:p w14:paraId="704075E1" w14:textId="73F735DE" w:rsidR="00215DE2" w:rsidRDefault="00215DE2">
      <w:pPr>
        <w:rPr>
          <w:ins w:id="2615" w:author="Rajo" w:date="2018-05-23T20:58:00Z"/>
          <w:rFonts w:asciiTheme="majorHAnsi" w:eastAsia="Times New Roman" w:hAnsiTheme="majorHAnsi" w:cstheme="majorBidi"/>
          <w:color w:val="365F91" w:themeColor="accent1" w:themeShade="BF"/>
          <w:sz w:val="32"/>
          <w:szCs w:val="32"/>
          <w:lang w:val="bs-Latn-BA"/>
        </w:rPr>
      </w:pPr>
      <w:bookmarkStart w:id="2616" w:name="_Toc511154438"/>
      <w:ins w:id="2617" w:author="Rajo" w:date="2018-05-23T20:58:00Z">
        <w:r>
          <w:rPr>
            <w:rFonts w:eastAsia="Times New Roman"/>
            <w:lang w:val="bs-Latn-BA"/>
          </w:rPr>
          <w:br w:type="page"/>
        </w:r>
      </w:ins>
    </w:p>
    <w:p w14:paraId="74952EC1" w14:textId="25E8D502" w:rsidR="00E94ADE" w:rsidDel="007A06ED" w:rsidRDefault="00CC5052">
      <w:pPr>
        <w:pStyle w:val="Heading1"/>
        <w:spacing w:line="240" w:lineRule="auto"/>
        <w:jc w:val="both"/>
        <w:rPr>
          <w:del w:id="2618" w:author="Rajo" w:date="2018-06-17T14:56:00Z"/>
          <w:rFonts w:eastAsia="Times New Roman"/>
          <w:lang w:val="bs-Latn-BA"/>
        </w:rPr>
      </w:pPr>
      <w:commentRangeStart w:id="2619"/>
      <w:commentRangeStart w:id="2620"/>
      <w:r>
        <w:rPr>
          <w:rFonts w:eastAsia="Times New Roman"/>
          <w:lang w:val="bs-Latn-BA"/>
        </w:rPr>
        <w:lastRenderedPageBreak/>
        <w:t>Postojeća SSO rješenja</w:t>
      </w:r>
      <w:bookmarkEnd w:id="2616"/>
      <w:commentRangeEnd w:id="2619"/>
      <w:r w:rsidR="00666E3D">
        <w:rPr>
          <w:rStyle w:val="CommentReference"/>
          <w:rFonts w:ascii="Times New Roman" w:eastAsiaTheme="minorHAnsi" w:hAnsi="Times New Roman" w:cstheme="minorBidi"/>
          <w:color w:val="auto"/>
        </w:rPr>
        <w:commentReference w:id="2619"/>
      </w:r>
      <w:commentRangeEnd w:id="2620"/>
      <w:r w:rsidR="00310776">
        <w:rPr>
          <w:rStyle w:val="CommentReference"/>
          <w:rFonts w:ascii="Times New Roman" w:eastAsiaTheme="minorHAnsi" w:hAnsi="Times New Roman" w:cstheme="minorBidi"/>
          <w:color w:val="auto"/>
        </w:rPr>
        <w:commentReference w:id="2620"/>
      </w:r>
    </w:p>
    <w:p w14:paraId="1A2FA398" w14:textId="77777777" w:rsidR="00E94ADE" w:rsidRPr="00143689" w:rsidRDefault="00E94ADE">
      <w:pPr>
        <w:pStyle w:val="Heading1"/>
        <w:spacing w:line="240" w:lineRule="auto"/>
        <w:jc w:val="both"/>
        <w:rPr>
          <w:lang w:val="bs-Latn-BA"/>
        </w:rPr>
        <w:pPrChange w:id="2621" w:author="Rajo" w:date="2018-06-17T14:56:00Z">
          <w:pPr>
            <w:spacing w:line="240" w:lineRule="auto"/>
            <w:jc w:val="both"/>
          </w:pPr>
        </w:pPrChange>
      </w:pPr>
    </w:p>
    <w:p w14:paraId="30A3C3FA" w14:textId="209E3331" w:rsidR="00E94ADE" w:rsidDel="00ED13CA" w:rsidRDefault="00CC5052">
      <w:pPr>
        <w:spacing w:line="240" w:lineRule="auto"/>
        <w:ind w:firstLine="360"/>
        <w:jc w:val="both"/>
        <w:rPr>
          <w:del w:id="2622" w:author="Rajo" w:date="2018-05-23T20:59:00Z"/>
          <w:lang w:val="bs-Latn-BA"/>
        </w:rPr>
        <w:pPrChange w:id="2623" w:author="Rajo" w:date="2018-06-17T14:56:00Z">
          <w:pPr>
            <w:spacing w:line="240" w:lineRule="auto"/>
            <w:jc w:val="both"/>
          </w:pPr>
        </w:pPrChange>
      </w:pPr>
      <w:r>
        <w:rPr>
          <w:lang w:val="bs-Latn-BA"/>
        </w:rPr>
        <w:t xml:space="preserve">Ukoliko postoji potreba za uvođenjem SSO sistema u postojeću infrastrukturu, svakako prvo treba uzeti u obzir i razmotriti neka od gotovih rješenja. Za osnovne potrebe, u slučajevima gdje trenutni sistem nije previše komplikovan i zahtjevan, sigurno je moguće pronaći bar nekoliko od dole ponuđenih, koje će zadovoljiti sve potrebe. Naravno, ukoliko se radi o sistemu koji je kompleksan, ili ukoliko tim koji treba da vrši uvođenje SSO-a jednostavno želi da ima potpunu kontrolu u svojim rukama i ne želi da rizikuje da dođe u situaciju da na kraju izabrano rješenje ne zadovoljava sve potrebe, dobru odluku može predstavljati čak i implementacija sopstvenog SSO sistema, iako obično zahtijeva mnogo više vremena i truda. U </w:t>
      </w:r>
      <w:ins w:id="2624" w:author="Rajo" w:date="2018-06-17T15:00:00Z">
        <w:r w:rsidR="00275699" w:rsidRPr="00275699">
          <w:rPr>
            <w:b/>
            <w:lang w:val="bs-Latn-BA"/>
            <w:rPrChange w:id="2625" w:author="Rajo" w:date="2018-06-17T15:01:00Z">
              <w:rPr>
                <w:lang w:val="bs-Latn-BA"/>
              </w:rPr>
            </w:rPrChange>
          </w:rPr>
          <w:t>T</w:t>
        </w:r>
      </w:ins>
      <w:del w:id="2626" w:author="Rajo" w:date="2018-06-17T15:00:00Z">
        <w:r w:rsidRPr="00275699" w:rsidDel="00275699">
          <w:rPr>
            <w:b/>
            <w:lang w:val="bs-Latn-BA"/>
            <w:rPrChange w:id="2627" w:author="Rajo" w:date="2018-06-17T15:01:00Z">
              <w:rPr>
                <w:lang w:val="bs-Latn-BA"/>
              </w:rPr>
            </w:rPrChange>
          </w:rPr>
          <w:delText>t</w:delText>
        </w:r>
      </w:del>
      <w:r w:rsidRPr="00275699">
        <w:rPr>
          <w:b/>
          <w:lang w:val="bs-Latn-BA"/>
          <w:rPrChange w:id="2628" w:author="Rajo" w:date="2018-06-17T15:01:00Z">
            <w:rPr>
              <w:lang w:val="bs-Latn-BA"/>
            </w:rPr>
          </w:rPrChange>
        </w:rPr>
        <w:t xml:space="preserve">abeli </w:t>
      </w:r>
      <w:ins w:id="2629" w:author="Rajo" w:date="2018-06-17T15:01:00Z">
        <w:r w:rsidR="00275699">
          <w:rPr>
            <w:b/>
            <w:lang w:val="bs-Latn-BA"/>
          </w:rPr>
          <w:t>9</w:t>
        </w:r>
      </w:ins>
      <w:del w:id="2630" w:author="Rajo" w:date="2018-06-17T15:01:00Z">
        <w:r w:rsidRPr="00275699" w:rsidDel="00275699">
          <w:rPr>
            <w:b/>
            <w:lang w:val="bs-Latn-BA"/>
            <w:rPrChange w:id="2631" w:author="Rajo" w:date="2018-06-17T15:01:00Z">
              <w:rPr>
                <w:lang w:val="bs-Latn-BA"/>
              </w:rPr>
            </w:rPrChange>
          </w:rPr>
          <w:delText>8</w:delText>
        </w:r>
      </w:del>
      <w:r w:rsidRPr="00275699">
        <w:rPr>
          <w:b/>
          <w:lang w:val="bs-Latn-BA"/>
          <w:rPrChange w:id="2632" w:author="Rajo" w:date="2018-06-17T15:01:00Z">
            <w:rPr>
              <w:lang w:val="bs-Latn-BA"/>
            </w:rPr>
          </w:rPrChange>
        </w:rPr>
        <w:t>.1</w:t>
      </w:r>
      <w:r>
        <w:rPr>
          <w:lang w:val="bs-Latn-BA"/>
        </w:rPr>
        <w:t xml:space="preserve"> dat je pregled nekih od postojećih rješenja SSO sistema.</w:t>
      </w:r>
    </w:p>
    <w:p w14:paraId="15A22BC9" w14:textId="77777777" w:rsidR="00E94ADE" w:rsidDel="00ED13CA" w:rsidRDefault="00E94ADE" w:rsidP="00143689">
      <w:pPr>
        <w:spacing w:line="240" w:lineRule="auto"/>
        <w:ind w:firstLine="360"/>
        <w:jc w:val="both"/>
        <w:rPr>
          <w:del w:id="2633" w:author="Rajo" w:date="2018-05-23T20:59:00Z"/>
          <w:lang w:val="bs-Latn-BA"/>
        </w:rPr>
      </w:pPr>
    </w:p>
    <w:p w14:paraId="097668F5" w14:textId="77777777" w:rsidR="00E94ADE" w:rsidRDefault="00E94ADE">
      <w:pPr>
        <w:spacing w:line="240" w:lineRule="auto"/>
        <w:ind w:firstLine="360"/>
        <w:jc w:val="both"/>
        <w:rPr>
          <w:lang w:val="bs-Latn-BA"/>
        </w:rPr>
        <w:pPrChange w:id="2634" w:author="Rajo" w:date="2018-06-17T14:56:00Z">
          <w:pPr>
            <w:spacing w:line="240" w:lineRule="auto"/>
            <w:jc w:val="both"/>
          </w:pPr>
        </w:pPrChange>
      </w:pPr>
    </w:p>
    <w:p w14:paraId="1EA5358E" w14:textId="0FD2AF5D" w:rsidR="00E94ADE" w:rsidRDefault="00CC5052">
      <w:pPr>
        <w:pStyle w:val="Caption"/>
        <w:keepNext/>
        <w:jc w:val="center"/>
        <w:rPr>
          <w:lang w:val="bs-Latn-BA"/>
        </w:rPr>
      </w:pPr>
      <w:r>
        <w:rPr>
          <w:lang w:val="bs-Latn-BA"/>
        </w:rPr>
        <w:t xml:space="preserve">Tabela </w:t>
      </w:r>
      <w:ins w:id="2635" w:author="Rajo" w:date="2018-06-17T15:00:00Z">
        <w:r w:rsidR="00275699">
          <w:rPr>
            <w:lang w:val="bs-Latn-BA"/>
          </w:rPr>
          <w:t>9</w:t>
        </w:r>
      </w:ins>
      <w:del w:id="2636" w:author="Rajo" w:date="2018-06-17T15:00:00Z">
        <w:r w:rsidDel="00275699">
          <w:rPr>
            <w:lang w:val="bs-Latn-BA"/>
          </w:rPr>
          <w:fldChar w:fldCharType="begin"/>
        </w:r>
        <w:r w:rsidDel="00275699">
          <w:rPr>
            <w:lang w:val="bs-Latn-BA"/>
          </w:rPr>
          <w:delInstrText xml:space="preserve"> STYLEREF 1 \s </w:delInstrText>
        </w:r>
        <w:r w:rsidDel="00275699">
          <w:rPr>
            <w:lang w:val="bs-Latn-BA"/>
          </w:rPr>
          <w:fldChar w:fldCharType="separate"/>
        </w:r>
        <w:r w:rsidR="00AC2D1A" w:rsidDel="00275699">
          <w:rPr>
            <w:noProof/>
            <w:lang w:val="bs-Latn-BA"/>
          </w:rPr>
          <w:delText>8</w:delText>
        </w:r>
        <w:r w:rsidDel="00275699">
          <w:rPr>
            <w:lang w:val="bs-Latn-BA"/>
          </w:rPr>
          <w:fldChar w:fldCharType="end"/>
        </w:r>
      </w:del>
      <w:r>
        <w:rPr>
          <w:lang w:val="bs-Latn-BA"/>
        </w:rPr>
        <w:t>.</w:t>
      </w:r>
      <w:r>
        <w:rPr>
          <w:lang w:val="bs-Latn-BA"/>
        </w:rPr>
        <w:fldChar w:fldCharType="begin"/>
      </w:r>
      <w:r>
        <w:rPr>
          <w:lang w:val="bs-Latn-BA"/>
        </w:rPr>
        <w:instrText xml:space="preserve"> SEQ Tabela \* ARABIC \s 1 </w:instrText>
      </w:r>
      <w:r>
        <w:rPr>
          <w:lang w:val="bs-Latn-BA"/>
        </w:rPr>
        <w:fldChar w:fldCharType="separate"/>
      </w:r>
      <w:r w:rsidR="00AC2D1A">
        <w:rPr>
          <w:noProof/>
          <w:lang w:val="bs-Latn-BA"/>
        </w:rPr>
        <w:t>1</w:t>
      </w:r>
      <w:r>
        <w:rPr>
          <w:lang w:val="bs-Latn-BA"/>
        </w:rPr>
        <w:fldChar w:fldCharType="end"/>
      </w:r>
      <w:r>
        <w:rPr>
          <w:lang w:val="bs-Latn-BA"/>
        </w:rPr>
        <w:t xml:space="preserve"> - Neka od postojećih SSO rješenja</w:t>
      </w:r>
      <w:r>
        <w:rPr>
          <w:rStyle w:val="FootnoteReference"/>
          <w:lang w:val="bs-Latn-BA"/>
        </w:rPr>
        <w:footnoteReference w:id="6"/>
      </w:r>
    </w:p>
    <w:tbl>
      <w:tblPr>
        <w:tblW w:w="9763" w:type="dxa"/>
        <w:tblBorders>
          <w:top w:val="single" w:sz="6" w:space="0" w:color="A2A9B1"/>
          <w:left w:val="single" w:sz="6" w:space="0" w:color="A2A9B1"/>
          <w:bottom w:val="single" w:sz="6" w:space="0" w:color="A2A9B1"/>
          <w:right w:val="single" w:sz="6" w:space="0" w:color="A2A9B1"/>
          <w:insideH w:val="single" w:sz="6" w:space="0" w:color="A2A9B1"/>
          <w:insideV w:val="single" w:sz="6" w:space="0" w:color="A2A9B1"/>
        </w:tblBorders>
        <w:shd w:val="clear" w:color="auto" w:fill="FFFFFF" w:themeFill="background1"/>
        <w:tblLayout w:type="fixed"/>
        <w:tblCellMar>
          <w:top w:w="15" w:type="dxa"/>
          <w:left w:w="15" w:type="dxa"/>
          <w:bottom w:w="15" w:type="dxa"/>
          <w:right w:w="15" w:type="dxa"/>
        </w:tblCellMar>
        <w:tblLook w:val="04A0" w:firstRow="1" w:lastRow="0" w:firstColumn="1" w:lastColumn="0" w:noHBand="0" w:noVBand="1"/>
      </w:tblPr>
      <w:tblGrid>
        <w:gridCol w:w="3974"/>
        <w:gridCol w:w="3624"/>
        <w:gridCol w:w="2165"/>
      </w:tblGrid>
      <w:tr w:rsidR="00E94ADE" w14:paraId="4124803F" w14:textId="77777777">
        <w:trPr>
          <w:trHeight w:hRule="exact" w:val="418"/>
          <w:tblHeader/>
        </w:trPr>
        <w:tc>
          <w:tcPr>
            <w:tcW w:w="3974" w:type="dxa"/>
            <w:shd w:val="clear" w:color="auto" w:fill="DBE5F1" w:themeFill="accent1" w:themeFillTint="33"/>
            <w:tcMar>
              <w:top w:w="48" w:type="dxa"/>
              <w:left w:w="96" w:type="dxa"/>
              <w:bottom w:w="48" w:type="dxa"/>
              <w:right w:w="315" w:type="dxa"/>
            </w:tcMar>
            <w:vAlign w:val="center"/>
          </w:tcPr>
          <w:p w14:paraId="4304450E" w14:textId="77777777" w:rsidR="00E94ADE" w:rsidRDefault="00CC5052">
            <w:pPr>
              <w:spacing w:line="240" w:lineRule="auto"/>
              <w:jc w:val="both"/>
              <w:rPr>
                <w:rFonts w:ascii="Arial" w:hAnsi="Arial" w:cs="Arial"/>
                <w:b/>
                <w:bCs/>
                <w:color w:val="222222"/>
                <w:sz w:val="21"/>
                <w:szCs w:val="21"/>
                <w:lang w:val="bs-Latn-BA"/>
              </w:rPr>
            </w:pPr>
            <w:r>
              <w:rPr>
                <w:rFonts w:ascii="Arial" w:hAnsi="Arial" w:cs="Arial"/>
                <w:b/>
                <w:bCs/>
                <w:color w:val="222222"/>
                <w:sz w:val="21"/>
                <w:szCs w:val="21"/>
                <w:lang w:val="bs-Latn-BA"/>
              </w:rPr>
              <w:t>Naziv</w:t>
            </w:r>
          </w:p>
        </w:tc>
        <w:tc>
          <w:tcPr>
            <w:tcW w:w="3624" w:type="dxa"/>
            <w:shd w:val="clear" w:color="auto" w:fill="DBE5F1" w:themeFill="accent1" w:themeFillTint="33"/>
            <w:tcMar>
              <w:top w:w="48" w:type="dxa"/>
              <w:left w:w="96" w:type="dxa"/>
              <w:bottom w:w="48" w:type="dxa"/>
              <w:right w:w="315" w:type="dxa"/>
            </w:tcMar>
            <w:vAlign w:val="center"/>
          </w:tcPr>
          <w:p w14:paraId="15D9F3F8" w14:textId="77777777" w:rsidR="00E94ADE" w:rsidRDefault="00CC5052">
            <w:pPr>
              <w:spacing w:line="240" w:lineRule="auto"/>
              <w:jc w:val="both"/>
              <w:rPr>
                <w:rFonts w:ascii="Arial" w:hAnsi="Arial" w:cs="Arial"/>
                <w:b/>
                <w:bCs/>
                <w:color w:val="222222"/>
                <w:sz w:val="21"/>
                <w:szCs w:val="21"/>
                <w:lang w:val="bs-Latn-BA"/>
              </w:rPr>
            </w:pPr>
            <w:proofErr w:type="spellStart"/>
            <w:r>
              <w:rPr>
                <w:rFonts w:ascii="Arial" w:hAnsi="Arial" w:cs="Arial"/>
                <w:b/>
                <w:bCs/>
                <w:color w:val="222222"/>
                <w:sz w:val="21"/>
                <w:szCs w:val="21"/>
                <w:lang w:val="bs-Latn-BA"/>
              </w:rPr>
              <w:t>Izdavač</w:t>
            </w:r>
            <w:proofErr w:type="spellEnd"/>
          </w:p>
        </w:tc>
        <w:tc>
          <w:tcPr>
            <w:tcW w:w="2165" w:type="dxa"/>
            <w:shd w:val="clear" w:color="auto" w:fill="DBE5F1" w:themeFill="accent1" w:themeFillTint="33"/>
            <w:tcMar>
              <w:top w:w="48" w:type="dxa"/>
              <w:left w:w="96" w:type="dxa"/>
              <w:bottom w:w="48" w:type="dxa"/>
              <w:right w:w="315" w:type="dxa"/>
            </w:tcMar>
            <w:vAlign w:val="center"/>
          </w:tcPr>
          <w:p w14:paraId="65712850" w14:textId="77777777" w:rsidR="00E94ADE" w:rsidRDefault="00CC5052">
            <w:pPr>
              <w:spacing w:line="240" w:lineRule="auto"/>
              <w:jc w:val="both"/>
              <w:rPr>
                <w:rFonts w:ascii="Arial" w:hAnsi="Arial" w:cs="Arial"/>
                <w:b/>
                <w:bCs/>
                <w:color w:val="222222"/>
                <w:sz w:val="21"/>
                <w:szCs w:val="21"/>
                <w:lang w:val="bs-Latn-BA"/>
              </w:rPr>
            </w:pPr>
            <w:r>
              <w:rPr>
                <w:rFonts w:ascii="Arial" w:hAnsi="Arial" w:cs="Arial"/>
                <w:b/>
                <w:bCs/>
                <w:color w:val="222222"/>
                <w:sz w:val="21"/>
                <w:szCs w:val="21"/>
                <w:lang w:val="bs-Latn-BA"/>
              </w:rPr>
              <w:t>Licenca</w:t>
            </w:r>
          </w:p>
        </w:tc>
      </w:tr>
      <w:tr w:rsidR="00E94ADE" w14:paraId="6F2B197D"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3058BC0B"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Access: One</w:t>
            </w:r>
          </w:p>
        </w:tc>
        <w:tc>
          <w:tcPr>
            <w:tcW w:w="3624" w:type="dxa"/>
            <w:shd w:val="clear" w:color="auto" w:fill="FFFFFF" w:themeFill="background1"/>
            <w:tcMar>
              <w:top w:w="48" w:type="dxa"/>
              <w:left w:w="96" w:type="dxa"/>
              <w:bottom w:w="48" w:type="dxa"/>
              <w:right w:w="96" w:type="dxa"/>
            </w:tcMar>
            <w:vAlign w:val="center"/>
          </w:tcPr>
          <w:p w14:paraId="5732AC97"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Pirean</w:t>
            </w:r>
            <w:proofErr w:type="spellEnd"/>
          </w:p>
        </w:tc>
        <w:tc>
          <w:tcPr>
            <w:tcW w:w="2165" w:type="dxa"/>
            <w:shd w:val="clear" w:color="auto" w:fill="FFFFFF" w:themeFill="background1"/>
            <w:tcMar>
              <w:top w:w="48" w:type="dxa"/>
              <w:left w:w="96" w:type="dxa"/>
              <w:bottom w:w="48" w:type="dxa"/>
              <w:right w:w="96" w:type="dxa"/>
            </w:tcMar>
            <w:vAlign w:val="center"/>
          </w:tcPr>
          <w:p w14:paraId="4E13F858" w14:textId="77777777" w:rsidR="00E94ADE" w:rsidRPr="000265BD" w:rsidRDefault="00CC5052">
            <w:pPr>
              <w:spacing w:line="240" w:lineRule="auto"/>
              <w:jc w:val="both"/>
              <w:rPr>
                <w:rFonts w:ascii="Arial" w:hAnsi="Arial" w:cs="Arial"/>
                <w:i/>
                <w:color w:val="222222"/>
                <w:sz w:val="21"/>
                <w:szCs w:val="21"/>
                <w:lang w:val="bs-Latn-BA"/>
                <w:rPrChange w:id="2637"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638" w:author="Rajo" w:date="2018-05-23T20:59:00Z">
                  <w:rPr>
                    <w:rFonts w:ascii="Arial" w:hAnsi="Arial" w:cs="Arial"/>
                    <w:color w:val="222222"/>
                    <w:sz w:val="21"/>
                    <w:szCs w:val="21"/>
                    <w:lang w:val="bs-Latn-BA"/>
                  </w:rPr>
                </w:rPrChange>
              </w:rPr>
              <w:t>Proprietary</w:t>
            </w:r>
            <w:proofErr w:type="spellEnd"/>
          </w:p>
        </w:tc>
      </w:tr>
      <w:tr w:rsidR="00E94ADE" w14:paraId="550E39A0"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637DC239"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Accounts</w:t>
            </w:r>
            <w:proofErr w:type="spellEnd"/>
            <w:r>
              <w:rPr>
                <w:rFonts w:ascii="Arial" w:hAnsi="Arial" w:cs="Arial"/>
                <w:color w:val="222222"/>
                <w:sz w:val="21"/>
                <w:szCs w:val="21"/>
                <w:lang w:val="bs-Latn-BA"/>
              </w:rPr>
              <w:t xml:space="preserve"> &amp; SSO</w:t>
            </w:r>
          </w:p>
        </w:tc>
        <w:tc>
          <w:tcPr>
            <w:tcW w:w="3624" w:type="dxa"/>
            <w:shd w:val="clear" w:color="auto" w:fill="FFFFFF" w:themeFill="background1"/>
            <w:tcMar>
              <w:top w:w="48" w:type="dxa"/>
              <w:left w:w="96" w:type="dxa"/>
              <w:bottom w:w="48" w:type="dxa"/>
              <w:right w:w="96" w:type="dxa"/>
            </w:tcMar>
            <w:vAlign w:val="center"/>
          </w:tcPr>
          <w:p w14:paraId="6A91019C"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Nokia, Intel,…</w:t>
            </w:r>
          </w:p>
        </w:tc>
        <w:tc>
          <w:tcPr>
            <w:tcW w:w="2165" w:type="dxa"/>
            <w:shd w:val="clear" w:color="auto" w:fill="FFFFFF" w:themeFill="background1"/>
            <w:tcMar>
              <w:top w:w="48" w:type="dxa"/>
              <w:left w:w="96" w:type="dxa"/>
              <w:bottom w:w="48" w:type="dxa"/>
              <w:right w:w="96" w:type="dxa"/>
            </w:tcMar>
            <w:vAlign w:val="center"/>
          </w:tcPr>
          <w:p w14:paraId="57F7B601" w14:textId="77777777" w:rsidR="00E94ADE" w:rsidRPr="000265BD" w:rsidRDefault="00CC5052">
            <w:pPr>
              <w:spacing w:line="240" w:lineRule="auto"/>
              <w:jc w:val="both"/>
              <w:rPr>
                <w:rFonts w:ascii="Arial" w:hAnsi="Arial" w:cs="Arial"/>
                <w:i/>
                <w:color w:val="222222"/>
                <w:sz w:val="21"/>
                <w:szCs w:val="21"/>
                <w:lang w:val="bs-Latn-BA"/>
                <w:rPrChange w:id="2639"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640"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2641" w:author="Rajo" w:date="2018-05-23T20:59:00Z">
                  <w:rPr>
                    <w:rFonts w:ascii="Arial" w:hAnsi="Arial" w:cs="Arial"/>
                    <w:color w:val="222222"/>
                    <w:sz w:val="21"/>
                    <w:szCs w:val="21"/>
                    <w:lang w:val="bs-Latn-BA"/>
                  </w:rPr>
                </w:rPrChange>
              </w:rPr>
              <w:t xml:space="preserve"> software</w:t>
            </w:r>
          </w:p>
        </w:tc>
      </w:tr>
      <w:tr w:rsidR="00E94ADE" w14:paraId="7975CC33"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1DC5933B"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Active</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Directory</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Federation</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Services</w:t>
            </w:r>
            <w:proofErr w:type="spellEnd"/>
          </w:p>
        </w:tc>
        <w:tc>
          <w:tcPr>
            <w:tcW w:w="3624" w:type="dxa"/>
            <w:shd w:val="clear" w:color="auto" w:fill="FFFFFF" w:themeFill="background1"/>
            <w:tcMar>
              <w:top w:w="48" w:type="dxa"/>
              <w:left w:w="96" w:type="dxa"/>
              <w:bottom w:w="48" w:type="dxa"/>
              <w:right w:w="96" w:type="dxa"/>
            </w:tcMar>
            <w:vAlign w:val="center"/>
          </w:tcPr>
          <w:p w14:paraId="3FAE0BAF"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Microsoft</w:t>
            </w:r>
          </w:p>
        </w:tc>
        <w:tc>
          <w:tcPr>
            <w:tcW w:w="2165" w:type="dxa"/>
            <w:shd w:val="clear" w:color="auto" w:fill="FFFFFF" w:themeFill="background1"/>
            <w:tcMar>
              <w:top w:w="48" w:type="dxa"/>
              <w:left w:w="96" w:type="dxa"/>
              <w:bottom w:w="48" w:type="dxa"/>
              <w:right w:w="96" w:type="dxa"/>
            </w:tcMar>
            <w:vAlign w:val="center"/>
          </w:tcPr>
          <w:p w14:paraId="13031CD5" w14:textId="77777777" w:rsidR="00E94ADE" w:rsidRPr="000265BD" w:rsidRDefault="00CC5052">
            <w:pPr>
              <w:spacing w:line="240" w:lineRule="auto"/>
              <w:jc w:val="both"/>
              <w:rPr>
                <w:rFonts w:ascii="Arial" w:hAnsi="Arial" w:cs="Arial"/>
                <w:i/>
                <w:color w:val="222222"/>
                <w:sz w:val="21"/>
                <w:szCs w:val="21"/>
                <w:lang w:val="bs-Latn-BA"/>
                <w:rPrChange w:id="2642"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643" w:author="Rajo" w:date="2018-05-23T20:59:00Z">
                  <w:rPr>
                    <w:rFonts w:ascii="Arial" w:hAnsi="Arial" w:cs="Arial"/>
                    <w:color w:val="222222"/>
                    <w:sz w:val="21"/>
                    <w:szCs w:val="21"/>
                    <w:lang w:val="bs-Latn-BA"/>
                  </w:rPr>
                </w:rPrChange>
              </w:rPr>
              <w:t>Proprietary</w:t>
            </w:r>
            <w:proofErr w:type="spellEnd"/>
          </w:p>
        </w:tc>
      </w:tr>
      <w:tr w:rsidR="00E94ADE" w14:paraId="764C2D21"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3727C2E7"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Aerobase</w:t>
            </w:r>
            <w:proofErr w:type="spellEnd"/>
          </w:p>
        </w:tc>
        <w:tc>
          <w:tcPr>
            <w:tcW w:w="3624" w:type="dxa"/>
            <w:shd w:val="clear" w:color="auto" w:fill="FFFFFF" w:themeFill="background1"/>
            <w:tcMar>
              <w:top w:w="48" w:type="dxa"/>
              <w:left w:w="96" w:type="dxa"/>
              <w:bottom w:w="48" w:type="dxa"/>
              <w:right w:w="96" w:type="dxa"/>
            </w:tcMar>
            <w:vAlign w:val="center"/>
          </w:tcPr>
          <w:p w14:paraId="0B6CF3DC"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Aerobase</w:t>
            </w:r>
            <w:proofErr w:type="spellEnd"/>
          </w:p>
        </w:tc>
        <w:tc>
          <w:tcPr>
            <w:tcW w:w="2165" w:type="dxa"/>
            <w:shd w:val="clear" w:color="auto" w:fill="FFFFFF" w:themeFill="background1"/>
            <w:tcMar>
              <w:top w:w="48" w:type="dxa"/>
              <w:left w:w="96" w:type="dxa"/>
              <w:bottom w:w="48" w:type="dxa"/>
              <w:right w:w="96" w:type="dxa"/>
            </w:tcMar>
            <w:vAlign w:val="center"/>
          </w:tcPr>
          <w:p w14:paraId="6DD3ED86" w14:textId="77777777" w:rsidR="00E94ADE" w:rsidRPr="000265BD" w:rsidRDefault="00CC5052">
            <w:pPr>
              <w:spacing w:line="240" w:lineRule="auto"/>
              <w:jc w:val="both"/>
              <w:rPr>
                <w:rFonts w:ascii="Arial" w:hAnsi="Arial" w:cs="Arial"/>
                <w:i/>
                <w:color w:val="222222"/>
                <w:sz w:val="21"/>
                <w:szCs w:val="21"/>
                <w:lang w:val="bs-Latn-BA"/>
                <w:rPrChange w:id="2644"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645" w:author="Rajo" w:date="2018-05-23T20:59:00Z">
                  <w:rPr>
                    <w:rFonts w:ascii="Arial" w:hAnsi="Arial" w:cs="Arial"/>
                    <w:color w:val="222222"/>
                    <w:sz w:val="21"/>
                    <w:szCs w:val="21"/>
                    <w:lang w:val="bs-Latn-BA"/>
                  </w:rPr>
                </w:rPrChange>
              </w:rPr>
              <w:t>Open</w:t>
            </w:r>
            <w:proofErr w:type="spellEnd"/>
            <w:r w:rsidRPr="000265BD">
              <w:rPr>
                <w:rFonts w:ascii="Arial" w:hAnsi="Arial" w:cs="Arial"/>
                <w:i/>
                <w:color w:val="222222"/>
                <w:sz w:val="21"/>
                <w:szCs w:val="21"/>
                <w:lang w:val="bs-Latn-BA"/>
                <w:rPrChange w:id="2646" w:author="Rajo" w:date="2018-05-23T20:59:00Z">
                  <w:rPr>
                    <w:rFonts w:ascii="Arial" w:hAnsi="Arial" w:cs="Arial"/>
                    <w:color w:val="222222"/>
                    <w:sz w:val="21"/>
                    <w:szCs w:val="21"/>
                    <w:lang w:val="bs-Latn-BA"/>
                  </w:rPr>
                </w:rPrChange>
              </w:rPr>
              <w:t xml:space="preserve"> </w:t>
            </w:r>
            <w:proofErr w:type="spellStart"/>
            <w:r w:rsidRPr="000265BD">
              <w:rPr>
                <w:rFonts w:ascii="Arial" w:hAnsi="Arial" w:cs="Arial"/>
                <w:i/>
                <w:color w:val="222222"/>
                <w:sz w:val="21"/>
                <w:szCs w:val="21"/>
                <w:lang w:val="bs-Latn-BA"/>
                <w:rPrChange w:id="2647" w:author="Rajo" w:date="2018-05-23T20:59:00Z">
                  <w:rPr>
                    <w:rFonts w:ascii="Arial" w:hAnsi="Arial" w:cs="Arial"/>
                    <w:color w:val="222222"/>
                    <w:sz w:val="21"/>
                    <w:szCs w:val="21"/>
                    <w:lang w:val="bs-Latn-BA"/>
                  </w:rPr>
                </w:rPrChange>
              </w:rPr>
              <w:t>source</w:t>
            </w:r>
            <w:proofErr w:type="spellEnd"/>
          </w:p>
        </w:tc>
      </w:tr>
      <w:tr w:rsidR="00E94ADE" w14:paraId="6786029B"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636C4A24"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Authen2cate </w:t>
            </w:r>
          </w:p>
        </w:tc>
        <w:tc>
          <w:tcPr>
            <w:tcW w:w="3624" w:type="dxa"/>
            <w:shd w:val="clear" w:color="auto" w:fill="FFFFFF" w:themeFill="background1"/>
            <w:tcMar>
              <w:top w:w="48" w:type="dxa"/>
              <w:left w:w="96" w:type="dxa"/>
              <w:bottom w:w="48" w:type="dxa"/>
              <w:right w:w="96" w:type="dxa"/>
            </w:tcMar>
            <w:vAlign w:val="center"/>
          </w:tcPr>
          <w:p w14:paraId="4C652A5C"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Authen2cate, LLC</w:t>
            </w:r>
          </w:p>
        </w:tc>
        <w:tc>
          <w:tcPr>
            <w:tcW w:w="2165" w:type="dxa"/>
            <w:shd w:val="clear" w:color="auto" w:fill="FFFFFF" w:themeFill="background1"/>
            <w:tcMar>
              <w:top w:w="48" w:type="dxa"/>
              <w:left w:w="96" w:type="dxa"/>
              <w:bottom w:w="48" w:type="dxa"/>
              <w:right w:w="96" w:type="dxa"/>
            </w:tcMar>
            <w:vAlign w:val="center"/>
          </w:tcPr>
          <w:p w14:paraId="6016D8BF" w14:textId="77777777" w:rsidR="00E94ADE" w:rsidRPr="000265BD" w:rsidRDefault="00CC5052">
            <w:pPr>
              <w:spacing w:line="240" w:lineRule="auto"/>
              <w:jc w:val="both"/>
              <w:rPr>
                <w:rFonts w:ascii="Arial" w:hAnsi="Arial" w:cs="Arial"/>
                <w:i/>
                <w:color w:val="222222"/>
                <w:sz w:val="21"/>
                <w:szCs w:val="21"/>
                <w:lang w:val="bs-Latn-BA"/>
                <w:rPrChange w:id="2648"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649" w:author="Rajo" w:date="2018-05-23T20:59:00Z">
                  <w:rPr>
                    <w:rFonts w:ascii="Arial" w:hAnsi="Arial" w:cs="Arial"/>
                    <w:color w:val="222222"/>
                    <w:sz w:val="21"/>
                    <w:szCs w:val="21"/>
                    <w:lang w:val="bs-Latn-BA"/>
                  </w:rPr>
                </w:rPrChange>
              </w:rPr>
              <w:t>Proprietary</w:t>
            </w:r>
            <w:proofErr w:type="spellEnd"/>
          </w:p>
        </w:tc>
      </w:tr>
      <w:tr w:rsidR="00E94ADE" w14:paraId="3EBFC2A8"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1B1EF1BE"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AuthStack</w:t>
            </w:r>
            <w:proofErr w:type="spellEnd"/>
          </w:p>
        </w:tc>
        <w:tc>
          <w:tcPr>
            <w:tcW w:w="3624" w:type="dxa"/>
            <w:shd w:val="clear" w:color="auto" w:fill="FFFFFF" w:themeFill="background1"/>
            <w:tcMar>
              <w:top w:w="48" w:type="dxa"/>
              <w:left w:w="96" w:type="dxa"/>
              <w:bottom w:w="48" w:type="dxa"/>
              <w:right w:w="96" w:type="dxa"/>
            </w:tcMar>
            <w:vAlign w:val="center"/>
          </w:tcPr>
          <w:p w14:paraId="0D2CBC0D"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Buckhill</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Ltd</w:t>
            </w:r>
            <w:proofErr w:type="spellEnd"/>
          </w:p>
        </w:tc>
        <w:tc>
          <w:tcPr>
            <w:tcW w:w="2165" w:type="dxa"/>
            <w:shd w:val="clear" w:color="auto" w:fill="FFFFFF" w:themeFill="background1"/>
            <w:tcMar>
              <w:top w:w="48" w:type="dxa"/>
              <w:left w:w="96" w:type="dxa"/>
              <w:bottom w:w="48" w:type="dxa"/>
              <w:right w:w="96" w:type="dxa"/>
            </w:tcMar>
            <w:vAlign w:val="center"/>
          </w:tcPr>
          <w:p w14:paraId="0836F0C7" w14:textId="77777777" w:rsidR="00E94ADE" w:rsidRPr="000265BD" w:rsidRDefault="00CC5052">
            <w:pPr>
              <w:spacing w:line="240" w:lineRule="auto"/>
              <w:jc w:val="both"/>
              <w:rPr>
                <w:rFonts w:ascii="Arial" w:hAnsi="Arial" w:cs="Arial"/>
                <w:i/>
                <w:color w:val="222222"/>
                <w:sz w:val="21"/>
                <w:szCs w:val="21"/>
                <w:lang w:val="bs-Latn-BA"/>
                <w:rPrChange w:id="2650"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651" w:author="Rajo" w:date="2018-05-23T20:59:00Z">
                  <w:rPr>
                    <w:rFonts w:ascii="Arial" w:hAnsi="Arial" w:cs="Arial"/>
                    <w:color w:val="222222"/>
                    <w:sz w:val="21"/>
                    <w:szCs w:val="21"/>
                    <w:lang w:val="bs-Latn-BA"/>
                  </w:rPr>
                </w:rPrChange>
              </w:rPr>
              <w:t>Proprietary</w:t>
            </w:r>
            <w:proofErr w:type="spellEnd"/>
          </w:p>
        </w:tc>
      </w:tr>
      <w:tr w:rsidR="00E94ADE" w14:paraId="042AAB00"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5D9B81FE"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Bitium</w:t>
            </w:r>
            <w:proofErr w:type="spellEnd"/>
          </w:p>
        </w:tc>
        <w:tc>
          <w:tcPr>
            <w:tcW w:w="3624" w:type="dxa"/>
            <w:shd w:val="clear" w:color="auto" w:fill="FFFFFF" w:themeFill="background1"/>
            <w:tcMar>
              <w:top w:w="48" w:type="dxa"/>
              <w:left w:w="96" w:type="dxa"/>
              <w:bottom w:w="48" w:type="dxa"/>
              <w:right w:w="96" w:type="dxa"/>
            </w:tcMar>
            <w:vAlign w:val="center"/>
          </w:tcPr>
          <w:p w14:paraId="31D6DABF"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Bitium</w:t>
            </w:r>
            <w:proofErr w:type="spellEnd"/>
          </w:p>
        </w:tc>
        <w:tc>
          <w:tcPr>
            <w:tcW w:w="2165" w:type="dxa"/>
            <w:shd w:val="clear" w:color="auto" w:fill="FFFFFF" w:themeFill="background1"/>
            <w:tcMar>
              <w:top w:w="48" w:type="dxa"/>
              <w:left w:w="96" w:type="dxa"/>
              <w:bottom w:w="48" w:type="dxa"/>
              <w:right w:w="96" w:type="dxa"/>
            </w:tcMar>
            <w:vAlign w:val="center"/>
          </w:tcPr>
          <w:p w14:paraId="1A929354" w14:textId="77777777" w:rsidR="00E94ADE" w:rsidRPr="000265BD" w:rsidRDefault="00CC5052">
            <w:pPr>
              <w:spacing w:line="240" w:lineRule="auto"/>
              <w:jc w:val="both"/>
              <w:rPr>
                <w:rFonts w:ascii="Arial" w:hAnsi="Arial" w:cs="Arial"/>
                <w:i/>
                <w:color w:val="222222"/>
                <w:sz w:val="21"/>
                <w:szCs w:val="21"/>
                <w:lang w:val="bs-Latn-BA"/>
                <w:rPrChange w:id="2652"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653" w:author="Rajo" w:date="2018-05-23T20:59:00Z">
                  <w:rPr>
                    <w:rFonts w:ascii="Arial" w:hAnsi="Arial" w:cs="Arial"/>
                    <w:color w:val="222222"/>
                    <w:sz w:val="21"/>
                    <w:szCs w:val="21"/>
                    <w:lang w:val="bs-Latn-BA"/>
                  </w:rPr>
                </w:rPrChange>
              </w:rPr>
              <w:t>Proprietary</w:t>
            </w:r>
            <w:proofErr w:type="spellEnd"/>
          </w:p>
        </w:tc>
      </w:tr>
      <w:tr w:rsidR="00E94ADE" w14:paraId="10E4926B"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73EEDC4A"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CA SSO (</w:t>
            </w:r>
            <w:proofErr w:type="spellStart"/>
            <w:r>
              <w:rPr>
                <w:rFonts w:ascii="Arial" w:hAnsi="Arial" w:cs="Arial"/>
                <w:color w:val="222222"/>
                <w:sz w:val="21"/>
                <w:szCs w:val="21"/>
                <w:lang w:val="bs-Latn-BA"/>
              </w:rPr>
              <w:t>formerly</w:t>
            </w:r>
            <w:proofErr w:type="spellEnd"/>
            <w:r>
              <w:rPr>
                <w:rFonts w:ascii="Arial" w:hAnsi="Arial" w:cs="Arial"/>
                <w:color w:val="222222"/>
                <w:sz w:val="21"/>
                <w:szCs w:val="21"/>
                <w:lang w:val="bs-Latn-BA"/>
              </w:rPr>
              <w:t xml:space="preserve"> CA </w:t>
            </w:r>
            <w:proofErr w:type="spellStart"/>
            <w:r>
              <w:rPr>
                <w:rFonts w:ascii="Arial" w:hAnsi="Arial" w:cs="Arial"/>
                <w:color w:val="222222"/>
                <w:sz w:val="21"/>
                <w:szCs w:val="21"/>
                <w:lang w:val="bs-Latn-BA"/>
              </w:rPr>
              <w:t>Siteminder</w:t>
            </w:r>
            <w:proofErr w:type="spellEnd"/>
            <w:r>
              <w:rPr>
                <w:rFonts w:ascii="Arial" w:hAnsi="Arial" w:cs="Arial"/>
                <w:color w:val="222222"/>
                <w:sz w:val="21"/>
                <w:szCs w:val="21"/>
                <w:lang w:val="bs-Latn-BA"/>
              </w:rPr>
              <w:t>)</w:t>
            </w:r>
          </w:p>
        </w:tc>
        <w:tc>
          <w:tcPr>
            <w:tcW w:w="3624" w:type="dxa"/>
            <w:shd w:val="clear" w:color="auto" w:fill="FFFFFF" w:themeFill="background1"/>
            <w:tcMar>
              <w:top w:w="48" w:type="dxa"/>
              <w:left w:w="96" w:type="dxa"/>
              <w:bottom w:w="48" w:type="dxa"/>
              <w:right w:w="96" w:type="dxa"/>
            </w:tcMar>
            <w:vAlign w:val="center"/>
          </w:tcPr>
          <w:p w14:paraId="2D85F30D"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CA Technologies</w:t>
            </w:r>
          </w:p>
        </w:tc>
        <w:tc>
          <w:tcPr>
            <w:tcW w:w="2165" w:type="dxa"/>
            <w:shd w:val="clear" w:color="auto" w:fill="FFFFFF" w:themeFill="background1"/>
            <w:tcMar>
              <w:top w:w="48" w:type="dxa"/>
              <w:left w:w="96" w:type="dxa"/>
              <w:bottom w:w="48" w:type="dxa"/>
              <w:right w:w="96" w:type="dxa"/>
            </w:tcMar>
            <w:vAlign w:val="center"/>
          </w:tcPr>
          <w:p w14:paraId="06CA106B" w14:textId="77777777" w:rsidR="00E94ADE" w:rsidRPr="000265BD" w:rsidRDefault="00CC5052">
            <w:pPr>
              <w:spacing w:line="240" w:lineRule="auto"/>
              <w:jc w:val="both"/>
              <w:rPr>
                <w:rFonts w:ascii="Arial" w:hAnsi="Arial" w:cs="Arial"/>
                <w:i/>
                <w:color w:val="222222"/>
                <w:sz w:val="21"/>
                <w:szCs w:val="21"/>
                <w:lang w:val="bs-Latn-BA"/>
                <w:rPrChange w:id="2654"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655" w:author="Rajo" w:date="2018-05-23T20:59:00Z">
                  <w:rPr>
                    <w:rFonts w:ascii="Arial" w:hAnsi="Arial" w:cs="Arial"/>
                    <w:color w:val="222222"/>
                    <w:sz w:val="21"/>
                    <w:szCs w:val="21"/>
                    <w:lang w:val="bs-Latn-BA"/>
                  </w:rPr>
                </w:rPrChange>
              </w:rPr>
              <w:t>Commercial</w:t>
            </w:r>
            <w:proofErr w:type="spellEnd"/>
            <w:r w:rsidRPr="000265BD">
              <w:rPr>
                <w:rFonts w:ascii="Arial" w:hAnsi="Arial" w:cs="Arial"/>
                <w:i/>
                <w:color w:val="222222"/>
                <w:sz w:val="21"/>
                <w:szCs w:val="21"/>
                <w:lang w:val="bs-Latn-BA"/>
                <w:rPrChange w:id="2656" w:author="Rajo" w:date="2018-05-23T20:59:00Z">
                  <w:rPr>
                    <w:rFonts w:ascii="Arial" w:hAnsi="Arial" w:cs="Arial"/>
                    <w:color w:val="222222"/>
                    <w:sz w:val="21"/>
                    <w:szCs w:val="21"/>
                    <w:lang w:val="bs-Latn-BA"/>
                  </w:rPr>
                </w:rPrChange>
              </w:rPr>
              <w:t xml:space="preserve"> software</w:t>
            </w:r>
          </w:p>
        </w:tc>
      </w:tr>
      <w:tr w:rsidR="00E94ADE" w14:paraId="07E6D740"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BD1D988"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CAS / Central </w:t>
            </w:r>
            <w:proofErr w:type="spellStart"/>
            <w:r>
              <w:rPr>
                <w:rFonts w:ascii="Arial" w:hAnsi="Arial" w:cs="Arial"/>
                <w:color w:val="222222"/>
                <w:sz w:val="21"/>
                <w:szCs w:val="21"/>
                <w:lang w:val="bs-Latn-BA"/>
              </w:rPr>
              <w:t>Authentication</w:t>
            </w:r>
            <w:proofErr w:type="spellEnd"/>
            <w:r>
              <w:rPr>
                <w:rFonts w:ascii="Arial" w:hAnsi="Arial" w:cs="Arial"/>
                <w:color w:val="222222"/>
                <w:sz w:val="21"/>
                <w:szCs w:val="21"/>
                <w:lang w:val="bs-Latn-BA"/>
              </w:rPr>
              <w:t xml:space="preserve"> Service</w:t>
            </w:r>
          </w:p>
        </w:tc>
        <w:tc>
          <w:tcPr>
            <w:tcW w:w="3624" w:type="dxa"/>
            <w:shd w:val="clear" w:color="auto" w:fill="FFFFFF" w:themeFill="background1"/>
            <w:tcMar>
              <w:top w:w="48" w:type="dxa"/>
              <w:left w:w="96" w:type="dxa"/>
              <w:bottom w:w="48" w:type="dxa"/>
              <w:right w:w="96" w:type="dxa"/>
            </w:tcMar>
            <w:vAlign w:val="center"/>
          </w:tcPr>
          <w:p w14:paraId="2C92F4E6"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Apereo</w:t>
            </w:r>
            <w:proofErr w:type="spellEnd"/>
          </w:p>
        </w:tc>
        <w:tc>
          <w:tcPr>
            <w:tcW w:w="2165" w:type="dxa"/>
            <w:shd w:val="clear" w:color="auto" w:fill="FFFFFF" w:themeFill="background1"/>
            <w:tcMar>
              <w:top w:w="48" w:type="dxa"/>
              <w:left w:w="96" w:type="dxa"/>
              <w:bottom w:w="48" w:type="dxa"/>
              <w:right w:w="96" w:type="dxa"/>
            </w:tcMar>
            <w:vAlign w:val="center"/>
          </w:tcPr>
          <w:p w14:paraId="1CC9E1C4" w14:textId="77777777" w:rsidR="00E94ADE" w:rsidRPr="000265BD" w:rsidRDefault="00CC5052">
            <w:pPr>
              <w:spacing w:line="240" w:lineRule="auto"/>
              <w:jc w:val="both"/>
              <w:rPr>
                <w:rFonts w:ascii="Arial" w:hAnsi="Arial" w:cs="Arial"/>
                <w:i/>
                <w:color w:val="222222"/>
                <w:sz w:val="21"/>
                <w:szCs w:val="21"/>
                <w:lang w:val="bs-Latn-BA"/>
                <w:rPrChange w:id="2657"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658"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2659" w:author="Rajo" w:date="2018-05-23T20:59:00Z">
                  <w:rPr>
                    <w:rFonts w:ascii="Arial" w:hAnsi="Arial" w:cs="Arial"/>
                    <w:color w:val="222222"/>
                    <w:sz w:val="21"/>
                    <w:szCs w:val="21"/>
                    <w:lang w:val="bs-Latn-BA"/>
                  </w:rPr>
                </w:rPrChange>
              </w:rPr>
              <w:t xml:space="preserve"> &amp; </w:t>
            </w:r>
            <w:proofErr w:type="spellStart"/>
            <w:r w:rsidRPr="000265BD">
              <w:rPr>
                <w:rFonts w:ascii="Arial" w:hAnsi="Arial" w:cs="Arial"/>
                <w:i/>
                <w:color w:val="222222"/>
                <w:sz w:val="21"/>
                <w:szCs w:val="21"/>
                <w:lang w:val="bs-Latn-BA"/>
                <w:rPrChange w:id="2660" w:author="Rajo" w:date="2018-05-23T20:59:00Z">
                  <w:rPr>
                    <w:rFonts w:ascii="Arial" w:hAnsi="Arial" w:cs="Arial"/>
                    <w:color w:val="222222"/>
                    <w:sz w:val="21"/>
                    <w:szCs w:val="21"/>
                    <w:lang w:val="bs-Latn-BA"/>
                  </w:rPr>
                </w:rPrChange>
              </w:rPr>
              <w:t>Open</w:t>
            </w:r>
            <w:proofErr w:type="spellEnd"/>
            <w:r w:rsidRPr="000265BD">
              <w:rPr>
                <w:rFonts w:ascii="Arial" w:hAnsi="Arial" w:cs="Arial"/>
                <w:i/>
                <w:color w:val="222222"/>
                <w:sz w:val="21"/>
                <w:szCs w:val="21"/>
                <w:lang w:val="bs-Latn-BA"/>
                <w:rPrChange w:id="2661" w:author="Rajo" w:date="2018-05-23T20:59:00Z">
                  <w:rPr>
                    <w:rFonts w:ascii="Arial" w:hAnsi="Arial" w:cs="Arial"/>
                    <w:color w:val="222222"/>
                    <w:sz w:val="21"/>
                    <w:szCs w:val="21"/>
                    <w:lang w:val="bs-Latn-BA"/>
                  </w:rPr>
                </w:rPrChange>
              </w:rPr>
              <w:t xml:space="preserve"> </w:t>
            </w:r>
            <w:proofErr w:type="spellStart"/>
            <w:r w:rsidRPr="000265BD">
              <w:rPr>
                <w:rFonts w:ascii="Arial" w:hAnsi="Arial" w:cs="Arial"/>
                <w:i/>
                <w:color w:val="222222"/>
                <w:sz w:val="21"/>
                <w:szCs w:val="21"/>
                <w:lang w:val="bs-Latn-BA"/>
                <w:rPrChange w:id="2662" w:author="Rajo" w:date="2018-05-23T20:59:00Z">
                  <w:rPr>
                    <w:rFonts w:ascii="Arial" w:hAnsi="Arial" w:cs="Arial"/>
                    <w:color w:val="222222"/>
                    <w:sz w:val="21"/>
                    <w:szCs w:val="21"/>
                    <w:lang w:val="bs-Latn-BA"/>
                  </w:rPr>
                </w:rPrChange>
              </w:rPr>
              <w:t>Source</w:t>
            </w:r>
            <w:proofErr w:type="spellEnd"/>
          </w:p>
        </w:tc>
      </w:tr>
      <w:tr w:rsidR="00E94ADE" w14:paraId="2B87D606"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3DDC6AD2"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CoSign</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single</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sign</w:t>
            </w:r>
            <w:proofErr w:type="spellEnd"/>
            <w:r>
              <w:rPr>
                <w:rFonts w:ascii="Arial" w:hAnsi="Arial" w:cs="Arial"/>
                <w:color w:val="222222"/>
                <w:sz w:val="21"/>
                <w:szCs w:val="21"/>
                <w:lang w:val="bs-Latn-BA"/>
              </w:rPr>
              <w:t xml:space="preserve"> on</w:t>
            </w:r>
          </w:p>
        </w:tc>
        <w:tc>
          <w:tcPr>
            <w:tcW w:w="3624" w:type="dxa"/>
            <w:shd w:val="clear" w:color="auto" w:fill="FFFFFF" w:themeFill="background1"/>
            <w:tcMar>
              <w:top w:w="48" w:type="dxa"/>
              <w:left w:w="96" w:type="dxa"/>
              <w:bottom w:w="48" w:type="dxa"/>
              <w:right w:w="96" w:type="dxa"/>
            </w:tcMar>
            <w:vAlign w:val="center"/>
          </w:tcPr>
          <w:p w14:paraId="4BFAD973"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University </w:t>
            </w:r>
            <w:proofErr w:type="spellStart"/>
            <w:r>
              <w:rPr>
                <w:rFonts w:ascii="Arial" w:hAnsi="Arial" w:cs="Arial"/>
                <w:color w:val="222222"/>
                <w:sz w:val="21"/>
                <w:szCs w:val="21"/>
                <w:lang w:val="bs-Latn-BA"/>
              </w:rPr>
              <w:t>of</w:t>
            </w:r>
            <w:proofErr w:type="spellEnd"/>
            <w:r>
              <w:rPr>
                <w:rFonts w:ascii="Arial" w:hAnsi="Arial" w:cs="Arial"/>
                <w:color w:val="222222"/>
                <w:sz w:val="21"/>
                <w:szCs w:val="21"/>
                <w:lang w:val="bs-Latn-BA"/>
              </w:rPr>
              <w:t xml:space="preserve"> Michigan</w:t>
            </w:r>
          </w:p>
        </w:tc>
        <w:tc>
          <w:tcPr>
            <w:tcW w:w="2165" w:type="dxa"/>
            <w:shd w:val="clear" w:color="auto" w:fill="FFFFFF" w:themeFill="background1"/>
            <w:tcMar>
              <w:top w:w="48" w:type="dxa"/>
              <w:left w:w="96" w:type="dxa"/>
              <w:bottom w:w="48" w:type="dxa"/>
              <w:right w:w="96" w:type="dxa"/>
            </w:tcMar>
            <w:vAlign w:val="center"/>
          </w:tcPr>
          <w:p w14:paraId="7174DE7A" w14:textId="77777777" w:rsidR="00E94ADE" w:rsidRPr="000265BD" w:rsidRDefault="00CC5052">
            <w:pPr>
              <w:spacing w:line="240" w:lineRule="auto"/>
              <w:jc w:val="both"/>
              <w:rPr>
                <w:rFonts w:ascii="Arial" w:hAnsi="Arial" w:cs="Arial"/>
                <w:i/>
                <w:color w:val="222222"/>
                <w:sz w:val="21"/>
                <w:szCs w:val="21"/>
                <w:lang w:val="bs-Latn-BA"/>
                <w:rPrChange w:id="2663"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664" w:author="Rajo" w:date="2018-05-23T20:59:00Z">
                  <w:rPr>
                    <w:rFonts w:ascii="Arial" w:hAnsi="Arial" w:cs="Arial"/>
                    <w:color w:val="222222"/>
                    <w:sz w:val="21"/>
                    <w:szCs w:val="21"/>
                    <w:lang w:val="bs-Latn-BA"/>
                  </w:rPr>
                </w:rPrChange>
              </w:rPr>
              <w:t>Academic</w:t>
            </w:r>
            <w:proofErr w:type="spellEnd"/>
          </w:p>
        </w:tc>
      </w:tr>
      <w:tr w:rsidR="00E94ADE" w14:paraId="0792DA70"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152A66A5"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DistributedAccessControlSystem</w:t>
            </w:r>
            <w:proofErr w:type="spellEnd"/>
            <w:r>
              <w:rPr>
                <w:rFonts w:ascii="Arial" w:hAnsi="Arial" w:cs="Arial"/>
                <w:color w:val="222222"/>
                <w:sz w:val="21"/>
                <w:szCs w:val="21"/>
                <w:lang w:val="bs-Latn-BA"/>
              </w:rPr>
              <w:t>(DACS)</w:t>
            </w:r>
          </w:p>
        </w:tc>
        <w:tc>
          <w:tcPr>
            <w:tcW w:w="3624" w:type="dxa"/>
            <w:shd w:val="clear" w:color="auto" w:fill="FFFFFF" w:themeFill="background1"/>
            <w:tcMar>
              <w:top w:w="48" w:type="dxa"/>
              <w:left w:w="96" w:type="dxa"/>
              <w:bottom w:w="48" w:type="dxa"/>
              <w:right w:w="96" w:type="dxa"/>
            </w:tcMar>
            <w:vAlign w:val="center"/>
          </w:tcPr>
          <w:p w14:paraId="16B07FD7"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Distributed</w:t>
            </w:r>
            <w:proofErr w:type="spellEnd"/>
            <w:r>
              <w:rPr>
                <w:rFonts w:ascii="Arial" w:hAnsi="Arial" w:cs="Arial"/>
                <w:color w:val="222222"/>
                <w:sz w:val="21"/>
                <w:szCs w:val="21"/>
                <w:lang w:val="bs-Latn-BA"/>
              </w:rPr>
              <w:t xml:space="preserve"> Systems Software</w:t>
            </w:r>
          </w:p>
        </w:tc>
        <w:tc>
          <w:tcPr>
            <w:tcW w:w="2165" w:type="dxa"/>
            <w:shd w:val="clear" w:color="auto" w:fill="FFFFFF" w:themeFill="background1"/>
            <w:tcMar>
              <w:top w:w="48" w:type="dxa"/>
              <w:left w:w="96" w:type="dxa"/>
              <w:bottom w:w="48" w:type="dxa"/>
              <w:right w:w="96" w:type="dxa"/>
            </w:tcMar>
            <w:vAlign w:val="center"/>
          </w:tcPr>
          <w:p w14:paraId="0C2521EB" w14:textId="77777777" w:rsidR="00E94ADE" w:rsidRPr="000265BD" w:rsidRDefault="00CC5052">
            <w:pPr>
              <w:spacing w:line="240" w:lineRule="auto"/>
              <w:jc w:val="both"/>
              <w:rPr>
                <w:rFonts w:ascii="Arial" w:hAnsi="Arial" w:cs="Arial"/>
                <w:i/>
                <w:color w:val="222222"/>
                <w:sz w:val="21"/>
                <w:szCs w:val="21"/>
                <w:lang w:val="bs-Latn-BA"/>
                <w:rPrChange w:id="2665"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666"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2667" w:author="Rajo" w:date="2018-05-23T20:59:00Z">
                  <w:rPr>
                    <w:rFonts w:ascii="Arial" w:hAnsi="Arial" w:cs="Arial"/>
                    <w:color w:val="222222"/>
                    <w:sz w:val="21"/>
                    <w:szCs w:val="21"/>
                    <w:lang w:val="bs-Latn-BA"/>
                  </w:rPr>
                </w:rPrChange>
              </w:rPr>
              <w:t xml:space="preserve"> Software</w:t>
            </w:r>
          </w:p>
        </w:tc>
      </w:tr>
      <w:tr w:rsidR="00E94ADE" w14:paraId="07B54ED0"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7D2B8A8"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Enterprise Sign On </w:t>
            </w:r>
            <w:proofErr w:type="spellStart"/>
            <w:r>
              <w:rPr>
                <w:rFonts w:ascii="Arial" w:hAnsi="Arial" w:cs="Arial"/>
                <w:color w:val="222222"/>
                <w:sz w:val="21"/>
                <w:szCs w:val="21"/>
                <w:lang w:val="bs-Latn-BA"/>
              </w:rPr>
              <w:t>Engine</w:t>
            </w:r>
            <w:proofErr w:type="spellEnd"/>
          </w:p>
        </w:tc>
        <w:tc>
          <w:tcPr>
            <w:tcW w:w="3624" w:type="dxa"/>
            <w:shd w:val="clear" w:color="auto" w:fill="FFFFFF" w:themeFill="background1"/>
            <w:tcMar>
              <w:top w:w="48" w:type="dxa"/>
              <w:left w:w="96" w:type="dxa"/>
              <w:bottom w:w="48" w:type="dxa"/>
              <w:right w:w="96" w:type="dxa"/>
            </w:tcMar>
            <w:vAlign w:val="center"/>
          </w:tcPr>
          <w:p w14:paraId="5A02C0D3"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QueenslandUniversity</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of</w:t>
            </w:r>
            <w:proofErr w:type="spellEnd"/>
            <w:r>
              <w:rPr>
                <w:rFonts w:ascii="Arial" w:hAnsi="Arial" w:cs="Arial"/>
                <w:color w:val="222222"/>
                <w:sz w:val="21"/>
                <w:szCs w:val="21"/>
                <w:lang w:val="bs-Latn-BA"/>
              </w:rPr>
              <w:t xml:space="preserve"> Technology</w:t>
            </w:r>
          </w:p>
        </w:tc>
        <w:tc>
          <w:tcPr>
            <w:tcW w:w="2165" w:type="dxa"/>
            <w:shd w:val="clear" w:color="auto" w:fill="FFFFFF" w:themeFill="background1"/>
            <w:tcMar>
              <w:top w:w="48" w:type="dxa"/>
              <w:left w:w="96" w:type="dxa"/>
              <w:bottom w:w="48" w:type="dxa"/>
              <w:right w:w="96" w:type="dxa"/>
            </w:tcMar>
            <w:vAlign w:val="center"/>
          </w:tcPr>
          <w:p w14:paraId="36AC368B" w14:textId="77777777" w:rsidR="00E94ADE" w:rsidRPr="000265BD" w:rsidRDefault="00CC5052">
            <w:pPr>
              <w:spacing w:line="240" w:lineRule="auto"/>
              <w:jc w:val="both"/>
              <w:rPr>
                <w:rFonts w:ascii="Arial" w:hAnsi="Arial" w:cs="Arial"/>
                <w:i/>
                <w:color w:val="222222"/>
                <w:sz w:val="21"/>
                <w:szCs w:val="21"/>
                <w:lang w:val="bs-Latn-BA"/>
                <w:rPrChange w:id="2668"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669"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2670" w:author="Rajo" w:date="2018-05-23T20:59:00Z">
                  <w:rPr>
                    <w:rFonts w:ascii="Arial" w:hAnsi="Arial" w:cs="Arial"/>
                    <w:color w:val="222222"/>
                    <w:sz w:val="21"/>
                    <w:szCs w:val="21"/>
                    <w:lang w:val="bs-Latn-BA"/>
                  </w:rPr>
                </w:rPrChange>
              </w:rPr>
              <w:t xml:space="preserve"> Software</w:t>
            </w:r>
          </w:p>
        </w:tc>
      </w:tr>
      <w:tr w:rsidR="00E94ADE" w14:paraId="7D89FE15"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519D2CA5"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Enterprise SSO, Web Access Manager</w:t>
            </w:r>
          </w:p>
        </w:tc>
        <w:tc>
          <w:tcPr>
            <w:tcW w:w="3624" w:type="dxa"/>
            <w:shd w:val="clear" w:color="auto" w:fill="FFFFFF" w:themeFill="background1"/>
            <w:tcMar>
              <w:top w:w="48" w:type="dxa"/>
              <w:left w:w="96" w:type="dxa"/>
              <w:bottom w:w="48" w:type="dxa"/>
              <w:right w:w="96" w:type="dxa"/>
            </w:tcMar>
            <w:vAlign w:val="center"/>
          </w:tcPr>
          <w:p w14:paraId="15C6A0CB"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Evidian</w:t>
            </w:r>
            <w:proofErr w:type="spellEnd"/>
          </w:p>
        </w:tc>
        <w:tc>
          <w:tcPr>
            <w:tcW w:w="2165" w:type="dxa"/>
            <w:shd w:val="clear" w:color="auto" w:fill="FFFFFF" w:themeFill="background1"/>
            <w:tcMar>
              <w:top w:w="48" w:type="dxa"/>
              <w:left w:w="96" w:type="dxa"/>
              <w:bottom w:w="48" w:type="dxa"/>
              <w:right w:w="96" w:type="dxa"/>
            </w:tcMar>
            <w:vAlign w:val="center"/>
          </w:tcPr>
          <w:p w14:paraId="00133FFA" w14:textId="77777777" w:rsidR="00E94ADE" w:rsidRPr="000265BD" w:rsidRDefault="00CC5052">
            <w:pPr>
              <w:spacing w:line="240" w:lineRule="auto"/>
              <w:jc w:val="both"/>
              <w:rPr>
                <w:rFonts w:ascii="Arial" w:hAnsi="Arial" w:cs="Arial"/>
                <w:i/>
                <w:color w:val="222222"/>
                <w:sz w:val="21"/>
                <w:szCs w:val="21"/>
                <w:lang w:val="bs-Latn-BA"/>
                <w:rPrChange w:id="2671"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672" w:author="Rajo" w:date="2018-05-23T20:59:00Z">
                  <w:rPr>
                    <w:rFonts w:ascii="Arial" w:hAnsi="Arial" w:cs="Arial"/>
                    <w:color w:val="222222"/>
                    <w:sz w:val="21"/>
                    <w:szCs w:val="21"/>
                    <w:lang w:val="bs-Latn-BA"/>
                  </w:rPr>
                </w:rPrChange>
              </w:rPr>
              <w:t>Commercial</w:t>
            </w:r>
            <w:proofErr w:type="spellEnd"/>
            <w:r w:rsidRPr="000265BD">
              <w:rPr>
                <w:rFonts w:ascii="Arial" w:hAnsi="Arial" w:cs="Arial"/>
                <w:i/>
                <w:color w:val="222222"/>
                <w:sz w:val="21"/>
                <w:szCs w:val="21"/>
                <w:lang w:val="bs-Latn-BA"/>
                <w:rPrChange w:id="2673" w:author="Rajo" w:date="2018-05-23T20:59:00Z">
                  <w:rPr>
                    <w:rFonts w:ascii="Arial" w:hAnsi="Arial" w:cs="Arial"/>
                    <w:color w:val="222222"/>
                    <w:sz w:val="21"/>
                    <w:szCs w:val="21"/>
                    <w:lang w:val="bs-Latn-BA"/>
                  </w:rPr>
                </w:rPrChange>
              </w:rPr>
              <w:t xml:space="preserve"> software</w:t>
            </w:r>
          </w:p>
        </w:tc>
      </w:tr>
      <w:tr w:rsidR="00E94ADE" w14:paraId="2BADA7D5"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31E56889"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Facebook </w:t>
            </w:r>
            <w:proofErr w:type="spellStart"/>
            <w:r>
              <w:rPr>
                <w:rFonts w:ascii="Arial" w:hAnsi="Arial" w:cs="Arial"/>
                <w:color w:val="222222"/>
                <w:sz w:val="21"/>
                <w:szCs w:val="21"/>
                <w:lang w:val="bs-Latn-BA"/>
              </w:rPr>
              <w:t>connect</w:t>
            </w:r>
            <w:proofErr w:type="spellEnd"/>
          </w:p>
        </w:tc>
        <w:tc>
          <w:tcPr>
            <w:tcW w:w="3624" w:type="dxa"/>
            <w:shd w:val="clear" w:color="auto" w:fill="FFFFFF" w:themeFill="background1"/>
            <w:tcMar>
              <w:top w:w="48" w:type="dxa"/>
              <w:left w:w="96" w:type="dxa"/>
              <w:bottom w:w="48" w:type="dxa"/>
              <w:right w:w="96" w:type="dxa"/>
            </w:tcMar>
            <w:vAlign w:val="center"/>
          </w:tcPr>
          <w:p w14:paraId="48E82F74"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Facebook</w:t>
            </w:r>
          </w:p>
        </w:tc>
        <w:tc>
          <w:tcPr>
            <w:tcW w:w="2165" w:type="dxa"/>
            <w:shd w:val="clear" w:color="auto" w:fill="FFFFFF" w:themeFill="background1"/>
            <w:tcMar>
              <w:top w:w="48" w:type="dxa"/>
              <w:left w:w="96" w:type="dxa"/>
              <w:bottom w:w="48" w:type="dxa"/>
              <w:right w:w="96" w:type="dxa"/>
            </w:tcMar>
            <w:vAlign w:val="center"/>
          </w:tcPr>
          <w:p w14:paraId="0E714D42" w14:textId="77777777" w:rsidR="00E94ADE" w:rsidRPr="000265BD" w:rsidRDefault="00CC5052">
            <w:pPr>
              <w:spacing w:line="240" w:lineRule="auto"/>
              <w:jc w:val="both"/>
              <w:rPr>
                <w:rFonts w:ascii="Arial" w:hAnsi="Arial" w:cs="Arial"/>
                <w:i/>
                <w:color w:val="222222"/>
                <w:sz w:val="21"/>
                <w:szCs w:val="21"/>
                <w:lang w:val="bs-Latn-BA"/>
                <w:rPrChange w:id="2674"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675" w:author="Rajo" w:date="2018-05-23T20:59:00Z">
                  <w:rPr>
                    <w:rFonts w:ascii="Arial" w:hAnsi="Arial" w:cs="Arial"/>
                    <w:color w:val="222222"/>
                    <w:sz w:val="21"/>
                    <w:szCs w:val="21"/>
                    <w:lang w:val="bs-Latn-BA"/>
                  </w:rPr>
                </w:rPrChange>
              </w:rPr>
              <w:t>Proprietary</w:t>
            </w:r>
            <w:proofErr w:type="spellEnd"/>
          </w:p>
        </w:tc>
      </w:tr>
      <w:tr w:rsidR="00E94ADE" w14:paraId="5AAC6487"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400C5B77"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Forgerock</w:t>
            </w:r>
            <w:proofErr w:type="spellEnd"/>
            <w:r>
              <w:rPr>
                <w:rFonts w:ascii="Arial" w:hAnsi="Arial" w:cs="Arial"/>
                <w:color w:val="222222"/>
                <w:sz w:val="21"/>
                <w:szCs w:val="21"/>
                <w:lang w:val="bs-Latn-BA"/>
              </w:rPr>
              <w:t xml:space="preserve"> Access Manager</w:t>
            </w:r>
          </w:p>
        </w:tc>
        <w:tc>
          <w:tcPr>
            <w:tcW w:w="3624" w:type="dxa"/>
            <w:shd w:val="clear" w:color="auto" w:fill="FFFFFF" w:themeFill="background1"/>
            <w:tcMar>
              <w:top w:w="48" w:type="dxa"/>
              <w:left w:w="96" w:type="dxa"/>
              <w:bottom w:w="48" w:type="dxa"/>
              <w:right w:w="96" w:type="dxa"/>
            </w:tcMar>
            <w:vAlign w:val="center"/>
          </w:tcPr>
          <w:p w14:paraId="351DA9D7"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ForgeRock</w:t>
            </w:r>
            <w:proofErr w:type="spellEnd"/>
          </w:p>
        </w:tc>
        <w:tc>
          <w:tcPr>
            <w:tcW w:w="2165" w:type="dxa"/>
            <w:shd w:val="clear" w:color="auto" w:fill="FFFFFF" w:themeFill="background1"/>
            <w:tcMar>
              <w:top w:w="48" w:type="dxa"/>
              <w:left w:w="96" w:type="dxa"/>
              <w:bottom w:w="48" w:type="dxa"/>
              <w:right w:w="96" w:type="dxa"/>
            </w:tcMar>
            <w:vAlign w:val="center"/>
          </w:tcPr>
          <w:p w14:paraId="4E096D21" w14:textId="77777777" w:rsidR="00E94ADE" w:rsidRPr="000265BD" w:rsidRDefault="00CC5052">
            <w:pPr>
              <w:spacing w:line="240" w:lineRule="auto"/>
              <w:jc w:val="both"/>
              <w:rPr>
                <w:rFonts w:ascii="Arial" w:hAnsi="Arial" w:cs="Arial"/>
                <w:i/>
                <w:color w:val="222222"/>
                <w:sz w:val="21"/>
                <w:szCs w:val="21"/>
                <w:lang w:val="bs-Latn-BA"/>
                <w:rPrChange w:id="2676"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677" w:author="Rajo" w:date="2018-05-23T20:59:00Z">
                  <w:rPr>
                    <w:rFonts w:ascii="Arial" w:hAnsi="Arial" w:cs="Arial"/>
                    <w:color w:val="222222"/>
                    <w:sz w:val="21"/>
                    <w:szCs w:val="21"/>
                    <w:lang w:val="bs-Latn-BA"/>
                  </w:rPr>
                </w:rPrChange>
              </w:rPr>
              <w:t>Commercial</w:t>
            </w:r>
            <w:proofErr w:type="spellEnd"/>
          </w:p>
        </w:tc>
      </w:tr>
      <w:tr w:rsidR="00E94ADE" w14:paraId="4DA08E4D"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2996B35"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FreeIPA</w:t>
            </w:r>
            <w:proofErr w:type="spellEnd"/>
          </w:p>
        </w:tc>
        <w:tc>
          <w:tcPr>
            <w:tcW w:w="3624" w:type="dxa"/>
            <w:shd w:val="clear" w:color="auto" w:fill="FFFFFF" w:themeFill="background1"/>
            <w:tcMar>
              <w:top w:w="48" w:type="dxa"/>
              <w:left w:w="96" w:type="dxa"/>
              <w:bottom w:w="48" w:type="dxa"/>
              <w:right w:w="96" w:type="dxa"/>
            </w:tcMar>
            <w:vAlign w:val="center"/>
          </w:tcPr>
          <w:p w14:paraId="72B293C3"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Red </w:t>
            </w:r>
            <w:proofErr w:type="spellStart"/>
            <w:r>
              <w:rPr>
                <w:rFonts w:ascii="Arial" w:hAnsi="Arial" w:cs="Arial"/>
                <w:color w:val="222222"/>
                <w:sz w:val="21"/>
                <w:szCs w:val="21"/>
                <w:lang w:val="bs-Latn-BA"/>
              </w:rPr>
              <w:t>Hat</w:t>
            </w:r>
            <w:proofErr w:type="spellEnd"/>
          </w:p>
        </w:tc>
        <w:tc>
          <w:tcPr>
            <w:tcW w:w="2165" w:type="dxa"/>
            <w:shd w:val="clear" w:color="auto" w:fill="FFFFFF" w:themeFill="background1"/>
            <w:tcMar>
              <w:top w:w="48" w:type="dxa"/>
              <w:left w:w="96" w:type="dxa"/>
              <w:bottom w:w="48" w:type="dxa"/>
              <w:right w:w="96" w:type="dxa"/>
            </w:tcMar>
            <w:vAlign w:val="center"/>
          </w:tcPr>
          <w:p w14:paraId="47DB92EE" w14:textId="77777777" w:rsidR="00E94ADE" w:rsidRPr="000265BD" w:rsidRDefault="00CC5052">
            <w:pPr>
              <w:spacing w:line="240" w:lineRule="auto"/>
              <w:jc w:val="both"/>
              <w:rPr>
                <w:rFonts w:ascii="Arial" w:hAnsi="Arial" w:cs="Arial"/>
                <w:i/>
                <w:color w:val="222222"/>
                <w:sz w:val="21"/>
                <w:szCs w:val="21"/>
                <w:lang w:val="bs-Latn-BA"/>
                <w:rPrChange w:id="2678"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679"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2680" w:author="Rajo" w:date="2018-05-23T20:59:00Z">
                  <w:rPr>
                    <w:rFonts w:ascii="Arial" w:hAnsi="Arial" w:cs="Arial"/>
                    <w:color w:val="222222"/>
                    <w:sz w:val="21"/>
                    <w:szCs w:val="21"/>
                    <w:lang w:val="bs-Latn-BA"/>
                  </w:rPr>
                </w:rPrChange>
              </w:rPr>
              <w:t xml:space="preserve"> Software</w:t>
            </w:r>
          </w:p>
        </w:tc>
      </w:tr>
      <w:tr w:rsidR="00E94ADE" w14:paraId="41C97690"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37FF1A6"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IBM Enterprise </w:t>
            </w:r>
            <w:proofErr w:type="spellStart"/>
            <w:r>
              <w:rPr>
                <w:rFonts w:ascii="Arial" w:hAnsi="Arial" w:cs="Arial"/>
                <w:color w:val="222222"/>
                <w:sz w:val="21"/>
                <w:szCs w:val="21"/>
                <w:lang w:val="bs-Latn-BA"/>
              </w:rPr>
              <w:t>Identity</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Mapping</w:t>
            </w:r>
            <w:proofErr w:type="spellEnd"/>
          </w:p>
        </w:tc>
        <w:tc>
          <w:tcPr>
            <w:tcW w:w="3624" w:type="dxa"/>
            <w:shd w:val="clear" w:color="auto" w:fill="FFFFFF" w:themeFill="background1"/>
            <w:tcMar>
              <w:top w:w="48" w:type="dxa"/>
              <w:left w:w="96" w:type="dxa"/>
              <w:bottom w:w="48" w:type="dxa"/>
              <w:right w:w="96" w:type="dxa"/>
            </w:tcMar>
            <w:vAlign w:val="center"/>
          </w:tcPr>
          <w:p w14:paraId="7E662054"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IBM</w:t>
            </w:r>
          </w:p>
        </w:tc>
        <w:tc>
          <w:tcPr>
            <w:tcW w:w="2165" w:type="dxa"/>
            <w:shd w:val="clear" w:color="auto" w:fill="FFFFFF" w:themeFill="background1"/>
            <w:tcMar>
              <w:top w:w="48" w:type="dxa"/>
              <w:left w:w="96" w:type="dxa"/>
              <w:bottom w:w="48" w:type="dxa"/>
              <w:right w:w="96" w:type="dxa"/>
            </w:tcMar>
            <w:vAlign w:val="center"/>
          </w:tcPr>
          <w:p w14:paraId="2EF32B1B" w14:textId="77777777" w:rsidR="00E94ADE" w:rsidRPr="000265BD" w:rsidRDefault="00CC5052">
            <w:pPr>
              <w:spacing w:line="240" w:lineRule="auto"/>
              <w:jc w:val="both"/>
              <w:rPr>
                <w:rFonts w:ascii="Arial" w:hAnsi="Arial" w:cs="Arial"/>
                <w:i/>
                <w:color w:val="222222"/>
                <w:sz w:val="21"/>
                <w:szCs w:val="21"/>
                <w:lang w:val="bs-Latn-BA"/>
                <w:rPrChange w:id="2681"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682"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2683" w:author="Rajo" w:date="2018-05-23T20:59:00Z">
                  <w:rPr>
                    <w:rFonts w:ascii="Arial" w:hAnsi="Arial" w:cs="Arial"/>
                    <w:color w:val="222222"/>
                    <w:sz w:val="21"/>
                    <w:szCs w:val="21"/>
                    <w:lang w:val="bs-Latn-BA"/>
                  </w:rPr>
                </w:rPrChange>
              </w:rPr>
              <w:t xml:space="preserve"> software</w:t>
            </w:r>
          </w:p>
        </w:tc>
      </w:tr>
      <w:tr w:rsidR="00E94ADE" w14:paraId="03DA3ADB"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68D63E4A"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lastRenderedPageBreak/>
              <w:t xml:space="preserve">IBM </w:t>
            </w:r>
            <w:proofErr w:type="spellStart"/>
            <w:r>
              <w:rPr>
                <w:rFonts w:ascii="Arial" w:hAnsi="Arial" w:cs="Arial"/>
                <w:color w:val="222222"/>
                <w:sz w:val="21"/>
                <w:szCs w:val="21"/>
                <w:lang w:val="bs-Latn-BA"/>
              </w:rPr>
              <w:t>Tivoli</w:t>
            </w:r>
            <w:proofErr w:type="spellEnd"/>
            <w:r>
              <w:rPr>
                <w:rFonts w:ascii="Arial" w:hAnsi="Arial" w:cs="Arial"/>
                <w:color w:val="222222"/>
                <w:sz w:val="21"/>
                <w:szCs w:val="21"/>
                <w:lang w:val="bs-Latn-BA"/>
              </w:rPr>
              <w:t xml:space="preserve"> Access Manager</w:t>
            </w:r>
          </w:p>
        </w:tc>
        <w:tc>
          <w:tcPr>
            <w:tcW w:w="3624" w:type="dxa"/>
            <w:shd w:val="clear" w:color="auto" w:fill="FFFFFF" w:themeFill="background1"/>
            <w:tcMar>
              <w:top w:w="48" w:type="dxa"/>
              <w:left w:w="96" w:type="dxa"/>
              <w:bottom w:w="48" w:type="dxa"/>
              <w:right w:w="96" w:type="dxa"/>
            </w:tcMar>
            <w:vAlign w:val="center"/>
          </w:tcPr>
          <w:p w14:paraId="7E207DC3"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IBM</w:t>
            </w:r>
          </w:p>
        </w:tc>
        <w:tc>
          <w:tcPr>
            <w:tcW w:w="2165" w:type="dxa"/>
            <w:shd w:val="clear" w:color="auto" w:fill="FFFFFF" w:themeFill="background1"/>
            <w:tcMar>
              <w:top w:w="48" w:type="dxa"/>
              <w:left w:w="96" w:type="dxa"/>
              <w:bottom w:w="48" w:type="dxa"/>
              <w:right w:w="96" w:type="dxa"/>
            </w:tcMar>
            <w:vAlign w:val="center"/>
          </w:tcPr>
          <w:p w14:paraId="3F859CB9" w14:textId="77777777" w:rsidR="00E94ADE" w:rsidRPr="000265BD" w:rsidRDefault="00CC5052">
            <w:pPr>
              <w:spacing w:line="240" w:lineRule="auto"/>
              <w:jc w:val="both"/>
              <w:rPr>
                <w:rFonts w:ascii="Arial" w:hAnsi="Arial" w:cs="Arial"/>
                <w:i/>
                <w:color w:val="222222"/>
                <w:sz w:val="21"/>
                <w:szCs w:val="21"/>
                <w:lang w:val="bs-Latn-BA"/>
                <w:rPrChange w:id="2684"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685" w:author="Rajo" w:date="2018-05-23T20:59:00Z">
                  <w:rPr>
                    <w:rFonts w:ascii="Arial" w:hAnsi="Arial" w:cs="Arial"/>
                    <w:color w:val="222222"/>
                    <w:sz w:val="21"/>
                    <w:szCs w:val="21"/>
                    <w:lang w:val="bs-Latn-BA"/>
                  </w:rPr>
                </w:rPrChange>
              </w:rPr>
              <w:t>Proprietary</w:t>
            </w:r>
            <w:proofErr w:type="spellEnd"/>
          </w:p>
        </w:tc>
      </w:tr>
      <w:tr w:rsidR="00E94ADE" w14:paraId="29307ED5"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66108845"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IceWall</w:t>
            </w:r>
            <w:proofErr w:type="spellEnd"/>
            <w:r>
              <w:rPr>
                <w:rFonts w:ascii="Arial" w:hAnsi="Arial" w:cs="Arial"/>
                <w:color w:val="222222"/>
                <w:sz w:val="21"/>
                <w:szCs w:val="21"/>
                <w:lang w:val="bs-Latn-BA"/>
              </w:rPr>
              <w:t xml:space="preserve"> SSO</w:t>
            </w:r>
          </w:p>
        </w:tc>
        <w:tc>
          <w:tcPr>
            <w:tcW w:w="3624" w:type="dxa"/>
            <w:shd w:val="clear" w:color="auto" w:fill="FFFFFF" w:themeFill="background1"/>
            <w:tcMar>
              <w:top w:w="48" w:type="dxa"/>
              <w:left w:w="96" w:type="dxa"/>
              <w:bottom w:w="48" w:type="dxa"/>
              <w:right w:w="96" w:type="dxa"/>
            </w:tcMar>
            <w:vAlign w:val="center"/>
          </w:tcPr>
          <w:p w14:paraId="2348BF6C"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Hewlett-Packard Enterprise</w:t>
            </w:r>
          </w:p>
        </w:tc>
        <w:tc>
          <w:tcPr>
            <w:tcW w:w="2165" w:type="dxa"/>
            <w:shd w:val="clear" w:color="auto" w:fill="FFFFFF" w:themeFill="background1"/>
            <w:tcMar>
              <w:top w:w="48" w:type="dxa"/>
              <w:left w:w="96" w:type="dxa"/>
              <w:bottom w:w="48" w:type="dxa"/>
              <w:right w:w="96" w:type="dxa"/>
            </w:tcMar>
            <w:vAlign w:val="center"/>
          </w:tcPr>
          <w:p w14:paraId="38E44B7B" w14:textId="77777777" w:rsidR="00E94ADE" w:rsidRPr="000265BD" w:rsidRDefault="00CC5052">
            <w:pPr>
              <w:spacing w:line="240" w:lineRule="auto"/>
              <w:jc w:val="both"/>
              <w:rPr>
                <w:rFonts w:ascii="Arial" w:hAnsi="Arial" w:cs="Arial"/>
                <w:i/>
                <w:color w:val="222222"/>
                <w:sz w:val="21"/>
                <w:szCs w:val="21"/>
                <w:lang w:val="bs-Latn-BA"/>
                <w:rPrChange w:id="2686"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687" w:author="Rajo" w:date="2018-05-23T20:59:00Z">
                  <w:rPr>
                    <w:rFonts w:ascii="Arial" w:hAnsi="Arial" w:cs="Arial"/>
                    <w:color w:val="222222"/>
                    <w:sz w:val="21"/>
                    <w:szCs w:val="21"/>
                    <w:lang w:val="bs-Latn-BA"/>
                  </w:rPr>
                </w:rPrChange>
              </w:rPr>
              <w:t>Proprietary</w:t>
            </w:r>
            <w:proofErr w:type="spellEnd"/>
          </w:p>
        </w:tc>
      </w:tr>
      <w:tr w:rsidR="00E94ADE" w14:paraId="0A58464C"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447E805A"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ImprivataOneSign</w:t>
            </w:r>
            <w:proofErr w:type="spellEnd"/>
          </w:p>
        </w:tc>
        <w:tc>
          <w:tcPr>
            <w:tcW w:w="3624" w:type="dxa"/>
            <w:shd w:val="clear" w:color="auto" w:fill="FFFFFF" w:themeFill="background1"/>
            <w:tcMar>
              <w:top w:w="48" w:type="dxa"/>
              <w:left w:w="96" w:type="dxa"/>
              <w:bottom w:w="48" w:type="dxa"/>
              <w:right w:w="96" w:type="dxa"/>
            </w:tcMar>
            <w:vAlign w:val="center"/>
          </w:tcPr>
          <w:p w14:paraId="440EE7C5"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Imprivata</w:t>
            </w:r>
            <w:proofErr w:type="spellEnd"/>
          </w:p>
        </w:tc>
        <w:tc>
          <w:tcPr>
            <w:tcW w:w="2165" w:type="dxa"/>
            <w:shd w:val="clear" w:color="auto" w:fill="FFFFFF" w:themeFill="background1"/>
            <w:tcMar>
              <w:top w:w="48" w:type="dxa"/>
              <w:left w:w="96" w:type="dxa"/>
              <w:bottom w:w="48" w:type="dxa"/>
              <w:right w:w="96" w:type="dxa"/>
            </w:tcMar>
            <w:vAlign w:val="center"/>
          </w:tcPr>
          <w:p w14:paraId="0ADE39B3" w14:textId="77777777" w:rsidR="00E94ADE" w:rsidRPr="000265BD" w:rsidRDefault="00CC5052">
            <w:pPr>
              <w:spacing w:line="240" w:lineRule="auto"/>
              <w:jc w:val="both"/>
              <w:rPr>
                <w:rFonts w:ascii="Arial" w:hAnsi="Arial" w:cs="Arial"/>
                <w:i/>
                <w:color w:val="222222"/>
                <w:sz w:val="21"/>
                <w:szCs w:val="21"/>
                <w:lang w:val="bs-Latn-BA"/>
                <w:rPrChange w:id="2688"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689" w:author="Rajo" w:date="2018-05-23T20:59:00Z">
                  <w:rPr>
                    <w:rFonts w:ascii="Arial" w:hAnsi="Arial" w:cs="Arial"/>
                    <w:color w:val="222222"/>
                    <w:sz w:val="21"/>
                    <w:szCs w:val="21"/>
                    <w:lang w:val="bs-Latn-BA"/>
                  </w:rPr>
                </w:rPrChange>
              </w:rPr>
              <w:t>Proprietary</w:t>
            </w:r>
            <w:proofErr w:type="spellEnd"/>
          </w:p>
        </w:tc>
      </w:tr>
      <w:tr w:rsidR="00E94ADE" w14:paraId="1569CF06"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778D82E9"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JanrainFederate</w:t>
            </w:r>
            <w:proofErr w:type="spellEnd"/>
            <w:r>
              <w:rPr>
                <w:rFonts w:ascii="Arial" w:hAnsi="Arial" w:cs="Arial"/>
                <w:color w:val="222222"/>
                <w:sz w:val="21"/>
                <w:szCs w:val="21"/>
                <w:lang w:val="bs-Latn-BA"/>
              </w:rPr>
              <w:t xml:space="preserve"> SSO</w:t>
            </w:r>
          </w:p>
        </w:tc>
        <w:tc>
          <w:tcPr>
            <w:tcW w:w="3624" w:type="dxa"/>
            <w:shd w:val="clear" w:color="auto" w:fill="FFFFFF" w:themeFill="background1"/>
            <w:tcMar>
              <w:top w:w="48" w:type="dxa"/>
              <w:left w:w="96" w:type="dxa"/>
              <w:bottom w:w="48" w:type="dxa"/>
              <w:right w:w="96" w:type="dxa"/>
            </w:tcMar>
            <w:vAlign w:val="center"/>
          </w:tcPr>
          <w:p w14:paraId="0AE4126B"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Janrain</w:t>
            </w:r>
            <w:proofErr w:type="spellEnd"/>
          </w:p>
        </w:tc>
        <w:tc>
          <w:tcPr>
            <w:tcW w:w="2165" w:type="dxa"/>
            <w:shd w:val="clear" w:color="auto" w:fill="FFFFFF" w:themeFill="background1"/>
            <w:tcMar>
              <w:top w:w="48" w:type="dxa"/>
              <w:left w:w="96" w:type="dxa"/>
              <w:bottom w:w="48" w:type="dxa"/>
              <w:right w:w="96" w:type="dxa"/>
            </w:tcMar>
            <w:vAlign w:val="center"/>
          </w:tcPr>
          <w:p w14:paraId="6AA34A64" w14:textId="77777777" w:rsidR="00E94ADE" w:rsidRPr="000265BD" w:rsidRDefault="00CC5052">
            <w:pPr>
              <w:spacing w:line="240" w:lineRule="auto"/>
              <w:jc w:val="both"/>
              <w:rPr>
                <w:rFonts w:ascii="Arial" w:hAnsi="Arial" w:cs="Arial"/>
                <w:i/>
                <w:color w:val="222222"/>
                <w:sz w:val="21"/>
                <w:szCs w:val="21"/>
                <w:lang w:val="bs-Latn-BA"/>
                <w:rPrChange w:id="2690"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691" w:author="Rajo" w:date="2018-05-23T20:59:00Z">
                  <w:rPr>
                    <w:rFonts w:ascii="Arial" w:hAnsi="Arial" w:cs="Arial"/>
                    <w:color w:val="222222"/>
                    <w:sz w:val="21"/>
                    <w:szCs w:val="21"/>
                    <w:lang w:val="bs-Latn-BA"/>
                  </w:rPr>
                </w:rPrChange>
              </w:rPr>
              <w:t>Proprietary</w:t>
            </w:r>
            <w:proofErr w:type="spellEnd"/>
          </w:p>
        </w:tc>
      </w:tr>
      <w:tr w:rsidR="00E94ADE" w14:paraId="2D3D8E59"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1737D3DA"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JBoss</w:t>
            </w:r>
            <w:proofErr w:type="spellEnd"/>
            <w:r>
              <w:rPr>
                <w:rFonts w:ascii="Arial" w:hAnsi="Arial" w:cs="Arial"/>
                <w:color w:val="222222"/>
                <w:sz w:val="21"/>
                <w:szCs w:val="21"/>
                <w:lang w:val="bs-Latn-BA"/>
              </w:rPr>
              <w:t xml:space="preserve"> SSO</w:t>
            </w:r>
          </w:p>
        </w:tc>
        <w:tc>
          <w:tcPr>
            <w:tcW w:w="3624" w:type="dxa"/>
            <w:shd w:val="clear" w:color="auto" w:fill="FFFFFF" w:themeFill="background1"/>
            <w:tcMar>
              <w:top w:w="48" w:type="dxa"/>
              <w:left w:w="96" w:type="dxa"/>
              <w:bottom w:w="48" w:type="dxa"/>
              <w:right w:w="96" w:type="dxa"/>
            </w:tcMar>
            <w:vAlign w:val="center"/>
          </w:tcPr>
          <w:p w14:paraId="53C70E49"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Red </w:t>
            </w:r>
            <w:proofErr w:type="spellStart"/>
            <w:r>
              <w:rPr>
                <w:rFonts w:ascii="Arial" w:hAnsi="Arial" w:cs="Arial"/>
                <w:color w:val="222222"/>
                <w:sz w:val="21"/>
                <w:szCs w:val="21"/>
                <w:lang w:val="bs-Latn-BA"/>
              </w:rPr>
              <w:t>Hat</w:t>
            </w:r>
            <w:proofErr w:type="spellEnd"/>
          </w:p>
        </w:tc>
        <w:tc>
          <w:tcPr>
            <w:tcW w:w="2165" w:type="dxa"/>
            <w:shd w:val="clear" w:color="auto" w:fill="FFFFFF" w:themeFill="background1"/>
            <w:tcMar>
              <w:top w:w="48" w:type="dxa"/>
              <w:left w:w="96" w:type="dxa"/>
              <w:bottom w:w="48" w:type="dxa"/>
              <w:right w:w="96" w:type="dxa"/>
            </w:tcMar>
            <w:vAlign w:val="center"/>
          </w:tcPr>
          <w:p w14:paraId="167BFA49" w14:textId="77777777" w:rsidR="00E94ADE" w:rsidRPr="000265BD" w:rsidRDefault="00CC5052">
            <w:pPr>
              <w:spacing w:line="240" w:lineRule="auto"/>
              <w:jc w:val="both"/>
              <w:rPr>
                <w:rFonts w:ascii="Arial" w:hAnsi="Arial" w:cs="Arial"/>
                <w:i/>
                <w:color w:val="222222"/>
                <w:sz w:val="21"/>
                <w:szCs w:val="21"/>
                <w:lang w:val="bs-Latn-BA"/>
                <w:rPrChange w:id="2692"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693"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2694" w:author="Rajo" w:date="2018-05-23T20:59:00Z">
                  <w:rPr>
                    <w:rFonts w:ascii="Arial" w:hAnsi="Arial" w:cs="Arial"/>
                    <w:color w:val="222222"/>
                    <w:sz w:val="21"/>
                    <w:szCs w:val="21"/>
                    <w:lang w:val="bs-Latn-BA"/>
                  </w:rPr>
                </w:rPrChange>
              </w:rPr>
              <w:t xml:space="preserve"> Software</w:t>
            </w:r>
          </w:p>
        </w:tc>
      </w:tr>
      <w:tr w:rsidR="00E94ADE" w14:paraId="5B8CA7CE"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D8ABF47"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JOSSO</w:t>
            </w:r>
          </w:p>
        </w:tc>
        <w:tc>
          <w:tcPr>
            <w:tcW w:w="3624" w:type="dxa"/>
            <w:shd w:val="clear" w:color="auto" w:fill="FFFFFF" w:themeFill="background1"/>
            <w:tcMar>
              <w:top w:w="48" w:type="dxa"/>
              <w:left w:w="96" w:type="dxa"/>
              <w:bottom w:w="48" w:type="dxa"/>
              <w:right w:w="96" w:type="dxa"/>
            </w:tcMar>
            <w:vAlign w:val="center"/>
          </w:tcPr>
          <w:p w14:paraId="3ED8E38E"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JOSSO</w:t>
            </w:r>
          </w:p>
        </w:tc>
        <w:tc>
          <w:tcPr>
            <w:tcW w:w="2165" w:type="dxa"/>
            <w:shd w:val="clear" w:color="auto" w:fill="FFFFFF" w:themeFill="background1"/>
            <w:tcMar>
              <w:top w:w="48" w:type="dxa"/>
              <w:left w:w="96" w:type="dxa"/>
              <w:bottom w:w="48" w:type="dxa"/>
              <w:right w:w="96" w:type="dxa"/>
            </w:tcMar>
            <w:vAlign w:val="center"/>
          </w:tcPr>
          <w:p w14:paraId="219E937B" w14:textId="77777777" w:rsidR="00E94ADE" w:rsidRPr="000265BD" w:rsidRDefault="00CC5052">
            <w:pPr>
              <w:spacing w:line="240" w:lineRule="auto"/>
              <w:jc w:val="both"/>
              <w:rPr>
                <w:rFonts w:ascii="Arial" w:hAnsi="Arial" w:cs="Arial"/>
                <w:i/>
                <w:color w:val="222222"/>
                <w:sz w:val="21"/>
                <w:szCs w:val="21"/>
                <w:lang w:val="bs-Latn-BA"/>
                <w:rPrChange w:id="2695"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696"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2697" w:author="Rajo" w:date="2018-05-23T20:59:00Z">
                  <w:rPr>
                    <w:rFonts w:ascii="Arial" w:hAnsi="Arial" w:cs="Arial"/>
                    <w:color w:val="222222"/>
                    <w:sz w:val="21"/>
                    <w:szCs w:val="21"/>
                    <w:lang w:val="bs-Latn-BA"/>
                  </w:rPr>
                </w:rPrChange>
              </w:rPr>
              <w:t xml:space="preserve"> Software</w:t>
            </w:r>
          </w:p>
        </w:tc>
      </w:tr>
      <w:tr w:rsidR="00E94ADE" w14:paraId="11D7DE18"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3E0E66AC"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Keycloak</w:t>
            </w:r>
            <w:proofErr w:type="spellEnd"/>
          </w:p>
        </w:tc>
        <w:tc>
          <w:tcPr>
            <w:tcW w:w="3624" w:type="dxa"/>
            <w:shd w:val="clear" w:color="auto" w:fill="FFFFFF" w:themeFill="background1"/>
            <w:tcMar>
              <w:top w:w="48" w:type="dxa"/>
              <w:left w:w="96" w:type="dxa"/>
              <w:bottom w:w="48" w:type="dxa"/>
              <w:right w:w="96" w:type="dxa"/>
            </w:tcMar>
            <w:vAlign w:val="center"/>
          </w:tcPr>
          <w:p w14:paraId="4985B059"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Red </w:t>
            </w:r>
            <w:proofErr w:type="spellStart"/>
            <w:r>
              <w:rPr>
                <w:rFonts w:ascii="Arial" w:hAnsi="Arial" w:cs="Arial"/>
                <w:color w:val="222222"/>
                <w:sz w:val="21"/>
                <w:szCs w:val="21"/>
                <w:lang w:val="bs-Latn-BA"/>
              </w:rPr>
              <w:t>Hat</w:t>
            </w:r>
            <w:proofErr w:type="spellEnd"/>
          </w:p>
        </w:tc>
        <w:tc>
          <w:tcPr>
            <w:tcW w:w="2165" w:type="dxa"/>
            <w:shd w:val="clear" w:color="auto" w:fill="FFFFFF" w:themeFill="background1"/>
            <w:tcMar>
              <w:top w:w="48" w:type="dxa"/>
              <w:left w:w="96" w:type="dxa"/>
              <w:bottom w:w="48" w:type="dxa"/>
              <w:right w:w="96" w:type="dxa"/>
            </w:tcMar>
            <w:vAlign w:val="center"/>
          </w:tcPr>
          <w:p w14:paraId="28CB1456" w14:textId="77777777" w:rsidR="00E94ADE" w:rsidRPr="000265BD" w:rsidRDefault="00CC5052">
            <w:pPr>
              <w:spacing w:line="240" w:lineRule="auto"/>
              <w:jc w:val="both"/>
              <w:rPr>
                <w:rFonts w:ascii="Arial" w:hAnsi="Arial" w:cs="Arial"/>
                <w:i/>
                <w:color w:val="222222"/>
                <w:sz w:val="21"/>
                <w:szCs w:val="21"/>
                <w:lang w:val="bs-Latn-BA"/>
                <w:rPrChange w:id="2698"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699" w:author="Rajo" w:date="2018-05-23T20:59:00Z">
                  <w:rPr>
                    <w:rFonts w:ascii="Arial" w:hAnsi="Arial" w:cs="Arial"/>
                    <w:color w:val="222222"/>
                    <w:sz w:val="21"/>
                    <w:szCs w:val="21"/>
                    <w:lang w:val="bs-Latn-BA"/>
                  </w:rPr>
                </w:rPrChange>
              </w:rPr>
              <w:t>Open</w:t>
            </w:r>
            <w:proofErr w:type="spellEnd"/>
            <w:r w:rsidRPr="000265BD">
              <w:rPr>
                <w:rFonts w:ascii="Arial" w:hAnsi="Arial" w:cs="Arial"/>
                <w:i/>
                <w:color w:val="222222"/>
                <w:sz w:val="21"/>
                <w:szCs w:val="21"/>
                <w:lang w:val="bs-Latn-BA"/>
                <w:rPrChange w:id="2700" w:author="Rajo" w:date="2018-05-23T20:59:00Z">
                  <w:rPr>
                    <w:rFonts w:ascii="Arial" w:hAnsi="Arial" w:cs="Arial"/>
                    <w:color w:val="222222"/>
                    <w:sz w:val="21"/>
                    <w:szCs w:val="21"/>
                    <w:lang w:val="bs-Latn-BA"/>
                  </w:rPr>
                </w:rPrChange>
              </w:rPr>
              <w:t xml:space="preserve"> </w:t>
            </w:r>
            <w:proofErr w:type="spellStart"/>
            <w:r w:rsidRPr="000265BD">
              <w:rPr>
                <w:rFonts w:ascii="Arial" w:hAnsi="Arial" w:cs="Arial"/>
                <w:i/>
                <w:color w:val="222222"/>
                <w:sz w:val="21"/>
                <w:szCs w:val="21"/>
                <w:lang w:val="bs-Latn-BA"/>
                <w:rPrChange w:id="2701" w:author="Rajo" w:date="2018-05-23T20:59:00Z">
                  <w:rPr>
                    <w:rFonts w:ascii="Arial" w:hAnsi="Arial" w:cs="Arial"/>
                    <w:color w:val="222222"/>
                    <w:sz w:val="21"/>
                    <w:szCs w:val="21"/>
                    <w:lang w:val="bs-Latn-BA"/>
                  </w:rPr>
                </w:rPrChange>
              </w:rPr>
              <w:t>source</w:t>
            </w:r>
            <w:proofErr w:type="spellEnd"/>
          </w:p>
        </w:tc>
      </w:tr>
      <w:tr w:rsidR="00E94ADE" w14:paraId="27D3C286"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16FF0B3"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LoginRadius</w:t>
            </w:r>
            <w:proofErr w:type="spellEnd"/>
          </w:p>
        </w:tc>
        <w:tc>
          <w:tcPr>
            <w:tcW w:w="3624" w:type="dxa"/>
            <w:shd w:val="clear" w:color="auto" w:fill="FFFFFF" w:themeFill="background1"/>
            <w:tcMar>
              <w:top w:w="48" w:type="dxa"/>
              <w:left w:w="96" w:type="dxa"/>
              <w:bottom w:w="48" w:type="dxa"/>
              <w:right w:w="96" w:type="dxa"/>
            </w:tcMar>
            <w:vAlign w:val="center"/>
          </w:tcPr>
          <w:p w14:paraId="5E71BC6C"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LoginRadius</w:t>
            </w:r>
            <w:proofErr w:type="spellEnd"/>
            <w:r>
              <w:rPr>
                <w:rFonts w:ascii="Arial" w:hAnsi="Arial" w:cs="Arial"/>
                <w:color w:val="222222"/>
                <w:sz w:val="21"/>
                <w:szCs w:val="21"/>
                <w:lang w:val="bs-Latn-BA"/>
              </w:rPr>
              <w:t xml:space="preserve"> Inc.</w:t>
            </w:r>
          </w:p>
        </w:tc>
        <w:tc>
          <w:tcPr>
            <w:tcW w:w="2165" w:type="dxa"/>
            <w:shd w:val="clear" w:color="auto" w:fill="FFFFFF" w:themeFill="background1"/>
            <w:tcMar>
              <w:top w:w="48" w:type="dxa"/>
              <w:left w:w="96" w:type="dxa"/>
              <w:bottom w:w="48" w:type="dxa"/>
              <w:right w:w="96" w:type="dxa"/>
            </w:tcMar>
            <w:vAlign w:val="center"/>
          </w:tcPr>
          <w:p w14:paraId="4C565A51" w14:textId="77777777" w:rsidR="00E94ADE" w:rsidRPr="000265BD" w:rsidRDefault="00CC5052">
            <w:pPr>
              <w:spacing w:line="240" w:lineRule="auto"/>
              <w:jc w:val="both"/>
              <w:rPr>
                <w:rFonts w:ascii="Arial" w:hAnsi="Arial" w:cs="Arial"/>
                <w:i/>
                <w:color w:val="222222"/>
                <w:sz w:val="21"/>
                <w:szCs w:val="21"/>
                <w:lang w:val="bs-Latn-BA"/>
                <w:rPrChange w:id="2702" w:author="Rajo" w:date="2018-05-23T20:59:00Z">
                  <w:rPr>
                    <w:rFonts w:ascii="Arial" w:hAnsi="Arial" w:cs="Arial"/>
                    <w:color w:val="222222"/>
                    <w:sz w:val="21"/>
                    <w:szCs w:val="21"/>
                    <w:lang w:val="bs-Latn-BA"/>
                  </w:rPr>
                </w:rPrChange>
              </w:rPr>
            </w:pPr>
            <w:commentRangeStart w:id="2703"/>
            <w:commentRangeStart w:id="2704"/>
            <w:proofErr w:type="spellStart"/>
            <w:r w:rsidRPr="000265BD">
              <w:rPr>
                <w:rFonts w:ascii="Arial" w:hAnsi="Arial" w:cs="Arial"/>
                <w:i/>
                <w:color w:val="222222"/>
                <w:sz w:val="21"/>
                <w:szCs w:val="21"/>
                <w:lang w:val="bs-Latn-BA"/>
                <w:rPrChange w:id="2705" w:author="Rajo" w:date="2018-05-23T20:59:00Z">
                  <w:rPr>
                    <w:rFonts w:ascii="Arial" w:hAnsi="Arial" w:cs="Arial"/>
                    <w:color w:val="222222"/>
                    <w:sz w:val="21"/>
                    <w:szCs w:val="21"/>
                    <w:lang w:val="bs-Latn-BA"/>
                  </w:rPr>
                </w:rPrChange>
              </w:rPr>
              <w:t>Proprietary</w:t>
            </w:r>
            <w:commentRangeEnd w:id="2703"/>
            <w:proofErr w:type="spellEnd"/>
            <w:r w:rsidR="00666E3D" w:rsidRPr="000265BD">
              <w:rPr>
                <w:rStyle w:val="CommentReference"/>
                <w:i/>
                <w:rPrChange w:id="2706" w:author="Rajo" w:date="2018-05-23T20:59:00Z">
                  <w:rPr>
                    <w:rStyle w:val="CommentReference"/>
                  </w:rPr>
                </w:rPrChange>
              </w:rPr>
              <w:commentReference w:id="2703"/>
            </w:r>
            <w:commentRangeEnd w:id="2704"/>
            <w:r w:rsidR="00310776">
              <w:rPr>
                <w:rStyle w:val="CommentReference"/>
              </w:rPr>
              <w:commentReference w:id="2704"/>
            </w:r>
          </w:p>
        </w:tc>
      </w:tr>
      <w:tr w:rsidR="00E94ADE" w14:paraId="61A30E0C"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01DA5424"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LTPA</w:t>
            </w:r>
          </w:p>
        </w:tc>
        <w:tc>
          <w:tcPr>
            <w:tcW w:w="3624" w:type="dxa"/>
            <w:shd w:val="clear" w:color="auto" w:fill="FFFFFF" w:themeFill="background1"/>
            <w:tcMar>
              <w:top w:w="48" w:type="dxa"/>
              <w:left w:w="96" w:type="dxa"/>
              <w:bottom w:w="48" w:type="dxa"/>
              <w:right w:w="96" w:type="dxa"/>
            </w:tcMar>
            <w:vAlign w:val="center"/>
          </w:tcPr>
          <w:p w14:paraId="2FDAAB2B"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IBM</w:t>
            </w:r>
          </w:p>
        </w:tc>
        <w:tc>
          <w:tcPr>
            <w:tcW w:w="2165" w:type="dxa"/>
            <w:shd w:val="clear" w:color="auto" w:fill="FFFFFF" w:themeFill="background1"/>
            <w:tcMar>
              <w:top w:w="48" w:type="dxa"/>
              <w:left w:w="96" w:type="dxa"/>
              <w:bottom w:w="48" w:type="dxa"/>
              <w:right w:w="96" w:type="dxa"/>
            </w:tcMar>
            <w:vAlign w:val="center"/>
          </w:tcPr>
          <w:p w14:paraId="72E54C0A" w14:textId="77777777" w:rsidR="00E94ADE" w:rsidRPr="000265BD" w:rsidRDefault="00CC5052">
            <w:pPr>
              <w:spacing w:line="240" w:lineRule="auto"/>
              <w:jc w:val="both"/>
              <w:rPr>
                <w:rFonts w:ascii="Arial" w:hAnsi="Arial" w:cs="Arial"/>
                <w:i/>
                <w:color w:val="222222"/>
                <w:sz w:val="21"/>
                <w:szCs w:val="21"/>
                <w:lang w:val="bs-Latn-BA"/>
                <w:rPrChange w:id="2707"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708" w:author="Rajo" w:date="2018-05-23T20:59:00Z">
                  <w:rPr>
                    <w:rFonts w:ascii="Arial" w:hAnsi="Arial" w:cs="Arial"/>
                    <w:color w:val="222222"/>
                    <w:sz w:val="21"/>
                    <w:szCs w:val="21"/>
                    <w:lang w:val="bs-Latn-BA"/>
                  </w:rPr>
                </w:rPrChange>
              </w:rPr>
              <w:t>Proprietary</w:t>
            </w:r>
            <w:proofErr w:type="spellEnd"/>
          </w:p>
        </w:tc>
      </w:tr>
      <w:tr w:rsidR="00E94ADE" w14:paraId="2C22A6B8"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475ECA49"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Microsoft </w:t>
            </w:r>
            <w:proofErr w:type="spellStart"/>
            <w:r>
              <w:rPr>
                <w:rFonts w:ascii="Arial" w:hAnsi="Arial" w:cs="Arial"/>
                <w:color w:val="222222"/>
                <w:sz w:val="21"/>
                <w:szCs w:val="21"/>
                <w:lang w:val="bs-Latn-BA"/>
              </w:rPr>
              <w:t>account</w:t>
            </w:r>
            <w:proofErr w:type="spellEnd"/>
          </w:p>
        </w:tc>
        <w:tc>
          <w:tcPr>
            <w:tcW w:w="3624" w:type="dxa"/>
            <w:shd w:val="clear" w:color="auto" w:fill="FFFFFF" w:themeFill="background1"/>
            <w:tcMar>
              <w:top w:w="48" w:type="dxa"/>
              <w:left w:w="96" w:type="dxa"/>
              <w:bottom w:w="48" w:type="dxa"/>
              <w:right w:w="96" w:type="dxa"/>
            </w:tcMar>
            <w:vAlign w:val="center"/>
          </w:tcPr>
          <w:p w14:paraId="1A8329E3"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Microsoft</w:t>
            </w:r>
          </w:p>
        </w:tc>
        <w:tc>
          <w:tcPr>
            <w:tcW w:w="2165" w:type="dxa"/>
            <w:shd w:val="clear" w:color="auto" w:fill="FFFFFF" w:themeFill="background1"/>
            <w:tcMar>
              <w:top w:w="48" w:type="dxa"/>
              <w:left w:w="96" w:type="dxa"/>
              <w:bottom w:w="48" w:type="dxa"/>
              <w:right w:w="96" w:type="dxa"/>
            </w:tcMar>
            <w:vAlign w:val="center"/>
          </w:tcPr>
          <w:p w14:paraId="34EABB5D" w14:textId="77777777" w:rsidR="00E94ADE" w:rsidRPr="000265BD" w:rsidRDefault="00CC5052">
            <w:pPr>
              <w:spacing w:line="240" w:lineRule="auto"/>
              <w:jc w:val="both"/>
              <w:rPr>
                <w:rFonts w:ascii="Arial" w:hAnsi="Arial" w:cs="Arial"/>
                <w:i/>
                <w:color w:val="222222"/>
                <w:sz w:val="21"/>
                <w:szCs w:val="21"/>
                <w:lang w:val="bs-Latn-BA"/>
                <w:rPrChange w:id="2709"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710" w:author="Rajo" w:date="2018-05-23T20:59:00Z">
                  <w:rPr>
                    <w:rFonts w:ascii="Arial" w:hAnsi="Arial" w:cs="Arial"/>
                    <w:color w:val="222222"/>
                    <w:sz w:val="21"/>
                    <w:szCs w:val="21"/>
                    <w:lang w:val="bs-Latn-BA"/>
                  </w:rPr>
                </w:rPrChange>
              </w:rPr>
              <w:t>Proprietary</w:t>
            </w:r>
            <w:proofErr w:type="spellEnd"/>
          </w:p>
        </w:tc>
      </w:tr>
      <w:tr w:rsidR="00E94ADE" w14:paraId="54CC5822"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4862A2B5"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myOneLogin</w:t>
            </w:r>
            <w:proofErr w:type="spellEnd"/>
          </w:p>
        </w:tc>
        <w:tc>
          <w:tcPr>
            <w:tcW w:w="3624" w:type="dxa"/>
            <w:shd w:val="clear" w:color="auto" w:fill="FFFFFF" w:themeFill="background1"/>
            <w:tcMar>
              <w:top w:w="48" w:type="dxa"/>
              <w:left w:w="96" w:type="dxa"/>
              <w:bottom w:w="48" w:type="dxa"/>
              <w:right w:w="96" w:type="dxa"/>
            </w:tcMar>
            <w:vAlign w:val="center"/>
          </w:tcPr>
          <w:p w14:paraId="0B08C6A2"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VMware</w:t>
            </w:r>
            <w:proofErr w:type="spellEnd"/>
          </w:p>
        </w:tc>
        <w:tc>
          <w:tcPr>
            <w:tcW w:w="2165" w:type="dxa"/>
            <w:shd w:val="clear" w:color="auto" w:fill="FFFFFF" w:themeFill="background1"/>
            <w:tcMar>
              <w:top w:w="48" w:type="dxa"/>
              <w:left w:w="96" w:type="dxa"/>
              <w:bottom w:w="48" w:type="dxa"/>
              <w:right w:w="96" w:type="dxa"/>
            </w:tcMar>
            <w:vAlign w:val="center"/>
          </w:tcPr>
          <w:p w14:paraId="6AB8F643" w14:textId="77777777" w:rsidR="00E94ADE" w:rsidRPr="000265BD" w:rsidRDefault="00CC5052">
            <w:pPr>
              <w:spacing w:line="240" w:lineRule="auto"/>
              <w:jc w:val="both"/>
              <w:rPr>
                <w:rFonts w:ascii="Arial" w:hAnsi="Arial" w:cs="Arial"/>
                <w:i/>
                <w:color w:val="222222"/>
                <w:sz w:val="21"/>
                <w:szCs w:val="21"/>
                <w:lang w:val="bs-Latn-BA"/>
                <w:rPrChange w:id="2711"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712" w:author="Rajo" w:date="2018-05-23T20:59:00Z">
                  <w:rPr>
                    <w:rFonts w:ascii="Arial" w:hAnsi="Arial" w:cs="Arial"/>
                    <w:color w:val="222222"/>
                    <w:sz w:val="21"/>
                    <w:szCs w:val="21"/>
                    <w:lang w:val="bs-Latn-BA"/>
                  </w:rPr>
                </w:rPrChange>
              </w:rPr>
              <w:t>Proprietary</w:t>
            </w:r>
            <w:proofErr w:type="spellEnd"/>
          </w:p>
        </w:tc>
      </w:tr>
      <w:tr w:rsidR="00E94ADE" w14:paraId="4C8D575E"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3E5DEA7E"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NetIQ</w:t>
            </w:r>
            <w:proofErr w:type="spellEnd"/>
            <w:r>
              <w:rPr>
                <w:rFonts w:ascii="Arial" w:hAnsi="Arial" w:cs="Arial"/>
                <w:color w:val="222222"/>
                <w:sz w:val="21"/>
                <w:szCs w:val="21"/>
                <w:lang w:val="bs-Latn-BA"/>
              </w:rPr>
              <w:t xml:space="preserve"> Access Manager</w:t>
            </w:r>
          </w:p>
        </w:tc>
        <w:tc>
          <w:tcPr>
            <w:tcW w:w="3624" w:type="dxa"/>
            <w:shd w:val="clear" w:color="auto" w:fill="FFFFFF" w:themeFill="background1"/>
            <w:tcMar>
              <w:top w:w="48" w:type="dxa"/>
              <w:left w:w="96" w:type="dxa"/>
              <w:bottom w:w="48" w:type="dxa"/>
              <w:right w:w="96" w:type="dxa"/>
            </w:tcMar>
            <w:vAlign w:val="center"/>
          </w:tcPr>
          <w:p w14:paraId="33F9AAF5"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NetIQ</w:t>
            </w:r>
            <w:proofErr w:type="spellEnd"/>
          </w:p>
        </w:tc>
        <w:tc>
          <w:tcPr>
            <w:tcW w:w="2165" w:type="dxa"/>
            <w:shd w:val="clear" w:color="auto" w:fill="FFFFFF" w:themeFill="background1"/>
            <w:tcMar>
              <w:top w:w="48" w:type="dxa"/>
              <w:left w:w="96" w:type="dxa"/>
              <w:bottom w:w="48" w:type="dxa"/>
              <w:right w:w="96" w:type="dxa"/>
            </w:tcMar>
            <w:vAlign w:val="center"/>
          </w:tcPr>
          <w:p w14:paraId="0C2041EA" w14:textId="77777777" w:rsidR="00E94ADE" w:rsidRPr="000265BD" w:rsidRDefault="00CC5052">
            <w:pPr>
              <w:spacing w:line="240" w:lineRule="auto"/>
              <w:jc w:val="both"/>
              <w:rPr>
                <w:rFonts w:ascii="Arial" w:hAnsi="Arial" w:cs="Arial"/>
                <w:i/>
                <w:color w:val="222222"/>
                <w:sz w:val="21"/>
                <w:szCs w:val="21"/>
                <w:lang w:val="bs-Latn-BA"/>
                <w:rPrChange w:id="2713"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714" w:author="Rajo" w:date="2018-05-23T20:59:00Z">
                  <w:rPr>
                    <w:rFonts w:ascii="Arial" w:hAnsi="Arial" w:cs="Arial"/>
                    <w:color w:val="222222"/>
                    <w:sz w:val="21"/>
                    <w:szCs w:val="21"/>
                    <w:lang w:val="bs-Latn-BA"/>
                  </w:rPr>
                </w:rPrChange>
              </w:rPr>
              <w:t>Proprietary</w:t>
            </w:r>
            <w:proofErr w:type="spellEnd"/>
          </w:p>
        </w:tc>
      </w:tr>
      <w:tr w:rsidR="00E94ADE" w14:paraId="10A8361F"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655D952D"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Numina</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Application</w:t>
            </w:r>
            <w:proofErr w:type="spellEnd"/>
            <w:r>
              <w:rPr>
                <w:rFonts w:ascii="Arial" w:hAnsi="Arial" w:cs="Arial"/>
                <w:color w:val="222222"/>
                <w:sz w:val="21"/>
                <w:szCs w:val="21"/>
                <w:lang w:val="bs-Latn-BA"/>
              </w:rPr>
              <w:t xml:space="preserve"> Framework</w:t>
            </w:r>
          </w:p>
        </w:tc>
        <w:tc>
          <w:tcPr>
            <w:tcW w:w="3624" w:type="dxa"/>
            <w:shd w:val="clear" w:color="auto" w:fill="FFFFFF" w:themeFill="background1"/>
            <w:tcMar>
              <w:top w:w="48" w:type="dxa"/>
              <w:left w:w="96" w:type="dxa"/>
              <w:bottom w:w="48" w:type="dxa"/>
              <w:right w:w="96" w:type="dxa"/>
            </w:tcMar>
            <w:vAlign w:val="center"/>
          </w:tcPr>
          <w:p w14:paraId="5230CBFE"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Numina</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Solutions</w:t>
            </w:r>
            <w:proofErr w:type="spellEnd"/>
          </w:p>
        </w:tc>
        <w:tc>
          <w:tcPr>
            <w:tcW w:w="2165" w:type="dxa"/>
            <w:shd w:val="clear" w:color="auto" w:fill="FFFFFF" w:themeFill="background1"/>
            <w:tcMar>
              <w:top w:w="48" w:type="dxa"/>
              <w:left w:w="96" w:type="dxa"/>
              <w:bottom w:w="48" w:type="dxa"/>
              <w:right w:w="96" w:type="dxa"/>
            </w:tcMar>
            <w:vAlign w:val="center"/>
          </w:tcPr>
          <w:p w14:paraId="350EB7A6" w14:textId="77777777" w:rsidR="00E94ADE" w:rsidRPr="000265BD" w:rsidRDefault="00CC5052">
            <w:pPr>
              <w:spacing w:line="240" w:lineRule="auto"/>
              <w:jc w:val="both"/>
              <w:rPr>
                <w:rFonts w:ascii="Arial" w:hAnsi="Arial" w:cs="Arial"/>
                <w:i/>
                <w:color w:val="222222"/>
                <w:sz w:val="21"/>
                <w:szCs w:val="21"/>
                <w:lang w:val="bs-Latn-BA"/>
                <w:rPrChange w:id="2715"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716" w:author="Rajo" w:date="2018-05-23T20:59:00Z">
                  <w:rPr>
                    <w:rFonts w:ascii="Arial" w:hAnsi="Arial" w:cs="Arial"/>
                    <w:color w:val="222222"/>
                    <w:sz w:val="21"/>
                    <w:szCs w:val="21"/>
                    <w:lang w:val="bs-Latn-BA"/>
                  </w:rPr>
                </w:rPrChange>
              </w:rPr>
              <w:t>Proprietary</w:t>
            </w:r>
            <w:proofErr w:type="spellEnd"/>
          </w:p>
        </w:tc>
      </w:tr>
      <w:tr w:rsidR="00E94ADE" w14:paraId="6C5484B3"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030FC6F"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OneLogin</w:t>
            </w:r>
            <w:proofErr w:type="spellEnd"/>
          </w:p>
        </w:tc>
        <w:tc>
          <w:tcPr>
            <w:tcW w:w="3624" w:type="dxa"/>
            <w:shd w:val="clear" w:color="auto" w:fill="FFFFFF" w:themeFill="background1"/>
            <w:tcMar>
              <w:top w:w="48" w:type="dxa"/>
              <w:left w:w="96" w:type="dxa"/>
              <w:bottom w:w="48" w:type="dxa"/>
              <w:right w:w="96" w:type="dxa"/>
            </w:tcMar>
            <w:vAlign w:val="center"/>
          </w:tcPr>
          <w:p w14:paraId="1250F882"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OneLogin</w:t>
            </w:r>
            <w:proofErr w:type="spellEnd"/>
            <w:r>
              <w:rPr>
                <w:rFonts w:ascii="Arial" w:hAnsi="Arial" w:cs="Arial"/>
                <w:color w:val="222222"/>
                <w:sz w:val="21"/>
                <w:szCs w:val="21"/>
                <w:lang w:val="bs-Latn-BA"/>
              </w:rPr>
              <w:t xml:space="preserve"> Inc.</w:t>
            </w:r>
          </w:p>
        </w:tc>
        <w:tc>
          <w:tcPr>
            <w:tcW w:w="2165" w:type="dxa"/>
            <w:shd w:val="clear" w:color="auto" w:fill="FFFFFF" w:themeFill="background1"/>
            <w:tcMar>
              <w:top w:w="48" w:type="dxa"/>
              <w:left w:w="96" w:type="dxa"/>
              <w:bottom w:w="48" w:type="dxa"/>
              <w:right w:w="96" w:type="dxa"/>
            </w:tcMar>
            <w:vAlign w:val="center"/>
          </w:tcPr>
          <w:p w14:paraId="475A3FF5" w14:textId="77777777" w:rsidR="00E94ADE" w:rsidRPr="000265BD" w:rsidRDefault="00CC5052">
            <w:pPr>
              <w:spacing w:line="240" w:lineRule="auto"/>
              <w:jc w:val="both"/>
              <w:rPr>
                <w:rFonts w:ascii="Arial" w:hAnsi="Arial" w:cs="Arial"/>
                <w:i/>
                <w:color w:val="222222"/>
                <w:sz w:val="21"/>
                <w:szCs w:val="21"/>
                <w:lang w:val="bs-Latn-BA"/>
                <w:rPrChange w:id="2717"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718" w:author="Rajo" w:date="2018-05-23T20:59:00Z">
                  <w:rPr>
                    <w:rFonts w:ascii="Arial" w:hAnsi="Arial" w:cs="Arial"/>
                    <w:color w:val="222222"/>
                    <w:sz w:val="21"/>
                    <w:szCs w:val="21"/>
                    <w:lang w:val="bs-Latn-BA"/>
                  </w:rPr>
                </w:rPrChange>
              </w:rPr>
              <w:t>Proprietary</w:t>
            </w:r>
            <w:proofErr w:type="spellEnd"/>
          </w:p>
        </w:tc>
      </w:tr>
      <w:tr w:rsidR="00E94ADE" w14:paraId="7486896B"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0173BA0C"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OpenAM</w:t>
            </w:r>
            <w:proofErr w:type="spellEnd"/>
          </w:p>
        </w:tc>
        <w:tc>
          <w:tcPr>
            <w:tcW w:w="3624" w:type="dxa"/>
            <w:shd w:val="clear" w:color="auto" w:fill="FFFFFF" w:themeFill="background1"/>
            <w:tcMar>
              <w:top w:w="48" w:type="dxa"/>
              <w:left w:w="96" w:type="dxa"/>
              <w:bottom w:w="48" w:type="dxa"/>
              <w:right w:w="96" w:type="dxa"/>
            </w:tcMar>
            <w:vAlign w:val="center"/>
          </w:tcPr>
          <w:p w14:paraId="4FB50AF1"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Open</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Identity</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Community</w:t>
            </w:r>
            <w:proofErr w:type="spellEnd"/>
          </w:p>
        </w:tc>
        <w:tc>
          <w:tcPr>
            <w:tcW w:w="2165" w:type="dxa"/>
            <w:shd w:val="clear" w:color="auto" w:fill="FFFFFF" w:themeFill="background1"/>
            <w:tcMar>
              <w:top w:w="48" w:type="dxa"/>
              <w:left w:w="96" w:type="dxa"/>
              <w:bottom w:w="48" w:type="dxa"/>
              <w:right w:w="96" w:type="dxa"/>
            </w:tcMar>
            <w:vAlign w:val="center"/>
          </w:tcPr>
          <w:p w14:paraId="6F719C50" w14:textId="77777777" w:rsidR="00E94ADE" w:rsidRPr="000265BD" w:rsidRDefault="00CC5052">
            <w:pPr>
              <w:spacing w:line="240" w:lineRule="auto"/>
              <w:jc w:val="both"/>
              <w:rPr>
                <w:rFonts w:ascii="Arial" w:hAnsi="Arial" w:cs="Arial"/>
                <w:i/>
                <w:color w:val="222222"/>
                <w:sz w:val="21"/>
                <w:szCs w:val="21"/>
                <w:lang w:val="bs-Latn-BA"/>
                <w:rPrChange w:id="2719" w:author="Rajo" w:date="2018-05-23T20:59:00Z">
                  <w:rPr>
                    <w:rFonts w:ascii="Arial" w:hAnsi="Arial" w:cs="Arial"/>
                    <w:color w:val="222222"/>
                    <w:sz w:val="21"/>
                    <w:szCs w:val="21"/>
                    <w:lang w:val="bs-Latn-BA"/>
                  </w:rPr>
                </w:rPrChange>
              </w:rPr>
            </w:pPr>
            <w:r w:rsidRPr="000265BD">
              <w:rPr>
                <w:rFonts w:ascii="Arial" w:hAnsi="Arial" w:cs="Arial"/>
                <w:i/>
                <w:color w:val="222222"/>
                <w:sz w:val="21"/>
                <w:szCs w:val="21"/>
                <w:lang w:val="bs-Latn-BA"/>
                <w:rPrChange w:id="2720" w:author="Rajo" w:date="2018-05-23T20:59:00Z">
                  <w:rPr>
                    <w:rFonts w:ascii="Arial" w:hAnsi="Arial" w:cs="Arial"/>
                    <w:color w:val="222222"/>
                    <w:sz w:val="21"/>
                    <w:szCs w:val="21"/>
                    <w:lang w:val="bs-Latn-BA"/>
                  </w:rPr>
                </w:rPrChange>
              </w:rPr>
              <w:t>CDDL</w:t>
            </w:r>
          </w:p>
        </w:tc>
      </w:tr>
      <w:tr w:rsidR="00E94ADE" w14:paraId="0EB859B1"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6852BE7C"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OpenAthens</w:t>
            </w:r>
            <w:proofErr w:type="spellEnd"/>
          </w:p>
        </w:tc>
        <w:tc>
          <w:tcPr>
            <w:tcW w:w="3624" w:type="dxa"/>
            <w:shd w:val="clear" w:color="auto" w:fill="FFFFFF" w:themeFill="background1"/>
            <w:tcMar>
              <w:top w:w="48" w:type="dxa"/>
              <w:left w:w="96" w:type="dxa"/>
              <w:bottom w:w="48" w:type="dxa"/>
              <w:right w:w="96" w:type="dxa"/>
            </w:tcMar>
            <w:vAlign w:val="center"/>
          </w:tcPr>
          <w:p w14:paraId="49629B8C"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Eduserv</w:t>
            </w:r>
            <w:proofErr w:type="spellEnd"/>
          </w:p>
        </w:tc>
        <w:tc>
          <w:tcPr>
            <w:tcW w:w="2165" w:type="dxa"/>
            <w:shd w:val="clear" w:color="auto" w:fill="FFFFFF" w:themeFill="background1"/>
            <w:tcMar>
              <w:top w:w="48" w:type="dxa"/>
              <w:left w:w="96" w:type="dxa"/>
              <w:bottom w:w="48" w:type="dxa"/>
              <w:right w:w="96" w:type="dxa"/>
            </w:tcMar>
            <w:vAlign w:val="center"/>
          </w:tcPr>
          <w:p w14:paraId="66F63767" w14:textId="77777777" w:rsidR="00E94ADE" w:rsidRPr="000265BD" w:rsidRDefault="00CC5052">
            <w:pPr>
              <w:spacing w:line="240" w:lineRule="auto"/>
              <w:jc w:val="both"/>
              <w:rPr>
                <w:rFonts w:ascii="Arial" w:hAnsi="Arial" w:cs="Arial"/>
                <w:i/>
                <w:color w:val="222222"/>
                <w:sz w:val="21"/>
                <w:szCs w:val="21"/>
                <w:lang w:val="bs-Latn-BA"/>
                <w:rPrChange w:id="2721"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722" w:author="Rajo" w:date="2018-05-23T20:59:00Z">
                  <w:rPr>
                    <w:rFonts w:ascii="Arial" w:hAnsi="Arial" w:cs="Arial"/>
                    <w:color w:val="222222"/>
                    <w:sz w:val="21"/>
                    <w:szCs w:val="21"/>
                    <w:lang w:val="bs-Latn-BA"/>
                  </w:rPr>
                </w:rPrChange>
              </w:rPr>
              <w:t>Proprietary</w:t>
            </w:r>
            <w:proofErr w:type="spellEnd"/>
          </w:p>
        </w:tc>
      </w:tr>
      <w:tr w:rsidR="00E94ADE" w14:paraId="092B321E"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515584A9"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Oracle </w:t>
            </w:r>
            <w:proofErr w:type="spellStart"/>
            <w:r>
              <w:rPr>
                <w:rFonts w:ascii="Arial" w:hAnsi="Arial" w:cs="Arial"/>
                <w:color w:val="222222"/>
                <w:sz w:val="21"/>
                <w:szCs w:val="21"/>
                <w:lang w:val="bs-Latn-BA"/>
              </w:rPr>
              <w:t>Identity</w:t>
            </w:r>
            <w:proofErr w:type="spellEnd"/>
            <w:r>
              <w:rPr>
                <w:rFonts w:ascii="Arial" w:hAnsi="Arial" w:cs="Arial"/>
                <w:color w:val="222222"/>
                <w:sz w:val="21"/>
                <w:szCs w:val="21"/>
                <w:lang w:val="bs-Latn-BA"/>
              </w:rPr>
              <w:t xml:space="preserve"> Management</w:t>
            </w:r>
          </w:p>
        </w:tc>
        <w:tc>
          <w:tcPr>
            <w:tcW w:w="3624" w:type="dxa"/>
            <w:shd w:val="clear" w:color="auto" w:fill="FFFFFF" w:themeFill="background1"/>
            <w:tcMar>
              <w:top w:w="48" w:type="dxa"/>
              <w:left w:w="96" w:type="dxa"/>
              <w:bottom w:w="48" w:type="dxa"/>
              <w:right w:w="96" w:type="dxa"/>
            </w:tcMar>
            <w:vAlign w:val="center"/>
          </w:tcPr>
          <w:p w14:paraId="58CF2B6C"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Oracle Corporation</w:t>
            </w:r>
          </w:p>
        </w:tc>
        <w:tc>
          <w:tcPr>
            <w:tcW w:w="2165" w:type="dxa"/>
            <w:shd w:val="clear" w:color="auto" w:fill="FFFFFF" w:themeFill="background1"/>
            <w:tcMar>
              <w:top w:w="48" w:type="dxa"/>
              <w:left w:w="96" w:type="dxa"/>
              <w:bottom w:w="48" w:type="dxa"/>
              <w:right w:w="96" w:type="dxa"/>
            </w:tcMar>
            <w:vAlign w:val="center"/>
          </w:tcPr>
          <w:p w14:paraId="1EC1BAE2" w14:textId="77777777" w:rsidR="00E94ADE" w:rsidRPr="000265BD" w:rsidRDefault="00CC5052">
            <w:pPr>
              <w:spacing w:line="240" w:lineRule="auto"/>
              <w:jc w:val="both"/>
              <w:rPr>
                <w:rFonts w:ascii="Arial" w:hAnsi="Arial" w:cs="Arial"/>
                <w:i/>
                <w:color w:val="222222"/>
                <w:sz w:val="21"/>
                <w:szCs w:val="21"/>
                <w:lang w:val="bs-Latn-BA"/>
                <w:rPrChange w:id="2723"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724" w:author="Rajo" w:date="2018-05-23T20:59:00Z">
                  <w:rPr>
                    <w:rFonts w:ascii="Arial" w:hAnsi="Arial" w:cs="Arial"/>
                    <w:color w:val="222222"/>
                    <w:sz w:val="21"/>
                    <w:szCs w:val="21"/>
                    <w:lang w:val="bs-Latn-BA"/>
                  </w:rPr>
                </w:rPrChange>
              </w:rPr>
              <w:t>Proprietary</w:t>
            </w:r>
            <w:proofErr w:type="spellEnd"/>
          </w:p>
        </w:tc>
      </w:tr>
      <w:tr w:rsidR="00E94ADE" w14:paraId="1A401C1D"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592E5D59"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ORY </w:t>
            </w:r>
            <w:proofErr w:type="spellStart"/>
            <w:r>
              <w:rPr>
                <w:rFonts w:ascii="Arial" w:hAnsi="Arial" w:cs="Arial"/>
                <w:color w:val="222222"/>
                <w:sz w:val="21"/>
                <w:szCs w:val="21"/>
                <w:lang w:val="bs-Latn-BA"/>
              </w:rPr>
              <w:t>Hydra</w:t>
            </w:r>
            <w:proofErr w:type="spellEnd"/>
          </w:p>
        </w:tc>
        <w:tc>
          <w:tcPr>
            <w:tcW w:w="3624" w:type="dxa"/>
            <w:shd w:val="clear" w:color="auto" w:fill="FFFFFF" w:themeFill="background1"/>
            <w:tcMar>
              <w:top w:w="48" w:type="dxa"/>
              <w:left w:w="96" w:type="dxa"/>
              <w:bottom w:w="48" w:type="dxa"/>
              <w:right w:w="96" w:type="dxa"/>
            </w:tcMar>
            <w:vAlign w:val="center"/>
          </w:tcPr>
          <w:p w14:paraId="62BFFEDD"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ORY </w:t>
            </w:r>
            <w:proofErr w:type="spellStart"/>
            <w:r>
              <w:rPr>
                <w:rFonts w:ascii="Arial" w:hAnsi="Arial" w:cs="Arial"/>
                <w:color w:val="222222"/>
                <w:sz w:val="21"/>
                <w:szCs w:val="21"/>
                <w:lang w:val="bs-Latn-BA"/>
              </w:rPr>
              <w:t>GmbH</w:t>
            </w:r>
            <w:proofErr w:type="spellEnd"/>
          </w:p>
        </w:tc>
        <w:tc>
          <w:tcPr>
            <w:tcW w:w="2165" w:type="dxa"/>
            <w:shd w:val="clear" w:color="auto" w:fill="FFFFFF" w:themeFill="background1"/>
            <w:tcMar>
              <w:top w:w="48" w:type="dxa"/>
              <w:left w:w="96" w:type="dxa"/>
              <w:bottom w:w="48" w:type="dxa"/>
              <w:right w:w="96" w:type="dxa"/>
            </w:tcMar>
            <w:vAlign w:val="center"/>
          </w:tcPr>
          <w:p w14:paraId="7AA154D3" w14:textId="77777777" w:rsidR="00E94ADE" w:rsidRPr="000265BD" w:rsidRDefault="00CC5052">
            <w:pPr>
              <w:spacing w:line="240" w:lineRule="auto"/>
              <w:jc w:val="both"/>
              <w:rPr>
                <w:rFonts w:ascii="Arial" w:hAnsi="Arial" w:cs="Arial"/>
                <w:i/>
                <w:color w:val="222222"/>
                <w:sz w:val="21"/>
                <w:szCs w:val="21"/>
                <w:lang w:val="bs-Latn-BA"/>
                <w:rPrChange w:id="2725"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726"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2727" w:author="Rajo" w:date="2018-05-23T20:59:00Z">
                  <w:rPr>
                    <w:rFonts w:ascii="Arial" w:hAnsi="Arial" w:cs="Arial"/>
                    <w:color w:val="222222"/>
                    <w:sz w:val="21"/>
                    <w:szCs w:val="21"/>
                    <w:lang w:val="bs-Latn-BA"/>
                  </w:rPr>
                </w:rPrChange>
              </w:rPr>
              <w:t xml:space="preserve"> software</w:t>
            </w:r>
          </w:p>
        </w:tc>
      </w:tr>
      <w:tr w:rsidR="00E94ADE" w14:paraId="5C57797C"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88348F2"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PortalGuard</w:t>
            </w:r>
            <w:proofErr w:type="spellEnd"/>
          </w:p>
        </w:tc>
        <w:tc>
          <w:tcPr>
            <w:tcW w:w="3624" w:type="dxa"/>
            <w:shd w:val="clear" w:color="auto" w:fill="FFFFFF" w:themeFill="background1"/>
            <w:tcMar>
              <w:top w:w="48" w:type="dxa"/>
              <w:left w:w="96" w:type="dxa"/>
              <w:bottom w:w="48" w:type="dxa"/>
              <w:right w:w="96" w:type="dxa"/>
            </w:tcMar>
            <w:vAlign w:val="center"/>
          </w:tcPr>
          <w:p w14:paraId="4F923F89"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PistolStar</w:t>
            </w:r>
            <w:proofErr w:type="spellEnd"/>
            <w:r>
              <w:rPr>
                <w:rFonts w:ascii="Arial" w:hAnsi="Arial" w:cs="Arial"/>
                <w:color w:val="222222"/>
                <w:sz w:val="21"/>
                <w:szCs w:val="21"/>
                <w:lang w:val="bs-Latn-BA"/>
              </w:rPr>
              <w:t>, Inc.</w:t>
            </w:r>
          </w:p>
        </w:tc>
        <w:tc>
          <w:tcPr>
            <w:tcW w:w="2165" w:type="dxa"/>
            <w:shd w:val="clear" w:color="auto" w:fill="FFFFFF" w:themeFill="background1"/>
            <w:tcMar>
              <w:top w:w="48" w:type="dxa"/>
              <w:left w:w="96" w:type="dxa"/>
              <w:bottom w:w="48" w:type="dxa"/>
              <w:right w:w="96" w:type="dxa"/>
            </w:tcMar>
            <w:vAlign w:val="center"/>
          </w:tcPr>
          <w:p w14:paraId="389C3985" w14:textId="77777777" w:rsidR="00E94ADE" w:rsidRPr="000265BD" w:rsidRDefault="00CC5052">
            <w:pPr>
              <w:spacing w:line="240" w:lineRule="auto"/>
              <w:jc w:val="both"/>
              <w:rPr>
                <w:rFonts w:ascii="Arial" w:hAnsi="Arial" w:cs="Arial"/>
                <w:i/>
                <w:color w:val="222222"/>
                <w:sz w:val="21"/>
                <w:szCs w:val="21"/>
                <w:lang w:val="bs-Latn-BA"/>
                <w:rPrChange w:id="2728"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729" w:author="Rajo" w:date="2018-05-23T20:59:00Z">
                  <w:rPr>
                    <w:rFonts w:ascii="Arial" w:hAnsi="Arial" w:cs="Arial"/>
                    <w:color w:val="222222"/>
                    <w:sz w:val="21"/>
                    <w:szCs w:val="21"/>
                    <w:lang w:val="bs-Latn-BA"/>
                  </w:rPr>
                </w:rPrChange>
              </w:rPr>
              <w:t>Proprietary</w:t>
            </w:r>
            <w:proofErr w:type="spellEnd"/>
          </w:p>
        </w:tc>
      </w:tr>
      <w:tr w:rsidR="00E94ADE" w14:paraId="6B535B59"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2DC5F8B"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SecureLogin</w:t>
            </w:r>
            <w:proofErr w:type="spellEnd"/>
          </w:p>
        </w:tc>
        <w:tc>
          <w:tcPr>
            <w:tcW w:w="3624" w:type="dxa"/>
            <w:shd w:val="clear" w:color="auto" w:fill="FFFFFF" w:themeFill="background1"/>
            <w:tcMar>
              <w:top w:w="48" w:type="dxa"/>
              <w:left w:w="96" w:type="dxa"/>
              <w:bottom w:w="48" w:type="dxa"/>
              <w:right w:w="96" w:type="dxa"/>
            </w:tcMar>
            <w:vAlign w:val="center"/>
          </w:tcPr>
          <w:p w14:paraId="7B4A14A2"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NetIQ</w:t>
            </w:r>
            <w:proofErr w:type="spellEnd"/>
          </w:p>
        </w:tc>
        <w:tc>
          <w:tcPr>
            <w:tcW w:w="2165" w:type="dxa"/>
            <w:shd w:val="clear" w:color="auto" w:fill="FFFFFF" w:themeFill="background1"/>
            <w:tcMar>
              <w:top w:w="48" w:type="dxa"/>
              <w:left w:w="96" w:type="dxa"/>
              <w:bottom w:w="48" w:type="dxa"/>
              <w:right w:w="96" w:type="dxa"/>
            </w:tcMar>
            <w:vAlign w:val="center"/>
          </w:tcPr>
          <w:p w14:paraId="64069372" w14:textId="77777777" w:rsidR="00E94ADE" w:rsidRPr="000265BD" w:rsidRDefault="00CC5052">
            <w:pPr>
              <w:spacing w:line="240" w:lineRule="auto"/>
              <w:jc w:val="both"/>
              <w:rPr>
                <w:rFonts w:ascii="Arial" w:hAnsi="Arial" w:cs="Arial"/>
                <w:i/>
                <w:color w:val="222222"/>
                <w:sz w:val="21"/>
                <w:szCs w:val="21"/>
                <w:lang w:val="bs-Latn-BA"/>
                <w:rPrChange w:id="2730"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731" w:author="Rajo" w:date="2018-05-23T20:59:00Z">
                  <w:rPr>
                    <w:rFonts w:ascii="Arial" w:hAnsi="Arial" w:cs="Arial"/>
                    <w:color w:val="222222"/>
                    <w:sz w:val="21"/>
                    <w:szCs w:val="21"/>
                    <w:lang w:val="bs-Latn-BA"/>
                  </w:rPr>
                </w:rPrChange>
              </w:rPr>
              <w:t>Proprietary</w:t>
            </w:r>
            <w:proofErr w:type="spellEnd"/>
          </w:p>
        </w:tc>
      </w:tr>
      <w:tr w:rsidR="00E94ADE" w14:paraId="66FAC982"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77E4447D"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Shibboleth</w:t>
            </w:r>
            <w:proofErr w:type="spellEnd"/>
          </w:p>
        </w:tc>
        <w:tc>
          <w:tcPr>
            <w:tcW w:w="3624" w:type="dxa"/>
            <w:shd w:val="clear" w:color="auto" w:fill="FFFFFF" w:themeFill="background1"/>
            <w:tcMar>
              <w:top w:w="48" w:type="dxa"/>
              <w:left w:w="96" w:type="dxa"/>
              <w:bottom w:w="48" w:type="dxa"/>
              <w:right w:w="96" w:type="dxa"/>
            </w:tcMar>
            <w:vAlign w:val="center"/>
          </w:tcPr>
          <w:p w14:paraId="0B2463A1"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Shibboleth</w:t>
            </w:r>
            <w:proofErr w:type="spellEnd"/>
          </w:p>
        </w:tc>
        <w:tc>
          <w:tcPr>
            <w:tcW w:w="2165" w:type="dxa"/>
            <w:shd w:val="clear" w:color="auto" w:fill="FFFFFF" w:themeFill="background1"/>
            <w:tcMar>
              <w:top w:w="48" w:type="dxa"/>
              <w:left w:w="96" w:type="dxa"/>
              <w:bottom w:w="48" w:type="dxa"/>
              <w:right w:w="96" w:type="dxa"/>
            </w:tcMar>
            <w:vAlign w:val="center"/>
          </w:tcPr>
          <w:p w14:paraId="0E0EC07A" w14:textId="77777777" w:rsidR="00E94ADE" w:rsidRPr="000265BD" w:rsidRDefault="00CC5052">
            <w:pPr>
              <w:spacing w:line="240" w:lineRule="auto"/>
              <w:jc w:val="both"/>
              <w:rPr>
                <w:rFonts w:ascii="Arial" w:hAnsi="Arial" w:cs="Arial"/>
                <w:i/>
                <w:color w:val="222222"/>
                <w:sz w:val="21"/>
                <w:szCs w:val="21"/>
                <w:lang w:val="bs-Latn-BA"/>
                <w:rPrChange w:id="2732"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733"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2734" w:author="Rajo" w:date="2018-05-23T20:59:00Z">
                  <w:rPr>
                    <w:rFonts w:ascii="Arial" w:hAnsi="Arial" w:cs="Arial"/>
                    <w:color w:val="222222"/>
                    <w:sz w:val="21"/>
                    <w:szCs w:val="21"/>
                    <w:lang w:val="bs-Latn-BA"/>
                  </w:rPr>
                </w:rPrChange>
              </w:rPr>
              <w:t xml:space="preserve"> &amp; </w:t>
            </w:r>
            <w:proofErr w:type="spellStart"/>
            <w:r w:rsidRPr="000265BD">
              <w:rPr>
                <w:rFonts w:ascii="Arial" w:hAnsi="Arial" w:cs="Arial"/>
                <w:i/>
                <w:color w:val="222222"/>
                <w:sz w:val="21"/>
                <w:szCs w:val="21"/>
                <w:lang w:val="bs-Latn-BA"/>
                <w:rPrChange w:id="2735" w:author="Rajo" w:date="2018-05-23T20:59:00Z">
                  <w:rPr>
                    <w:rFonts w:ascii="Arial" w:hAnsi="Arial" w:cs="Arial"/>
                    <w:color w:val="222222"/>
                    <w:sz w:val="21"/>
                    <w:szCs w:val="21"/>
                    <w:lang w:val="bs-Latn-BA"/>
                  </w:rPr>
                </w:rPrChange>
              </w:rPr>
              <w:t>Open</w:t>
            </w:r>
            <w:proofErr w:type="spellEnd"/>
            <w:r w:rsidRPr="000265BD">
              <w:rPr>
                <w:rFonts w:ascii="Arial" w:hAnsi="Arial" w:cs="Arial"/>
                <w:i/>
                <w:color w:val="222222"/>
                <w:sz w:val="21"/>
                <w:szCs w:val="21"/>
                <w:lang w:val="bs-Latn-BA"/>
                <w:rPrChange w:id="2736" w:author="Rajo" w:date="2018-05-23T20:59:00Z">
                  <w:rPr>
                    <w:rFonts w:ascii="Arial" w:hAnsi="Arial" w:cs="Arial"/>
                    <w:color w:val="222222"/>
                    <w:sz w:val="21"/>
                    <w:szCs w:val="21"/>
                    <w:lang w:val="bs-Latn-BA"/>
                  </w:rPr>
                </w:rPrChange>
              </w:rPr>
              <w:t xml:space="preserve"> </w:t>
            </w:r>
            <w:proofErr w:type="spellStart"/>
            <w:r w:rsidRPr="000265BD">
              <w:rPr>
                <w:rFonts w:ascii="Arial" w:hAnsi="Arial" w:cs="Arial"/>
                <w:i/>
                <w:color w:val="222222"/>
                <w:sz w:val="21"/>
                <w:szCs w:val="21"/>
                <w:lang w:val="bs-Latn-BA"/>
                <w:rPrChange w:id="2737" w:author="Rajo" w:date="2018-05-23T20:59:00Z">
                  <w:rPr>
                    <w:rFonts w:ascii="Arial" w:hAnsi="Arial" w:cs="Arial"/>
                    <w:color w:val="222222"/>
                    <w:sz w:val="21"/>
                    <w:szCs w:val="21"/>
                    <w:lang w:val="bs-Latn-BA"/>
                  </w:rPr>
                </w:rPrChange>
              </w:rPr>
              <w:t>Source</w:t>
            </w:r>
            <w:proofErr w:type="spellEnd"/>
          </w:p>
        </w:tc>
      </w:tr>
      <w:tr w:rsidR="00E94ADE" w14:paraId="5110A8C5"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3E115B1D"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Ubuntu</w:t>
            </w:r>
            <w:proofErr w:type="spellEnd"/>
            <w:r>
              <w:rPr>
                <w:rFonts w:ascii="Arial" w:hAnsi="Arial" w:cs="Arial"/>
                <w:color w:val="222222"/>
                <w:sz w:val="21"/>
                <w:szCs w:val="21"/>
                <w:lang w:val="bs-Latn-BA"/>
              </w:rPr>
              <w:t xml:space="preserve"> Single Sign On</w:t>
            </w:r>
          </w:p>
        </w:tc>
        <w:tc>
          <w:tcPr>
            <w:tcW w:w="3624" w:type="dxa"/>
            <w:shd w:val="clear" w:color="auto" w:fill="FFFFFF" w:themeFill="background1"/>
            <w:tcMar>
              <w:top w:w="48" w:type="dxa"/>
              <w:left w:w="96" w:type="dxa"/>
              <w:bottom w:w="48" w:type="dxa"/>
              <w:right w:w="96" w:type="dxa"/>
            </w:tcMar>
            <w:vAlign w:val="center"/>
          </w:tcPr>
          <w:p w14:paraId="3AE14E0A"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Canonical</w:t>
            </w:r>
            <w:proofErr w:type="spellEnd"/>
            <w:r>
              <w:rPr>
                <w:rFonts w:ascii="Arial" w:hAnsi="Arial" w:cs="Arial"/>
                <w:color w:val="222222"/>
                <w:sz w:val="21"/>
                <w:szCs w:val="21"/>
                <w:lang w:val="bs-Latn-BA"/>
              </w:rPr>
              <w:t xml:space="preserve"> Ltd.</w:t>
            </w:r>
          </w:p>
        </w:tc>
        <w:tc>
          <w:tcPr>
            <w:tcW w:w="2165" w:type="dxa"/>
            <w:shd w:val="clear" w:color="auto" w:fill="FFFFFF" w:themeFill="background1"/>
            <w:tcMar>
              <w:top w:w="48" w:type="dxa"/>
              <w:left w:w="96" w:type="dxa"/>
              <w:bottom w:w="48" w:type="dxa"/>
              <w:right w:w="96" w:type="dxa"/>
            </w:tcMar>
            <w:vAlign w:val="center"/>
          </w:tcPr>
          <w:p w14:paraId="707B9BB0" w14:textId="77777777" w:rsidR="00E94ADE" w:rsidRPr="000265BD" w:rsidRDefault="00CC5052">
            <w:pPr>
              <w:spacing w:line="240" w:lineRule="auto"/>
              <w:jc w:val="both"/>
              <w:rPr>
                <w:rFonts w:ascii="Arial" w:hAnsi="Arial" w:cs="Arial"/>
                <w:i/>
                <w:color w:val="222222"/>
                <w:sz w:val="21"/>
                <w:szCs w:val="21"/>
                <w:lang w:val="bs-Latn-BA"/>
                <w:rPrChange w:id="2738"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739" w:author="Rajo" w:date="2018-05-23T20:59:00Z">
                  <w:rPr>
                    <w:rFonts w:ascii="Arial" w:hAnsi="Arial" w:cs="Arial"/>
                    <w:color w:val="222222"/>
                    <w:sz w:val="21"/>
                    <w:szCs w:val="21"/>
                    <w:lang w:val="bs-Latn-BA"/>
                  </w:rPr>
                </w:rPrChange>
              </w:rPr>
              <w:t>Proprietary</w:t>
            </w:r>
            <w:proofErr w:type="spellEnd"/>
          </w:p>
        </w:tc>
      </w:tr>
      <w:tr w:rsidR="00E94ADE" w14:paraId="2F1BE521"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072774E5"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Univention</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Corporate</w:t>
            </w:r>
            <w:proofErr w:type="spellEnd"/>
            <w:r>
              <w:rPr>
                <w:rFonts w:ascii="Arial" w:hAnsi="Arial" w:cs="Arial"/>
                <w:color w:val="222222"/>
                <w:sz w:val="21"/>
                <w:szCs w:val="21"/>
                <w:lang w:val="bs-Latn-BA"/>
              </w:rPr>
              <w:t xml:space="preserve"> Server</w:t>
            </w:r>
          </w:p>
        </w:tc>
        <w:tc>
          <w:tcPr>
            <w:tcW w:w="3624" w:type="dxa"/>
            <w:shd w:val="clear" w:color="auto" w:fill="FFFFFF" w:themeFill="background1"/>
            <w:tcMar>
              <w:top w:w="48" w:type="dxa"/>
              <w:left w:w="96" w:type="dxa"/>
              <w:bottom w:w="48" w:type="dxa"/>
              <w:right w:w="96" w:type="dxa"/>
            </w:tcMar>
            <w:vAlign w:val="center"/>
          </w:tcPr>
          <w:p w14:paraId="0FBC3B2D"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Univention</w:t>
            </w:r>
            <w:proofErr w:type="spellEnd"/>
          </w:p>
        </w:tc>
        <w:tc>
          <w:tcPr>
            <w:tcW w:w="2165" w:type="dxa"/>
            <w:shd w:val="clear" w:color="auto" w:fill="FFFFFF" w:themeFill="background1"/>
            <w:tcMar>
              <w:top w:w="48" w:type="dxa"/>
              <w:left w:w="96" w:type="dxa"/>
              <w:bottom w:w="48" w:type="dxa"/>
              <w:right w:w="96" w:type="dxa"/>
            </w:tcMar>
            <w:vAlign w:val="center"/>
          </w:tcPr>
          <w:p w14:paraId="4336F9D9" w14:textId="77777777" w:rsidR="00E94ADE" w:rsidRPr="000265BD" w:rsidRDefault="00CC5052">
            <w:pPr>
              <w:spacing w:line="240" w:lineRule="auto"/>
              <w:jc w:val="both"/>
              <w:rPr>
                <w:rFonts w:ascii="Arial" w:hAnsi="Arial" w:cs="Arial"/>
                <w:i/>
                <w:color w:val="222222"/>
                <w:sz w:val="21"/>
                <w:szCs w:val="21"/>
                <w:lang w:val="bs-Latn-BA"/>
                <w:rPrChange w:id="2740"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741"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2742" w:author="Rajo" w:date="2018-05-23T20:59:00Z">
                  <w:rPr>
                    <w:rFonts w:ascii="Arial" w:hAnsi="Arial" w:cs="Arial"/>
                    <w:color w:val="222222"/>
                    <w:sz w:val="21"/>
                    <w:szCs w:val="21"/>
                    <w:lang w:val="bs-Latn-BA"/>
                  </w:rPr>
                </w:rPrChange>
              </w:rPr>
              <w:t xml:space="preserve"> &amp; </w:t>
            </w:r>
            <w:proofErr w:type="spellStart"/>
            <w:r w:rsidRPr="000265BD">
              <w:rPr>
                <w:rFonts w:ascii="Arial" w:hAnsi="Arial" w:cs="Arial"/>
                <w:i/>
                <w:color w:val="222222"/>
                <w:sz w:val="21"/>
                <w:szCs w:val="21"/>
                <w:lang w:val="bs-Latn-BA"/>
                <w:rPrChange w:id="2743" w:author="Rajo" w:date="2018-05-23T20:59:00Z">
                  <w:rPr>
                    <w:rFonts w:ascii="Arial" w:hAnsi="Arial" w:cs="Arial"/>
                    <w:color w:val="222222"/>
                    <w:sz w:val="21"/>
                    <w:szCs w:val="21"/>
                    <w:lang w:val="bs-Latn-BA"/>
                  </w:rPr>
                </w:rPrChange>
              </w:rPr>
              <w:t>Open</w:t>
            </w:r>
            <w:proofErr w:type="spellEnd"/>
            <w:r w:rsidRPr="000265BD">
              <w:rPr>
                <w:rFonts w:ascii="Arial" w:hAnsi="Arial" w:cs="Arial"/>
                <w:i/>
                <w:color w:val="222222"/>
                <w:sz w:val="21"/>
                <w:szCs w:val="21"/>
                <w:lang w:val="bs-Latn-BA"/>
                <w:rPrChange w:id="2744" w:author="Rajo" w:date="2018-05-23T20:59:00Z">
                  <w:rPr>
                    <w:rFonts w:ascii="Arial" w:hAnsi="Arial" w:cs="Arial"/>
                    <w:color w:val="222222"/>
                    <w:sz w:val="21"/>
                    <w:szCs w:val="21"/>
                    <w:lang w:val="bs-Latn-BA"/>
                  </w:rPr>
                </w:rPrChange>
              </w:rPr>
              <w:t xml:space="preserve"> </w:t>
            </w:r>
            <w:proofErr w:type="spellStart"/>
            <w:r w:rsidRPr="000265BD">
              <w:rPr>
                <w:rFonts w:ascii="Arial" w:hAnsi="Arial" w:cs="Arial"/>
                <w:i/>
                <w:color w:val="222222"/>
                <w:sz w:val="21"/>
                <w:szCs w:val="21"/>
                <w:lang w:val="bs-Latn-BA"/>
                <w:rPrChange w:id="2745" w:author="Rajo" w:date="2018-05-23T20:59:00Z">
                  <w:rPr>
                    <w:rFonts w:ascii="Arial" w:hAnsi="Arial" w:cs="Arial"/>
                    <w:color w:val="222222"/>
                    <w:sz w:val="21"/>
                    <w:szCs w:val="21"/>
                    <w:lang w:val="bs-Latn-BA"/>
                  </w:rPr>
                </w:rPrChange>
              </w:rPr>
              <w:t>Source</w:t>
            </w:r>
            <w:proofErr w:type="spellEnd"/>
          </w:p>
        </w:tc>
      </w:tr>
      <w:tr w:rsidR="00E94ADE" w14:paraId="3C1A5719"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5C320106"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WSO2 </w:t>
            </w:r>
            <w:proofErr w:type="spellStart"/>
            <w:r>
              <w:rPr>
                <w:rFonts w:ascii="Arial" w:hAnsi="Arial" w:cs="Arial"/>
                <w:color w:val="222222"/>
                <w:sz w:val="21"/>
                <w:szCs w:val="21"/>
                <w:lang w:val="bs-Latn-BA"/>
              </w:rPr>
              <w:t>Identity</w:t>
            </w:r>
            <w:proofErr w:type="spellEnd"/>
            <w:r>
              <w:rPr>
                <w:rFonts w:ascii="Arial" w:hAnsi="Arial" w:cs="Arial"/>
                <w:color w:val="222222"/>
                <w:sz w:val="21"/>
                <w:szCs w:val="21"/>
                <w:lang w:val="bs-Latn-BA"/>
              </w:rPr>
              <w:t xml:space="preserve"> Server</w:t>
            </w:r>
          </w:p>
        </w:tc>
        <w:tc>
          <w:tcPr>
            <w:tcW w:w="3624" w:type="dxa"/>
            <w:shd w:val="clear" w:color="auto" w:fill="FFFFFF" w:themeFill="background1"/>
            <w:tcMar>
              <w:top w:w="48" w:type="dxa"/>
              <w:left w:w="96" w:type="dxa"/>
              <w:bottom w:w="48" w:type="dxa"/>
              <w:right w:w="96" w:type="dxa"/>
            </w:tcMar>
            <w:vAlign w:val="center"/>
          </w:tcPr>
          <w:p w14:paraId="055E1B73"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WSO2</w:t>
            </w:r>
          </w:p>
        </w:tc>
        <w:tc>
          <w:tcPr>
            <w:tcW w:w="2165" w:type="dxa"/>
            <w:shd w:val="clear" w:color="auto" w:fill="FFFFFF" w:themeFill="background1"/>
            <w:tcMar>
              <w:top w:w="48" w:type="dxa"/>
              <w:left w:w="96" w:type="dxa"/>
              <w:bottom w:w="48" w:type="dxa"/>
              <w:right w:w="96" w:type="dxa"/>
            </w:tcMar>
            <w:vAlign w:val="center"/>
          </w:tcPr>
          <w:p w14:paraId="064FBD35" w14:textId="77777777" w:rsidR="00E94ADE" w:rsidRPr="000265BD" w:rsidRDefault="00CC5052">
            <w:pPr>
              <w:spacing w:line="240" w:lineRule="auto"/>
              <w:jc w:val="both"/>
              <w:rPr>
                <w:rFonts w:ascii="Arial" w:hAnsi="Arial" w:cs="Arial"/>
                <w:i/>
                <w:color w:val="222222"/>
                <w:sz w:val="21"/>
                <w:szCs w:val="21"/>
                <w:lang w:val="bs-Latn-BA"/>
                <w:rPrChange w:id="2746"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747"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2748" w:author="Rajo" w:date="2018-05-23T20:59:00Z">
                  <w:rPr>
                    <w:rFonts w:ascii="Arial" w:hAnsi="Arial" w:cs="Arial"/>
                    <w:color w:val="222222"/>
                    <w:sz w:val="21"/>
                    <w:szCs w:val="21"/>
                    <w:lang w:val="bs-Latn-BA"/>
                  </w:rPr>
                </w:rPrChange>
              </w:rPr>
              <w:t xml:space="preserve"> &amp; </w:t>
            </w:r>
            <w:proofErr w:type="spellStart"/>
            <w:r w:rsidRPr="000265BD">
              <w:rPr>
                <w:rFonts w:ascii="Arial" w:hAnsi="Arial" w:cs="Arial"/>
                <w:i/>
                <w:color w:val="222222"/>
                <w:sz w:val="21"/>
                <w:szCs w:val="21"/>
                <w:lang w:val="bs-Latn-BA"/>
                <w:rPrChange w:id="2749" w:author="Rajo" w:date="2018-05-23T20:59:00Z">
                  <w:rPr>
                    <w:rFonts w:ascii="Arial" w:hAnsi="Arial" w:cs="Arial"/>
                    <w:color w:val="222222"/>
                    <w:sz w:val="21"/>
                    <w:szCs w:val="21"/>
                    <w:lang w:val="bs-Latn-BA"/>
                  </w:rPr>
                </w:rPrChange>
              </w:rPr>
              <w:t>Open</w:t>
            </w:r>
            <w:proofErr w:type="spellEnd"/>
            <w:r w:rsidRPr="000265BD">
              <w:rPr>
                <w:rFonts w:ascii="Arial" w:hAnsi="Arial" w:cs="Arial"/>
                <w:i/>
                <w:color w:val="222222"/>
                <w:sz w:val="21"/>
                <w:szCs w:val="21"/>
                <w:lang w:val="bs-Latn-BA"/>
                <w:rPrChange w:id="2750" w:author="Rajo" w:date="2018-05-23T20:59:00Z">
                  <w:rPr>
                    <w:rFonts w:ascii="Arial" w:hAnsi="Arial" w:cs="Arial"/>
                    <w:color w:val="222222"/>
                    <w:sz w:val="21"/>
                    <w:szCs w:val="21"/>
                    <w:lang w:val="bs-Latn-BA"/>
                  </w:rPr>
                </w:rPrChange>
              </w:rPr>
              <w:t xml:space="preserve"> </w:t>
            </w:r>
            <w:proofErr w:type="spellStart"/>
            <w:r w:rsidRPr="000265BD">
              <w:rPr>
                <w:rFonts w:ascii="Arial" w:hAnsi="Arial" w:cs="Arial"/>
                <w:i/>
                <w:color w:val="222222"/>
                <w:sz w:val="21"/>
                <w:szCs w:val="21"/>
                <w:lang w:val="bs-Latn-BA"/>
                <w:rPrChange w:id="2751" w:author="Rajo" w:date="2018-05-23T20:59:00Z">
                  <w:rPr>
                    <w:rFonts w:ascii="Arial" w:hAnsi="Arial" w:cs="Arial"/>
                    <w:color w:val="222222"/>
                    <w:sz w:val="21"/>
                    <w:szCs w:val="21"/>
                    <w:lang w:val="bs-Latn-BA"/>
                  </w:rPr>
                </w:rPrChange>
              </w:rPr>
              <w:t>Source</w:t>
            </w:r>
            <w:proofErr w:type="spellEnd"/>
          </w:p>
        </w:tc>
      </w:tr>
      <w:tr w:rsidR="00E94ADE" w14:paraId="207D2A91"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598C2070"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ZXID</w:t>
            </w:r>
          </w:p>
        </w:tc>
        <w:tc>
          <w:tcPr>
            <w:tcW w:w="3624" w:type="dxa"/>
            <w:shd w:val="clear" w:color="auto" w:fill="FFFFFF" w:themeFill="background1"/>
            <w:tcMar>
              <w:top w:w="48" w:type="dxa"/>
              <w:left w:w="96" w:type="dxa"/>
              <w:bottom w:w="48" w:type="dxa"/>
              <w:right w:w="96" w:type="dxa"/>
            </w:tcMar>
            <w:vAlign w:val="center"/>
          </w:tcPr>
          <w:p w14:paraId="6FC55807"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ZXID</w:t>
            </w:r>
          </w:p>
        </w:tc>
        <w:tc>
          <w:tcPr>
            <w:tcW w:w="2165" w:type="dxa"/>
            <w:shd w:val="clear" w:color="auto" w:fill="FFFFFF" w:themeFill="background1"/>
            <w:tcMar>
              <w:top w:w="48" w:type="dxa"/>
              <w:left w:w="96" w:type="dxa"/>
              <w:bottom w:w="48" w:type="dxa"/>
              <w:right w:w="96" w:type="dxa"/>
            </w:tcMar>
            <w:vAlign w:val="center"/>
          </w:tcPr>
          <w:p w14:paraId="00CF019A" w14:textId="77777777" w:rsidR="00E94ADE" w:rsidRPr="000265BD" w:rsidRDefault="00CC5052">
            <w:pPr>
              <w:keepNext/>
              <w:spacing w:line="240" w:lineRule="auto"/>
              <w:jc w:val="both"/>
              <w:rPr>
                <w:rFonts w:ascii="Arial" w:hAnsi="Arial" w:cs="Arial"/>
                <w:i/>
                <w:color w:val="222222"/>
                <w:sz w:val="21"/>
                <w:szCs w:val="21"/>
                <w:lang w:val="bs-Latn-BA"/>
                <w:rPrChange w:id="2752"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753"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2754" w:author="Rajo" w:date="2018-05-23T20:59:00Z">
                  <w:rPr>
                    <w:rFonts w:ascii="Arial" w:hAnsi="Arial" w:cs="Arial"/>
                    <w:color w:val="222222"/>
                    <w:sz w:val="21"/>
                    <w:szCs w:val="21"/>
                    <w:lang w:val="bs-Latn-BA"/>
                  </w:rPr>
                </w:rPrChange>
              </w:rPr>
              <w:t xml:space="preserve"> Software</w:t>
            </w:r>
          </w:p>
        </w:tc>
      </w:tr>
    </w:tbl>
    <w:p w14:paraId="7CD6CA4D" w14:textId="77777777" w:rsidR="00E94ADE" w:rsidRDefault="00E94ADE">
      <w:pPr>
        <w:pStyle w:val="Caption"/>
        <w:rPr>
          <w:lang w:val="bs-Latn-BA"/>
        </w:rPr>
      </w:pPr>
    </w:p>
    <w:p w14:paraId="571BD835" w14:textId="0E7DB2BB" w:rsidR="00E94ADE" w:rsidDel="00951456" w:rsidRDefault="00CC5052">
      <w:pPr>
        <w:spacing w:line="240" w:lineRule="auto"/>
        <w:ind w:firstLine="360"/>
        <w:jc w:val="both"/>
        <w:rPr>
          <w:del w:id="2755" w:author="Rajo" w:date="2018-05-23T21:02:00Z"/>
          <w:lang w:val="bs-Latn-BA"/>
        </w:rPr>
      </w:pPr>
      <w:r>
        <w:rPr>
          <w:lang w:val="bs-Latn-BA"/>
        </w:rPr>
        <w:lastRenderedPageBreak/>
        <w:t xml:space="preserve">U narednom dijelu dat je pregled i izvšena analiza nekoliko navedenih rješenja, izabranih uglavnom na osnovu njihove popularnosti i preporuke od strane relevantnih web portala. Jedan od kriterijuma pri izboru bio je podrška za SAML protokol, s obzirom na to da se ovaj rad, uključujući implementaciju servera kao praktičnog dijela, zasniva na njemu. Drugi kriterijum je bio tip licence, odnosno prednost su imala besplatna ili </w:t>
      </w:r>
      <w:proofErr w:type="spellStart"/>
      <w:r>
        <w:rPr>
          <w:i/>
          <w:lang w:val="bs-Latn-BA"/>
        </w:rPr>
        <w:t>OpenSource</w:t>
      </w:r>
      <w:proofErr w:type="spellEnd"/>
      <w:r>
        <w:rPr>
          <w:rStyle w:val="FootnoteReference"/>
          <w:i/>
          <w:lang w:val="bs-Latn-BA"/>
        </w:rPr>
        <w:footnoteReference w:id="7"/>
      </w:r>
      <w:r>
        <w:rPr>
          <w:i/>
          <w:lang w:val="bs-Latn-BA"/>
        </w:rPr>
        <w:t xml:space="preserve"> </w:t>
      </w:r>
      <w:r>
        <w:rPr>
          <w:lang w:val="bs-Latn-BA"/>
        </w:rPr>
        <w:t xml:space="preserve">rješenja. Na osnovu gore navedenog, za pregled i analizu su izabrana tri </w:t>
      </w:r>
      <w:proofErr w:type="spellStart"/>
      <w:r>
        <w:rPr>
          <w:lang w:val="bs-Latn-BA"/>
        </w:rPr>
        <w:t>sl</w:t>
      </w:r>
      <w:proofErr w:type="spellEnd"/>
      <w:r>
        <w:t>j</w:t>
      </w:r>
      <w:proofErr w:type="spellStart"/>
      <w:r>
        <w:rPr>
          <w:lang w:val="bs-Latn-BA"/>
        </w:rPr>
        <w:t>edeća</w:t>
      </w:r>
      <w:proofErr w:type="spellEnd"/>
      <w:r>
        <w:rPr>
          <w:lang w:val="bs-Latn-BA"/>
        </w:rPr>
        <w:t>:</w:t>
      </w:r>
    </w:p>
    <w:p w14:paraId="62423E98" w14:textId="77777777" w:rsidR="00E94ADE" w:rsidRDefault="00E94ADE">
      <w:pPr>
        <w:spacing w:line="240" w:lineRule="auto"/>
        <w:ind w:firstLine="360"/>
        <w:jc w:val="both"/>
        <w:rPr>
          <w:lang w:val="bs-Latn-BA"/>
        </w:rPr>
        <w:pPrChange w:id="2756" w:author="Rajo" w:date="2018-05-23T21:02:00Z">
          <w:pPr>
            <w:spacing w:line="240" w:lineRule="auto"/>
            <w:jc w:val="both"/>
          </w:pPr>
        </w:pPrChange>
      </w:pPr>
    </w:p>
    <w:p w14:paraId="22684927" w14:textId="77777777" w:rsidR="00E94ADE" w:rsidRDefault="00CC5052">
      <w:pPr>
        <w:pStyle w:val="ListParagraph1"/>
        <w:numPr>
          <w:ilvl w:val="0"/>
          <w:numId w:val="16"/>
        </w:numPr>
        <w:spacing w:line="240" w:lineRule="auto"/>
        <w:jc w:val="both"/>
        <w:rPr>
          <w:lang w:val="bs-Latn-BA"/>
        </w:rPr>
      </w:pPr>
      <w:proofErr w:type="spellStart"/>
      <w:r>
        <w:rPr>
          <w:lang w:val="bs-Latn-BA"/>
        </w:rPr>
        <w:t>Apereo</w:t>
      </w:r>
      <w:proofErr w:type="spellEnd"/>
      <w:r>
        <w:rPr>
          <w:lang w:val="bs-Latn-BA"/>
        </w:rPr>
        <w:t xml:space="preserve"> CAS (Central </w:t>
      </w:r>
      <w:proofErr w:type="spellStart"/>
      <w:r>
        <w:rPr>
          <w:lang w:val="bs-Latn-BA"/>
        </w:rPr>
        <w:t>Authentication</w:t>
      </w:r>
      <w:proofErr w:type="spellEnd"/>
      <w:r>
        <w:rPr>
          <w:lang w:val="bs-Latn-BA"/>
        </w:rPr>
        <w:t xml:space="preserve"> Service)</w:t>
      </w:r>
    </w:p>
    <w:p w14:paraId="15CB2148" w14:textId="77777777" w:rsidR="00E94ADE" w:rsidRDefault="00CC5052">
      <w:pPr>
        <w:pStyle w:val="ListParagraph1"/>
        <w:numPr>
          <w:ilvl w:val="0"/>
          <w:numId w:val="16"/>
        </w:numPr>
        <w:spacing w:line="240" w:lineRule="auto"/>
        <w:jc w:val="both"/>
        <w:rPr>
          <w:lang w:val="bs-Latn-BA"/>
        </w:rPr>
      </w:pPr>
      <w:proofErr w:type="spellStart"/>
      <w:r>
        <w:rPr>
          <w:lang w:val="bs-Latn-BA"/>
        </w:rPr>
        <w:t>Shibboleth</w:t>
      </w:r>
      <w:proofErr w:type="spellEnd"/>
    </w:p>
    <w:p w14:paraId="2CC87EE8" w14:textId="77777777" w:rsidR="00E94ADE" w:rsidDel="00951456" w:rsidRDefault="00CC5052">
      <w:pPr>
        <w:pStyle w:val="ListParagraph1"/>
        <w:numPr>
          <w:ilvl w:val="0"/>
          <w:numId w:val="16"/>
        </w:numPr>
        <w:spacing w:line="240" w:lineRule="auto"/>
        <w:jc w:val="both"/>
        <w:rPr>
          <w:del w:id="2757" w:author="Rajo" w:date="2018-05-23T21:02:00Z"/>
          <w:lang w:val="bs-Latn-BA"/>
        </w:rPr>
      </w:pPr>
      <w:r>
        <w:rPr>
          <w:lang w:val="bs-Latn-BA"/>
        </w:rPr>
        <w:t xml:space="preserve">WSO2 </w:t>
      </w:r>
      <w:proofErr w:type="spellStart"/>
      <w:r>
        <w:rPr>
          <w:lang w:val="bs-Latn-BA"/>
        </w:rPr>
        <w:t>Identity</w:t>
      </w:r>
      <w:proofErr w:type="spellEnd"/>
      <w:r>
        <w:rPr>
          <w:lang w:val="bs-Latn-BA"/>
        </w:rPr>
        <w:t xml:space="preserve"> Server</w:t>
      </w:r>
    </w:p>
    <w:p w14:paraId="22B94327" w14:textId="77777777" w:rsidR="00E94ADE" w:rsidRPr="00951456" w:rsidRDefault="00E94ADE">
      <w:pPr>
        <w:pStyle w:val="ListParagraph1"/>
        <w:numPr>
          <w:ilvl w:val="0"/>
          <w:numId w:val="16"/>
        </w:numPr>
        <w:spacing w:line="240" w:lineRule="auto"/>
        <w:jc w:val="both"/>
        <w:rPr>
          <w:lang w:val="bs-Latn-BA"/>
        </w:rPr>
        <w:pPrChange w:id="2758" w:author="Rajo" w:date="2018-05-23T21:02:00Z">
          <w:pPr>
            <w:spacing w:line="240" w:lineRule="auto"/>
            <w:jc w:val="both"/>
          </w:pPr>
        </w:pPrChange>
      </w:pPr>
    </w:p>
    <w:p w14:paraId="385203D6" w14:textId="77777777" w:rsidR="00E94ADE" w:rsidRDefault="00E94ADE">
      <w:pPr>
        <w:spacing w:line="240" w:lineRule="auto"/>
        <w:jc w:val="both"/>
        <w:rPr>
          <w:lang w:val="bs-Latn-BA"/>
        </w:rPr>
      </w:pPr>
    </w:p>
    <w:p w14:paraId="3D6A0C53" w14:textId="77777777" w:rsidR="00E94ADE" w:rsidDel="00EE3BDD" w:rsidRDefault="00CC5052">
      <w:pPr>
        <w:pStyle w:val="Heading2"/>
        <w:spacing w:line="240" w:lineRule="auto"/>
        <w:jc w:val="both"/>
        <w:rPr>
          <w:del w:id="2759" w:author="Rajo" w:date="2018-06-17T14:57:00Z"/>
          <w:lang w:val="bs-Latn-BA"/>
        </w:rPr>
      </w:pPr>
      <w:bookmarkStart w:id="2760" w:name="_Toc511154439"/>
      <w:proofErr w:type="spellStart"/>
      <w:r>
        <w:rPr>
          <w:lang w:val="bs-Latn-BA"/>
        </w:rPr>
        <w:t>Apereo</w:t>
      </w:r>
      <w:proofErr w:type="spellEnd"/>
      <w:r>
        <w:rPr>
          <w:lang w:val="bs-Latn-BA"/>
        </w:rPr>
        <w:t xml:space="preserve"> CAS (Central </w:t>
      </w:r>
      <w:proofErr w:type="spellStart"/>
      <w:r>
        <w:rPr>
          <w:lang w:val="bs-Latn-BA"/>
        </w:rPr>
        <w:t>Authentication</w:t>
      </w:r>
      <w:proofErr w:type="spellEnd"/>
      <w:r>
        <w:rPr>
          <w:lang w:val="bs-Latn-BA"/>
        </w:rPr>
        <w:t xml:space="preserve"> Service)</w:t>
      </w:r>
      <w:bookmarkEnd w:id="2760"/>
    </w:p>
    <w:p w14:paraId="28678EFD" w14:textId="77777777" w:rsidR="00E94ADE" w:rsidRPr="00143689" w:rsidRDefault="00E94ADE">
      <w:pPr>
        <w:pStyle w:val="Heading2"/>
        <w:spacing w:line="240" w:lineRule="auto"/>
        <w:jc w:val="both"/>
        <w:rPr>
          <w:lang w:val="bs-Latn-BA"/>
        </w:rPr>
        <w:pPrChange w:id="2761" w:author="Rajo" w:date="2018-06-17T14:57:00Z">
          <w:pPr>
            <w:spacing w:line="240" w:lineRule="auto"/>
            <w:jc w:val="both"/>
          </w:pPr>
        </w:pPrChange>
      </w:pPr>
    </w:p>
    <w:p w14:paraId="27E55AA6" w14:textId="77777777" w:rsidR="00E94ADE" w:rsidRDefault="00CC5052">
      <w:pPr>
        <w:spacing w:line="240" w:lineRule="auto"/>
        <w:ind w:firstLine="360"/>
        <w:jc w:val="both"/>
        <w:rPr>
          <w:lang w:val="bs-Latn-BA"/>
        </w:rPr>
        <w:pPrChange w:id="2762" w:author="Rajo" w:date="2018-06-17T14:57:00Z">
          <w:pPr>
            <w:spacing w:line="240" w:lineRule="auto"/>
            <w:ind w:firstLine="576"/>
            <w:jc w:val="both"/>
          </w:pPr>
        </w:pPrChange>
      </w:pPr>
      <w:r>
        <w:rPr>
          <w:lang w:val="bs-Latn-BA"/>
        </w:rPr>
        <w:t xml:space="preserve">CAS predstavlja protokol i implementaciju servera za </w:t>
      </w:r>
      <w:r>
        <w:rPr>
          <w:i/>
          <w:lang w:val="bs-Latn-BA"/>
        </w:rPr>
        <w:t xml:space="preserve">Single Sign-On </w:t>
      </w:r>
      <w:r>
        <w:rPr>
          <w:lang w:val="bs-Latn-BA"/>
        </w:rPr>
        <w:t xml:space="preserve">na mreži. Projekat je započet 2001. godine na </w:t>
      </w:r>
      <w:proofErr w:type="spellStart"/>
      <w:r>
        <w:rPr>
          <w:lang w:val="bs-Latn-BA"/>
        </w:rPr>
        <w:t>Yale</w:t>
      </w:r>
      <w:proofErr w:type="spellEnd"/>
      <w:r>
        <w:rPr>
          <w:lang w:val="bs-Latn-BA"/>
        </w:rPr>
        <w:t xml:space="preserve"> univerzitetu, a njegov osnivač je </w:t>
      </w:r>
      <w:proofErr w:type="spellStart"/>
      <w:r>
        <w:rPr>
          <w:lang w:val="bs-Latn-BA"/>
        </w:rPr>
        <w:t>Shawn</w:t>
      </w:r>
      <w:proofErr w:type="spellEnd"/>
      <w:r>
        <w:rPr>
          <w:lang w:val="bs-Latn-BA"/>
        </w:rPr>
        <w:t xml:space="preserve"> </w:t>
      </w:r>
      <w:proofErr w:type="spellStart"/>
      <w:r>
        <w:rPr>
          <w:lang w:val="bs-Latn-BA"/>
        </w:rPr>
        <w:t>Bazern</w:t>
      </w:r>
      <w:proofErr w:type="spellEnd"/>
      <w:r>
        <w:rPr>
          <w:lang w:val="bs-Latn-BA"/>
        </w:rPr>
        <w:t xml:space="preserve">, koji je tamo radio kao istraživač unutar grupe za tehnologiju i razvoj. Inicijalna verzija CAS 1.0 implementirala je osnovni </w:t>
      </w:r>
      <w:r>
        <w:rPr>
          <w:i/>
          <w:lang w:val="bs-Latn-BA"/>
        </w:rPr>
        <w:t>Single-Sign-On</w:t>
      </w:r>
      <w:r>
        <w:rPr>
          <w:lang w:val="bs-Latn-BA"/>
        </w:rPr>
        <w:t>, sa jednim stepenom autentikacije. Godinu nakon osnivanja, objavljena je verzija 2.0 koja je omogućavala višestepenu autentikaciju putem proksija. U decembru 2005. godine, CAS je postao projekat JASIG (</w:t>
      </w:r>
      <w:r>
        <w:rPr>
          <w:i/>
          <w:lang w:val="bs-Latn-BA"/>
        </w:rPr>
        <w:t xml:space="preserve">Java in </w:t>
      </w:r>
      <w:proofErr w:type="spellStart"/>
      <w:r>
        <w:rPr>
          <w:i/>
          <w:lang w:val="bs-Latn-BA"/>
        </w:rPr>
        <w:t>Administration</w:t>
      </w:r>
      <w:proofErr w:type="spellEnd"/>
      <w:r>
        <w:rPr>
          <w:i/>
          <w:lang w:val="bs-Latn-BA"/>
        </w:rPr>
        <w:t xml:space="preserve"> </w:t>
      </w:r>
      <w:proofErr w:type="spellStart"/>
      <w:r>
        <w:rPr>
          <w:i/>
          <w:lang w:val="bs-Latn-BA"/>
        </w:rPr>
        <w:t>Special</w:t>
      </w:r>
      <w:proofErr w:type="spellEnd"/>
      <w:r>
        <w:rPr>
          <w:i/>
          <w:lang w:val="bs-Latn-BA"/>
        </w:rPr>
        <w:t xml:space="preserve"> </w:t>
      </w:r>
      <w:proofErr w:type="spellStart"/>
      <w:r>
        <w:rPr>
          <w:i/>
          <w:lang w:val="bs-Latn-BA"/>
        </w:rPr>
        <w:t>Interest</w:t>
      </w:r>
      <w:proofErr w:type="spellEnd"/>
      <w:r>
        <w:rPr>
          <w:i/>
          <w:lang w:val="bs-Latn-BA"/>
        </w:rPr>
        <w:t xml:space="preserve"> Group</w:t>
      </w:r>
      <w:r>
        <w:rPr>
          <w:lang w:val="bs-Latn-BA"/>
        </w:rPr>
        <w:t xml:space="preserve">) grupe. Ubrzo je nastao CAS 3.0 koji je uveo novu arhitekturu, koja je omogućavala jednostavno proširivanje sistema i povezivanje na CAS server bez potrebe za izmjenom koda. Konačno, od Decembra 2012. godine, JASIG se spojio sa </w:t>
      </w:r>
      <w:proofErr w:type="spellStart"/>
      <w:r>
        <w:rPr>
          <w:lang w:val="bs-Latn-BA"/>
        </w:rPr>
        <w:t>Sakai</w:t>
      </w:r>
      <w:proofErr w:type="spellEnd"/>
      <w:r>
        <w:rPr>
          <w:lang w:val="bs-Latn-BA"/>
        </w:rPr>
        <w:t xml:space="preserve"> fondacijom, i ove dvije organizacije su ujedinjene u </w:t>
      </w:r>
      <w:proofErr w:type="spellStart"/>
      <w:r>
        <w:rPr>
          <w:lang w:val="bs-Latn-BA"/>
        </w:rPr>
        <w:t>Apereo</w:t>
      </w:r>
      <w:proofErr w:type="spellEnd"/>
      <w:r>
        <w:rPr>
          <w:lang w:val="bs-Latn-BA"/>
        </w:rPr>
        <w:t xml:space="preserve"> fondaciju koja i dalje radi na razvoju i održavanju CAS-a. </w:t>
      </w:r>
      <w:r w:rsidRPr="00196C90">
        <w:rPr>
          <w:vertAlign w:val="superscript"/>
          <w:lang w:val="bs-Latn-BA"/>
          <w:rPrChange w:id="2763" w:author="Rajo" w:date="2018-05-28T20:19:00Z">
            <w:rPr>
              <w:lang w:val="bs-Latn-BA"/>
            </w:rPr>
          </w:rPrChange>
        </w:rPr>
        <w:t>[10]</w:t>
      </w:r>
    </w:p>
    <w:p w14:paraId="24D36ADF" w14:textId="77777777" w:rsidR="00E94ADE" w:rsidDel="00951456" w:rsidRDefault="00E94ADE">
      <w:pPr>
        <w:spacing w:line="240" w:lineRule="auto"/>
        <w:jc w:val="both"/>
        <w:rPr>
          <w:del w:id="2764" w:author="Rajo" w:date="2018-05-23T21:02:00Z"/>
          <w:lang w:val="bs-Latn-BA"/>
        </w:rPr>
      </w:pPr>
    </w:p>
    <w:p w14:paraId="5DB7BB4F" w14:textId="77777777" w:rsidR="00E94ADE" w:rsidRDefault="00E94ADE">
      <w:pPr>
        <w:spacing w:line="240" w:lineRule="auto"/>
        <w:jc w:val="both"/>
        <w:rPr>
          <w:lang w:val="bs-Latn-BA"/>
        </w:rPr>
      </w:pPr>
    </w:p>
    <w:p w14:paraId="6C99BEC8" w14:textId="77777777" w:rsidR="00E94ADE" w:rsidDel="00630BB1" w:rsidRDefault="00CC5052">
      <w:pPr>
        <w:pStyle w:val="Heading3"/>
        <w:spacing w:line="240" w:lineRule="auto"/>
        <w:jc w:val="both"/>
        <w:rPr>
          <w:del w:id="2765" w:author="Rajo" w:date="2018-05-23T21:02:00Z"/>
          <w:lang w:val="bs-Latn-BA"/>
        </w:rPr>
      </w:pPr>
      <w:bookmarkStart w:id="2766" w:name="_Toc511154440"/>
      <w:r>
        <w:rPr>
          <w:lang w:val="bs-Latn-BA"/>
        </w:rPr>
        <w:t>Osnovne karakteristike</w:t>
      </w:r>
      <w:bookmarkEnd w:id="2766"/>
    </w:p>
    <w:p w14:paraId="6138ECE0" w14:textId="77777777" w:rsidR="00E94ADE" w:rsidRPr="009B1042" w:rsidRDefault="00E94ADE">
      <w:pPr>
        <w:pStyle w:val="Heading3"/>
        <w:spacing w:line="240" w:lineRule="auto"/>
        <w:jc w:val="both"/>
        <w:rPr>
          <w:lang w:val="bs-Latn-BA"/>
        </w:rPr>
        <w:pPrChange w:id="2767" w:author="Rajo" w:date="2018-05-23T21:02:00Z">
          <w:pPr>
            <w:spacing w:line="240" w:lineRule="auto"/>
            <w:jc w:val="both"/>
          </w:pPr>
        </w:pPrChange>
      </w:pPr>
    </w:p>
    <w:p w14:paraId="1100BE12" w14:textId="3D38CC9C" w:rsidR="003C3680" w:rsidRPr="003C3680" w:rsidRDefault="003C3680">
      <w:pPr>
        <w:ind w:firstLine="360"/>
        <w:rPr>
          <w:ins w:id="2768" w:author="Rajo" w:date="2018-05-28T20:20:00Z"/>
          <w:rStyle w:val="s"/>
          <w:rPrChange w:id="2769" w:author="Rajo" w:date="2018-05-28T20:23:00Z">
            <w:rPr>
              <w:ins w:id="2770" w:author="Rajo" w:date="2018-05-28T20:20:00Z"/>
              <w:lang w:val="bs-Latn-BA"/>
            </w:rPr>
          </w:rPrChange>
        </w:rPr>
        <w:pPrChange w:id="2771" w:author="Rajo" w:date="2018-06-17T14:57:00Z">
          <w:pPr>
            <w:pStyle w:val="ListParagraph1"/>
            <w:numPr>
              <w:numId w:val="17"/>
            </w:numPr>
            <w:spacing w:line="240" w:lineRule="auto"/>
            <w:ind w:hanging="360"/>
            <w:jc w:val="both"/>
          </w:pPr>
        </w:pPrChange>
      </w:pPr>
      <w:proofErr w:type="spellStart"/>
      <w:ins w:id="2772" w:author="Rajo" w:date="2018-05-28T20:22:00Z">
        <w:r w:rsidRPr="003C3680">
          <w:rPr>
            <w:rStyle w:val="s"/>
            <w:rPrChange w:id="2773" w:author="Rajo" w:date="2018-05-28T20:23:00Z">
              <w:rPr>
                <w:lang w:val="bs-Latn-BA"/>
              </w:rPr>
            </w:rPrChange>
          </w:rPr>
          <w:t>Neke</w:t>
        </w:r>
        <w:proofErr w:type="spellEnd"/>
        <w:r w:rsidRPr="003C3680">
          <w:rPr>
            <w:rStyle w:val="s"/>
            <w:rPrChange w:id="2774" w:author="Rajo" w:date="2018-05-28T20:23:00Z">
              <w:rPr>
                <w:lang w:val="bs-Latn-BA"/>
              </w:rPr>
            </w:rPrChange>
          </w:rPr>
          <w:t xml:space="preserve"> od </w:t>
        </w:r>
        <w:proofErr w:type="spellStart"/>
        <w:r w:rsidRPr="003C3680">
          <w:rPr>
            <w:rStyle w:val="s"/>
            <w:rPrChange w:id="2775" w:author="Rajo" w:date="2018-05-28T20:23:00Z">
              <w:rPr>
                <w:lang w:val="bs-Latn-BA"/>
              </w:rPr>
            </w:rPrChange>
          </w:rPr>
          <w:t>osnovnih</w:t>
        </w:r>
        <w:proofErr w:type="spellEnd"/>
        <w:r w:rsidRPr="003C3680">
          <w:rPr>
            <w:rStyle w:val="s"/>
            <w:rPrChange w:id="2776" w:author="Rajo" w:date="2018-05-28T20:23:00Z">
              <w:rPr>
                <w:lang w:val="bs-Latn-BA"/>
              </w:rPr>
            </w:rPrChange>
          </w:rPr>
          <w:t xml:space="preserve"> </w:t>
        </w:r>
        <w:proofErr w:type="spellStart"/>
        <w:r w:rsidRPr="003C3680">
          <w:rPr>
            <w:rStyle w:val="s"/>
            <w:rPrChange w:id="2777" w:author="Rajo" w:date="2018-05-28T20:23:00Z">
              <w:rPr>
                <w:lang w:val="bs-Latn-BA"/>
              </w:rPr>
            </w:rPrChange>
          </w:rPr>
          <w:t>karakteristika</w:t>
        </w:r>
        <w:proofErr w:type="spellEnd"/>
        <w:r w:rsidRPr="003C3680">
          <w:rPr>
            <w:rStyle w:val="s"/>
            <w:rPrChange w:id="2778" w:author="Rajo" w:date="2018-05-28T20:23:00Z">
              <w:rPr>
                <w:lang w:val="bs-Latn-BA"/>
              </w:rPr>
            </w:rPrChange>
          </w:rPr>
          <w:t xml:space="preserve"> </w:t>
        </w:r>
      </w:ins>
      <w:proofErr w:type="spellStart"/>
      <w:ins w:id="2779" w:author="Rajo" w:date="2018-05-28T20:23:00Z">
        <w:r>
          <w:rPr>
            <w:rStyle w:val="s"/>
          </w:rPr>
          <w:t>ovog</w:t>
        </w:r>
        <w:proofErr w:type="spellEnd"/>
        <w:r>
          <w:rPr>
            <w:rStyle w:val="s"/>
          </w:rPr>
          <w:t xml:space="preserve"> SSO </w:t>
        </w:r>
        <w:proofErr w:type="spellStart"/>
        <w:r>
          <w:rPr>
            <w:rStyle w:val="s"/>
          </w:rPr>
          <w:t>rješenja</w:t>
        </w:r>
        <w:proofErr w:type="spellEnd"/>
        <w:r>
          <w:rPr>
            <w:rStyle w:val="s"/>
          </w:rPr>
          <w:t xml:space="preserve"> </w:t>
        </w:r>
        <w:proofErr w:type="spellStart"/>
        <w:r>
          <w:rPr>
            <w:rStyle w:val="s"/>
          </w:rPr>
          <w:t>su</w:t>
        </w:r>
        <w:proofErr w:type="spellEnd"/>
        <w:r>
          <w:rPr>
            <w:rStyle w:val="s"/>
          </w:rPr>
          <w:t xml:space="preserve"> </w:t>
        </w:r>
        <w:proofErr w:type="spellStart"/>
        <w:r>
          <w:rPr>
            <w:rStyle w:val="s"/>
          </w:rPr>
          <w:t>sledeće</w:t>
        </w:r>
        <w:proofErr w:type="spellEnd"/>
        <w:r>
          <w:rPr>
            <w:rStyle w:val="s"/>
          </w:rPr>
          <w:t xml:space="preserve">: </w:t>
        </w:r>
        <w:r w:rsidRPr="003C3680">
          <w:rPr>
            <w:vertAlign w:val="superscript"/>
            <w:lang w:val="bs-Latn-BA"/>
            <w:rPrChange w:id="2780" w:author="Rajo" w:date="2018-05-28T20:23:00Z">
              <w:rPr>
                <w:lang w:val="bs-Latn-BA"/>
              </w:rPr>
            </w:rPrChange>
          </w:rPr>
          <w:t>[11]</w:t>
        </w:r>
      </w:ins>
    </w:p>
    <w:p w14:paraId="5FE42EB5" w14:textId="73C2124F" w:rsidR="00E94ADE" w:rsidRDefault="00CC5052">
      <w:pPr>
        <w:pStyle w:val="ListParagraph1"/>
        <w:numPr>
          <w:ilvl w:val="0"/>
          <w:numId w:val="17"/>
        </w:numPr>
        <w:spacing w:line="240" w:lineRule="auto"/>
        <w:jc w:val="both"/>
        <w:rPr>
          <w:lang w:val="bs-Latn-BA"/>
        </w:rPr>
      </w:pPr>
      <w:r>
        <w:rPr>
          <w:lang w:val="bs-Latn-BA"/>
        </w:rPr>
        <w:t xml:space="preserve">Java server zasnovan na </w:t>
      </w:r>
      <w:proofErr w:type="spellStart"/>
      <w:r>
        <w:rPr>
          <w:lang w:val="bs-Latn-BA"/>
        </w:rPr>
        <w:t>Spring</w:t>
      </w:r>
      <w:proofErr w:type="spellEnd"/>
      <w:r>
        <w:rPr>
          <w:lang w:val="bs-Latn-BA"/>
        </w:rPr>
        <w:t xml:space="preserve"> Framework-u</w:t>
      </w:r>
      <w:r>
        <w:t>,</w:t>
      </w:r>
    </w:p>
    <w:p w14:paraId="4FE0ADB8" w14:textId="00643A37" w:rsidR="00E94ADE" w:rsidRDefault="00CC5052">
      <w:pPr>
        <w:pStyle w:val="ListParagraph1"/>
        <w:numPr>
          <w:ilvl w:val="0"/>
          <w:numId w:val="17"/>
        </w:numPr>
        <w:spacing w:line="240" w:lineRule="auto"/>
        <w:jc w:val="both"/>
        <w:rPr>
          <w:lang w:val="bs-Latn-BA"/>
        </w:rPr>
      </w:pPr>
      <w:r>
        <w:t>a</w:t>
      </w:r>
      <w:proofErr w:type="spellStart"/>
      <w:r>
        <w:rPr>
          <w:lang w:val="bs-Latn-BA"/>
        </w:rPr>
        <w:t>utentikacija</w:t>
      </w:r>
      <w:proofErr w:type="spellEnd"/>
      <w:r>
        <w:rPr>
          <w:lang w:val="bs-Latn-BA"/>
        </w:rPr>
        <w:t xml:space="preserve"> u odnosu na LDAP, bazu podataka, </w:t>
      </w:r>
      <w:proofErr w:type="spellStart"/>
      <w:r>
        <w:rPr>
          <w:lang w:val="bs-Latn-BA"/>
        </w:rPr>
        <w:t>ActiveDirectory</w:t>
      </w:r>
      <w:proofErr w:type="spellEnd"/>
      <w:r>
        <w:rPr>
          <w:lang w:val="bs-Latn-BA"/>
        </w:rPr>
        <w:t xml:space="preserve"> </w:t>
      </w:r>
      <w:proofErr w:type="spellStart"/>
      <w:r>
        <w:rPr>
          <w:lang w:val="bs-Latn-BA"/>
        </w:rPr>
        <w:t>itd</w:t>
      </w:r>
      <w:proofErr w:type="spellEnd"/>
      <w:r>
        <w:t>,</w:t>
      </w:r>
    </w:p>
    <w:p w14:paraId="79754F1F" w14:textId="201A0A5A" w:rsidR="00E94ADE" w:rsidRDefault="00CC5052">
      <w:pPr>
        <w:pStyle w:val="ListParagraph1"/>
        <w:numPr>
          <w:ilvl w:val="0"/>
          <w:numId w:val="17"/>
        </w:numPr>
        <w:spacing w:line="240" w:lineRule="auto"/>
        <w:jc w:val="both"/>
        <w:rPr>
          <w:lang w:val="bs-Latn-BA"/>
        </w:rPr>
      </w:pPr>
      <w:r>
        <w:t>p</w:t>
      </w:r>
      <w:proofErr w:type="spellStart"/>
      <w:r>
        <w:rPr>
          <w:lang w:val="bs-Latn-BA"/>
        </w:rPr>
        <w:t>odrška</w:t>
      </w:r>
      <w:proofErr w:type="spellEnd"/>
      <w:r>
        <w:rPr>
          <w:lang w:val="bs-Latn-BA"/>
        </w:rPr>
        <w:t xml:space="preserve"> za različite protokole – CAS, SAML, WS-</w:t>
      </w:r>
      <w:proofErr w:type="spellStart"/>
      <w:r>
        <w:rPr>
          <w:lang w:val="bs-Latn-BA"/>
        </w:rPr>
        <w:t>Federation</w:t>
      </w:r>
      <w:proofErr w:type="spellEnd"/>
      <w:r>
        <w:rPr>
          <w:lang w:val="bs-Latn-BA"/>
        </w:rPr>
        <w:t xml:space="preserve">, OAuth2, </w:t>
      </w:r>
      <w:proofErr w:type="spellStart"/>
      <w:r>
        <w:rPr>
          <w:lang w:val="bs-Latn-BA"/>
        </w:rPr>
        <w:t>OpenID</w:t>
      </w:r>
      <w:proofErr w:type="spellEnd"/>
      <w:r>
        <w:t>,</w:t>
      </w:r>
    </w:p>
    <w:p w14:paraId="24694BF4" w14:textId="3D67C111" w:rsidR="00E94ADE" w:rsidRDefault="00CC5052">
      <w:pPr>
        <w:pStyle w:val="ListParagraph1"/>
        <w:numPr>
          <w:ilvl w:val="0"/>
          <w:numId w:val="17"/>
        </w:numPr>
        <w:spacing w:line="240" w:lineRule="auto"/>
        <w:jc w:val="both"/>
        <w:rPr>
          <w:lang w:val="bs-Latn-BA"/>
        </w:rPr>
      </w:pPr>
      <w:r>
        <w:t>p</w:t>
      </w:r>
      <w:proofErr w:type="spellStart"/>
      <w:r>
        <w:rPr>
          <w:lang w:val="bs-Latn-BA"/>
        </w:rPr>
        <w:t>odrška</w:t>
      </w:r>
      <w:proofErr w:type="spellEnd"/>
      <w:r>
        <w:rPr>
          <w:lang w:val="bs-Latn-BA"/>
        </w:rPr>
        <w:t xml:space="preserve"> za višestepenu autentikaciju posredstvom provajdera kao što su </w:t>
      </w:r>
      <w:proofErr w:type="spellStart"/>
      <w:r>
        <w:rPr>
          <w:lang w:val="bs-Latn-BA"/>
        </w:rPr>
        <w:t>DuoSecurity</w:t>
      </w:r>
      <w:proofErr w:type="spellEnd"/>
      <w:r>
        <w:rPr>
          <w:lang w:val="bs-Latn-BA"/>
        </w:rPr>
        <w:t xml:space="preserve">, Google </w:t>
      </w:r>
      <w:proofErr w:type="spellStart"/>
      <w:r>
        <w:rPr>
          <w:lang w:val="bs-Latn-BA"/>
        </w:rPr>
        <w:t>Authenticator</w:t>
      </w:r>
      <w:proofErr w:type="spellEnd"/>
      <w:r>
        <w:rPr>
          <w:lang w:val="bs-Latn-BA"/>
        </w:rPr>
        <w:t xml:space="preserve">, Microsoft Azure </w:t>
      </w:r>
      <w:proofErr w:type="spellStart"/>
      <w:r>
        <w:rPr>
          <w:lang w:val="bs-Latn-BA"/>
        </w:rPr>
        <w:t>itd</w:t>
      </w:r>
      <w:proofErr w:type="spellEnd"/>
      <w:r>
        <w:t>,</w:t>
      </w:r>
    </w:p>
    <w:p w14:paraId="7693947F" w14:textId="04B2052D" w:rsidR="00E94ADE" w:rsidRDefault="00CC5052">
      <w:pPr>
        <w:pStyle w:val="ListParagraph1"/>
        <w:numPr>
          <w:ilvl w:val="0"/>
          <w:numId w:val="17"/>
        </w:numPr>
        <w:spacing w:line="240" w:lineRule="auto"/>
        <w:jc w:val="both"/>
        <w:rPr>
          <w:lang w:val="bs-Latn-BA"/>
        </w:rPr>
      </w:pPr>
      <w:r>
        <w:t>p</w:t>
      </w:r>
      <w:proofErr w:type="spellStart"/>
      <w:r>
        <w:rPr>
          <w:lang w:val="bs-Latn-BA"/>
        </w:rPr>
        <w:t>odrška</w:t>
      </w:r>
      <w:proofErr w:type="spellEnd"/>
      <w:r>
        <w:rPr>
          <w:lang w:val="bs-Latn-BA"/>
        </w:rPr>
        <w:t xml:space="preserve"> za delegaciju autentikacije vanjskim provajderima kao što su ADFS, Facebook, Twitter </w:t>
      </w:r>
      <w:proofErr w:type="spellStart"/>
      <w:r>
        <w:rPr>
          <w:lang w:val="bs-Latn-BA"/>
        </w:rPr>
        <w:t>itd</w:t>
      </w:r>
      <w:proofErr w:type="spellEnd"/>
      <w:r>
        <w:t>,</w:t>
      </w:r>
    </w:p>
    <w:p w14:paraId="16B4C992" w14:textId="3C7D46A5" w:rsidR="00E94ADE" w:rsidRDefault="00CC5052">
      <w:pPr>
        <w:pStyle w:val="ListParagraph1"/>
        <w:numPr>
          <w:ilvl w:val="0"/>
          <w:numId w:val="17"/>
        </w:numPr>
        <w:spacing w:line="240" w:lineRule="auto"/>
        <w:jc w:val="both"/>
        <w:rPr>
          <w:lang w:val="bs-Latn-BA"/>
        </w:rPr>
      </w:pPr>
      <w:r>
        <w:t>u</w:t>
      </w:r>
      <w:proofErr w:type="spellStart"/>
      <w:r>
        <w:rPr>
          <w:lang w:val="bs-Latn-BA"/>
        </w:rPr>
        <w:t>pravljanje</w:t>
      </w:r>
      <w:proofErr w:type="spellEnd"/>
      <w:r>
        <w:rPr>
          <w:lang w:val="bs-Latn-BA"/>
        </w:rPr>
        <w:t xml:space="preserve"> lozinkama, nadzor ponašanja sistema, statistika u realnom vremenu</w:t>
      </w:r>
      <w:r>
        <w:t>,</w:t>
      </w:r>
    </w:p>
    <w:p w14:paraId="30A59C37" w14:textId="2D0C03BB" w:rsidR="00E94ADE" w:rsidRDefault="00CC5052">
      <w:pPr>
        <w:pStyle w:val="ListParagraph1"/>
        <w:numPr>
          <w:ilvl w:val="0"/>
          <w:numId w:val="17"/>
        </w:numPr>
        <w:spacing w:line="240" w:lineRule="auto"/>
        <w:jc w:val="both"/>
        <w:rPr>
          <w:lang w:val="bs-Latn-BA"/>
        </w:rPr>
      </w:pPr>
      <w:r>
        <w:t>u</w:t>
      </w:r>
      <w:proofErr w:type="spellStart"/>
      <w:r>
        <w:rPr>
          <w:lang w:val="bs-Latn-BA"/>
        </w:rPr>
        <w:t>pravljanje</w:t>
      </w:r>
      <w:proofErr w:type="spellEnd"/>
      <w:r>
        <w:rPr>
          <w:lang w:val="bs-Latn-BA"/>
        </w:rPr>
        <w:t xml:space="preserve"> i registrovanje klijentskih aplikacija sa određenim autentikacionim propisima</w:t>
      </w:r>
      <w:r>
        <w:t>,</w:t>
      </w:r>
    </w:p>
    <w:p w14:paraId="5C66A9F8" w14:textId="5114A9D1" w:rsidR="00E94ADE" w:rsidDel="00B94242" w:rsidRDefault="00CC5052">
      <w:pPr>
        <w:pStyle w:val="ListParagraph1"/>
        <w:numPr>
          <w:ilvl w:val="0"/>
          <w:numId w:val="17"/>
        </w:numPr>
        <w:spacing w:line="240" w:lineRule="auto"/>
        <w:jc w:val="both"/>
        <w:rPr>
          <w:del w:id="2781" w:author="Rajo" w:date="2018-05-23T21:05:00Z"/>
          <w:lang w:val="bs-Latn-BA"/>
        </w:rPr>
      </w:pPr>
      <w:r>
        <w:t>p</w:t>
      </w:r>
      <w:proofErr w:type="spellStart"/>
      <w:r>
        <w:rPr>
          <w:lang w:val="bs-Latn-BA"/>
        </w:rPr>
        <w:t>odrška</w:t>
      </w:r>
      <w:proofErr w:type="spellEnd"/>
      <w:r>
        <w:rPr>
          <w:lang w:val="bs-Latn-BA"/>
        </w:rPr>
        <w:t xml:space="preserve"> za različite platforme – Java, .</w:t>
      </w:r>
      <w:proofErr w:type="spellStart"/>
      <w:r>
        <w:rPr>
          <w:lang w:val="bs-Latn-BA"/>
        </w:rPr>
        <w:t>Net</w:t>
      </w:r>
      <w:proofErr w:type="spellEnd"/>
      <w:r>
        <w:rPr>
          <w:lang w:val="bs-Latn-BA"/>
        </w:rPr>
        <w:t xml:space="preserve">, PHP, </w:t>
      </w:r>
      <w:proofErr w:type="spellStart"/>
      <w:r>
        <w:rPr>
          <w:lang w:val="bs-Latn-BA"/>
        </w:rPr>
        <w:t>Perl</w:t>
      </w:r>
      <w:proofErr w:type="spellEnd"/>
      <w:r>
        <w:rPr>
          <w:lang w:val="bs-Latn-BA"/>
        </w:rPr>
        <w:t xml:space="preserve">, Apache itd. </w:t>
      </w:r>
      <w:del w:id="2782" w:author="Rajo" w:date="2018-05-28T20:19:00Z">
        <w:r w:rsidRPr="00653AA1" w:rsidDel="003E4924">
          <w:rPr>
            <w:lang w:val="bs-Latn-BA"/>
          </w:rPr>
          <w:delText>[11]</w:delText>
        </w:r>
      </w:del>
    </w:p>
    <w:p w14:paraId="69936D93" w14:textId="77777777" w:rsidR="00E94ADE" w:rsidRPr="00B94242" w:rsidRDefault="00E94ADE">
      <w:pPr>
        <w:pStyle w:val="ListParagraph1"/>
        <w:numPr>
          <w:ilvl w:val="0"/>
          <w:numId w:val="17"/>
        </w:numPr>
        <w:spacing w:line="240" w:lineRule="auto"/>
        <w:jc w:val="both"/>
        <w:rPr>
          <w:lang w:val="bs-Latn-BA"/>
        </w:rPr>
        <w:pPrChange w:id="2783" w:author="Rajo" w:date="2018-05-23T21:05:00Z">
          <w:pPr>
            <w:spacing w:line="240" w:lineRule="auto"/>
            <w:jc w:val="both"/>
          </w:pPr>
        </w:pPrChange>
      </w:pPr>
    </w:p>
    <w:p w14:paraId="57DFA27A" w14:textId="77777777" w:rsidR="00E94ADE" w:rsidDel="00763CBB" w:rsidRDefault="00CC5052">
      <w:pPr>
        <w:spacing w:line="240" w:lineRule="auto"/>
        <w:jc w:val="both"/>
        <w:rPr>
          <w:del w:id="2784" w:author="Rajo" w:date="2018-05-23T21:04:00Z"/>
          <w:lang w:val="bs-Latn-BA"/>
        </w:rPr>
      </w:pPr>
      <w:del w:id="2785" w:author="Rajo" w:date="2018-05-23T21:04:00Z">
        <w:r w:rsidDel="00763CBB">
          <w:rPr>
            <w:lang w:val="bs-Latn-BA"/>
          </w:rPr>
          <w:br w:type="page"/>
        </w:r>
      </w:del>
    </w:p>
    <w:p w14:paraId="396908BF" w14:textId="075DD4A7" w:rsidR="00E94ADE" w:rsidDel="00763CBB" w:rsidRDefault="00CC5052">
      <w:pPr>
        <w:pStyle w:val="Heading3"/>
        <w:spacing w:line="240" w:lineRule="auto"/>
        <w:jc w:val="both"/>
        <w:rPr>
          <w:del w:id="2786" w:author="Rajo" w:date="2018-05-23T21:03:00Z"/>
          <w:lang w:val="bs-Latn-BA"/>
        </w:rPr>
      </w:pPr>
      <w:bookmarkStart w:id="2787" w:name="_Toc511154441"/>
      <w:del w:id="2788" w:author="Rajo" w:date="2018-05-23T21:03:00Z">
        <w:r w:rsidDel="00763CBB">
          <w:rPr>
            <w:lang w:val="bs-Latn-BA"/>
          </w:rPr>
          <w:delText>CAS protokol</w:delText>
        </w:r>
        <w:bookmarkEnd w:id="2787"/>
      </w:del>
    </w:p>
    <w:p w14:paraId="0D816CD8" w14:textId="35B3C231" w:rsidR="00E94ADE" w:rsidDel="00763CBB" w:rsidRDefault="00E94ADE">
      <w:pPr>
        <w:spacing w:line="240" w:lineRule="auto"/>
        <w:jc w:val="both"/>
        <w:rPr>
          <w:del w:id="2789" w:author="Rajo" w:date="2018-05-23T21:03:00Z"/>
          <w:lang w:val="bs-Latn-BA"/>
        </w:rPr>
      </w:pPr>
    </w:p>
    <w:p w14:paraId="39394BB3" w14:textId="79611858" w:rsidR="00E94ADE" w:rsidDel="00763CBB" w:rsidRDefault="00CC5052">
      <w:pPr>
        <w:spacing w:line="240" w:lineRule="auto"/>
        <w:ind w:firstLine="360"/>
        <w:jc w:val="both"/>
        <w:rPr>
          <w:del w:id="2790" w:author="Rajo" w:date="2018-05-23T21:03:00Z"/>
          <w:lang w:val="bs-Latn-BA"/>
        </w:rPr>
      </w:pPr>
      <w:del w:id="2791" w:author="Rajo" w:date="2018-05-23T21:03:00Z">
        <w:r w:rsidDel="00763CBB">
          <w:rPr>
            <w:lang w:val="bs-Latn-BA"/>
          </w:rPr>
          <w:delText xml:space="preserve">CAS protokol je jednostavan </w:delText>
        </w:r>
        <w:r w:rsidDel="00763CBB">
          <w:rPr>
            <w:i/>
            <w:lang w:val="bs-Latn-BA"/>
          </w:rPr>
          <w:delText>Single-Sign-On</w:delText>
        </w:r>
        <w:r w:rsidDel="00763CBB">
          <w:rPr>
            <w:lang w:val="bs-Latn-BA"/>
          </w:rPr>
          <w:delText xml:space="preserve"> protokol zasnovan na tiketima. Podrazumijeva postojanje jednog ili više klijenata i jednog servera. Klijenti su integrisani u aplikacije koje treba da komuniciraju sa CAS serverom, pa se one nazivaju CAS servisima.</w:delText>
        </w:r>
      </w:del>
    </w:p>
    <w:p w14:paraId="6619D277" w14:textId="1CEFD37E" w:rsidR="00E94ADE" w:rsidDel="00763CBB" w:rsidRDefault="00E94ADE">
      <w:pPr>
        <w:spacing w:line="240" w:lineRule="auto"/>
        <w:ind w:firstLine="360"/>
        <w:jc w:val="both"/>
        <w:rPr>
          <w:del w:id="2792" w:author="Rajo" w:date="2018-05-23T21:03:00Z"/>
          <w:lang w:val="bs-Latn-BA"/>
        </w:rPr>
        <w:pPrChange w:id="2793" w:author="Rajo" w:date="2018-05-23T21:03:00Z">
          <w:pPr>
            <w:spacing w:line="240" w:lineRule="auto"/>
            <w:jc w:val="both"/>
          </w:pPr>
        </w:pPrChange>
      </w:pPr>
    </w:p>
    <w:p w14:paraId="07AC012A" w14:textId="20831664" w:rsidR="00E94ADE" w:rsidDel="00763CBB" w:rsidRDefault="00CC5052">
      <w:pPr>
        <w:pStyle w:val="ListParagraph1"/>
        <w:numPr>
          <w:ilvl w:val="0"/>
          <w:numId w:val="18"/>
        </w:numPr>
        <w:spacing w:line="240" w:lineRule="auto"/>
        <w:jc w:val="both"/>
        <w:rPr>
          <w:del w:id="2794" w:author="Rajo" w:date="2018-05-23T21:03:00Z"/>
          <w:lang w:val="bs-Latn-BA"/>
        </w:rPr>
      </w:pPr>
      <w:del w:id="2795" w:author="Rajo" w:date="2018-05-23T21:03:00Z">
        <w:r w:rsidDel="00763CBB">
          <w:rPr>
            <w:lang w:val="bs-Latn-BA"/>
          </w:rPr>
          <w:delText>CAS server je zadužen za autentikaciju korisnika i odobravanje pristupa aplikacijama</w:delText>
        </w:r>
      </w:del>
    </w:p>
    <w:p w14:paraId="6CB56B3E" w14:textId="5FFEACFA" w:rsidR="00E94ADE" w:rsidDel="00763CBB" w:rsidRDefault="00CC5052">
      <w:pPr>
        <w:pStyle w:val="ListParagraph1"/>
        <w:numPr>
          <w:ilvl w:val="0"/>
          <w:numId w:val="18"/>
        </w:numPr>
        <w:spacing w:line="240" w:lineRule="auto"/>
        <w:jc w:val="both"/>
        <w:rPr>
          <w:del w:id="2796" w:author="Rajo" w:date="2018-05-23T21:03:00Z"/>
          <w:lang w:val="bs-Latn-BA"/>
        </w:rPr>
      </w:pPr>
      <w:del w:id="2797" w:author="Rajo" w:date="2018-05-23T21:03:00Z">
        <w:r w:rsidDel="00763CBB">
          <w:rPr>
            <w:lang w:val="bs-Latn-BA"/>
          </w:rPr>
          <w:delText>CAS klijent štiti CAS aplikaciju i dobavlja identitet korisnika od CAS servera</w:delText>
        </w:r>
      </w:del>
    </w:p>
    <w:p w14:paraId="06E01234" w14:textId="483EEAEE" w:rsidR="00E94ADE" w:rsidRPr="00763CBB" w:rsidDel="00763CBB" w:rsidRDefault="00E94ADE">
      <w:pPr>
        <w:pStyle w:val="ListParagraph1"/>
        <w:numPr>
          <w:ilvl w:val="0"/>
          <w:numId w:val="18"/>
        </w:numPr>
        <w:spacing w:line="240" w:lineRule="auto"/>
        <w:jc w:val="both"/>
        <w:rPr>
          <w:del w:id="2798" w:author="Rajo" w:date="2018-05-23T21:03:00Z"/>
          <w:lang w:val="bs-Latn-BA"/>
        </w:rPr>
        <w:pPrChange w:id="2799" w:author="Rajo" w:date="2018-05-23T21:03:00Z">
          <w:pPr>
            <w:spacing w:line="240" w:lineRule="auto"/>
            <w:jc w:val="both"/>
          </w:pPr>
        </w:pPrChange>
      </w:pPr>
    </w:p>
    <w:p w14:paraId="5D26FEED" w14:textId="176544BF" w:rsidR="00E94ADE" w:rsidDel="00763CBB" w:rsidRDefault="00CC5052">
      <w:pPr>
        <w:spacing w:line="240" w:lineRule="auto"/>
        <w:ind w:firstLine="360"/>
        <w:jc w:val="both"/>
        <w:rPr>
          <w:del w:id="2800" w:author="Rajo" w:date="2018-05-23T21:03:00Z"/>
          <w:lang w:val="bs-Latn-BA"/>
        </w:rPr>
      </w:pPr>
      <w:commentRangeStart w:id="2801"/>
      <w:del w:id="2802" w:author="Rajo" w:date="2018-05-23T21:03:00Z">
        <w:r w:rsidDel="00763CBB">
          <w:rPr>
            <w:lang w:val="bs-Latn-BA"/>
          </w:rPr>
          <w:delText>Za slanje zahtjeva i vraćanje odgovora koristi se HTTP GET metoda, pri čemu se za vraćanje odgovora, koji u suštini predstavlja XML sadržaj, može takođe koristiti i HTTP POST.</w:delText>
        </w:r>
        <w:commentRangeEnd w:id="2801"/>
        <w:r w:rsidR="00666E3D" w:rsidDel="00763CBB">
          <w:rPr>
            <w:rStyle w:val="CommentReference"/>
          </w:rPr>
          <w:commentReference w:id="2801"/>
        </w:r>
      </w:del>
    </w:p>
    <w:p w14:paraId="3C0EA01E" w14:textId="230B1FAA" w:rsidR="00E94ADE" w:rsidDel="00763CBB" w:rsidRDefault="00E94ADE">
      <w:pPr>
        <w:spacing w:line="240" w:lineRule="auto"/>
        <w:ind w:firstLine="360"/>
        <w:jc w:val="both"/>
        <w:rPr>
          <w:del w:id="2803" w:author="Rajo" w:date="2018-05-23T21:03:00Z"/>
          <w:lang w:val="bs-Latn-BA"/>
        </w:rPr>
        <w:pPrChange w:id="2804" w:author="Rajo" w:date="2018-05-23T21:03:00Z">
          <w:pPr>
            <w:spacing w:line="240" w:lineRule="auto"/>
            <w:jc w:val="both"/>
          </w:pPr>
        </w:pPrChange>
      </w:pPr>
    </w:p>
    <w:p w14:paraId="18216675" w14:textId="6A93B908" w:rsidR="00E94ADE" w:rsidDel="00763CBB" w:rsidRDefault="00CC5052">
      <w:pPr>
        <w:spacing w:line="240" w:lineRule="auto"/>
        <w:ind w:firstLine="360"/>
        <w:jc w:val="both"/>
        <w:rPr>
          <w:del w:id="2805" w:author="Rajo" w:date="2018-05-23T21:03:00Z"/>
          <w:lang w:val="bs-Latn-BA"/>
        </w:rPr>
      </w:pPr>
      <w:del w:id="2806" w:author="Rajo" w:date="2018-05-23T21:03:00Z">
        <w:r w:rsidDel="00763CBB">
          <w:rPr>
            <w:lang w:val="bs-Latn-BA"/>
          </w:rPr>
          <w:delText xml:space="preserve">Osnovna CAS autentikacija koja omogućava </w:delText>
        </w:r>
        <w:r w:rsidDel="00763CBB">
          <w:rPr>
            <w:i/>
            <w:lang w:val="bs-Latn-BA"/>
          </w:rPr>
          <w:delText>Single-Sign-On</w:delText>
        </w:r>
        <w:r w:rsidDel="00763CBB">
          <w:rPr>
            <w:lang w:val="bs-Latn-BA"/>
          </w:rPr>
          <w:delText xml:space="preserve"> funkcionalnost, implementirana još u verziji CAS 1.0, veoma je jednostavna i u osnovi funkcioniše na sledeći način:  </w:delText>
        </w:r>
      </w:del>
    </w:p>
    <w:p w14:paraId="54645BE3" w14:textId="402E4B44" w:rsidR="00E94ADE" w:rsidDel="00763CBB" w:rsidRDefault="00E94ADE">
      <w:pPr>
        <w:spacing w:line="240" w:lineRule="auto"/>
        <w:ind w:firstLine="360"/>
        <w:jc w:val="both"/>
        <w:rPr>
          <w:del w:id="2807" w:author="Rajo" w:date="2018-05-23T21:03:00Z"/>
          <w:lang w:val="bs-Latn-BA"/>
        </w:rPr>
        <w:pPrChange w:id="2808" w:author="Rajo" w:date="2018-05-23T21:03:00Z">
          <w:pPr>
            <w:spacing w:line="240" w:lineRule="auto"/>
            <w:jc w:val="both"/>
          </w:pPr>
        </w:pPrChange>
      </w:pPr>
    </w:p>
    <w:p w14:paraId="2925F4F3" w14:textId="68E4A543" w:rsidR="00E94ADE" w:rsidDel="00763CBB" w:rsidRDefault="00CC5052">
      <w:pPr>
        <w:spacing w:line="240" w:lineRule="auto"/>
        <w:ind w:firstLine="360"/>
        <w:jc w:val="both"/>
        <w:rPr>
          <w:del w:id="2809" w:author="Rajo" w:date="2018-05-23T21:03:00Z"/>
          <w:lang w:val="bs-Latn-BA"/>
        </w:rPr>
      </w:pPr>
      <w:del w:id="2810" w:author="Rajo" w:date="2018-05-23T21:03:00Z">
        <w:r w:rsidDel="00763CBB">
          <w:rPr>
            <w:lang w:val="bs-Latn-BA"/>
          </w:rPr>
          <w:delText>Kada klijent posjeti aplikaciju (CAS servis) koji zahtijeva autentikaciju, ona ga preusmjerava na CAS server koji vrši autentikaciju korisnika.  To se najčešće vrši provjerom njegovih pristupnih podataka, odnosno korisničkog imena i lozinke, u odnosu na bazu podataka. Ukoliko su podaci ispravni, CAS server preusmjerava klijenta nazad na aplikaciju, zajedno sa servisnim tiketom, koji u suštini predstavlja jedinstven skup karaktera koje klijent koristi kao ključ za pristup servisu. Kada aplikacija primi tiket, ona ga putem sigurnog kanala šalje nazad CAS serveru na provjeru, pri čemu prosleđuje i svoj identifikator servisa. CAS server aplikaciji daje</w:delText>
        </w:r>
      </w:del>
      <w:del w:id="2811" w:author="Rajo" w:date="2018-05-23T21:00:00Z">
        <w:r w:rsidDel="00F307B6">
          <w:rPr>
            <w:lang w:val="bs-Latn-BA"/>
          </w:rPr>
          <w:delText xml:space="preserve"> </w:delText>
        </w:r>
        <w:commentRangeStart w:id="2812"/>
        <w:commentRangeStart w:id="2813"/>
        <w:r w:rsidRPr="00653AA1" w:rsidDel="00F307B6">
          <w:rPr>
            <w:strike/>
            <w:lang w:val="bs-Latn-BA"/>
          </w:rPr>
          <w:delText>pouzdanu</w:delText>
        </w:r>
        <w:r w:rsidDel="00F307B6">
          <w:rPr>
            <w:lang w:val="bs-Latn-BA"/>
          </w:rPr>
          <w:delText xml:space="preserve"> </w:delText>
        </w:r>
        <w:commentRangeEnd w:id="2812"/>
        <w:r w:rsidR="00666E3D" w:rsidDel="00F307B6">
          <w:rPr>
            <w:rStyle w:val="CommentReference"/>
          </w:rPr>
          <w:commentReference w:id="2812"/>
        </w:r>
        <w:commentRangeEnd w:id="2813"/>
        <w:r w:rsidR="00F307B6" w:rsidDel="00F307B6">
          <w:rPr>
            <w:rStyle w:val="CommentReference"/>
          </w:rPr>
          <w:commentReference w:id="2813"/>
        </w:r>
      </w:del>
      <w:del w:id="2814" w:author="Rajo" w:date="2018-05-23T21:03:00Z">
        <w:r w:rsidDel="00763CBB">
          <w:rPr>
            <w:lang w:val="bs-Latn-BA"/>
          </w:rPr>
          <w:delText xml:space="preserve">informaciju, u obliku XML odgovora, o tome da li je dati korisnik uspješno autentikovan ili ne. Na osnovu tog odgovora, CAS servis donosi odluku o tome da li korisniku treba dozvoliti pristup željenom resursu ili ne. </w:delText>
        </w:r>
        <w:r w:rsidDel="00763CBB">
          <w:rPr>
            <w:vertAlign w:val="superscript"/>
            <w:lang w:val="bs-Latn-BA"/>
          </w:rPr>
          <w:delText>[13]</w:delText>
        </w:r>
      </w:del>
    </w:p>
    <w:p w14:paraId="3032CDD1" w14:textId="26A4DB40" w:rsidR="00E94ADE" w:rsidDel="00763CBB" w:rsidRDefault="00E94ADE">
      <w:pPr>
        <w:spacing w:line="240" w:lineRule="auto"/>
        <w:ind w:firstLine="360"/>
        <w:jc w:val="both"/>
        <w:rPr>
          <w:del w:id="2815" w:author="Rajo" w:date="2018-05-23T21:03:00Z"/>
          <w:lang w:val="bs-Latn-BA"/>
        </w:rPr>
        <w:pPrChange w:id="2816" w:author="Rajo" w:date="2018-05-23T21:03:00Z">
          <w:pPr>
            <w:spacing w:line="240" w:lineRule="auto"/>
            <w:jc w:val="both"/>
          </w:pPr>
        </w:pPrChange>
      </w:pPr>
    </w:p>
    <w:p w14:paraId="280EA5F7" w14:textId="363C6523" w:rsidR="00E94ADE" w:rsidDel="00763CBB" w:rsidRDefault="00CC5052">
      <w:pPr>
        <w:spacing w:line="240" w:lineRule="auto"/>
        <w:ind w:firstLine="360"/>
        <w:jc w:val="both"/>
        <w:rPr>
          <w:del w:id="2817" w:author="Rajo" w:date="2018-05-23T21:03:00Z"/>
          <w:lang w:val="bs-Latn-BA"/>
        </w:rPr>
      </w:pPr>
      <w:del w:id="2818" w:author="Rajo" w:date="2018-05-23T21:03:00Z">
        <w:r w:rsidDel="00763CBB">
          <w:rPr>
            <w:lang w:val="bs-Latn-BA"/>
          </w:rPr>
          <w:delText>Kao što je ranije pomenuto, CAS 2.0 verzija protokola uvela je novine kao što su podrška za višestepenu autentikaciju, te podrška za autentikaciju putem proksija, koja je omogućila da se jedan CAS servis ponaša kao proksi za neki drugi CAS servis, tako što mu prosleđuje identitet korisnika.</w:delText>
        </w:r>
      </w:del>
    </w:p>
    <w:p w14:paraId="5501C2CE" w14:textId="4600B5EC" w:rsidR="00E94ADE" w:rsidDel="00763CBB" w:rsidRDefault="00E94ADE">
      <w:pPr>
        <w:spacing w:line="240" w:lineRule="auto"/>
        <w:ind w:firstLine="360"/>
        <w:jc w:val="both"/>
        <w:rPr>
          <w:del w:id="2819" w:author="Rajo" w:date="2018-05-23T21:03:00Z"/>
          <w:lang w:val="bs-Latn-BA"/>
        </w:rPr>
        <w:pPrChange w:id="2820" w:author="Rajo" w:date="2018-05-23T21:03:00Z">
          <w:pPr>
            <w:spacing w:line="240" w:lineRule="auto"/>
            <w:jc w:val="both"/>
          </w:pPr>
        </w:pPrChange>
      </w:pPr>
    </w:p>
    <w:p w14:paraId="3F9B3D04" w14:textId="09288E34" w:rsidR="00E94ADE" w:rsidDel="00951456" w:rsidRDefault="00CC5052">
      <w:pPr>
        <w:spacing w:line="240" w:lineRule="auto"/>
        <w:ind w:firstLine="360"/>
        <w:jc w:val="both"/>
        <w:rPr>
          <w:del w:id="2821" w:author="Rajo" w:date="2018-05-23T21:00:00Z"/>
          <w:lang w:val="bs-Latn-BA"/>
        </w:rPr>
      </w:pPr>
      <w:del w:id="2822" w:author="Rajo" w:date="2018-05-23T21:03:00Z">
        <w:r w:rsidDel="00763CBB">
          <w:rPr>
            <w:lang w:val="bs-Latn-BA"/>
          </w:rPr>
          <w:delText>Najvažnije unapređenje u verziji CAS 3.0 u odnosu na verziju CAS 2.0 predstavlja mogućnost dobavljanja autentikacije i određenih atributa koji se odnose na nalog korisnika, putem nove pristupne tačke (</w:delText>
        </w:r>
        <w:r w:rsidDel="00763CBB">
          <w:rPr>
            <w:i/>
            <w:lang w:val="bs-Latn-BA"/>
          </w:rPr>
          <w:delText>endpoint</w:delText>
        </w:r>
        <w:r w:rsidDel="00763CBB">
          <w:rPr>
            <w:lang w:val="bs-Latn-BA"/>
          </w:rPr>
          <w:delText xml:space="preserve">-a). Ovo je korisno u slučaju kada aplikacija koja zahtijeva autentikaciju, osim kreiranja lokalne sesije na osnovu odgovora koji dobije od CAS servera, za autorizovanje pristupa mora da obavi još neke dodatne provjere identiteta korisnika, na osnovu njegovih atributa. </w:delText>
        </w:r>
        <w:r w:rsidRPr="003E78A4" w:rsidDel="00763CBB">
          <w:rPr>
            <w:vertAlign w:val="superscript"/>
            <w:lang w:val="bs-Latn-BA"/>
            <w:rPrChange w:id="2823" w:author="Rajo" w:date="2018-05-23T21:03:00Z">
              <w:rPr>
                <w:lang w:val="bs-Latn-BA"/>
              </w:rPr>
            </w:rPrChange>
          </w:rPr>
          <w:delText>[12]</w:delText>
        </w:r>
        <w:r w:rsidDel="00763CBB">
          <w:rPr>
            <w:vertAlign w:val="superscript"/>
            <w:lang w:val="bs-Latn-BA"/>
          </w:rPr>
          <w:delText xml:space="preserve"> </w:delText>
        </w:r>
      </w:del>
    </w:p>
    <w:p w14:paraId="418096AC" w14:textId="77777777" w:rsidR="00E94ADE" w:rsidDel="00951456" w:rsidRDefault="00E94ADE">
      <w:pPr>
        <w:spacing w:line="240" w:lineRule="auto"/>
        <w:ind w:firstLine="360"/>
        <w:jc w:val="both"/>
        <w:rPr>
          <w:del w:id="2824" w:author="Rajo" w:date="2018-05-23T21:00:00Z"/>
          <w:lang w:val="bs-Latn-BA"/>
        </w:rPr>
        <w:pPrChange w:id="2825" w:author="Rajo" w:date="2018-05-23T21:00:00Z">
          <w:pPr>
            <w:spacing w:line="240" w:lineRule="auto"/>
            <w:jc w:val="both"/>
          </w:pPr>
        </w:pPrChange>
      </w:pPr>
    </w:p>
    <w:p w14:paraId="7D21249D" w14:textId="77777777" w:rsidR="00E94ADE" w:rsidRDefault="00CC5052">
      <w:pPr>
        <w:spacing w:line="240" w:lineRule="auto"/>
        <w:jc w:val="both"/>
        <w:rPr>
          <w:lang w:val="bs-Latn-BA"/>
        </w:rPr>
      </w:pPr>
      <w:del w:id="2826" w:author="Rajo" w:date="2018-05-23T21:05:00Z">
        <w:r w:rsidDel="00B94242">
          <w:rPr>
            <w:lang w:val="bs-Latn-BA"/>
          </w:rPr>
          <w:br w:type="page"/>
        </w:r>
      </w:del>
    </w:p>
    <w:p w14:paraId="7B869CF5" w14:textId="77777777" w:rsidR="00E94ADE" w:rsidDel="001B3F8C" w:rsidRDefault="00CC5052">
      <w:pPr>
        <w:pStyle w:val="Heading3"/>
        <w:spacing w:line="240" w:lineRule="auto"/>
        <w:jc w:val="both"/>
        <w:rPr>
          <w:del w:id="2827" w:author="Rajo" w:date="2018-06-17T14:57:00Z"/>
          <w:lang w:val="bs-Latn-BA"/>
        </w:rPr>
      </w:pPr>
      <w:bookmarkStart w:id="2828" w:name="_Toc511154442"/>
      <w:commentRangeStart w:id="2829"/>
      <w:commentRangeStart w:id="2830"/>
      <w:r>
        <w:rPr>
          <w:lang w:val="bs-Latn-BA"/>
        </w:rPr>
        <w:lastRenderedPageBreak/>
        <w:t>Arhitektura</w:t>
      </w:r>
      <w:bookmarkEnd w:id="2828"/>
      <w:commentRangeEnd w:id="2829"/>
      <w:r w:rsidR="00666E3D">
        <w:rPr>
          <w:rStyle w:val="CommentReference"/>
          <w:rFonts w:ascii="Times New Roman" w:eastAsiaTheme="minorHAnsi" w:hAnsi="Times New Roman" w:cstheme="minorBidi"/>
          <w:i w:val="0"/>
          <w:color w:val="auto"/>
        </w:rPr>
        <w:commentReference w:id="2829"/>
      </w:r>
      <w:commentRangeEnd w:id="2830"/>
      <w:r w:rsidR="00310776">
        <w:rPr>
          <w:rStyle w:val="CommentReference"/>
          <w:rFonts w:ascii="Times New Roman" w:eastAsiaTheme="minorHAnsi" w:hAnsi="Times New Roman" w:cstheme="minorBidi"/>
          <w:i w:val="0"/>
          <w:color w:val="auto"/>
        </w:rPr>
        <w:commentReference w:id="2830"/>
      </w:r>
    </w:p>
    <w:p w14:paraId="76406201" w14:textId="77777777" w:rsidR="00E94ADE" w:rsidRPr="00143689" w:rsidRDefault="00E94ADE">
      <w:pPr>
        <w:pStyle w:val="Heading3"/>
        <w:spacing w:line="240" w:lineRule="auto"/>
        <w:jc w:val="both"/>
        <w:rPr>
          <w:lang w:val="bs-Latn-BA"/>
        </w:rPr>
        <w:pPrChange w:id="2831" w:author="Rajo" w:date="2018-06-17T14:57:00Z">
          <w:pPr>
            <w:spacing w:line="240" w:lineRule="auto"/>
            <w:jc w:val="both"/>
          </w:pPr>
        </w:pPrChange>
      </w:pPr>
    </w:p>
    <w:p w14:paraId="1EFCBC12" w14:textId="77329E83" w:rsidR="00E94ADE" w:rsidDel="00951456" w:rsidRDefault="00CC5052">
      <w:pPr>
        <w:spacing w:line="240" w:lineRule="auto"/>
        <w:ind w:firstLine="360"/>
        <w:jc w:val="both"/>
        <w:rPr>
          <w:del w:id="2832" w:author="Rajo" w:date="2018-05-23T21:01:00Z"/>
          <w:vertAlign w:val="superscript"/>
          <w:lang w:val="bs-Latn-BA"/>
        </w:rPr>
        <w:pPrChange w:id="2833" w:author="Rajo" w:date="2018-06-17T14:57:00Z">
          <w:pPr>
            <w:spacing w:line="240" w:lineRule="auto"/>
            <w:ind w:firstLine="720"/>
            <w:jc w:val="both"/>
          </w:pPr>
        </w:pPrChange>
      </w:pPr>
      <w:r>
        <w:rPr>
          <w:lang w:val="bs-Latn-BA"/>
        </w:rPr>
        <w:t xml:space="preserve">CAS server i klijent su dvije osnovne komponente arhitekture CAS sistema, predstavljene na </w:t>
      </w:r>
      <w:del w:id="2834" w:author="Rajo" w:date="2018-06-17T15:00:00Z">
        <w:r w:rsidRPr="006C26D3" w:rsidDel="006C26D3">
          <w:rPr>
            <w:b/>
            <w:lang w:val="bs-Latn-BA"/>
            <w:rPrChange w:id="2835" w:author="Rajo" w:date="2018-06-17T15:00:00Z">
              <w:rPr>
                <w:lang w:val="bs-Latn-BA"/>
              </w:rPr>
            </w:rPrChange>
          </w:rPr>
          <w:delText>s</w:delText>
        </w:r>
      </w:del>
      <w:ins w:id="2836" w:author="Rajo" w:date="2018-06-17T15:00:00Z">
        <w:r w:rsidR="006C26D3" w:rsidRPr="006C26D3">
          <w:rPr>
            <w:b/>
            <w:lang w:val="bs-Latn-BA"/>
            <w:rPrChange w:id="2837" w:author="Rajo" w:date="2018-06-17T15:00:00Z">
              <w:rPr>
                <w:lang w:val="bs-Latn-BA"/>
              </w:rPr>
            </w:rPrChange>
          </w:rPr>
          <w:t>S</w:t>
        </w:r>
      </w:ins>
      <w:r w:rsidRPr="006C26D3">
        <w:rPr>
          <w:b/>
          <w:lang w:val="bs-Latn-BA"/>
          <w:rPrChange w:id="2838" w:author="Rajo" w:date="2018-06-17T15:00:00Z">
            <w:rPr>
              <w:lang w:val="bs-Latn-BA"/>
            </w:rPr>
          </w:rPrChange>
        </w:rPr>
        <w:t xml:space="preserve">lici </w:t>
      </w:r>
      <w:ins w:id="2839" w:author="Rajo" w:date="2018-06-17T15:00:00Z">
        <w:r w:rsidR="006C26D3" w:rsidRPr="006C26D3">
          <w:rPr>
            <w:b/>
            <w:lang w:val="bs-Latn-BA"/>
            <w:rPrChange w:id="2840" w:author="Rajo" w:date="2018-06-17T15:00:00Z">
              <w:rPr>
                <w:lang w:val="bs-Latn-BA"/>
              </w:rPr>
            </w:rPrChange>
          </w:rPr>
          <w:t>9</w:t>
        </w:r>
      </w:ins>
      <w:del w:id="2841" w:author="Rajo" w:date="2018-06-17T15:00:00Z">
        <w:r w:rsidRPr="006C26D3" w:rsidDel="006C26D3">
          <w:rPr>
            <w:b/>
            <w:lang w:val="bs-Latn-BA"/>
            <w:rPrChange w:id="2842" w:author="Rajo" w:date="2018-06-17T15:00:00Z">
              <w:rPr>
                <w:lang w:val="bs-Latn-BA"/>
              </w:rPr>
            </w:rPrChange>
          </w:rPr>
          <w:delText>8</w:delText>
        </w:r>
      </w:del>
      <w:r w:rsidRPr="006C26D3">
        <w:rPr>
          <w:b/>
          <w:lang w:val="bs-Latn-BA"/>
          <w:rPrChange w:id="2843" w:author="Rajo" w:date="2018-06-17T15:00:00Z">
            <w:rPr>
              <w:lang w:val="bs-Latn-BA"/>
            </w:rPr>
          </w:rPrChange>
        </w:rPr>
        <w:t>.1</w:t>
      </w:r>
      <w:r>
        <w:rPr>
          <w:lang w:val="bs-Latn-BA"/>
        </w:rPr>
        <w:t>, i mogu da vrše komunikaciju različitim vrstama podržanih protokola, navedenih u tački 8.1.</w:t>
      </w:r>
      <w:del w:id="2844" w:author="Rajo" w:date="2018-05-27T15:30:00Z">
        <w:r w:rsidDel="00A738B2">
          <w:rPr>
            <w:lang w:val="bs-Latn-BA"/>
          </w:rPr>
          <w:delText>4</w:delText>
        </w:r>
      </w:del>
      <w:ins w:id="2845" w:author="Rajo" w:date="2018-05-27T15:30:00Z">
        <w:r w:rsidR="00A738B2">
          <w:rPr>
            <w:lang w:val="bs-Latn-BA"/>
          </w:rPr>
          <w:t>3</w:t>
        </w:r>
      </w:ins>
      <w:r>
        <w:rPr>
          <w:lang w:val="bs-Latn-BA"/>
        </w:rPr>
        <w:t xml:space="preserve">. </w:t>
      </w:r>
      <w:r>
        <w:rPr>
          <w:vertAlign w:val="superscript"/>
          <w:lang w:val="bs-Latn-BA"/>
        </w:rPr>
        <w:t>[14]</w:t>
      </w:r>
    </w:p>
    <w:p w14:paraId="60C7D42E" w14:textId="77777777" w:rsidR="00E94ADE" w:rsidRDefault="00E94ADE">
      <w:pPr>
        <w:spacing w:line="240" w:lineRule="auto"/>
        <w:ind w:firstLine="360"/>
        <w:jc w:val="both"/>
        <w:rPr>
          <w:lang w:val="bs-Latn-BA"/>
        </w:rPr>
        <w:pPrChange w:id="2846" w:author="Rajo" w:date="2018-06-17T14:57:00Z">
          <w:pPr>
            <w:spacing w:line="240" w:lineRule="auto"/>
            <w:ind w:firstLine="720"/>
            <w:jc w:val="both"/>
          </w:pPr>
        </w:pPrChange>
      </w:pPr>
    </w:p>
    <w:p w14:paraId="6D23DA26" w14:textId="3D95B981" w:rsidR="00E94ADE" w:rsidRDefault="00110C96">
      <w:pPr>
        <w:keepNext/>
        <w:spacing w:line="240" w:lineRule="auto"/>
        <w:jc w:val="center"/>
        <w:rPr>
          <w:lang w:val="bs-Latn-BA"/>
        </w:rPr>
      </w:pPr>
      <w:del w:id="2847" w:author="Rajo" w:date="2018-05-24T19:06:00Z">
        <w:r>
          <w:rPr>
            <w:lang w:val="bs-Latn-BA"/>
          </w:rPr>
          <w:pict w14:anchorId="62C527CE">
            <v:shape id="_x0000_i1025" type="#_x0000_t75" style="width:354.75pt;height:441.75pt">
              <v:imagedata r:id="rId18" o:title="cas_architecture"/>
            </v:shape>
          </w:pict>
        </w:r>
      </w:del>
      <w:ins w:id="2848" w:author="Rajo" w:date="2018-05-24T19:07:00Z">
        <w:r w:rsidR="00425C6C">
          <w:rPr>
            <w:noProof/>
            <w:lang w:val="bs-Latn-BA"/>
          </w:rPr>
          <mc:AlternateContent>
            <mc:Choice Requires="wpc">
              <w:drawing>
                <wp:inline distT="0" distB="0" distL="0" distR="0" wp14:anchorId="5ACA56B8" wp14:editId="7773AB73">
                  <wp:extent cx="5486400" cy="6677024"/>
                  <wp:effectExtent l="0" t="0" r="0" b="0"/>
                  <wp:docPr id="8" name="Canvas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74" name="Graphic 240" descr="User"/>
                            <pic:cNvPicPr/>
                          </pic:nvPicPr>
                          <pic:blipFill>
                            <a:blip r:embed="rId13" cstate="print">
                              <a:extLst>
                                <a:ext uri="{28A0092B-C50C-407E-A947-70E740481C1C}">
                                  <a14:useLocalDpi xmlns:a14="http://schemas.microsoft.com/office/drawing/2010/main" val="0"/>
                                </a:ext>
                              </a:extLst>
                            </a:blip>
                            <a:stretch>
                              <a:fillRect/>
                            </a:stretch>
                          </pic:blipFill>
                          <pic:spPr>
                            <a:xfrm>
                              <a:off x="3094650" y="41570"/>
                              <a:ext cx="328930" cy="328930"/>
                            </a:xfrm>
                            <a:prstGeom prst="rect">
                              <a:avLst/>
                            </a:prstGeom>
                          </pic:spPr>
                        </pic:pic>
                        <pic:pic xmlns:pic="http://schemas.openxmlformats.org/drawingml/2006/picture">
                          <pic:nvPicPr>
                            <pic:cNvPr id="375" name="Graphic 240" descr="User"/>
                            <pic:cNvPicPr/>
                          </pic:nvPicPr>
                          <pic:blipFill>
                            <a:blip r:embed="rId13" cstate="print">
                              <a:extLst>
                                <a:ext uri="{28A0092B-C50C-407E-A947-70E740481C1C}">
                                  <a14:useLocalDpi xmlns:a14="http://schemas.microsoft.com/office/drawing/2010/main" val="0"/>
                                </a:ext>
                              </a:extLst>
                            </a:blip>
                            <a:stretch>
                              <a:fillRect/>
                            </a:stretch>
                          </pic:blipFill>
                          <pic:spPr>
                            <a:xfrm>
                              <a:off x="3237525" y="117770"/>
                              <a:ext cx="328930" cy="328930"/>
                            </a:xfrm>
                            <a:prstGeom prst="rect">
                              <a:avLst/>
                            </a:prstGeom>
                          </pic:spPr>
                        </pic:pic>
                        <pic:pic xmlns:pic="http://schemas.openxmlformats.org/drawingml/2006/picture">
                          <pic:nvPicPr>
                            <pic:cNvPr id="376" name="Graphic 240" descr="User"/>
                            <pic:cNvPicPr/>
                          </pic:nvPicPr>
                          <pic:blipFill>
                            <a:blip r:embed="rId13" cstate="print">
                              <a:extLst>
                                <a:ext uri="{28A0092B-C50C-407E-A947-70E740481C1C}">
                                  <a14:useLocalDpi xmlns:a14="http://schemas.microsoft.com/office/drawing/2010/main" val="0"/>
                                </a:ext>
                              </a:extLst>
                            </a:blip>
                            <a:stretch>
                              <a:fillRect/>
                            </a:stretch>
                          </pic:blipFill>
                          <pic:spPr>
                            <a:xfrm>
                              <a:off x="2970825" y="117770"/>
                              <a:ext cx="328930" cy="328930"/>
                            </a:xfrm>
                            <a:prstGeom prst="rect">
                              <a:avLst/>
                            </a:prstGeom>
                          </pic:spPr>
                        </pic:pic>
                        <wps:wsp>
                          <wps:cNvPr id="377" name="Text Box 231"/>
                          <wps:cNvSpPr txBox="1"/>
                          <wps:spPr>
                            <a:xfrm>
                              <a:off x="2894625" y="403520"/>
                              <a:ext cx="820125" cy="238760"/>
                            </a:xfrm>
                            <a:prstGeom prst="rect">
                              <a:avLst/>
                            </a:prstGeom>
                            <a:solidFill>
                              <a:schemeClr val="lt1"/>
                            </a:solidFill>
                            <a:ln w="6350">
                              <a:noFill/>
                            </a:ln>
                          </wps:spPr>
                          <wps:txbx>
                            <w:txbxContent>
                              <w:p w14:paraId="5EE22252" w14:textId="59F81C26" w:rsidR="009B0D46" w:rsidRPr="00B54DEE" w:rsidRDefault="009B0D46" w:rsidP="009B1042">
                                <w:pPr>
                                  <w:pStyle w:val="NormalWeb"/>
                                  <w:spacing w:before="0" w:beforeAutospacing="0" w:after="0" w:afterAutospacing="0" w:line="276" w:lineRule="auto"/>
                                  <w:jc w:val="center"/>
                                  <w:rPr>
                                    <w:sz w:val="22"/>
                                    <w:szCs w:val="22"/>
                                    <w:rPrChange w:id="2849" w:author="Rajo" w:date="2018-05-24T19:36:00Z">
                                      <w:rPr/>
                                    </w:rPrChange>
                                  </w:rPr>
                                </w:pPr>
                                <w:r w:rsidRPr="00B54DEE">
                                  <w:rPr>
                                    <w:rFonts w:ascii="Microsoft Sans Serif" w:eastAsia="Calibri" w:hAnsi="Microsoft Sans Serif"/>
                                    <w:bCs/>
                                    <w:sz w:val="22"/>
                                    <w:szCs w:val="22"/>
                                    <w:lang w:val="sr-Latn-RS"/>
                                    <w:rPrChange w:id="2850" w:author="Rajo" w:date="2018-05-24T19:36:00Z">
                                      <w:rPr>
                                        <w:rFonts w:ascii="Microsoft Sans Serif" w:eastAsia="Calibri" w:hAnsi="Microsoft Sans Serif"/>
                                        <w:b/>
                                        <w:bCs/>
                                        <w:sz w:val="16"/>
                                        <w:szCs w:val="16"/>
                                        <w:lang w:val="sr-Latn-RS"/>
                                      </w:rPr>
                                    </w:rPrChange>
                                  </w:rPr>
                                  <w:t>Korisni</w:t>
                                </w:r>
                                <w:ins w:id="2851" w:author="Rajo" w:date="2018-05-24T19:11:00Z">
                                  <w:r w:rsidRPr="00B54DEE">
                                    <w:rPr>
                                      <w:rFonts w:ascii="Microsoft Sans Serif" w:eastAsia="Calibri" w:hAnsi="Microsoft Sans Serif"/>
                                      <w:bCs/>
                                      <w:sz w:val="22"/>
                                      <w:szCs w:val="22"/>
                                      <w:lang w:val="sr-Latn-RS"/>
                                      <w:rPrChange w:id="2852" w:author="Rajo" w:date="2018-05-24T19:36:00Z">
                                        <w:rPr>
                                          <w:rFonts w:ascii="Microsoft Sans Serif" w:eastAsia="Calibri" w:hAnsi="Microsoft Sans Serif"/>
                                          <w:b/>
                                          <w:bCs/>
                                          <w:sz w:val="16"/>
                                          <w:szCs w:val="16"/>
                                          <w:lang w:val="sr-Latn-RS"/>
                                        </w:rPr>
                                      </w:rPrChange>
                                    </w:rPr>
                                    <w:t>c</w:t>
                                  </w:r>
                                  <w:r w:rsidRPr="00B54DEE">
                                    <w:rPr>
                                      <w:rFonts w:ascii="Microsoft Sans Serif" w:eastAsia="Calibri" w:hAnsi="Microsoft Sans Serif"/>
                                      <w:bCs/>
                                      <w:sz w:val="22"/>
                                      <w:szCs w:val="22"/>
                                      <w:lang w:val="sr-Latn-RS"/>
                                      <w:rPrChange w:id="2853" w:author="Rajo" w:date="2018-05-24T19:36:00Z">
                                        <w:rPr>
                                          <w:rFonts w:ascii="Microsoft Sans Serif" w:eastAsia="Calibri" w:hAnsi="Microsoft Sans Serif"/>
                                          <w:b/>
                                          <w:bCs/>
                                          <w:sz w:val="20"/>
                                          <w:szCs w:val="20"/>
                                          <w:lang w:val="sr-Latn-RS"/>
                                        </w:rPr>
                                      </w:rPrChange>
                                    </w:rPr>
                                    <w:t>i</w:t>
                                  </w:r>
                                </w:ins>
                                <w:del w:id="2854" w:author="Rajo" w:date="2018-05-24T19:11:00Z">
                                  <w:r w:rsidRPr="00B54DEE" w:rsidDel="00425C6C">
                                    <w:rPr>
                                      <w:rFonts w:ascii="Microsoft Sans Serif" w:eastAsia="Calibri" w:hAnsi="Microsoft Sans Serif"/>
                                      <w:bCs/>
                                      <w:sz w:val="22"/>
                                      <w:szCs w:val="22"/>
                                      <w:lang w:val="sr-Latn-RS"/>
                                      <w:rPrChange w:id="2855" w:author="Rajo" w:date="2018-05-24T19:36:00Z">
                                        <w:rPr>
                                          <w:rFonts w:ascii="Microsoft Sans Serif" w:eastAsia="Calibri" w:hAnsi="Microsoft Sans Serif"/>
                                          <w:b/>
                                          <w:bCs/>
                                          <w:sz w:val="16"/>
                                          <w:szCs w:val="16"/>
                                          <w:lang w:val="sr-Latn-RS"/>
                                        </w:rPr>
                                      </w:rPrChange>
                                    </w:rPr>
                                    <w:delText>k</w:delText>
                                  </w:r>
                                </w:del>
                              </w:p>
                            </w:txbxContent>
                          </wps:txbx>
                          <wps:bodyPr rot="0" spcFirstLastPara="0" vert="horz" wrap="square" lIns="0" tIns="45720" rIns="91440" bIns="45720" numCol="1" spcCol="0" rtlCol="0" fromWordArt="0" anchor="t" anchorCtr="0" forceAA="0" compatLnSpc="1">
                            <a:noAutofit/>
                          </wps:bodyPr>
                        </wps:wsp>
                        <wps:wsp>
                          <wps:cNvPr id="19" name="Text Box 19"/>
                          <wps:cNvSpPr txBox="1"/>
                          <wps:spPr>
                            <a:xfrm>
                              <a:off x="95251" y="1123951"/>
                              <a:ext cx="1047749" cy="323850"/>
                            </a:xfrm>
                            <a:prstGeom prst="rect">
                              <a:avLst/>
                            </a:prstGeom>
                            <a:noFill/>
                            <a:ln w="6350">
                              <a:noFill/>
                            </a:ln>
                          </wps:spPr>
                          <wps:txbx>
                            <w:txbxContent>
                              <w:p w14:paraId="7A783825" w14:textId="115CFEC2" w:rsidR="009B0D46" w:rsidRPr="0053740F" w:rsidRDefault="009B0D46">
                                <w:pPr>
                                  <w:rPr>
                                    <w:rFonts w:ascii="Microsoft Sans Serif" w:hAnsi="Microsoft Sans Serif" w:cs="Microsoft Sans Serif"/>
                                    <w:b/>
                                    <w:sz w:val="22"/>
                                    <w:rPrChange w:id="2856" w:author="Rajo" w:date="2018-05-24T19:31:00Z">
                                      <w:rPr/>
                                    </w:rPrChange>
                                  </w:rPr>
                                </w:pPr>
                                <w:ins w:id="2857" w:author="Rajo" w:date="2018-05-24T19:29:00Z">
                                  <w:r w:rsidRPr="0053740F">
                                    <w:rPr>
                                      <w:rFonts w:ascii="Microsoft Sans Serif" w:hAnsi="Microsoft Sans Serif" w:cs="Microsoft Sans Serif"/>
                                      <w:b/>
                                      <w:sz w:val="22"/>
                                      <w:rPrChange w:id="2858" w:author="Rajo" w:date="2018-05-24T19:31:00Z">
                                        <w:rPr/>
                                      </w:rPrChange>
                                    </w:rPr>
                                    <w:t xml:space="preserve">CAS </w:t>
                                  </w:r>
                                  <w:proofErr w:type="spellStart"/>
                                  <w:r w:rsidRPr="0053740F">
                                    <w:rPr>
                                      <w:rFonts w:ascii="Microsoft Sans Serif" w:hAnsi="Microsoft Sans Serif" w:cs="Microsoft Sans Serif"/>
                                      <w:b/>
                                      <w:sz w:val="22"/>
                                      <w:rPrChange w:id="2859" w:author="Rajo" w:date="2018-05-24T19:31:00Z">
                                        <w:rPr/>
                                      </w:rPrChange>
                                    </w:rPr>
                                    <w:t>klijenti</w:t>
                                  </w:r>
                                </w:ins>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Arrow: Up-Down 27"/>
                          <wps:cNvSpPr/>
                          <wps:spPr>
                            <a:xfrm>
                              <a:off x="1514473" y="1809750"/>
                              <a:ext cx="781052" cy="1390650"/>
                            </a:xfrm>
                            <a:prstGeom prst="upDownArrow">
                              <a:avLst>
                                <a:gd name="adj1" fmla="val 52439"/>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FAA2C8" w14:textId="279EE66F" w:rsidR="009B0D46" w:rsidRPr="00B54DEE" w:rsidRDefault="009B0D46">
                                <w:pPr>
                                  <w:jc w:val="center"/>
                                  <w:rPr>
                                    <w:rFonts w:ascii="Microsoft Sans Serif" w:hAnsi="Microsoft Sans Serif" w:cs="Microsoft Sans Serif"/>
                                    <w:b/>
                                    <w:sz w:val="22"/>
                                    <w:rPrChange w:id="2860" w:author="Rajo" w:date="2018-05-24T19:38:00Z">
                                      <w:rPr/>
                                    </w:rPrChange>
                                  </w:rPr>
                                  <w:pPrChange w:id="2861" w:author="Rajo" w:date="2018-05-24T19:33:00Z">
                                    <w:pPr/>
                                  </w:pPrChange>
                                </w:pPr>
                                <w:ins w:id="2862" w:author="Rajo" w:date="2018-05-24T19:33:00Z">
                                  <w:r w:rsidRPr="00B54DEE">
                                    <w:rPr>
                                      <w:rFonts w:ascii="Microsoft Sans Serif" w:hAnsi="Microsoft Sans Serif" w:cs="Microsoft Sans Serif"/>
                                      <w:b/>
                                      <w:sz w:val="22"/>
                                      <w:rPrChange w:id="2863" w:author="Rajo" w:date="2018-05-24T19:38:00Z">
                                        <w:rPr/>
                                      </w:rPrChange>
                                    </w:rPr>
                                    <w:t xml:space="preserve">CAS </w:t>
                                  </w:r>
                                  <w:proofErr w:type="spellStart"/>
                                  <w:r w:rsidRPr="00B54DEE">
                                    <w:rPr>
                                      <w:rFonts w:ascii="Microsoft Sans Serif" w:hAnsi="Microsoft Sans Serif" w:cs="Microsoft Sans Serif"/>
                                      <w:b/>
                                      <w:sz w:val="22"/>
                                      <w:rPrChange w:id="2864" w:author="Rajo" w:date="2018-05-24T19:38:00Z">
                                        <w:rPr/>
                                      </w:rPrChange>
                                    </w:rPr>
                                    <w:t>protokol</w:t>
                                  </w:r>
                                </w:ins>
                                <w:proofErr w:type="spellEnd"/>
                              </w:p>
                            </w:txbxContent>
                          </wps:txbx>
                          <wps:bodyPr rot="0" spcFirstLastPara="0" vertOverflow="overflow" horzOverflow="overflow" vert="vert270" wrap="square" lIns="91440" tIns="0" rIns="0" bIns="0" numCol="1" spcCol="0" rtlCol="0" fromWordArt="0" anchor="ctr" anchorCtr="0" forceAA="0" compatLnSpc="1">
                            <a:prstTxWarp prst="textNoShape">
                              <a:avLst/>
                            </a:prstTxWarp>
                            <a:noAutofit/>
                          </wps:bodyPr>
                        </wps:wsp>
                        <wps:wsp>
                          <wps:cNvPr id="17" name="Rectangle: Rounded Corners 17"/>
                          <wps:cNvSpPr/>
                          <wps:spPr>
                            <a:xfrm>
                              <a:off x="1390651" y="999150"/>
                              <a:ext cx="1076323" cy="639150"/>
                            </a:xfrm>
                            <a:prstGeom prst="roundRect">
                              <a:avLst>
                                <a:gd name="adj" fmla="val 15330"/>
                              </a:avLst>
                            </a:prstGeom>
                            <a:solidFill>
                              <a:schemeClr val="accent6">
                                <a:lumMod val="40000"/>
                                <a:lumOff val="60000"/>
                              </a:schemeClr>
                            </a:solidFill>
                            <a:ln>
                              <a:noFill/>
                            </a:ln>
                          </wps:spPr>
                          <wps:style>
                            <a:lnRef idx="2">
                              <a:schemeClr val="accent1"/>
                            </a:lnRef>
                            <a:fillRef idx="1">
                              <a:schemeClr val="lt1"/>
                            </a:fillRef>
                            <a:effectRef idx="0">
                              <a:schemeClr val="accent1"/>
                            </a:effectRef>
                            <a:fontRef idx="minor">
                              <a:schemeClr val="dk1"/>
                            </a:fontRef>
                          </wps:style>
                          <wps:txbx>
                            <w:txbxContent>
                              <w:p w14:paraId="5DE7541F" w14:textId="5EC88FA9" w:rsidR="009B0D46" w:rsidRPr="00B54DEE" w:rsidRDefault="009B0D46">
                                <w:pPr>
                                  <w:jc w:val="center"/>
                                  <w:rPr>
                                    <w:rFonts w:ascii="Microsoft Sans Serif" w:hAnsi="Microsoft Sans Serif" w:cs="Microsoft Sans Serif"/>
                                    <w:sz w:val="22"/>
                                    <w:rPrChange w:id="2865" w:author="Rajo" w:date="2018-05-24T19:37:00Z">
                                      <w:rPr/>
                                    </w:rPrChange>
                                  </w:rPr>
                                  <w:pPrChange w:id="2866" w:author="Rajo" w:date="2018-05-24T19:19:00Z">
                                    <w:pPr/>
                                  </w:pPrChange>
                                </w:pPr>
                                <w:ins w:id="2867" w:author="Rajo" w:date="2018-05-24T19:19:00Z">
                                  <w:r w:rsidRPr="00B54DEE">
                                    <w:rPr>
                                      <w:rFonts w:ascii="Microsoft Sans Serif" w:hAnsi="Microsoft Sans Serif" w:cs="Microsoft Sans Serif"/>
                                      <w:sz w:val="22"/>
                                      <w:rPrChange w:id="2868" w:author="Rajo" w:date="2018-05-24T19:37:00Z">
                                        <w:rPr/>
                                      </w:rPrChange>
                                    </w:rPr>
                                    <w:t xml:space="preserve">Apache </w:t>
                                  </w:r>
                                  <w:proofErr w:type="spellStart"/>
                                  <w:r w:rsidRPr="00B54DEE">
                                    <w:rPr>
                                      <w:rFonts w:ascii="Microsoft Sans Serif" w:hAnsi="Microsoft Sans Serif" w:cs="Microsoft Sans Serif"/>
                                      <w:sz w:val="22"/>
                                      <w:rPrChange w:id="2869" w:author="Rajo" w:date="2018-05-24T19:37:00Z">
                                        <w:rPr/>
                                      </w:rPrChange>
                                    </w:rPr>
                                    <w:t>aplikacij</w:t>
                                  </w:r>
                                </w:ins>
                                <w:ins w:id="2870" w:author="Rajo" w:date="2018-05-24T19:20:00Z">
                                  <w:r w:rsidRPr="00B54DEE">
                                    <w:rPr>
                                      <w:rFonts w:ascii="Microsoft Sans Serif" w:hAnsi="Microsoft Sans Serif" w:cs="Microsoft Sans Serif"/>
                                      <w:sz w:val="22"/>
                                      <w:rPrChange w:id="2871" w:author="Rajo" w:date="2018-05-24T19:37:00Z">
                                        <w:rPr/>
                                      </w:rPrChange>
                                    </w:rPr>
                                    <w:t>a</w:t>
                                  </w:r>
                                </w:ins>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0" name="Rectangle: Rounded Corners 380"/>
                          <wps:cNvSpPr/>
                          <wps:spPr>
                            <a:xfrm>
                              <a:off x="2685075" y="999150"/>
                              <a:ext cx="1075690" cy="638810"/>
                            </a:xfrm>
                            <a:prstGeom prst="roundRect">
                              <a:avLst>
                                <a:gd name="adj" fmla="val 15330"/>
                              </a:avLst>
                            </a:prstGeom>
                            <a:solidFill>
                              <a:schemeClr val="accent6">
                                <a:lumMod val="60000"/>
                                <a:lumOff val="40000"/>
                              </a:schemeClr>
                            </a:solidFill>
                            <a:ln>
                              <a:noFill/>
                            </a:ln>
                          </wps:spPr>
                          <wps:style>
                            <a:lnRef idx="2">
                              <a:schemeClr val="accent1"/>
                            </a:lnRef>
                            <a:fillRef idx="1">
                              <a:schemeClr val="lt1"/>
                            </a:fillRef>
                            <a:effectRef idx="0">
                              <a:schemeClr val="accent1"/>
                            </a:effectRef>
                            <a:fontRef idx="minor">
                              <a:schemeClr val="dk1"/>
                            </a:fontRef>
                          </wps:style>
                          <wps:txbx>
                            <w:txbxContent>
                              <w:p w14:paraId="3A9B3679" w14:textId="68133548" w:rsidR="009B0D46" w:rsidRPr="00B54DEE" w:rsidRDefault="009B0D46" w:rsidP="0053740F">
                                <w:pPr>
                                  <w:pStyle w:val="NormalWeb"/>
                                  <w:spacing w:before="0" w:beforeAutospacing="0" w:after="160" w:afterAutospacing="0" w:line="276" w:lineRule="auto"/>
                                  <w:jc w:val="center"/>
                                  <w:rPr>
                                    <w:sz w:val="22"/>
                                    <w:szCs w:val="22"/>
                                    <w:rPrChange w:id="2872" w:author="Rajo" w:date="2018-05-24T19:37:00Z">
                                      <w:rPr/>
                                    </w:rPrChange>
                                  </w:rPr>
                                </w:pPr>
                                <w:del w:id="2873" w:author="Rajo" w:date="2018-05-24T19:26:00Z">
                                  <w:r w:rsidRPr="00B54DEE" w:rsidDel="0053740F">
                                    <w:rPr>
                                      <w:rFonts w:ascii="Microsoft Sans Serif" w:eastAsia="Calibri" w:hAnsi="Microsoft Sans Serif"/>
                                      <w:sz w:val="22"/>
                                      <w:szCs w:val="22"/>
                                      <w:rPrChange w:id="2874" w:author="Rajo" w:date="2018-05-24T19:37:00Z">
                                        <w:rPr>
                                          <w:rFonts w:ascii="Microsoft Sans Serif" w:eastAsia="Calibri" w:hAnsi="Microsoft Sans Serif"/>
                                          <w:color w:val="008080"/>
                                          <w:sz w:val="20"/>
                                          <w:szCs w:val="20"/>
                                          <w:u w:val="single"/>
                                        </w:rPr>
                                      </w:rPrChange>
                                    </w:rPr>
                                    <w:delText>Apache aplikacija</w:delText>
                                  </w:r>
                                </w:del>
                                <w:ins w:id="2875" w:author="Rajo" w:date="2018-05-24T19:26:00Z">
                                  <w:r w:rsidRPr="00B54DEE">
                                    <w:rPr>
                                      <w:rFonts w:ascii="Microsoft Sans Serif" w:eastAsia="Calibri" w:hAnsi="Microsoft Sans Serif"/>
                                      <w:sz w:val="22"/>
                                      <w:szCs w:val="22"/>
                                      <w:rPrChange w:id="2876" w:author="Rajo" w:date="2018-05-24T19:37:00Z">
                                        <w:rPr>
                                          <w:rFonts w:ascii="Microsoft Sans Serif" w:eastAsia="Calibri" w:hAnsi="Microsoft Sans Serif"/>
                                          <w:color w:val="008080"/>
                                          <w:sz w:val="20"/>
                                          <w:szCs w:val="20"/>
                                          <w:u w:val="single"/>
                                        </w:rPr>
                                      </w:rPrChange>
                                    </w:rPr>
                                    <w:t xml:space="preserve">Java </w:t>
                                  </w:r>
                                  <w:proofErr w:type="spellStart"/>
                                  <w:r w:rsidRPr="00B54DEE">
                                    <w:rPr>
                                      <w:rFonts w:ascii="Microsoft Sans Serif" w:eastAsia="Calibri" w:hAnsi="Microsoft Sans Serif"/>
                                      <w:sz w:val="22"/>
                                      <w:szCs w:val="22"/>
                                      <w:rPrChange w:id="2877" w:author="Rajo" w:date="2018-05-24T19:37:00Z">
                                        <w:rPr>
                                          <w:rFonts w:ascii="Microsoft Sans Serif" w:eastAsia="Calibri" w:hAnsi="Microsoft Sans Serif"/>
                                          <w:color w:val="008080"/>
                                          <w:sz w:val="20"/>
                                          <w:szCs w:val="20"/>
                                          <w:u w:val="single"/>
                                        </w:rPr>
                                      </w:rPrChange>
                                    </w:rPr>
                                    <w:t>aplikacija</w:t>
                                  </w:r>
                                </w:ins>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2" name="Rectangle: Rounded Corners 382"/>
                          <wps:cNvSpPr/>
                          <wps:spPr>
                            <a:xfrm>
                              <a:off x="3980475" y="999490"/>
                              <a:ext cx="1075690" cy="638810"/>
                            </a:xfrm>
                            <a:prstGeom prst="roundRect">
                              <a:avLst>
                                <a:gd name="adj" fmla="val 15330"/>
                              </a:avLst>
                            </a:prstGeom>
                            <a:solidFill>
                              <a:srgbClr val="F78E37"/>
                            </a:solidFill>
                            <a:ln>
                              <a:noFill/>
                            </a:ln>
                          </wps:spPr>
                          <wps:style>
                            <a:lnRef idx="2">
                              <a:schemeClr val="accent1"/>
                            </a:lnRef>
                            <a:fillRef idx="1">
                              <a:schemeClr val="lt1"/>
                            </a:fillRef>
                            <a:effectRef idx="0">
                              <a:schemeClr val="accent1"/>
                            </a:effectRef>
                            <a:fontRef idx="minor">
                              <a:schemeClr val="dk1"/>
                            </a:fontRef>
                          </wps:style>
                          <wps:txbx>
                            <w:txbxContent>
                              <w:p w14:paraId="54BE126E" w14:textId="2C3A2916" w:rsidR="009B0D46" w:rsidRPr="00B54DEE" w:rsidRDefault="009B0D46" w:rsidP="0053740F">
                                <w:pPr>
                                  <w:pStyle w:val="NormalWeb"/>
                                  <w:spacing w:before="0" w:beforeAutospacing="0" w:after="160" w:afterAutospacing="0" w:line="276" w:lineRule="auto"/>
                                  <w:jc w:val="center"/>
                                  <w:rPr>
                                    <w:sz w:val="22"/>
                                    <w:szCs w:val="22"/>
                                    <w:rPrChange w:id="2878" w:author="Rajo" w:date="2018-05-24T19:37:00Z">
                                      <w:rPr/>
                                    </w:rPrChange>
                                  </w:rPr>
                                </w:pPr>
                                <w:del w:id="2879" w:author="Rajo" w:date="2018-05-24T19:27:00Z">
                                  <w:r w:rsidRPr="00B54DEE" w:rsidDel="0053740F">
                                    <w:rPr>
                                      <w:rFonts w:ascii="Microsoft Sans Serif" w:eastAsia="Calibri" w:hAnsi="Microsoft Sans Serif"/>
                                      <w:sz w:val="22"/>
                                      <w:szCs w:val="22"/>
                                      <w:rPrChange w:id="2880" w:author="Rajo" w:date="2018-05-24T19:37:00Z">
                                        <w:rPr>
                                          <w:rFonts w:ascii="Microsoft Sans Serif" w:eastAsia="Calibri" w:hAnsi="Microsoft Sans Serif"/>
                                          <w:color w:val="008080"/>
                                          <w:sz w:val="20"/>
                                          <w:szCs w:val="20"/>
                                          <w:u w:val="single"/>
                                        </w:rPr>
                                      </w:rPrChange>
                                    </w:rPr>
                                    <w:delText>Apache aplikacija</w:delText>
                                  </w:r>
                                </w:del>
                                <w:ins w:id="2881" w:author="Rajo" w:date="2018-05-24T19:27:00Z">
                                  <w:r w:rsidRPr="00B54DEE">
                                    <w:rPr>
                                      <w:rFonts w:ascii="Microsoft Sans Serif" w:eastAsia="Calibri" w:hAnsi="Microsoft Sans Serif"/>
                                      <w:sz w:val="22"/>
                                      <w:szCs w:val="22"/>
                                      <w:rPrChange w:id="2882" w:author="Rajo" w:date="2018-05-24T19:37:00Z">
                                        <w:rPr>
                                          <w:rFonts w:ascii="Microsoft Sans Serif" w:eastAsia="Calibri" w:hAnsi="Microsoft Sans Serif"/>
                                          <w:color w:val="008080"/>
                                          <w:sz w:val="20"/>
                                          <w:szCs w:val="20"/>
                                          <w:u w:val="single"/>
                                        </w:rPr>
                                      </w:rPrChange>
                                    </w:rPr>
                                    <w:t xml:space="preserve">Google </w:t>
                                  </w:r>
                                  <w:proofErr w:type="spellStart"/>
                                  <w:r w:rsidRPr="00B54DEE">
                                    <w:rPr>
                                      <w:rFonts w:ascii="Microsoft Sans Serif" w:eastAsia="Calibri" w:hAnsi="Microsoft Sans Serif"/>
                                      <w:sz w:val="22"/>
                                      <w:szCs w:val="22"/>
                                      <w:rPrChange w:id="2883" w:author="Rajo" w:date="2018-05-24T19:37:00Z">
                                        <w:rPr>
                                          <w:rFonts w:ascii="Microsoft Sans Serif" w:eastAsia="Calibri" w:hAnsi="Microsoft Sans Serif"/>
                                          <w:color w:val="008080"/>
                                          <w:sz w:val="20"/>
                                          <w:szCs w:val="20"/>
                                          <w:u w:val="single"/>
                                        </w:rPr>
                                      </w:rPrChange>
                                    </w:rPr>
                                    <w:t>aplikacija</w:t>
                                  </w:r>
                                </w:ins>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 name="Arrow: Up-Down 28"/>
                          <wps:cNvSpPr/>
                          <wps:spPr>
                            <a:xfrm>
                              <a:off x="2761275" y="1781175"/>
                              <a:ext cx="828675" cy="1447800"/>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604A88" w14:textId="374EA18D" w:rsidR="009B0D46" w:rsidRPr="00B54DEE" w:rsidRDefault="009B0D46">
                                <w:pPr>
                                  <w:jc w:val="center"/>
                                  <w:rPr>
                                    <w:rFonts w:ascii="Microsoft Sans Serif" w:hAnsi="Microsoft Sans Serif" w:cs="Microsoft Sans Serif"/>
                                    <w:b/>
                                    <w:sz w:val="22"/>
                                    <w:rPrChange w:id="2884" w:author="Rajo" w:date="2018-05-24T19:38:00Z">
                                      <w:rPr/>
                                    </w:rPrChange>
                                  </w:rPr>
                                  <w:pPrChange w:id="2885" w:author="Rajo" w:date="2018-05-24T19:37:00Z">
                                    <w:pPr/>
                                  </w:pPrChange>
                                </w:pPr>
                                <w:ins w:id="2886" w:author="Rajo" w:date="2018-05-24T19:37:00Z">
                                  <w:r w:rsidRPr="00B54DEE">
                                    <w:rPr>
                                      <w:rFonts w:ascii="Microsoft Sans Serif" w:hAnsi="Microsoft Sans Serif" w:cs="Microsoft Sans Serif"/>
                                      <w:b/>
                                      <w:sz w:val="22"/>
                                      <w:rPrChange w:id="2887" w:author="Rajo" w:date="2018-05-24T19:38:00Z">
                                        <w:rPr/>
                                      </w:rPrChange>
                                    </w:rPr>
                                    <w:t xml:space="preserve">SAML </w:t>
                                  </w:r>
                                  <w:proofErr w:type="spellStart"/>
                                  <w:r w:rsidRPr="00B54DEE">
                                    <w:rPr>
                                      <w:rFonts w:ascii="Microsoft Sans Serif" w:hAnsi="Microsoft Sans Serif" w:cs="Microsoft Sans Serif"/>
                                      <w:b/>
                                      <w:sz w:val="22"/>
                                      <w:rPrChange w:id="2888" w:author="Rajo" w:date="2018-05-24T19:38:00Z">
                                        <w:rPr/>
                                      </w:rPrChange>
                                    </w:rPr>
                                    <w:t>protokol</w:t>
                                  </w:r>
                                </w:ins>
                                <w:proofErr w:type="spellEnd"/>
                              </w:p>
                            </w:txbxContent>
                          </wps:txbx>
                          <wps:bodyPr rot="0" spcFirstLastPara="0" vertOverflow="overflow" horzOverflow="overflow" vert="vert270" wrap="square" lIns="91440" tIns="0" rIns="0" bIns="0" numCol="1" spcCol="0" rtlCol="0" fromWordArt="0" anchor="ctr" anchorCtr="0" forceAA="0" compatLnSpc="1">
                            <a:prstTxWarp prst="textNoShape">
                              <a:avLst/>
                            </a:prstTxWarp>
                            <a:noAutofit/>
                          </wps:bodyPr>
                        </wps:wsp>
                        <wps:wsp>
                          <wps:cNvPr id="29" name="Arrow: Up-Down 29"/>
                          <wps:cNvSpPr/>
                          <wps:spPr>
                            <a:xfrm>
                              <a:off x="4047149" y="1790700"/>
                              <a:ext cx="839175" cy="1428750"/>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0EA23A" w14:textId="1BF90C77" w:rsidR="009B0D46" w:rsidRPr="00B54DEE" w:rsidRDefault="009B0D46">
                                <w:pPr>
                                  <w:jc w:val="center"/>
                                  <w:rPr>
                                    <w:rFonts w:ascii="Microsoft Sans Serif" w:hAnsi="Microsoft Sans Serif" w:cs="Microsoft Sans Serif"/>
                                    <w:b/>
                                    <w:sz w:val="22"/>
                                    <w:rPrChange w:id="2889" w:author="Rajo" w:date="2018-05-24T19:39:00Z">
                                      <w:rPr/>
                                    </w:rPrChange>
                                  </w:rPr>
                                  <w:pPrChange w:id="2890" w:author="Rajo" w:date="2018-05-24T19:38:00Z">
                                    <w:pPr/>
                                  </w:pPrChange>
                                </w:pPr>
                                <w:ins w:id="2891" w:author="Rajo" w:date="2018-05-24T19:38:00Z">
                                  <w:r w:rsidRPr="00B54DEE">
                                    <w:rPr>
                                      <w:rFonts w:ascii="Microsoft Sans Serif" w:hAnsi="Microsoft Sans Serif" w:cs="Microsoft Sans Serif"/>
                                      <w:b/>
                                      <w:sz w:val="22"/>
                                      <w:rPrChange w:id="2892" w:author="Rajo" w:date="2018-05-24T19:39:00Z">
                                        <w:rPr/>
                                      </w:rPrChange>
                                    </w:rPr>
                                    <w:t>OAuth</w:t>
                                  </w:r>
                                </w:ins>
                                <w:ins w:id="2893" w:author="Rajo" w:date="2018-05-24T19:39:00Z">
                                  <w:r w:rsidRPr="00B54DEE">
                                    <w:rPr>
                                      <w:rFonts w:ascii="Microsoft Sans Serif" w:hAnsi="Microsoft Sans Serif" w:cs="Microsoft Sans Serif"/>
                                      <w:b/>
                                      <w:sz w:val="22"/>
                                      <w:rPrChange w:id="2894" w:author="Rajo" w:date="2018-05-24T19:39:00Z">
                                        <w:rPr/>
                                      </w:rPrChange>
                                    </w:rPr>
                                    <w:t xml:space="preserve"> </w:t>
                                  </w:r>
                                  <w:proofErr w:type="spellStart"/>
                                  <w:r w:rsidRPr="00B54DEE">
                                    <w:rPr>
                                      <w:rFonts w:ascii="Microsoft Sans Serif" w:hAnsi="Microsoft Sans Serif" w:cs="Microsoft Sans Serif"/>
                                      <w:b/>
                                      <w:sz w:val="22"/>
                                      <w:rPrChange w:id="2895" w:author="Rajo" w:date="2018-05-24T19:39:00Z">
                                        <w:rPr/>
                                      </w:rPrChange>
                                    </w:rPr>
                                    <w:t>protokol</w:t>
                                  </w:r>
                                </w:ins>
                                <w:proofErr w:type="spellEnd"/>
                              </w:p>
                            </w:txbxContent>
                          </wps:txbx>
                          <wps:bodyPr rot="0" spcFirstLastPara="0" vertOverflow="overflow" horzOverflow="overflow" vert="vert270" wrap="square" lIns="91440" tIns="0" rIns="0" bIns="0" numCol="1" spcCol="0" rtlCol="0" fromWordArt="0" anchor="ctr" anchorCtr="0" forceAA="0" compatLnSpc="1">
                            <a:prstTxWarp prst="textNoShape">
                              <a:avLst/>
                            </a:prstTxWarp>
                            <a:noAutofit/>
                          </wps:bodyPr>
                        </wps:wsp>
                        <wps:wsp>
                          <wps:cNvPr id="31" name="Connector: Elbow 31"/>
                          <wps:cNvCnPr>
                            <a:stCxn id="376" idx="1"/>
                            <a:endCxn id="17" idx="0"/>
                          </wps:cNvCnPr>
                          <wps:spPr>
                            <a:xfrm rot="10800000" flipV="1">
                              <a:off x="1928812" y="282234"/>
                              <a:ext cx="1042012" cy="716915"/>
                            </a:xfrm>
                            <a:prstGeom prst="bentConnector2">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87" name="Connector: Elbow 87"/>
                          <wps:cNvCnPr>
                            <a:stCxn id="375" idx="3"/>
                            <a:endCxn id="382" idx="0"/>
                          </wps:cNvCnPr>
                          <wps:spPr>
                            <a:xfrm>
                              <a:off x="3566455" y="282235"/>
                              <a:ext cx="951865" cy="717255"/>
                            </a:xfrm>
                            <a:prstGeom prst="bentConnector2">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0" name="Straight Arrow Connector 120"/>
                          <wps:cNvCnPr>
                            <a:endCxn id="380" idx="0"/>
                          </wps:cNvCnPr>
                          <wps:spPr>
                            <a:xfrm>
                              <a:off x="3222920" y="642280"/>
                              <a:ext cx="0" cy="35687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5" name="Text Box 19"/>
                          <wps:cNvSpPr txBox="1"/>
                          <wps:spPr>
                            <a:xfrm>
                              <a:off x="95251" y="4180500"/>
                              <a:ext cx="1047115" cy="323215"/>
                            </a:xfrm>
                            <a:prstGeom prst="rect">
                              <a:avLst/>
                            </a:prstGeom>
                            <a:noFill/>
                            <a:ln w="6350">
                              <a:noFill/>
                            </a:ln>
                          </wps:spPr>
                          <wps:txbx>
                            <w:txbxContent>
                              <w:p w14:paraId="6C447E05" w14:textId="198A9F48" w:rsidR="009B0D46" w:rsidRPr="009B1042" w:rsidRDefault="009B0D46" w:rsidP="000B6AA7">
                                <w:pPr>
                                  <w:pStyle w:val="NormalWeb"/>
                                  <w:spacing w:before="0" w:beforeAutospacing="0" w:after="160" w:afterAutospacing="0" w:line="276" w:lineRule="auto"/>
                                </w:pPr>
                                <w:del w:id="2896" w:author="Rajo" w:date="2018-05-24T19:43:00Z">
                                  <w:r w:rsidRPr="000B6AA7" w:rsidDel="000B6AA7">
                                    <w:rPr>
                                      <w:rFonts w:ascii="Microsoft Sans Serif" w:eastAsia="Calibri" w:hAnsi="Microsoft Sans Serif"/>
                                      <w:b/>
                                      <w:bCs/>
                                      <w:sz w:val="22"/>
                                      <w:szCs w:val="22"/>
                                      <w:rPrChange w:id="2897" w:author="Rajo" w:date="2018-05-24T19:43:00Z">
                                        <w:rPr>
                                          <w:rFonts w:ascii="Microsoft Sans Serif" w:eastAsia="Calibri" w:hAnsi="Microsoft Sans Serif"/>
                                          <w:b/>
                                          <w:bCs/>
                                          <w:color w:val="008080"/>
                                          <w:sz w:val="22"/>
                                          <w:szCs w:val="22"/>
                                          <w:u w:val="single"/>
                                        </w:rPr>
                                      </w:rPrChange>
                                    </w:rPr>
                                    <w:delText>CAS klijenti</w:delText>
                                  </w:r>
                                </w:del>
                                <w:ins w:id="2898" w:author="Rajo" w:date="2018-05-24T19:43:00Z">
                                  <w:r w:rsidRPr="000B6AA7">
                                    <w:rPr>
                                      <w:rFonts w:ascii="Microsoft Sans Serif" w:eastAsia="Calibri" w:hAnsi="Microsoft Sans Serif"/>
                                      <w:b/>
                                      <w:bCs/>
                                      <w:sz w:val="22"/>
                                      <w:szCs w:val="22"/>
                                      <w:rPrChange w:id="2899" w:author="Rajo" w:date="2018-05-24T19:43:00Z">
                                        <w:rPr>
                                          <w:rFonts w:ascii="Microsoft Sans Serif" w:eastAsia="Calibri" w:hAnsi="Microsoft Sans Serif"/>
                                          <w:b/>
                                          <w:bCs/>
                                          <w:color w:val="008080"/>
                                          <w:sz w:val="22"/>
                                          <w:szCs w:val="22"/>
                                          <w:u w:val="single"/>
                                        </w:rPr>
                                      </w:rPrChange>
                                    </w:rPr>
                                    <w:t>CAS server</w:t>
                                  </w:r>
                                </w:ins>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8" name="Rectangle: Rounded Corners 128"/>
                          <wps:cNvSpPr/>
                          <wps:spPr>
                            <a:xfrm>
                              <a:off x="1466850" y="3485791"/>
                              <a:ext cx="3667583" cy="360296"/>
                            </a:xfrm>
                            <a:prstGeom prst="roundRect">
                              <a:avLst/>
                            </a:prstGeom>
                            <a:solidFill>
                              <a:srgbClr val="99FFC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B766BE" w14:textId="4E9662F9" w:rsidR="009B0D46" w:rsidRPr="0079239A" w:rsidRDefault="009B0D46">
                                <w:pPr>
                                  <w:jc w:val="center"/>
                                  <w:rPr>
                                    <w:rFonts w:ascii="Microsoft Sans Serif" w:hAnsi="Microsoft Sans Serif" w:cs="Microsoft Sans Serif"/>
                                    <w:color w:val="000000" w:themeColor="text1"/>
                                    <w:szCs w:val="24"/>
                                    <w:rPrChange w:id="2900" w:author="Rajo" w:date="2018-05-24T19:48:00Z">
                                      <w:rPr/>
                                    </w:rPrChange>
                                  </w:rPr>
                                  <w:pPrChange w:id="2901" w:author="Rajo" w:date="2018-05-24T19:45:00Z">
                                    <w:pPr/>
                                  </w:pPrChange>
                                </w:pPr>
                                <w:ins w:id="2902" w:author="Rajo" w:date="2018-05-24T19:45:00Z">
                                  <w:r w:rsidRPr="0079239A">
                                    <w:rPr>
                                      <w:rFonts w:ascii="Microsoft Sans Serif" w:hAnsi="Microsoft Sans Serif" w:cs="Microsoft Sans Serif"/>
                                      <w:color w:val="000000" w:themeColor="text1"/>
                                      <w:szCs w:val="24"/>
                                      <w:rPrChange w:id="2903" w:author="Rajo" w:date="2018-05-24T19:48:00Z">
                                        <w:rPr/>
                                      </w:rPrChange>
                                    </w:rPr>
                                    <w:t>Spring MVC/</w:t>
                                  </w:r>
                                </w:ins>
                                <w:proofErr w:type="spellStart"/>
                                <w:ins w:id="2904" w:author="Rajo" w:date="2018-05-24T19:46:00Z">
                                  <w:r w:rsidRPr="0079239A">
                                    <w:rPr>
                                      <w:rFonts w:ascii="Microsoft Sans Serif" w:hAnsi="Microsoft Sans Serif" w:cs="Microsoft Sans Serif"/>
                                      <w:color w:val="000000" w:themeColor="text1"/>
                                      <w:szCs w:val="24"/>
                                      <w:rPrChange w:id="2905" w:author="Rajo" w:date="2018-05-24T19:48:00Z">
                                        <w:rPr/>
                                      </w:rPrChange>
                                    </w:rPr>
                                    <w:t>Webflow</w:t>
                                  </w:r>
                                </w:ins>
                                <w:proofErr w:type="spellEnd"/>
                              </w:p>
                            </w:txbxContent>
                          </wps:txbx>
                          <wps:bodyPr rot="0" spcFirstLastPara="0" vertOverflow="overflow" horzOverflow="overflow" vert="horz" wrap="square" lIns="0" tIns="45720" rIns="0" bIns="0" numCol="1" spcCol="0" rtlCol="0" fromWordArt="0" anchor="ctr" anchorCtr="0" forceAA="0" compatLnSpc="1">
                            <a:prstTxWarp prst="textNoShape">
                              <a:avLst/>
                            </a:prstTxWarp>
                            <a:noAutofit/>
                          </wps:bodyPr>
                        </wps:wsp>
                        <wps:wsp>
                          <wps:cNvPr id="386" name="Rectangle: Rounded Corners 386"/>
                          <wps:cNvSpPr/>
                          <wps:spPr>
                            <a:xfrm>
                              <a:off x="1456350" y="3894750"/>
                              <a:ext cx="3667125" cy="360045"/>
                            </a:xfrm>
                            <a:prstGeom prst="roundRect">
                              <a:avLst/>
                            </a:prstGeom>
                            <a:solidFill>
                              <a:srgbClr val="CCFF9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911193" w14:textId="3E560AD8" w:rsidR="009B0D46" w:rsidRPr="0079239A" w:rsidRDefault="009B0D46" w:rsidP="0079239A">
                                <w:pPr>
                                  <w:pStyle w:val="NormalWeb"/>
                                  <w:spacing w:before="0" w:beforeAutospacing="0" w:after="160" w:afterAutospacing="0" w:line="276" w:lineRule="auto"/>
                                  <w:jc w:val="center"/>
                                  <w:rPr>
                                    <w:color w:val="000000" w:themeColor="text1"/>
                                    <w:rPrChange w:id="2906" w:author="Rajo" w:date="2018-05-24T19:49:00Z">
                                      <w:rPr/>
                                    </w:rPrChange>
                                  </w:rPr>
                                </w:pPr>
                                <w:del w:id="2907" w:author="Rajo" w:date="2018-05-24T19:49:00Z">
                                  <w:r w:rsidRPr="0079239A" w:rsidDel="0079239A">
                                    <w:rPr>
                                      <w:rFonts w:ascii="Microsoft Sans Serif" w:eastAsia="Calibri" w:hAnsi="Microsoft Sans Serif"/>
                                      <w:color w:val="000000" w:themeColor="text1"/>
                                      <w:rPrChange w:id="2908" w:author="Rajo" w:date="2018-05-24T19:49:00Z">
                                        <w:rPr>
                                          <w:rFonts w:ascii="Microsoft Sans Serif" w:eastAsia="Calibri" w:hAnsi="Microsoft Sans Serif"/>
                                          <w:color w:val="008080"/>
                                          <w:u w:val="single"/>
                                        </w:rPr>
                                      </w:rPrChange>
                                    </w:rPr>
                                    <w:delText>Spring MVC/Webflow</w:delText>
                                  </w:r>
                                </w:del>
                                <w:proofErr w:type="spellStart"/>
                                <w:ins w:id="2909" w:author="Rajo" w:date="2018-05-24T20:07:00Z">
                                  <w:r>
                                    <w:rPr>
                                      <w:rFonts w:ascii="Microsoft Sans Serif" w:eastAsia="Calibri" w:hAnsi="Microsoft Sans Serif"/>
                                      <w:color w:val="000000" w:themeColor="text1"/>
                                    </w:rPr>
                                    <w:t>Upravljanje</w:t>
                                  </w:r>
                                </w:ins>
                                <w:proofErr w:type="spellEnd"/>
                                <w:ins w:id="2910" w:author="Rajo" w:date="2018-05-24T20:06:00Z">
                                  <w:r>
                                    <w:rPr>
                                      <w:rFonts w:ascii="Microsoft Sans Serif" w:eastAsia="Calibri" w:hAnsi="Microsoft Sans Serif"/>
                                      <w:color w:val="000000" w:themeColor="text1"/>
                                    </w:rPr>
                                    <w:t xml:space="preserve"> </w:t>
                                  </w:r>
                                  <w:proofErr w:type="spellStart"/>
                                  <w:r>
                                    <w:rPr>
                                      <w:rFonts w:ascii="Microsoft Sans Serif" w:eastAsia="Calibri" w:hAnsi="Microsoft Sans Serif"/>
                                      <w:color w:val="000000" w:themeColor="text1"/>
                                    </w:rPr>
                                    <w:t>tiketima</w:t>
                                  </w:r>
                                </w:ins>
                                <w:proofErr w:type="spellEnd"/>
                              </w:p>
                            </w:txbxContent>
                          </wps:txbx>
                          <wps:bodyPr rot="0" spcFirstLastPara="0" vert="horz" wrap="square" lIns="0" tIns="45720" rIns="0" bIns="0" numCol="1" spcCol="0" rtlCol="0" fromWordArt="0" anchor="ctr" anchorCtr="0" forceAA="0" compatLnSpc="1">
                            <a:prstTxWarp prst="textNoShape">
                              <a:avLst/>
                            </a:prstTxWarp>
                            <a:noAutofit/>
                          </wps:bodyPr>
                        </wps:wsp>
                        <wps:wsp>
                          <wps:cNvPr id="387" name="Rectangle: Rounded Corners 387"/>
                          <wps:cNvSpPr/>
                          <wps:spPr>
                            <a:xfrm>
                              <a:off x="1466850" y="4304325"/>
                              <a:ext cx="3667125" cy="360045"/>
                            </a:xfrm>
                            <a:prstGeom prst="round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13B85D2" w14:textId="55D857E7" w:rsidR="009B0D46" w:rsidRPr="0079239A" w:rsidRDefault="009B0D46" w:rsidP="0079239A">
                                <w:pPr>
                                  <w:pStyle w:val="NormalWeb"/>
                                  <w:spacing w:before="0" w:beforeAutospacing="0" w:after="160" w:afterAutospacing="0" w:line="276" w:lineRule="auto"/>
                                  <w:jc w:val="center"/>
                                  <w:rPr>
                                    <w:color w:val="000000" w:themeColor="text1"/>
                                    <w:rPrChange w:id="2911" w:author="Rajo" w:date="2018-05-24T19:50:00Z">
                                      <w:rPr/>
                                    </w:rPrChange>
                                  </w:rPr>
                                </w:pPr>
                                <w:del w:id="2912" w:author="Rajo" w:date="2018-05-24T19:50:00Z">
                                  <w:r w:rsidRPr="0079239A" w:rsidDel="0079239A">
                                    <w:rPr>
                                      <w:rFonts w:ascii="Microsoft Sans Serif" w:eastAsia="Calibri" w:hAnsi="Microsoft Sans Serif"/>
                                      <w:color w:val="000000" w:themeColor="text1"/>
                                      <w:rPrChange w:id="2913" w:author="Rajo" w:date="2018-05-24T19:50:00Z">
                                        <w:rPr>
                                          <w:rFonts w:ascii="Microsoft Sans Serif" w:eastAsia="Calibri" w:hAnsi="Microsoft Sans Serif"/>
                                          <w:color w:val="008080"/>
                                          <w:u w:val="single"/>
                                        </w:rPr>
                                      </w:rPrChange>
                                    </w:rPr>
                                    <w:delText>Spring MVC/Webflow</w:delText>
                                  </w:r>
                                </w:del>
                                <w:ins w:id="2914" w:author="Rajo" w:date="2018-05-24T19:50:00Z">
                                  <w:r w:rsidRPr="0079239A">
                                    <w:rPr>
                                      <w:rFonts w:ascii="Microsoft Sans Serif" w:eastAsia="Calibri" w:hAnsi="Microsoft Sans Serif"/>
                                      <w:color w:val="000000" w:themeColor="text1"/>
                                      <w:rPrChange w:id="2915" w:author="Rajo" w:date="2018-05-24T19:50:00Z">
                                        <w:rPr>
                                          <w:rFonts w:ascii="Microsoft Sans Serif" w:eastAsia="Calibri" w:hAnsi="Microsoft Sans Serif"/>
                                          <w:color w:val="008080"/>
                                          <w:u w:val="single"/>
                                        </w:rPr>
                                      </w:rPrChange>
                                    </w:rPr>
                                    <w:t>Autentikacija</w:t>
                                  </w:r>
                                </w:ins>
                              </w:p>
                            </w:txbxContent>
                          </wps:txbx>
                          <wps:bodyPr rot="0" spcFirstLastPara="0" vert="horz" wrap="square" lIns="0" tIns="45720" rIns="0" bIns="0" numCol="1" spcCol="0" rtlCol="0" fromWordArt="0" anchor="ctr" anchorCtr="0" forceAA="0" compatLnSpc="1">
                            <a:prstTxWarp prst="textNoShape">
                              <a:avLst/>
                            </a:prstTxWarp>
                            <a:noAutofit/>
                          </wps:bodyPr>
                        </wps:wsp>
                        <wps:wsp>
                          <wps:cNvPr id="389" name="Rectangle: Rounded Corners 389"/>
                          <wps:cNvSpPr/>
                          <wps:spPr>
                            <a:xfrm>
                              <a:off x="1466849" y="4717602"/>
                              <a:ext cx="1218225" cy="567429"/>
                            </a:xfrm>
                            <a:prstGeom prst="roundRect">
                              <a:avLst>
                                <a:gd name="adj" fmla="val 15330"/>
                              </a:avLst>
                            </a:prstGeom>
                            <a:solidFill>
                              <a:srgbClr val="6599D9"/>
                            </a:solidFill>
                            <a:ln>
                              <a:noFill/>
                            </a:ln>
                          </wps:spPr>
                          <wps:style>
                            <a:lnRef idx="2">
                              <a:schemeClr val="accent1"/>
                            </a:lnRef>
                            <a:fillRef idx="1">
                              <a:schemeClr val="lt1"/>
                            </a:fillRef>
                            <a:effectRef idx="0">
                              <a:schemeClr val="accent1"/>
                            </a:effectRef>
                            <a:fontRef idx="minor">
                              <a:schemeClr val="dk1"/>
                            </a:fontRef>
                          </wps:style>
                          <wps:txbx>
                            <w:txbxContent>
                              <w:p w14:paraId="248A572B" w14:textId="796F8B2D" w:rsidR="009B0D46" w:rsidRPr="0079239A" w:rsidRDefault="009B0D46" w:rsidP="0079239A">
                                <w:pPr>
                                  <w:pStyle w:val="NormalWeb"/>
                                  <w:spacing w:before="0" w:beforeAutospacing="0" w:after="160" w:afterAutospacing="0" w:line="276" w:lineRule="auto"/>
                                  <w:jc w:val="center"/>
                                  <w:rPr>
                                    <w:color w:val="000000" w:themeColor="text1"/>
                                    <w:rPrChange w:id="2916" w:author="Rajo" w:date="2018-05-24T19:55:00Z">
                                      <w:rPr/>
                                    </w:rPrChange>
                                  </w:rPr>
                                </w:pPr>
                                <w:del w:id="2917" w:author="Rajo" w:date="2018-05-24T19:52:00Z">
                                  <w:r w:rsidRPr="0079239A" w:rsidDel="0079239A">
                                    <w:rPr>
                                      <w:rFonts w:ascii="Microsoft Sans Serif" w:eastAsia="Calibri" w:hAnsi="Microsoft Sans Serif"/>
                                      <w:color w:val="000000" w:themeColor="text1"/>
                                      <w:rPrChange w:id="2918" w:author="Rajo" w:date="2018-05-24T19:55:00Z">
                                        <w:rPr>
                                          <w:rFonts w:ascii="Microsoft Sans Serif" w:eastAsia="Calibri" w:hAnsi="Microsoft Sans Serif"/>
                                          <w:color w:val="008080"/>
                                          <w:sz w:val="22"/>
                                          <w:szCs w:val="22"/>
                                          <w:u w:val="single"/>
                                        </w:rPr>
                                      </w:rPrChange>
                                    </w:rPr>
                                    <w:delText>Apache aplikacija</w:delText>
                                  </w:r>
                                </w:del>
                                <w:ins w:id="2919" w:author="Rajo" w:date="2018-05-24T19:54:00Z">
                                  <w:r w:rsidRPr="0079239A">
                                    <w:rPr>
                                      <w:rFonts w:ascii="Microsoft Sans Serif" w:eastAsia="Calibri" w:hAnsi="Microsoft Sans Serif"/>
                                      <w:color w:val="000000" w:themeColor="text1"/>
                                      <w:rPrChange w:id="2920" w:author="Rajo" w:date="2018-05-24T19:55:00Z">
                                        <w:rPr>
                                          <w:rFonts w:ascii="Microsoft Sans Serif" w:eastAsia="Calibri" w:hAnsi="Microsoft Sans Serif"/>
                                          <w:color w:val="008080"/>
                                          <w:sz w:val="22"/>
                                          <w:szCs w:val="22"/>
                                          <w:u w:val="single"/>
                                        </w:rPr>
                                      </w:rPrChange>
                                    </w:rPr>
                                    <w:t>LDAP autentikator</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2" name="Rectangle: Rounded Corners 392"/>
                          <wps:cNvSpPr/>
                          <wps:spPr>
                            <a:xfrm>
                              <a:off x="2761275" y="4716276"/>
                              <a:ext cx="1153500" cy="567806"/>
                            </a:xfrm>
                            <a:prstGeom prst="roundRect">
                              <a:avLst>
                                <a:gd name="adj" fmla="val 15330"/>
                              </a:avLst>
                            </a:prstGeom>
                            <a:solidFill>
                              <a:srgbClr val="6599D9"/>
                            </a:solidFill>
                            <a:ln>
                              <a:noFill/>
                            </a:ln>
                          </wps:spPr>
                          <wps:style>
                            <a:lnRef idx="2">
                              <a:schemeClr val="accent1"/>
                            </a:lnRef>
                            <a:fillRef idx="1">
                              <a:schemeClr val="lt1"/>
                            </a:fillRef>
                            <a:effectRef idx="0">
                              <a:schemeClr val="accent1"/>
                            </a:effectRef>
                            <a:fontRef idx="minor">
                              <a:schemeClr val="dk1"/>
                            </a:fontRef>
                          </wps:style>
                          <wps:txbx>
                            <w:txbxContent>
                              <w:p w14:paraId="4BE0F12C" w14:textId="06585661" w:rsidR="009B0D46" w:rsidRPr="009B1042" w:rsidRDefault="009B0D46" w:rsidP="00130C44">
                                <w:pPr>
                                  <w:pStyle w:val="NormalWeb"/>
                                  <w:spacing w:before="0" w:beforeAutospacing="0" w:after="160" w:afterAutospacing="0" w:line="276" w:lineRule="auto"/>
                                  <w:jc w:val="center"/>
                                  <w:rPr>
                                    <w:rFonts w:ascii="Microsoft Sans Serif" w:eastAsia="Calibri" w:hAnsi="Microsoft Sans Serif"/>
                                    <w:color w:val="000000" w:themeColor="text1"/>
                                    <w:rPrChange w:id="2921" w:author="Rajo" w:date="2018-05-24T19:58:00Z">
                                      <w:rPr/>
                                    </w:rPrChange>
                                  </w:rPr>
                                </w:pPr>
                                <w:del w:id="2922" w:author="Rajo" w:date="2018-05-24T19:58:00Z">
                                  <w:r w:rsidRPr="009B1042" w:rsidDel="009B1042">
                                    <w:rPr>
                                      <w:rFonts w:ascii="Microsoft Sans Serif" w:eastAsia="Calibri" w:hAnsi="Microsoft Sans Serif"/>
                                      <w:color w:val="000000" w:themeColor="text1"/>
                                      <w:rPrChange w:id="2923" w:author="Rajo" w:date="2018-05-24T19:58:00Z">
                                        <w:rPr>
                                          <w:rFonts w:ascii="Microsoft Sans Serif" w:eastAsia="Calibri" w:hAnsi="Microsoft Sans Serif"/>
                                          <w:color w:val="008080"/>
                                          <w:sz w:val="22"/>
                                          <w:szCs w:val="22"/>
                                          <w:u w:val="single"/>
                                        </w:rPr>
                                      </w:rPrChange>
                                    </w:rPr>
                                    <w:delText>Apache aplikacija</w:delText>
                                  </w:r>
                                </w:del>
                                <w:ins w:id="2924" w:author="Rajo" w:date="2018-05-24T19:58:00Z">
                                  <w:r>
                                    <w:rPr>
                                      <w:rFonts w:ascii="Microsoft Sans Serif" w:eastAsia="Calibri" w:hAnsi="Microsoft Sans Serif"/>
                                      <w:color w:val="000000" w:themeColor="text1"/>
                                    </w:rPr>
                                    <w:t>DB autentikator</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3" name="Rectangle: Rounded Corners 393"/>
                          <wps:cNvSpPr/>
                          <wps:spPr>
                            <a:xfrm>
                              <a:off x="3980475" y="4717154"/>
                              <a:ext cx="1150915" cy="566874"/>
                            </a:xfrm>
                            <a:prstGeom prst="roundRect">
                              <a:avLst>
                                <a:gd name="adj" fmla="val 15330"/>
                              </a:avLst>
                            </a:prstGeom>
                            <a:solidFill>
                              <a:srgbClr val="6599D9"/>
                            </a:solidFill>
                            <a:ln>
                              <a:noFill/>
                            </a:ln>
                          </wps:spPr>
                          <wps:style>
                            <a:lnRef idx="2">
                              <a:schemeClr val="accent1"/>
                            </a:lnRef>
                            <a:fillRef idx="1">
                              <a:schemeClr val="lt1"/>
                            </a:fillRef>
                            <a:effectRef idx="0">
                              <a:schemeClr val="accent1"/>
                            </a:effectRef>
                            <a:fontRef idx="minor">
                              <a:schemeClr val="dk1"/>
                            </a:fontRef>
                          </wps:style>
                          <wps:txbx>
                            <w:txbxContent>
                              <w:p w14:paraId="0F05E52E" w14:textId="65B38FDD" w:rsidR="009B0D46" w:rsidRPr="009B1042" w:rsidRDefault="009B0D46" w:rsidP="00130C44">
                                <w:pPr>
                                  <w:pStyle w:val="NormalWeb"/>
                                  <w:spacing w:before="0" w:beforeAutospacing="0" w:after="160" w:afterAutospacing="0" w:line="276" w:lineRule="auto"/>
                                  <w:jc w:val="center"/>
                                  <w:rPr>
                                    <w:rFonts w:ascii="Microsoft Sans Serif" w:eastAsia="Calibri" w:hAnsi="Microsoft Sans Serif"/>
                                    <w:color w:val="000000" w:themeColor="text1"/>
                                    <w:rPrChange w:id="2925" w:author="Rajo" w:date="2018-05-24T19:59:00Z">
                                      <w:rPr/>
                                    </w:rPrChange>
                                  </w:rPr>
                                </w:pPr>
                                <w:del w:id="2926" w:author="Rajo" w:date="2018-05-24T19:59:00Z">
                                  <w:r w:rsidRPr="009B1042" w:rsidDel="009B1042">
                                    <w:rPr>
                                      <w:rFonts w:ascii="Microsoft Sans Serif" w:eastAsia="Calibri" w:hAnsi="Microsoft Sans Serif"/>
                                      <w:color w:val="000000" w:themeColor="text1"/>
                                      <w:rPrChange w:id="2927" w:author="Rajo" w:date="2018-05-24T19:59:00Z">
                                        <w:rPr>
                                          <w:rFonts w:ascii="Microsoft Sans Serif" w:eastAsia="Calibri" w:hAnsi="Microsoft Sans Serif"/>
                                          <w:color w:val="008080"/>
                                          <w:sz w:val="22"/>
                                          <w:szCs w:val="22"/>
                                          <w:u w:val="single"/>
                                        </w:rPr>
                                      </w:rPrChange>
                                    </w:rPr>
                                    <w:delText>Apache aplikacija</w:delText>
                                  </w:r>
                                </w:del>
                                <w:ins w:id="2928" w:author="Rajo" w:date="2018-05-24T19:59:00Z">
                                  <w:r w:rsidRPr="009B1042">
                                    <w:rPr>
                                      <w:rFonts w:ascii="Microsoft Sans Serif" w:eastAsia="Calibri" w:hAnsi="Microsoft Sans Serif"/>
                                      <w:color w:val="000000" w:themeColor="text1"/>
                                      <w:rPrChange w:id="2929" w:author="Rajo" w:date="2018-05-24T19:59:00Z">
                                        <w:rPr>
                                          <w:rFonts w:ascii="Microsoft Sans Serif" w:eastAsia="Calibri" w:hAnsi="Microsoft Sans Serif"/>
                                          <w:color w:val="008080"/>
                                          <w:sz w:val="22"/>
                                          <w:szCs w:val="22"/>
                                          <w:u w:val="single"/>
                                        </w:rPr>
                                      </w:rPrChange>
                                    </w:rPr>
                                    <w:t>SPNEGO autentikator</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Left Bracket 131"/>
                          <wps:cNvSpPr/>
                          <wps:spPr>
                            <a:xfrm>
                              <a:off x="1247776" y="866481"/>
                              <a:ext cx="180974" cy="895472"/>
                            </a:xfrm>
                            <a:prstGeom prst="leftBracket">
                              <a:avLst>
                                <a:gd name="adj" fmla="val 108006"/>
                              </a:avLst>
                            </a:prstGeom>
                            <a:ln w="19050">
                              <a:solidFill>
                                <a:schemeClr val="tx1"/>
                              </a:solid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4" name="Left Bracket 394"/>
                          <wps:cNvSpPr/>
                          <wps:spPr>
                            <a:xfrm rot="10800000">
                              <a:off x="4990125" y="866416"/>
                              <a:ext cx="180340" cy="895350"/>
                            </a:xfrm>
                            <a:prstGeom prst="leftBracket">
                              <a:avLst>
                                <a:gd name="adj" fmla="val 108006"/>
                              </a:avLst>
                            </a:prstGeom>
                            <a:ln w="19050">
                              <a:solidFill>
                                <a:schemeClr val="tx1"/>
                              </a:solidFill>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5" name="Left Bracket 395"/>
                          <wps:cNvSpPr/>
                          <wps:spPr>
                            <a:xfrm>
                              <a:off x="1314450" y="3379140"/>
                              <a:ext cx="169840" cy="2002485"/>
                            </a:xfrm>
                            <a:prstGeom prst="leftBracket">
                              <a:avLst>
                                <a:gd name="adj" fmla="val 108006"/>
                              </a:avLst>
                            </a:prstGeom>
                            <a:ln w="19050">
                              <a:solidFill>
                                <a:schemeClr val="tx1"/>
                              </a:solidFill>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6" name="Left Bracket 396"/>
                          <wps:cNvSpPr/>
                          <wps:spPr>
                            <a:xfrm rot="10800000">
                              <a:off x="5094900" y="3379166"/>
                              <a:ext cx="169545" cy="2002155"/>
                            </a:xfrm>
                            <a:prstGeom prst="leftBracket">
                              <a:avLst>
                                <a:gd name="adj" fmla="val 108006"/>
                              </a:avLst>
                            </a:prstGeom>
                            <a:ln w="19050">
                              <a:solidFill>
                                <a:schemeClr val="tx1"/>
                              </a:solidFill>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397" name="Group 397"/>
                          <wpg:cNvGrpSpPr/>
                          <wpg:grpSpPr>
                            <a:xfrm>
                              <a:off x="1827825" y="5914049"/>
                              <a:ext cx="428625" cy="399415"/>
                              <a:chOff x="0" y="0"/>
                              <a:chExt cx="438150" cy="439125"/>
                            </a:xfrm>
                          </wpg:grpSpPr>
                          <wps:wsp>
                            <wps:cNvPr id="398" name="Flowchart: Magnetic Disk 398"/>
                            <wps:cNvSpPr/>
                            <wps:spPr>
                              <a:xfrm>
                                <a:off x="0" y="267675"/>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399" name="Flowchart: Magnetic Disk 399"/>
                            <wps:cNvSpPr/>
                            <wps:spPr>
                              <a:xfrm>
                                <a:off x="0" y="130810"/>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400" name="Flowchart: Magnetic Disk 400"/>
                            <wps:cNvSpPr/>
                            <wps:spPr>
                              <a:xfrm>
                                <a:off x="0" y="0"/>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g:wgp>
                        <wpg:wgp>
                          <wpg:cNvPr id="401" name="Group 401"/>
                          <wpg:cNvGrpSpPr/>
                          <wpg:grpSpPr>
                            <a:xfrm>
                              <a:off x="3061630" y="5914053"/>
                              <a:ext cx="428625" cy="398781"/>
                              <a:chOff x="0" y="0"/>
                              <a:chExt cx="438150" cy="439125"/>
                            </a:xfrm>
                          </wpg:grpSpPr>
                          <wps:wsp>
                            <wps:cNvPr id="402" name="Flowchart: Magnetic Disk 402"/>
                            <wps:cNvSpPr/>
                            <wps:spPr>
                              <a:xfrm>
                                <a:off x="0" y="267675"/>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403" name="Flowchart: Magnetic Disk 403"/>
                            <wps:cNvSpPr/>
                            <wps:spPr>
                              <a:xfrm>
                                <a:off x="0" y="130810"/>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404" name="Flowchart: Magnetic Disk 404"/>
                            <wps:cNvSpPr/>
                            <wps:spPr>
                              <a:xfrm>
                                <a:off x="0" y="0"/>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g:wgp>
                        <wpg:wgp>
                          <wpg:cNvPr id="405" name="Group 405"/>
                          <wpg:cNvGrpSpPr/>
                          <wpg:grpSpPr>
                            <a:xfrm>
                              <a:off x="4247175" y="5914687"/>
                              <a:ext cx="428625" cy="398781"/>
                              <a:chOff x="0" y="0"/>
                              <a:chExt cx="438150" cy="439125"/>
                            </a:xfrm>
                          </wpg:grpSpPr>
                          <wps:wsp>
                            <wps:cNvPr id="406" name="Flowchart: Magnetic Disk 406"/>
                            <wps:cNvSpPr/>
                            <wps:spPr>
                              <a:xfrm>
                                <a:off x="0" y="267675"/>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407" name="Flowchart: Magnetic Disk 407"/>
                            <wps:cNvSpPr/>
                            <wps:spPr>
                              <a:xfrm>
                                <a:off x="0" y="130810"/>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408" name="Flowchart: Magnetic Disk 408"/>
                            <wps:cNvSpPr/>
                            <wps:spPr>
                              <a:xfrm>
                                <a:off x="0" y="0"/>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g:wgp>
                        <wps:wsp>
                          <wps:cNvPr id="132" name="Text Box 132"/>
                          <wps:cNvSpPr txBox="1"/>
                          <wps:spPr>
                            <a:xfrm>
                              <a:off x="1628774" y="6349180"/>
                              <a:ext cx="838200" cy="260566"/>
                            </a:xfrm>
                            <a:prstGeom prst="rect">
                              <a:avLst/>
                            </a:prstGeom>
                            <a:noFill/>
                            <a:ln w="6350">
                              <a:noFill/>
                            </a:ln>
                          </wps:spPr>
                          <wps:txbx>
                            <w:txbxContent>
                              <w:p w14:paraId="4604435A" w14:textId="7975B55D" w:rsidR="009B0D46" w:rsidRPr="00215582" w:rsidRDefault="009B0D46">
                                <w:pPr>
                                  <w:jc w:val="center"/>
                                  <w:rPr>
                                    <w:rFonts w:ascii="Microsoft Sans Serif" w:hAnsi="Microsoft Sans Serif" w:cs="Microsoft Sans Serif"/>
                                    <w:rPrChange w:id="2930" w:author="Rajo" w:date="2018-05-24T20:03:00Z">
                                      <w:rPr/>
                                    </w:rPrChange>
                                  </w:rPr>
                                  <w:pPrChange w:id="2931" w:author="Rajo" w:date="2018-05-24T20:04:00Z">
                                    <w:pPr/>
                                  </w:pPrChange>
                                </w:pPr>
                                <w:ins w:id="2932" w:author="Rajo" w:date="2018-05-24T20:03:00Z">
                                  <w:r w:rsidRPr="00215582">
                                    <w:rPr>
                                      <w:rFonts w:ascii="Microsoft Sans Serif" w:hAnsi="Microsoft Sans Serif" w:cs="Microsoft Sans Serif"/>
                                      <w:rPrChange w:id="2933" w:author="Rajo" w:date="2018-05-24T20:03:00Z">
                                        <w:rPr/>
                                      </w:rPrChange>
                                    </w:rPr>
                                    <w:t>LDAP</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9" name="Text Box 132"/>
                          <wps:cNvSpPr txBox="1"/>
                          <wps:spPr>
                            <a:xfrm>
                              <a:off x="2837475" y="6360458"/>
                              <a:ext cx="838200" cy="260350"/>
                            </a:xfrm>
                            <a:prstGeom prst="rect">
                              <a:avLst/>
                            </a:prstGeom>
                            <a:noFill/>
                            <a:ln w="6350">
                              <a:noFill/>
                            </a:ln>
                          </wps:spPr>
                          <wps:txbx>
                            <w:txbxContent>
                              <w:p w14:paraId="2A4E7995" w14:textId="2BEB7D44" w:rsidR="009B0D46" w:rsidRPr="00215582" w:rsidRDefault="009B0D46" w:rsidP="00215582">
                                <w:pPr>
                                  <w:pStyle w:val="NormalWeb"/>
                                  <w:spacing w:before="0" w:beforeAutospacing="0" w:after="160" w:afterAutospacing="0" w:line="276" w:lineRule="auto"/>
                                  <w:jc w:val="center"/>
                                  <w:rPr>
                                    <w:color w:val="000000" w:themeColor="text1"/>
                                    <w:rPrChange w:id="2934" w:author="Rajo" w:date="2018-05-24T20:04:00Z">
                                      <w:rPr/>
                                    </w:rPrChange>
                                  </w:rPr>
                                </w:pPr>
                                <w:del w:id="2935" w:author="Rajo" w:date="2018-05-24T20:04:00Z">
                                  <w:r w:rsidRPr="00215582" w:rsidDel="00215582">
                                    <w:rPr>
                                      <w:rFonts w:ascii="Microsoft Sans Serif" w:eastAsia="Calibri" w:hAnsi="Microsoft Sans Serif"/>
                                      <w:color w:val="000000" w:themeColor="text1"/>
                                      <w:rPrChange w:id="2936" w:author="Rajo" w:date="2018-05-24T20:04:00Z">
                                        <w:rPr>
                                          <w:rFonts w:ascii="Microsoft Sans Serif" w:eastAsia="Calibri" w:hAnsi="Microsoft Sans Serif"/>
                                          <w:color w:val="008080"/>
                                          <w:u w:val="single"/>
                                        </w:rPr>
                                      </w:rPrChange>
                                    </w:rPr>
                                    <w:delText>LDAP</w:delText>
                                  </w:r>
                                </w:del>
                                <w:ins w:id="2937" w:author="Rajo" w:date="2018-05-24T20:04:00Z">
                                  <w:r w:rsidRPr="00215582">
                                    <w:rPr>
                                      <w:rFonts w:ascii="Microsoft Sans Serif" w:eastAsia="Calibri" w:hAnsi="Microsoft Sans Serif"/>
                                      <w:color w:val="000000" w:themeColor="text1"/>
                                      <w:rPrChange w:id="2938" w:author="Rajo" w:date="2018-05-24T20:04:00Z">
                                        <w:rPr>
                                          <w:rFonts w:ascii="Microsoft Sans Serif" w:eastAsia="Calibri" w:hAnsi="Microsoft Sans Serif"/>
                                          <w:color w:val="008080"/>
                                          <w:u w:val="single"/>
                                        </w:rPr>
                                      </w:rPrChange>
                                    </w:rPr>
                                    <w:t>DB</w:t>
                                  </w:r>
                                </w:ins>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0" name="Text Box 132"/>
                          <wps:cNvSpPr txBox="1"/>
                          <wps:spPr>
                            <a:xfrm>
                              <a:off x="3760765" y="6349398"/>
                              <a:ext cx="1390650" cy="260350"/>
                            </a:xfrm>
                            <a:prstGeom prst="rect">
                              <a:avLst/>
                            </a:prstGeom>
                            <a:noFill/>
                            <a:ln w="6350">
                              <a:noFill/>
                            </a:ln>
                          </wps:spPr>
                          <wps:txbx>
                            <w:txbxContent>
                              <w:p w14:paraId="0C2D9538" w14:textId="0363EFAE" w:rsidR="009B0D46" w:rsidRPr="00215582" w:rsidRDefault="009B0D46" w:rsidP="00215582">
                                <w:pPr>
                                  <w:pStyle w:val="NormalWeb"/>
                                  <w:spacing w:before="0" w:beforeAutospacing="0" w:after="160" w:afterAutospacing="0" w:line="276" w:lineRule="auto"/>
                                  <w:jc w:val="center"/>
                                  <w:rPr>
                                    <w:color w:val="000000" w:themeColor="text1"/>
                                    <w:rPrChange w:id="2939" w:author="Rajo" w:date="2018-05-24T20:05:00Z">
                                      <w:rPr/>
                                    </w:rPrChange>
                                  </w:rPr>
                                </w:pPr>
                                <w:del w:id="2940" w:author="Rajo" w:date="2018-05-24T20:05:00Z">
                                  <w:r w:rsidRPr="00215582" w:rsidDel="00215582">
                                    <w:rPr>
                                      <w:rFonts w:ascii="Microsoft Sans Serif" w:eastAsia="Calibri" w:hAnsi="Microsoft Sans Serif"/>
                                      <w:color w:val="000000" w:themeColor="text1"/>
                                      <w:u w:val="single"/>
                                      <w:rPrChange w:id="2941" w:author="Rajo" w:date="2018-05-24T20:05:00Z">
                                        <w:rPr>
                                          <w:rFonts w:ascii="Microsoft Sans Serif" w:eastAsia="Calibri" w:hAnsi="Microsoft Sans Serif"/>
                                          <w:color w:val="008080"/>
                                          <w:u w:val="single"/>
                                        </w:rPr>
                                      </w:rPrChange>
                                    </w:rPr>
                                    <w:delText>LDAP</w:delText>
                                  </w:r>
                                </w:del>
                                <w:ins w:id="2942" w:author="Rajo" w:date="2018-05-24T20:05:00Z">
                                  <w:r w:rsidRPr="00215582">
                                    <w:rPr>
                                      <w:rFonts w:ascii="Microsoft Sans Serif" w:eastAsia="Calibri" w:hAnsi="Microsoft Sans Serif"/>
                                      <w:color w:val="000000" w:themeColor="text1"/>
                                      <w:u w:val="single"/>
                                      <w:rPrChange w:id="2943" w:author="Rajo" w:date="2018-05-24T20:05:00Z">
                                        <w:rPr>
                                          <w:rFonts w:ascii="Microsoft Sans Serif" w:eastAsia="Calibri" w:hAnsi="Microsoft Sans Serif"/>
                                          <w:color w:val="008080"/>
                                          <w:u w:val="single"/>
                                        </w:rPr>
                                      </w:rPrChange>
                                    </w:rPr>
                                    <w:t>Active Directory</w:t>
                                  </w:r>
                                </w:ins>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Arrow: Up-Down 133"/>
                          <wps:cNvSpPr/>
                          <wps:spPr>
                            <a:xfrm>
                              <a:off x="1895475" y="5381326"/>
                              <a:ext cx="313350" cy="457200"/>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vert270" wrap="square" lIns="91440" tIns="0" rIns="0" bIns="0" numCol="1" spcCol="0" rtlCol="0" fromWordArt="0" anchor="ctr" anchorCtr="0" forceAA="0" compatLnSpc="1">
                            <a:prstTxWarp prst="textNoShape">
                              <a:avLst/>
                            </a:prstTxWarp>
                            <a:noAutofit/>
                          </wps:bodyPr>
                        </wps:wsp>
                        <wps:wsp>
                          <wps:cNvPr id="411" name="Arrow: Up-Down 411"/>
                          <wps:cNvSpPr/>
                          <wps:spPr>
                            <a:xfrm>
                              <a:off x="3110525" y="5361600"/>
                              <a:ext cx="313055" cy="456565"/>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vert270" wrap="square" lIns="91440" tIns="0" rIns="0" bIns="0" numCol="1" spcCol="0" rtlCol="0" fromWordArt="0" anchor="ctr" anchorCtr="0" forceAA="0" compatLnSpc="1">
                            <a:prstTxWarp prst="textNoShape">
                              <a:avLst/>
                            </a:prstTxWarp>
                            <a:noAutofit/>
                          </wps:bodyPr>
                        </wps:wsp>
                        <wps:wsp>
                          <wps:cNvPr id="412" name="Arrow: Up-Down 412"/>
                          <wps:cNvSpPr/>
                          <wps:spPr>
                            <a:xfrm>
                              <a:off x="4313850" y="5361108"/>
                              <a:ext cx="313055" cy="456565"/>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vert270" wrap="square" lIns="91440" tIns="0" rIns="0" bIns="0" numCol="1" spcCol="0" rtlCol="0" fromWordArt="0" anchor="ctr" anchorCtr="0" forceAA="0" compatLnSpc="1">
                            <a:prstTxWarp prst="textNoShape">
                              <a:avLst/>
                            </a:prstTxWarp>
                            <a:noAutofit/>
                          </wps:bodyPr>
                        </wps:wsp>
                      </wpc:wpc>
                    </a:graphicData>
                  </a:graphic>
                </wp:inline>
              </w:drawing>
            </mc:Choice>
            <mc:Fallback>
              <w:pict>
                <v:group w14:anchorId="5ACA56B8" id="Canvas 8" o:spid="_x0000_s1315" editas="canvas" style="width:6in;height:525.75pt;mso-position-horizontal-relative:char;mso-position-vertical-relative:line" coordsize="54864,66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">
                  <v:shape id="_x0000_s1316" type="#_x0000_t75" style="position:absolute;width:54864;height:66763;visibility:visible;mso-wrap-style:square">
                    <v:fill o:detectmouseclick="t"/>
                    <v:path o:connecttype="none"/>
                  </v:shape>
                  <v:shape id="Graphic 240" o:spid="_x0000_s1317" type="#_x0000_t75" alt="User" style="position:absolute;left:30946;top:415;width:3289;height:3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">
                    <v:imagedata r:id="rId14" o:title="User"/>
                  </v:shape>
                  <v:shape id="Graphic 240" o:spid="_x0000_s1318" type="#_x0000_t75" alt="User" style="position:absolute;left:32375;top:1177;width:3289;height:3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">
                    <v:imagedata r:id="rId14" o:title="User"/>
                  </v:shape>
                  <v:shape id="Graphic 240" o:spid="_x0000_s1319" type="#_x0000_t75" alt="User" style="position:absolute;left:29708;top:1177;width:3289;height:3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">
                    <v:imagedata r:id="rId14" o:title="User"/>
                  </v:shape>
                  <v:shape id="Text Box 231" o:spid="_x0000_s1320" type="#_x0000_t202" style="position:absolute;left:28946;top:4035;width:8201;height:2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" fillcolor="white [3201]" stroked="f" strokeweight=".5pt">
                    <v:textbox inset="0">
                      <w:txbxContent>
                        <w:p w14:paraId="5EE22252" w14:textId="59F81C26" w:rsidR="009B0D46" w:rsidRPr="00B54DEE" w:rsidRDefault="009B0D46" w:rsidP="009B1042">
                          <w:pPr>
                            <w:pStyle w:val="NormalWeb"/>
                            <w:spacing w:before="0" w:beforeAutospacing="0" w:after="0" w:afterAutospacing="0" w:line="276" w:lineRule="auto"/>
                            <w:jc w:val="center"/>
                            <w:rPr>
                              <w:sz w:val="22"/>
                              <w:szCs w:val="22"/>
                              <w:rPrChange w:id="2944" w:author="Rajo" w:date="2018-05-24T19:36:00Z">
                                <w:rPr/>
                              </w:rPrChange>
                            </w:rPr>
                          </w:pPr>
                          <w:r w:rsidRPr="00B54DEE">
                            <w:rPr>
                              <w:rFonts w:ascii="Microsoft Sans Serif" w:eastAsia="Calibri" w:hAnsi="Microsoft Sans Serif"/>
                              <w:bCs/>
                              <w:sz w:val="22"/>
                              <w:szCs w:val="22"/>
                              <w:lang w:val="sr-Latn-RS"/>
                              <w:rPrChange w:id="2945" w:author="Rajo" w:date="2018-05-24T19:36:00Z">
                                <w:rPr>
                                  <w:rFonts w:ascii="Microsoft Sans Serif" w:eastAsia="Calibri" w:hAnsi="Microsoft Sans Serif"/>
                                  <w:b/>
                                  <w:bCs/>
                                  <w:sz w:val="16"/>
                                  <w:szCs w:val="16"/>
                                  <w:lang w:val="sr-Latn-RS"/>
                                </w:rPr>
                              </w:rPrChange>
                            </w:rPr>
                            <w:t>Korisni</w:t>
                          </w:r>
                          <w:ins w:id="2946" w:author="Rajo" w:date="2018-05-24T19:11:00Z">
                            <w:r w:rsidRPr="00B54DEE">
                              <w:rPr>
                                <w:rFonts w:ascii="Microsoft Sans Serif" w:eastAsia="Calibri" w:hAnsi="Microsoft Sans Serif"/>
                                <w:bCs/>
                                <w:sz w:val="22"/>
                                <w:szCs w:val="22"/>
                                <w:lang w:val="sr-Latn-RS"/>
                                <w:rPrChange w:id="2947" w:author="Rajo" w:date="2018-05-24T19:36:00Z">
                                  <w:rPr>
                                    <w:rFonts w:ascii="Microsoft Sans Serif" w:eastAsia="Calibri" w:hAnsi="Microsoft Sans Serif"/>
                                    <w:b/>
                                    <w:bCs/>
                                    <w:sz w:val="16"/>
                                    <w:szCs w:val="16"/>
                                    <w:lang w:val="sr-Latn-RS"/>
                                  </w:rPr>
                                </w:rPrChange>
                              </w:rPr>
                              <w:t>c</w:t>
                            </w:r>
                            <w:r w:rsidRPr="00B54DEE">
                              <w:rPr>
                                <w:rFonts w:ascii="Microsoft Sans Serif" w:eastAsia="Calibri" w:hAnsi="Microsoft Sans Serif"/>
                                <w:bCs/>
                                <w:sz w:val="22"/>
                                <w:szCs w:val="22"/>
                                <w:lang w:val="sr-Latn-RS"/>
                                <w:rPrChange w:id="2948" w:author="Rajo" w:date="2018-05-24T19:36:00Z">
                                  <w:rPr>
                                    <w:rFonts w:ascii="Microsoft Sans Serif" w:eastAsia="Calibri" w:hAnsi="Microsoft Sans Serif"/>
                                    <w:b/>
                                    <w:bCs/>
                                    <w:sz w:val="20"/>
                                    <w:szCs w:val="20"/>
                                    <w:lang w:val="sr-Latn-RS"/>
                                  </w:rPr>
                                </w:rPrChange>
                              </w:rPr>
                              <w:t>i</w:t>
                            </w:r>
                          </w:ins>
                          <w:del w:id="2949" w:author="Rajo" w:date="2018-05-24T19:11:00Z">
                            <w:r w:rsidRPr="00B54DEE" w:rsidDel="00425C6C">
                              <w:rPr>
                                <w:rFonts w:ascii="Microsoft Sans Serif" w:eastAsia="Calibri" w:hAnsi="Microsoft Sans Serif"/>
                                <w:bCs/>
                                <w:sz w:val="22"/>
                                <w:szCs w:val="22"/>
                                <w:lang w:val="sr-Latn-RS"/>
                                <w:rPrChange w:id="2950" w:author="Rajo" w:date="2018-05-24T19:36:00Z">
                                  <w:rPr>
                                    <w:rFonts w:ascii="Microsoft Sans Serif" w:eastAsia="Calibri" w:hAnsi="Microsoft Sans Serif"/>
                                    <w:b/>
                                    <w:bCs/>
                                    <w:sz w:val="16"/>
                                    <w:szCs w:val="16"/>
                                    <w:lang w:val="sr-Latn-RS"/>
                                  </w:rPr>
                                </w:rPrChange>
                              </w:rPr>
                              <w:delText>k</w:delText>
                            </w:r>
                          </w:del>
                        </w:p>
                      </w:txbxContent>
                    </v:textbox>
                  </v:shape>
                  <v:shape id="Text Box 19" o:spid="_x0000_s1321" type="#_x0000_t202" style="position:absolute;left:952;top:11239;width:1047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7A783825" w14:textId="115CFEC2" w:rsidR="009B0D46" w:rsidRPr="0053740F" w:rsidRDefault="009B0D46">
                          <w:pPr>
                            <w:rPr>
                              <w:rFonts w:ascii="Microsoft Sans Serif" w:hAnsi="Microsoft Sans Serif" w:cs="Microsoft Sans Serif"/>
                              <w:b/>
                              <w:sz w:val="22"/>
                              <w:rPrChange w:id="2951" w:author="Rajo" w:date="2018-05-24T19:31:00Z">
                                <w:rPr/>
                              </w:rPrChange>
                            </w:rPr>
                          </w:pPr>
                          <w:ins w:id="2952" w:author="Rajo" w:date="2018-05-24T19:29:00Z">
                            <w:r w:rsidRPr="0053740F">
                              <w:rPr>
                                <w:rFonts w:ascii="Microsoft Sans Serif" w:hAnsi="Microsoft Sans Serif" w:cs="Microsoft Sans Serif"/>
                                <w:b/>
                                <w:sz w:val="22"/>
                                <w:rPrChange w:id="2953" w:author="Rajo" w:date="2018-05-24T19:31:00Z">
                                  <w:rPr/>
                                </w:rPrChange>
                              </w:rPr>
                              <w:t xml:space="preserve">CAS </w:t>
                            </w:r>
                            <w:proofErr w:type="spellStart"/>
                            <w:r w:rsidRPr="0053740F">
                              <w:rPr>
                                <w:rFonts w:ascii="Microsoft Sans Serif" w:hAnsi="Microsoft Sans Serif" w:cs="Microsoft Sans Serif"/>
                                <w:b/>
                                <w:sz w:val="22"/>
                                <w:rPrChange w:id="2954" w:author="Rajo" w:date="2018-05-24T19:31:00Z">
                                  <w:rPr/>
                                </w:rPrChange>
                              </w:rPr>
                              <w:t>klijenti</w:t>
                            </w:r>
                          </w:ins>
                          <w:proofErr w:type="spellEnd"/>
                        </w:p>
                      </w:txbxContent>
                    </v:textbox>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27" o:spid="_x0000_s1322" type="#_x0000_t70" style="position:absolute;left:15144;top:18097;width:7811;height:13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" adj="5137,6066" fillcolor="#4f81bd [3204]" strokecolor="#243f60 [1604]" strokeweight="2pt">
                    <v:textbox style="layout-flow:vertical;mso-layout-flow-alt:bottom-to-top" inset=",0,0,0">
                      <w:txbxContent>
                        <w:p w14:paraId="12FAA2C8" w14:textId="279EE66F" w:rsidR="009B0D46" w:rsidRPr="00B54DEE" w:rsidRDefault="009B0D46">
                          <w:pPr>
                            <w:jc w:val="center"/>
                            <w:rPr>
                              <w:rFonts w:ascii="Microsoft Sans Serif" w:hAnsi="Microsoft Sans Serif" w:cs="Microsoft Sans Serif"/>
                              <w:b/>
                              <w:sz w:val="22"/>
                              <w:rPrChange w:id="2955" w:author="Rajo" w:date="2018-05-24T19:38:00Z">
                                <w:rPr/>
                              </w:rPrChange>
                            </w:rPr>
                            <w:pPrChange w:id="2956" w:author="Rajo" w:date="2018-05-24T19:33:00Z">
                              <w:pPr/>
                            </w:pPrChange>
                          </w:pPr>
                          <w:ins w:id="2957" w:author="Rajo" w:date="2018-05-24T19:33:00Z">
                            <w:r w:rsidRPr="00B54DEE">
                              <w:rPr>
                                <w:rFonts w:ascii="Microsoft Sans Serif" w:hAnsi="Microsoft Sans Serif" w:cs="Microsoft Sans Serif"/>
                                <w:b/>
                                <w:sz w:val="22"/>
                                <w:rPrChange w:id="2958" w:author="Rajo" w:date="2018-05-24T19:38:00Z">
                                  <w:rPr/>
                                </w:rPrChange>
                              </w:rPr>
                              <w:t xml:space="preserve">CAS </w:t>
                            </w:r>
                            <w:proofErr w:type="spellStart"/>
                            <w:r w:rsidRPr="00B54DEE">
                              <w:rPr>
                                <w:rFonts w:ascii="Microsoft Sans Serif" w:hAnsi="Microsoft Sans Serif" w:cs="Microsoft Sans Serif"/>
                                <w:b/>
                                <w:sz w:val="22"/>
                                <w:rPrChange w:id="2959" w:author="Rajo" w:date="2018-05-24T19:38:00Z">
                                  <w:rPr/>
                                </w:rPrChange>
                              </w:rPr>
                              <w:t>protokol</w:t>
                            </w:r>
                          </w:ins>
                          <w:proofErr w:type="spellEnd"/>
                        </w:p>
                      </w:txbxContent>
                    </v:textbox>
                  </v:shape>
                  <v:roundrect id="Rectangle: Rounded Corners 17" o:spid="_x0000_s1323" style="position:absolute;left:13906;top:9991;width:10763;height:6392;visibility:visible;mso-wrap-style:square;v-text-anchor:middle" arcsize="1004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" fillcolor="#fbd4b4 [1305]" stroked="f" strokeweight="2pt">
                    <v:textbox>
                      <w:txbxContent>
                        <w:p w14:paraId="5DE7541F" w14:textId="5EC88FA9" w:rsidR="009B0D46" w:rsidRPr="00B54DEE" w:rsidRDefault="009B0D46">
                          <w:pPr>
                            <w:jc w:val="center"/>
                            <w:rPr>
                              <w:rFonts w:ascii="Microsoft Sans Serif" w:hAnsi="Microsoft Sans Serif" w:cs="Microsoft Sans Serif"/>
                              <w:sz w:val="22"/>
                              <w:rPrChange w:id="2960" w:author="Rajo" w:date="2018-05-24T19:37:00Z">
                                <w:rPr/>
                              </w:rPrChange>
                            </w:rPr>
                            <w:pPrChange w:id="2961" w:author="Rajo" w:date="2018-05-24T19:19:00Z">
                              <w:pPr/>
                            </w:pPrChange>
                          </w:pPr>
                          <w:ins w:id="2962" w:author="Rajo" w:date="2018-05-24T19:19:00Z">
                            <w:r w:rsidRPr="00B54DEE">
                              <w:rPr>
                                <w:rFonts w:ascii="Microsoft Sans Serif" w:hAnsi="Microsoft Sans Serif" w:cs="Microsoft Sans Serif"/>
                                <w:sz w:val="22"/>
                                <w:rPrChange w:id="2963" w:author="Rajo" w:date="2018-05-24T19:37:00Z">
                                  <w:rPr/>
                                </w:rPrChange>
                              </w:rPr>
                              <w:t xml:space="preserve">Apache </w:t>
                            </w:r>
                            <w:proofErr w:type="spellStart"/>
                            <w:r w:rsidRPr="00B54DEE">
                              <w:rPr>
                                <w:rFonts w:ascii="Microsoft Sans Serif" w:hAnsi="Microsoft Sans Serif" w:cs="Microsoft Sans Serif"/>
                                <w:sz w:val="22"/>
                                <w:rPrChange w:id="2964" w:author="Rajo" w:date="2018-05-24T19:37:00Z">
                                  <w:rPr/>
                                </w:rPrChange>
                              </w:rPr>
                              <w:t>aplikacij</w:t>
                            </w:r>
                          </w:ins>
                          <w:ins w:id="2965" w:author="Rajo" w:date="2018-05-24T19:20:00Z">
                            <w:r w:rsidRPr="00B54DEE">
                              <w:rPr>
                                <w:rFonts w:ascii="Microsoft Sans Serif" w:hAnsi="Microsoft Sans Serif" w:cs="Microsoft Sans Serif"/>
                                <w:sz w:val="22"/>
                                <w:rPrChange w:id="2966" w:author="Rajo" w:date="2018-05-24T19:37:00Z">
                                  <w:rPr/>
                                </w:rPrChange>
                              </w:rPr>
                              <w:t>a</w:t>
                            </w:r>
                          </w:ins>
                          <w:proofErr w:type="spellEnd"/>
                        </w:p>
                      </w:txbxContent>
                    </v:textbox>
                  </v:roundrect>
                  <v:roundrect id="Rectangle: Rounded Corners 380" o:spid="_x0000_s1324" style="position:absolute;left:26850;top:9991;width:10757;height:6388;visibility:visible;mso-wrap-style:square;v-text-anchor:middle" arcsize="1004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" fillcolor="#fabf8f [1945]" stroked="f" strokeweight="2pt">
                    <v:textbox>
                      <w:txbxContent>
                        <w:p w14:paraId="3A9B3679" w14:textId="68133548" w:rsidR="009B0D46" w:rsidRPr="00B54DEE" w:rsidRDefault="009B0D46" w:rsidP="0053740F">
                          <w:pPr>
                            <w:pStyle w:val="NormalWeb"/>
                            <w:spacing w:before="0" w:beforeAutospacing="0" w:after="160" w:afterAutospacing="0" w:line="276" w:lineRule="auto"/>
                            <w:jc w:val="center"/>
                            <w:rPr>
                              <w:sz w:val="22"/>
                              <w:szCs w:val="22"/>
                              <w:rPrChange w:id="2967" w:author="Rajo" w:date="2018-05-24T19:37:00Z">
                                <w:rPr/>
                              </w:rPrChange>
                            </w:rPr>
                          </w:pPr>
                          <w:del w:id="2968" w:author="Rajo" w:date="2018-05-24T19:26:00Z">
                            <w:r w:rsidRPr="00B54DEE" w:rsidDel="0053740F">
                              <w:rPr>
                                <w:rFonts w:ascii="Microsoft Sans Serif" w:eastAsia="Calibri" w:hAnsi="Microsoft Sans Serif"/>
                                <w:sz w:val="22"/>
                                <w:szCs w:val="22"/>
                                <w:rPrChange w:id="2969" w:author="Rajo" w:date="2018-05-24T19:37:00Z">
                                  <w:rPr>
                                    <w:rFonts w:ascii="Microsoft Sans Serif" w:eastAsia="Calibri" w:hAnsi="Microsoft Sans Serif"/>
                                    <w:color w:val="008080"/>
                                    <w:sz w:val="20"/>
                                    <w:szCs w:val="20"/>
                                    <w:u w:val="single"/>
                                  </w:rPr>
                                </w:rPrChange>
                              </w:rPr>
                              <w:delText>Apache aplikacija</w:delText>
                            </w:r>
                          </w:del>
                          <w:ins w:id="2970" w:author="Rajo" w:date="2018-05-24T19:26:00Z">
                            <w:r w:rsidRPr="00B54DEE">
                              <w:rPr>
                                <w:rFonts w:ascii="Microsoft Sans Serif" w:eastAsia="Calibri" w:hAnsi="Microsoft Sans Serif"/>
                                <w:sz w:val="22"/>
                                <w:szCs w:val="22"/>
                                <w:rPrChange w:id="2971" w:author="Rajo" w:date="2018-05-24T19:37:00Z">
                                  <w:rPr>
                                    <w:rFonts w:ascii="Microsoft Sans Serif" w:eastAsia="Calibri" w:hAnsi="Microsoft Sans Serif"/>
                                    <w:color w:val="008080"/>
                                    <w:sz w:val="20"/>
                                    <w:szCs w:val="20"/>
                                    <w:u w:val="single"/>
                                  </w:rPr>
                                </w:rPrChange>
                              </w:rPr>
                              <w:t xml:space="preserve">Java </w:t>
                            </w:r>
                            <w:proofErr w:type="spellStart"/>
                            <w:r w:rsidRPr="00B54DEE">
                              <w:rPr>
                                <w:rFonts w:ascii="Microsoft Sans Serif" w:eastAsia="Calibri" w:hAnsi="Microsoft Sans Serif"/>
                                <w:sz w:val="22"/>
                                <w:szCs w:val="22"/>
                                <w:rPrChange w:id="2972" w:author="Rajo" w:date="2018-05-24T19:37:00Z">
                                  <w:rPr>
                                    <w:rFonts w:ascii="Microsoft Sans Serif" w:eastAsia="Calibri" w:hAnsi="Microsoft Sans Serif"/>
                                    <w:color w:val="008080"/>
                                    <w:sz w:val="20"/>
                                    <w:szCs w:val="20"/>
                                    <w:u w:val="single"/>
                                  </w:rPr>
                                </w:rPrChange>
                              </w:rPr>
                              <w:t>aplikacija</w:t>
                            </w:r>
                          </w:ins>
                          <w:proofErr w:type="spellEnd"/>
                        </w:p>
                      </w:txbxContent>
                    </v:textbox>
                  </v:roundrect>
                  <v:roundrect id="Rectangle: Rounded Corners 382" o:spid="_x0000_s1325" style="position:absolute;left:39804;top:9994;width:10757;height:6389;visibility:visible;mso-wrap-style:square;v-text-anchor:middle" arcsize="1004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" fillcolor="#f78e37" stroked="f" strokeweight="2pt">
                    <v:textbox>
                      <w:txbxContent>
                        <w:p w14:paraId="54BE126E" w14:textId="2C3A2916" w:rsidR="009B0D46" w:rsidRPr="00B54DEE" w:rsidRDefault="009B0D46" w:rsidP="0053740F">
                          <w:pPr>
                            <w:pStyle w:val="NormalWeb"/>
                            <w:spacing w:before="0" w:beforeAutospacing="0" w:after="160" w:afterAutospacing="0" w:line="276" w:lineRule="auto"/>
                            <w:jc w:val="center"/>
                            <w:rPr>
                              <w:sz w:val="22"/>
                              <w:szCs w:val="22"/>
                              <w:rPrChange w:id="2973" w:author="Rajo" w:date="2018-05-24T19:37:00Z">
                                <w:rPr/>
                              </w:rPrChange>
                            </w:rPr>
                          </w:pPr>
                          <w:del w:id="2974" w:author="Rajo" w:date="2018-05-24T19:27:00Z">
                            <w:r w:rsidRPr="00B54DEE" w:rsidDel="0053740F">
                              <w:rPr>
                                <w:rFonts w:ascii="Microsoft Sans Serif" w:eastAsia="Calibri" w:hAnsi="Microsoft Sans Serif"/>
                                <w:sz w:val="22"/>
                                <w:szCs w:val="22"/>
                                <w:rPrChange w:id="2975" w:author="Rajo" w:date="2018-05-24T19:37:00Z">
                                  <w:rPr>
                                    <w:rFonts w:ascii="Microsoft Sans Serif" w:eastAsia="Calibri" w:hAnsi="Microsoft Sans Serif"/>
                                    <w:color w:val="008080"/>
                                    <w:sz w:val="20"/>
                                    <w:szCs w:val="20"/>
                                    <w:u w:val="single"/>
                                  </w:rPr>
                                </w:rPrChange>
                              </w:rPr>
                              <w:delText>Apache aplikacija</w:delText>
                            </w:r>
                          </w:del>
                          <w:ins w:id="2976" w:author="Rajo" w:date="2018-05-24T19:27:00Z">
                            <w:r w:rsidRPr="00B54DEE">
                              <w:rPr>
                                <w:rFonts w:ascii="Microsoft Sans Serif" w:eastAsia="Calibri" w:hAnsi="Microsoft Sans Serif"/>
                                <w:sz w:val="22"/>
                                <w:szCs w:val="22"/>
                                <w:rPrChange w:id="2977" w:author="Rajo" w:date="2018-05-24T19:37:00Z">
                                  <w:rPr>
                                    <w:rFonts w:ascii="Microsoft Sans Serif" w:eastAsia="Calibri" w:hAnsi="Microsoft Sans Serif"/>
                                    <w:color w:val="008080"/>
                                    <w:sz w:val="20"/>
                                    <w:szCs w:val="20"/>
                                    <w:u w:val="single"/>
                                  </w:rPr>
                                </w:rPrChange>
                              </w:rPr>
                              <w:t xml:space="preserve">Google </w:t>
                            </w:r>
                            <w:proofErr w:type="spellStart"/>
                            <w:r w:rsidRPr="00B54DEE">
                              <w:rPr>
                                <w:rFonts w:ascii="Microsoft Sans Serif" w:eastAsia="Calibri" w:hAnsi="Microsoft Sans Serif"/>
                                <w:sz w:val="22"/>
                                <w:szCs w:val="22"/>
                                <w:rPrChange w:id="2978" w:author="Rajo" w:date="2018-05-24T19:37:00Z">
                                  <w:rPr>
                                    <w:rFonts w:ascii="Microsoft Sans Serif" w:eastAsia="Calibri" w:hAnsi="Microsoft Sans Serif"/>
                                    <w:color w:val="008080"/>
                                    <w:sz w:val="20"/>
                                    <w:szCs w:val="20"/>
                                    <w:u w:val="single"/>
                                  </w:rPr>
                                </w:rPrChange>
                              </w:rPr>
                              <w:t>aplikacija</w:t>
                            </w:r>
                          </w:ins>
                          <w:proofErr w:type="spellEnd"/>
                        </w:p>
                      </w:txbxContent>
                    </v:textbox>
                  </v:roundrect>
                  <v:shape id="Arrow: Up-Down 28" o:spid="_x0000_s1326" type="#_x0000_t70" style="position:absolute;left:27612;top:17811;width:8287;height:14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" adj=",6182" fillcolor="#4f81bd [3204]" strokecolor="#243f60 [1604]" strokeweight="2pt">
                    <v:textbox style="layout-flow:vertical;mso-layout-flow-alt:bottom-to-top" inset=",0,0,0">
                      <w:txbxContent>
                        <w:p w14:paraId="6E604A88" w14:textId="374EA18D" w:rsidR="009B0D46" w:rsidRPr="00B54DEE" w:rsidRDefault="009B0D46">
                          <w:pPr>
                            <w:jc w:val="center"/>
                            <w:rPr>
                              <w:rFonts w:ascii="Microsoft Sans Serif" w:hAnsi="Microsoft Sans Serif" w:cs="Microsoft Sans Serif"/>
                              <w:b/>
                              <w:sz w:val="22"/>
                              <w:rPrChange w:id="2979" w:author="Rajo" w:date="2018-05-24T19:38:00Z">
                                <w:rPr/>
                              </w:rPrChange>
                            </w:rPr>
                            <w:pPrChange w:id="2980" w:author="Rajo" w:date="2018-05-24T19:37:00Z">
                              <w:pPr/>
                            </w:pPrChange>
                          </w:pPr>
                          <w:ins w:id="2981" w:author="Rajo" w:date="2018-05-24T19:37:00Z">
                            <w:r w:rsidRPr="00B54DEE">
                              <w:rPr>
                                <w:rFonts w:ascii="Microsoft Sans Serif" w:hAnsi="Microsoft Sans Serif" w:cs="Microsoft Sans Serif"/>
                                <w:b/>
                                <w:sz w:val="22"/>
                                <w:rPrChange w:id="2982" w:author="Rajo" w:date="2018-05-24T19:38:00Z">
                                  <w:rPr/>
                                </w:rPrChange>
                              </w:rPr>
                              <w:t xml:space="preserve">SAML </w:t>
                            </w:r>
                            <w:proofErr w:type="spellStart"/>
                            <w:r w:rsidRPr="00B54DEE">
                              <w:rPr>
                                <w:rFonts w:ascii="Microsoft Sans Serif" w:hAnsi="Microsoft Sans Serif" w:cs="Microsoft Sans Serif"/>
                                <w:b/>
                                <w:sz w:val="22"/>
                                <w:rPrChange w:id="2983" w:author="Rajo" w:date="2018-05-24T19:38:00Z">
                                  <w:rPr/>
                                </w:rPrChange>
                              </w:rPr>
                              <w:t>protokol</w:t>
                            </w:r>
                          </w:ins>
                          <w:proofErr w:type="spellEnd"/>
                        </w:p>
                      </w:txbxContent>
                    </v:textbox>
                  </v:shape>
                  <v:shape id="Arrow: Up-Down 29" o:spid="_x0000_s1327" type="#_x0000_t70" style="position:absolute;left:40471;top:17907;width:8392;height:14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" adj=",6343" fillcolor="#4f81bd [3204]" strokecolor="#243f60 [1604]" strokeweight="2pt">
                    <v:textbox style="layout-flow:vertical;mso-layout-flow-alt:bottom-to-top" inset=",0,0,0">
                      <w:txbxContent>
                        <w:p w14:paraId="050EA23A" w14:textId="1BF90C77" w:rsidR="009B0D46" w:rsidRPr="00B54DEE" w:rsidRDefault="009B0D46">
                          <w:pPr>
                            <w:jc w:val="center"/>
                            <w:rPr>
                              <w:rFonts w:ascii="Microsoft Sans Serif" w:hAnsi="Microsoft Sans Serif" w:cs="Microsoft Sans Serif"/>
                              <w:b/>
                              <w:sz w:val="22"/>
                              <w:rPrChange w:id="2984" w:author="Rajo" w:date="2018-05-24T19:39:00Z">
                                <w:rPr/>
                              </w:rPrChange>
                            </w:rPr>
                            <w:pPrChange w:id="2985" w:author="Rajo" w:date="2018-05-24T19:38:00Z">
                              <w:pPr/>
                            </w:pPrChange>
                          </w:pPr>
                          <w:ins w:id="2986" w:author="Rajo" w:date="2018-05-24T19:38:00Z">
                            <w:r w:rsidRPr="00B54DEE">
                              <w:rPr>
                                <w:rFonts w:ascii="Microsoft Sans Serif" w:hAnsi="Microsoft Sans Serif" w:cs="Microsoft Sans Serif"/>
                                <w:b/>
                                <w:sz w:val="22"/>
                                <w:rPrChange w:id="2987" w:author="Rajo" w:date="2018-05-24T19:39:00Z">
                                  <w:rPr/>
                                </w:rPrChange>
                              </w:rPr>
                              <w:t>OAuth</w:t>
                            </w:r>
                          </w:ins>
                          <w:ins w:id="2988" w:author="Rajo" w:date="2018-05-24T19:39:00Z">
                            <w:r w:rsidRPr="00B54DEE">
                              <w:rPr>
                                <w:rFonts w:ascii="Microsoft Sans Serif" w:hAnsi="Microsoft Sans Serif" w:cs="Microsoft Sans Serif"/>
                                <w:b/>
                                <w:sz w:val="22"/>
                                <w:rPrChange w:id="2989" w:author="Rajo" w:date="2018-05-24T19:39:00Z">
                                  <w:rPr/>
                                </w:rPrChange>
                              </w:rPr>
                              <w:t xml:space="preserve"> </w:t>
                            </w:r>
                            <w:proofErr w:type="spellStart"/>
                            <w:r w:rsidRPr="00B54DEE">
                              <w:rPr>
                                <w:rFonts w:ascii="Microsoft Sans Serif" w:hAnsi="Microsoft Sans Serif" w:cs="Microsoft Sans Serif"/>
                                <w:b/>
                                <w:sz w:val="22"/>
                                <w:rPrChange w:id="2990" w:author="Rajo" w:date="2018-05-24T19:39:00Z">
                                  <w:rPr/>
                                </w:rPrChange>
                              </w:rPr>
                              <w:t>protokol</w:t>
                            </w:r>
                          </w:ins>
                          <w:proofErr w:type="spellEnd"/>
                        </w:p>
                      </w:txbxContent>
                    </v:textbox>
                  </v:shape>
                  <v:shape id="Connector: Elbow 31" o:spid="_x0000_s1328" type="#_x0000_t33" style="position:absolute;left:19288;top:2822;width:10420;height:716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" strokecolor="black [3040]" strokeweight="1.5pt">
                    <v:stroke endarrow="block"/>
                  </v:shape>
                  <v:shape id="Connector: Elbow 87" o:spid="_x0000_s1329" type="#_x0000_t33" style="position:absolute;left:35664;top:2822;width:9519;height:717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" strokecolor="black [3213]" strokeweight="1.5pt">
                    <v:stroke endarrow="block"/>
                  </v:shape>
                  <v:shape id="Straight Arrow Connector 120" o:spid="_x0000_s1330" type="#_x0000_t32" style="position:absolute;left:32229;top:6422;width:0;height:35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" strokecolor="black [3213]" strokeweight="1.5pt">
                    <v:stroke endarrow="block"/>
                  </v:shape>
                  <v:shape id="Text Box 19" o:spid="_x0000_s1331" type="#_x0000_t202" style="position:absolute;left:952;top:41805;width:10471;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" filled="f" stroked="f" strokeweight=".5pt">
                    <v:textbox>
                      <w:txbxContent>
                        <w:p w14:paraId="6C447E05" w14:textId="198A9F48" w:rsidR="009B0D46" w:rsidRPr="009B1042" w:rsidRDefault="009B0D46" w:rsidP="000B6AA7">
                          <w:pPr>
                            <w:pStyle w:val="NormalWeb"/>
                            <w:spacing w:before="0" w:beforeAutospacing="0" w:after="160" w:afterAutospacing="0" w:line="276" w:lineRule="auto"/>
                          </w:pPr>
                          <w:del w:id="2991" w:author="Rajo" w:date="2018-05-24T19:43:00Z">
                            <w:r w:rsidRPr="000B6AA7" w:rsidDel="000B6AA7">
                              <w:rPr>
                                <w:rFonts w:ascii="Microsoft Sans Serif" w:eastAsia="Calibri" w:hAnsi="Microsoft Sans Serif"/>
                                <w:b/>
                                <w:bCs/>
                                <w:sz w:val="22"/>
                                <w:szCs w:val="22"/>
                                <w:rPrChange w:id="2992" w:author="Rajo" w:date="2018-05-24T19:43:00Z">
                                  <w:rPr>
                                    <w:rFonts w:ascii="Microsoft Sans Serif" w:eastAsia="Calibri" w:hAnsi="Microsoft Sans Serif"/>
                                    <w:b/>
                                    <w:bCs/>
                                    <w:color w:val="008080"/>
                                    <w:sz w:val="22"/>
                                    <w:szCs w:val="22"/>
                                    <w:u w:val="single"/>
                                  </w:rPr>
                                </w:rPrChange>
                              </w:rPr>
                              <w:delText>CAS klijenti</w:delText>
                            </w:r>
                          </w:del>
                          <w:ins w:id="2993" w:author="Rajo" w:date="2018-05-24T19:43:00Z">
                            <w:r w:rsidRPr="000B6AA7">
                              <w:rPr>
                                <w:rFonts w:ascii="Microsoft Sans Serif" w:eastAsia="Calibri" w:hAnsi="Microsoft Sans Serif"/>
                                <w:b/>
                                <w:bCs/>
                                <w:sz w:val="22"/>
                                <w:szCs w:val="22"/>
                                <w:rPrChange w:id="2994" w:author="Rajo" w:date="2018-05-24T19:43:00Z">
                                  <w:rPr>
                                    <w:rFonts w:ascii="Microsoft Sans Serif" w:eastAsia="Calibri" w:hAnsi="Microsoft Sans Serif"/>
                                    <w:b/>
                                    <w:bCs/>
                                    <w:color w:val="008080"/>
                                    <w:sz w:val="22"/>
                                    <w:szCs w:val="22"/>
                                    <w:u w:val="single"/>
                                  </w:rPr>
                                </w:rPrChange>
                              </w:rPr>
                              <w:t>CAS server</w:t>
                            </w:r>
                          </w:ins>
                        </w:p>
                      </w:txbxContent>
                    </v:textbox>
                  </v:shape>
                  <v:roundrect id="Rectangle: Rounded Corners 128" o:spid="_x0000_s1332" style="position:absolute;left:14668;top:34857;width:36676;height:36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" fillcolor="#9fc" stroked="f" strokeweight="2pt">
                    <v:textbox inset="0,,0,0">
                      <w:txbxContent>
                        <w:p w14:paraId="4EB766BE" w14:textId="4E9662F9" w:rsidR="009B0D46" w:rsidRPr="0079239A" w:rsidRDefault="009B0D46">
                          <w:pPr>
                            <w:jc w:val="center"/>
                            <w:rPr>
                              <w:rFonts w:ascii="Microsoft Sans Serif" w:hAnsi="Microsoft Sans Serif" w:cs="Microsoft Sans Serif"/>
                              <w:color w:val="000000" w:themeColor="text1"/>
                              <w:szCs w:val="24"/>
                              <w:rPrChange w:id="2995" w:author="Rajo" w:date="2018-05-24T19:48:00Z">
                                <w:rPr/>
                              </w:rPrChange>
                            </w:rPr>
                            <w:pPrChange w:id="2996" w:author="Rajo" w:date="2018-05-24T19:45:00Z">
                              <w:pPr/>
                            </w:pPrChange>
                          </w:pPr>
                          <w:ins w:id="2997" w:author="Rajo" w:date="2018-05-24T19:45:00Z">
                            <w:r w:rsidRPr="0079239A">
                              <w:rPr>
                                <w:rFonts w:ascii="Microsoft Sans Serif" w:hAnsi="Microsoft Sans Serif" w:cs="Microsoft Sans Serif"/>
                                <w:color w:val="000000" w:themeColor="text1"/>
                                <w:szCs w:val="24"/>
                                <w:rPrChange w:id="2998" w:author="Rajo" w:date="2018-05-24T19:48:00Z">
                                  <w:rPr/>
                                </w:rPrChange>
                              </w:rPr>
                              <w:t>Spring MVC/</w:t>
                            </w:r>
                          </w:ins>
                          <w:proofErr w:type="spellStart"/>
                          <w:ins w:id="2999" w:author="Rajo" w:date="2018-05-24T19:46:00Z">
                            <w:r w:rsidRPr="0079239A">
                              <w:rPr>
                                <w:rFonts w:ascii="Microsoft Sans Serif" w:hAnsi="Microsoft Sans Serif" w:cs="Microsoft Sans Serif"/>
                                <w:color w:val="000000" w:themeColor="text1"/>
                                <w:szCs w:val="24"/>
                                <w:rPrChange w:id="3000" w:author="Rajo" w:date="2018-05-24T19:48:00Z">
                                  <w:rPr/>
                                </w:rPrChange>
                              </w:rPr>
                              <w:t>Webflow</w:t>
                            </w:r>
                          </w:ins>
                          <w:proofErr w:type="spellEnd"/>
                        </w:p>
                      </w:txbxContent>
                    </v:textbox>
                  </v:roundrect>
                  <v:roundrect id="Rectangle: Rounded Corners 386" o:spid="_x0000_s1333" style="position:absolute;left:14563;top:38947;width:36671;height:36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" fillcolor="#cf9" stroked="f" strokeweight="2pt">
                    <v:textbox inset="0,,0,0">
                      <w:txbxContent>
                        <w:p w14:paraId="28911193" w14:textId="3E560AD8" w:rsidR="009B0D46" w:rsidRPr="0079239A" w:rsidRDefault="009B0D46" w:rsidP="0079239A">
                          <w:pPr>
                            <w:pStyle w:val="NormalWeb"/>
                            <w:spacing w:before="0" w:beforeAutospacing="0" w:after="160" w:afterAutospacing="0" w:line="276" w:lineRule="auto"/>
                            <w:jc w:val="center"/>
                            <w:rPr>
                              <w:color w:val="000000" w:themeColor="text1"/>
                              <w:rPrChange w:id="3001" w:author="Rajo" w:date="2018-05-24T19:49:00Z">
                                <w:rPr/>
                              </w:rPrChange>
                            </w:rPr>
                          </w:pPr>
                          <w:del w:id="3002" w:author="Rajo" w:date="2018-05-24T19:49:00Z">
                            <w:r w:rsidRPr="0079239A" w:rsidDel="0079239A">
                              <w:rPr>
                                <w:rFonts w:ascii="Microsoft Sans Serif" w:eastAsia="Calibri" w:hAnsi="Microsoft Sans Serif"/>
                                <w:color w:val="000000" w:themeColor="text1"/>
                                <w:rPrChange w:id="3003" w:author="Rajo" w:date="2018-05-24T19:49:00Z">
                                  <w:rPr>
                                    <w:rFonts w:ascii="Microsoft Sans Serif" w:eastAsia="Calibri" w:hAnsi="Microsoft Sans Serif"/>
                                    <w:color w:val="008080"/>
                                    <w:u w:val="single"/>
                                  </w:rPr>
                                </w:rPrChange>
                              </w:rPr>
                              <w:delText>Spring MVC/Webflow</w:delText>
                            </w:r>
                          </w:del>
                          <w:proofErr w:type="spellStart"/>
                          <w:ins w:id="3004" w:author="Rajo" w:date="2018-05-24T20:07:00Z">
                            <w:r>
                              <w:rPr>
                                <w:rFonts w:ascii="Microsoft Sans Serif" w:eastAsia="Calibri" w:hAnsi="Microsoft Sans Serif"/>
                                <w:color w:val="000000" w:themeColor="text1"/>
                              </w:rPr>
                              <w:t>Upravljanje</w:t>
                            </w:r>
                          </w:ins>
                          <w:proofErr w:type="spellEnd"/>
                          <w:ins w:id="3005" w:author="Rajo" w:date="2018-05-24T20:06:00Z">
                            <w:r>
                              <w:rPr>
                                <w:rFonts w:ascii="Microsoft Sans Serif" w:eastAsia="Calibri" w:hAnsi="Microsoft Sans Serif"/>
                                <w:color w:val="000000" w:themeColor="text1"/>
                              </w:rPr>
                              <w:t xml:space="preserve"> </w:t>
                            </w:r>
                            <w:proofErr w:type="spellStart"/>
                            <w:r>
                              <w:rPr>
                                <w:rFonts w:ascii="Microsoft Sans Serif" w:eastAsia="Calibri" w:hAnsi="Microsoft Sans Serif"/>
                                <w:color w:val="000000" w:themeColor="text1"/>
                              </w:rPr>
                              <w:t>tiketima</w:t>
                            </w:r>
                          </w:ins>
                          <w:proofErr w:type="spellEnd"/>
                        </w:p>
                      </w:txbxContent>
                    </v:textbox>
                  </v:roundrect>
                  <v:roundrect id="Rectangle: Rounded Corners 387" o:spid="_x0000_s1334" style="position:absolute;left:14668;top:43043;width:36671;height:36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" fillcolor="#b8cce4 [1300]" stroked="f" strokeweight="2pt">
                    <v:textbox inset="0,,0,0">
                      <w:txbxContent>
                        <w:p w14:paraId="713B85D2" w14:textId="55D857E7" w:rsidR="009B0D46" w:rsidRPr="0079239A" w:rsidRDefault="009B0D46" w:rsidP="0079239A">
                          <w:pPr>
                            <w:pStyle w:val="NormalWeb"/>
                            <w:spacing w:before="0" w:beforeAutospacing="0" w:after="160" w:afterAutospacing="0" w:line="276" w:lineRule="auto"/>
                            <w:jc w:val="center"/>
                            <w:rPr>
                              <w:color w:val="000000" w:themeColor="text1"/>
                              <w:rPrChange w:id="3006" w:author="Rajo" w:date="2018-05-24T19:50:00Z">
                                <w:rPr/>
                              </w:rPrChange>
                            </w:rPr>
                          </w:pPr>
                          <w:del w:id="3007" w:author="Rajo" w:date="2018-05-24T19:50:00Z">
                            <w:r w:rsidRPr="0079239A" w:rsidDel="0079239A">
                              <w:rPr>
                                <w:rFonts w:ascii="Microsoft Sans Serif" w:eastAsia="Calibri" w:hAnsi="Microsoft Sans Serif"/>
                                <w:color w:val="000000" w:themeColor="text1"/>
                                <w:rPrChange w:id="3008" w:author="Rajo" w:date="2018-05-24T19:50:00Z">
                                  <w:rPr>
                                    <w:rFonts w:ascii="Microsoft Sans Serif" w:eastAsia="Calibri" w:hAnsi="Microsoft Sans Serif"/>
                                    <w:color w:val="008080"/>
                                    <w:u w:val="single"/>
                                  </w:rPr>
                                </w:rPrChange>
                              </w:rPr>
                              <w:delText>Spring MVC/Webflow</w:delText>
                            </w:r>
                          </w:del>
                          <w:ins w:id="3009" w:author="Rajo" w:date="2018-05-24T19:50:00Z">
                            <w:r w:rsidRPr="0079239A">
                              <w:rPr>
                                <w:rFonts w:ascii="Microsoft Sans Serif" w:eastAsia="Calibri" w:hAnsi="Microsoft Sans Serif"/>
                                <w:color w:val="000000" w:themeColor="text1"/>
                                <w:rPrChange w:id="3010" w:author="Rajo" w:date="2018-05-24T19:50:00Z">
                                  <w:rPr>
                                    <w:rFonts w:ascii="Microsoft Sans Serif" w:eastAsia="Calibri" w:hAnsi="Microsoft Sans Serif"/>
                                    <w:color w:val="008080"/>
                                    <w:u w:val="single"/>
                                  </w:rPr>
                                </w:rPrChange>
                              </w:rPr>
                              <w:t>Autentikacija</w:t>
                            </w:r>
                          </w:ins>
                        </w:p>
                      </w:txbxContent>
                    </v:textbox>
                  </v:roundrect>
                  <v:roundrect id="Rectangle: Rounded Corners 389" o:spid="_x0000_s1335" style="position:absolute;left:14668;top:47176;width:12182;height:5674;visibility:visible;mso-wrap-style:square;v-text-anchor:middle" arcsize="1004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" fillcolor="#6599d9" stroked="f" strokeweight="2pt">
                    <v:textbox>
                      <w:txbxContent>
                        <w:p w14:paraId="248A572B" w14:textId="796F8B2D" w:rsidR="009B0D46" w:rsidRPr="0079239A" w:rsidRDefault="009B0D46" w:rsidP="0079239A">
                          <w:pPr>
                            <w:pStyle w:val="NormalWeb"/>
                            <w:spacing w:before="0" w:beforeAutospacing="0" w:after="160" w:afterAutospacing="0" w:line="276" w:lineRule="auto"/>
                            <w:jc w:val="center"/>
                            <w:rPr>
                              <w:color w:val="000000" w:themeColor="text1"/>
                              <w:rPrChange w:id="3011" w:author="Rajo" w:date="2018-05-24T19:55:00Z">
                                <w:rPr/>
                              </w:rPrChange>
                            </w:rPr>
                          </w:pPr>
                          <w:del w:id="3012" w:author="Rajo" w:date="2018-05-24T19:52:00Z">
                            <w:r w:rsidRPr="0079239A" w:rsidDel="0079239A">
                              <w:rPr>
                                <w:rFonts w:ascii="Microsoft Sans Serif" w:eastAsia="Calibri" w:hAnsi="Microsoft Sans Serif"/>
                                <w:color w:val="000000" w:themeColor="text1"/>
                                <w:rPrChange w:id="3013" w:author="Rajo" w:date="2018-05-24T19:55:00Z">
                                  <w:rPr>
                                    <w:rFonts w:ascii="Microsoft Sans Serif" w:eastAsia="Calibri" w:hAnsi="Microsoft Sans Serif"/>
                                    <w:color w:val="008080"/>
                                    <w:sz w:val="22"/>
                                    <w:szCs w:val="22"/>
                                    <w:u w:val="single"/>
                                  </w:rPr>
                                </w:rPrChange>
                              </w:rPr>
                              <w:delText>Apache aplikacija</w:delText>
                            </w:r>
                          </w:del>
                          <w:ins w:id="3014" w:author="Rajo" w:date="2018-05-24T19:54:00Z">
                            <w:r w:rsidRPr="0079239A">
                              <w:rPr>
                                <w:rFonts w:ascii="Microsoft Sans Serif" w:eastAsia="Calibri" w:hAnsi="Microsoft Sans Serif"/>
                                <w:color w:val="000000" w:themeColor="text1"/>
                                <w:rPrChange w:id="3015" w:author="Rajo" w:date="2018-05-24T19:55:00Z">
                                  <w:rPr>
                                    <w:rFonts w:ascii="Microsoft Sans Serif" w:eastAsia="Calibri" w:hAnsi="Microsoft Sans Serif"/>
                                    <w:color w:val="008080"/>
                                    <w:sz w:val="22"/>
                                    <w:szCs w:val="22"/>
                                    <w:u w:val="single"/>
                                  </w:rPr>
                                </w:rPrChange>
                              </w:rPr>
                              <w:t>LDAP autentikator</w:t>
                            </w:r>
                          </w:ins>
                        </w:p>
                      </w:txbxContent>
                    </v:textbox>
                  </v:roundrect>
                  <v:roundrect id="Rectangle: Rounded Corners 392" o:spid="_x0000_s1336" style="position:absolute;left:27612;top:47162;width:11535;height:5678;visibility:visible;mso-wrap-style:square;v-text-anchor:middle" arcsize="1004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" fillcolor="#6599d9" stroked="f" strokeweight="2pt">
                    <v:textbox>
                      <w:txbxContent>
                        <w:p w14:paraId="4BE0F12C" w14:textId="06585661" w:rsidR="009B0D46" w:rsidRPr="009B1042" w:rsidRDefault="009B0D46" w:rsidP="00130C44">
                          <w:pPr>
                            <w:pStyle w:val="NormalWeb"/>
                            <w:spacing w:before="0" w:beforeAutospacing="0" w:after="160" w:afterAutospacing="0" w:line="276" w:lineRule="auto"/>
                            <w:jc w:val="center"/>
                            <w:rPr>
                              <w:rFonts w:ascii="Microsoft Sans Serif" w:eastAsia="Calibri" w:hAnsi="Microsoft Sans Serif"/>
                              <w:color w:val="000000" w:themeColor="text1"/>
                              <w:rPrChange w:id="3016" w:author="Rajo" w:date="2018-05-24T19:58:00Z">
                                <w:rPr/>
                              </w:rPrChange>
                            </w:rPr>
                          </w:pPr>
                          <w:del w:id="3017" w:author="Rajo" w:date="2018-05-24T19:58:00Z">
                            <w:r w:rsidRPr="009B1042" w:rsidDel="009B1042">
                              <w:rPr>
                                <w:rFonts w:ascii="Microsoft Sans Serif" w:eastAsia="Calibri" w:hAnsi="Microsoft Sans Serif"/>
                                <w:color w:val="000000" w:themeColor="text1"/>
                                <w:rPrChange w:id="3018" w:author="Rajo" w:date="2018-05-24T19:58:00Z">
                                  <w:rPr>
                                    <w:rFonts w:ascii="Microsoft Sans Serif" w:eastAsia="Calibri" w:hAnsi="Microsoft Sans Serif"/>
                                    <w:color w:val="008080"/>
                                    <w:sz w:val="22"/>
                                    <w:szCs w:val="22"/>
                                    <w:u w:val="single"/>
                                  </w:rPr>
                                </w:rPrChange>
                              </w:rPr>
                              <w:delText>Apache aplikacija</w:delText>
                            </w:r>
                          </w:del>
                          <w:ins w:id="3019" w:author="Rajo" w:date="2018-05-24T19:58:00Z">
                            <w:r>
                              <w:rPr>
                                <w:rFonts w:ascii="Microsoft Sans Serif" w:eastAsia="Calibri" w:hAnsi="Microsoft Sans Serif"/>
                                <w:color w:val="000000" w:themeColor="text1"/>
                              </w:rPr>
                              <w:t>DB autentikator</w:t>
                            </w:r>
                          </w:ins>
                        </w:p>
                      </w:txbxContent>
                    </v:textbox>
                  </v:roundrect>
                  <v:roundrect id="Rectangle: Rounded Corners 393" o:spid="_x0000_s1337" style="position:absolute;left:39804;top:47171;width:11509;height:5669;visibility:visible;mso-wrap-style:square;v-text-anchor:middle" arcsize="1004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" fillcolor="#6599d9" stroked="f" strokeweight="2pt">
                    <v:textbox>
                      <w:txbxContent>
                        <w:p w14:paraId="0F05E52E" w14:textId="65B38FDD" w:rsidR="009B0D46" w:rsidRPr="009B1042" w:rsidRDefault="009B0D46" w:rsidP="00130C44">
                          <w:pPr>
                            <w:pStyle w:val="NormalWeb"/>
                            <w:spacing w:before="0" w:beforeAutospacing="0" w:after="160" w:afterAutospacing="0" w:line="276" w:lineRule="auto"/>
                            <w:jc w:val="center"/>
                            <w:rPr>
                              <w:rFonts w:ascii="Microsoft Sans Serif" w:eastAsia="Calibri" w:hAnsi="Microsoft Sans Serif"/>
                              <w:color w:val="000000" w:themeColor="text1"/>
                              <w:rPrChange w:id="3020" w:author="Rajo" w:date="2018-05-24T19:59:00Z">
                                <w:rPr/>
                              </w:rPrChange>
                            </w:rPr>
                          </w:pPr>
                          <w:del w:id="3021" w:author="Rajo" w:date="2018-05-24T19:59:00Z">
                            <w:r w:rsidRPr="009B1042" w:rsidDel="009B1042">
                              <w:rPr>
                                <w:rFonts w:ascii="Microsoft Sans Serif" w:eastAsia="Calibri" w:hAnsi="Microsoft Sans Serif"/>
                                <w:color w:val="000000" w:themeColor="text1"/>
                                <w:rPrChange w:id="3022" w:author="Rajo" w:date="2018-05-24T19:59:00Z">
                                  <w:rPr>
                                    <w:rFonts w:ascii="Microsoft Sans Serif" w:eastAsia="Calibri" w:hAnsi="Microsoft Sans Serif"/>
                                    <w:color w:val="008080"/>
                                    <w:sz w:val="22"/>
                                    <w:szCs w:val="22"/>
                                    <w:u w:val="single"/>
                                  </w:rPr>
                                </w:rPrChange>
                              </w:rPr>
                              <w:delText>Apache aplikacija</w:delText>
                            </w:r>
                          </w:del>
                          <w:ins w:id="3023" w:author="Rajo" w:date="2018-05-24T19:59:00Z">
                            <w:r w:rsidRPr="009B1042">
                              <w:rPr>
                                <w:rFonts w:ascii="Microsoft Sans Serif" w:eastAsia="Calibri" w:hAnsi="Microsoft Sans Serif"/>
                                <w:color w:val="000000" w:themeColor="text1"/>
                                <w:rPrChange w:id="3024" w:author="Rajo" w:date="2018-05-24T19:59:00Z">
                                  <w:rPr>
                                    <w:rFonts w:ascii="Microsoft Sans Serif" w:eastAsia="Calibri" w:hAnsi="Microsoft Sans Serif"/>
                                    <w:color w:val="008080"/>
                                    <w:sz w:val="22"/>
                                    <w:szCs w:val="22"/>
                                    <w:u w:val="single"/>
                                  </w:rPr>
                                </w:rPrChange>
                              </w:rPr>
                              <w:t>SPNEGO autentikator</w:t>
                            </w:r>
                          </w:ins>
                        </w:p>
                      </w:txbxContent>
                    </v:textbox>
                  </v:roundrect>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131" o:spid="_x0000_s1338" type="#_x0000_t85" style="position:absolute;left:12477;top:8664;width:1810;height:8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" adj="4715" strokecolor="black [3213]" strokeweight="1.5pt"/>
                  <v:shape id="Left Bracket 394" o:spid="_x0000_s1339" type="#_x0000_t85" style="position:absolute;left:49901;top:8664;width:1803;height:895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" adj="4699" strokecolor="black [3213]" strokeweight="1.5pt"/>
                  <v:shape id="Left Bracket 395" o:spid="_x0000_s1340" type="#_x0000_t85" style="position:absolute;left:13144;top:33791;width:1698;height:20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" adj="1979" strokecolor="black [3213]" strokeweight="1.5pt"/>
                  <v:shape id="Left Bracket 396" o:spid="_x0000_s1341" type="#_x0000_t85" style="position:absolute;left:50949;top:33791;width:1695;height:2002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" adj="1976" strokecolor="black [3213]" strokeweight="1.5pt"/>
                  <v:group id="Group 397" o:spid="_x0000_s1342" style="position:absolute;left:18278;top:59140;width:4286;height:3994" coordsize="438150,439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lO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">
                    <v:shape id="Flowchart: Magnetic Disk 398" o:spid="_x0000_s1343" type="#_x0000_t132" style="position:absolute;top:267675;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" fillcolor="white [3201]" strokecolor="black [3213]" strokeweight="2pt"/>
                    <v:shape id="Flowchart: Magnetic Disk 399" o:spid="_x0000_s1344" type="#_x0000_t132" style="position:absolute;top:130810;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" fillcolor="white [3201]" strokecolor="black [3213]" strokeweight="2pt"/>
                    <v:shape id="Flowchart: Magnetic Disk 400" o:spid="_x0000_s1345" type="#_x0000_t132" style="position:absolute;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" fillcolor="white [3201]" strokecolor="black [3213]" strokeweight="2pt"/>
                  </v:group>
                  <v:group id="Group 401" o:spid="_x0000_s1346" style="position:absolute;left:30616;top:59140;width:4286;height:3988" coordsize="438150,439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">
                    <v:shape id="Flowchart: Magnetic Disk 402" o:spid="_x0000_s1347" type="#_x0000_t132" style="position:absolute;top:267675;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" fillcolor="white [3201]" strokecolor="black [3213]" strokeweight="2pt"/>
                    <v:shape id="Flowchart: Magnetic Disk 403" o:spid="_x0000_s1348" type="#_x0000_t132" style="position:absolute;top:130810;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" fillcolor="white [3201]" strokecolor="black [3213]" strokeweight="2pt"/>
                    <v:shape id="Flowchart: Magnetic Disk 404" o:spid="_x0000_s1349" type="#_x0000_t132" style="position:absolute;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" fillcolor="white [3201]" strokecolor="black [3213]" strokeweight="2pt"/>
                  </v:group>
                  <v:group id="Group 405" o:spid="_x0000_s1350" style="position:absolute;left:42471;top:59146;width:4287;height:3988" coordsize="438150,439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">
                    <v:shape id="Flowchart: Magnetic Disk 406" o:spid="_x0000_s1351" type="#_x0000_t132" style="position:absolute;top:267675;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" fillcolor="white [3201]" strokecolor="black [3213]" strokeweight="2pt"/>
                    <v:shape id="Flowchart: Magnetic Disk 407" o:spid="_x0000_s1352" type="#_x0000_t132" style="position:absolute;top:130810;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" fillcolor="white [3201]" strokecolor="black [3213]" strokeweight="2pt"/>
                    <v:shape id="Flowchart: Magnetic Disk 408" o:spid="_x0000_s1353" type="#_x0000_t132" style="position:absolute;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" fillcolor="white [3201]" strokecolor="black [3213]" strokeweight="2pt"/>
                  </v:group>
                  <v:shape id="Text Box 132" o:spid="_x0000_s1354" type="#_x0000_t202" style="position:absolute;left:16287;top:63491;width:8382;height:2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" filled="f" stroked="f" strokeweight=".5pt">
                    <v:textbox>
                      <w:txbxContent>
                        <w:p w14:paraId="4604435A" w14:textId="7975B55D" w:rsidR="009B0D46" w:rsidRPr="00215582" w:rsidRDefault="009B0D46">
                          <w:pPr>
                            <w:jc w:val="center"/>
                            <w:rPr>
                              <w:rFonts w:ascii="Microsoft Sans Serif" w:hAnsi="Microsoft Sans Serif" w:cs="Microsoft Sans Serif"/>
                              <w:rPrChange w:id="3025" w:author="Rajo" w:date="2018-05-24T20:03:00Z">
                                <w:rPr/>
                              </w:rPrChange>
                            </w:rPr>
                            <w:pPrChange w:id="3026" w:author="Rajo" w:date="2018-05-24T20:04:00Z">
                              <w:pPr/>
                            </w:pPrChange>
                          </w:pPr>
                          <w:ins w:id="3027" w:author="Rajo" w:date="2018-05-24T20:03:00Z">
                            <w:r w:rsidRPr="00215582">
                              <w:rPr>
                                <w:rFonts w:ascii="Microsoft Sans Serif" w:hAnsi="Microsoft Sans Serif" w:cs="Microsoft Sans Serif"/>
                                <w:rPrChange w:id="3028" w:author="Rajo" w:date="2018-05-24T20:03:00Z">
                                  <w:rPr/>
                                </w:rPrChange>
                              </w:rPr>
                              <w:t>LDAP</w:t>
                            </w:r>
                          </w:ins>
                        </w:p>
                      </w:txbxContent>
                    </v:textbox>
                  </v:shape>
                  <v:shape id="Text Box 132" o:spid="_x0000_s1355" type="#_x0000_t202" style="position:absolute;left:28374;top:63604;width:8382;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" filled="f" stroked="f" strokeweight=".5pt">
                    <v:textbox>
                      <w:txbxContent>
                        <w:p w14:paraId="2A4E7995" w14:textId="2BEB7D44" w:rsidR="009B0D46" w:rsidRPr="00215582" w:rsidRDefault="009B0D46" w:rsidP="00215582">
                          <w:pPr>
                            <w:pStyle w:val="NormalWeb"/>
                            <w:spacing w:before="0" w:beforeAutospacing="0" w:after="160" w:afterAutospacing="0" w:line="276" w:lineRule="auto"/>
                            <w:jc w:val="center"/>
                            <w:rPr>
                              <w:color w:val="000000" w:themeColor="text1"/>
                              <w:rPrChange w:id="3029" w:author="Rajo" w:date="2018-05-24T20:04:00Z">
                                <w:rPr/>
                              </w:rPrChange>
                            </w:rPr>
                          </w:pPr>
                          <w:del w:id="3030" w:author="Rajo" w:date="2018-05-24T20:04:00Z">
                            <w:r w:rsidRPr="00215582" w:rsidDel="00215582">
                              <w:rPr>
                                <w:rFonts w:ascii="Microsoft Sans Serif" w:eastAsia="Calibri" w:hAnsi="Microsoft Sans Serif"/>
                                <w:color w:val="000000" w:themeColor="text1"/>
                                <w:rPrChange w:id="3031" w:author="Rajo" w:date="2018-05-24T20:04:00Z">
                                  <w:rPr>
                                    <w:rFonts w:ascii="Microsoft Sans Serif" w:eastAsia="Calibri" w:hAnsi="Microsoft Sans Serif"/>
                                    <w:color w:val="008080"/>
                                    <w:u w:val="single"/>
                                  </w:rPr>
                                </w:rPrChange>
                              </w:rPr>
                              <w:delText>LDAP</w:delText>
                            </w:r>
                          </w:del>
                          <w:ins w:id="3032" w:author="Rajo" w:date="2018-05-24T20:04:00Z">
                            <w:r w:rsidRPr="00215582">
                              <w:rPr>
                                <w:rFonts w:ascii="Microsoft Sans Serif" w:eastAsia="Calibri" w:hAnsi="Microsoft Sans Serif"/>
                                <w:color w:val="000000" w:themeColor="text1"/>
                                <w:rPrChange w:id="3033" w:author="Rajo" w:date="2018-05-24T20:04:00Z">
                                  <w:rPr>
                                    <w:rFonts w:ascii="Microsoft Sans Serif" w:eastAsia="Calibri" w:hAnsi="Microsoft Sans Serif"/>
                                    <w:color w:val="008080"/>
                                    <w:u w:val="single"/>
                                  </w:rPr>
                                </w:rPrChange>
                              </w:rPr>
                              <w:t>DB</w:t>
                            </w:r>
                          </w:ins>
                        </w:p>
                      </w:txbxContent>
                    </v:textbox>
                  </v:shape>
                  <v:shape id="Text Box 132" o:spid="_x0000_s1356" type="#_x0000_t202" style="position:absolute;left:37607;top:63493;width:13907;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" filled="f" stroked="f" strokeweight=".5pt">
                    <v:textbox>
                      <w:txbxContent>
                        <w:p w14:paraId="0C2D9538" w14:textId="0363EFAE" w:rsidR="009B0D46" w:rsidRPr="00215582" w:rsidRDefault="009B0D46" w:rsidP="00215582">
                          <w:pPr>
                            <w:pStyle w:val="NormalWeb"/>
                            <w:spacing w:before="0" w:beforeAutospacing="0" w:after="160" w:afterAutospacing="0" w:line="276" w:lineRule="auto"/>
                            <w:jc w:val="center"/>
                            <w:rPr>
                              <w:color w:val="000000" w:themeColor="text1"/>
                              <w:rPrChange w:id="3034" w:author="Rajo" w:date="2018-05-24T20:05:00Z">
                                <w:rPr/>
                              </w:rPrChange>
                            </w:rPr>
                          </w:pPr>
                          <w:del w:id="3035" w:author="Rajo" w:date="2018-05-24T20:05:00Z">
                            <w:r w:rsidRPr="00215582" w:rsidDel="00215582">
                              <w:rPr>
                                <w:rFonts w:ascii="Microsoft Sans Serif" w:eastAsia="Calibri" w:hAnsi="Microsoft Sans Serif"/>
                                <w:color w:val="000000" w:themeColor="text1"/>
                                <w:u w:val="single"/>
                                <w:rPrChange w:id="3036" w:author="Rajo" w:date="2018-05-24T20:05:00Z">
                                  <w:rPr>
                                    <w:rFonts w:ascii="Microsoft Sans Serif" w:eastAsia="Calibri" w:hAnsi="Microsoft Sans Serif"/>
                                    <w:color w:val="008080"/>
                                    <w:u w:val="single"/>
                                  </w:rPr>
                                </w:rPrChange>
                              </w:rPr>
                              <w:delText>LDAP</w:delText>
                            </w:r>
                          </w:del>
                          <w:ins w:id="3037" w:author="Rajo" w:date="2018-05-24T20:05:00Z">
                            <w:r w:rsidRPr="00215582">
                              <w:rPr>
                                <w:rFonts w:ascii="Microsoft Sans Serif" w:eastAsia="Calibri" w:hAnsi="Microsoft Sans Serif"/>
                                <w:color w:val="000000" w:themeColor="text1"/>
                                <w:u w:val="single"/>
                                <w:rPrChange w:id="3038" w:author="Rajo" w:date="2018-05-24T20:05:00Z">
                                  <w:rPr>
                                    <w:rFonts w:ascii="Microsoft Sans Serif" w:eastAsia="Calibri" w:hAnsi="Microsoft Sans Serif"/>
                                    <w:color w:val="008080"/>
                                    <w:u w:val="single"/>
                                  </w:rPr>
                                </w:rPrChange>
                              </w:rPr>
                              <w:t>Active Directory</w:t>
                            </w:r>
                          </w:ins>
                        </w:p>
                      </w:txbxContent>
                    </v:textbox>
                  </v:shape>
                  <v:shape id="Arrow: Up-Down 133" o:spid="_x0000_s1357" type="#_x0000_t70" style="position:absolute;left:18954;top:53813;width:313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" adj=",7402" fillcolor="#4f81bd [3204]" strokecolor="#243f60 [1604]" strokeweight="2pt">
                    <v:textbox style="layout-flow:vertical;mso-layout-flow-alt:bottom-to-top" inset=",0,0,0"/>
                  </v:shape>
                  <v:shape id="Arrow: Up-Down 411" o:spid="_x0000_s1358" type="#_x0000_t70" style="position:absolute;left:31105;top:53616;width:3130;height:4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" adj=",7405" fillcolor="#4f81bd [3204]" strokecolor="#243f60 [1604]" strokeweight="2pt">
                    <v:textbox style="layout-flow:vertical;mso-layout-flow-alt:bottom-to-top" inset=",0,0,0"/>
                  </v:shape>
                  <v:shape id="Arrow: Up-Down 412" o:spid="_x0000_s1359" type="#_x0000_t70" style="position:absolute;left:43138;top:53611;width:3131;height:4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" adj=",7405" fillcolor="#4f81bd [3204]" strokecolor="#243f60 [1604]" strokeweight="2pt">
                    <v:textbox style="layout-flow:vertical;mso-layout-flow-alt:bottom-to-top" inset=",0,0,0"/>
                  </v:shape>
                  <w10:anchorlock/>
                </v:group>
              </w:pict>
            </mc:Fallback>
          </mc:AlternateContent>
        </w:r>
      </w:ins>
      <w:commentRangeStart w:id="3039"/>
      <w:commentRangeStart w:id="3040"/>
    </w:p>
    <w:p w14:paraId="1374E429" w14:textId="383F2D67" w:rsidR="00E94ADE" w:rsidDel="00951456" w:rsidRDefault="00CC5052">
      <w:pPr>
        <w:pStyle w:val="Caption"/>
        <w:jc w:val="center"/>
        <w:rPr>
          <w:del w:id="3041" w:author="Rajo" w:date="2018-05-23T21:01:00Z"/>
          <w:lang w:val="bs-Latn-BA"/>
        </w:rPr>
      </w:pPr>
      <w:r>
        <w:rPr>
          <w:lang w:val="bs-Latn-BA"/>
        </w:rPr>
        <w:t xml:space="preserve">Slika </w:t>
      </w:r>
      <w:ins w:id="3042" w:author="Rajo" w:date="2018-05-31T17:30:00Z">
        <w:r w:rsidR="002105F4">
          <w:rPr>
            <w:lang w:val="bs-Latn-BA"/>
          </w:rPr>
          <w:fldChar w:fldCharType="begin"/>
        </w:r>
        <w:r w:rsidR="002105F4">
          <w:rPr>
            <w:lang w:val="bs-Latn-BA"/>
          </w:rPr>
          <w:instrText xml:space="preserve"> STYLEREF 1 \s </w:instrText>
        </w:r>
      </w:ins>
      <w:r w:rsidR="002105F4">
        <w:rPr>
          <w:lang w:val="bs-Latn-BA"/>
        </w:rPr>
        <w:fldChar w:fldCharType="separate"/>
      </w:r>
      <w:r w:rsidR="002105F4">
        <w:rPr>
          <w:noProof/>
          <w:lang w:val="bs-Latn-BA"/>
        </w:rPr>
        <w:t>9</w:t>
      </w:r>
      <w:ins w:id="3043" w:author="Rajo" w:date="2018-05-31T17:30:00Z">
        <w:r w:rsidR="002105F4">
          <w:rPr>
            <w:lang w:val="bs-Latn-BA"/>
          </w:rPr>
          <w:fldChar w:fldCharType="end"/>
        </w:r>
        <w:r w:rsidR="002105F4">
          <w:rPr>
            <w:lang w:val="bs-Latn-BA"/>
          </w:rPr>
          <w:t>.</w:t>
        </w:r>
        <w:r w:rsidR="002105F4">
          <w:rPr>
            <w:lang w:val="bs-Latn-BA"/>
          </w:rPr>
          <w:fldChar w:fldCharType="begin"/>
        </w:r>
        <w:r w:rsidR="002105F4">
          <w:rPr>
            <w:lang w:val="bs-Latn-BA"/>
          </w:rPr>
          <w:instrText xml:space="preserve"> SEQ Slika \* ARABIC \s 1 </w:instrText>
        </w:r>
      </w:ins>
      <w:r w:rsidR="002105F4">
        <w:rPr>
          <w:lang w:val="bs-Latn-BA"/>
        </w:rPr>
        <w:fldChar w:fldCharType="separate"/>
      </w:r>
      <w:ins w:id="3044" w:author="Rajo" w:date="2018-05-31T17:30:00Z">
        <w:r w:rsidR="002105F4">
          <w:rPr>
            <w:noProof/>
            <w:lang w:val="bs-Latn-BA"/>
          </w:rPr>
          <w:t>1</w:t>
        </w:r>
        <w:r w:rsidR="002105F4">
          <w:rPr>
            <w:lang w:val="bs-Latn-BA"/>
          </w:rPr>
          <w:fldChar w:fldCharType="end"/>
        </w:r>
      </w:ins>
      <w:del w:id="3045" w:author="Rajo" w:date="2018-05-26T20:59:00Z">
        <w:r w:rsidDel="00F674A3">
          <w:rPr>
            <w:lang w:val="bs-Latn-BA"/>
          </w:rPr>
          <w:fldChar w:fldCharType="begin"/>
        </w:r>
        <w:r w:rsidDel="00F674A3">
          <w:rPr>
            <w:lang w:val="bs-Latn-BA"/>
          </w:rPr>
          <w:delInstrText xml:space="preserve"> STYLEREF 1 \s </w:delInstrText>
        </w:r>
        <w:r w:rsidDel="00F674A3">
          <w:rPr>
            <w:lang w:val="bs-Latn-BA"/>
          </w:rPr>
          <w:fldChar w:fldCharType="separate"/>
        </w:r>
        <w:r w:rsidDel="00F674A3">
          <w:rPr>
            <w:lang w:val="bs-Latn-BA"/>
          </w:rPr>
          <w:delText>8</w:delText>
        </w:r>
        <w:r w:rsidDel="00F674A3">
          <w:rPr>
            <w:lang w:val="bs-Latn-BA"/>
          </w:rPr>
          <w:fldChar w:fldCharType="end"/>
        </w:r>
        <w:r w:rsidDel="00F674A3">
          <w:rPr>
            <w:lang w:val="bs-Latn-BA"/>
          </w:rPr>
          <w:delText>.</w:delText>
        </w:r>
        <w:r w:rsidDel="00F674A3">
          <w:rPr>
            <w:lang w:val="bs-Latn-BA"/>
          </w:rPr>
          <w:fldChar w:fldCharType="begin"/>
        </w:r>
        <w:r w:rsidDel="00F674A3">
          <w:rPr>
            <w:lang w:val="bs-Latn-BA"/>
          </w:rPr>
          <w:delInstrText xml:space="preserve"> SEQ Slika \* ARABIC \s 1 </w:delInstrText>
        </w:r>
        <w:r w:rsidDel="00F674A3">
          <w:rPr>
            <w:lang w:val="bs-Latn-BA"/>
          </w:rPr>
          <w:fldChar w:fldCharType="separate"/>
        </w:r>
        <w:r w:rsidDel="00F674A3">
          <w:rPr>
            <w:lang w:val="bs-Latn-BA"/>
          </w:rPr>
          <w:delText>1</w:delText>
        </w:r>
        <w:r w:rsidDel="00F674A3">
          <w:rPr>
            <w:lang w:val="bs-Latn-BA"/>
          </w:rPr>
          <w:fldChar w:fldCharType="end"/>
        </w:r>
      </w:del>
      <w:r>
        <w:rPr>
          <w:lang w:val="bs-Latn-BA"/>
        </w:rPr>
        <w:t xml:space="preserve"> – Arhitektura CAS sistema</w:t>
      </w:r>
      <w:del w:id="3046" w:author="Rajo" w:date="2018-05-24T19:53:00Z">
        <w:r w:rsidDel="0079239A">
          <w:rPr>
            <w:rStyle w:val="FootnoteReference"/>
            <w:lang w:val="bs-Latn-BA"/>
          </w:rPr>
          <w:footnoteReference w:id="8"/>
        </w:r>
        <w:commentRangeEnd w:id="3039"/>
        <w:r w:rsidR="00666E3D" w:rsidDel="0079239A">
          <w:rPr>
            <w:rStyle w:val="CommentReference"/>
            <w:b w:val="0"/>
            <w:bCs w:val="0"/>
            <w:i w:val="0"/>
          </w:rPr>
          <w:commentReference w:id="3039"/>
        </w:r>
      </w:del>
      <w:commentRangeEnd w:id="3040"/>
      <w:r w:rsidR="00310776">
        <w:rPr>
          <w:rStyle w:val="CommentReference"/>
          <w:b w:val="0"/>
          <w:bCs w:val="0"/>
          <w:i w:val="0"/>
        </w:rPr>
        <w:commentReference w:id="3040"/>
      </w:r>
    </w:p>
    <w:p w14:paraId="0661B238" w14:textId="77777777" w:rsidR="00E94ADE" w:rsidRDefault="00E94ADE">
      <w:pPr>
        <w:pStyle w:val="Caption"/>
        <w:jc w:val="center"/>
        <w:rPr>
          <w:lang w:val="bs-Latn-BA"/>
        </w:rPr>
        <w:pPrChange w:id="3049" w:author="Rajo" w:date="2018-05-23T21:01:00Z">
          <w:pPr>
            <w:spacing w:line="240" w:lineRule="auto"/>
            <w:jc w:val="both"/>
          </w:pPr>
        </w:pPrChange>
      </w:pPr>
    </w:p>
    <w:p w14:paraId="6CFEC018" w14:textId="77777777" w:rsidR="00E94ADE" w:rsidDel="00F01224" w:rsidRDefault="00CC5052">
      <w:pPr>
        <w:spacing w:line="240" w:lineRule="auto"/>
        <w:ind w:firstLine="360"/>
        <w:jc w:val="both"/>
        <w:rPr>
          <w:del w:id="3050" w:author="Rajo" w:date="2018-05-23T21:06:00Z"/>
          <w:lang w:val="bs-Latn-BA"/>
        </w:rPr>
        <w:pPrChange w:id="3051" w:author="Rajo" w:date="2018-06-17T14:58:00Z">
          <w:pPr>
            <w:spacing w:line="240" w:lineRule="auto"/>
            <w:ind w:firstLine="420"/>
            <w:jc w:val="both"/>
          </w:pPr>
        </w:pPrChange>
      </w:pPr>
      <w:r>
        <w:rPr>
          <w:b/>
          <w:lang w:val="bs-Latn-BA"/>
        </w:rPr>
        <w:lastRenderedPageBreak/>
        <w:t>CAS server</w:t>
      </w:r>
      <w:r>
        <w:rPr>
          <w:lang w:val="bs-Latn-BA"/>
        </w:rPr>
        <w:t xml:space="preserve"> je  Java </w:t>
      </w:r>
      <w:proofErr w:type="spellStart"/>
      <w:r>
        <w:rPr>
          <w:lang w:val="bs-Latn-BA"/>
        </w:rPr>
        <w:t>servlet</w:t>
      </w:r>
      <w:proofErr w:type="spellEnd"/>
      <w:r>
        <w:rPr>
          <w:lang w:val="bs-Latn-BA"/>
        </w:rPr>
        <w:t xml:space="preserve"> izgrađen na </w:t>
      </w:r>
      <w:proofErr w:type="spellStart"/>
      <w:r>
        <w:rPr>
          <w:lang w:val="bs-Latn-BA"/>
        </w:rPr>
        <w:t>Spring</w:t>
      </w:r>
      <w:proofErr w:type="spellEnd"/>
      <w:r>
        <w:rPr>
          <w:lang w:val="bs-Latn-BA"/>
        </w:rPr>
        <w:t xml:space="preserve"> Framework-u, a sastoji se od sledećih podsistema, koji predstavljaju tri različita sloja servera:</w:t>
      </w:r>
    </w:p>
    <w:p w14:paraId="041C49F0" w14:textId="77777777" w:rsidR="00E94ADE" w:rsidRDefault="00E94ADE">
      <w:pPr>
        <w:spacing w:line="240" w:lineRule="auto"/>
        <w:ind w:firstLine="360"/>
        <w:jc w:val="both"/>
        <w:rPr>
          <w:lang w:val="bs-Latn-BA"/>
        </w:rPr>
        <w:pPrChange w:id="3052" w:author="Rajo" w:date="2018-06-17T14:58:00Z">
          <w:pPr>
            <w:spacing w:line="240" w:lineRule="auto"/>
            <w:jc w:val="both"/>
          </w:pPr>
        </w:pPrChange>
      </w:pPr>
    </w:p>
    <w:p w14:paraId="4C4D4159" w14:textId="77777777" w:rsidR="00E94ADE" w:rsidRDefault="00CC5052">
      <w:pPr>
        <w:pStyle w:val="ListParagraph1"/>
        <w:numPr>
          <w:ilvl w:val="0"/>
          <w:numId w:val="19"/>
        </w:numPr>
        <w:spacing w:line="240" w:lineRule="auto"/>
        <w:jc w:val="both"/>
        <w:rPr>
          <w:lang w:val="bs-Latn-BA"/>
        </w:rPr>
      </w:pPr>
      <w:r>
        <w:rPr>
          <w:lang w:val="bs-Latn-BA"/>
        </w:rPr>
        <w:t>Web (</w:t>
      </w:r>
      <w:proofErr w:type="spellStart"/>
      <w:r>
        <w:rPr>
          <w:lang w:val="bs-Latn-BA"/>
        </w:rPr>
        <w:t>Spring</w:t>
      </w:r>
      <w:proofErr w:type="spellEnd"/>
      <w:r>
        <w:rPr>
          <w:lang w:val="bs-Latn-BA"/>
        </w:rPr>
        <w:t xml:space="preserve"> MVC/</w:t>
      </w:r>
      <w:proofErr w:type="spellStart"/>
      <w:r>
        <w:rPr>
          <w:lang w:val="bs-Latn-BA"/>
        </w:rPr>
        <w:t>Spring</w:t>
      </w:r>
      <w:proofErr w:type="spellEnd"/>
      <w:r>
        <w:rPr>
          <w:lang w:val="bs-Latn-BA"/>
        </w:rPr>
        <w:t xml:space="preserve"> </w:t>
      </w:r>
      <w:proofErr w:type="spellStart"/>
      <w:r>
        <w:rPr>
          <w:lang w:val="bs-Latn-BA"/>
        </w:rPr>
        <w:t>Webflow</w:t>
      </w:r>
      <w:proofErr w:type="spellEnd"/>
      <w:r>
        <w:rPr>
          <w:lang w:val="bs-Latn-BA"/>
        </w:rPr>
        <w:t>)</w:t>
      </w:r>
    </w:p>
    <w:p w14:paraId="4AD0BFE9" w14:textId="77777777" w:rsidR="00E94ADE" w:rsidRDefault="00CC5052">
      <w:pPr>
        <w:pStyle w:val="ListParagraph1"/>
        <w:numPr>
          <w:ilvl w:val="0"/>
          <w:numId w:val="19"/>
        </w:numPr>
        <w:spacing w:line="240" w:lineRule="auto"/>
        <w:jc w:val="both"/>
        <w:rPr>
          <w:lang w:val="bs-Latn-BA"/>
        </w:rPr>
      </w:pPr>
      <w:r>
        <w:rPr>
          <w:lang w:val="bs-Latn-BA"/>
        </w:rPr>
        <w:t>Tiketi</w:t>
      </w:r>
    </w:p>
    <w:p w14:paraId="455F198C" w14:textId="77777777" w:rsidR="00E94ADE" w:rsidDel="00F01224" w:rsidRDefault="00CC5052">
      <w:pPr>
        <w:pStyle w:val="ListParagraph1"/>
        <w:numPr>
          <w:ilvl w:val="0"/>
          <w:numId w:val="19"/>
        </w:numPr>
        <w:spacing w:line="240" w:lineRule="auto"/>
        <w:jc w:val="both"/>
        <w:rPr>
          <w:del w:id="3053" w:author="Rajo" w:date="2018-05-23T21:06:00Z"/>
          <w:lang w:val="bs-Latn-BA"/>
        </w:rPr>
      </w:pPr>
      <w:r>
        <w:rPr>
          <w:lang w:val="bs-Latn-BA"/>
        </w:rPr>
        <w:t>Autentikacija</w:t>
      </w:r>
    </w:p>
    <w:p w14:paraId="6C63E9C5" w14:textId="77777777" w:rsidR="00E94ADE" w:rsidRPr="00F01224" w:rsidRDefault="00E94ADE">
      <w:pPr>
        <w:pStyle w:val="ListParagraph1"/>
        <w:numPr>
          <w:ilvl w:val="0"/>
          <w:numId w:val="19"/>
        </w:numPr>
        <w:spacing w:line="240" w:lineRule="auto"/>
        <w:jc w:val="both"/>
        <w:rPr>
          <w:lang w:val="bs-Latn-BA"/>
        </w:rPr>
        <w:pPrChange w:id="3054" w:author="Rajo" w:date="2018-05-23T21:06:00Z">
          <w:pPr>
            <w:spacing w:line="240" w:lineRule="auto"/>
            <w:jc w:val="both"/>
          </w:pPr>
        </w:pPrChange>
      </w:pPr>
    </w:p>
    <w:p w14:paraId="500C2992" w14:textId="10AF4876" w:rsidR="00E94ADE" w:rsidDel="00F01224" w:rsidRDefault="00CC5052">
      <w:pPr>
        <w:spacing w:line="240" w:lineRule="auto"/>
        <w:ind w:firstLine="360"/>
        <w:jc w:val="both"/>
        <w:rPr>
          <w:del w:id="3055" w:author="Rajo" w:date="2018-05-23T21:06:00Z"/>
          <w:lang w:val="bs-Latn-BA"/>
        </w:rPr>
        <w:pPrChange w:id="3056" w:author="Rajo" w:date="2018-06-17T14:58:00Z">
          <w:pPr>
            <w:spacing w:line="240" w:lineRule="auto"/>
            <w:ind w:firstLine="420"/>
            <w:jc w:val="both"/>
          </w:pPr>
        </w:pPrChange>
      </w:pPr>
      <w:r>
        <w:rPr>
          <w:lang w:val="bs-Latn-BA"/>
        </w:rPr>
        <w:t>Web sloj predstavlja pristupnu tačku koja vrši komunikaciju sa vanjskim sistemima, uključujući i CAS klijente. Oslanja se na podsistem tiketa, koji vrši generisanje tiketa za pristup CAS klijentima. Da bi se tiket izdao, korisnik mora biti uspješno autentikovan, tako da se ovaj podsistem dalje oslanja na podsistem za autentikaciju, koji najčešće samo obrađuje zahtjeve koji se šalju prilikom kreiranja SSO sesije. Podsistem za autentikacij</w:t>
      </w:r>
      <w:ins w:id="3057" w:author="Rajo" w:date="2018-05-27T15:31:00Z">
        <w:r w:rsidR="00701AAA">
          <w:rPr>
            <w:lang w:val="bs-Latn-BA"/>
          </w:rPr>
          <w:t>u</w:t>
        </w:r>
      </w:ins>
      <w:del w:id="3058" w:author="Rajo" w:date="2018-05-27T15:31:00Z">
        <w:r w:rsidDel="00701AAA">
          <w:rPr>
            <w:lang w:val="bs-Latn-BA"/>
          </w:rPr>
          <w:delText>a</w:delText>
        </w:r>
      </w:del>
      <w:r>
        <w:rPr>
          <w:lang w:val="bs-Latn-BA"/>
        </w:rPr>
        <w:t xml:space="preserve"> provjerava pristupne podatke korisnika u odnosnu na bazu podataka, LDAP bazu, </w:t>
      </w:r>
      <w:proofErr w:type="spellStart"/>
      <w:r>
        <w:rPr>
          <w:lang w:val="bs-Latn-BA"/>
        </w:rPr>
        <w:t>ActiveDirectory</w:t>
      </w:r>
      <w:proofErr w:type="spellEnd"/>
      <w:r>
        <w:rPr>
          <w:lang w:val="bs-Latn-BA"/>
        </w:rPr>
        <w:t xml:space="preserve"> servis ili drugi od podržanih izvora autentikacionih podataka.</w:t>
      </w:r>
    </w:p>
    <w:p w14:paraId="7DA39B61" w14:textId="77777777" w:rsidR="00E94ADE" w:rsidRDefault="00E94ADE">
      <w:pPr>
        <w:spacing w:line="240" w:lineRule="auto"/>
        <w:ind w:firstLine="360"/>
        <w:jc w:val="both"/>
        <w:rPr>
          <w:lang w:val="bs-Latn-BA"/>
        </w:rPr>
        <w:pPrChange w:id="3059" w:author="Rajo" w:date="2018-06-17T14:58:00Z">
          <w:pPr>
            <w:spacing w:line="240" w:lineRule="auto"/>
            <w:jc w:val="both"/>
          </w:pPr>
        </w:pPrChange>
      </w:pPr>
    </w:p>
    <w:p w14:paraId="088CD42C" w14:textId="77777777" w:rsidR="00E94ADE" w:rsidDel="00F01224" w:rsidRDefault="00CC5052">
      <w:pPr>
        <w:spacing w:line="240" w:lineRule="auto"/>
        <w:ind w:firstLine="360"/>
        <w:jc w:val="both"/>
        <w:rPr>
          <w:del w:id="3060" w:author="Rajo" w:date="2018-05-23T21:06:00Z"/>
          <w:lang w:val="bs-Latn-BA"/>
        </w:rPr>
        <w:pPrChange w:id="3061" w:author="Rajo" w:date="2018-06-17T14:58:00Z">
          <w:pPr>
            <w:spacing w:line="240" w:lineRule="auto"/>
            <w:ind w:firstLine="420"/>
            <w:jc w:val="both"/>
          </w:pPr>
        </w:pPrChange>
      </w:pPr>
      <w:r>
        <w:rPr>
          <w:lang w:val="bs-Latn-BA"/>
        </w:rPr>
        <w:t xml:space="preserve">Kao glavne zadatke ima autentikaciju korisnika, te odobravanje pristupa CAS servisima, tj. klijentima, izdavanjem i provjeravanjem tiketa. </w:t>
      </w:r>
    </w:p>
    <w:p w14:paraId="1DB4603F" w14:textId="77777777" w:rsidR="00E94ADE" w:rsidRDefault="00E94ADE">
      <w:pPr>
        <w:spacing w:line="240" w:lineRule="auto"/>
        <w:ind w:firstLine="360"/>
        <w:jc w:val="both"/>
        <w:rPr>
          <w:lang w:val="bs-Latn-BA"/>
        </w:rPr>
        <w:pPrChange w:id="3062" w:author="Rajo" w:date="2018-06-17T14:58:00Z">
          <w:pPr>
            <w:spacing w:line="240" w:lineRule="auto"/>
            <w:jc w:val="both"/>
          </w:pPr>
        </w:pPrChange>
      </w:pPr>
    </w:p>
    <w:p w14:paraId="2BDD1692" w14:textId="42D2BC8A" w:rsidR="00E94ADE" w:rsidDel="00F01224" w:rsidRDefault="00CC5052">
      <w:pPr>
        <w:spacing w:line="240" w:lineRule="auto"/>
        <w:ind w:firstLine="360"/>
        <w:jc w:val="both"/>
        <w:rPr>
          <w:del w:id="3063" w:author="Rajo" w:date="2018-05-23T21:06:00Z"/>
          <w:lang w:val="bs-Latn-BA"/>
        </w:rPr>
        <w:pPrChange w:id="3064" w:author="Rajo" w:date="2018-06-17T14:58:00Z">
          <w:pPr>
            <w:spacing w:line="240" w:lineRule="auto"/>
            <w:ind w:firstLine="420"/>
            <w:jc w:val="both"/>
          </w:pPr>
        </w:pPrChange>
      </w:pPr>
      <w:r>
        <w:rPr>
          <w:lang w:val="bs-Latn-BA"/>
        </w:rPr>
        <w:t>Pojam “</w:t>
      </w:r>
      <w:r>
        <w:rPr>
          <w:b/>
          <w:lang w:val="bs-Latn-BA"/>
        </w:rPr>
        <w:t>CAS klijent</w:t>
      </w:r>
      <w:r>
        <w:rPr>
          <w:lang w:val="bs-Latn-BA"/>
        </w:rPr>
        <w:t xml:space="preserve">” ima različito značenja zavisno od konteksta u kom se koristi. CAS klijent je bilo koja aplikacija koja je podešena da vrši komunikaciju sa CAS serverom putem nekog od podržanih protokola, i za nju se koristi i naziv CAS servis. Pored toga, CAS klijent predstavlja i softverski paket koji može biti integrisan u razne platforme </w:t>
      </w:r>
      <w:ins w:id="3065" w:author="Rajo" w:date="2018-05-27T15:33:00Z">
        <w:r w:rsidR="007C7970">
          <w:rPr>
            <w:lang w:val="bs-Latn-BA"/>
          </w:rPr>
          <w:t xml:space="preserve">(Apache </w:t>
        </w:r>
        <w:proofErr w:type="spellStart"/>
        <w:r w:rsidR="007C7970">
          <w:rPr>
            <w:lang w:val="bs-Latn-BA"/>
          </w:rPr>
          <w:t>Httpd</w:t>
        </w:r>
        <w:proofErr w:type="spellEnd"/>
        <w:r w:rsidR="007C7970">
          <w:rPr>
            <w:lang w:val="bs-Latn-BA"/>
          </w:rPr>
          <w:t xml:space="preserve"> Server, Java, .NET, PHP, </w:t>
        </w:r>
        <w:proofErr w:type="spellStart"/>
        <w:r w:rsidR="007C7970">
          <w:rPr>
            <w:lang w:val="bs-Latn-BA"/>
          </w:rPr>
          <w:t>Perl</w:t>
        </w:r>
        <w:proofErr w:type="spellEnd"/>
        <w:r w:rsidR="007C7970">
          <w:rPr>
            <w:lang w:val="bs-Latn-BA"/>
          </w:rPr>
          <w:t xml:space="preserve">, </w:t>
        </w:r>
        <w:proofErr w:type="spellStart"/>
        <w:r w:rsidR="007C7970">
          <w:rPr>
            <w:lang w:val="bs-Latn-BA"/>
          </w:rPr>
          <w:t>Pyton</w:t>
        </w:r>
        <w:proofErr w:type="spellEnd"/>
        <w:r w:rsidR="007C7970">
          <w:rPr>
            <w:lang w:val="bs-Latn-BA"/>
          </w:rPr>
          <w:t xml:space="preserve">, </w:t>
        </w:r>
        <w:proofErr w:type="spellStart"/>
        <w:r w:rsidR="007C7970">
          <w:rPr>
            <w:lang w:val="bs-Latn-BA"/>
          </w:rPr>
          <w:t>Ruby</w:t>
        </w:r>
        <w:proofErr w:type="spellEnd"/>
        <w:r w:rsidR="007C7970">
          <w:rPr>
            <w:lang w:val="bs-Latn-BA"/>
          </w:rPr>
          <w:t xml:space="preserve">) </w:t>
        </w:r>
      </w:ins>
      <w:r>
        <w:rPr>
          <w:lang w:val="bs-Latn-BA"/>
        </w:rPr>
        <w:t>i aplikacije</w:t>
      </w:r>
      <w:ins w:id="3066" w:author="Rajo" w:date="2018-05-27T15:34:00Z">
        <w:r w:rsidR="007C7970">
          <w:rPr>
            <w:lang w:val="bs-Latn-BA"/>
          </w:rPr>
          <w:t xml:space="preserve"> (</w:t>
        </w:r>
        <w:proofErr w:type="spellStart"/>
        <w:r w:rsidR="007C7970">
          <w:rPr>
            <w:lang w:val="bs-Latn-BA"/>
          </w:rPr>
          <w:t>Canvas</w:t>
        </w:r>
        <w:proofErr w:type="spellEnd"/>
        <w:r w:rsidR="007C7970">
          <w:rPr>
            <w:lang w:val="bs-Latn-BA"/>
          </w:rPr>
          <w:t xml:space="preserve">, </w:t>
        </w:r>
        <w:proofErr w:type="spellStart"/>
        <w:r w:rsidR="007C7970">
          <w:rPr>
            <w:lang w:val="bs-Latn-BA"/>
          </w:rPr>
          <w:t>Atlassian</w:t>
        </w:r>
        <w:proofErr w:type="spellEnd"/>
        <w:r w:rsidR="007C7970">
          <w:rPr>
            <w:lang w:val="bs-Latn-BA"/>
          </w:rPr>
          <w:t xml:space="preserve"> </w:t>
        </w:r>
        <w:proofErr w:type="spellStart"/>
        <w:r w:rsidR="007C7970">
          <w:rPr>
            <w:lang w:val="bs-Latn-BA"/>
          </w:rPr>
          <w:t>Confluence</w:t>
        </w:r>
        <w:proofErr w:type="spellEnd"/>
        <w:r w:rsidR="007C7970">
          <w:rPr>
            <w:lang w:val="bs-Latn-BA"/>
          </w:rPr>
          <w:t>/</w:t>
        </w:r>
        <w:proofErr w:type="spellStart"/>
        <w:r w:rsidR="007C7970">
          <w:rPr>
            <w:lang w:val="bs-Latn-BA"/>
          </w:rPr>
          <w:t>Jira</w:t>
        </w:r>
        <w:proofErr w:type="spellEnd"/>
        <w:r w:rsidR="007C7970">
          <w:rPr>
            <w:lang w:val="bs-Latn-BA"/>
          </w:rPr>
          <w:t xml:space="preserve">, </w:t>
        </w:r>
        <w:proofErr w:type="spellStart"/>
        <w:r w:rsidR="007C7970">
          <w:rPr>
            <w:lang w:val="bs-Latn-BA"/>
          </w:rPr>
          <w:t>Drupal</w:t>
        </w:r>
        <w:proofErr w:type="spellEnd"/>
        <w:r w:rsidR="007C7970">
          <w:rPr>
            <w:lang w:val="bs-Latn-BA"/>
          </w:rPr>
          <w:t xml:space="preserve">, </w:t>
        </w:r>
        <w:proofErr w:type="spellStart"/>
        <w:r w:rsidR="007C7970">
          <w:rPr>
            <w:lang w:val="bs-Latn-BA"/>
          </w:rPr>
          <w:t>Liferay</w:t>
        </w:r>
        <w:proofErr w:type="spellEnd"/>
        <w:r w:rsidR="007C7970">
          <w:rPr>
            <w:lang w:val="bs-Latn-BA"/>
          </w:rPr>
          <w:t xml:space="preserve">, </w:t>
        </w:r>
        <w:proofErr w:type="spellStart"/>
        <w:r w:rsidR="007C7970">
          <w:rPr>
            <w:lang w:val="bs-Latn-BA"/>
          </w:rPr>
          <w:t>UPortal</w:t>
        </w:r>
        <w:proofErr w:type="spellEnd"/>
        <w:r w:rsidR="007C7970">
          <w:rPr>
            <w:lang w:val="bs-Latn-BA"/>
          </w:rPr>
          <w:t>...)</w:t>
        </w:r>
      </w:ins>
      <w:r>
        <w:rPr>
          <w:lang w:val="bs-Latn-BA"/>
        </w:rPr>
        <w:t xml:space="preserve"> kako bi one mogle da komuniciraju sa CAS serverom. </w:t>
      </w:r>
    </w:p>
    <w:p w14:paraId="5BB7B608" w14:textId="77777777" w:rsidR="00E94ADE" w:rsidDel="002668D6" w:rsidRDefault="00E94ADE">
      <w:pPr>
        <w:spacing w:line="240" w:lineRule="auto"/>
        <w:ind w:firstLine="360"/>
        <w:jc w:val="both"/>
        <w:rPr>
          <w:del w:id="3067" w:author="Rajo" w:date="2018-05-27T15:35:00Z"/>
          <w:lang w:val="bs-Latn-BA"/>
        </w:rPr>
        <w:pPrChange w:id="3068" w:author="Rajo" w:date="2018-06-17T14:58:00Z">
          <w:pPr>
            <w:spacing w:line="240" w:lineRule="auto"/>
            <w:jc w:val="both"/>
          </w:pPr>
        </w:pPrChange>
      </w:pPr>
    </w:p>
    <w:p w14:paraId="31CF2653" w14:textId="7174E60D" w:rsidR="00E94ADE" w:rsidDel="00F01224" w:rsidRDefault="00CC5052" w:rsidP="00143689">
      <w:pPr>
        <w:spacing w:line="240" w:lineRule="auto"/>
        <w:ind w:firstLine="360"/>
        <w:jc w:val="both"/>
        <w:rPr>
          <w:del w:id="3069" w:author="Rajo" w:date="2018-05-23T21:06:00Z"/>
          <w:lang w:val="bs-Latn-BA"/>
        </w:rPr>
      </w:pPr>
      <w:commentRangeStart w:id="3070"/>
      <w:commentRangeStart w:id="3071"/>
      <w:del w:id="3072" w:author="Rajo" w:date="2018-05-27T15:35:00Z">
        <w:r w:rsidDel="002668D6">
          <w:rPr>
            <w:lang w:val="bs-Latn-BA"/>
          </w:rPr>
          <w:delText>Podržane platforme:</w:delText>
        </w:r>
      </w:del>
    </w:p>
    <w:p w14:paraId="72FE1AB0" w14:textId="2CAA783C" w:rsidR="00E94ADE" w:rsidDel="002668D6" w:rsidRDefault="00E94ADE">
      <w:pPr>
        <w:spacing w:line="240" w:lineRule="auto"/>
        <w:ind w:firstLine="360"/>
        <w:jc w:val="both"/>
        <w:rPr>
          <w:del w:id="3073" w:author="Rajo" w:date="2018-05-27T15:35:00Z"/>
          <w:lang w:val="bs-Latn-BA"/>
        </w:rPr>
        <w:pPrChange w:id="3074" w:author="Rajo" w:date="2018-06-17T14:58:00Z">
          <w:pPr>
            <w:spacing w:line="240" w:lineRule="auto"/>
            <w:jc w:val="both"/>
          </w:pPr>
        </w:pPrChange>
      </w:pPr>
    </w:p>
    <w:p w14:paraId="1952B84B" w14:textId="22D0A483" w:rsidR="00E94ADE" w:rsidDel="002668D6" w:rsidRDefault="00CC5052">
      <w:pPr>
        <w:pStyle w:val="ListParagraph1"/>
        <w:numPr>
          <w:ilvl w:val="0"/>
          <w:numId w:val="20"/>
        </w:numPr>
        <w:spacing w:line="240" w:lineRule="auto"/>
        <w:ind w:firstLine="360"/>
        <w:jc w:val="both"/>
        <w:rPr>
          <w:del w:id="3075" w:author="Rajo" w:date="2018-05-27T15:35:00Z"/>
          <w:lang w:val="bs-Latn-BA"/>
        </w:rPr>
        <w:pPrChange w:id="3076" w:author="Rajo" w:date="2018-06-17T14:58:00Z">
          <w:pPr>
            <w:pStyle w:val="ListParagraph1"/>
            <w:numPr>
              <w:numId w:val="20"/>
            </w:numPr>
            <w:spacing w:line="240" w:lineRule="auto"/>
            <w:ind w:hanging="360"/>
            <w:jc w:val="both"/>
          </w:pPr>
        </w:pPrChange>
      </w:pPr>
      <w:del w:id="3077" w:author="Rajo" w:date="2018-05-27T15:35:00Z">
        <w:r w:rsidDel="002668D6">
          <w:rPr>
            <w:lang w:val="bs-Latn-BA"/>
          </w:rPr>
          <w:delText>Apache Httpd Server</w:delText>
        </w:r>
      </w:del>
    </w:p>
    <w:p w14:paraId="1574CD85" w14:textId="7FF1A495" w:rsidR="00E94ADE" w:rsidDel="002668D6" w:rsidRDefault="00CC5052">
      <w:pPr>
        <w:pStyle w:val="ListParagraph1"/>
        <w:numPr>
          <w:ilvl w:val="0"/>
          <w:numId w:val="20"/>
        </w:numPr>
        <w:spacing w:line="240" w:lineRule="auto"/>
        <w:ind w:firstLine="360"/>
        <w:jc w:val="both"/>
        <w:rPr>
          <w:del w:id="3078" w:author="Rajo" w:date="2018-05-27T15:35:00Z"/>
          <w:lang w:val="bs-Latn-BA"/>
        </w:rPr>
        <w:pPrChange w:id="3079" w:author="Rajo" w:date="2018-06-17T14:58:00Z">
          <w:pPr>
            <w:pStyle w:val="ListParagraph1"/>
            <w:numPr>
              <w:numId w:val="20"/>
            </w:numPr>
            <w:spacing w:line="240" w:lineRule="auto"/>
            <w:ind w:hanging="360"/>
            <w:jc w:val="both"/>
          </w:pPr>
        </w:pPrChange>
      </w:pPr>
      <w:del w:id="3080" w:author="Rajo" w:date="2018-05-27T15:35:00Z">
        <w:r w:rsidDel="002668D6">
          <w:rPr>
            <w:lang w:val="bs-Latn-BA"/>
          </w:rPr>
          <w:delText>Java</w:delText>
        </w:r>
      </w:del>
    </w:p>
    <w:p w14:paraId="3CFD2A9A" w14:textId="6B5A6074" w:rsidR="00E94ADE" w:rsidDel="002668D6" w:rsidRDefault="00CC5052">
      <w:pPr>
        <w:pStyle w:val="ListParagraph1"/>
        <w:numPr>
          <w:ilvl w:val="0"/>
          <w:numId w:val="20"/>
        </w:numPr>
        <w:spacing w:line="240" w:lineRule="auto"/>
        <w:ind w:firstLine="360"/>
        <w:jc w:val="both"/>
        <w:rPr>
          <w:del w:id="3081" w:author="Rajo" w:date="2018-05-27T15:35:00Z"/>
          <w:lang w:val="bs-Latn-BA"/>
        </w:rPr>
        <w:pPrChange w:id="3082" w:author="Rajo" w:date="2018-06-17T14:58:00Z">
          <w:pPr>
            <w:pStyle w:val="ListParagraph1"/>
            <w:numPr>
              <w:numId w:val="20"/>
            </w:numPr>
            <w:spacing w:line="240" w:lineRule="auto"/>
            <w:ind w:hanging="360"/>
            <w:jc w:val="both"/>
          </w:pPr>
        </w:pPrChange>
      </w:pPr>
      <w:del w:id="3083" w:author="Rajo" w:date="2018-05-27T15:35:00Z">
        <w:r w:rsidDel="002668D6">
          <w:rPr>
            <w:lang w:val="bs-Latn-BA"/>
          </w:rPr>
          <w:delText>.NET</w:delText>
        </w:r>
      </w:del>
    </w:p>
    <w:p w14:paraId="57583421" w14:textId="16B3A7B0" w:rsidR="00E94ADE" w:rsidDel="002668D6" w:rsidRDefault="00CC5052">
      <w:pPr>
        <w:pStyle w:val="ListParagraph1"/>
        <w:numPr>
          <w:ilvl w:val="0"/>
          <w:numId w:val="20"/>
        </w:numPr>
        <w:spacing w:line="240" w:lineRule="auto"/>
        <w:ind w:firstLine="360"/>
        <w:jc w:val="both"/>
        <w:rPr>
          <w:del w:id="3084" w:author="Rajo" w:date="2018-05-27T15:35:00Z"/>
          <w:lang w:val="bs-Latn-BA"/>
        </w:rPr>
        <w:pPrChange w:id="3085" w:author="Rajo" w:date="2018-06-17T14:58:00Z">
          <w:pPr>
            <w:pStyle w:val="ListParagraph1"/>
            <w:numPr>
              <w:numId w:val="20"/>
            </w:numPr>
            <w:spacing w:line="240" w:lineRule="auto"/>
            <w:ind w:hanging="360"/>
            <w:jc w:val="both"/>
          </w:pPr>
        </w:pPrChange>
      </w:pPr>
      <w:del w:id="3086" w:author="Rajo" w:date="2018-05-27T15:35:00Z">
        <w:r w:rsidDel="002668D6">
          <w:rPr>
            <w:lang w:val="bs-Latn-BA"/>
          </w:rPr>
          <w:delText>PHP</w:delText>
        </w:r>
      </w:del>
    </w:p>
    <w:p w14:paraId="6DD4BC30" w14:textId="57762C45" w:rsidR="00E94ADE" w:rsidDel="002668D6" w:rsidRDefault="00CC5052">
      <w:pPr>
        <w:pStyle w:val="ListParagraph1"/>
        <w:numPr>
          <w:ilvl w:val="0"/>
          <w:numId w:val="20"/>
        </w:numPr>
        <w:spacing w:line="240" w:lineRule="auto"/>
        <w:ind w:firstLine="360"/>
        <w:jc w:val="both"/>
        <w:rPr>
          <w:del w:id="3087" w:author="Rajo" w:date="2018-05-27T15:35:00Z"/>
          <w:lang w:val="bs-Latn-BA"/>
        </w:rPr>
        <w:pPrChange w:id="3088" w:author="Rajo" w:date="2018-06-17T14:58:00Z">
          <w:pPr>
            <w:pStyle w:val="ListParagraph1"/>
            <w:numPr>
              <w:numId w:val="20"/>
            </w:numPr>
            <w:spacing w:line="240" w:lineRule="auto"/>
            <w:ind w:hanging="360"/>
            <w:jc w:val="both"/>
          </w:pPr>
        </w:pPrChange>
      </w:pPr>
      <w:del w:id="3089" w:author="Rajo" w:date="2018-05-27T15:35:00Z">
        <w:r w:rsidDel="002668D6">
          <w:rPr>
            <w:lang w:val="bs-Latn-BA"/>
          </w:rPr>
          <w:delText>Perl</w:delText>
        </w:r>
      </w:del>
    </w:p>
    <w:p w14:paraId="1544745A" w14:textId="2128FBA8" w:rsidR="00E94ADE" w:rsidDel="002668D6" w:rsidRDefault="00CC5052">
      <w:pPr>
        <w:pStyle w:val="ListParagraph1"/>
        <w:numPr>
          <w:ilvl w:val="0"/>
          <w:numId w:val="20"/>
        </w:numPr>
        <w:spacing w:line="240" w:lineRule="auto"/>
        <w:ind w:firstLine="360"/>
        <w:jc w:val="both"/>
        <w:rPr>
          <w:del w:id="3090" w:author="Rajo" w:date="2018-05-27T15:35:00Z"/>
          <w:lang w:val="bs-Latn-BA"/>
        </w:rPr>
        <w:pPrChange w:id="3091" w:author="Rajo" w:date="2018-06-17T14:58:00Z">
          <w:pPr>
            <w:pStyle w:val="ListParagraph1"/>
            <w:numPr>
              <w:numId w:val="20"/>
            </w:numPr>
            <w:spacing w:line="240" w:lineRule="auto"/>
            <w:ind w:hanging="360"/>
            <w:jc w:val="both"/>
          </w:pPr>
        </w:pPrChange>
      </w:pPr>
      <w:del w:id="3092" w:author="Rajo" w:date="2018-05-27T15:35:00Z">
        <w:r w:rsidDel="002668D6">
          <w:rPr>
            <w:lang w:val="bs-Latn-BA"/>
          </w:rPr>
          <w:delText>Python</w:delText>
        </w:r>
      </w:del>
    </w:p>
    <w:p w14:paraId="7E305E5C" w14:textId="3C4B114E" w:rsidR="00E94ADE" w:rsidDel="00F01224" w:rsidRDefault="00CC5052">
      <w:pPr>
        <w:pStyle w:val="ListParagraph1"/>
        <w:numPr>
          <w:ilvl w:val="0"/>
          <w:numId w:val="20"/>
        </w:numPr>
        <w:spacing w:line="240" w:lineRule="auto"/>
        <w:ind w:firstLine="360"/>
        <w:jc w:val="both"/>
        <w:rPr>
          <w:del w:id="3093" w:author="Rajo" w:date="2018-05-23T21:06:00Z"/>
          <w:lang w:val="bs-Latn-BA"/>
        </w:rPr>
        <w:pPrChange w:id="3094" w:author="Rajo" w:date="2018-06-17T14:58:00Z">
          <w:pPr>
            <w:pStyle w:val="ListParagraph1"/>
            <w:numPr>
              <w:numId w:val="20"/>
            </w:numPr>
            <w:spacing w:line="240" w:lineRule="auto"/>
            <w:ind w:hanging="360"/>
            <w:jc w:val="both"/>
          </w:pPr>
        </w:pPrChange>
      </w:pPr>
      <w:del w:id="3095" w:author="Rajo" w:date="2018-05-27T15:35:00Z">
        <w:r w:rsidDel="002668D6">
          <w:rPr>
            <w:lang w:val="bs-Latn-BA"/>
          </w:rPr>
          <w:delText>Ruby</w:delText>
        </w:r>
      </w:del>
    </w:p>
    <w:p w14:paraId="20A0DC12" w14:textId="26E3BCCC" w:rsidR="00E94ADE" w:rsidRPr="00F01224" w:rsidDel="002668D6" w:rsidRDefault="00E94ADE">
      <w:pPr>
        <w:pStyle w:val="ListParagraph1"/>
        <w:numPr>
          <w:ilvl w:val="0"/>
          <w:numId w:val="20"/>
        </w:numPr>
        <w:spacing w:line="240" w:lineRule="auto"/>
        <w:ind w:firstLine="360"/>
        <w:jc w:val="both"/>
        <w:rPr>
          <w:del w:id="3096" w:author="Rajo" w:date="2018-05-27T15:35:00Z"/>
          <w:lang w:val="bs-Latn-BA"/>
        </w:rPr>
        <w:pPrChange w:id="3097" w:author="Rajo" w:date="2018-06-17T14:58:00Z">
          <w:pPr>
            <w:spacing w:line="240" w:lineRule="auto"/>
            <w:jc w:val="both"/>
          </w:pPr>
        </w:pPrChange>
      </w:pPr>
    </w:p>
    <w:p w14:paraId="562760B3" w14:textId="09CEA153" w:rsidR="00E94ADE" w:rsidDel="002668D6" w:rsidRDefault="00E94ADE" w:rsidP="00143689">
      <w:pPr>
        <w:spacing w:line="240" w:lineRule="auto"/>
        <w:ind w:firstLine="360"/>
        <w:jc w:val="both"/>
        <w:rPr>
          <w:del w:id="3098" w:author="Rajo" w:date="2018-05-27T15:35:00Z"/>
          <w:lang w:val="bs-Latn-BA"/>
        </w:rPr>
      </w:pPr>
    </w:p>
    <w:p w14:paraId="3FB59BC7" w14:textId="570F9E01" w:rsidR="00E94ADE" w:rsidDel="00F01224" w:rsidRDefault="00CC5052">
      <w:pPr>
        <w:spacing w:line="240" w:lineRule="auto"/>
        <w:ind w:firstLine="360"/>
        <w:jc w:val="both"/>
        <w:rPr>
          <w:del w:id="3099" w:author="Rajo" w:date="2018-05-23T21:06:00Z"/>
          <w:lang w:val="bs-Latn-BA"/>
        </w:rPr>
      </w:pPr>
      <w:del w:id="3100" w:author="Rajo" w:date="2018-05-27T15:35:00Z">
        <w:r w:rsidDel="002668D6">
          <w:rPr>
            <w:lang w:val="bs-Latn-BA"/>
          </w:rPr>
          <w:delText>Podržane aplikacije:</w:delText>
        </w:r>
      </w:del>
    </w:p>
    <w:p w14:paraId="3525F896" w14:textId="0D2D76B1" w:rsidR="00E94ADE" w:rsidDel="002668D6" w:rsidRDefault="00E94ADE">
      <w:pPr>
        <w:spacing w:line="240" w:lineRule="auto"/>
        <w:ind w:firstLine="360"/>
        <w:jc w:val="both"/>
        <w:rPr>
          <w:del w:id="3101" w:author="Rajo" w:date="2018-05-27T15:35:00Z"/>
          <w:lang w:val="bs-Latn-BA"/>
        </w:rPr>
        <w:pPrChange w:id="3102" w:author="Rajo" w:date="2018-06-17T14:58:00Z">
          <w:pPr>
            <w:spacing w:line="240" w:lineRule="auto"/>
            <w:jc w:val="both"/>
          </w:pPr>
        </w:pPrChange>
      </w:pPr>
    </w:p>
    <w:p w14:paraId="0CBE5D6D" w14:textId="3C3D2FA6" w:rsidR="00E94ADE" w:rsidDel="002668D6" w:rsidRDefault="00CC5052">
      <w:pPr>
        <w:pStyle w:val="ListParagraph1"/>
        <w:numPr>
          <w:ilvl w:val="0"/>
          <w:numId w:val="21"/>
        </w:numPr>
        <w:spacing w:line="240" w:lineRule="auto"/>
        <w:ind w:firstLine="360"/>
        <w:jc w:val="both"/>
        <w:rPr>
          <w:del w:id="3103" w:author="Rajo" w:date="2018-05-27T15:35:00Z"/>
          <w:lang w:val="bs-Latn-BA"/>
        </w:rPr>
        <w:pPrChange w:id="3104" w:author="Rajo" w:date="2018-06-17T14:58:00Z">
          <w:pPr>
            <w:pStyle w:val="ListParagraph1"/>
            <w:numPr>
              <w:numId w:val="21"/>
            </w:numPr>
            <w:spacing w:line="240" w:lineRule="auto"/>
            <w:ind w:hanging="360"/>
            <w:jc w:val="both"/>
          </w:pPr>
        </w:pPrChange>
      </w:pPr>
      <w:del w:id="3105" w:author="Rajo" w:date="2018-05-27T15:35:00Z">
        <w:r w:rsidDel="002668D6">
          <w:rPr>
            <w:lang w:val="bs-Latn-BA"/>
          </w:rPr>
          <w:delText>Canvas</w:delText>
        </w:r>
      </w:del>
    </w:p>
    <w:p w14:paraId="7E12C448" w14:textId="193CC055" w:rsidR="00E94ADE" w:rsidDel="002668D6" w:rsidRDefault="00CC5052">
      <w:pPr>
        <w:pStyle w:val="ListParagraph1"/>
        <w:numPr>
          <w:ilvl w:val="0"/>
          <w:numId w:val="21"/>
        </w:numPr>
        <w:spacing w:line="240" w:lineRule="auto"/>
        <w:ind w:firstLine="360"/>
        <w:jc w:val="both"/>
        <w:rPr>
          <w:del w:id="3106" w:author="Rajo" w:date="2018-05-27T15:35:00Z"/>
          <w:lang w:val="bs-Latn-BA"/>
        </w:rPr>
        <w:pPrChange w:id="3107" w:author="Rajo" w:date="2018-06-17T14:58:00Z">
          <w:pPr>
            <w:pStyle w:val="ListParagraph1"/>
            <w:numPr>
              <w:numId w:val="21"/>
            </w:numPr>
            <w:spacing w:line="240" w:lineRule="auto"/>
            <w:ind w:hanging="360"/>
            <w:jc w:val="both"/>
          </w:pPr>
        </w:pPrChange>
      </w:pPr>
      <w:del w:id="3108" w:author="Rajo" w:date="2018-05-27T15:35:00Z">
        <w:r w:rsidDel="002668D6">
          <w:rPr>
            <w:lang w:val="bs-Latn-BA"/>
          </w:rPr>
          <w:delText>Atlassian Confluence i JIRA</w:delText>
        </w:r>
      </w:del>
    </w:p>
    <w:p w14:paraId="31010C5F" w14:textId="2725654E" w:rsidR="00E94ADE" w:rsidDel="002668D6" w:rsidRDefault="00CC5052">
      <w:pPr>
        <w:pStyle w:val="ListParagraph1"/>
        <w:numPr>
          <w:ilvl w:val="0"/>
          <w:numId w:val="21"/>
        </w:numPr>
        <w:spacing w:line="240" w:lineRule="auto"/>
        <w:ind w:firstLine="360"/>
        <w:jc w:val="both"/>
        <w:rPr>
          <w:del w:id="3109" w:author="Rajo" w:date="2018-05-27T15:35:00Z"/>
          <w:lang w:val="bs-Latn-BA"/>
        </w:rPr>
        <w:pPrChange w:id="3110" w:author="Rajo" w:date="2018-06-17T14:58:00Z">
          <w:pPr>
            <w:pStyle w:val="ListParagraph1"/>
            <w:numPr>
              <w:numId w:val="21"/>
            </w:numPr>
            <w:spacing w:line="240" w:lineRule="auto"/>
            <w:ind w:hanging="360"/>
            <w:jc w:val="both"/>
          </w:pPr>
        </w:pPrChange>
      </w:pPr>
      <w:del w:id="3111" w:author="Rajo" w:date="2018-05-27T15:35:00Z">
        <w:r w:rsidDel="002668D6">
          <w:rPr>
            <w:lang w:val="bs-Latn-BA"/>
          </w:rPr>
          <w:delText>Drupal</w:delText>
        </w:r>
      </w:del>
    </w:p>
    <w:p w14:paraId="10446910" w14:textId="49BD66A6" w:rsidR="00E94ADE" w:rsidDel="002668D6" w:rsidRDefault="00CC5052">
      <w:pPr>
        <w:pStyle w:val="ListParagraph1"/>
        <w:numPr>
          <w:ilvl w:val="0"/>
          <w:numId w:val="21"/>
        </w:numPr>
        <w:spacing w:line="240" w:lineRule="auto"/>
        <w:ind w:firstLine="360"/>
        <w:jc w:val="both"/>
        <w:rPr>
          <w:del w:id="3112" w:author="Rajo" w:date="2018-05-27T15:35:00Z"/>
          <w:lang w:val="bs-Latn-BA"/>
        </w:rPr>
        <w:pPrChange w:id="3113" w:author="Rajo" w:date="2018-06-17T14:58:00Z">
          <w:pPr>
            <w:pStyle w:val="ListParagraph1"/>
            <w:numPr>
              <w:numId w:val="21"/>
            </w:numPr>
            <w:spacing w:line="240" w:lineRule="auto"/>
            <w:ind w:hanging="360"/>
            <w:jc w:val="both"/>
          </w:pPr>
        </w:pPrChange>
      </w:pPr>
      <w:del w:id="3114" w:author="Rajo" w:date="2018-05-27T15:35:00Z">
        <w:r w:rsidDel="002668D6">
          <w:rPr>
            <w:lang w:val="bs-Latn-BA"/>
          </w:rPr>
          <w:delText>Liferay</w:delText>
        </w:r>
      </w:del>
    </w:p>
    <w:p w14:paraId="2B7F4868" w14:textId="67460F84" w:rsidR="00E94ADE" w:rsidDel="002668D6" w:rsidRDefault="00CC5052">
      <w:pPr>
        <w:pStyle w:val="ListParagraph1"/>
        <w:numPr>
          <w:ilvl w:val="0"/>
          <w:numId w:val="21"/>
        </w:numPr>
        <w:spacing w:line="240" w:lineRule="auto"/>
        <w:ind w:firstLine="360"/>
        <w:jc w:val="both"/>
        <w:rPr>
          <w:del w:id="3115" w:author="Rajo" w:date="2018-05-27T15:35:00Z"/>
          <w:lang w:val="bs-Latn-BA"/>
        </w:rPr>
        <w:pPrChange w:id="3116" w:author="Rajo" w:date="2018-06-17T14:58:00Z">
          <w:pPr>
            <w:pStyle w:val="ListParagraph1"/>
            <w:numPr>
              <w:numId w:val="21"/>
            </w:numPr>
            <w:spacing w:line="240" w:lineRule="auto"/>
            <w:ind w:hanging="360"/>
            <w:jc w:val="both"/>
          </w:pPr>
        </w:pPrChange>
      </w:pPr>
      <w:del w:id="3117" w:author="Rajo" w:date="2018-05-27T15:35:00Z">
        <w:r w:rsidDel="002668D6">
          <w:rPr>
            <w:lang w:val="bs-Latn-BA"/>
          </w:rPr>
          <w:delText>UPortal</w:delText>
        </w:r>
      </w:del>
    </w:p>
    <w:p w14:paraId="4D097D18" w14:textId="4E487530" w:rsidR="00E94ADE" w:rsidDel="002668D6" w:rsidRDefault="00CC5052">
      <w:pPr>
        <w:pStyle w:val="ListParagraph1"/>
        <w:numPr>
          <w:ilvl w:val="0"/>
          <w:numId w:val="21"/>
        </w:numPr>
        <w:spacing w:line="240" w:lineRule="auto"/>
        <w:ind w:firstLine="360"/>
        <w:jc w:val="both"/>
        <w:rPr>
          <w:del w:id="3118" w:author="Rajo" w:date="2018-05-27T15:35:00Z"/>
          <w:lang w:val="bs-Latn-BA"/>
        </w:rPr>
        <w:pPrChange w:id="3119" w:author="Rajo" w:date="2018-06-17T14:58:00Z">
          <w:pPr>
            <w:pStyle w:val="ListParagraph1"/>
            <w:numPr>
              <w:numId w:val="21"/>
            </w:numPr>
            <w:spacing w:line="240" w:lineRule="auto"/>
            <w:ind w:hanging="360"/>
            <w:jc w:val="both"/>
          </w:pPr>
        </w:pPrChange>
      </w:pPr>
      <w:del w:id="3120" w:author="Rajo" w:date="2018-05-27T15:35:00Z">
        <w:r w:rsidDel="002668D6">
          <w:rPr>
            <w:lang w:val="bs-Latn-BA"/>
          </w:rPr>
          <w:delText>...</w:delText>
        </w:r>
      </w:del>
    </w:p>
    <w:p w14:paraId="0010EE38" w14:textId="1BE84BD2" w:rsidR="00E94ADE" w:rsidRDefault="00E94ADE">
      <w:pPr>
        <w:ind w:firstLine="360"/>
        <w:rPr>
          <w:ins w:id="3121" w:author="Rajo" w:date="2018-05-23T21:06:00Z"/>
          <w:lang w:val="bs-Latn-BA"/>
        </w:rPr>
        <w:pPrChange w:id="3122" w:author="Rajo" w:date="2018-06-17T14:58:00Z">
          <w:pPr/>
        </w:pPrChange>
      </w:pPr>
    </w:p>
    <w:p w14:paraId="39B18045" w14:textId="77777777" w:rsidR="00F01224" w:rsidRDefault="00F01224">
      <w:pPr>
        <w:rPr>
          <w:lang w:val="bs-Latn-BA"/>
        </w:rPr>
      </w:pPr>
    </w:p>
    <w:p w14:paraId="248F8E6C" w14:textId="4ABE6E28" w:rsidR="00E94ADE" w:rsidDel="00763CBB" w:rsidRDefault="00CC5052">
      <w:pPr>
        <w:rPr>
          <w:del w:id="3123" w:author="Rajo" w:date="2018-05-23T21:04:00Z"/>
          <w:lang w:val="bs-Latn-BA"/>
        </w:rPr>
      </w:pPr>
      <w:del w:id="3124" w:author="Rajo" w:date="2018-05-23T21:04:00Z">
        <w:r w:rsidDel="00763CBB">
          <w:rPr>
            <w:lang w:val="bs-Latn-BA"/>
          </w:rPr>
          <w:br w:type="page"/>
        </w:r>
        <w:commentRangeEnd w:id="3070"/>
        <w:r w:rsidR="00C32512" w:rsidDel="00763CBB">
          <w:rPr>
            <w:rStyle w:val="CommentReference"/>
          </w:rPr>
          <w:commentReference w:id="3070"/>
        </w:r>
      </w:del>
      <w:commentRangeEnd w:id="3071"/>
      <w:r w:rsidR="00310776">
        <w:rPr>
          <w:rStyle w:val="CommentReference"/>
          <w:i/>
        </w:rPr>
        <w:commentReference w:id="3071"/>
      </w:r>
    </w:p>
    <w:p w14:paraId="325781EE" w14:textId="77777777" w:rsidR="00E94ADE" w:rsidDel="001B3F8C" w:rsidRDefault="00CC5052">
      <w:pPr>
        <w:pStyle w:val="Heading3"/>
        <w:spacing w:line="240" w:lineRule="auto"/>
        <w:jc w:val="both"/>
        <w:rPr>
          <w:del w:id="3125" w:author="Rajo" w:date="2018-06-17T14:58:00Z"/>
          <w:lang w:val="bs-Latn-BA"/>
        </w:rPr>
      </w:pPr>
      <w:bookmarkStart w:id="3126" w:name="_Toc511154443"/>
      <w:r>
        <w:rPr>
          <w:lang w:val="bs-Latn-BA"/>
        </w:rPr>
        <w:t>Protokoli</w:t>
      </w:r>
      <w:bookmarkEnd w:id="3126"/>
    </w:p>
    <w:p w14:paraId="62204D84" w14:textId="77777777" w:rsidR="00E94ADE" w:rsidRPr="00143689" w:rsidRDefault="00E94ADE">
      <w:pPr>
        <w:pStyle w:val="Heading3"/>
        <w:spacing w:line="240" w:lineRule="auto"/>
        <w:jc w:val="both"/>
        <w:rPr>
          <w:lang w:val="bs-Latn-BA"/>
        </w:rPr>
        <w:pPrChange w:id="3127" w:author="Rajo" w:date="2018-06-17T14:58:00Z">
          <w:pPr>
            <w:spacing w:line="240" w:lineRule="auto"/>
            <w:jc w:val="both"/>
          </w:pPr>
        </w:pPrChange>
      </w:pPr>
    </w:p>
    <w:p w14:paraId="0C4ABACA" w14:textId="77777777" w:rsidR="00E94ADE" w:rsidDel="00763CBB" w:rsidRDefault="00CC5052">
      <w:pPr>
        <w:spacing w:line="240" w:lineRule="auto"/>
        <w:ind w:firstLine="360"/>
        <w:jc w:val="both"/>
        <w:rPr>
          <w:del w:id="3128" w:author="Rajo" w:date="2018-05-23T21:04:00Z"/>
          <w:lang w:val="bs-Latn-BA"/>
        </w:rPr>
        <w:pPrChange w:id="3129" w:author="Rajo" w:date="2018-05-27T19:48:00Z">
          <w:pPr>
            <w:spacing w:line="240" w:lineRule="auto"/>
            <w:ind w:firstLine="720"/>
            <w:jc w:val="both"/>
          </w:pPr>
        </w:pPrChange>
      </w:pPr>
      <w:r>
        <w:rPr>
          <w:lang w:val="bs-Latn-BA"/>
        </w:rPr>
        <w:t xml:space="preserve">Klijent komunicira sa serverom putem bilo kog od nekoliko podržanih protokola. Iako su oni uglavnom međusobno slični, svaki od njih posjeduje neke mogućnosti koje ga izdvajaju od ostalih, zbog čega predstavlja bolji izbor u određenom slučaju upotrebe. Npr., CAS protokol podržava autentikaciju posredstvom proksija, dok SAML protokol podržava </w:t>
      </w:r>
      <w:r>
        <w:rPr>
          <w:i/>
          <w:lang w:val="bs-Latn-BA"/>
        </w:rPr>
        <w:t>Single-</w:t>
      </w:r>
      <w:proofErr w:type="spellStart"/>
      <w:r>
        <w:rPr>
          <w:i/>
          <w:lang w:val="bs-Latn-BA"/>
        </w:rPr>
        <w:t>Log</w:t>
      </w:r>
      <w:proofErr w:type="spellEnd"/>
      <w:r>
        <w:rPr>
          <w:i/>
          <w:lang w:val="bs-Latn-BA"/>
        </w:rPr>
        <w:t>-Out</w:t>
      </w:r>
      <w:r>
        <w:rPr>
          <w:lang w:val="bs-Latn-BA"/>
        </w:rPr>
        <w:t xml:space="preserve"> (SLO). </w:t>
      </w:r>
      <w:r>
        <w:rPr>
          <w:vertAlign w:val="superscript"/>
          <w:lang w:val="bs-Latn-BA"/>
        </w:rPr>
        <w:t>[14]</w:t>
      </w:r>
    </w:p>
    <w:p w14:paraId="29EC9833" w14:textId="77777777" w:rsidR="00E94ADE" w:rsidRDefault="00E94ADE">
      <w:pPr>
        <w:spacing w:line="240" w:lineRule="auto"/>
        <w:ind w:firstLine="360"/>
        <w:jc w:val="both"/>
        <w:rPr>
          <w:lang w:val="bs-Latn-BA"/>
        </w:rPr>
        <w:pPrChange w:id="3130" w:author="Rajo" w:date="2018-05-27T19:48:00Z">
          <w:pPr>
            <w:spacing w:line="240" w:lineRule="auto"/>
            <w:jc w:val="both"/>
          </w:pPr>
        </w:pPrChange>
      </w:pPr>
    </w:p>
    <w:p w14:paraId="74979492" w14:textId="77777777" w:rsidR="00E94ADE" w:rsidDel="00763CBB" w:rsidRDefault="00CC5052">
      <w:pPr>
        <w:spacing w:line="240" w:lineRule="auto"/>
        <w:ind w:firstLine="360"/>
        <w:jc w:val="both"/>
        <w:rPr>
          <w:del w:id="3131" w:author="Rajo" w:date="2018-05-23T21:04:00Z"/>
          <w:lang w:val="bs-Latn-BA"/>
        </w:rPr>
      </w:pPr>
      <w:r>
        <w:rPr>
          <w:lang w:val="bs-Latn-BA"/>
        </w:rPr>
        <w:t>Podržani su sledeći protokoli:</w:t>
      </w:r>
    </w:p>
    <w:p w14:paraId="762BA025" w14:textId="77777777" w:rsidR="00E94ADE" w:rsidRDefault="00E94ADE">
      <w:pPr>
        <w:spacing w:line="240" w:lineRule="auto"/>
        <w:ind w:firstLine="360"/>
        <w:jc w:val="both"/>
        <w:rPr>
          <w:lang w:val="bs-Latn-BA"/>
        </w:rPr>
        <w:pPrChange w:id="3132" w:author="Rajo" w:date="2018-05-23T21:04:00Z">
          <w:pPr>
            <w:spacing w:line="240" w:lineRule="auto"/>
            <w:jc w:val="both"/>
          </w:pPr>
        </w:pPrChange>
      </w:pPr>
    </w:p>
    <w:p w14:paraId="02AB9612" w14:textId="77777777" w:rsidR="00E94ADE" w:rsidRDefault="00CC5052">
      <w:pPr>
        <w:pStyle w:val="ListParagraph1"/>
        <w:numPr>
          <w:ilvl w:val="0"/>
          <w:numId w:val="22"/>
        </w:numPr>
        <w:spacing w:line="240" w:lineRule="auto"/>
        <w:jc w:val="both"/>
        <w:rPr>
          <w:lang w:val="bs-Latn-BA"/>
        </w:rPr>
      </w:pPr>
      <w:r>
        <w:rPr>
          <w:lang w:val="bs-Latn-BA"/>
        </w:rPr>
        <w:t>CAS (1.x, 2.x, 3.x)</w:t>
      </w:r>
    </w:p>
    <w:p w14:paraId="0BA8CFF0" w14:textId="77777777" w:rsidR="00E94ADE" w:rsidRDefault="00CC5052">
      <w:pPr>
        <w:pStyle w:val="ListParagraph1"/>
        <w:numPr>
          <w:ilvl w:val="0"/>
          <w:numId w:val="22"/>
        </w:numPr>
        <w:spacing w:line="240" w:lineRule="auto"/>
        <w:jc w:val="both"/>
        <w:rPr>
          <w:lang w:val="bs-Latn-BA"/>
        </w:rPr>
      </w:pPr>
      <w:r>
        <w:rPr>
          <w:lang w:val="bs-Latn-BA"/>
        </w:rPr>
        <w:t>SAML (v1.1 i v2)</w:t>
      </w:r>
    </w:p>
    <w:p w14:paraId="663DE1C9" w14:textId="77777777" w:rsidR="00E94ADE" w:rsidRDefault="00CC5052">
      <w:pPr>
        <w:pStyle w:val="ListParagraph1"/>
        <w:numPr>
          <w:ilvl w:val="0"/>
          <w:numId w:val="22"/>
        </w:numPr>
        <w:spacing w:line="240" w:lineRule="auto"/>
        <w:jc w:val="both"/>
        <w:rPr>
          <w:lang w:val="bs-Latn-BA"/>
        </w:rPr>
      </w:pPr>
      <w:proofErr w:type="spellStart"/>
      <w:r>
        <w:rPr>
          <w:lang w:val="bs-Latn-BA"/>
        </w:rPr>
        <w:t>OpenID</w:t>
      </w:r>
      <w:proofErr w:type="spellEnd"/>
      <w:r>
        <w:rPr>
          <w:lang w:val="bs-Latn-BA"/>
        </w:rPr>
        <w:t xml:space="preserve"> / </w:t>
      </w:r>
      <w:proofErr w:type="spellStart"/>
      <w:r>
        <w:rPr>
          <w:lang w:val="bs-Latn-BA"/>
        </w:rPr>
        <w:t>OpenID</w:t>
      </w:r>
      <w:proofErr w:type="spellEnd"/>
      <w:r>
        <w:rPr>
          <w:lang w:val="bs-Latn-BA"/>
        </w:rPr>
        <w:t xml:space="preserve"> </w:t>
      </w:r>
      <w:proofErr w:type="spellStart"/>
      <w:r>
        <w:rPr>
          <w:lang w:val="bs-Latn-BA"/>
        </w:rPr>
        <w:t>Connect</w:t>
      </w:r>
      <w:proofErr w:type="spellEnd"/>
    </w:p>
    <w:p w14:paraId="6F0BC44F" w14:textId="77777777" w:rsidR="00E94ADE" w:rsidRDefault="00CC5052">
      <w:pPr>
        <w:pStyle w:val="ListParagraph1"/>
        <w:numPr>
          <w:ilvl w:val="0"/>
          <w:numId w:val="22"/>
        </w:numPr>
        <w:spacing w:line="240" w:lineRule="auto"/>
        <w:jc w:val="both"/>
        <w:rPr>
          <w:lang w:val="bs-Latn-BA"/>
        </w:rPr>
      </w:pPr>
      <w:proofErr w:type="spellStart"/>
      <w:r>
        <w:rPr>
          <w:lang w:val="bs-Latn-BA"/>
        </w:rPr>
        <w:t>OAuth</w:t>
      </w:r>
      <w:proofErr w:type="spellEnd"/>
      <w:r>
        <w:rPr>
          <w:lang w:val="bs-Latn-BA"/>
        </w:rPr>
        <w:t xml:space="preserve"> 2.0</w:t>
      </w:r>
    </w:p>
    <w:p w14:paraId="3176F5A0" w14:textId="77777777" w:rsidR="00E94ADE" w:rsidRDefault="00CC5052">
      <w:pPr>
        <w:pStyle w:val="ListParagraph1"/>
        <w:numPr>
          <w:ilvl w:val="0"/>
          <w:numId w:val="22"/>
        </w:numPr>
        <w:spacing w:line="240" w:lineRule="auto"/>
        <w:jc w:val="both"/>
        <w:rPr>
          <w:lang w:val="bs-Latn-BA"/>
        </w:rPr>
      </w:pPr>
      <w:r>
        <w:rPr>
          <w:lang w:val="bs-Latn-BA"/>
        </w:rPr>
        <w:t xml:space="preserve">WS </w:t>
      </w:r>
      <w:proofErr w:type="spellStart"/>
      <w:r>
        <w:rPr>
          <w:lang w:val="bs-Latn-BA"/>
        </w:rPr>
        <w:t>Federation</w:t>
      </w:r>
      <w:proofErr w:type="spellEnd"/>
    </w:p>
    <w:p w14:paraId="380A6F56" w14:textId="77777777" w:rsidR="000F5277" w:rsidRDefault="000F5277">
      <w:pPr>
        <w:spacing w:line="240" w:lineRule="auto"/>
        <w:jc w:val="both"/>
        <w:rPr>
          <w:ins w:id="3133" w:author="Rajo" w:date="2018-05-23T21:04:00Z"/>
          <w:lang w:val="bs-Latn-BA"/>
        </w:rPr>
      </w:pPr>
    </w:p>
    <w:p w14:paraId="4DEDE5C0" w14:textId="2A109BE4" w:rsidR="00763CBB" w:rsidRPr="00143689" w:rsidRDefault="00763CBB">
      <w:pPr>
        <w:pStyle w:val="Heading3"/>
        <w:spacing w:line="240" w:lineRule="auto"/>
        <w:jc w:val="both"/>
        <w:rPr>
          <w:ins w:id="3134" w:author="Rajo" w:date="2018-05-23T21:04:00Z"/>
          <w:lang w:val="bs-Latn-BA"/>
        </w:rPr>
        <w:pPrChange w:id="3135" w:author="Rajo" w:date="2018-06-17T14:58:00Z">
          <w:pPr>
            <w:spacing w:line="240" w:lineRule="auto"/>
            <w:jc w:val="both"/>
          </w:pPr>
        </w:pPrChange>
      </w:pPr>
      <w:ins w:id="3136" w:author="Rajo" w:date="2018-05-23T21:04:00Z">
        <w:r>
          <w:rPr>
            <w:lang w:val="bs-Latn-BA"/>
          </w:rPr>
          <w:t>CAS protokol</w:t>
        </w:r>
      </w:ins>
    </w:p>
    <w:p w14:paraId="3A93CEA4" w14:textId="77777777" w:rsidR="00763CBB" w:rsidRDefault="00763CBB" w:rsidP="00763CBB">
      <w:pPr>
        <w:spacing w:line="240" w:lineRule="auto"/>
        <w:ind w:firstLine="360"/>
        <w:jc w:val="both"/>
        <w:rPr>
          <w:ins w:id="3137" w:author="Rajo" w:date="2018-05-23T21:04:00Z"/>
          <w:lang w:val="bs-Latn-BA"/>
        </w:rPr>
      </w:pPr>
      <w:ins w:id="3138" w:author="Rajo" w:date="2018-05-23T21:04:00Z">
        <w:r>
          <w:rPr>
            <w:lang w:val="bs-Latn-BA"/>
          </w:rPr>
          <w:t xml:space="preserve">CAS protokol je jednostavan </w:t>
        </w:r>
        <w:r>
          <w:rPr>
            <w:i/>
            <w:lang w:val="bs-Latn-BA"/>
          </w:rPr>
          <w:t>Single-Sign-On</w:t>
        </w:r>
        <w:r>
          <w:rPr>
            <w:lang w:val="bs-Latn-BA"/>
          </w:rPr>
          <w:t xml:space="preserve"> protokol zasnovan na tiketima. Podrazumijeva postojanje jednog ili više klijenata i jednog servera. Klijenti su integrisani u aplikacije koje treba da komuniciraju sa CAS serverom, pa se one nazivaju CAS servisima.</w:t>
        </w:r>
      </w:ins>
    </w:p>
    <w:p w14:paraId="536B45E4" w14:textId="77777777" w:rsidR="00763CBB" w:rsidRDefault="00763CBB" w:rsidP="00763CBB">
      <w:pPr>
        <w:pStyle w:val="ListParagraph1"/>
        <w:numPr>
          <w:ilvl w:val="0"/>
          <w:numId w:val="18"/>
        </w:numPr>
        <w:spacing w:line="240" w:lineRule="auto"/>
        <w:jc w:val="both"/>
        <w:rPr>
          <w:ins w:id="3139" w:author="Rajo" w:date="2018-05-23T21:04:00Z"/>
          <w:lang w:val="bs-Latn-BA"/>
        </w:rPr>
      </w:pPr>
      <w:ins w:id="3140" w:author="Rajo" w:date="2018-05-23T21:04:00Z">
        <w:r>
          <w:rPr>
            <w:lang w:val="bs-Latn-BA"/>
          </w:rPr>
          <w:lastRenderedPageBreak/>
          <w:t>CAS server je zadužen za autentikaciju korisnika i odobravanje pristupa aplikacijama</w:t>
        </w:r>
      </w:ins>
    </w:p>
    <w:p w14:paraId="55650D46" w14:textId="77777777" w:rsidR="00763CBB" w:rsidRPr="0093631C" w:rsidRDefault="00763CBB" w:rsidP="00763CBB">
      <w:pPr>
        <w:pStyle w:val="ListParagraph1"/>
        <w:numPr>
          <w:ilvl w:val="0"/>
          <w:numId w:val="18"/>
        </w:numPr>
        <w:spacing w:line="240" w:lineRule="auto"/>
        <w:jc w:val="both"/>
        <w:rPr>
          <w:ins w:id="3141" w:author="Rajo" w:date="2018-05-23T21:04:00Z"/>
          <w:lang w:val="bs-Latn-BA"/>
        </w:rPr>
      </w:pPr>
      <w:ins w:id="3142" w:author="Rajo" w:date="2018-05-23T21:04:00Z">
        <w:r>
          <w:rPr>
            <w:lang w:val="bs-Latn-BA"/>
          </w:rPr>
          <w:t>CAS klijent štiti CAS aplikaciju i dobavlja identitet korisnika od CAS servera</w:t>
        </w:r>
      </w:ins>
    </w:p>
    <w:p w14:paraId="45F87B62" w14:textId="7B5B7A4C" w:rsidR="00763CBB" w:rsidRDefault="00634811" w:rsidP="00763CBB">
      <w:pPr>
        <w:spacing w:line="240" w:lineRule="auto"/>
        <w:ind w:firstLine="360"/>
        <w:jc w:val="both"/>
        <w:rPr>
          <w:ins w:id="3143" w:author="Rajo" w:date="2018-05-23T21:04:00Z"/>
          <w:lang w:val="bs-Latn-BA"/>
        </w:rPr>
      </w:pPr>
      <w:ins w:id="3144" w:author="Rajo" w:date="2018-05-27T21:46:00Z">
        <w:r>
          <w:rPr>
            <w:lang w:val="bs-Latn-BA"/>
          </w:rPr>
          <w:t xml:space="preserve"> </w:t>
        </w:r>
      </w:ins>
      <w:commentRangeStart w:id="3145"/>
      <w:ins w:id="3146" w:author="Rajo" w:date="2018-05-23T21:04:00Z">
        <w:r w:rsidR="00763CBB">
          <w:rPr>
            <w:rStyle w:val="CommentReference"/>
          </w:rPr>
          <w:commentReference w:id="3147"/>
        </w:r>
      </w:ins>
      <w:commentRangeEnd w:id="3145"/>
      <w:ins w:id="3148" w:author="Rajo" w:date="2018-05-27T20:07:00Z">
        <w:r w:rsidR="001B41BE">
          <w:rPr>
            <w:rStyle w:val="CommentReference"/>
          </w:rPr>
          <w:commentReference w:id="3145"/>
        </w:r>
      </w:ins>
      <w:ins w:id="3149" w:author="Rajo" w:date="2018-05-23T21:04:00Z">
        <w:r w:rsidR="00763CBB">
          <w:rPr>
            <w:lang w:val="bs-Latn-BA"/>
          </w:rPr>
          <w:t xml:space="preserve">Osnovna CAS autentikacija koja omogućava </w:t>
        </w:r>
        <w:r w:rsidR="00763CBB">
          <w:rPr>
            <w:i/>
            <w:lang w:val="bs-Latn-BA"/>
          </w:rPr>
          <w:t>Single-Sign-On</w:t>
        </w:r>
        <w:r w:rsidR="00763CBB">
          <w:rPr>
            <w:lang w:val="bs-Latn-BA"/>
          </w:rPr>
          <w:t xml:space="preserve"> funkcionalnost, implementirana još u verziji CAS 1.0, veoma je jednostavna i u osnovi funkcioniše na sledeći način:  </w:t>
        </w:r>
      </w:ins>
    </w:p>
    <w:p w14:paraId="68A2293A" w14:textId="6A176EB3" w:rsidR="00763CBB" w:rsidRDefault="00763CBB" w:rsidP="00763CBB">
      <w:pPr>
        <w:spacing w:line="240" w:lineRule="auto"/>
        <w:ind w:firstLine="360"/>
        <w:jc w:val="both"/>
        <w:rPr>
          <w:ins w:id="3150" w:author="Rajo" w:date="2018-05-27T20:10:00Z"/>
          <w:vertAlign w:val="superscript"/>
          <w:lang w:val="bs-Latn-BA"/>
        </w:rPr>
      </w:pPr>
      <w:ins w:id="3151" w:author="Rajo" w:date="2018-05-23T21:04:00Z">
        <w:r>
          <w:rPr>
            <w:lang w:val="bs-Latn-BA"/>
          </w:rPr>
          <w:t xml:space="preserve">Kada klijent posjeti aplikaciju (CAS servis) koji zahtijeva autentikaciju, ona ga preusmjerava na CAS server koji vrši autentikaciju korisnika.  To se najčešće vrši provjerom njegovih pristupnih podataka, odnosno korisničkog imena i lozinke, u odnosu na bazu podataka. Ukoliko su podaci ispravni, CAS server preusmjerava klijenta nazad na aplikaciju, zajedno sa servisnim tiketom, koji u suštini predstavlja jedinstven skup karaktera koje klijent koristi kao ključ za pristup servisu. Kada aplikacija primi tiket, ona ga putem sigurnog kanala šalje nazad CAS serveru na provjeru, pri čemu prosleđuje i svoj identifikator servisa. CAS server aplikaciji daje informaciju, u obliku XML odgovora, o tome da li je dati korisnik uspješno autentikovan ili ne. Na osnovu tog odgovora, CAS servis donosi odluku o tome da li korisniku treba dozvoliti pristup željenom resursu ili ne. </w:t>
        </w:r>
        <w:r>
          <w:rPr>
            <w:vertAlign w:val="superscript"/>
            <w:lang w:val="bs-Latn-BA"/>
          </w:rPr>
          <w:t>[13]</w:t>
        </w:r>
      </w:ins>
    </w:p>
    <w:p w14:paraId="1E99D371" w14:textId="4925D07C" w:rsidR="00EF4E69" w:rsidRDefault="00EF4E69" w:rsidP="00763CBB">
      <w:pPr>
        <w:spacing w:line="240" w:lineRule="auto"/>
        <w:ind w:firstLine="360"/>
        <w:jc w:val="both"/>
        <w:rPr>
          <w:ins w:id="3152" w:author="Rajo" w:date="2018-05-28T18:35:00Z"/>
          <w:lang w:val="bs-Latn-BA"/>
        </w:rPr>
      </w:pPr>
      <w:ins w:id="3153" w:author="Rajo" w:date="2018-05-28T18:36:00Z">
        <w:r>
          <w:rPr>
            <w:lang w:val="bs-Latn-BA"/>
          </w:rPr>
          <w:t xml:space="preserve">Preusmjeravanje klijenta od strane aplikacije </w:t>
        </w:r>
      </w:ins>
      <w:ins w:id="3154" w:author="Rajo" w:date="2018-05-28T18:37:00Z">
        <w:r>
          <w:rPr>
            <w:lang w:val="bs-Latn-BA"/>
          </w:rPr>
          <w:t>ka CAS serveru kako bi se izvršila autentikacija, obično rezultu</w:t>
        </w:r>
      </w:ins>
      <w:ins w:id="3155" w:author="Rajo" w:date="2018-05-28T18:38:00Z">
        <w:r>
          <w:rPr>
            <w:lang w:val="bs-Latn-BA"/>
          </w:rPr>
          <w:t xml:space="preserve">je slanjem </w:t>
        </w:r>
      </w:ins>
      <w:ins w:id="3156" w:author="Rajo" w:date="2018-05-28T18:44:00Z">
        <w:r w:rsidR="00F468EA">
          <w:rPr>
            <w:lang w:val="bs-Latn-BA"/>
          </w:rPr>
          <w:t xml:space="preserve">HTTP GET </w:t>
        </w:r>
      </w:ins>
      <w:ins w:id="3157" w:author="Rajo" w:date="2018-05-28T18:38:00Z">
        <w:r>
          <w:rPr>
            <w:lang w:val="bs-Latn-BA"/>
          </w:rPr>
          <w:t>zahtjeva</w:t>
        </w:r>
      </w:ins>
      <w:ins w:id="3158" w:author="Rajo" w:date="2018-05-28T18:42:00Z">
        <w:r w:rsidR="00F468EA">
          <w:rPr>
            <w:lang w:val="bs-Latn-BA"/>
          </w:rPr>
          <w:t xml:space="preserve"> </w:t>
        </w:r>
      </w:ins>
      <w:ins w:id="3159" w:author="Rajo" w:date="2018-05-28T18:49:00Z">
        <w:r w:rsidR="006407B1">
          <w:rPr>
            <w:lang w:val="bs-Latn-BA"/>
          </w:rPr>
          <w:t>(</w:t>
        </w:r>
      </w:ins>
      <w:ins w:id="3160" w:author="Rajo" w:date="2018-05-31T19:45:00Z">
        <w:r w:rsidR="009D4E01">
          <w:rPr>
            <w:lang w:val="bs-Latn-BA"/>
          </w:rPr>
          <w:t xml:space="preserve">ili nekog drugog </w:t>
        </w:r>
      </w:ins>
      <w:ins w:id="3161" w:author="Rajo" w:date="2018-05-28T18:49:00Z">
        <w:r w:rsidR="006407B1">
          <w:rPr>
            <w:lang w:val="bs-Latn-BA"/>
          </w:rPr>
          <w:t>zavis</w:t>
        </w:r>
      </w:ins>
      <w:ins w:id="3162" w:author="Rajo" w:date="2018-05-31T19:45:00Z">
        <w:r w:rsidR="009D4E01">
          <w:rPr>
            <w:lang w:val="bs-Latn-BA"/>
          </w:rPr>
          <w:t>no</w:t>
        </w:r>
      </w:ins>
      <w:ins w:id="3163" w:author="Rajo" w:date="2018-05-28T18:49:00Z">
        <w:r w:rsidR="006407B1">
          <w:rPr>
            <w:lang w:val="bs-Latn-BA"/>
          </w:rPr>
          <w:t xml:space="preserve"> od tipa inicijalnog zahtjeva koji </w:t>
        </w:r>
        <w:r w:rsidR="00EE3C3B">
          <w:rPr>
            <w:lang w:val="bs-Latn-BA"/>
          </w:rPr>
          <w:t>je klijent uputio a</w:t>
        </w:r>
      </w:ins>
      <w:ins w:id="3164" w:author="Rajo" w:date="2018-05-28T18:50:00Z">
        <w:r w:rsidR="00EE3C3B">
          <w:rPr>
            <w:lang w:val="bs-Latn-BA"/>
          </w:rPr>
          <w:t xml:space="preserve">plikaciji </w:t>
        </w:r>
      </w:ins>
      <w:ins w:id="3165" w:author="Rajo" w:date="2018-05-28T18:51:00Z">
        <w:r w:rsidR="00252D78">
          <w:rPr>
            <w:lang w:val="bs-Latn-BA"/>
          </w:rPr>
          <w:t>prije nego što</w:t>
        </w:r>
      </w:ins>
      <w:ins w:id="3166" w:author="Rajo" w:date="2018-05-28T18:50:00Z">
        <w:r w:rsidR="00EE3C3B">
          <w:rPr>
            <w:lang w:val="bs-Latn-BA"/>
          </w:rPr>
          <w:t xml:space="preserve"> ga je ona preusmjerila na server</w:t>
        </w:r>
      </w:ins>
      <w:ins w:id="3167" w:author="Rajo" w:date="2018-05-28T18:49:00Z">
        <w:r w:rsidR="006407B1">
          <w:rPr>
            <w:lang w:val="bs-Latn-BA"/>
          </w:rPr>
          <w:t xml:space="preserve">) </w:t>
        </w:r>
      </w:ins>
      <w:ins w:id="3168" w:author="Rajo" w:date="2018-05-28T18:42:00Z">
        <w:r w:rsidR="00F468EA">
          <w:rPr>
            <w:lang w:val="bs-Latn-BA"/>
          </w:rPr>
          <w:t>ka pristupnoj tački</w:t>
        </w:r>
      </w:ins>
      <w:ins w:id="3169" w:author="Rajo" w:date="2018-05-28T18:45:00Z">
        <w:r w:rsidR="00F468EA">
          <w:rPr>
            <w:lang w:val="bs-Latn-BA"/>
          </w:rPr>
          <w:t xml:space="preserve"> </w:t>
        </w:r>
      </w:ins>
      <w:ins w:id="3170" w:author="Rajo" w:date="2018-05-28T18:46:00Z">
        <w:r w:rsidR="00F468EA">
          <w:rPr>
            <w:lang w:val="bs-Latn-BA"/>
          </w:rPr>
          <w:t xml:space="preserve">u okviru servera, namijenjenoj za </w:t>
        </w:r>
      </w:ins>
      <w:ins w:id="3171" w:author="Rajo" w:date="2018-05-28T18:47:00Z">
        <w:r w:rsidR="00F468EA">
          <w:rPr>
            <w:lang w:val="bs-Latn-BA"/>
          </w:rPr>
          <w:t>autentikaciju korisnika</w:t>
        </w:r>
      </w:ins>
      <w:ins w:id="3172" w:author="Rajo" w:date="2018-05-28T18:48:00Z">
        <w:r w:rsidR="006407B1">
          <w:rPr>
            <w:lang w:val="bs-Latn-BA"/>
          </w:rPr>
          <w:t xml:space="preserve"> (</w:t>
        </w:r>
      </w:ins>
      <w:ins w:id="3173" w:author="Rajo" w:date="2018-05-28T20:09:00Z">
        <w:r w:rsidR="00196CA2">
          <w:rPr>
            <w:lang w:val="bs-Latn-BA"/>
          </w:rPr>
          <w:t xml:space="preserve">npr. </w:t>
        </w:r>
      </w:ins>
      <w:ins w:id="3174" w:author="Rajo" w:date="2018-05-28T18:48:00Z">
        <w:r w:rsidR="006407B1" w:rsidRPr="006407B1">
          <w:rPr>
            <w:i/>
            <w:lang w:val="bs-Latn-BA"/>
            <w:rPrChange w:id="3175" w:author="Rajo" w:date="2018-05-28T18:48:00Z">
              <w:rPr>
                <w:lang w:val="bs-Latn-BA"/>
              </w:rPr>
            </w:rPrChange>
          </w:rPr>
          <w:t>/</w:t>
        </w:r>
        <w:proofErr w:type="spellStart"/>
        <w:r w:rsidR="006407B1" w:rsidRPr="006407B1">
          <w:rPr>
            <w:i/>
            <w:lang w:val="bs-Latn-BA"/>
            <w:rPrChange w:id="3176" w:author="Rajo" w:date="2018-05-28T18:48:00Z">
              <w:rPr>
                <w:lang w:val="bs-Latn-BA"/>
              </w:rPr>
            </w:rPrChange>
          </w:rPr>
          <w:t>login</w:t>
        </w:r>
        <w:proofErr w:type="spellEnd"/>
        <w:r w:rsidR="006407B1">
          <w:rPr>
            <w:lang w:val="bs-Latn-BA"/>
          </w:rPr>
          <w:t>)</w:t>
        </w:r>
      </w:ins>
      <w:ins w:id="3177" w:author="Rajo" w:date="2018-05-28T18:47:00Z">
        <w:r w:rsidR="00F468EA">
          <w:rPr>
            <w:lang w:val="bs-Latn-BA"/>
          </w:rPr>
          <w:t>.</w:t>
        </w:r>
      </w:ins>
      <w:ins w:id="3178" w:author="Rajo" w:date="2018-05-28T18:51:00Z">
        <w:r w:rsidR="004B2189">
          <w:rPr>
            <w:lang w:val="bs-Latn-BA"/>
          </w:rPr>
          <w:t xml:space="preserve"> Kao</w:t>
        </w:r>
      </w:ins>
      <w:ins w:id="3179" w:author="Rajo" w:date="2018-05-28T20:09:00Z">
        <w:r w:rsidR="00FC57A1">
          <w:rPr>
            <w:lang w:val="bs-Latn-BA"/>
          </w:rPr>
          <w:t xml:space="preserve"> opcioni</w:t>
        </w:r>
      </w:ins>
      <w:ins w:id="3180" w:author="Rajo" w:date="2018-05-28T18:51:00Z">
        <w:r w:rsidR="004B2189">
          <w:rPr>
            <w:lang w:val="bs-Latn-BA"/>
          </w:rPr>
          <w:t xml:space="preserve"> parametri tog </w:t>
        </w:r>
      </w:ins>
      <w:ins w:id="3181" w:author="Rajo" w:date="2018-05-28T18:52:00Z">
        <w:r w:rsidR="004B2189">
          <w:rPr>
            <w:lang w:val="bs-Latn-BA"/>
          </w:rPr>
          <w:t>zahtjeva</w:t>
        </w:r>
      </w:ins>
      <w:ins w:id="3182" w:author="Rajo" w:date="2018-05-28T19:35:00Z">
        <w:r w:rsidR="006258FC">
          <w:rPr>
            <w:lang w:val="bs-Latn-BA"/>
          </w:rPr>
          <w:t xml:space="preserve"> </w:t>
        </w:r>
      </w:ins>
      <w:ins w:id="3183" w:author="Rajo" w:date="2018-05-28T18:52:00Z">
        <w:r w:rsidR="004B2189">
          <w:rPr>
            <w:lang w:val="bs-Latn-BA"/>
          </w:rPr>
          <w:t xml:space="preserve">mogu se proslijediti </w:t>
        </w:r>
        <w:proofErr w:type="spellStart"/>
        <w:r w:rsidR="004B2189" w:rsidRPr="004B2189">
          <w:rPr>
            <w:i/>
            <w:lang w:val="bs-Latn-BA"/>
            <w:rPrChange w:id="3184" w:author="Rajo" w:date="2018-05-28T18:53:00Z">
              <w:rPr>
                <w:lang w:val="bs-Latn-BA"/>
              </w:rPr>
            </w:rPrChange>
          </w:rPr>
          <w:t>service</w:t>
        </w:r>
        <w:proofErr w:type="spellEnd"/>
        <w:r w:rsidR="004B2189">
          <w:rPr>
            <w:lang w:val="bs-Latn-BA"/>
          </w:rPr>
          <w:t xml:space="preserve"> i </w:t>
        </w:r>
        <w:proofErr w:type="spellStart"/>
        <w:r w:rsidR="004B2189" w:rsidRPr="004B2189">
          <w:rPr>
            <w:i/>
            <w:lang w:val="bs-Latn-BA"/>
            <w:rPrChange w:id="3185" w:author="Rajo" w:date="2018-05-28T18:53:00Z">
              <w:rPr>
                <w:lang w:val="bs-Latn-BA"/>
              </w:rPr>
            </w:rPrChange>
          </w:rPr>
          <w:t>method</w:t>
        </w:r>
        <w:proofErr w:type="spellEnd"/>
        <w:r w:rsidR="004B2189">
          <w:rPr>
            <w:lang w:val="bs-Latn-BA"/>
          </w:rPr>
          <w:t xml:space="preserve"> </w:t>
        </w:r>
      </w:ins>
      <w:ins w:id="3186" w:author="Rajo" w:date="2018-05-28T18:53:00Z">
        <w:r w:rsidR="004B2189">
          <w:rPr>
            <w:lang w:val="bs-Latn-BA"/>
          </w:rPr>
          <w:t>parametri.</w:t>
        </w:r>
      </w:ins>
      <w:ins w:id="3187" w:author="Rajo" w:date="2018-05-28T19:15:00Z">
        <w:r w:rsidR="00B10109">
          <w:rPr>
            <w:lang w:val="bs-Latn-BA"/>
          </w:rPr>
          <w:t xml:space="preserve"> Taj zahtjev će, ukoliko korisnik još nije prijavljen </w:t>
        </w:r>
      </w:ins>
      <w:ins w:id="3188" w:author="Rajo" w:date="2018-05-28T19:19:00Z">
        <w:r w:rsidR="00B10109">
          <w:rPr>
            <w:lang w:val="bs-Latn-BA"/>
          </w:rPr>
          <w:t>u okviru</w:t>
        </w:r>
      </w:ins>
      <w:ins w:id="3189" w:author="Rajo" w:date="2018-05-28T19:15:00Z">
        <w:r w:rsidR="00B10109">
          <w:rPr>
            <w:lang w:val="bs-Latn-BA"/>
          </w:rPr>
          <w:t xml:space="preserve"> server</w:t>
        </w:r>
      </w:ins>
      <w:ins w:id="3190" w:author="Rajo" w:date="2018-05-28T19:19:00Z">
        <w:r w:rsidR="00B10109">
          <w:rPr>
            <w:lang w:val="bs-Latn-BA"/>
          </w:rPr>
          <w:t>a</w:t>
        </w:r>
      </w:ins>
      <w:ins w:id="3191" w:author="Rajo" w:date="2018-05-28T19:15:00Z">
        <w:r w:rsidR="00B10109">
          <w:rPr>
            <w:lang w:val="bs-Latn-BA"/>
          </w:rPr>
          <w:t>, rezultovati prikazom forme za prijavu</w:t>
        </w:r>
      </w:ins>
      <w:ins w:id="3192" w:author="Rajo" w:date="2018-05-28T19:20:00Z">
        <w:r w:rsidR="00EC05F6">
          <w:rPr>
            <w:lang w:val="bs-Latn-BA"/>
          </w:rPr>
          <w:t>.</w:t>
        </w:r>
      </w:ins>
      <w:ins w:id="3193" w:author="Rajo" w:date="2018-05-28T19:15:00Z">
        <w:r w:rsidR="00B10109">
          <w:rPr>
            <w:lang w:val="bs-Latn-BA"/>
          </w:rPr>
          <w:t xml:space="preserve"> </w:t>
        </w:r>
      </w:ins>
      <w:ins w:id="3194" w:author="Rajo" w:date="2018-05-28T19:20:00Z">
        <w:r w:rsidR="00EC05F6">
          <w:rPr>
            <w:lang w:val="bs-Latn-BA"/>
          </w:rPr>
          <w:t>Nakon što</w:t>
        </w:r>
      </w:ins>
      <w:ins w:id="3195" w:author="Rajo" w:date="2018-05-28T19:16:00Z">
        <w:r w:rsidR="00B10109">
          <w:rPr>
            <w:lang w:val="bs-Latn-BA"/>
          </w:rPr>
          <w:t xml:space="preserve"> korisnik </w:t>
        </w:r>
      </w:ins>
      <w:ins w:id="3196" w:author="Rajo" w:date="2018-05-28T19:20:00Z">
        <w:r w:rsidR="00EC05F6">
          <w:rPr>
            <w:lang w:val="bs-Latn-BA"/>
          </w:rPr>
          <w:t>fo</w:t>
        </w:r>
      </w:ins>
      <w:ins w:id="3197" w:author="Rajo" w:date="2018-05-28T19:21:00Z">
        <w:r w:rsidR="00EC05F6">
          <w:rPr>
            <w:lang w:val="bs-Latn-BA"/>
          </w:rPr>
          <w:t>rmu</w:t>
        </w:r>
      </w:ins>
      <w:ins w:id="3198" w:author="Rajo" w:date="2018-05-28T19:16:00Z">
        <w:r w:rsidR="00B10109">
          <w:rPr>
            <w:lang w:val="bs-Latn-BA"/>
          </w:rPr>
          <w:t xml:space="preserve"> </w:t>
        </w:r>
      </w:ins>
      <w:ins w:id="3199" w:author="Rajo" w:date="2018-05-28T19:21:00Z">
        <w:r w:rsidR="00EC05F6">
          <w:rPr>
            <w:lang w:val="bs-Latn-BA"/>
          </w:rPr>
          <w:t xml:space="preserve">popuni </w:t>
        </w:r>
      </w:ins>
      <w:ins w:id="3200" w:author="Rajo" w:date="2018-05-28T19:22:00Z">
        <w:r w:rsidR="00EC05F6">
          <w:rPr>
            <w:lang w:val="bs-Latn-BA"/>
          </w:rPr>
          <w:t>ispravnim</w:t>
        </w:r>
      </w:ins>
      <w:ins w:id="3201" w:author="Rajo" w:date="2018-05-28T19:16:00Z">
        <w:r w:rsidR="00B10109">
          <w:rPr>
            <w:lang w:val="bs-Latn-BA"/>
          </w:rPr>
          <w:t xml:space="preserve"> pristupnim podacima </w:t>
        </w:r>
      </w:ins>
      <w:ins w:id="3202" w:author="Rajo" w:date="2018-05-28T19:19:00Z">
        <w:r w:rsidR="00B10109">
          <w:rPr>
            <w:lang w:val="bs-Latn-BA"/>
          </w:rPr>
          <w:t>i</w:t>
        </w:r>
      </w:ins>
      <w:ins w:id="3203" w:author="Rajo" w:date="2018-05-28T19:16:00Z">
        <w:r w:rsidR="00B10109">
          <w:rPr>
            <w:lang w:val="bs-Latn-BA"/>
          </w:rPr>
          <w:t xml:space="preserve"> </w:t>
        </w:r>
      </w:ins>
      <w:ins w:id="3204" w:author="Rajo" w:date="2018-05-28T19:21:00Z">
        <w:r w:rsidR="00EC05F6">
          <w:rPr>
            <w:lang w:val="bs-Latn-BA"/>
          </w:rPr>
          <w:t>po</w:t>
        </w:r>
      </w:ins>
      <w:ins w:id="3205" w:author="Rajo" w:date="2018-05-28T19:18:00Z">
        <w:r w:rsidR="00B10109">
          <w:rPr>
            <w:lang w:val="bs-Latn-BA"/>
          </w:rPr>
          <w:t>šalje</w:t>
        </w:r>
      </w:ins>
      <w:ins w:id="3206" w:author="Rajo" w:date="2018-05-28T19:16:00Z">
        <w:r w:rsidR="00B10109">
          <w:rPr>
            <w:lang w:val="bs-Latn-BA"/>
          </w:rPr>
          <w:t xml:space="preserve"> </w:t>
        </w:r>
      </w:ins>
      <w:ins w:id="3207" w:author="Rajo" w:date="2018-05-28T19:21:00Z">
        <w:r w:rsidR="00EC05F6">
          <w:rPr>
            <w:lang w:val="bs-Latn-BA"/>
          </w:rPr>
          <w:t xml:space="preserve">je </w:t>
        </w:r>
      </w:ins>
      <w:ins w:id="3208" w:author="Rajo" w:date="2018-05-28T19:19:00Z">
        <w:r w:rsidR="00B10109">
          <w:rPr>
            <w:lang w:val="bs-Latn-BA"/>
          </w:rPr>
          <w:t xml:space="preserve">serveru </w:t>
        </w:r>
      </w:ins>
      <w:ins w:id="3209" w:author="Rajo" w:date="2018-05-28T19:16:00Z">
        <w:r w:rsidR="00B10109">
          <w:rPr>
            <w:lang w:val="bs-Latn-BA"/>
          </w:rPr>
          <w:t>(obično putem HTTP POST zahtjeva)</w:t>
        </w:r>
      </w:ins>
      <w:ins w:id="3210" w:author="Rajo" w:date="2018-05-28T19:19:00Z">
        <w:r w:rsidR="00B10109">
          <w:rPr>
            <w:lang w:val="bs-Latn-BA"/>
          </w:rPr>
          <w:t>,</w:t>
        </w:r>
      </w:ins>
      <w:ins w:id="3211" w:author="Rajo" w:date="2018-05-28T18:53:00Z">
        <w:r w:rsidR="004B2189">
          <w:rPr>
            <w:lang w:val="bs-Latn-BA"/>
          </w:rPr>
          <w:t xml:space="preserve"> </w:t>
        </w:r>
      </w:ins>
      <w:ins w:id="3212" w:author="Rajo" w:date="2018-05-28T19:21:00Z">
        <w:r w:rsidR="00EC05F6">
          <w:rPr>
            <w:lang w:val="bs-Latn-BA"/>
          </w:rPr>
          <w:t xml:space="preserve">on će </w:t>
        </w:r>
      </w:ins>
      <w:ins w:id="3213" w:author="Rajo" w:date="2018-05-28T19:18:00Z">
        <w:r w:rsidR="00B10109">
          <w:rPr>
            <w:lang w:val="bs-Latn-BA"/>
          </w:rPr>
          <w:t xml:space="preserve">biti uspješno prijavljen u okviru njega. </w:t>
        </w:r>
      </w:ins>
      <w:ins w:id="3214" w:author="Rajo" w:date="2018-05-28T18:53:00Z">
        <w:r w:rsidR="004B2189">
          <w:rPr>
            <w:lang w:val="bs-Latn-BA"/>
          </w:rPr>
          <w:t xml:space="preserve">Zavisno od </w:t>
        </w:r>
      </w:ins>
      <w:ins w:id="3215" w:author="Rajo" w:date="2018-05-28T18:58:00Z">
        <w:r w:rsidR="004B2189">
          <w:rPr>
            <w:lang w:val="bs-Latn-BA"/>
          </w:rPr>
          <w:t>parametara</w:t>
        </w:r>
      </w:ins>
      <w:ins w:id="3216" w:author="Rajo" w:date="2018-05-28T19:22:00Z">
        <w:r w:rsidR="00A80217">
          <w:rPr>
            <w:lang w:val="bs-Latn-BA"/>
          </w:rPr>
          <w:t xml:space="preserve"> proslijeđenih u okviru inicijalnog</w:t>
        </w:r>
      </w:ins>
      <w:ins w:id="3217" w:author="Rajo" w:date="2018-05-28T19:25:00Z">
        <w:r w:rsidR="00A80217">
          <w:rPr>
            <w:lang w:val="bs-Latn-BA"/>
          </w:rPr>
          <w:t xml:space="preserve"> </w:t>
        </w:r>
      </w:ins>
      <w:ins w:id="3218" w:author="Rajo" w:date="2018-05-28T19:22:00Z">
        <w:r w:rsidR="00A80217">
          <w:rPr>
            <w:lang w:val="bs-Latn-BA"/>
          </w:rPr>
          <w:t xml:space="preserve">zahtjeva za </w:t>
        </w:r>
      </w:ins>
      <w:ins w:id="3219" w:author="Rajo" w:date="2018-05-28T19:23:00Z">
        <w:r w:rsidR="00A80217">
          <w:rPr>
            <w:lang w:val="bs-Latn-BA"/>
          </w:rPr>
          <w:t>prijavu</w:t>
        </w:r>
      </w:ins>
      <w:ins w:id="3220" w:author="Rajo" w:date="2018-05-28T19:24:00Z">
        <w:r w:rsidR="00A80217">
          <w:rPr>
            <w:lang w:val="bs-Latn-BA"/>
          </w:rPr>
          <w:t xml:space="preserve"> na server</w:t>
        </w:r>
      </w:ins>
      <w:ins w:id="3221" w:author="Rajo" w:date="2018-05-28T19:25:00Z">
        <w:r w:rsidR="00FA77AE">
          <w:rPr>
            <w:lang w:val="bs-Latn-BA"/>
          </w:rPr>
          <w:t xml:space="preserve"> (</w:t>
        </w:r>
      </w:ins>
      <w:ins w:id="3222" w:author="Rajo" w:date="2018-05-31T19:46:00Z">
        <w:r w:rsidR="00C47340">
          <w:rPr>
            <w:lang w:val="bs-Latn-BA"/>
          </w:rPr>
          <w:t xml:space="preserve">na </w:t>
        </w:r>
      </w:ins>
      <w:ins w:id="3223" w:author="Rajo" w:date="2018-05-28T19:25:00Z">
        <w:r w:rsidR="00FA77AE" w:rsidRPr="0000348A">
          <w:rPr>
            <w:i/>
            <w:lang w:val="bs-Latn-BA"/>
          </w:rPr>
          <w:t>/</w:t>
        </w:r>
        <w:proofErr w:type="spellStart"/>
        <w:r w:rsidR="00FA77AE" w:rsidRPr="0000348A">
          <w:rPr>
            <w:i/>
            <w:lang w:val="bs-Latn-BA"/>
          </w:rPr>
          <w:t>login</w:t>
        </w:r>
        <w:proofErr w:type="spellEnd"/>
        <w:r w:rsidR="00FA77AE">
          <w:rPr>
            <w:lang w:val="bs-Latn-BA"/>
          </w:rPr>
          <w:t>)</w:t>
        </w:r>
      </w:ins>
      <w:ins w:id="3224" w:author="Rajo" w:date="2018-05-28T18:58:00Z">
        <w:r w:rsidR="004B2189">
          <w:rPr>
            <w:lang w:val="bs-Latn-BA"/>
          </w:rPr>
          <w:t xml:space="preserve"> i njihovih </w:t>
        </w:r>
      </w:ins>
      <w:ins w:id="3225" w:author="Rajo" w:date="2018-05-28T18:53:00Z">
        <w:r w:rsidR="004B2189">
          <w:rPr>
            <w:lang w:val="bs-Latn-BA"/>
          </w:rPr>
          <w:t xml:space="preserve">vrijednosti, </w:t>
        </w:r>
      </w:ins>
      <w:ins w:id="3226" w:author="Rajo" w:date="2018-05-28T18:55:00Z">
        <w:r w:rsidR="004B2189">
          <w:rPr>
            <w:lang w:val="bs-Latn-BA"/>
          </w:rPr>
          <w:t xml:space="preserve">on će </w:t>
        </w:r>
      </w:ins>
      <w:ins w:id="3227" w:author="Rajo" w:date="2018-05-28T19:30:00Z">
        <w:r w:rsidR="006258FC">
          <w:rPr>
            <w:lang w:val="bs-Latn-BA"/>
          </w:rPr>
          <w:t xml:space="preserve">nakon </w:t>
        </w:r>
      </w:ins>
      <w:ins w:id="3228" w:author="Rajo" w:date="2018-05-28T19:37:00Z">
        <w:r w:rsidR="0034609D">
          <w:rPr>
            <w:lang w:val="bs-Latn-BA"/>
          </w:rPr>
          <w:t>uspješne prijave</w:t>
        </w:r>
      </w:ins>
      <w:ins w:id="3229" w:author="Rajo" w:date="2018-05-28T19:38:00Z">
        <w:r w:rsidR="0034609D">
          <w:rPr>
            <w:lang w:val="bs-Latn-BA"/>
          </w:rPr>
          <w:t xml:space="preserve"> korisnika</w:t>
        </w:r>
      </w:ins>
      <w:ins w:id="3230" w:author="Rajo" w:date="2018-05-28T19:31:00Z">
        <w:r w:rsidR="006258FC">
          <w:rPr>
            <w:lang w:val="bs-Latn-BA"/>
          </w:rPr>
          <w:t xml:space="preserve">, </w:t>
        </w:r>
      </w:ins>
      <w:ins w:id="3231" w:author="Rajo" w:date="2018-05-28T18:55:00Z">
        <w:r w:rsidR="004B2189">
          <w:rPr>
            <w:lang w:val="bs-Latn-BA"/>
          </w:rPr>
          <w:t>n</w:t>
        </w:r>
      </w:ins>
      <w:ins w:id="3232" w:author="Rajo" w:date="2018-05-28T18:56:00Z">
        <w:r w:rsidR="004B2189">
          <w:rPr>
            <w:lang w:val="bs-Latn-BA"/>
          </w:rPr>
          <w:t xml:space="preserve">a </w:t>
        </w:r>
      </w:ins>
      <w:ins w:id="3233" w:author="Rajo" w:date="2018-05-28T19:00:00Z">
        <w:r w:rsidR="00D26A81">
          <w:rPr>
            <w:lang w:val="bs-Latn-BA"/>
          </w:rPr>
          <w:t>određeni</w:t>
        </w:r>
      </w:ins>
      <w:ins w:id="3234" w:author="Rajo" w:date="2018-05-28T18:56:00Z">
        <w:r w:rsidR="004B2189">
          <w:rPr>
            <w:lang w:val="bs-Latn-BA"/>
          </w:rPr>
          <w:t xml:space="preserve"> način vratiti „odgovor“</w:t>
        </w:r>
      </w:ins>
      <w:ins w:id="3235" w:author="Rajo" w:date="2018-05-28T18:59:00Z">
        <w:r w:rsidR="004B2189">
          <w:rPr>
            <w:lang w:val="bs-Latn-BA"/>
          </w:rPr>
          <w:t xml:space="preserve"> </w:t>
        </w:r>
      </w:ins>
      <w:ins w:id="3236" w:author="Rajo" w:date="2018-05-28T19:00:00Z">
        <w:r w:rsidR="00D26A81">
          <w:rPr>
            <w:lang w:val="bs-Latn-BA"/>
          </w:rPr>
          <w:t>u smisl</w:t>
        </w:r>
      </w:ins>
      <w:ins w:id="3237" w:author="Rajo" w:date="2018-05-28T19:02:00Z">
        <w:r w:rsidR="00D26A81">
          <w:rPr>
            <w:lang w:val="bs-Latn-BA"/>
          </w:rPr>
          <w:t xml:space="preserve">u </w:t>
        </w:r>
      </w:ins>
      <w:ins w:id="3238" w:author="Rajo" w:date="2018-05-28T18:56:00Z">
        <w:r w:rsidR="004B2189">
          <w:rPr>
            <w:lang w:val="bs-Latn-BA"/>
          </w:rPr>
          <w:t xml:space="preserve">preusmjeravanja </w:t>
        </w:r>
      </w:ins>
      <w:ins w:id="3239" w:author="Rajo" w:date="2018-05-28T19:27:00Z">
        <w:r w:rsidR="00200715">
          <w:rPr>
            <w:lang w:val="bs-Latn-BA"/>
          </w:rPr>
          <w:t>klijenta/</w:t>
        </w:r>
      </w:ins>
      <w:ins w:id="3240" w:author="Rajo" w:date="2018-05-28T18:56:00Z">
        <w:r w:rsidR="004B2189">
          <w:rPr>
            <w:lang w:val="bs-Latn-BA"/>
          </w:rPr>
          <w:t>korisnika nazad na aplikaciju</w:t>
        </w:r>
      </w:ins>
      <w:ins w:id="3241" w:author="Rajo" w:date="2018-05-28T19:03:00Z">
        <w:r w:rsidR="00D26A81">
          <w:rPr>
            <w:lang w:val="bs-Latn-BA"/>
          </w:rPr>
          <w:t xml:space="preserve"> (</w:t>
        </w:r>
      </w:ins>
      <w:ins w:id="3242" w:author="Rajo" w:date="2018-05-28T19:04:00Z">
        <w:r w:rsidR="00D26A81">
          <w:rPr>
            <w:lang w:val="bs-Latn-BA"/>
          </w:rPr>
          <w:t xml:space="preserve">ukoliko je </w:t>
        </w:r>
        <w:proofErr w:type="spellStart"/>
        <w:r w:rsidR="00D26A81" w:rsidRPr="00D26A81">
          <w:rPr>
            <w:i/>
            <w:lang w:val="bs-Latn-BA"/>
            <w:rPrChange w:id="3243" w:author="Rajo" w:date="2018-05-28T19:05:00Z">
              <w:rPr>
                <w:lang w:val="bs-Latn-BA"/>
              </w:rPr>
            </w:rPrChange>
          </w:rPr>
          <w:t>service</w:t>
        </w:r>
        <w:proofErr w:type="spellEnd"/>
        <w:r w:rsidR="00D26A81">
          <w:rPr>
            <w:lang w:val="bs-Latn-BA"/>
          </w:rPr>
          <w:t xml:space="preserve"> parametar koji obi</w:t>
        </w:r>
      </w:ins>
      <w:ins w:id="3244" w:author="Rajo" w:date="2018-05-28T19:05:00Z">
        <w:r w:rsidR="00D26A81">
          <w:rPr>
            <w:lang w:val="bs-Latn-BA"/>
          </w:rPr>
          <w:t>čno predstavlja putanju do aplikacije</w:t>
        </w:r>
      </w:ins>
      <w:ins w:id="3245" w:author="Rajo" w:date="2018-05-28T19:04:00Z">
        <w:r w:rsidR="00D26A81">
          <w:rPr>
            <w:lang w:val="bs-Latn-BA"/>
          </w:rPr>
          <w:t xml:space="preserve"> </w:t>
        </w:r>
      </w:ins>
      <w:ins w:id="3246" w:author="Rajo" w:date="2018-05-28T20:10:00Z">
        <w:r w:rsidR="00EE2619">
          <w:rPr>
            <w:lang w:val="bs-Latn-BA"/>
          </w:rPr>
          <w:t>dostupan</w:t>
        </w:r>
      </w:ins>
      <w:ins w:id="3247" w:author="Rajo" w:date="2018-05-28T19:03:00Z">
        <w:r w:rsidR="00D26A81">
          <w:rPr>
            <w:lang w:val="bs-Latn-BA"/>
          </w:rPr>
          <w:t>)</w:t>
        </w:r>
      </w:ins>
      <w:ins w:id="3248" w:author="Rajo" w:date="2018-05-28T18:56:00Z">
        <w:r w:rsidR="004B2189">
          <w:rPr>
            <w:lang w:val="bs-Latn-BA"/>
          </w:rPr>
          <w:t xml:space="preserve"> zajedno sa servisnim tiketom koji mu</w:t>
        </w:r>
      </w:ins>
      <w:ins w:id="3249" w:author="Rajo" w:date="2018-05-28T19:39:00Z">
        <w:r w:rsidR="00761B30">
          <w:rPr>
            <w:lang w:val="bs-Latn-BA"/>
          </w:rPr>
          <w:t xml:space="preserve"> se</w:t>
        </w:r>
      </w:ins>
      <w:ins w:id="3250" w:author="Rajo" w:date="2018-05-28T18:56:00Z">
        <w:r w:rsidR="004B2189">
          <w:rPr>
            <w:lang w:val="bs-Latn-BA"/>
          </w:rPr>
          <w:t xml:space="preserve"> dodjeljuje.</w:t>
        </w:r>
      </w:ins>
      <w:ins w:id="3251" w:author="Rajo" w:date="2018-05-28T19:06:00Z">
        <w:r w:rsidR="00B43C50">
          <w:rPr>
            <w:lang w:val="bs-Latn-BA"/>
          </w:rPr>
          <w:t xml:space="preserve"> Ukoliko </w:t>
        </w:r>
        <w:proofErr w:type="spellStart"/>
        <w:r w:rsidR="00B43C50" w:rsidRPr="00B43C50">
          <w:rPr>
            <w:i/>
            <w:lang w:val="bs-Latn-BA"/>
            <w:rPrChange w:id="3252" w:author="Rajo" w:date="2018-05-28T19:07:00Z">
              <w:rPr>
                <w:lang w:val="bs-Latn-BA"/>
              </w:rPr>
            </w:rPrChange>
          </w:rPr>
          <w:t>service</w:t>
        </w:r>
        <w:proofErr w:type="spellEnd"/>
        <w:r w:rsidR="00B43C50">
          <w:rPr>
            <w:lang w:val="bs-Latn-BA"/>
          </w:rPr>
          <w:t xml:space="preserve"> parametar nije </w:t>
        </w:r>
      </w:ins>
      <w:ins w:id="3253" w:author="Rajo" w:date="2018-05-28T20:10:00Z">
        <w:r w:rsidR="00263265">
          <w:rPr>
            <w:lang w:val="bs-Latn-BA"/>
          </w:rPr>
          <w:t>dostupan</w:t>
        </w:r>
      </w:ins>
      <w:ins w:id="3254" w:author="Rajo" w:date="2018-05-28T19:06:00Z">
        <w:r w:rsidR="00B43C50">
          <w:rPr>
            <w:lang w:val="bs-Latn-BA"/>
          </w:rPr>
          <w:t xml:space="preserve">, server će prikazati poruku </w:t>
        </w:r>
      </w:ins>
      <w:ins w:id="3255" w:author="Rajo" w:date="2018-05-28T19:07:00Z">
        <w:r w:rsidR="00B43C50">
          <w:rPr>
            <w:lang w:val="bs-Latn-BA"/>
          </w:rPr>
          <w:t xml:space="preserve">da je korisnik uspješno prijavljen. </w:t>
        </w:r>
        <w:r w:rsidR="00313BB7">
          <w:rPr>
            <w:lang w:val="bs-Latn-BA"/>
          </w:rPr>
          <w:t xml:space="preserve">Što se tiče </w:t>
        </w:r>
        <w:proofErr w:type="spellStart"/>
        <w:r w:rsidR="00313BB7" w:rsidRPr="00313BB7">
          <w:rPr>
            <w:i/>
            <w:lang w:val="bs-Latn-BA"/>
            <w:rPrChange w:id="3256" w:author="Rajo" w:date="2018-05-28T19:07:00Z">
              <w:rPr>
                <w:lang w:val="bs-Latn-BA"/>
              </w:rPr>
            </w:rPrChange>
          </w:rPr>
          <w:t>method</w:t>
        </w:r>
        <w:proofErr w:type="spellEnd"/>
        <w:r w:rsidR="00313BB7">
          <w:rPr>
            <w:lang w:val="bs-Latn-BA"/>
          </w:rPr>
          <w:t xml:space="preserve"> parametra, ukoliko nije </w:t>
        </w:r>
      </w:ins>
      <w:ins w:id="3257" w:author="Rajo" w:date="2018-05-28T19:08:00Z">
        <w:r w:rsidR="00313BB7">
          <w:rPr>
            <w:lang w:val="bs-Latn-BA"/>
          </w:rPr>
          <w:t xml:space="preserve">dostupan, server će uobičajeno </w:t>
        </w:r>
      </w:ins>
      <w:ins w:id="3258" w:author="Rajo" w:date="2018-05-28T19:28:00Z">
        <w:r w:rsidR="00005C2E">
          <w:rPr>
            <w:lang w:val="bs-Latn-BA"/>
          </w:rPr>
          <w:t>izvršiti preusmjeravan</w:t>
        </w:r>
      </w:ins>
      <w:ins w:id="3259" w:author="Rajo" w:date="2018-05-28T20:10:00Z">
        <w:r w:rsidR="000F4044">
          <w:rPr>
            <w:lang w:val="bs-Latn-BA"/>
          </w:rPr>
          <w:t>j</w:t>
        </w:r>
      </w:ins>
      <w:ins w:id="3260" w:author="Rajo" w:date="2018-05-28T19:28:00Z">
        <w:r w:rsidR="00005C2E">
          <w:rPr>
            <w:lang w:val="bs-Latn-BA"/>
          </w:rPr>
          <w:t>e korisnika</w:t>
        </w:r>
      </w:ins>
      <w:ins w:id="3261" w:author="Rajo" w:date="2018-05-28T19:46:00Z">
        <w:r w:rsidR="00543F6C">
          <w:rPr>
            <w:lang w:val="bs-Latn-BA"/>
          </w:rPr>
          <w:t xml:space="preserve"> </w:t>
        </w:r>
      </w:ins>
      <w:ins w:id="3262" w:author="Rajo" w:date="2018-05-28T19:43:00Z">
        <w:r w:rsidR="00407F63">
          <w:rPr>
            <w:lang w:val="bs-Latn-BA"/>
          </w:rPr>
          <w:t xml:space="preserve"> </w:t>
        </w:r>
      </w:ins>
      <w:ins w:id="3263" w:author="Rajo" w:date="2018-05-28T19:44:00Z">
        <w:r w:rsidR="00ED7336">
          <w:rPr>
            <w:lang w:val="bs-Latn-BA"/>
          </w:rPr>
          <w:t xml:space="preserve">na putanju </w:t>
        </w:r>
      </w:ins>
      <w:ins w:id="3264" w:author="Rajo" w:date="2018-05-28T19:45:00Z">
        <w:r w:rsidR="00ED7336">
          <w:rPr>
            <w:lang w:val="bs-Latn-BA"/>
          </w:rPr>
          <w:t xml:space="preserve">proslijeđenu kao vrijednosti </w:t>
        </w:r>
        <w:proofErr w:type="spellStart"/>
        <w:r w:rsidR="00ED7336" w:rsidRPr="00ED7336">
          <w:rPr>
            <w:i/>
            <w:lang w:val="bs-Latn-BA"/>
            <w:rPrChange w:id="3265" w:author="Rajo" w:date="2018-05-28T19:45:00Z">
              <w:rPr>
                <w:lang w:val="bs-Latn-BA"/>
              </w:rPr>
            </w:rPrChange>
          </w:rPr>
          <w:t>service</w:t>
        </w:r>
        <w:proofErr w:type="spellEnd"/>
        <w:r w:rsidR="00ED7336">
          <w:rPr>
            <w:lang w:val="bs-Latn-BA"/>
          </w:rPr>
          <w:t xml:space="preserve"> parametra</w:t>
        </w:r>
      </w:ins>
      <w:ins w:id="3266" w:author="Rajo" w:date="2018-05-28T19:46:00Z">
        <w:r w:rsidR="00543F6C">
          <w:rPr>
            <w:lang w:val="bs-Latn-BA"/>
          </w:rPr>
          <w:t xml:space="preserve"> (</w:t>
        </w:r>
      </w:ins>
      <w:ins w:id="3267" w:author="Rajo" w:date="2018-05-28T20:11:00Z">
        <w:r w:rsidR="00393668">
          <w:rPr>
            <w:lang w:val="bs-Latn-BA"/>
          </w:rPr>
          <w:t>dodajući</w:t>
        </w:r>
      </w:ins>
      <w:ins w:id="3268" w:author="Rajo" w:date="2018-05-28T19:46:00Z">
        <w:r w:rsidR="00543F6C">
          <w:rPr>
            <w:lang w:val="bs-Latn-BA"/>
          </w:rPr>
          <w:t xml:space="preserve"> i servisni tiket</w:t>
        </w:r>
      </w:ins>
      <w:ins w:id="3269" w:author="Rajo" w:date="2018-05-28T20:11:00Z">
        <w:r w:rsidR="00393668">
          <w:rPr>
            <w:lang w:val="bs-Latn-BA"/>
          </w:rPr>
          <w:t xml:space="preserve"> kao parametar</w:t>
        </w:r>
      </w:ins>
      <w:ins w:id="3270" w:author="Rajo" w:date="2018-05-28T19:46:00Z">
        <w:r w:rsidR="00543F6C">
          <w:rPr>
            <w:lang w:val="bs-Latn-BA"/>
          </w:rPr>
          <w:t>)</w:t>
        </w:r>
      </w:ins>
      <w:ins w:id="3271" w:author="Rajo" w:date="2018-05-28T19:45:00Z">
        <w:r w:rsidR="00ED7336">
          <w:rPr>
            <w:lang w:val="bs-Latn-BA"/>
          </w:rPr>
          <w:t>.</w:t>
        </w:r>
      </w:ins>
      <w:ins w:id="3272" w:author="Rajo" w:date="2018-05-28T19:46:00Z">
        <w:r w:rsidR="00543F6C">
          <w:rPr>
            <w:lang w:val="bs-Latn-BA"/>
          </w:rPr>
          <w:t xml:space="preserve"> Međutim, </w:t>
        </w:r>
      </w:ins>
      <w:ins w:id="3273" w:author="Rajo" w:date="2018-05-28T19:49:00Z">
        <w:r w:rsidR="002C7604">
          <w:rPr>
            <w:lang w:val="bs-Latn-BA"/>
          </w:rPr>
          <w:t xml:space="preserve">za </w:t>
        </w:r>
      </w:ins>
      <w:ins w:id="3274" w:author="Rajo" w:date="2018-05-28T19:46:00Z">
        <w:r w:rsidR="00543F6C">
          <w:rPr>
            <w:lang w:val="bs-Latn-BA"/>
          </w:rPr>
          <w:t xml:space="preserve">aplikacije koje </w:t>
        </w:r>
      </w:ins>
      <w:ins w:id="3275" w:author="Rajo" w:date="2018-05-28T19:47:00Z">
        <w:r w:rsidR="002C7604">
          <w:rPr>
            <w:lang w:val="bs-Latn-BA"/>
          </w:rPr>
          <w:t>zahtijevaju „vraćanje odgovora“</w:t>
        </w:r>
      </w:ins>
      <w:ins w:id="3276" w:author="Rajo" w:date="2018-05-28T19:48:00Z">
        <w:r w:rsidR="002C7604">
          <w:rPr>
            <w:lang w:val="bs-Latn-BA"/>
          </w:rPr>
          <w:t xml:space="preserve"> </w:t>
        </w:r>
      </w:ins>
      <w:ins w:id="3277" w:author="Rajo" w:date="2018-05-28T19:51:00Z">
        <w:r w:rsidR="002C7604">
          <w:rPr>
            <w:lang w:val="bs-Latn-BA"/>
          </w:rPr>
          <w:t>(</w:t>
        </w:r>
      </w:ins>
      <w:ins w:id="3278" w:author="Rajo" w:date="2018-05-28T19:47:00Z">
        <w:r w:rsidR="002C7604">
          <w:rPr>
            <w:lang w:val="bs-Latn-BA"/>
          </w:rPr>
          <w:t>servisnog tiketa</w:t>
        </w:r>
      </w:ins>
      <w:ins w:id="3279" w:author="Rajo" w:date="2018-05-28T19:51:00Z">
        <w:r w:rsidR="002C7604">
          <w:rPr>
            <w:lang w:val="bs-Latn-BA"/>
          </w:rPr>
          <w:t>)</w:t>
        </w:r>
      </w:ins>
      <w:ins w:id="3280" w:author="Rajo" w:date="2018-05-28T19:47:00Z">
        <w:r w:rsidR="002C7604">
          <w:rPr>
            <w:lang w:val="bs-Latn-BA"/>
          </w:rPr>
          <w:t xml:space="preserve"> </w:t>
        </w:r>
      </w:ins>
      <w:ins w:id="3281" w:author="Rajo" w:date="2018-05-28T19:48:00Z">
        <w:r w:rsidR="002C7604">
          <w:rPr>
            <w:lang w:val="bs-Latn-BA"/>
          </w:rPr>
          <w:t xml:space="preserve">na </w:t>
        </w:r>
        <w:proofErr w:type="spellStart"/>
        <w:r w:rsidR="002C7604" w:rsidRPr="002C7604">
          <w:rPr>
            <w:i/>
            <w:lang w:val="bs-Latn-BA"/>
            <w:rPrChange w:id="3282" w:author="Rajo" w:date="2018-05-28T19:48:00Z">
              <w:rPr>
                <w:lang w:val="bs-Latn-BA"/>
              </w:rPr>
            </w:rPrChange>
          </w:rPr>
          <w:t>service</w:t>
        </w:r>
        <w:proofErr w:type="spellEnd"/>
        <w:r w:rsidR="002C7604">
          <w:rPr>
            <w:lang w:val="bs-Latn-BA"/>
          </w:rPr>
          <w:t xml:space="preserve"> putanju upotrebom</w:t>
        </w:r>
      </w:ins>
      <w:ins w:id="3283" w:author="Rajo" w:date="2018-05-28T19:47:00Z">
        <w:r w:rsidR="002C7604">
          <w:rPr>
            <w:lang w:val="bs-Latn-BA"/>
          </w:rPr>
          <w:t xml:space="preserve"> HTTP POST zahtjeva</w:t>
        </w:r>
      </w:ins>
      <w:ins w:id="3284" w:author="Rajo" w:date="2018-05-28T20:07:00Z">
        <w:r w:rsidR="00BD7A3C">
          <w:rPr>
            <w:lang w:val="bs-Latn-BA"/>
          </w:rPr>
          <w:t xml:space="preserve"> (u okviru </w:t>
        </w:r>
      </w:ins>
      <w:ins w:id="3285" w:author="Rajo" w:date="2018-05-28T20:11:00Z">
        <w:r w:rsidR="003121E0">
          <w:rPr>
            <w:lang w:val="bs-Latn-BA"/>
          </w:rPr>
          <w:t xml:space="preserve">njegovo </w:t>
        </w:r>
      </w:ins>
      <w:ins w:id="3286" w:author="Rajo" w:date="2018-05-28T20:07:00Z">
        <w:r w:rsidR="00BD7A3C">
          <w:rPr>
            <w:lang w:val="bs-Latn-BA"/>
          </w:rPr>
          <w:t>tijela)</w:t>
        </w:r>
      </w:ins>
      <w:ins w:id="3287" w:author="Rajo" w:date="2018-05-28T19:49:00Z">
        <w:r w:rsidR="002C7604">
          <w:rPr>
            <w:lang w:val="bs-Latn-BA"/>
          </w:rPr>
          <w:t xml:space="preserve">, </w:t>
        </w:r>
      </w:ins>
      <w:ins w:id="3288" w:author="Rajo" w:date="2018-05-28T19:50:00Z">
        <w:r w:rsidR="002C7604">
          <w:rPr>
            <w:lang w:val="bs-Latn-BA"/>
          </w:rPr>
          <w:t>server će korisniku uslužiti stranicu sa formom</w:t>
        </w:r>
      </w:ins>
      <w:ins w:id="3289" w:author="Rajo" w:date="2018-05-28T20:07:00Z">
        <w:r w:rsidR="008F14C2">
          <w:rPr>
            <w:lang w:val="bs-Latn-BA"/>
          </w:rPr>
          <w:t xml:space="preserve"> koja sadrži tiket, </w:t>
        </w:r>
      </w:ins>
      <w:ins w:id="3290" w:author="Rajo" w:date="2018-05-28T20:12:00Z">
        <w:r w:rsidR="00FA45B0">
          <w:rPr>
            <w:lang w:val="bs-Latn-BA"/>
          </w:rPr>
          <w:t xml:space="preserve">te </w:t>
        </w:r>
      </w:ins>
      <w:ins w:id="3291" w:author="Rajo" w:date="2018-05-28T19:50:00Z">
        <w:r w:rsidR="002C7604">
          <w:rPr>
            <w:lang w:val="bs-Latn-BA"/>
          </w:rPr>
          <w:t>kao akciju</w:t>
        </w:r>
      </w:ins>
      <w:ins w:id="3292" w:author="Rajo" w:date="2018-05-28T19:53:00Z">
        <w:r w:rsidR="002C7604">
          <w:rPr>
            <w:lang w:val="bs-Latn-BA"/>
          </w:rPr>
          <w:t xml:space="preserve"> forme</w:t>
        </w:r>
      </w:ins>
      <w:ins w:id="3293" w:author="Rajo" w:date="2018-05-28T19:50:00Z">
        <w:r w:rsidR="002C7604">
          <w:rPr>
            <w:lang w:val="bs-Latn-BA"/>
          </w:rPr>
          <w:t xml:space="preserve"> ima pu</w:t>
        </w:r>
      </w:ins>
      <w:ins w:id="3294" w:author="Rajo" w:date="2018-05-28T19:51:00Z">
        <w:r w:rsidR="002C7604">
          <w:rPr>
            <w:lang w:val="bs-Latn-BA"/>
          </w:rPr>
          <w:t>tanj</w:t>
        </w:r>
      </w:ins>
      <w:ins w:id="3295" w:author="Rajo" w:date="2018-05-28T19:52:00Z">
        <w:r w:rsidR="002C7604">
          <w:rPr>
            <w:lang w:val="bs-Latn-BA"/>
          </w:rPr>
          <w:t>u</w:t>
        </w:r>
      </w:ins>
      <w:ins w:id="3296" w:author="Rajo" w:date="2018-05-28T19:51:00Z">
        <w:r w:rsidR="002C7604">
          <w:rPr>
            <w:lang w:val="bs-Latn-BA"/>
          </w:rPr>
          <w:t xml:space="preserve"> proslijeđenu u okviru </w:t>
        </w:r>
        <w:proofErr w:type="spellStart"/>
        <w:r w:rsidR="002C7604" w:rsidRPr="002C7604">
          <w:rPr>
            <w:i/>
            <w:lang w:val="bs-Latn-BA"/>
            <w:rPrChange w:id="3297" w:author="Rajo" w:date="2018-05-28T19:51:00Z">
              <w:rPr>
                <w:lang w:val="bs-Latn-BA"/>
              </w:rPr>
            </w:rPrChange>
          </w:rPr>
          <w:t>service</w:t>
        </w:r>
        <w:proofErr w:type="spellEnd"/>
        <w:r w:rsidR="002C7604">
          <w:rPr>
            <w:lang w:val="bs-Latn-BA"/>
          </w:rPr>
          <w:t xml:space="preserve"> parametra</w:t>
        </w:r>
      </w:ins>
      <w:ins w:id="3298" w:author="Rajo" w:date="2018-05-28T20:12:00Z">
        <w:r w:rsidR="00791914">
          <w:rPr>
            <w:lang w:val="bs-Latn-BA"/>
          </w:rPr>
          <w:t>,</w:t>
        </w:r>
      </w:ins>
      <w:ins w:id="3299" w:author="Rajo" w:date="2018-05-28T20:08:00Z">
        <w:r w:rsidR="008F14C2">
          <w:rPr>
            <w:lang w:val="bs-Latn-BA"/>
          </w:rPr>
          <w:t xml:space="preserve"> a</w:t>
        </w:r>
      </w:ins>
      <w:ins w:id="3300" w:author="Rajo" w:date="2018-05-28T19:51:00Z">
        <w:r w:rsidR="002C7604">
          <w:rPr>
            <w:lang w:val="bs-Latn-BA"/>
          </w:rPr>
          <w:t xml:space="preserve"> kao metodu za slanje </w:t>
        </w:r>
      </w:ins>
      <w:ins w:id="3301" w:author="Rajo" w:date="2018-05-28T19:53:00Z">
        <w:r w:rsidR="00CF392E">
          <w:rPr>
            <w:lang w:val="bs-Latn-BA"/>
          </w:rPr>
          <w:t>ima podešenu vrijednost „POST</w:t>
        </w:r>
      </w:ins>
      <w:ins w:id="3302" w:author="Rajo" w:date="2018-05-28T20:08:00Z">
        <w:r w:rsidR="008F14C2">
          <w:rPr>
            <w:lang w:val="bs-Latn-BA"/>
          </w:rPr>
          <w:t>“</w:t>
        </w:r>
      </w:ins>
      <w:ins w:id="3303" w:author="Rajo" w:date="2018-05-28T19:53:00Z">
        <w:r w:rsidR="00CF392E">
          <w:rPr>
            <w:lang w:val="bs-Latn-BA"/>
          </w:rPr>
          <w:t xml:space="preserve">. </w:t>
        </w:r>
      </w:ins>
      <w:ins w:id="3304" w:author="Rajo" w:date="2018-05-28T19:54:00Z">
        <w:r w:rsidR="00DC7165">
          <w:rPr>
            <w:lang w:val="bs-Latn-BA"/>
          </w:rPr>
          <w:t xml:space="preserve">Ova stranica će </w:t>
        </w:r>
      </w:ins>
      <w:ins w:id="3305" w:author="Rajo" w:date="2018-05-28T19:56:00Z">
        <w:r w:rsidR="00DC7165">
          <w:rPr>
            <w:lang w:val="bs-Latn-BA"/>
          </w:rPr>
          <w:t>obično</w:t>
        </w:r>
      </w:ins>
      <w:ins w:id="3306" w:author="Rajo" w:date="2018-05-28T19:54:00Z">
        <w:r w:rsidR="00DC7165">
          <w:rPr>
            <w:lang w:val="bs-Latn-BA"/>
          </w:rPr>
          <w:t xml:space="preserve"> sadržati</w:t>
        </w:r>
      </w:ins>
      <w:ins w:id="3307" w:author="Rajo" w:date="2018-05-28T20:12:00Z">
        <w:r w:rsidR="008625B1">
          <w:rPr>
            <w:lang w:val="bs-Latn-BA"/>
          </w:rPr>
          <w:t xml:space="preserve"> i</w:t>
        </w:r>
      </w:ins>
      <w:ins w:id="3308" w:author="Rajo" w:date="2018-05-28T19:54:00Z">
        <w:r w:rsidR="00DC7165">
          <w:rPr>
            <w:lang w:val="bs-Latn-BA"/>
          </w:rPr>
          <w:t xml:space="preserve"> poruku za korisnika da mora </w:t>
        </w:r>
      </w:ins>
      <w:ins w:id="3309" w:author="Rajo" w:date="2018-05-28T19:55:00Z">
        <w:r w:rsidR="00DC7165">
          <w:rPr>
            <w:lang w:val="bs-Latn-BA"/>
          </w:rPr>
          <w:t>poslati</w:t>
        </w:r>
      </w:ins>
      <w:ins w:id="3310" w:author="Rajo" w:date="2018-05-28T20:13:00Z">
        <w:r w:rsidR="00EB55BE">
          <w:rPr>
            <w:lang w:val="bs-Latn-BA"/>
          </w:rPr>
          <w:t>/potvrditi</w:t>
        </w:r>
      </w:ins>
      <w:ins w:id="3311" w:author="Rajo" w:date="2018-05-28T19:55:00Z">
        <w:r w:rsidR="00DC7165">
          <w:rPr>
            <w:lang w:val="bs-Latn-BA"/>
          </w:rPr>
          <w:t xml:space="preserve"> formu kako bi </w:t>
        </w:r>
      </w:ins>
      <w:ins w:id="3312" w:author="Rajo" w:date="2018-05-28T19:56:00Z">
        <w:r w:rsidR="00DC7165">
          <w:rPr>
            <w:lang w:val="bs-Latn-BA"/>
          </w:rPr>
          <w:t>se vratio</w:t>
        </w:r>
      </w:ins>
      <w:ins w:id="3313" w:author="Rajo" w:date="2018-05-28T19:55:00Z">
        <w:r w:rsidR="00DC7165">
          <w:rPr>
            <w:lang w:val="bs-Latn-BA"/>
          </w:rPr>
          <w:t xml:space="preserve"> nazad na željenu aplikaciju (CAS servis)</w:t>
        </w:r>
      </w:ins>
      <w:ins w:id="3314" w:author="Rajo" w:date="2018-05-28T19:56:00Z">
        <w:r w:rsidR="00DC7165">
          <w:rPr>
            <w:lang w:val="bs-Latn-BA"/>
          </w:rPr>
          <w:t xml:space="preserve">, ili će se to slanje forme </w:t>
        </w:r>
      </w:ins>
      <w:ins w:id="3315" w:author="Rajo" w:date="2018-05-28T19:57:00Z">
        <w:r w:rsidR="00DC7165">
          <w:rPr>
            <w:lang w:val="bs-Latn-BA"/>
          </w:rPr>
          <w:t xml:space="preserve">izvršiti automatski nakon određenog vremena upotrebom </w:t>
        </w:r>
        <w:proofErr w:type="spellStart"/>
        <w:r w:rsidR="00DC7165">
          <w:rPr>
            <w:lang w:val="bs-Latn-BA"/>
          </w:rPr>
          <w:t>JavaScript</w:t>
        </w:r>
        <w:proofErr w:type="spellEnd"/>
        <w:r w:rsidR="00DC7165">
          <w:rPr>
            <w:lang w:val="bs-Latn-BA"/>
          </w:rPr>
          <w:t xml:space="preserve">-a. </w:t>
        </w:r>
      </w:ins>
    </w:p>
    <w:p w14:paraId="301492FA" w14:textId="477996C5" w:rsidR="00763CBB" w:rsidRDefault="00763CBB" w:rsidP="00763CBB">
      <w:pPr>
        <w:spacing w:line="240" w:lineRule="auto"/>
        <w:ind w:firstLine="360"/>
        <w:jc w:val="both"/>
        <w:rPr>
          <w:ins w:id="3316" w:author="Rajo" w:date="2018-05-23T21:04:00Z"/>
          <w:lang w:val="bs-Latn-BA"/>
        </w:rPr>
      </w:pPr>
      <w:ins w:id="3317" w:author="Rajo" w:date="2018-05-23T21:04:00Z">
        <w:r>
          <w:rPr>
            <w:lang w:val="bs-Latn-BA"/>
          </w:rPr>
          <w:t>Kao što je ranije pomenuto, CAS 2.0 verzija protokola uvela je novine kao što su podrška za višestepenu autentikaciju, te podrška za autentikaciju putem proksija, koja je omogućila da se jedan CAS servis ponaša kao proksi za neki drugi CAS servis, tako što mu prosleđuje identitet korisnika.</w:t>
        </w:r>
      </w:ins>
    </w:p>
    <w:p w14:paraId="12D3CA75" w14:textId="205752CB" w:rsidR="00763CBB" w:rsidRDefault="00763CBB">
      <w:pPr>
        <w:spacing w:line="240" w:lineRule="auto"/>
        <w:ind w:firstLine="360"/>
        <w:jc w:val="both"/>
        <w:rPr>
          <w:lang w:val="bs-Latn-BA"/>
        </w:rPr>
        <w:pPrChange w:id="3318" w:author="Rajo" w:date="2018-05-27T19:47:00Z">
          <w:pPr>
            <w:spacing w:line="240" w:lineRule="auto"/>
            <w:jc w:val="both"/>
          </w:pPr>
        </w:pPrChange>
      </w:pPr>
      <w:ins w:id="3319" w:author="Rajo" w:date="2018-05-23T21:04:00Z">
        <w:r>
          <w:rPr>
            <w:lang w:val="bs-Latn-BA"/>
          </w:rPr>
          <w:t xml:space="preserve">Najvažnije unapređenje u verziji CAS 3.0 u odnosu na verziju CAS 2.0 predstavlja mogućnost dobavljanja autentikacije i određenih atributa koji se odnose na nalog korisnika, </w:t>
        </w:r>
        <w:r>
          <w:rPr>
            <w:lang w:val="bs-Latn-BA"/>
          </w:rPr>
          <w:lastRenderedPageBreak/>
          <w:t>putem nove pristupne tačke (</w:t>
        </w:r>
        <w:proofErr w:type="spellStart"/>
        <w:r>
          <w:rPr>
            <w:i/>
            <w:lang w:val="bs-Latn-BA"/>
          </w:rPr>
          <w:t>endpoint</w:t>
        </w:r>
        <w:proofErr w:type="spellEnd"/>
        <w:r>
          <w:rPr>
            <w:lang w:val="bs-Latn-BA"/>
          </w:rPr>
          <w:t xml:space="preserve">-a). Ovo je korisno u slučaju kada aplikacija koja zahtijeva autentikaciju, osim kreiranja lokalne sesije na osnovu odgovora koji dobije od CAS servera, za autorizovanje pristupa mora da obavi još neke dodatne provjere identiteta korisnika, na osnovu njegovih atributa. </w:t>
        </w:r>
        <w:r w:rsidRPr="0093631C">
          <w:rPr>
            <w:vertAlign w:val="superscript"/>
            <w:lang w:val="bs-Latn-BA"/>
          </w:rPr>
          <w:t>[12]</w:t>
        </w:r>
      </w:ins>
    </w:p>
    <w:p w14:paraId="5E970E2A" w14:textId="77777777" w:rsidR="00E94ADE" w:rsidRDefault="00E94ADE">
      <w:pPr>
        <w:spacing w:line="240" w:lineRule="auto"/>
        <w:jc w:val="both"/>
        <w:rPr>
          <w:lang w:val="bs-Latn-BA"/>
        </w:rPr>
      </w:pPr>
    </w:p>
    <w:p w14:paraId="64075A6A" w14:textId="77777777" w:rsidR="00E94ADE" w:rsidDel="006F4765" w:rsidRDefault="00CC5052">
      <w:pPr>
        <w:pStyle w:val="Heading2"/>
        <w:spacing w:line="240" w:lineRule="auto"/>
        <w:jc w:val="both"/>
        <w:rPr>
          <w:del w:id="3320" w:author="Rajo" w:date="2018-06-17T14:59:00Z"/>
          <w:lang w:val="bs-Latn-BA"/>
        </w:rPr>
      </w:pPr>
      <w:bookmarkStart w:id="3321" w:name="_Toc511154444"/>
      <w:proofErr w:type="spellStart"/>
      <w:r>
        <w:rPr>
          <w:lang w:val="bs-Latn-BA"/>
        </w:rPr>
        <w:t>Shibboleth</w:t>
      </w:r>
      <w:bookmarkEnd w:id="3321"/>
      <w:proofErr w:type="spellEnd"/>
    </w:p>
    <w:p w14:paraId="092489B3" w14:textId="77777777" w:rsidR="00E94ADE" w:rsidRPr="00143689" w:rsidRDefault="00E94ADE">
      <w:pPr>
        <w:pStyle w:val="Heading2"/>
        <w:spacing w:line="240" w:lineRule="auto"/>
        <w:jc w:val="both"/>
        <w:rPr>
          <w:lang w:val="bs-Latn-BA"/>
        </w:rPr>
        <w:pPrChange w:id="3322" w:author="Rajo" w:date="2018-06-17T14:59:00Z">
          <w:pPr>
            <w:spacing w:line="240" w:lineRule="auto"/>
            <w:jc w:val="both"/>
          </w:pPr>
        </w:pPrChange>
      </w:pPr>
    </w:p>
    <w:p w14:paraId="59C34ECC" w14:textId="5A1B5DE5" w:rsidR="00E94ADE" w:rsidDel="00C25436" w:rsidRDefault="00CC5052">
      <w:pPr>
        <w:spacing w:line="240" w:lineRule="auto"/>
        <w:ind w:firstLine="360"/>
        <w:jc w:val="both"/>
        <w:rPr>
          <w:del w:id="3323" w:author="Rajo" w:date="2018-05-23T21:04:00Z"/>
          <w:lang w:val="bs-Latn-BA"/>
        </w:rPr>
        <w:pPrChange w:id="3324" w:author="Rajo" w:date="2018-06-17T14:59:00Z">
          <w:pPr>
            <w:spacing w:line="240" w:lineRule="auto"/>
            <w:ind w:firstLine="576"/>
            <w:jc w:val="both"/>
          </w:pPr>
        </w:pPrChange>
      </w:pPr>
      <w:proofErr w:type="spellStart"/>
      <w:r>
        <w:rPr>
          <w:lang w:val="bs-Latn-BA"/>
        </w:rPr>
        <w:t>Shibboleth</w:t>
      </w:r>
      <w:proofErr w:type="spellEnd"/>
      <w:r>
        <w:rPr>
          <w:lang w:val="bs-Latn-BA"/>
        </w:rPr>
        <w:t xml:space="preserve"> je još jedna od </w:t>
      </w:r>
      <w:proofErr w:type="spellStart"/>
      <w:r>
        <w:rPr>
          <w:i/>
          <w:lang w:val="bs-Latn-BA"/>
        </w:rPr>
        <w:t>Open-Source</w:t>
      </w:r>
      <w:proofErr w:type="spellEnd"/>
      <w:r>
        <w:rPr>
          <w:lang w:val="bs-Latn-BA"/>
        </w:rPr>
        <w:t xml:space="preserve"> implementacija SSO sistema, namijenjena za upotrebu unutar jedne ili između više različitih organizacija. To je softverski paket koji kao dvije osnovne komponente, tj. aplikacije, sadrži </w:t>
      </w:r>
      <w:del w:id="3325" w:author="Rajo" w:date="2018-05-23T20:01:00Z">
        <w:r w:rsidDel="00847196">
          <w:rPr>
            <w:lang w:val="bs-Latn-BA"/>
          </w:rPr>
          <w:delText>provajder identiteta</w:delText>
        </w:r>
      </w:del>
      <w:ins w:id="3326" w:author="Rajo" w:date="2018-05-23T20:01:00Z">
        <w:r w:rsidR="00847196">
          <w:rPr>
            <w:lang w:val="bs-Latn-BA"/>
          </w:rPr>
          <w:t>davalac identiteta</w:t>
        </w:r>
      </w:ins>
      <w:r>
        <w:rPr>
          <w:lang w:val="bs-Latn-BA"/>
        </w:rPr>
        <w:t xml:space="preserve"> (</w:t>
      </w:r>
      <w:proofErr w:type="spellStart"/>
      <w:r>
        <w:rPr>
          <w:lang w:val="bs-Latn-BA"/>
        </w:rPr>
        <w:t>IdP</w:t>
      </w:r>
      <w:proofErr w:type="spellEnd"/>
      <w:r>
        <w:rPr>
          <w:lang w:val="bs-Latn-BA"/>
        </w:rPr>
        <w:t xml:space="preserve">) koji obezbjeđuje sigurnosne informacije o korisnicima, te </w:t>
      </w:r>
      <w:del w:id="3327" w:author="Rajo" w:date="2018-05-23T20:14:00Z">
        <w:r w:rsidDel="00910C56">
          <w:rPr>
            <w:lang w:val="bs-Latn-BA"/>
          </w:rPr>
          <w:delText>servis provajder</w:delText>
        </w:r>
      </w:del>
      <w:ins w:id="3328" w:author="Rajo" w:date="2018-05-23T20:14:00Z">
        <w:r w:rsidR="00910C56">
          <w:rPr>
            <w:lang w:val="bs-Latn-BA"/>
          </w:rPr>
          <w:t>davalac usluge</w:t>
        </w:r>
      </w:ins>
      <w:r>
        <w:rPr>
          <w:lang w:val="bs-Latn-BA"/>
        </w:rPr>
        <w:t xml:space="preserve"> (SP) koji koristi te informacije i na osnovu njih odobrava pristup zaštićenom sadržaju. Pored toga, moguće je koristiti i treću komponentu - servis za otkrivanje (</w:t>
      </w:r>
      <w:proofErr w:type="spellStart"/>
      <w:r>
        <w:rPr>
          <w:i/>
          <w:lang w:val="bs-Latn-BA"/>
        </w:rPr>
        <w:t>Discovery</w:t>
      </w:r>
      <w:proofErr w:type="spellEnd"/>
      <w:r>
        <w:rPr>
          <w:i/>
          <w:lang w:val="bs-Latn-BA"/>
        </w:rPr>
        <w:t xml:space="preserve"> Service</w:t>
      </w:r>
      <w:r>
        <w:rPr>
          <w:lang w:val="bs-Latn-BA"/>
        </w:rPr>
        <w:t xml:space="preserve"> - DS) koji pomaže </w:t>
      </w:r>
      <w:del w:id="3329" w:author="Rajo" w:date="2018-05-23T20:14:00Z">
        <w:r w:rsidDel="00910C56">
          <w:rPr>
            <w:lang w:val="bs-Latn-BA"/>
          </w:rPr>
          <w:delText>servis provajder</w:delText>
        </w:r>
      </w:del>
      <w:ins w:id="3330" w:author="Rajo" w:date="2018-05-23T20:14:00Z">
        <w:r w:rsidR="00910C56">
          <w:rPr>
            <w:lang w:val="bs-Latn-BA"/>
          </w:rPr>
          <w:t>davaocima usluge</w:t>
        </w:r>
      </w:ins>
      <w:del w:id="3331" w:author="Rajo" w:date="2018-05-23T20:14:00Z">
        <w:r w:rsidDel="00910C56">
          <w:rPr>
            <w:lang w:val="bs-Latn-BA"/>
          </w:rPr>
          <w:delText>ima</w:delText>
        </w:r>
      </w:del>
      <w:r>
        <w:rPr>
          <w:lang w:val="bs-Latn-BA"/>
        </w:rPr>
        <w:t xml:space="preserve"> da otkriju tj. pronađu </w:t>
      </w:r>
      <w:del w:id="3332" w:author="Rajo" w:date="2018-05-23T20:18:00Z">
        <w:r w:rsidDel="00910C56">
          <w:rPr>
            <w:lang w:val="bs-Latn-BA"/>
          </w:rPr>
          <w:delText>provajdere identiteta</w:delText>
        </w:r>
      </w:del>
      <w:ins w:id="3333" w:author="Rajo" w:date="2018-05-23T20:18:00Z">
        <w:r w:rsidR="00910C56">
          <w:rPr>
            <w:lang w:val="bs-Latn-BA"/>
          </w:rPr>
          <w:t>davaoce identiteta</w:t>
        </w:r>
      </w:ins>
      <w:r>
        <w:rPr>
          <w:lang w:val="bs-Latn-BA"/>
        </w:rPr>
        <w:t xml:space="preserve"> posredstvom kojih mogu vršiti autentikaciju korisnika. Kako bi obezbijedila </w:t>
      </w:r>
      <w:r>
        <w:rPr>
          <w:i/>
          <w:lang w:val="bs-Latn-BA"/>
        </w:rPr>
        <w:t>Single-Sign-On</w:t>
      </w:r>
      <w:r>
        <w:rPr>
          <w:lang w:val="bs-Latn-BA"/>
        </w:rPr>
        <w:t xml:space="preserve"> funkcionalnost, implementacija se zasniva na široko prihvaćenih standardima vezanim za jedinstvenu identifikaciju korisnika, i to prvenstveno na SAML standardu. Korisnik se autentikuje tako što unosi svoje pristupne podatke u okviru </w:t>
      </w:r>
      <w:del w:id="3334" w:author="Rajo" w:date="2018-05-23T20:12:00Z">
        <w:r w:rsidDel="00910C56">
          <w:rPr>
            <w:lang w:val="bs-Latn-BA"/>
          </w:rPr>
          <w:delText>provajdera identiteta</w:delText>
        </w:r>
      </w:del>
      <w:ins w:id="3335" w:author="Rajo" w:date="2018-05-23T20:12:00Z">
        <w:r w:rsidR="00910C56">
          <w:rPr>
            <w:lang w:val="bs-Latn-BA"/>
          </w:rPr>
          <w:t>davaoca identiteta</w:t>
        </w:r>
      </w:ins>
      <w:r>
        <w:rPr>
          <w:lang w:val="bs-Latn-BA"/>
        </w:rPr>
        <w:t xml:space="preserve">, koji zatim </w:t>
      </w:r>
      <w:del w:id="3336" w:author="Rajo" w:date="2018-05-23T20:05:00Z">
        <w:r w:rsidDel="00847196">
          <w:rPr>
            <w:lang w:val="bs-Latn-BA"/>
          </w:rPr>
          <w:delText>servis provajderu</w:delText>
        </w:r>
      </w:del>
      <w:ins w:id="3337" w:author="Rajo" w:date="2018-05-23T20:09:00Z">
        <w:r w:rsidR="00BD270B">
          <w:rPr>
            <w:lang w:val="bs-Latn-BA"/>
          </w:rPr>
          <w:t>davaoca usluge</w:t>
        </w:r>
      </w:ins>
      <w:r>
        <w:rPr>
          <w:lang w:val="bs-Latn-BA"/>
        </w:rPr>
        <w:t xml:space="preserve"> šalje minimalnu količinu informacija o korisniku, potrebnu za donošenje odluka o pravima pristupa.</w:t>
      </w:r>
    </w:p>
    <w:p w14:paraId="34B2DFD9" w14:textId="77777777" w:rsidR="00E94ADE" w:rsidRDefault="00E94ADE">
      <w:pPr>
        <w:spacing w:line="240" w:lineRule="auto"/>
        <w:ind w:firstLine="360"/>
        <w:jc w:val="both"/>
        <w:rPr>
          <w:lang w:val="bs-Latn-BA"/>
        </w:rPr>
        <w:pPrChange w:id="3338" w:author="Rajo" w:date="2018-06-17T14:59:00Z">
          <w:pPr>
            <w:spacing w:line="240" w:lineRule="auto"/>
            <w:jc w:val="both"/>
          </w:pPr>
        </w:pPrChange>
      </w:pPr>
    </w:p>
    <w:p w14:paraId="4D424559" w14:textId="77777777" w:rsidR="00E94ADE" w:rsidDel="000037E4" w:rsidRDefault="00CC5052">
      <w:pPr>
        <w:spacing w:line="240" w:lineRule="auto"/>
        <w:ind w:firstLine="360"/>
        <w:jc w:val="both"/>
        <w:rPr>
          <w:del w:id="3339" w:author="Rajo" w:date="2018-05-23T21:06:00Z"/>
          <w:lang w:val="bs-Latn-BA"/>
        </w:rPr>
        <w:pPrChange w:id="3340" w:author="Rajo" w:date="2018-06-17T14:59:00Z">
          <w:pPr>
            <w:spacing w:line="240" w:lineRule="auto"/>
            <w:ind w:firstLine="576"/>
            <w:jc w:val="both"/>
          </w:pPr>
        </w:pPrChange>
      </w:pPr>
      <w:proofErr w:type="spellStart"/>
      <w:r>
        <w:rPr>
          <w:lang w:val="bs-Latn-BA"/>
        </w:rPr>
        <w:t>Shibboleth</w:t>
      </w:r>
      <w:proofErr w:type="spellEnd"/>
      <w:r>
        <w:rPr>
          <w:lang w:val="bs-Latn-BA"/>
        </w:rPr>
        <w:t xml:space="preserve"> je započet 2000. godine kao projekat Internet2 zajednice, nakon čega je uvezan sa OASIS SAML razvojnom grupom. 2003. godine izbačena je prva verzija </w:t>
      </w:r>
      <w:proofErr w:type="spellStart"/>
      <w:r>
        <w:rPr>
          <w:lang w:val="bs-Latn-BA"/>
        </w:rPr>
        <w:t>Shibboleth</w:t>
      </w:r>
      <w:proofErr w:type="spellEnd"/>
      <w:r>
        <w:rPr>
          <w:lang w:val="bs-Latn-BA"/>
        </w:rPr>
        <w:t xml:space="preserve"> 1.0, koja je stekla je veliku popularnost i prihvaćenost od strane istraživačkih i obrazovnih zajednica širom svijeta. Druga verzija, </w:t>
      </w:r>
      <w:proofErr w:type="spellStart"/>
      <w:r>
        <w:rPr>
          <w:lang w:val="bs-Latn-BA"/>
        </w:rPr>
        <w:t>Shibboleth</w:t>
      </w:r>
      <w:proofErr w:type="spellEnd"/>
      <w:r>
        <w:rPr>
          <w:lang w:val="bs-Latn-BA"/>
        </w:rPr>
        <w:t xml:space="preserve"> 2.0, izašla je godinu dana nakon objavljivanja SAML 2.0 protokola, a glavna nadogradnja bila je upravo podrška za novu verziju protokola. Pored toga, značajnije promjene su i unapređena enkripcija, te definisanje podrazumijevanog trajanja sesije od 30 minuta. Treća verzija, </w:t>
      </w:r>
      <w:proofErr w:type="spellStart"/>
      <w:r>
        <w:rPr>
          <w:lang w:val="bs-Latn-BA"/>
        </w:rPr>
        <w:t>Shibboleth</w:t>
      </w:r>
      <w:proofErr w:type="spellEnd"/>
      <w:r>
        <w:rPr>
          <w:lang w:val="bs-Latn-BA"/>
        </w:rPr>
        <w:t xml:space="preserve"> 3.0, objavljena je 2014. godine, a fokus je stavljen na podršku za naprednu autentikaciju te veću fleksibilnost izmjene i podešavanja sistema. </w:t>
      </w:r>
      <w:r w:rsidRPr="00653AA1">
        <w:rPr>
          <w:lang w:val="bs-Latn-BA"/>
        </w:rPr>
        <w:t>[15]</w:t>
      </w:r>
    </w:p>
    <w:p w14:paraId="026B460C" w14:textId="77777777" w:rsidR="00E94ADE" w:rsidRDefault="00E94ADE">
      <w:pPr>
        <w:spacing w:line="240" w:lineRule="auto"/>
        <w:ind w:firstLine="360"/>
        <w:jc w:val="both"/>
        <w:rPr>
          <w:lang w:val="bs-Latn-BA"/>
        </w:rPr>
        <w:pPrChange w:id="3341" w:author="Rajo" w:date="2018-06-17T14:59:00Z">
          <w:pPr>
            <w:spacing w:line="240" w:lineRule="auto"/>
            <w:jc w:val="both"/>
          </w:pPr>
        </w:pPrChange>
      </w:pPr>
    </w:p>
    <w:p w14:paraId="79ECB214" w14:textId="78FC2C70" w:rsidR="000037E4" w:rsidRDefault="00CC5052">
      <w:pPr>
        <w:spacing w:line="240" w:lineRule="auto"/>
        <w:ind w:firstLine="360"/>
        <w:jc w:val="both"/>
        <w:rPr>
          <w:ins w:id="3342" w:author="Rajo" w:date="2018-05-23T21:06:00Z"/>
          <w:lang w:val="bs-Latn-BA"/>
        </w:rPr>
        <w:pPrChange w:id="3343" w:author="Rajo" w:date="2018-06-17T14:59:00Z">
          <w:pPr>
            <w:spacing w:line="240" w:lineRule="auto"/>
            <w:ind w:firstLine="576"/>
            <w:jc w:val="both"/>
          </w:pPr>
        </w:pPrChange>
      </w:pPr>
      <w:r>
        <w:rPr>
          <w:lang w:val="bs-Latn-BA"/>
        </w:rPr>
        <w:t xml:space="preserve">Trenutno, poslednja stabilna verzija </w:t>
      </w:r>
      <w:proofErr w:type="spellStart"/>
      <w:r>
        <w:rPr>
          <w:lang w:val="bs-Latn-BA"/>
        </w:rPr>
        <w:t>Shibboleth</w:t>
      </w:r>
      <w:proofErr w:type="spellEnd"/>
      <w:r>
        <w:rPr>
          <w:lang w:val="bs-Latn-BA"/>
        </w:rPr>
        <w:t xml:space="preserve"> </w:t>
      </w:r>
      <w:del w:id="3344" w:author="Rajo" w:date="2018-05-23T20:13:00Z">
        <w:r w:rsidDel="00910C56">
          <w:rPr>
            <w:lang w:val="bs-Latn-BA"/>
          </w:rPr>
          <w:delText>provajdera identiteta</w:delText>
        </w:r>
      </w:del>
      <w:ins w:id="3345" w:author="Rajo" w:date="2018-05-23T20:13:00Z">
        <w:r w:rsidR="00910C56">
          <w:rPr>
            <w:lang w:val="bs-Latn-BA"/>
          </w:rPr>
          <w:t>davaoca identiteta</w:t>
        </w:r>
      </w:ins>
      <w:r>
        <w:rPr>
          <w:lang w:val="bs-Latn-BA"/>
        </w:rPr>
        <w:t xml:space="preserve"> je </w:t>
      </w:r>
      <w:proofErr w:type="spellStart"/>
      <w:r>
        <w:rPr>
          <w:lang w:val="bs-Latn-BA"/>
        </w:rPr>
        <w:t>IdP</w:t>
      </w:r>
      <w:proofErr w:type="spellEnd"/>
      <w:r>
        <w:rPr>
          <w:lang w:val="bs-Latn-BA"/>
        </w:rPr>
        <w:t xml:space="preserve"> 3.3.2</w:t>
      </w:r>
      <w:r>
        <w:rPr>
          <w:rStyle w:val="FootnoteReference"/>
          <w:lang w:val="bs-Latn-BA"/>
        </w:rPr>
        <w:footnoteReference w:id="9"/>
      </w:r>
      <w:r>
        <w:rPr>
          <w:lang w:val="bs-Latn-BA"/>
        </w:rPr>
        <w:t xml:space="preserve">, dok je poslednja verzija </w:t>
      </w:r>
      <w:del w:id="3346" w:author="Rajo" w:date="2018-05-23T20:03:00Z">
        <w:r w:rsidDel="00847196">
          <w:rPr>
            <w:lang w:val="bs-Latn-BA"/>
          </w:rPr>
          <w:delText>servis provajdera</w:delText>
        </w:r>
      </w:del>
      <w:ins w:id="3347" w:author="Rajo" w:date="2018-05-23T20:08:00Z">
        <w:r w:rsidR="00BD270B">
          <w:rPr>
            <w:lang w:val="bs-Latn-BA"/>
          </w:rPr>
          <w:t>davaoca usluge</w:t>
        </w:r>
      </w:ins>
      <w:r>
        <w:rPr>
          <w:lang w:val="bs-Latn-BA"/>
        </w:rPr>
        <w:t xml:space="preserve"> SP 2.6.1</w:t>
      </w:r>
      <w:r>
        <w:rPr>
          <w:rStyle w:val="FootnoteReference"/>
          <w:lang w:val="bs-Latn-BA"/>
        </w:rPr>
        <w:footnoteReference w:id="10"/>
      </w:r>
      <w:r>
        <w:rPr>
          <w:lang w:val="bs-Latn-BA"/>
        </w:rPr>
        <w:t>.</w:t>
      </w:r>
    </w:p>
    <w:p w14:paraId="5926ABB9" w14:textId="77777777" w:rsidR="000037E4" w:rsidRDefault="000037E4">
      <w:pPr>
        <w:spacing w:line="240" w:lineRule="auto"/>
        <w:ind w:firstLine="576"/>
        <w:jc w:val="both"/>
        <w:rPr>
          <w:lang w:val="bs-Latn-BA"/>
        </w:rPr>
      </w:pPr>
    </w:p>
    <w:p w14:paraId="66DD1750" w14:textId="77777777" w:rsidR="00E94ADE" w:rsidRDefault="00CC5052">
      <w:pPr>
        <w:pStyle w:val="Heading3"/>
        <w:spacing w:line="240" w:lineRule="auto"/>
        <w:jc w:val="both"/>
        <w:rPr>
          <w:lang w:val="bs-Latn-BA"/>
        </w:rPr>
      </w:pPr>
      <w:bookmarkStart w:id="3348" w:name="_Toc511154445"/>
      <w:r>
        <w:rPr>
          <w:lang w:val="bs-Latn-BA"/>
        </w:rPr>
        <w:t>Osnovne karakteristike</w:t>
      </w:r>
      <w:bookmarkEnd w:id="3348"/>
    </w:p>
    <w:p w14:paraId="4AD455A4" w14:textId="20F2D1A8" w:rsidR="00E94ADE" w:rsidRDefault="00F34F6E">
      <w:pPr>
        <w:spacing w:line="240" w:lineRule="auto"/>
        <w:ind w:firstLine="360"/>
        <w:jc w:val="both"/>
        <w:rPr>
          <w:lang w:val="bs-Latn-BA"/>
        </w:rPr>
        <w:pPrChange w:id="3349" w:author="Rajo" w:date="2018-06-17T14:59:00Z">
          <w:pPr>
            <w:spacing w:line="240" w:lineRule="auto"/>
            <w:jc w:val="both"/>
          </w:pPr>
        </w:pPrChange>
      </w:pPr>
      <w:ins w:id="3350" w:author="Rajo" w:date="2018-05-27T15:37:00Z">
        <w:r>
          <w:rPr>
            <w:lang w:val="bs-Latn-BA"/>
          </w:rPr>
          <w:t xml:space="preserve">Neke od osnovnih karakteristika </w:t>
        </w:r>
      </w:ins>
      <w:proofErr w:type="spellStart"/>
      <w:ins w:id="3351" w:author="Rajo" w:date="2018-05-27T15:38:00Z">
        <w:r>
          <w:rPr>
            <w:lang w:val="bs-Latn-BA"/>
          </w:rPr>
          <w:t>Shibboleth</w:t>
        </w:r>
        <w:proofErr w:type="spellEnd"/>
        <w:r>
          <w:rPr>
            <w:lang w:val="bs-Latn-BA"/>
          </w:rPr>
          <w:t xml:space="preserve"> sistema su sledeće:</w:t>
        </w:r>
        <w:r w:rsidR="00D34601">
          <w:rPr>
            <w:lang w:val="bs-Latn-BA"/>
          </w:rPr>
          <w:t xml:space="preserve"> </w:t>
        </w:r>
        <w:commentRangeStart w:id="3352"/>
        <w:commentRangeStart w:id="3353"/>
        <w:r w:rsidR="00D34601" w:rsidRPr="00D34601">
          <w:rPr>
            <w:vertAlign w:val="superscript"/>
            <w:lang w:val="bs-Latn-BA"/>
            <w:rPrChange w:id="3354" w:author="Rajo" w:date="2018-05-27T15:38:00Z">
              <w:rPr>
                <w:lang w:val="bs-Latn-BA"/>
              </w:rPr>
            </w:rPrChange>
          </w:rPr>
          <w:t>[16]</w:t>
        </w:r>
        <w:commentRangeEnd w:id="3352"/>
        <w:r w:rsidR="00D34601" w:rsidRPr="00D34601">
          <w:rPr>
            <w:vertAlign w:val="superscript"/>
            <w:rPrChange w:id="3355" w:author="Rajo" w:date="2018-05-27T15:38:00Z">
              <w:rPr/>
            </w:rPrChange>
          </w:rPr>
          <w:commentReference w:id="3352"/>
        </w:r>
      </w:ins>
      <w:commentRangeEnd w:id="3353"/>
      <w:ins w:id="3356" w:author="Rajo" w:date="2018-06-17T16:58:00Z">
        <w:r w:rsidR="00310776">
          <w:rPr>
            <w:rStyle w:val="CommentReference"/>
          </w:rPr>
          <w:commentReference w:id="3353"/>
        </w:r>
      </w:ins>
    </w:p>
    <w:p w14:paraId="4EE65EE7" w14:textId="222D0502" w:rsidR="00E94ADE" w:rsidRDefault="00CC5052">
      <w:pPr>
        <w:pStyle w:val="ListParagraph1"/>
        <w:numPr>
          <w:ilvl w:val="0"/>
          <w:numId w:val="23"/>
        </w:numPr>
        <w:spacing w:line="240" w:lineRule="auto"/>
        <w:jc w:val="both"/>
        <w:rPr>
          <w:lang w:val="bs-Latn-BA"/>
        </w:rPr>
      </w:pPr>
      <w:commentRangeStart w:id="3357"/>
      <w:commentRangeStart w:id="3358"/>
      <w:r>
        <w:t>p</w:t>
      </w:r>
      <w:proofErr w:type="spellStart"/>
      <w:r>
        <w:rPr>
          <w:lang w:val="bs-Latn-BA"/>
        </w:rPr>
        <w:t>odrška</w:t>
      </w:r>
      <w:proofErr w:type="spellEnd"/>
      <w:r>
        <w:rPr>
          <w:lang w:val="bs-Latn-BA"/>
        </w:rPr>
        <w:t xml:space="preserve"> za LDAP, </w:t>
      </w:r>
      <w:proofErr w:type="spellStart"/>
      <w:r>
        <w:rPr>
          <w:lang w:val="bs-Latn-BA"/>
        </w:rPr>
        <w:t>Kerberos</w:t>
      </w:r>
      <w:proofErr w:type="spellEnd"/>
      <w:r>
        <w:rPr>
          <w:lang w:val="bs-Latn-BA"/>
        </w:rPr>
        <w:t xml:space="preserve">, JAAS, X.509, SPNEGO, Duo </w:t>
      </w:r>
      <w:proofErr w:type="spellStart"/>
      <w:r>
        <w:rPr>
          <w:lang w:val="bs-Latn-BA"/>
        </w:rPr>
        <w:t>Security</w:t>
      </w:r>
      <w:proofErr w:type="spellEnd"/>
      <w:r>
        <w:rPr>
          <w:lang w:val="bs-Latn-BA"/>
        </w:rPr>
        <w:t xml:space="preserve"> </w:t>
      </w:r>
    </w:p>
    <w:p w14:paraId="76D39417" w14:textId="3425E416" w:rsidR="00E94ADE" w:rsidRDefault="00CC5052">
      <w:pPr>
        <w:pStyle w:val="ListParagraph1"/>
        <w:numPr>
          <w:ilvl w:val="0"/>
          <w:numId w:val="23"/>
        </w:numPr>
        <w:spacing w:line="240" w:lineRule="auto"/>
        <w:jc w:val="both"/>
        <w:rPr>
          <w:lang w:val="bs-Latn-BA"/>
        </w:rPr>
      </w:pPr>
      <w:r>
        <w:t>p</w:t>
      </w:r>
      <w:proofErr w:type="spellStart"/>
      <w:r>
        <w:rPr>
          <w:lang w:val="bs-Latn-BA"/>
        </w:rPr>
        <w:t>odrška</w:t>
      </w:r>
      <w:proofErr w:type="spellEnd"/>
      <w:r>
        <w:rPr>
          <w:lang w:val="bs-Latn-BA"/>
        </w:rPr>
        <w:t xml:space="preserve"> za čitanje korisničkih podataka iz LDAP direktorijuma i relacionih baza podataka</w:t>
      </w:r>
    </w:p>
    <w:p w14:paraId="2DE51DD5" w14:textId="6B13DE4F" w:rsidR="00E94ADE" w:rsidRDefault="00CC5052">
      <w:pPr>
        <w:pStyle w:val="ListParagraph1"/>
        <w:numPr>
          <w:ilvl w:val="0"/>
          <w:numId w:val="23"/>
        </w:numPr>
        <w:spacing w:line="240" w:lineRule="auto"/>
        <w:jc w:val="both"/>
        <w:rPr>
          <w:lang w:val="bs-Latn-BA"/>
        </w:rPr>
      </w:pPr>
      <w:r>
        <w:t>p</w:t>
      </w:r>
      <w:proofErr w:type="spellStart"/>
      <w:r>
        <w:rPr>
          <w:lang w:val="bs-Latn-BA"/>
        </w:rPr>
        <w:t>otpuna</w:t>
      </w:r>
      <w:proofErr w:type="spellEnd"/>
      <w:r>
        <w:rPr>
          <w:lang w:val="bs-Latn-BA"/>
        </w:rPr>
        <w:t xml:space="preserve"> kontrola nad podacima koji se prosleđuju zavisnim sistemima (</w:t>
      </w:r>
      <w:del w:id="3359" w:author="Rajo" w:date="2018-05-23T20:15:00Z">
        <w:r w:rsidDel="00910C56">
          <w:rPr>
            <w:lang w:val="bs-Latn-BA"/>
          </w:rPr>
          <w:delText>servis provajderima</w:delText>
        </w:r>
      </w:del>
      <w:ins w:id="3360" w:author="Rajo" w:date="2018-05-23T20:15:00Z">
        <w:r w:rsidR="00910C56">
          <w:rPr>
            <w:lang w:val="bs-Latn-BA"/>
          </w:rPr>
          <w:t>davaocima usluge</w:t>
        </w:r>
      </w:ins>
      <w:r>
        <w:rPr>
          <w:lang w:val="bs-Latn-BA"/>
        </w:rPr>
        <w:t>)</w:t>
      </w:r>
    </w:p>
    <w:p w14:paraId="49B64860" w14:textId="19B19CB6" w:rsidR="00E94ADE" w:rsidRDefault="00CC5052">
      <w:pPr>
        <w:pStyle w:val="ListParagraph1"/>
        <w:numPr>
          <w:ilvl w:val="0"/>
          <w:numId w:val="23"/>
        </w:numPr>
        <w:spacing w:line="240" w:lineRule="auto"/>
        <w:jc w:val="both"/>
        <w:rPr>
          <w:lang w:val="bs-Latn-BA"/>
        </w:rPr>
      </w:pPr>
      <w:r>
        <w:lastRenderedPageBreak/>
        <w:t>o</w:t>
      </w:r>
      <w:proofErr w:type="spellStart"/>
      <w:r>
        <w:rPr>
          <w:lang w:val="bs-Latn-BA"/>
        </w:rPr>
        <w:t>dlična</w:t>
      </w:r>
      <w:proofErr w:type="spellEnd"/>
      <w:r>
        <w:rPr>
          <w:lang w:val="bs-Latn-BA"/>
        </w:rPr>
        <w:t xml:space="preserve"> skalabilnost – jedna instanca može obrađivati milione autentikacionih zahtijeva dnevno i može komunicirati sa stotinama </w:t>
      </w:r>
      <w:del w:id="3361" w:author="Rajo" w:date="2018-05-23T20:03:00Z">
        <w:r w:rsidDel="00847196">
          <w:rPr>
            <w:lang w:val="bs-Latn-BA"/>
          </w:rPr>
          <w:delText>servis provajdera</w:delText>
        </w:r>
      </w:del>
      <w:ins w:id="3362" w:author="Rajo" w:date="2018-05-23T20:08:00Z">
        <w:r w:rsidR="00BD270B">
          <w:rPr>
            <w:lang w:val="bs-Latn-BA"/>
          </w:rPr>
          <w:t>davaoca usluge</w:t>
        </w:r>
      </w:ins>
    </w:p>
    <w:p w14:paraId="7103561A" w14:textId="0355E4B8" w:rsidR="00E94ADE" w:rsidRDefault="00CC5052">
      <w:pPr>
        <w:pStyle w:val="ListParagraph1"/>
        <w:numPr>
          <w:ilvl w:val="0"/>
          <w:numId w:val="23"/>
        </w:numPr>
        <w:spacing w:line="240" w:lineRule="auto"/>
        <w:jc w:val="both"/>
        <w:rPr>
          <w:lang w:val="bs-Latn-BA"/>
        </w:rPr>
      </w:pPr>
      <w:r>
        <w:t>p</w:t>
      </w:r>
      <w:proofErr w:type="spellStart"/>
      <w:r>
        <w:rPr>
          <w:lang w:val="bs-Latn-BA"/>
        </w:rPr>
        <w:t>odrška</w:t>
      </w:r>
      <w:proofErr w:type="spellEnd"/>
      <w:r>
        <w:rPr>
          <w:lang w:val="bs-Latn-BA"/>
        </w:rPr>
        <w:t xml:space="preserve"> za SAML 1.1, SAML 2.0 i CAS 2 SSO protokol</w:t>
      </w:r>
    </w:p>
    <w:p w14:paraId="280B0B5F" w14:textId="186C87D3" w:rsidR="00E94ADE" w:rsidRDefault="00CC5052">
      <w:pPr>
        <w:pStyle w:val="ListParagraph1"/>
        <w:numPr>
          <w:ilvl w:val="0"/>
          <w:numId w:val="23"/>
        </w:numPr>
        <w:spacing w:line="240" w:lineRule="auto"/>
        <w:jc w:val="both"/>
        <w:rPr>
          <w:lang w:val="bs-Latn-BA"/>
        </w:rPr>
      </w:pPr>
      <w:r>
        <w:t>p</w:t>
      </w:r>
      <w:proofErr w:type="spellStart"/>
      <w:r>
        <w:rPr>
          <w:lang w:val="bs-Latn-BA"/>
        </w:rPr>
        <w:t>odrška</w:t>
      </w:r>
      <w:proofErr w:type="spellEnd"/>
      <w:r>
        <w:rPr>
          <w:lang w:val="bs-Latn-BA"/>
        </w:rPr>
        <w:t xml:space="preserve"> za bilo koju implementaciju </w:t>
      </w:r>
      <w:del w:id="3363" w:author="Rajo" w:date="2018-05-23T20:03:00Z">
        <w:r w:rsidDel="00847196">
          <w:rPr>
            <w:lang w:val="bs-Latn-BA"/>
          </w:rPr>
          <w:delText>servis provajdera</w:delText>
        </w:r>
      </w:del>
      <w:ins w:id="3364" w:author="Rajo" w:date="2018-05-23T20:08:00Z">
        <w:r w:rsidR="00BD270B">
          <w:rPr>
            <w:lang w:val="bs-Latn-BA"/>
          </w:rPr>
          <w:t>davaoca usluge</w:t>
        </w:r>
      </w:ins>
      <w:r>
        <w:rPr>
          <w:lang w:val="bs-Latn-BA"/>
        </w:rPr>
        <w:t xml:space="preserve"> koja je kompatibilna sa SAML 1.1 i 2.0 protokolom</w:t>
      </w:r>
    </w:p>
    <w:p w14:paraId="4AC012F4" w14:textId="1402AE92" w:rsidR="00E94ADE" w:rsidRDefault="00CC5052">
      <w:pPr>
        <w:pStyle w:val="ListParagraph1"/>
        <w:numPr>
          <w:ilvl w:val="0"/>
          <w:numId w:val="23"/>
        </w:numPr>
        <w:spacing w:line="240" w:lineRule="auto"/>
        <w:jc w:val="both"/>
        <w:rPr>
          <w:lang w:val="bs-Latn-BA"/>
        </w:rPr>
      </w:pPr>
      <w:r>
        <w:t>o</w:t>
      </w:r>
      <w:proofErr w:type="spellStart"/>
      <w:r>
        <w:rPr>
          <w:lang w:val="bs-Latn-BA"/>
        </w:rPr>
        <w:t>biman</w:t>
      </w:r>
      <w:proofErr w:type="spellEnd"/>
      <w:r>
        <w:rPr>
          <w:lang w:val="bs-Latn-BA"/>
        </w:rPr>
        <w:t xml:space="preserve"> API koji omogućava proširivanje funkcionalnosti u slučaju nekih posebnih potreba i slučajeva upotrebe</w:t>
      </w:r>
    </w:p>
    <w:p w14:paraId="45A3F381" w14:textId="3BEB6D31" w:rsidR="00E94ADE" w:rsidDel="00197815" w:rsidRDefault="00CC5052">
      <w:pPr>
        <w:pStyle w:val="ListParagraph1"/>
        <w:numPr>
          <w:ilvl w:val="0"/>
          <w:numId w:val="23"/>
        </w:numPr>
        <w:spacing w:line="240" w:lineRule="auto"/>
        <w:jc w:val="both"/>
        <w:rPr>
          <w:del w:id="3365" w:author="Rajo" w:date="2018-05-23T21:04:00Z"/>
          <w:lang w:val="bs-Latn-BA"/>
        </w:rPr>
      </w:pPr>
      <w:r>
        <w:t>p</w:t>
      </w:r>
      <w:proofErr w:type="spellStart"/>
      <w:r>
        <w:rPr>
          <w:lang w:val="bs-Latn-BA"/>
        </w:rPr>
        <w:t>odrška</w:t>
      </w:r>
      <w:proofErr w:type="spellEnd"/>
      <w:r>
        <w:rPr>
          <w:lang w:val="bs-Latn-BA"/>
        </w:rPr>
        <w:t xml:space="preserve"> za platforme - Linux, Windows, Mac OS X, </w:t>
      </w:r>
      <w:proofErr w:type="spellStart"/>
      <w:r>
        <w:rPr>
          <w:lang w:val="bs-Latn-BA"/>
        </w:rPr>
        <w:t>Solaris</w:t>
      </w:r>
      <w:proofErr w:type="spellEnd"/>
      <w:r>
        <w:rPr>
          <w:lang w:val="bs-Latn-BA"/>
        </w:rPr>
        <w:t xml:space="preserve"> i Java </w:t>
      </w:r>
      <w:proofErr w:type="spellStart"/>
      <w:r>
        <w:rPr>
          <w:lang w:val="bs-Latn-BA"/>
        </w:rPr>
        <w:t>Servlete</w:t>
      </w:r>
      <w:proofErr w:type="spellEnd"/>
      <w:del w:id="3366" w:author="Rajo" w:date="2018-05-27T15:38:00Z">
        <w:r w:rsidDel="00D34601">
          <w:rPr>
            <w:lang w:val="bs-Latn-BA"/>
          </w:rPr>
          <w:delText xml:space="preserve"> </w:delText>
        </w:r>
        <w:commentRangeStart w:id="3367"/>
        <w:commentRangeStart w:id="3368"/>
        <w:r w:rsidRPr="00653AA1" w:rsidDel="00D34601">
          <w:rPr>
            <w:lang w:val="bs-Latn-BA"/>
          </w:rPr>
          <w:delText>[16]</w:delText>
        </w:r>
        <w:commentRangeEnd w:id="3367"/>
        <w:r w:rsidDel="00D34601">
          <w:commentReference w:id="3367"/>
        </w:r>
      </w:del>
      <w:commentRangeEnd w:id="3357"/>
      <w:commentRangeEnd w:id="3358"/>
      <w:commentRangeEnd w:id="3368"/>
      <w:r w:rsidR="002E5925">
        <w:rPr>
          <w:rStyle w:val="CommentReference"/>
        </w:rPr>
        <w:commentReference w:id="3368"/>
      </w:r>
      <w:r w:rsidR="00C32512">
        <w:rPr>
          <w:rStyle w:val="CommentReference"/>
        </w:rPr>
        <w:commentReference w:id="3357"/>
      </w:r>
      <w:r w:rsidR="00310776">
        <w:rPr>
          <w:rStyle w:val="CommentReference"/>
        </w:rPr>
        <w:commentReference w:id="3358"/>
      </w:r>
    </w:p>
    <w:p w14:paraId="3DC1860A" w14:textId="77777777" w:rsidR="00E94ADE" w:rsidRPr="00197815" w:rsidRDefault="00E94ADE">
      <w:pPr>
        <w:pStyle w:val="ListParagraph1"/>
        <w:numPr>
          <w:ilvl w:val="0"/>
          <w:numId w:val="23"/>
        </w:numPr>
        <w:spacing w:line="240" w:lineRule="auto"/>
        <w:jc w:val="both"/>
        <w:rPr>
          <w:lang w:val="bs-Latn-BA"/>
        </w:rPr>
        <w:pPrChange w:id="3369" w:author="Rajo" w:date="2018-05-23T21:04:00Z">
          <w:pPr>
            <w:spacing w:line="240" w:lineRule="auto"/>
            <w:jc w:val="both"/>
          </w:pPr>
        </w:pPrChange>
      </w:pPr>
    </w:p>
    <w:p w14:paraId="443FEFDF" w14:textId="0931ADEF" w:rsidR="00E94ADE" w:rsidDel="006827E0" w:rsidRDefault="00CC5052">
      <w:pPr>
        <w:spacing w:line="240" w:lineRule="auto"/>
        <w:jc w:val="both"/>
        <w:rPr>
          <w:del w:id="3370" w:author="Rajo" w:date="2018-05-23T21:04:00Z"/>
          <w:lang w:val="bs-Latn-BA"/>
        </w:rPr>
      </w:pPr>
      <w:r>
        <w:rPr>
          <w:lang w:val="bs-Latn-BA"/>
        </w:rPr>
        <w:t xml:space="preserve">Kao što je navedeno u uvodu za </w:t>
      </w:r>
      <w:proofErr w:type="spellStart"/>
      <w:r>
        <w:rPr>
          <w:lang w:val="bs-Latn-BA"/>
        </w:rPr>
        <w:t>Shibboleth</w:t>
      </w:r>
      <w:proofErr w:type="spellEnd"/>
      <w:r>
        <w:rPr>
          <w:lang w:val="bs-Latn-BA"/>
        </w:rPr>
        <w:t xml:space="preserve"> SSO rješenje, njegova implementacije se prvenstveno zasniva na SAML protokolu, ali kako je on već detaljnije obrađen u poglavlju 6 - SAML, za razliku od prethodno pomenutog CAS protokola u okviru </w:t>
      </w:r>
      <w:proofErr w:type="spellStart"/>
      <w:r>
        <w:rPr>
          <w:lang w:val="bs-Latn-BA"/>
        </w:rPr>
        <w:t>Apereo</w:t>
      </w:r>
      <w:proofErr w:type="spellEnd"/>
      <w:r>
        <w:rPr>
          <w:lang w:val="bs-Latn-BA"/>
        </w:rPr>
        <w:t xml:space="preserve"> CAS rješenja, ovdje nema potrebe za dodatnim objašnjenjem samog protokola.</w:t>
      </w:r>
    </w:p>
    <w:p w14:paraId="51EA628B" w14:textId="77777777" w:rsidR="006827E0" w:rsidRDefault="006827E0">
      <w:pPr>
        <w:spacing w:line="240" w:lineRule="auto"/>
        <w:ind w:firstLine="360"/>
        <w:jc w:val="both"/>
        <w:rPr>
          <w:ins w:id="3371" w:author="Rajo" w:date="2018-05-28T20:25:00Z"/>
          <w:lang w:val="bs-Latn-BA"/>
        </w:rPr>
      </w:pPr>
    </w:p>
    <w:p w14:paraId="63E2075D" w14:textId="77777777" w:rsidR="00E94ADE" w:rsidDel="00B85345" w:rsidRDefault="00E94ADE">
      <w:pPr>
        <w:spacing w:line="240" w:lineRule="auto"/>
        <w:ind w:firstLine="360"/>
        <w:jc w:val="both"/>
        <w:rPr>
          <w:del w:id="3372" w:author="Rajo" w:date="2018-05-27T16:35:00Z"/>
          <w:lang w:val="bs-Latn-BA"/>
        </w:rPr>
      </w:pPr>
    </w:p>
    <w:p w14:paraId="71417451" w14:textId="77777777" w:rsidR="00E94ADE" w:rsidRDefault="00E94ADE">
      <w:pPr>
        <w:spacing w:line="240" w:lineRule="auto"/>
        <w:jc w:val="both"/>
        <w:rPr>
          <w:lang w:val="bs-Latn-BA"/>
        </w:rPr>
        <w:pPrChange w:id="3373" w:author="Rajo" w:date="2018-05-27T16:35:00Z">
          <w:pPr>
            <w:spacing w:line="240" w:lineRule="auto"/>
            <w:ind w:firstLine="360"/>
            <w:jc w:val="both"/>
          </w:pPr>
        </w:pPrChange>
      </w:pPr>
    </w:p>
    <w:p w14:paraId="77183917" w14:textId="77777777" w:rsidR="00E94ADE" w:rsidDel="005F3D73" w:rsidRDefault="00CC5052">
      <w:pPr>
        <w:pStyle w:val="Heading3"/>
        <w:spacing w:line="240" w:lineRule="auto"/>
        <w:jc w:val="both"/>
        <w:rPr>
          <w:del w:id="3374" w:author="Rajo" w:date="2018-05-28T20:25:00Z"/>
          <w:lang w:val="bs-Latn-BA"/>
        </w:rPr>
      </w:pPr>
      <w:bookmarkStart w:id="3375" w:name="_Toc511154446"/>
      <w:r>
        <w:rPr>
          <w:lang w:val="bs-Latn-BA"/>
        </w:rPr>
        <w:t>Arhitektura</w:t>
      </w:r>
      <w:bookmarkEnd w:id="3375"/>
    </w:p>
    <w:p w14:paraId="77531652" w14:textId="77777777" w:rsidR="00E94ADE" w:rsidRPr="00AC2D1A" w:rsidRDefault="00E94ADE">
      <w:pPr>
        <w:pStyle w:val="Heading3"/>
        <w:spacing w:line="240" w:lineRule="auto"/>
        <w:jc w:val="both"/>
        <w:rPr>
          <w:lang w:val="bs-Latn-BA"/>
        </w:rPr>
        <w:pPrChange w:id="3376" w:author="Rajo" w:date="2018-05-28T20:25:00Z">
          <w:pPr>
            <w:spacing w:line="240" w:lineRule="auto"/>
            <w:jc w:val="both"/>
          </w:pPr>
        </w:pPrChange>
      </w:pPr>
    </w:p>
    <w:p w14:paraId="498C4871" w14:textId="0C8D3962" w:rsidR="00E94ADE" w:rsidDel="009C54A0" w:rsidRDefault="00CC5052">
      <w:pPr>
        <w:spacing w:line="240" w:lineRule="auto"/>
        <w:ind w:firstLine="360"/>
        <w:jc w:val="both"/>
        <w:rPr>
          <w:del w:id="3377" w:author="Rajo" w:date="2018-05-27T15:42:00Z"/>
          <w:lang w:val="bs-Latn-BA"/>
        </w:rPr>
      </w:pPr>
      <w:r>
        <w:rPr>
          <w:lang w:val="bs-Latn-BA"/>
        </w:rPr>
        <w:t xml:space="preserve">Gledajući na visokom nivou, </w:t>
      </w:r>
      <w:proofErr w:type="spellStart"/>
      <w:r>
        <w:rPr>
          <w:lang w:val="bs-Latn-BA"/>
        </w:rPr>
        <w:t>Shibboleth</w:t>
      </w:r>
      <w:proofErr w:type="spellEnd"/>
      <w:r>
        <w:rPr>
          <w:lang w:val="bs-Latn-BA"/>
        </w:rPr>
        <w:t xml:space="preserve"> arhitektura definiše interakciju između </w:t>
      </w:r>
      <w:del w:id="3378" w:author="Rajo" w:date="2018-05-23T20:13:00Z">
        <w:r w:rsidDel="00910C56">
          <w:rPr>
            <w:lang w:val="bs-Latn-BA"/>
          </w:rPr>
          <w:delText>provajdera identiteta</w:delText>
        </w:r>
      </w:del>
      <w:ins w:id="3379" w:author="Rajo" w:date="2018-05-23T20:13:00Z">
        <w:r w:rsidR="00910C56">
          <w:rPr>
            <w:lang w:val="bs-Latn-BA"/>
          </w:rPr>
          <w:t>davaoca identiteta</w:t>
        </w:r>
      </w:ins>
      <w:r>
        <w:rPr>
          <w:lang w:val="bs-Latn-BA"/>
        </w:rPr>
        <w:t xml:space="preserve"> i </w:t>
      </w:r>
      <w:del w:id="3380" w:author="Rajo" w:date="2018-05-23T20:03:00Z">
        <w:r w:rsidDel="00847196">
          <w:rPr>
            <w:lang w:val="bs-Latn-BA"/>
          </w:rPr>
          <w:delText>servis provajdera</w:delText>
        </w:r>
      </w:del>
      <w:ins w:id="3381" w:author="Rajo" w:date="2018-05-23T20:08:00Z">
        <w:r w:rsidR="00BD270B">
          <w:rPr>
            <w:lang w:val="bs-Latn-BA"/>
          </w:rPr>
          <w:t>davaoca usluge</w:t>
        </w:r>
      </w:ins>
      <w:r>
        <w:rPr>
          <w:lang w:val="bs-Latn-BA"/>
        </w:rPr>
        <w:t xml:space="preserve">, u svrhu postizanja Single Sign-On funkcionalnosti na mreži. Osnovne komponente </w:t>
      </w:r>
      <w:proofErr w:type="spellStart"/>
      <w:r>
        <w:rPr>
          <w:lang w:val="bs-Latn-BA"/>
        </w:rPr>
        <w:t>Shibboleth</w:t>
      </w:r>
      <w:proofErr w:type="spellEnd"/>
      <w:r>
        <w:rPr>
          <w:lang w:val="bs-Latn-BA"/>
        </w:rPr>
        <w:t xml:space="preserve"> softverskog paketa, pa tako i arhitekture, su </w:t>
      </w:r>
      <w:ins w:id="3382" w:author="Rajo" w:date="2018-05-27T15:41:00Z">
        <w:r w:rsidR="009C54A0">
          <w:rPr>
            <w:lang w:val="bs-Latn-BA"/>
          </w:rPr>
          <w:t>davalac identiteta (</w:t>
        </w:r>
        <w:proofErr w:type="spellStart"/>
        <w:r w:rsidR="009C54A0">
          <w:rPr>
            <w:lang w:val="bs-Latn-BA"/>
          </w:rPr>
          <w:t>IdP</w:t>
        </w:r>
        <w:proofErr w:type="spellEnd"/>
        <w:r w:rsidR="009C54A0">
          <w:rPr>
            <w:lang w:val="bs-Latn-BA"/>
          </w:rPr>
          <w:t>), davalac usluge (SP) i servis za otkrivanje dava</w:t>
        </w:r>
      </w:ins>
      <w:ins w:id="3383" w:author="Rajo" w:date="2018-05-27T15:42:00Z">
        <w:r w:rsidR="009C54A0">
          <w:rPr>
            <w:lang w:val="bs-Latn-BA"/>
          </w:rPr>
          <w:t>oca identiteta</w:t>
        </w:r>
      </w:ins>
      <w:ins w:id="3384" w:author="Rajo" w:date="2018-05-27T15:41:00Z">
        <w:r w:rsidR="009C54A0">
          <w:rPr>
            <w:lang w:val="bs-Latn-BA"/>
          </w:rPr>
          <w:t xml:space="preserve"> (</w:t>
        </w:r>
      </w:ins>
      <w:ins w:id="3385" w:author="Rajo" w:date="2018-05-27T15:42:00Z">
        <w:r w:rsidR="009C54A0">
          <w:rPr>
            <w:lang w:val="bs-Latn-BA"/>
          </w:rPr>
          <w:t>DS</w:t>
        </w:r>
      </w:ins>
      <w:ins w:id="3386" w:author="Rajo" w:date="2018-05-27T15:41:00Z">
        <w:r w:rsidR="009C54A0">
          <w:rPr>
            <w:lang w:val="bs-Latn-BA"/>
          </w:rPr>
          <w:t>)</w:t>
        </w:r>
      </w:ins>
      <w:del w:id="3387" w:author="Rajo" w:date="2018-05-27T15:41:00Z">
        <w:r w:rsidDel="009C54A0">
          <w:rPr>
            <w:lang w:val="bs-Latn-BA"/>
          </w:rPr>
          <w:delText>sledeće:</w:delText>
        </w:r>
      </w:del>
      <w:ins w:id="3388" w:author="Rajo" w:date="2018-05-27T15:42:00Z">
        <w:r w:rsidR="009C54A0">
          <w:rPr>
            <w:lang w:val="bs-Latn-BA"/>
          </w:rPr>
          <w:t xml:space="preserve">. </w:t>
        </w:r>
      </w:ins>
    </w:p>
    <w:p w14:paraId="25C3EC3F" w14:textId="77777777" w:rsidR="00E94ADE" w:rsidDel="009C54A0" w:rsidRDefault="00E94ADE">
      <w:pPr>
        <w:spacing w:line="240" w:lineRule="auto"/>
        <w:jc w:val="both"/>
        <w:rPr>
          <w:del w:id="3389" w:author="Rajo" w:date="2018-05-27T15:42:00Z"/>
          <w:lang w:val="bs-Latn-BA"/>
        </w:rPr>
      </w:pPr>
    </w:p>
    <w:p w14:paraId="684AF484" w14:textId="255846EF" w:rsidR="00E94ADE" w:rsidDel="009C54A0" w:rsidRDefault="00CC5052">
      <w:pPr>
        <w:pStyle w:val="ListParagraph1"/>
        <w:numPr>
          <w:ilvl w:val="0"/>
          <w:numId w:val="24"/>
        </w:numPr>
        <w:spacing w:line="240" w:lineRule="auto"/>
        <w:jc w:val="both"/>
        <w:rPr>
          <w:del w:id="3390" w:author="Rajo" w:date="2018-05-27T15:42:00Z"/>
          <w:lang w:val="bs-Latn-BA"/>
        </w:rPr>
      </w:pPr>
      <w:commentRangeStart w:id="3391"/>
      <w:commentRangeStart w:id="3392"/>
      <w:del w:id="3393" w:author="Rajo" w:date="2018-05-23T20:01:00Z">
        <w:r w:rsidDel="00847196">
          <w:rPr>
            <w:lang w:val="bs-Latn-BA"/>
          </w:rPr>
          <w:delText>Provajder identiteta</w:delText>
        </w:r>
      </w:del>
      <w:del w:id="3394" w:author="Rajo" w:date="2018-05-27T15:42:00Z">
        <w:r w:rsidDel="009C54A0">
          <w:rPr>
            <w:lang w:val="bs-Latn-BA"/>
          </w:rPr>
          <w:delText xml:space="preserve"> (</w:delText>
        </w:r>
        <w:r w:rsidDel="009C54A0">
          <w:rPr>
            <w:i/>
            <w:lang w:val="bs-Latn-BA"/>
          </w:rPr>
          <w:delText xml:space="preserve">Identity Provider </w:delText>
        </w:r>
        <w:r w:rsidDel="009C54A0">
          <w:rPr>
            <w:lang w:val="bs-Latn-BA"/>
          </w:rPr>
          <w:delText xml:space="preserve">- IdP) – vrši autentikaciju korisnika i prosleđuje informacije o njemu ka </w:delText>
        </w:r>
      </w:del>
      <w:del w:id="3395" w:author="Rajo" w:date="2018-05-23T20:05:00Z">
        <w:r w:rsidDel="00847196">
          <w:rPr>
            <w:lang w:val="bs-Latn-BA"/>
          </w:rPr>
          <w:delText>servis provajderu</w:delText>
        </w:r>
      </w:del>
      <w:del w:id="3396" w:author="Rajo" w:date="2018-05-27T15:42:00Z">
        <w:r w:rsidDel="009C54A0">
          <w:rPr>
            <w:lang w:val="bs-Latn-BA"/>
          </w:rPr>
          <w:delText xml:space="preserve">. Nalazi se u okviru organizacije koja je zadužena za održavanje korisničkih naloga. </w:delText>
        </w:r>
      </w:del>
    </w:p>
    <w:p w14:paraId="1E935EAC" w14:textId="24E741C4" w:rsidR="00E94ADE" w:rsidDel="009C54A0" w:rsidRDefault="00CC5052">
      <w:pPr>
        <w:pStyle w:val="ListParagraph1"/>
        <w:numPr>
          <w:ilvl w:val="0"/>
          <w:numId w:val="24"/>
        </w:numPr>
        <w:spacing w:line="240" w:lineRule="auto"/>
        <w:jc w:val="both"/>
        <w:rPr>
          <w:del w:id="3397" w:author="Rajo" w:date="2018-05-27T15:42:00Z"/>
          <w:lang w:val="bs-Latn-BA"/>
        </w:rPr>
      </w:pPr>
      <w:del w:id="3398" w:author="Rajo" w:date="2018-05-23T20:15:00Z">
        <w:r w:rsidDel="00910C56">
          <w:rPr>
            <w:lang w:val="bs-Latn-BA"/>
          </w:rPr>
          <w:delText>Servis provajder</w:delText>
        </w:r>
      </w:del>
      <w:del w:id="3399" w:author="Rajo" w:date="2018-05-27T15:42:00Z">
        <w:r w:rsidDel="009C54A0">
          <w:rPr>
            <w:lang w:val="bs-Latn-BA"/>
          </w:rPr>
          <w:delText xml:space="preserve"> (</w:delText>
        </w:r>
        <w:r w:rsidDel="009C54A0">
          <w:rPr>
            <w:i/>
            <w:lang w:val="bs-Latn-BA"/>
          </w:rPr>
          <w:delText>Service Provider</w:delText>
        </w:r>
        <w:r w:rsidDel="009C54A0">
          <w:rPr>
            <w:lang w:val="bs-Latn-BA"/>
          </w:rPr>
          <w:delText xml:space="preserve"> - SP) – štiti resurse od neodobrenog pristupa, a odluke o pravu pristupa donosi na osnovu informacija koje dobija od </w:delText>
        </w:r>
      </w:del>
      <w:del w:id="3400" w:author="Rajo" w:date="2018-05-23T20:13:00Z">
        <w:r w:rsidDel="00910C56">
          <w:rPr>
            <w:lang w:val="bs-Latn-BA"/>
          </w:rPr>
          <w:delText>provajdera identiteta</w:delText>
        </w:r>
      </w:del>
      <w:del w:id="3401" w:author="Rajo" w:date="2018-05-27T15:42:00Z">
        <w:r w:rsidDel="009C54A0">
          <w:rPr>
            <w:lang w:val="bs-Latn-BA"/>
          </w:rPr>
          <w:delText xml:space="preserve">. Nalazi se u okviru organizacije koja nudi te resurse. </w:delText>
        </w:r>
      </w:del>
    </w:p>
    <w:p w14:paraId="16A3A37C" w14:textId="3FF80069" w:rsidR="00E94ADE" w:rsidDel="009C54A0" w:rsidRDefault="00CC5052">
      <w:pPr>
        <w:pStyle w:val="ListParagraph1"/>
        <w:numPr>
          <w:ilvl w:val="0"/>
          <w:numId w:val="24"/>
        </w:numPr>
        <w:spacing w:line="240" w:lineRule="auto"/>
        <w:jc w:val="both"/>
        <w:rPr>
          <w:del w:id="3402" w:author="Rajo" w:date="2018-05-27T15:42:00Z"/>
          <w:lang w:val="bs-Latn-BA"/>
        </w:rPr>
      </w:pPr>
      <w:del w:id="3403" w:author="Rajo" w:date="2018-05-27T15:42:00Z">
        <w:r w:rsidDel="009C54A0">
          <w:rPr>
            <w:lang w:val="bs-Latn-BA"/>
          </w:rPr>
          <w:delText>Servis za otkrivanje (</w:delText>
        </w:r>
        <w:r w:rsidDel="009C54A0">
          <w:rPr>
            <w:i/>
            <w:lang w:val="bs-Latn-BA"/>
          </w:rPr>
          <w:delText>Discovery Service</w:delText>
        </w:r>
        <w:r w:rsidDel="009C54A0">
          <w:rPr>
            <w:lang w:val="bs-Latn-BA"/>
          </w:rPr>
          <w:delText xml:space="preserve"> - DS) – pomaže </w:delText>
        </w:r>
      </w:del>
      <w:del w:id="3404" w:author="Rajo" w:date="2018-05-23T20:05:00Z">
        <w:r w:rsidDel="00847196">
          <w:rPr>
            <w:lang w:val="bs-Latn-BA"/>
          </w:rPr>
          <w:delText>servis provajderu</w:delText>
        </w:r>
      </w:del>
      <w:del w:id="3405" w:author="Rajo" w:date="2018-05-27T15:42:00Z">
        <w:r w:rsidDel="009C54A0">
          <w:rPr>
            <w:lang w:val="bs-Latn-BA"/>
          </w:rPr>
          <w:delText xml:space="preserve"> da za datog korisnika otkrije tj. pronađe odgovarajuć</w:delText>
        </w:r>
      </w:del>
      <w:del w:id="3406" w:author="Rajo" w:date="2018-05-23T20:19:00Z">
        <w:r w:rsidDel="00910C56">
          <w:rPr>
            <w:lang w:val="bs-Latn-BA"/>
          </w:rPr>
          <w:delText>i</w:delText>
        </w:r>
      </w:del>
      <w:del w:id="3407" w:author="Rajo" w:date="2018-05-27T15:42:00Z">
        <w:r w:rsidDel="009C54A0">
          <w:rPr>
            <w:lang w:val="bs-Latn-BA"/>
          </w:rPr>
          <w:delText xml:space="preserve"> </w:delText>
        </w:r>
      </w:del>
      <w:del w:id="3408" w:author="Rajo" w:date="2018-05-23T20:19:00Z">
        <w:r w:rsidDel="00910C56">
          <w:rPr>
            <w:lang w:val="bs-Latn-BA"/>
          </w:rPr>
          <w:delText xml:space="preserve">provajder </w:delText>
        </w:r>
      </w:del>
      <w:del w:id="3409" w:author="Rajo" w:date="2018-05-27T15:42:00Z">
        <w:r w:rsidDel="009C54A0">
          <w:rPr>
            <w:lang w:val="bs-Latn-BA"/>
          </w:rPr>
          <w:delText>identitet, kako bi posredstvom njega izvršio njegovu autentikaciju, sa napomenom da ova komponenta nije neophodna u svim konfiguracijama sistema.</w:delText>
        </w:r>
        <w:commentRangeEnd w:id="3391"/>
        <w:r w:rsidR="00C32512" w:rsidDel="009C54A0">
          <w:rPr>
            <w:rStyle w:val="CommentReference"/>
          </w:rPr>
          <w:commentReference w:id="3391"/>
        </w:r>
        <w:commentRangeEnd w:id="3392"/>
        <w:r w:rsidR="009C54A0" w:rsidDel="009C54A0">
          <w:rPr>
            <w:rStyle w:val="CommentReference"/>
          </w:rPr>
          <w:commentReference w:id="3392"/>
        </w:r>
      </w:del>
    </w:p>
    <w:p w14:paraId="1EC38BF7" w14:textId="77777777" w:rsidR="00E94ADE" w:rsidDel="009C54A0" w:rsidRDefault="00E94ADE">
      <w:pPr>
        <w:spacing w:line="240" w:lineRule="auto"/>
        <w:rPr>
          <w:del w:id="3410" w:author="Rajo" w:date="2018-05-27T15:42:00Z"/>
          <w:lang w:val="bs-Latn-BA"/>
        </w:rPr>
      </w:pPr>
    </w:p>
    <w:p w14:paraId="4EDD33E2" w14:textId="77777777" w:rsidR="00E94ADE" w:rsidDel="006827E0" w:rsidRDefault="00CC5052" w:rsidP="003861C8">
      <w:pPr>
        <w:spacing w:line="240" w:lineRule="auto"/>
        <w:ind w:firstLine="360"/>
        <w:jc w:val="both"/>
        <w:rPr>
          <w:del w:id="3411" w:author="Rajo" w:date="2018-05-28T20:25:00Z"/>
          <w:lang w:val="bs-Latn-BA"/>
        </w:rPr>
      </w:pPr>
      <w:r>
        <w:rPr>
          <w:lang w:val="bs-Latn-BA"/>
        </w:rPr>
        <w:t xml:space="preserve">S obzirom na to da se </w:t>
      </w:r>
      <w:proofErr w:type="spellStart"/>
      <w:r>
        <w:rPr>
          <w:lang w:val="bs-Latn-BA"/>
        </w:rPr>
        <w:t>Shibboleth</w:t>
      </w:r>
      <w:proofErr w:type="spellEnd"/>
      <w:r>
        <w:rPr>
          <w:lang w:val="bs-Latn-BA"/>
        </w:rPr>
        <w:t xml:space="preserve"> oslanja prvenstveno na SAML protokol, za nazive komponenti sistema upotrebljeni su pojmovi koji su standardni i u SAML specifikaciji.</w:t>
      </w:r>
    </w:p>
    <w:p w14:paraId="171C44F0" w14:textId="77777777" w:rsidR="00E94ADE" w:rsidRDefault="00E94ADE">
      <w:pPr>
        <w:spacing w:line="240" w:lineRule="auto"/>
        <w:ind w:firstLine="360"/>
        <w:jc w:val="both"/>
        <w:rPr>
          <w:lang w:val="bs-Latn-BA"/>
        </w:rPr>
        <w:pPrChange w:id="3412" w:author="Rajo" w:date="2018-05-28T20:25:00Z">
          <w:pPr>
            <w:spacing w:line="240" w:lineRule="auto"/>
          </w:pPr>
        </w:pPrChange>
      </w:pPr>
    </w:p>
    <w:p w14:paraId="43A71E57" w14:textId="307AC77C" w:rsidR="00331924" w:rsidRDefault="00331924" w:rsidP="00130C44">
      <w:pPr>
        <w:keepNext/>
        <w:spacing w:line="240" w:lineRule="auto"/>
        <w:jc w:val="center"/>
        <w:rPr>
          <w:lang w:val="bs-Latn-BA"/>
        </w:rPr>
      </w:pPr>
      <w:ins w:id="3413" w:author="Rajo" w:date="2018-05-24T20:13:00Z">
        <w:r>
          <w:rPr>
            <w:noProof/>
          </w:rPr>
          <mc:AlternateContent>
            <mc:Choice Requires="wpc">
              <w:drawing>
                <wp:inline distT="0" distB="0" distL="0" distR="0" wp14:anchorId="667B3E56" wp14:editId="2B854806">
                  <wp:extent cx="5486400" cy="2057400"/>
                  <wp:effectExtent l="0" t="0" r="0" b="0"/>
                  <wp:docPr id="141" name="Canvas 1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14" name="Picture 414"/>
                            <pic:cNvPicPr/>
                          </pic:nvPicPr>
                          <pic:blipFill>
                            <a:blip r:embed="rId19">
                              <a:extLst>
                                <a:ext uri="{28A0092B-C50C-407E-A947-70E740481C1C}">
                                  <a14:useLocalDpi xmlns:a14="http://schemas.microsoft.com/office/drawing/2010/main" val="0"/>
                                </a:ext>
                              </a:extLst>
                            </a:blip>
                            <a:srcRect/>
                            <a:stretch>
                              <a:fillRect/>
                            </a:stretch>
                          </pic:blipFill>
                          <pic:spPr>
                            <a:xfrm>
                              <a:off x="313350" y="160950"/>
                              <a:ext cx="4955540" cy="1685925"/>
                            </a:xfrm>
                            <a:prstGeom prst="rect">
                              <a:avLst/>
                            </a:prstGeom>
                            <a:noFill/>
                            <a:ln>
                              <a:noFill/>
                            </a:ln>
                          </pic:spPr>
                        </pic:pic>
                        <wps:wsp>
                          <wps:cNvPr id="146" name="Text Box 146"/>
                          <wps:cNvSpPr txBox="1"/>
                          <wps:spPr>
                            <a:xfrm>
                              <a:off x="2057400" y="28576"/>
                              <a:ext cx="1581150" cy="485774"/>
                            </a:xfrm>
                            <a:prstGeom prst="rect">
                              <a:avLst/>
                            </a:prstGeom>
                            <a:solidFill>
                              <a:schemeClr val="lt1"/>
                            </a:solidFill>
                            <a:ln w="6350">
                              <a:noFill/>
                            </a:ln>
                          </wps:spPr>
                          <wps:txbx>
                            <w:txbxContent>
                              <w:p w14:paraId="6736D0B6" w14:textId="77777777" w:rsidR="009B0D46" w:rsidRPr="00331924" w:rsidRDefault="009B0D46">
                                <w:pPr>
                                  <w:spacing w:after="0"/>
                                  <w:jc w:val="center"/>
                                  <w:rPr>
                                    <w:ins w:id="3414" w:author="Rajo" w:date="2018-05-24T20:15:00Z"/>
                                    <w:rFonts w:ascii="Microsoft Sans Serif" w:hAnsi="Microsoft Sans Serif" w:cs="Microsoft Sans Serif"/>
                                    <w:b/>
                                    <w:rPrChange w:id="3415" w:author="Rajo" w:date="2018-05-24T20:17:00Z">
                                      <w:rPr>
                                        <w:ins w:id="3416" w:author="Rajo" w:date="2018-05-24T20:15:00Z"/>
                                        <w:rFonts w:ascii="Microsoft Sans Serif" w:hAnsi="Microsoft Sans Serif" w:cs="Microsoft Sans Serif"/>
                                      </w:rPr>
                                    </w:rPrChange>
                                  </w:rPr>
                                  <w:pPrChange w:id="3417" w:author="Rajo" w:date="2018-05-24T20:16:00Z">
                                    <w:pPr/>
                                  </w:pPrChange>
                                </w:pPr>
                                <w:proofErr w:type="spellStart"/>
                                <w:ins w:id="3418" w:author="Rajo" w:date="2018-05-24T20:13:00Z">
                                  <w:r w:rsidRPr="00331924">
                                    <w:rPr>
                                      <w:rFonts w:ascii="Microsoft Sans Serif" w:hAnsi="Microsoft Sans Serif" w:cs="Microsoft Sans Serif"/>
                                      <w:b/>
                                      <w:rPrChange w:id="3419" w:author="Rajo" w:date="2018-05-24T20:17:00Z">
                                        <w:rPr/>
                                      </w:rPrChange>
                                    </w:rPr>
                                    <w:t>Korisni</w:t>
                                  </w:r>
                                </w:ins>
                                <w:ins w:id="3420" w:author="Rajo" w:date="2018-05-24T20:14:00Z">
                                  <w:r w:rsidRPr="00331924">
                                    <w:rPr>
                                      <w:rFonts w:ascii="Microsoft Sans Serif" w:hAnsi="Microsoft Sans Serif" w:cs="Microsoft Sans Serif"/>
                                      <w:b/>
                                      <w:rPrChange w:id="3421" w:author="Rajo" w:date="2018-05-24T20:17:00Z">
                                        <w:rPr/>
                                      </w:rPrChange>
                                    </w:rPr>
                                    <w:t>k</w:t>
                                  </w:r>
                                </w:ins>
                                <w:proofErr w:type="spellEnd"/>
                              </w:p>
                              <w:p w14:paraId="6F3B48AB" w14:textId="0F66F6F0" w:rsidR="009B0D46" w:rsidRPr="00331924" w:rsidRDefault="009B0D46">
                                <w:pPr>
                                  <w:spacing w:after="0"/>
                                  <w:jc w:val="center"/>
                                  <w:rPr>
                                    <w:rFonts w:ascii="Microsoft Sans Serif" w:hAnsi="Microsoft Sans Serif" w:cs="Microsoft Sans Serif"/>
                                    <w:i/>
                                    <w:rPrChange w:id="3422" w:author="Rajo" w:date="2018-05-24T20:17:00Z">
                                      <w:rPr/>
                                    </w:rPrChange>
                                  </w:rPr>
                                  <w:pPrChange w:id="3423" w:author="Rajo" w:date="2018-05-24T20:16:00Z">
                                    <w:pPr/>
                                  </w:pPrChange>
                                </w:pPr>
                                <w:ins w:id="3424" w:author="Rajo" w:date="2018-05-24T20:14:00Z">
                                  <w:r w:rsidRPr="00331924">
                                    <w:rPr>
                                      <w:rFonts w:ascii="Microsoft Sans Serif" w:hAnsi="Microsoft Sans Serif" w:cs="Microsoft Sans Serif"/>
                                      <w:i/>
                                      <w:rPrChange w:id="3425" w:author="Rajo" w:date="2018-05-24T20:17:00Z">
                                        <w:rPr/>
                                      </w:rPrChange>
                                    </w:rPr>
                                    <w:t>Internet</w:t>
                                  </w:r>
                                </w:ins>
                                <w:ins w:id="3426" w:author="Rajo" w:date="2018-05-24T20:16:00Z">
                                  <w:r w:rsidRPr="00331924">
                                    <w:rPr>
                                      <w:rFonts w:ascii="Microsoft Sans Serif" w:hAnsi="Microsoft Sans Serif" w:cs="Microsoft Sans Serif"/>
                                      <w:i/>
                                      <w:rPrChange w:id="3427" w:author="Rajo" w:date="2018-05-24T20:17:00Z">
                                        <w:rPr>
                                          <w:rFonts w:ascii="Microsoft Sans Serif" w:hAnsi="Microsoft Sans Serif" w:cs="Microsoft Sans Serif"/>
                                        </w:rPr>
                                      </w:rPrChange>
                                    </w:rPr>
                                    <w:t xml:space="preserve"> </w:t>
                                  </w:r>
                                </w:ins>
                                <w:ins w:id="3428" w:author="Rajo" w:date="2018-05-24T20:14:00Z">
                                  <w:r w:rsidRPr="00331924">
                                    <w:rPr>
                                      <w:rFonts w:ascii="Microsoft Sans Serif" w:hAnsi="Microsoft Sans Serif" w:cs="Microsoft Sans Serif"/>
                                      <w:i/>
                                      <w:rPrChange w:id="3429" w:author="Rajo" w:date="2018-05-24T20:17:00Z">
                                        <w:rPr/>
                                      </w:rPrChange>
                                    </w:rPr>
                                    <w:t>preglednik</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5" name="Text Box 146"/>
                          <wps:cNvSpPr txBox="1"/>
                          <wps:spPr>
                            <a:xfrm>
                              <a:off x="3809025" y="1532550"/>
                              <a:ext cx="1581150" cy="391500"/>
                            </a:xfrm>
                            <a:prstGeom prst="rect">
                              <a:avLst/>
                            </a:prstGeom>
                            <a:solidFill>
                              <a:schemeClr val="lt1"/>
                            </a:solidFill>
                            <a:ln w="6350">
                              <a:noFill/>
                            </a:ln>
                          </wps:spPr>
                          <wps:txbx>
                            <w:txbxContent>
                              <w:p w14:paraId="135D4A42" w14:textId="589A3D8E" w:rsidR="009B0D46" w:rsidRPr="00331924" w:rsidRDefault="009B0D46" w:rsidP="00331924">
                                <w:pPr>
                                  <w:pStyle w:val="NormalWeb"/>
                                  <w:spacing w:before="0" w:beforeAutospacing="0" w:after="0" w:afterAutospacing="0" w:line="276" w:lineRule="auto"/>
                                  <w:jc w:val="center"/>
                                  <w:rPr>
                                    <w:b/>
                                    <w:color w:val="000000" w:themeColor="text1"/>
                                    <w:rPrChange w:id="3430" w:author="Rajo" w:date="2018-05-24T20:18:00Z">
                                      <w:rPr/>
                                    </w:rPrChange>
                                  </w:rPr>
                                </w:pPr>
                                <w:del w:id="3431" w:author="Rajo" w:date="2018-05-24T20:17:00Z">
                                  <w:r w:rsidRPr="00331924" w:rsidDel="00331924">
                                    <w:rPr>
                                      <w:rFonts w:ascii="Microsoft Sans Serif" w:eastAsia="Calibri" w:hAnsi="Microsoft Sans Serif"/>
                                      <w:b/>
                                      <w:bCs/>
                                      <w:color w:val="000000" w:themeColor="text1"/>
                                      <w:rPrChange w:id="3432" w:author="Rajo" w:date="2018-05-24T20:18:00Z">
                                        <w:rPr>
                                          <w:rFonts w:ascii="Microsoft Sans Serif" w:eastAsia="Calibri" w:hAnsi="Microsoft Sans Serif"/>
                                          <w:b/>
                                          <w:bCs/>
                                          <w:color w:val="008080"/>
                                          <w:u w:val="single"/>
                                        </w:rPr>
                                      </w:rPrChange>
                                    </w:rPr>
                                    <w:delText>Korisnik</w:delText>
                                  </w:r>
                                </w:del>
                                <w:proofErr w:type="spellStart"/>
                                <w:ins w:id="3433" w:author="Rajo" w:date="2018-05-24T20:17:00Z">
                                  <w:r w:rsidRPr="00331924">
                                    <w:rPr>
                                      <w:rFonts w:ascii="Microsoft Sans Serif" w:eastAsia="Calibri" w:hAnsi="Microsoft Sans Serif"/>
                                      <w:b/>
                                      <w:bCs/>
                                      <w:color w:val="000000" w:themeColor="text1"/>
                                      <w:rPrChange w:id="3434" w:author="Rajo" w:date="2018-05-24T20:18:00Z">
                                        <w:rPr>
                                          <w:rFonts w:ascii="Microsoft Sans Serif" w:eastAsia="Calibri" w:hAnsi="Microsoft Sans Serif"/>
                                          <w:b/>
                                          <w:bCs/>
                                          <w:color w:val="008080"/>
                                          <w:u w:val="single"/>
                                        </w:rPr>
                                      </w:rPrChange>
                                    </w:rPr>
                                    <w:t>Davalac</w:t>
                                  </w:r>
                                  <w:proofErr w:type="spellEnd"/>
                                  <w:r w:rsidRPr="00331924">
                                    <w:rPr>
                                      <w:rFonts w:ascii="Microsoft Sans Serif" w:eastAsia="Calibri" w:hAnsi="Microsoft Sans Serif"/>
                                      <w:b/>
                                      <w:bCs/>
                                      <w:color w:val="000000" w:themeColor="text1"/>
                                      <w:rPrChange w:id="3435" w:author="Rajo" w:date="2018-05-24T20:18:00Z">
                                        <w:rPr>
                                          <w:rFonts w:ascii="Microsoft Sans Serif" w:eastAsia="Calibri" w:hAnsi="Microsoft Sans Serif"/>
                                          <w:b/>
                                          <w:bCs/>
                                          <w:color w:val="008080"/>
                                          <w:u w:val="single"/>
                                        </w:rPr>
                                      </w:rPrChange>
                                    </w:rPr>
                                    <w:t xml:space="preserve"> </w:t>
                                  </w:r>
                                  <w:proofErr w:type="spellStart"/>
                                  <w:r w:rsidRPr="00331924">
                                    <w:rPr>
                                      <w:rFonts w:ascii="Microsoft Sans Serif" w:eastAsia="Calibri" w:hAnsi="Microsoft Sans Serif"/>
                                      <w:b/>
                                      <w:bCs/>
                                      <w:color w:val="000000" w:themeColor="text1"/>
                                      <w:rPrChange w:id="3436" w:author="Rajo" w:date="2018-05-24T20:18:00Z">
                                        <w:rPr>
                                          <w:rFonts w:ascii="Microsoft Sans Serif" w:eastAsia="Calibri" w:hAnsi="Microsoft Sans Serif"/>
                                          <w:b/>
                                          <w:bCs/>
                                          <w:color w:val="008080"/>
                                          <w:u w:val="single"/>
                                        </w:rPr>
                                      </w:rPrChange>
                                    </w:rPr>
                                    <w:t>usluge</w:t>
                                  </w:r>
                                  <w:proofErr w:type="spellEnd"/>
                                  <w:r w:rsidRPr="00331924">
                                    <w:rPr>
                                      <w:rFonts w:ascii="Microsoft Sans Serif" w:eastAsia="Calibri" w:hAnsi="Microsoft Sans Serif"/>
                                      <w:b/>
                                      <w:bCs/>
                                      <w:color w:val="000000" w:themeColor="text1"/>
                                      <w:rPrChange w:id="3437" w:author="Rajo" w:date="2018-05-24T20:18:00Z">
                                        <w:rPr>
                                          <w:rFonts w:ascii="Microsoft Sans Serif" w:eastAsia="Calibri" w:hAnsi="Microsoft Sans Serif"/>
                                          <w:b/>
                                          <w:bCs/>
                                          <w:color w:val="008080"/>
                                          <w:u w:val="single"/>
                                        </w:rPr>
                                      </w:rPrChange>
                                    </w:rPr>
                                    <w:t xml:space="preserve"> </w:t>
                                  </w:r>
                                </w:ins>
                                <w:ins w:id="3438" w:author="Rajo" w:date="2018-05-24T20:18:00Z">
                                  <w:r w:rsidRPr="00331924">
                                    <w:rPr>
                                      <w:rFonts w:ascii="Microsoft Sans Serif" w:eastAsia="Calibri" w:hAnsi="Microsoft Sans Serif"/>
                                      <w:b/>
                                      <w:bCs/>
                                      <w:color w:val="000000" w:themeColor="text1"/>
                                      <w:rPrChange w:id="3439" w:author="Rajo" w:date="2018-05-24T20:18:00Z">
                                        <w:rPr>
                                          <w:rFonts w:ascii="Microsoft Sans Serif" w:eastAsia="Calibri" w:hAnsi="Microsoft Sans Serif"/>
                                          <w:b/>
                                          <w:bCs/>
                                          <w:color w:val="008080"/>
                                          <w:u w:val="single"/>
                                        </w:rPr>
                                      </w:rPrChange>
                                    </w:rPr>
                                    <w:t>(SP)</w:t>
                                  </w:r>
                                </w:ins>
                              </w:p>
                              <w:p w14:paraId="7CF691BA" w14:textId="491E1919" w:rsidR="009B0D46" w:rsidRDefault="009B0D46" w:rsidP="00331924">
                                <w:pPr>
                                  <w:pStyle w:val="NormalWeb"/>
                                  <w:spacing w:before="0" w:beforeAutospacing="0" w:after="0" w:afterAutospacing="0" w:line="276" w:lineRule="auto"/>
                                  <w:jc w:val="center"/>
                                </w:pPr>
                                <w:del w:id="3440" w:author="Rajo" w:date="2018-05-24T20:18:00Z">
                                  <w:r w:rsidDel="00331924">
                                    <w:rPr>
                                      <w:rFonts w:ascii="Microsoft Sans Serif" w:eastAsia="Calibri" w:hAnsi="Microsoft Sans Serif"/>
                                      <w:i/>
                                      <w:iCs/>
                                      <w:color w:val="008080"/>
                                      <w:u w:val="single"/>
                                    </w:rPr>
                                    <w:delText>Internet preglednik</w:delText>
                                  </w:r>
                                </w:del>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 Box 146"/>
                          <wps:cNvSpPr txBox="1"/>
                          <wps:spPr>
                            <a:xfrm>
                              <a:off x="132375" y="1465875"/>
                              <a:ext cx="1801200" cy="485140"/>
                            </a:xfrm>
                            <a:prstGeom prst="rect">
                              <a:avLst/>
                            </a:prstGeom>
                            <a:solidFill>
                              <a:schemeClr val="lt1"/>
                            </a:solidFill>
                            <a:ln w="6350">
                              <a:noFill/>
                            </a:ln>
                          </wps:spPr>
                          <wps:txbx>
                            <w:txbxContent>
                              <w:p w14:paraId="51636BFE" w14:textId="22E09418" w:rsidR="009B0D46" w:rsidRPr="00331924" w:rsidDel="00331924" w:rsidRDefault="009B0D46" w:rsidP="00331924">
                                <w:pPr>
                                  <w:pStyle w:val="NormalWeb"/>
                                  <w:spacing w:before="0" w:beforeAutospacing="0" w:after="0" w:afterAutospacing="0" w:line="276" w:lineRule="auto"/>
                                  <w:jc w:val="center"/>
                                  <w:rPr>
                                    <w:del w:id="3441" w:author="Rajo" w:date="2018-05-24T20:19:00Z"/>
                                    <w:color w:val="000000" w:themeColor="text1"/>
                                    <w:rPrChange w:id="3442" w:author="Rajo" w:date="2018-05-24T20:19:00Z">
                                      <w:rPr>
                                        <w:del w:id="3443" w:author="Rajo" w:date="2018-05-24T20:19:00Z"/>
                                      </w:rPr>
                                    </w:rPrChange>
                                  </w:rPr>
                                </w:pPr>
                                <w:del w:id="3444" w:author="Rajo" w:date="2018-05-24T20:19:00Z">
                                  <w:r w:rsidRPr="00331924" w:rsidDel="00331924">
                                    <w:rPr>
                                      <w:rFonts w:ascii="Microsoft Sans Serif" w:eastAsia="Calibri" w:hAnsi="Microsoft Sans Serif"/>
                                      <w:b/>
                                      <w:bCs/>
                                      <w:color w:val="000000" w:themeColor="text1"/>
                                      <w:rPrChange w:id="3445" w:author="Rajo" w:date="2018-05-24T20:19:00Z">
                                        <w:rPr>
                                          <w:rFonts w:ascii="Microsoft Sans Serif" w:eastAsia="Calibri" w:hAnsi="Microsoft Sans Serif"/>
                                          <w:b/>
                                          <w:bCs/>
                                          <w:color w:val="008080"/>
                                          <w:u w:val="single"/>
                                        </w:rPr>
                                      </w:rPrChange>
                                    </w:rPr>
                                    <w:delText>Korisnik</w:delText>
                                  </w:r>
                                </w:del>
                                <w:proofErr w:type="spellStart"/>
                                <w:ins w:id="3446" w:author="Rajo" w:date="2018-05-24T20:19:00Z">
                                  <w:r w:rsidRPr="00331924">
                                    <w:rPr>
                                      <w:rFonts w:ascii="Microsoft Sans Serif" w:eastAsia="Calibri" w:hAnsi="Microsoft Sans Serif"/>
                                      <w:b/>
                                      <w:bCs/>
                                      <w:color w:val="000000" w:themeColor="text1"/>
                                      <w:rPrChange w:id="3447" w:author="Rajo" w:date="2018-05-24T20:19:00Z">
                                        <w:rPr>
                                          <w:rFonts w:ascii="Microsoft Sans Serif" w:eastAsia="Calibri" w:hAnsi="Microsoft Sans Serif"/>
                                          <w:b/>
                                          <w:bCs/>
                                          <w:color w:val="008080"/>
                                          <w:u w:val="single"/>
                                        </w:rPr>
                                      </w:rPrChange>
                                    </w:rPr>
                                    <w:t>Davalac</w:t>
                                  </w:r>
                                  <w:proofErr w:type="spellEnd"/>
                                  <w:r w:rsidRPr="00331924">
                                    <w:rPr>
                                      <w:rFonts w:ascii="Microsoft Sans Serif" w:eastAsia="Calibri" w:hAnsi="Microsoft Sans Serif"/>
                                      <w:b/>
                                      <w:bCs/>
                                      <w:color w:val="000000" w:themeColor="text1"/>
                                      <w:rPrChange w:id="3448" w:author="Rajo" w:date="2018-05-24T20:19:00Z">
                                        <w:rPr>
                                          <w:rFonts w:ascii="Microsoft Sans Serif" w:eastAsia="Calibri" w:hAnsi="Microsoft Sans Serif"/>
                                          <w:b/>
                                          <w:bCs/>
                                          <w:color w:val="008080"/>
                                          <w:u w:val="single"/>
                                        </w:rPr>
                                      </w:rPrChange>
                                    </w:rPr>
                                    <w:t xml:space="preserve"> </w:t>
                                  </w:r>
                                  <w:proofErr w:type="spellStart"/>
                                  <w:r w:rsidRPr="00331924">
                                    <w:rPr>
                                      <w:rFonts w:ascii="Microsoft Sans Serif" w:eastAsia="Calibri" w:hAnsi="Microsoft Sans Serif"/>
                                      <w:b/>
                                      <w:bCs/>
                                      <w:color w:val="000000" w:themeColor="text1"/>
                                      <w:rPrChange w:id="3449" w:author="Rajo" w:date="2018-05-24T20:19:00Z">
                                        <w:rPr>
                                          <w:rFonts w:ascii="Microsoft Sans Serif" w:eastAsia="Calibri" w:hAnsi="Microsoft Sans Serif"/>
                                          <w:b/>
                                          <w:bCs/>
                                          <w:color w:val="008080"/>
                                          <w:u w:val="single"/>
                                        </w:rPr>
                                      </w:rPrChange>
                                    </w:rPr>
                                    <w:t>identiteta</w:t>
                                  </w:r>
                                  <w:proofErr w:type="spellEnd"/>
                                  <w:r w:rsidRPr="00331924">
                                    <w:rPr>
                                      <w:rFonts w:ascii="Microsoft Sans Serif" w:eastAsia="Calibri" w:hAnsi="Microsoft Sans Serif"/>
                                      <w:b/>
                                      <w:bCs/>
                                      <w:color w:val="000000" w:themeColor="text1"/>
                                      <w:rPrChange w:id="3450" w:author="Rajo" w:date="2018-05-24T20:19:00Z">
                                        <w:rPr>
                                          <w:rFonts w:ascii="Microsoft Sans Serif" w:eastAsia="Calibri" w:hAnsi="Microsoft Sans Serif"/>
                                          <w:b/>
                                          <w:bCs/>
                                          <w:color w:val="008080"/>
                                          <w:u w:val="single"/>
                                        </w:rPr>
                                      </w:rPrChange>
                                    </w:rPr>
                                    <w:t xml:space="preserve"> (</w:t>
                                  </w:r>
                                  <w:proofErr w:type="spellStart"/>
                                  <w:r w:rsidRPr="00331924">
                                    <w:rPr>
                                      <w:rFonts w:ascii="Microsoft Sans Serif" w:eastAsia="Calibri" w:hAnsi="Microsoft Sans Serif"/>
                                      <w:b/>
                                      <w:bCs/>
                                      <w:color w:val="000000" w:themeColor="text1"/>
                                      <w:rPrChange w:id="3451" w:author="Rajo" w:date="2018-05-24T20:19:00Z">
                                        <w:rPr>
                                          <w:rFonts w:ascii="Microsoft Sans Serif" w:eastAsia="Calibri" w:hAnsi="Microsoft Sans Serif"/>
                                          <w:b/>
                                          <w:bCs/>
                                          <w:color w:val="008080"/>
                                          <w:u w:val="single"/>
                                        </w:rPr>
                                      </w:rPrChange>
                                    </w:rPr>
                                    <w:t>IdP</w:t>
                                  </w:r>
                                  <w:proofErr w:type="spellEnd"/>
                                  <w:r w:rsidRPr="00331924">
                                    <w:rPr>
                                      <w:rFonts w:ascii="Microsoft Sans Serif" w:eastAsia="Calibri" w:hAnsi="Microsoft Sans Serif"/>
                                      <w:b/>
                                      <w:bCs/>
                                      <w:color w:val="000000" w:themeColor="text1"/>
                                      <w:rPrChange w:id="3452" w:author="Rajo" w:date="2018-05-24T20:19:00Z">
                                        <w:rPr>
                                          <w:rFonts w:ascii="Microsoft Sans Serif" w:eastAsia="Calibri" w:hAnsi="Microsoft Sans Serif"/>
                                          <w:b/>
                                          <w:bCs/>
                                          <w:color w:val="008080"/>
                                          <w:u w:val="single"/>
                                        </w:rPr>
                                      </w:rPrChange>
                                    </w:rPr>
                                    <w:t>)</w:t>
                                  </w:r>
                                </w:ins>
                              </w:p>
                              <w:p w14:paraId="6E32DF70" w14:textId="20062D98" w:rsidR="009B0D46" w:rsidRDefault="009B0D46" w:rsidP="00130C44">
                                <w:pPr>
                                  <w:pStyle w:val="NormalWeb"/>
                                  <w:spacing w:before="0" w:beforeAutospacing="0" w:after="0" w:afterAutospacing="0" w:line="276" w:lineRule="auto"/>
                                  <w:jc w:val="center"/>
                                </w:pPr>
                                <w:del w:id="3453" w:author="Rajo" w:date="2018-05-24T20:19:00Z">
                                  <w:r w:rsidDel="00331924">
                                    <w:rPr>
                                      <w:rFonts w:ascii="Microsoft Sans Serif" w:eastAsia="Calibri" w:hAnsi="Microsoft Sans Serif"/>
                                      <w:i/>
                                      <w:iCs/>
                                      <w:color w:val="008080"/>
                                      <w:u w:val="single"/>
                                    </w:rPr>
                                    <w:delText>Internet preglednik</w:delText>
                                  </w:r>
                                </w:del>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67B3E56" id="Canvas 141" o:spid="_x0000_s1360" editas="canvas" style="width:6in;height:162pt;mso-position-horizontal-relative:char;mso-position-vertical-relative:line" coordsize="54864,20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">
                  <v:shape id="_x0000_s1361" type="#_x0000_t75" style="position:absolute;width:54864;height:20574;visibility:visible;mso-wrap-style:square">
                    <v:fill o:detectmouseclick="t"/>
                    <v:path o:connecttype="none"/>
                  </v:shape>
                  <v:shape id="Picture 414" o:spid="_x0000_s1362" type="#_x0000_t75" style="position:absolute;left:3133;top:1609;width:49555;height:16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">
                    <v:imagedata r:id="rId20" o:title=""/>
                  </v:shape>
                  <v:shape id="Text Box 146" o:spid="_x0000_s1363" type="#_x0000_t202" style="position:absolute;left:20574;top:285;width:15811;height:4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" fillcolor="white [3201]" stroked="f" strokeweight=".5pt">
                    <v:textbox>
                      <w:txbxContent>
                        <w:p w14:paraId="6736D0B6" w14:textId="77777777" w:rsidR="009B0D46" w:rsidRPr="00331924" w:rsidRDefault="009B0D46">
                          <w:pPr>
                            <w:spacing w:after="0"/>
                            <w:jc w:val="center"/>
                            <w:rPr>
                              <w:ins w:id="3454" w:author="Rajo" w:date="2018-05-24T20:15:00Z"/>
                              <w:rFonts w:ascii="Microsoft Sans Serif" w:hAnsi="Microsoft Sans Serif" w:cs="Microsoft Sans Serif"/>
                              <w:b/>
                              <w:rPrChange w:id="3455" w:author="Rajo" w:date="2018-05-24T20:17:00Z">
                                <w:rPr>
                                  <w:ins w:id="3456" w:author="Rajo" w:date="2018-05-24T20:15:00Z"/>
                                  <w:rFonts w:ascii="Microsoft Sans Serif" w:hAnsi="Microsoft Sans Serif" w:cs="Microsoft Sans Serif"/>
                                </w:rPr>
                              </w:rPrChange>
                            </w:rPr>
                            <w:pPrChange w:id="3457" w:author="Rajo" w:date="2018-05-24T20:16:00Z">
                              <w:pPr/>
                            </w:pPrChange>
                          </w:pPr>
                          <w:proofErr w:type="spellStart"/>
                          <w:ins w:id="3458" w:author="Rajo" w:date="2018-05-24T20:13:00Z">
                            <w:r w:rsidRPr="00331924">
                              <w:rPr>
                                <w:rFonts w:ascii="Microsoft Sans Serif" w:hAnsi="Microsoft Sans Serif" w:cs="Microsoft Sans Serif"/>
                                <w:b/>
                                <w:rPrChange w:id="3459" w:author="Rajo" w:date="2018-05-24T20:17:00Z">
                                  <w:rPr/>
                                </w:rPrChange>
                              </w:rPr>
                              <w:t>Korisni</w:t>
                            </w:r>
                          </w:ins>
                          <w:ins w:id="3460" w:author="Rajo" w:date="2018-05-24T20:14:00Z">
                            <w:r w:rsidRPr="00331924">
                              <w:rPr>
                                <w:rFonts w:ascii="Microsoft Sans Serif" w:hAnsi="Microsoft Sans Serif" w:cs="Microsoft Sans Serif"/>
                                <w:b/>
                                <w:rPrChange w:id="3461" w:author="Rajo" w:date="2018-05-24T20:17:00Z">
                                  <w:rPr/>
                                </w:rPrChange>
                              </w:rPr>
                              <w:t>k</w:t>
                            </w:r>
                          </w:ins>
                          <w:proofErr w:type="spellEnd"/>
                        </w:p>
                        <w:p w14:paraId="6F3B48AB" w14:textId="0F66F6F0" w:rsidR="009B0D46" w:rsidRPr="00331924" w:rsidRDefault="009B0D46">
                          <w:pPr>
                            <w:spacing w:after="0"/>
                            <w:jc w:val="center"/>
                            <w:rPr>
                              <w:rFonts w:ascii="Microsoft Sans Serif" w:hAnsi="Microsoft Sans Serif" w:cs="Microsoft Sans Serif"/>
                              <w:i/>
                              <w:rPrChange w:id="3462" w:author="Rajo" w:date="2018-05-24T20:17:00Z">
                                <w:rPr/>
                              </w:rPrChange>
                            </w:rPr>
                            <w:pPrChange w:id="3463" w:author="Rajo" w:date="2018-05-24T20:16:00Z">
                              <w:pPr/>
                            </w:pPrChange>
                          </w:pPr>
                          <w:ins w:id="3464" w:author="Rajo" w:date="2018-05-24T20:14:00Z">
                            <w:r w:rsidRPr="00331924">
                              <w:rPr>
                                <w:rFonts w:ascii="Microsoft Sans Serif" w:hAnsi="Microsoft Sans Serif" w:cs="Microsoft Sans Serif"/>
                                <w:i/>
                                <w:rPrChange w:id="3465" w:author="Rajo" w:date="2018-05-24T20:17:00Z">
                                  <w:rPr/>
                                </w:rPrChange>
                              </w:rPr>
                              <w:t>Internet</w:t>
                            </w:r>
                          </w:ins>
                          <w:ins w:id="3466" w:author="Rajo" w:date="2018-05-24T20:16:00Z">
                            <w:r w:rsidRPr="00331924">
                              <w:rPr>
                                <w:rFonts w:ascii="Microsoft Sans Serif" w:hAnsi="Microsoft Sans Serif" w:cs="Microsoft Sans Serif"/>
                                <w:i/>
                                <w:rPrChange w:id="3467" w:author="Rajo" w:date="2018-05-24T20:17:00Z">
                                  <w:rPr>
                                    <w:rFonts w:ascii="Microsoft Sans Serif" w:hAnsi="Microsoft Sans Serif" w:cs="Microsoft Sans Serif"/>
                                  </w:rPr>
                                </w:rPrChange>
                              </w:rPr>
                              <w:t xml:space="preserve"> </w:t>
                            </w:r>
                          </w:ins>
                          <w:ins w:id="3468" w:author="Rajo" w:date="2018-05-24T20:14:00Z">
                            <w:r w:rsidRPr="00331924">
                              <w:rPr>
                                <w:rFonts w:ascii="Microsoft Sans Serif" w:hAnsi="Microsoft Sans Serif" w:cs="Microsoft Sans Serif"/>
                                <w:i/>
                                <w:rPrChange w:id="3469" w:author="Rajo" w:date="2018-05-24T20:17:00Z">
                                  <w:rPr/>
                                </w:rPrChange>
                              </w:rPr>
                              <w:t>preglednik</w:t>
                            </w:r>
                          </w:ins>
                        </w:p>
                      </w:txbxContent>
                    </v:textbox>
                  </v:shape>
                  <v:shape id="Text Box 146" o:spid="_x0000_s1364" type="#_x0000_t202" style="position:absolute;left:38090;top:15325;width:15811;height:3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" fillcolor="white [3201]" stroked="f" strokeweight=".5pt">
                    <v:textbox>
                      <w:txbxContent>
                        <w:p w14:paraId="135D4A42" w14:textId="589A3D8E" w:rsidR="009B0D46" w:rsidRPr="00331924" w:rsidRDefault="009B0D46" w:rsidP="00331924">
                          <w:pPr>
                            <w:pStyle w:val="NormalWeb"/>
                            <w:spacing w:before="0" w:beforeAutospacing="0" w:after="0" w:afterAutospacing="0" w:line="276" w:lineRule="auto"/>
                            <w:jc w:val="center"/>
                            <w:rPr>
                              <w:b/>
                              <w:color w:val="000000" w:themeColor="text1"/>
                              <w:rPrChange w:id="3470" w:author="Rajo" w:date="2018-05-24T20:18:00Z">
                                <w:rPr/>
                              </w:rPrChange>
                            </w:rPr>
                          </w:pPr>
                          <w:del w:id="3471" w:author="Rajo" w:date="2018-05-24T20:17:00Z">
                            <w:r w:rsidRPr="00331924" w:rsidDel="00331924">
                              <w:rPr>
                                <w:rFonts w:ascii="Microsoft Sans Serif" w:eastAsia="Calibri" w:hAnsi="Microsoft Sans Serif"/>
                                <w:b/>
                                <w:bCs/>
                                <w:color w:val="000000" w:themeColor="text1"/>
                                <w:rPrChange w:id="3472" w:author="Rajo" w:date="2018-05-24T20:18:00Z">
                                  <w:rPr>
                                    <w:rFonts w:ascii="Microsoft Sans Serif" w:eastAsia="Calibri" w:hAnsi="Microsoft Sans Serif"/>
                                    <w:b/>
                                    <w:bCs/>
                                    <w:color w:val="008080"/>
                                    <w:u w:val="single"/>
                                  </w:rPr>
                                </w:rPrChange>
                              </w:rPr>
                              <w:delText>Korisnik</w:delText>
                            </w:r>
                          </w:del>
                          <w:proofErr w:type="spellStart"/>
                          <w:ins w:id="3473" w:author="Rajo" w:date="2018-05-24T20:17:00Z">
                            <w:r w:rsidRPr="00331924">
                              <w:rPr>
                                <w:rFonts w:ascii="Microsoft Sans Serif" w:eastAsia="Calibri" w:hAnsi="Microsoft Sans Serif"/>
                                <w:b/>
                                <w:bCs/>
                                <w:color w:val="000000" w:themeColor="text1"/>
                                <w:rPrChange w:id="3474" w:author="Rajo" w:date="2018-05-24T20:18:00Z">
                                  <w:rPr>
                                    <w:rFonts w:ascii="Microsoft Sans Serif" w:eastAsia="Calibri" w:hAnsi="Microsoft Sans Serif"/>
                                    <w:b/>
                                    <w:bCs/>
                                    <w:color w:val="008080"/>
                                    <w:u w:val="single"/>
                                  </w:rPr>
                                </w:rPrChange>
                              </w:rPr>
                              <w:t>Davalac</w:t>
                            </w:r>
                            <w:proofErr w:type="spellEnd"/>
                            <w:r w:rsidRPr="00331924">
                              <w:rPr>
                                <w:rFonts w:ascii="Microsoft Sans Serif" w:eastAsia="Calibri" w:hAnsi="Microsoft Sans Serif"/>
                                <w:b/>
                                <w:bCs/>
                                <w:color w:val="000000" w:themeColor="text1"/>
                                <w:rPrChange w:id="3475" w:author="Rajo" w:date="2018-05-24T20:18:00Z">
                                  <w:rPr>
                                    <w:rFonts w:ascii="Microsoft Sans Serif" w:eastAsia="Calibri" w:hAnsi="Microsoft Sans Serif"/>
                                    <w:b/>
                                    <w:bCs/>
                                    <w:color w:val="008080"/>
                                    <w:u w:val="single"/>
                                  </w:rPr>
                                </w:rPrChange>
                              </w:rPr>
                              <w:t xml:space="preserve"> </w:t>
                            </w:r>
                            <w:proofErr w:type="spellStart"/>
                            <w:r w:rsidRPr="00331924">
                              <w:rPr>
                                <w:rFonts w:ascii="Microsoft Sans Serif" w:eastAsia="Calibri" w:hAnsi="Microsoft Sans Serif"/>
                                <w:b/>
                                <w:bCs/>
                                <w:color w:val="000000" w:themeColor="text1"/>
                                <w:rPrChange w:id="3476" w:author="Rajo" w:date="2018-05-24T20:18:00Z">
                                  <w:rPr>
                                    <w:rFonts w:ascii="Microsoft Sans Serif" w:eastAsia="Calibri" w:hAnsi="Microsoft Sans Serif"/>
                                    <w:b/>
                                    <w:bCs/>
                                    <w:color w:val="008080"/>
                                    <w:u w:val="single"/>
                                  </w:rPr>
                                </w:rPrChange>
                              </w:rPr>
                              <w:t>usluge</w:t>
                            </w:r>
                            <w:proofErr w:type="spellEnd"/>
                            <w:r w:rsidRPr="00331924">
                              <w:rPr>
                                <w:rFonts w:ascii="Microsoft Sans Serif" w:eastAsia="Calibri" w:hAnsi="Microsoft Sans Serif"/>
                                <w:b/>
                                <w:bCs/>
                                <w:color w:val="000000" w:themeColor="text1"/>
                                <w:rPrChange w:id="3477" w:author="Rajo" w:date="2018-05-24T20:18:00Z">
                                  <w:rPr>
                                    <w:rFonts w:ascii="Microsoft Sans Serif" w:eastAsia="Calibri" w:hAnsi="Microsoft Sans Serif"/>
                                    <w:b/>
                                    <w:bCs/>
                                    <w:color w:val="008080"/>
                                    <w:u w:val="single"/>
                                  </w:rPr>
                                </w:rPrChange>
                              </w:rPr>
                              <w:t xml:space="preserve"> </w:t>
                            </w:r>
                          </w:ins>
                          <w:ins w:id="3478" w:author="Rajo" w:date="2018-05-24T20:18:00Z">
                            <w:r w:rsidRPr="00331924">
                              <w:rPr>
                                <w:rFonts w:ascii="Microsoft Sans Serif" w:eastAsia="Calibri" w:hAnsi="Microsoft Sans Serif"/>
                                <w:b/>
                                <w:bCs/>
                                <w:color w:val="000000" w:themeColor="text1"/>
                                <w:rPrChange w:id="3479" w:author="Rajo" w:date="2018-05-24T20:18:00Z">
                                  <w:rPr>
                                    <w:rFonts w:ascii="Microsoft Sans Serif" w:eastAsia="Calibri" w:hAnsi="Microsoft Sans Serif"/>
                                    <w:b/>
                                    <w:bCs/>
                                    <w:color w:val="008080"/>
                                    <w:u w:val="single"/>
                                  </w:rPr>
                                </w:rPrChange>
                              </w:rPr>
                              <w:t>(SP)</w:t>
                            </w:r>
                          </w:ins>
                        </w:p>
                        <w:p w14:paraId="7CF691BA" w14:textId="491E1919" w:rsidR="009B0D46" w:rsidRDefault="009B0D46" w:rsidP="00331924">
                          <w:pPr>
                            <w:pStyle w:val="NormalWeb"/>
                            <w:spacing w:before="0" w:beforeAutospacing="0" w:after="0" w:afterAutospacing="0" w:line="276" w:lineRule="auto"/>
                            <w:jc w:val="center"/>
                          </w:pPr>
                          <w:del w:id="3480" w:author="Rajo" w:date="2018-05-24T20:18:00Z">
                            <w:r w:rsidDel="00331924">
                              <w:rPr>
                                <w:rFonts w:ascii="Microsoft Sans Serif" w:eastAsia="Calibri" w:hAnsi="Microsoft Sans Serif"/>
                                <w:i/>
                                <w:iCs/>
                                <w:color w:val="008080"/>
                                <w:u w:val="single"/>
                              </w:rPr>
                              <w:delText>Internet preglednik</w:delText>
                            </w:r>
                          </w:del>
                        </w:p>
                      </w:txbxContent>
                    </v:textbox>
                  </v:shape>
                  <v:shape id="Text Box 146" o:spid="_x0000_s1365" type="#_x0000_t202" style="position:absolute;left:1323;top:14658;width:18012;height:4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" fillcolor="white [3201]" stroked="f" strokeweight=".5pt">
                    <v:textbox>
                      <w:txbxContent>
                        <w:p w14:paraId="51636BFE" w14:textId="22E09418" w:rsidR="009B0D46" w:rsidRPr="00331924" w:rsidDel="00331924" w:rsidRDefault="009B0D46" w:rsidP="00331924">
                          <w:pPr>
                            <w:pStyle w:val="NormalWeb"/>
                            <w:spacing w:before="0" w:beforeAutospacing="0" w:after="0" w:afterAutospacing="0" w:line="276" w:lineRule="auto"/>
                            <w:jc w:val="center"/>
                            <w:rPr>
                              <w:del w:id="3481" w:author="Rajo" w:date="2018-05-24T20:19:00Z"/>
                              <w:color w:val="000000" w:themeColor="text1"/>
                              <w:rPrChange w:id="3482" w:author="Rajo" w:date="2018-05-24T20:19:00Z">
                                <w:rPr>
                                  <w:del w:id="3483" w:author="Rajo" w:date="2018-05-24T20:19:00Z"/>
                                </w:rPr>
                              </w:rPrChange>
                            </w:rPr>
                          </w:pPr>
                          <w:del w:id="3484" w:author="Rajo" w:date="2018-05-24T20:19:00Z">
                            <w:r w:rsidRPr="00331924" w:rsidDel="00331924">
                              <w:rPr>
                                <w:rFonts w:ascii="Microsoft Sans Serif" w:eastAsia="Calibri" w:hAnsi="Microsoft Sans Serif"/>
                                <w:b/>
                                <w:bCs/>
                                <w:color w:val="000000" w:themeColor="text1"/>
                                <w:rPrChange w:id="3485" w:author="Rajo" w:date="2018-05-24T20:19:00Z">
                                  <w:rPr>
                                    <w:rFonts w:ascii="Microsoft Sans Serif" w:eastAsia="Calibri" w:hAnsi="Microsoft Sans Serif"/>
                                    <w:b/>
                                    <w:bCs/>
                                    <w:color w:val="008080"/>
                                    <w:u w:val="single"/>
                                  </w:rPr>
                                </w:rPrChange>
                              </w:rPr>
                              <w:delText>Korisnik</w:delText>
                            </w:r>
                          </w:del>
                          <w:proofErr w:type="spellStart"/>
                          <w:ins w:id="3486" w:author="Rajo" w:date="2018-05-24T20:19:00Z">
                            <w:r w:rsidRPr="00331924">
                              <w:rPr>
                                <w:rFonts w:ascii="Microsoft Sans Serif" w:eastAsia="Calibri" w:hAnsi="Microsoft Sans Serif"/>
                                <w:b/>
                                <w:bCs/>
                                <w:color w:val="000000" w:themeColor="text1"/>
                                <w:rPrChange w:id="3487" w:author="Rajo" w:date="2018-05-24T20:19:00Z">
                                  <w:rPr>
                                    <w:rFonts w:ascii="Microsoft Sans Serif" w:eastAsia="Calibri" w:hAnsi="Microsoft Sans Serif"/>
                                    <w:b/>
                                    <w:bCs/>
                                    <w:color w:val="008080"/>
                                    <w:u w:val="single"/>
                                  </w:rPr>
                                </w:rPrChange>
                              </w:rPr>
                              <w:t>Davalac</w:t>
                            </w:r>
                            <w:proofErr w:type="spellEnd"/>
                            <w:r w:rsidRPr="00331924">
                              <w:rPr>
                                <w:rFonts w:ascii="Microsoft Sans Serif" w:eastAsia="Calibri" w:hAnsi="Microsoft Sans Serif"/>
                                <w:b/>
                                <w:bCs/>
                                <w:color w:val="000000" w:themeColor="text1"/>
                                <w:rPrChange w:id="3488" w:author="Rajo" w:date="2018-05-24T20:19:00Z">
                                  <w:rPr>
                                    <w:rFonts w:ascii="Microsoft Sans Serif" w:eastAsia="Calibri" w:hAnsi="Microsoft Sans Serif"/>
                                    <w:b/>
                                    <w:bCs/>
                                    <w:color w:val="008080"/>
                                    <w:u w:val="single"/>
                                  </w:rPr>
                                </w:rPrChange>
                              </w:rPr>
                              <w:t xml:space="preserve"> </w:t>
                            </w:r>
                            <w:proofErr w:type="spellStart"/>
                            <w:r w:rsidRPr="00331924">
                              <w:rPr>
                                <w:rFonts w:ascii="Microsoft Sans Serif" w:eastAsia="Calibri" w:hAnsi="Microsoft Sans Serif"/>
                                <w:b/>
                                <w:bCs/>
                                <w:color w:val="000000" w:themeColor="text1"/>
                                <w:rPrChange w:id="3489" w:author="Rajo" w:date="2018-05-24T20:19:00Z">
                                  <w:rPr>
                                    <w:rFonts w:ascii="Microsoft Sans Serif" w:eastAsia="Calibri" w:hAnsi="Microsoft Sans Serif"/>
                                    <w:b/>
                                    <w:bCs/>
                                    <w:color w:val="008080"/>
                                    <w:u w:val="single"/>
                                  </w:rPr>
                                </w:rPrChange>
                              </w:rPr>
                              <w:t>identiteta</w:t>
                            </w:r>
                            <w:proofErr w:type="spellEnd"/>
                            <w:r w:rsidRPr="00331924">
                              <w:rPr>
                                <w:rFonts w:ascii="Microsoft Sans Serif" w:eastAsia="Calibri" w:hAnsi="Microsoft Sans Serif"/>
                                <w:b/>
                                <w:bCs/>
                                <w:color w:val="000000" w:themeColor="text1"/>
                                <w:rPrChange w:id="3490" w:author="Rajo" w:date="2018-05-24T20:19:00Z">
                                  <w:rPr>
                                    <w:rFonts w:ascii="Microsoft Sans Serif" w:eastAsia="Calibri" w:hAnsi="Microsoft Sans Serif"/>
                                    <w:b/>
                                    <w:bCs/>
                                    <w:color w:val="008080"/>
                                    <w:u w:val="single"/>
                                  </w:rPr>
                                </w:rPrChange>
                              </w:rPr>
                              <w:t xml:space="preserve"> (</w:t>
                            </w:r>
                            <w:proofErr w:type="spellStart"/>
                            <w:r w:rsidRPr="00331924">
                              <w:rPr>
                                <w:rFonts w:ascii="Microsoft Sans Serif" w:eastAsia="Calibri" w:hAnsi="Microsoft Sans Serif"/>
                                <w:b/>
                                <w:bCs/>
                                <w:color w:val="000000" w:themeColor="text1"/>
                                <w:rPrChange w:id="3491" w:author="Rajo" w:date="2018-05-24T20:19:00Z">
                                  <w:rPr>
                                    <w:rFonts w:ascii="Microsoft Sans Serif" w:eastAsia="Calibri" w:hAnsi="Microsoft Sans Serif"/>
                                    <w:b/>
                                    <w:bCs/>
                                    <w:color w:val="008080"/>
                                    <w:u w:val="single"/>
                                  </w:rPr>
                                </w:rPrChange>
                              </w:rPr>
                              <w:t>IdP</w:t>
                            </w:r>
                            <w:proofErr w:type="spellEnd"/>
                            <w:r w:rsidRPr="00331924">
                              <w:rPr>
                                <w:rFonts w:ascii="Microsoft Sans Serif" w:eastAsia="Calibri" w:hAnsi="Microsoft Sans Serif"/>
                                <w:b/>
                                <w:bCs/>
                                <w:color w:val="000000" w:themeColor="text1"/>
                                <w:rPrChange w:id="3492" w:author="Rajo" w:date="2018-05-24T20:19:00Z">
                                  <w:rPr>
                                    <w:rFonts w:ascii="Microsoft Sans Serif" w:eastAsia="Calibri" w:hAnsi="Microsoft Sans Serif"/>
                                    <w:b/>
                                    <w:bCs/>
                                    <w:color w:val="008080"/>
                                    <w:u w:val="single"/>
                                  </w:rPr>
                                </w:rPrChange>
                              </w:rPr>
                              <w:t>)</w:t>
                            </w:r>
                          </w:ins>
                        </w:p>
                        <w:p w14:paraId="6E32DF70" w14:textId="20062D98" w:rsidR="009B0D46" w:rsidRDefault="009B0D46" w:rsidP="00130C44">
                          <w:pPr>
                            <w:pStyle w:val="NormalWeb"/>
                            <w:spacing w:before="0" w:beforeAutospacing="0" w:after="0" w:afterAutospacing="0" w:line="276" w:lineRule="auto"/>
                            <w:jc w:val="center"/>
                          </w:pPr>
                          <w:del w:id="3493" w:author="Rajo" w:date="2018-05-24T20:19:00Z">
                            <w:r w:rsidDel="00331924">
                              <w:rPr>
                                <w:rFonts w:ascii="Microsoft Sans Serif" w:eastAsia="Calibri" w:hAnsi="Microsoft Sans Serif"/>
                                <w:i/>
                                <w:iCs/>
                                <w:color w:val="008080"/>
                                <w:u w:val="single"/>
                              </w:rPr>
                              <w:delText>Internet preglednik</w:delText>
                            </w:r>
                          </w:del>
                        </w:p>
                      </w:txbxContent>
                    </v:textbox>
                  </v:shape>
                  <w10:anchorlock/>
                </v:group>
              </w:pict>
            </mc:Fallback>
          </mc:AlternateContent>
        </w:r>
      </w:ins>
      <w:commentRangeStart w:id="3494"/>
      <w:commentRangeStart w:id="3495"/>
      <w:del w:id="3496" w:author="Rajo" w:date="2018-05-24T20:13:00Z">
        <w:r w:rsidR="00CC5052" w:rsidDel="00331924">
          <w:rPr>
            <w:noProof/>
          </w:rPr>
          <w:drawing>
            <wp:inline distT="0" distB="0" distL="0" distR="0" wp14:anchorId="4094EE77" wp14:editId="3328E1BA">
              <wp:extent cx="4955540" cy="1685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049167" cy="1717604"/>
                      </a:xfrm>
                      <a:prstGeom prst="rect">
                        <a:avLst/>
                      </a:prstGeom>
                      <a:noFill/>
                      <a:ln>
                        <a:noFill/>
                      </a:ln>
                    </pic:spPr>
                  </pic:pic>
                </a:graphicData>
              </a:graphic>
            </wp:inline>
          </w:drawing>
        </w:r>
      </w:del>
      <w:commentRangeEnd w:id="3494"/>
      <w:r w:rsidR="00C32512">
        <w:rPr>
          <w:rStyle w:val="CommentReference"/>
        </w:rPr>
        <w:commentReference w:id="3494"/>
      </w:r>
      <w:commentRangeEnd w:id="3495"/>
      <w:r w:rsidR="00130C44">
        <w:rPr>
          <w:rStyle w:val="CommentReference"/>
        </w:rPr>
        <w:commentReference w:id="3495"/>
      </w:r>
    </w:p>
    <w:p w14:paraId="7649FC59" w14:textId="2F2419E6" w:rsidR="00E94ADE" w:rsidDel="006C26D3" w:rsidRDefault="00CC5052">
      <w:pPr>
        <w:pStyle w:val="Caption"/>
        <w:jc w:val="center"/>
        <w:rPr>
          <w:del w:id="3497" w:author="Rajo" w:date="2018-06-17T15:00:00Z"/>
          <w:lang w:val="bs-Latn-BA"/>
        </w:rPr>
      </w:pPr>
      <w:r>
        <w:rPr>
          <w:lang w:val="bs-Latn-BA"/>
        </w:rPr>
        <w:t xml:space="preserve">Slika </w:t>
      </w:r>
      <w:ins w:id="3498" w:author="Rajo" w:date="2018-05-31T17:30:00Z">
        <w:r w:rsidR="002105F4">
          <w:rPr>
            <w:lang w:val="bs-Latn-BA"/>
          </w:rPr>
          <w:fldChar w:fldCharType="begin"/>
        </w:r>
        <w:r w:rsidR="002105F4">
          <w:rPr>
            <w:lang w:val="bs-Latn-BA"/>
          </w:rPr>
          <w:instrText xml:space="preserve"> STYLEREF 1 \s </w:instrText>
        </w:r>
      </w:ins>
      <w:r w:rsidR="002105F4">
        <w:rPr>
          <w:lang w:val="bs-Latn-BA"/>
        </w:rPr>
        <w:fldChar w:fldCharType="separate"/>
      </w:r>
      <w:r w:rsidR="002105F4">
        <w:rPr>
          <w:noProof/>
          <w:lang w:val="bs-Latn-BA"/>
        </w:rPr>
        <w:t>9</w:t>
      </w:r>
      <w:ins w:id="3499" w:author="Rajo" w:date="2018-05-31T17:30:00Z">
        <w:r w:rsidR="002105F4">
          <w:rPr>
            <w:lang w:val="bs-Latn-BA"/>
          </w:rPr>
          <w:fldChar w:fldCharType="end"/>
        </w:r>
        <w:r w:rsidR="002105F4">
          <w:rPr>
            <w:lang w:val="bs-Latn-BA"/>
          </w:rPr>
          <w:t>.</w:t>
        </w:r>
        <w:r w:rsidR="002105F4">
          <w:rPr>
            <w:lang w:val="bs-Latn-BA"/>
          </w:rPr>
          <w:fldChar w:fldCharType="begin"/>
        </w:r>
        <w:r w:rsidR="002105F4">
          <w:rPr>
            <w:lang w:val="bs-Latn-BA"/>
          </w:rPr>
          <w:instrText xml:space="preserve"> SEQ Slika \* ARABIC \s 1 </w:instrText>
        </w:r>
      </w:ins>
      <w:r w:rsidR="002105F4">
        <w:rPr>
          <w:lang w:val="bs-Latn-BA"/>
        </w:rPr>
        <w:fldChar w:fldCharType="separate"/>
      </w:r>
      <w:ins w:id="3500" w:author="Rajo" w:date="2018-05-31T17:30:00Z">
        <w:r w:rsidR="002105F4">
          <w:rPr>
            <w:noProof/>
            <w:lang w:val="bs-Latn-BA"/>
          </w:rPr>
          <w:t>2</w:t>
        </w:r>
        <w:r w:rsidR="002105F4">
          <w:rPr>
            <w:lang w:val="bs-Latn-BA"/>
          </w:rPr>
          <w:fldChar w:fldCharType="end"/>
        </w:r>
      </w:ins>
      <w:del w:id="3501" w:author="Rajo" w:date="2018-05-26T20:59:00Z">
        <w:r w:rsidDel="00F674A3">
          <w:rPr>
            <w:lang w:val="bs-Latn-BA"/>
          </w:rPr>
          <w:fldChar w:fldCharType="begin"/>
        </w:r>
        <w:r w:rsidDel="00F674A3">
          <w:rPr>
            <w:lang w:val="bs-Latn-BA"/>
          </w:rPr>
          <w:delInstrText xml:space="preserve"> STYLEREF 1 \s </w:delInstrText>
        </w:r>
        <w:r w:rsidDel="00F674A3">
          <w:rPr>
            <w:lang w:val="bs-Latn-BA"/>
          </w:rPr>
          <w:fldChar w:fldCharType="separate"/>
        </w:r>
        <w:r w:rsidDel="00F674A3">
          <w:rPr>
            <w:lang w:val="bs-Latn-BA"/>
          </w:rPr>
          <w:delText>8</w:delText>
        </w:r>
        <w:r w:rsidDel="00F674A3">
          <w:rPr>
            <w:lang w:val="bs-Latn-BA"/>
          </w:rPr>
          <w:fldChar w:fldCharType="end"/>
        </w:r>
        <w:r w:rsidDel="00F674A3">
          <w:rPr>
            <w:lang w:val="bs-Latn-BA"/>
          </w:rPr>
          <w:delText>.</w:delText>
        </w:r>
        <w:r w:rsidDel="00F674A3">
          <w:rPr>
            <w:lang w:val="bs-Latn-BA"/>
          </w:rPr>
          <w:fldChar w:fldCharType="begin"/>
        </w:r>
        <w:r w:rsidDel="00F674A3">
          <w:rPr>
            <w:lang w:val="bs-Latn-BA"/>
          </w:rPr>
          <w:delInstrText xml:space="preserve"> SEQ Slika \* ARABIC \s 1 </w:delInstrText>
        </w:r>
        <w:r w:rsidDel="00F674A3">
          <w:rPr>
            <w:lang w:val="bs-Latn-BA"/>
          </w:rPr>
          <w:fldChar w:fldCharType="separate"/>
        </w:r>
        <w:r w:rsidDel="00F674A3">
          <w:rPr>
            <w:lang w:val="bs-Latn-BA"/>
          </w:rPr>
          <w:delText>2</w:delText>
        </w:r>
        <w:r w:rsidDel="00F674A3">
          <w:rPr>
            <w:lang w:val="bs-Latn-BA"/>
          </w:rPr>
          <w:fldChar w:fldCharType="end"/>
        </w:r>
      </w:del>
      <w:r>
        <w:rPr>
          <w:lang w:val="bs-Latn-BA"/>
        </w:rPr>
        <w:t xml:space="preserve"> – Osnovna interakcija </w:t>
      </w:r>
      <w:r>
        <w:rPr>
          <w:vertAlign w:val="superscript"/>
          <w:lang w:val="bs-Latn-BA"/>
        </w:rPr>
        <w:t>[17]</w:t>
      </w:r>
    </w:p>
    <w:p w14:paraId="0F62CE88" w14:textId="77777777" w:rsidR="00E94ADE" w:rsidRDefault="00E94ADE">
      <w:pPr>
        <w:pStyle w:val="Caption"/>
        <w:jc w:val="center"/>
        <w:rPr>
          <w:lang w:val="bs-Latn-BA"/>
        </w:rPr>
        <w:pPrChange w:id="3502" w:author="Rajo" w:date="2018-06-17T15:00:00Z">
          <w:pPr>
            <w:spacing w:line="240" w:lineRule="auto"/>
          </w:pPr>
        </w:pPrChange>
      </w:pPr>
    </w:p>
    <w:p w14:paraId="5C99F5F8" w14:textId="5FC4DE7F" w:rsidR="00E94ADE" w:rsidDel="001F3E89" w:rsidRDefault="00CC5052">
      <w:pPr>
        <w:spacing w:line="240" w:lineRule="auto"/>
        <w:ind w:firstLine="360"/>
        <w:jc w:val="both"/>
        <w:rPr>
          <w:del w:id="3503" w:author="Rajo" w:date="2018-05-27T15:43:00Z"/>
          <w:lang w:val="bs-Latn-BA"/>
        </w:rPr>
      </w:pPr>
      <w:r>
        <w:rPr>
          <w:lang w:val="bs-Latn-BA"/>
        </w:rPr>
        <w:t xml:space="preserve">Na prethodnoj </w:t>
      </w:r>
      <w:ins w:id="3504" w:author="Rajo" w:date="2018-06-17T15:00:00Z">
        <w:r w:rsidR="006C26D3" w:rsidRPr="006C26D3">
          <w:rPr>
            <w:b/>
            <w:lang w:val="bs-Latn-BA"/>
            <w:rPrChange w:id="3505" w:author="Rajo" w:date="2018-06-17T15:00:00Z">
              <w:rPr>
                <w:lang w:val="bs-Latn-BA"/>
              </w:rPr>
            </w:rPrChange>
          </w:rPr>
          <w:t>S</w:t>
        </w:r>
      </w:ins>
      <w:del w:id="3506" w:author="Rajo" w:date="2018-06-17T15:00:00Z">
        <w:r w:rsidRPr="006C26D3" w:rsidDel="006C26D3">
          <w:rPr>
            <w:b/>
            <w:lang w:val="bs-Latn-BA"/>
            <w:rPrChange w:id="3507" w:author="Rajo" w:date="2018-06-17T15:00:00Z">
              <w:rPr>
                <w:lang w:val="bs-Latn-BA"/>
              </w:rPr>
            </w:rPrChange>
          </w:rPr>
          <w:delText>s</w:delText>
        </w:r>
      </w:del>
      <w:r w:rsidRPr="006C26D3">
        <w:rPr>
          <w:b/>
          <w:lang w:val="bs-Latn-BA"/>
          <w:rPrChange w:id="3508" w:author="Rajo" w:date="2018-06-17T15:00:00Z">
            <w:rPr>
              <w:lang w:val="bs-Latn-BA"/>
            </w:rPr>
          </w:rPrChange>
        </w:rPr>
        <w:t xml:space="preserve">lici </w:t>
      </w:r>
      <w:del w:id="3509" w:author="Rajo" w:date="2018-06-17T15:00:00Z">
        <w:r w:rsidRPr="006C26D3" w:rsidDel="006C26D3">
          <w:rPr>
            <w:b/>
            <w:lang w:val="bs-Latn-BA"/>
            <w:rPrChange w:id="3510" w:author="Rajo" w:date="2018-06-17T15:00:00Z">
              <w:rPr>
                <w:lang w:val="bs-Latn-BA"/>
              </w:rPr>
            </w:rPrChange>
          </w:rPr>
          <w:delText>8</w:delText>
        </w:r>
      </w:del>
      <w:ins w:id="3511" w:author="Rajo" w:date="2018-06-17T15:00:00Z">
        <w:r w:rsidR="006C26D3" w:rsidRPr="006C26D3">
          <w:rPr>
            <w:b/>
            <w:lang w:val="bs-Latn-BA"/>
            <w:rPrChange w:id="3512" w:author="Rajo" w:date="2018-06-17T15:00:00Z">
              <w:rPr>
                <w:lang w:val="bs-Latn-BA"/>
              </w:rPr>
            </w:rPrChange>
          </w:rPr>
          <w:t>9</w:t>
        </w:r>
      </w:ins>
      <w:r w:rsidRPr="006C26D3">
        <w:rPr>
          <w:b/>
          <w:lang w:val="bs-Latn-BA"/>
          <w:rPrChange w:id="3513" w:author="Rajo" w:date="2018-06-17T15:00:00Z">
            <w:rPr>
              <w:lang w:val="bs-Latn-BA"/>
            </w:rPr>
          </w:rPrChange>
        </w:rPr>
        <w:t>.2</w:t>
      </w:r>
      <w:r>
        <w:rPr>
          <w:lang w:val="bs-Latn-BA"/>
        </w:rPr>
        <w:t xml:space="preserve">, prikazana je na visokom nivou interakcija koja se odvija između korisnika (posredstvom internet preglednika), </w:t>
      </w:r>
      <w:del w:id="3514" w:author="Rajo" w:date="2018-05-23T20:13:00Z">
        <w:r w:rsidDel="00910C56">
          <w:rPr>
            <w:lang w:val="bs-Latn-BA"/>
          </w:rPr>
          <w:delText>provajdera identiteta</w:delText>
        </w:r>
      </w:del>
      <w:ins w:id="3515" w:author="Rajo" w:date="2018-05-23T20:13:00Z">
        <w:r w:rsidR="00910C56">
          <w:rPr>
            <w:lang w:val="bs-Latn-BA"/>
          </w:rPr>
          <w:t>davaoca identiteta</w:t>
        </w:r>
      </w:ins>
      <w:r>
        <w:rPr>
          <w:lang w:val="bs-Latn-BA"/>
        </w:rPr>
        <w:t xml:space="preserve"> i </w:t>
      </w:r>
      <w:del w:id="3516" w:author="Rajo" w:date="2018-05-23T20:03:00Z">
        <w:r w:rsidDel="00847196">
          <w:rPr>
            <w:lang w:val="bs-Latn-BA"/>
          </w:rPr>
          <w:delText>servis provajdera</w:delText>
        </w:r>
      </w:del>
      <w:ins w:id="3517" w:author="Rajo" w:date="2018-05-23T20:08:00Z">
        <w:r w:rsidR="00BD270B">
          <w:rPr>
            <w:lang w:val="bs-Latn-BA"/>
          </w:rPr>
          <w:t>davaoca usluge</w:t>
        </w:r>
      </w:ins>
      <w:r>
        <w:rPr>
          <w:lang w:val="bs-Latn-BA"/>
        </w:rPr>
        <w:t>:</w:t>
      </w:r>
      <w:ins w:id="3518" w:author="Rajo" w:date="2018-05-28T20:16:00Z">
        <w:r w:rsidR="002F200D">
          <w:rPr>
            <w:lang w:val="bs-Latn-BA"/>
          </w:rPr>
          <w:t xml:space="preserve"> </w:t>
        </w:r>
        <w:r w:rsidR="002F200D">
          <w:rPr>
            <w:vertAlign w:val="superscript"/>
            <w:lang w:val="bs-Latn-BA"/>
          </w:rPr>
          <w:t>[17]</w:t>
        </w:r>
      </w:ins>
    </w:p>
    <w:p w14:paraId="197E1EA3" w14:textId="77777777" w:rsidR="00E94ADE" w:rsidRDefault="00E94ADE">
      <w:pPr>
        <w:spacing w:line="240" w:lineRule="auto"/>
        <w:ind w:firstLine="360"/>
        <w:jc w:val="both"/>
        <w:rPr>
          <w:lang w:val="bs-Latn-BA"/>
        </w:rPr>
        <w:pPrChange w:id="3519" w:author="Rajo" w:date="2018-05-27T15:43:00Z">
          <w:pPr>
            <w:spacing w:line="240" w:lineRule="auto"/>
            <w:jc w:val="both"/>
          </w:pPr>
        </w:pPrChange>
      </w:pPr>
    </w:p>
    <w:p w14:paraId="166A0A24" w14:textId="77777777" w:rsidR="00E94ADE" w:rsidRDefault="00CC5052">
      <w:pPr>
        <w:pStyle w:val="ListParagraph1"/>
        <w:numPr>
          <w:ilvl w:val="0"/>
          <w:numId w:val="25"/>
        </w:numPr>
        <w:spacing w:line="240" w:lineRule="auto"/>
        <w:jc w:val="both"/>
        <w:rPr>
          <w:lang w:val="bs-Latn-BA"/>
        </w:rPr>
      </w:pPr>
      <w:r>
        <w:rPr>
          <w:lang w:val="bs-Latn-BA"/>
        </w:rPr>
        <w:t>SP je ustanovio da određeni korisnik pokušava pristupiti zaštićenom resursu</w:t>
      </w:r>
    </w:p>
    <w:p w14:paraId="7D13C005" w14:textId="77777777" w:rsidR="00E94ADE" w:rsidRDefault="00CC5052">
      <w:pPr>
        <w:pStyle w:val="ListParagraph1"/>
        <w:numPr>
          <w:ilvl w:val="0"/>
          <w:numId w:val="25"/>
        </w:numPr>
        <w:spacing w:line="240" w:lineRule="auto"/>
        <w:jc w:val="both"/>
        <w:rPr>
          <w:lang w:val="bs-Latn-BA"/>
        </w:rPr>
      </w:pPr>
      <w:r>
        <w:rPr>
          <w:lang w:val="bs-Latn-BA"/>
        </w:rPr>
        <w:t xml:space="preserve">SP preusmjerava korisnika na </w:t>
      </w:r>
      <w:proofErr w:type="spellStart"/>
      <w:r>
        <w:rPr>
          <w:lang w:val="bs-Latn-BA"/>
        </w:rPr>
        <w:t>IdP</w:t>
      </w:r>
      <w:proofErr w:type="spellEnd"/>
      <w:r>
        <w:rPr>
          <w:lang w:val="bs-Latn-BA"/>
        </w:rPr>
        <w:t>, zajedno sa zahtjevom za autentikaciju koji je prethodno generisao</w:t>
      </w:r>
    </w:p>
    <w:p w14:paraId="79BA81D0" w14:textId="77777777" w:rsidR="00E94ADE" w:rsidRDefault="00CC5052">
      <w:pPr>
        <w:pStyle w:val="ListParagraph1"/>
        <w:numPr>
          <w:ilvl w:val="0"/>
          <w:numId w:val="25"/>
        </w:numPr>
        <w:spacing w:line="240" w:lineRule="auto"/>
        <w:jc w:val="both"/>
        <w:rPr>
          <w:lang w:val="bs-Latn-BA"/>
        </w:rPr>
      </w:pPr>
      <w:proofErr w:type="spellStart"/>
      <w:r>
        <w:rPr>
          <w:lang w:val="bs-Latn-BA"/>
        </w:rPr>
        <w:t>IdP</w:t>
      </w:r>
      <w:proofErr w:type="spellEnd"/>
      <w:r>
        <w:rPr>
          <w:lang w:val="bs-Latn-BA"/>
        </w:rPr>
        <w:t xml:space="preserve"> autentikuje korisnika, nakon čega ga zajedno sa autentikacionim odgovorom šalje nazad na SP</w:t>
      </w:r>
    </w:p>
    <w:p w14:paraId="03130E77" w14:textId="6EAE5D97" w:rsidR="00E94ADE" w:rsidDel="00DC6A15" w:rsidRDefault="00CC5052">
      <w:pPr>
        <w:pStyle w:val="ListParagraph1"/>
        <w:numPr>
          <w:ilvl w:val="0"/>
          <w:numId w:val="25"/>
        </w:numPr>
        <w:spacing w:line="240" w:lineRule="auto"/>
        <w:jc w:val="both"/>
        <w:rPr>
          <w:del w:id="3520" w:author="Rajo" w:date="2018-05-28T20:25:00Z"/>
          <w:lang w:val="bs-Latn-BA"/>
        </w:rPr>
      </w:pPr>
      <w:r>
        <w:rPr>
          <w:lang w:val="bs-Latn-BA"/>
        </w:rPr>
        <w:lastRenderedPageBreak/>
        <w:t xml:space="preserve">SP provjerava odgovor koji je dobio od </w:t>
      </w:r>
      <w:proofErr w:type="spellStart"/>
      <w:r>
        <w:rPr>
          <w:lang w:val="bs-Latn-BA"/>
        </w:rPr>
        <w:t>IdP</w:t>
      </w:r>
      <w:proofErr w:type="spellEnd"/>
      <w:r>
        <w:rPr>
          <w:lang w:val="bs-Latn-BA"/>
        </w:rPr>
        <w:t xml:space="preserve">-a, i ukoliko je sve u redu, dozvoljava korisniku da pristupi željenom resursu </w:t>
      </w:r>
      <w:del w:id="3521" w:author="Rajo" w:date="2018-05-28T20:16:00Z">
        <w:r w:rsidDel="002F200D">
          <w:rPr>
            <w:vertAlign w:val="superscript"/>
            <w:lang w:val="bs-Latn-BA"/>
          </w:rPr>
          <w:delText>[17]</w:delText>
        </w:r>
      </w:del>
    </w:p>
    <w:p w14:paraId="0D1E8F20" w14:textId="77777777" w:rsidR="00E94ADE" w:rsidRPr="00DC6A15" w:rsidDel="00A3145E" w:rsidRDefault="00E94ADE">
      <w:pPr>
        <w:pStyle w:val="ListParagraph1"/>
        <w:numPr>
          <w:ilvl w:val="0"/>
          <w:numId w:val="25"/>
        </w:numPr>
        <w:spacing w:line="240" w:lineRule="auto"/>
        <w:jc w:val="both"/>
        <w:rPr>
          <w:del w:id="3522" w:author="Rajo" w:date="2018-05-27T15:43:00Z"/>
          <w:lang w:val="bs-Latn-BA"/>
        </w:rPr>
        <w:pPrChange w:id="3523" w:author="Rajo" w:date="2018-05-28T20:25:00Z">
          <w:pPr>
            <w:spacing w:line="240" w:lineRule="auto"/>
            <w:jc w:val="both"/>
          </w:pPr>
        </w:pPrChange>
      </w:pPr>
    </w:p>
    <w:p w14:paraId="68657253" w14:textId="77777777" w:rsidR="00E94ADE" w:rsidDel="00A3145E" w:rsidRDefault="00E94ADE">
      <w:pPr>
        <w:pStyle w:val="ListParagraph1"/>
        <w:rPr>
          <w:del w:id="3524" w:author="Rajo" w:date="2018-05-27T15:43:00Z"/>
          <w:lang w:val="bs-Latn-BA"/>
        </w:rPr>
        <w:pPrChange w:id="3525" w:author="Rajo" w:date="2018-05-28T20:25:00Z">
          <w:pPr>
            <w:spacing w:line="240" w:lineRule="auto"/>
            <w:jc w:val="both"/>
          </w:pPr>
        </w:pPrChange>
      </w:pPr>
    </w:p>
    <w:p w14:paraId="16DFD7BA" w14:textId="65328FAB" w:rsidR="00E94ADE" w:rsidDel="00A3145E" w:rsidRDefault="00CC5052">
      <w:pPr>
        <w:pStyle w:val="ListParagraph1"/>
        <w:rPr>
          <w:del w:id="3526" w:author="Rajo" w:date="2018-05-27T15:43:00Z"/>
          <w:lang w:val="bs-Latn-BA"/>
        </w:rPr>
        <w:pPrChange w:id="3527" w:author="Rajo" w:date="2018-05-28T20:25:00Z">
          <w:pPr>
            <w:pStyle w:val="Heading3"/>
            <w:spacing w:line="240" w:lineRule="auto"/>
          </w:pPr>
        </w:pPrChange>
      </w:pPr>
      <w:bookmarkStart w:id="3528" w:name="_Toc511154447"/>
      <w:commentRangeStart w:id="3529"/>
      <w:del w:id="3530" w:author="Rajo" w:date="2018-05-23T20:01:00Z">
        <w:r w:rsidDel="00847196">
          <w:rPr>
            <w:lang w:val="bs-Latn-BA"/>
          </w:rPr>
          <w:delText>Provajder identiteta</w:delText>
        </w:r>
      </w:del>
      <w:del w:id="3531" w:author="Rajo" w:date="2018-05-27T15:43:00Z">
        <w:r w:rsidDel="00A3145E">
          <w:rPr>
            <w:lang w:val="bs-Latn-BA"/>
          </w:rPr>
          <w:delText xml:space="preserve"> – IdP</w:delText>
        </w:r>
        <w:bookmarkEnd w:id="3528"/>
        <w:commentRangeEnd w:id="3529"/>
        <w:r w:rsidDel="00A3145E">
          <w:commentReference w:id="3529"/>
        </w:r>
      </w:del>
    </w:p>
    <w:p w14:paraId="2463AF3F" w14:textId="77777777" w:rsidR="00E94ADE" w:rsidRDefault="00E94ADE">
      <w:pPr>
        <w:pStyle w:val="ListParagraph1"/>
        <w:numPr>
          <w:ilvl w:val="0"/>
          <w:numId w:val="25"/>
        </w:numPr>
        <w:spacing w:line="240" w:lineRule="auto"/>
        <w:jc w:val="both"/>
        <w:rPr>
          <w:lang w:val="bs-Latn-BA"/>
        </w:rPr>
        <w:pPrChange w:id="3532" w:author="Rajo" w:date="2018-05-28T20:25:00Z">
          <w:pPr>
            <w:spacing w:line="240" w:lineRule="auto"/>
          </w:pPr>
        </w:pPrChange>
      </w:pPr>
    </w:p>
    <w:p w14:paraId="1F46D1F7" w14:textId="67531B18" w:rsidR="00E94ADE" w:rsidDel="009D65E9" w:rsidRDefault="00CC5052">
      <w:pPr>
        <w:spacing w:line="240" w:lineRule="auto"/>
        <w:ind w:firstLine="360"/>
        <w:jc w:val="both"/>
        <w:rPr>
          <w:del w:id="3533" w:author="Rajo" w:date="2018-05-27T15:44:00Z"/>
          <w:lang w:val="bs-Latn-BA"/>
        </w:rPr>
        <w:pPrChange w:id="3534" w:author="Rajo" w:date="2018-06-17T15:01:00Z">
          <w:pPr>
            <w:spacing w:line="240" w:lineRule="auto"/>
            <w:ind w:firstLine="720"/>
            <w:jc w:val="both"/>
          </w:pPr>
        </w:pPrChange>
      </w:pPr>
      <w:r>
        <w:rPr>
          <w:lang w:val="bs-Latn-BA"/>
        </w:rPr>
        <w:t xml:space="preserve">Kao i kod prethodnog rješenja, implementacija servera sastoji se od odvojenih dijelova koda uvezanih </w:t>
      </w:r>
      <w:proofErr w:type="spellStart"/>
      <w:r>
        <w:rPr>
          <w:lang w:val="bs-Latn-BA"/>
        </w:rPr>
        <w:t>Spring</w:t>
      </w:r>
      <w:proofErr w:type="spellEnd"/>
      <w:r>
        <w:rPr>
          <w:lang w:val="bs-Latn-BA"/>
        </w:rPr>
        <w:t xml:space="preserve"> Framework-om, u okviru kog se takvi dijelovi nazivaju komponentama (</w:t>
      </w:r>
      <w:proofErr w:type="spellStart"/>
      <w:r>
        <w:rPr>
          <w:i/>
          <w:lang w:val="bs-Latn-BA"/>
        </w:rPr>
        <w:t>Components</w:t>
      </w:r>
      <w:proofErr w:type="spellEnd"/>
      <w:r>
        <w:rPr>
          <w:lang w:val="bs-Latn-BA"/>
        </w:rPr>
        <w:t xml:space="preserve">). One mogu biti manje ili veće cjeline, pri čemu više manjih komponenti mogu činiti jednu veću, koja u tom slučaju predstavlja servis. </w:t>
      </w:r>
      <w:moveToRangeStart w:id="3535" w:author="Rajo" w:date="2018-05-27T15:49:00Z" w:name="move515199498"/>
      <w:moveTo w:id="3536" w:author="Rajo" w:date="2018-05-27T15:49:00Z">
        <w:r w:rsidR="004C46D4">
          <w:rPr>
            <w:lang w:val="bs-Latn-BA"/>
          </w:rPr>
          <w:t xml:space="preserve">Za instalaciju </w:t>
        </w:r>
        <w:proofErr w:type="spellStart"/>
        <w:r w:rsidR="004C46D4">
          <w:rPr>
            <w:lang w:val="bs-Latn-BA"/>
          </w:rPr>
          <w:t>IdP</w:t>
        </w:r>
        <w:proofErr w:type="spellEnd"/>
        <w:r w:rsidR="004C46D4">
          <w:rPr>
            <w:lang w:val="bs-Latn-BA"/>
          </w:rPr>
          <w:t xml:space="preserve">-a v3, neophodne su platforme Oracle ili </w:t>
        </w:r>
        <w:proofErr w:type="spellStart"/>
        <w:r w:rsidR="004C46D4">
          <w:rPr>
            <w:lang w:val="bs-Latn-BA"/>
          </w:rPr>
          <w:t>OpenJDK</w:t>
        </w:r>
        <w:proofErr w:type="spellEnd"/>
        <w:r w:rsidR="004C46D4">
          <w:rPr>
            <w:lang w:val="bs-Latn-BA"/>
          </w:rPr>
          <w:t xml:space="preserve"> Java 7/8, kao i </w:t>
        </w:r>
        <w:proofErr w:type="spellStart"/>
        <w:r w:rsidR="004C46D4">
          <w:rPr>
            <w:lang w:val="bs-Latn-BA"/>
          </w:rPr>
          <w:t>Tomcat</w:t>
        </w:r>
        <w:proofErr w:type="spellEnd"/>
        <w:r w:rsidR="004C46D4">
          <w:rPr>
            <w:lang w:val="bs-Latn-BA"/>
          </w:rPr>
          <w:t xml:space="preserve"> 7+ ili </w:t>
        </w:r>
        <w:proofErr w:type="spellStart"/>
        <w:r w:rsidR="004C46D4">
          <w:rPr>
            <w:lang w:val="bs-Latn-BA"/>
          </w:rPr>
          <w:t>Jetty</w:t>
        </w:r>
        <w:proofErr w:type="spellEnd"/>
        <w:r w:rsidR="004C46D4">
          <w:rPr>
            <w:lang w:val="bs-Latn-BA"/>
          </w:rPr>
          <w:t xml:space="preserve"> 8+ </w:t>
        </w:r>
        <w:proofErr w:type="spellStart"/>
        <w:r w:rsidR="004C46D4">
          <w:rPr>
            <w:lang w:val="bs-Latn-BA"/>
          </w:rPr>
          <w:t>servlet</w:t>
        </w:r>
        <w:proofErr w:type="spellEnd"/>
        <w:r w:rsidR="004C46D4">
          <w:rPr>
            <w:lang w:val="bs-Latn-BA"/>
          </w:rPr>
          <w:t xml:space="preserve"> kontejneri.</w:t>
        </w:r>
        <w:r w:rsidR="004C46D4">
          <w:rPr>
            <w:rStyle w:val="FootnoteReference"/>
            <w:lang w:val="bs-Latn-BA"/>
          </w:rPr>
          <w:footnoteReference w:id="11"/>
        </w:r>
      </w:moveTo>
      <w:moveToRangeEnd w:id="3535"/>
    </w:p>
    <w:p w14:paraId="7AF1AE8B" w14:textId="77777777" w:rsidR="00E94ADE" w:rsidRDefault="00E94ADE">
      <w:pPr>
        <w:spacing w:line="240" w:lineRule="auto"/>
        <w:ind w:firstLine="360"/>
        <w:jc w:val="both"/>
        <w:rPr>
          <w:lang w:val="bs-Latn-BA"/>
        </w:rPr>
        <w:pPrChange w:id="3539" w:author="Rajo" w:date="2018-06-17T15:01:00Z">
          <w:pPr>
            <w:spacing w:line="240" w:lineRule="auto"/>
          </w:pPr>
        </w:pPrChange>
      </w:pPr>
    </w:p>
    <w:p w14:paraId="24C20515" w14:textId="736D09B3" w:rsidR="00E94ADE" w:rsidRDefault="00CC5052">
      <w:pPr>
        <w:keepNext/>
        <w:spacing w:line="240" w:lineRule="auto"/>
        <w:jc w:val="center"/>
        <w:rPr>
          <w:lang w:val="bs-Latn-BA"/>
        </w:rPr>
      </w:pPr>
      <w:del w:id="3540" w:author="Rajo" w:date="2018-05-26T14:18:00Z">
        <w:r w:rsidDel="00D148F5">
          <w:rPr>
            <w:noProof/>
          </w:rPr>
          <w:drawing>
            <wp:inline distT="0" distB="0" distL="0" distR="0" wp14:anchorId="3D8098F6" wp14:editId="4268645A">
              <wp:extent cx="5490845" cy="37814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510553" cy="3794586"/>
                      </a:xfrm>
                      <a:prstGeom prst="rect">
                        <a:avLst/>
                      </a:prstGeom>
                      <a:noFill/>
                      <a:ln>
                        <a:noFill/>
                      </a:ln>
                    </pic:spPr>
                  </pic:pic>
                </a:graphicData>
              </a:graphic>
            </wp:inline>
          </w:drawing>
        </w:r>
      </w:del>
      <w:ins w:id="3541" w:author="Rajo" w:date="2018-05-26T14:18:00Z">
        <w:r w:rsidR="00D148F5">
          <w:rPr>
            <w:noProof/>
            <w:lang w:val="bs-Latn-BA"/>
          </w:rPr>
          <mc:AlternateContent>
            <mc:Choice Requires="wpc">
              <w:drawing>
                <wp:inline distT="0" distB="0" distL="0" distR="0" wp14:anchorId="391A1263" wp14:editId="39DEAAFC">
                  <wp:extent cx="5845810" cy="4636770"/>
                  <wp:effectExtent l="19050" t="0" r="21590" b="0"/>
                  <wp:docPr id="1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8" name="Rectangle: Rounded Corners 198"/>
                          <wps:cNvSpPr/>
                          <wps:spPr>
                            <a:xfrm>
                              <a:off x="340799" y="85697"/>
                              <a:ext cx="4143376" cy="4505325"/>
                            </a:xfrm>
                            <a:prstGeom prst="roundRect">
                              <a:avLst>
                                <a:gd name="adj" fmla="val 3944"/>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 name="Rectangle: Rounded Corners 15"/>
                          <wps:cNvSpPr/>
                          <wps:spPr>
                            <a:xfrm>
                              <a:off x="531298" y="277982"/>
                              <a:ext cx="1514475" cy="466725"/>
                            </a:xfrm>
                            <a:prstGeom prst="round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B48B3C2" w14:textId="0E79DA47" w:rsidR="009B0D46" w:rsidRPr="003D54C8" w:rsidRDefault="009B0D46">
                                <w:pPr>
                                  <w:jc w:val="center"/>
                                  <w:rPr>
                                    <w:rFonts w:ascii="Microsoft Sans Serif" w:hAnsi="Microsoft Sans Serif" w:cs="Microsoft Sans Serif"/>
                                    <w:b/>
                                    <w:i/>
                                    <w:rPrChange w:id="3542" w:author="Rajo" w:date="2018-05-26T14:50:00Z">
                                      <w:rPr/>
                                    </w:rPrChange>
                                  </w:rPr>
                                  <w:pPrChange w:id="3543" w:author="Rajo" w:date="2018-05-26T14:30:00Z">
                                    <w:pPr/>
                                  </w:pPrChange>
                                </w:pPr>
                                <w:ins w:id="3544" w:author="Rajo" w:date="2018-05-26T14:50:00Z">
                                  <w:r w:rsidRPr="003D54C8">
                                    <w:rPr>
                                      <w:rFonts w:ascii="Microsoft Sans Serif" w:hAnsi="Microsoft Sans Serif" w:cs="Microsoft Sans Serif"/>
                                      <w:b/>
                                      <w:i/>
                                      <w:rPrChange w:id="3545" w:author="Rajo" w:date="2018-05-26T14:50:00Z">
                                        <w:rPr>
                                          <w:rFonts w:ascii="Microsoft Sans Serif" w:hAnsi="Microsoft Sans Serif" w:cs="Microsoft Sans Serif"/>
                                          <w:b/>
                                        </w:rPr>
                                      </w:rPrChange>
                                    </w:rPr>
                                    <w:t>Request Dispatcher</w:t>
                                  </w:r>
                                </w:ins>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6" name="Rectangle: Rounded Corners 26"/>
                          <wps:cNvSpPr/>
                          <wps:spPr>
                            <a:xfrm>
                              <a:off x="559874" y="1125707"/>
                              <a:ext cx="1419225" cy="2981325"/>
                            </a:xfrm>
                            <a:prstGeom prst="roundRect">
                              <a:avLst>
                                <a:gd name="adj" fmla="val 8613"/>
                              </a:avLst>
                            </a:prstGeom>
                            <a:no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8" name="Text Box 18"/>
                          <wps:cNvSpPr txBox="1"/>
                          <wps:spPr>
                            <a:xfrm>
                              <a:off x="569401" y="1153788"/>
                              <a:ext cx="180973" cy="2914814"/>
                            </a:xfrm>
                            <a:prstGeom prst="rect">
                              <a:avLst/>
                            </a:prstGeom>
                            <a:noFill/>
                            <a:ln w="6350">
                              <a:noFill/>
                            </a:ln>
                          </wps:spPr>
                          <wps:txbx>
                            <w:txbxContent>
                              <w:p w14:paraId="69439B69" w14:textId="09E64D5A" w:rsidR="009B0D46" w:rsidRPr="006B62E7" w:rsidRDefault="009B0D46">
                                <w:pPr>
                                  <w:jc w:val="center"/>
                                  <w:rPr>
                                    <w:rFonts w:ascii="Microsoft Sans Serif" w:hAnsi="Microsoft Sans Serif" w:cs="Microsoft Sans Serif"/>
                                    <w:color w:val="215868" w:themeColor="accent5" w:themeShade="80"/>
                                    <w:sz w:val="22"/>
                                    <w:rPrChange w:id="3546" w:author="Rajo" w:date="2018-05-26T14:38:00Z">
                                      <w:rPr/>
                                    </w:rPrChange>
                                  </w:rPr>
                                  <w:pPrChange w:id="3547" w:author="Rajo" w:date="2018-05-26T14:35:00Z">
                                    <w:pPr/>
                                  </w:pPrChange>
                                </w:pPr>
                                <w:ins w:id="3548" w:author="Rajo" w:date="2018-05-27T15:45:00Z">
                                  <w:r>
                                    <w:rPr>
                                      <w:rFonts w:ascii="Microsoft Sans Serif" w:hAnsi="Microsoft Sans Serif" w:cs="Microsoft Sans Serif"/>
                                      <w:color w:val="215868" w:themeColor="accent5" w:themeShade="80"/>
                                      <w:sz w:val="22"/>
                                    </w:rPr>
                                    <w:t>Profile Handler</w:t>
                                  </w:r>
                                </w:ins>
                              </w:p>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wps:wsp>
                          <wps:cNvPr id="30" name="Rectangle 30"/>
                          <wps:cNvSpPr/>
                          <wps:spPr>
                            <a:xfrm>
                              <a:off x="769424" y="1382882"/>
                              <a:ext cx="990600" cy="43815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13B2CD" w14:textId="1EEF2DDD" w:rsidR="009B0D46" w:rsidRPr="006B62E7" w:rsidRDefault="009B0D46">
                                <w:pPr>
                                  <w:jc w:val="center"/>
                                  <w:rPr>
                                    <w:rFonts w:ascii="Microsoft Sans Serif" w:hAnsi="Microsoft Sans Serif" w:cs="Microsoft Sans Serif"/>
                                    <w:color w:val="000000" w:themeColor="text1"/>
                                    <w:rPrChange w:id="3549" w:author="Rajo" w:date="2018-05-26T14:39:00Z">
                                      <w:rPr/>
                                    </w:rPrChange>
                                  </w:rPr>
                                  <w:pPrChange w:id="3550" w:author="Rajo" w:date="2018-05-26T14:39:00Z">
                                    <w:pPr/>
                                  </w:pPrChange>
                                </w:pPr>
                                <w:proofErr w:type="spellStart"/>
                                <w:ins w:id="3551" w:author="Rajo" w:date="2018-05-26T14:39:00Z">
                                  <w:r w:rsidRPr="006B62E7">
                                    <w:rPr>
                                      <w:rFonts w:ascii="Microsoft Sans Serif" w:hAnsi="Microsoft Sans Serif" w:cs="Microsoft Sans Serif"/>
                                      <w:color w:val="000000" w:themeColor="text1"/>
                                      <w:rPrChange w:id="3552" w:author="Rajo" w:date="2018-05-26T14:39:00Z">
                                        <w:rPr/>
                                      </w:rPrChange>
                                    </w:rPr>
                                    <w:t>Akcija</w:t>
                                  </w:r>
                                  <w:proofErr w:type="spellEnd"/>
                                  <w:r w:rsidRPr="006B62E7">
                                    <w:rPr>
                                      <w:rFonts w:ascii="Microsoft Sans Serif" w:hAnsi="Microsoft Sans Serif" w:cs="Microsoft Sans Serif"/>
                                      <w:color w:val="000000" w:themeColor="text1"/>
                                      <w:rPrChange w:id="3553" w:author="Rajo" w:date="2018-05-26T14:39:00Z">
                                        <w:rPr/>
                                      </w:rPrChange>
                                    </w:rPr>
                                    <w:t xml:space="preserve"> 1</w:t>
                                  </w:r>
                                </w:ins>
                              </w:p>
                            </w:txbxContent>
                          </wps:txbx>
                          <wps:bodyPr rot="0" spcFirstLastPara="0" vertOverflow="overflow" horzOverflow="overflow" vert="horz" wrap="square" lIns="0" tIns="91440" rIns="0" bIns="0" numCol="1" spcCol="0" rtlCol="0" fromWordArt="0" anchor="ctr" anchorCtr="0" forceAA="0" compatLnSpc="1">
                            <a:prstTxWarp prst="textNoShape">
                              <a:avLst/>
                            </a:prstTxWarp>
                            <a:noAutofit/>
                          </wps:bodyPr>
                        </wps:wsp>
                        <wps:wsp>
                          <wps:cNvPr id="130" name="Rectangle 130"/>
                          <wps:cNvSpPr/>
                          <wps:spPr>
                            <a:xfrm>
                              <a:off x="769424" y="2068400"/>
                              <a:ext cx="990600" cy="44767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46C102" w14:textId="52178026" w:rsidR="009B0D46" w:rsidRPr="006B62E7" w:rsidRDefault="009B0D46">
                                <w:pPr>
                                  <w:jc w:val="center"/>
                                  <w:rPr>
                                    <w:rFonts w:ascii="Microsoft Sans Serif" w:hAnsi="Microsoft Sans Serif" w:cs="Microsoft Sans Serif"/>
                                    <w:color w:val="000000" w:themeColor="text1"/>
                                    <w:szCs w:val="24"/>
                                    <w:rPrChange w:id="3554" w:author="Rajo" w:date="2018-05-26T14:41:00Z">
                                      <w:rPr/>
                                    </w:rPrChange>
                                  </w:rPr>
                                  <w:pPrChange w:id="3555" w:author="Rajo" w:date="2018-05-26T14:41:00Z">
                                    <w:pPr/>
                                  </w:pPrChange>
                                </w:pPr>
                                <w:proofErr w:type="spellStart"/>
                                <w:ins w:id="3556" w:author="Rajo" w:date="2018-05-26T14:41:00Z">
                                  <w:r w:rsidRPr="006B62E7">
                                    <w:rPr>
                                      <w:rFonts w:ascii="Microsoft Sans Serif" w:hAnsi="Microsoft Sans Serif" w:cs="Microsoft Sans Serif"/>
                                      <w:color w:val="000000" w:themeColor="text1"/>
                                      <w:szCs w:val="24"/>
                                      <w:rPrChange w:id="3557" w:author="Rajo" w:date="2018-05-26T14:41:00Z">
                                        <w:rPr/>
                                      </w:rPrChange>
                                    </w:rPr>
                                    <w:t>Akcija</w:t>
                                  </w:r>
                                  <w:proofErr w:type="spellEnd"/>
                                  <w:r w:rsidRPr="006B62E7">
                                    <w:rPr>
                                      <w:rFonts w:ascii="Microsoft Sans Serif" w:hAnsi="Microsoft Sans Serif" w:cs="Microsoft Sans Serif"/>
                                      <w:color w:val="000000" w:themeColor="text1"/>
                                      <w:szCs w:val="24"/>
                                      <w:rPrChange w:id="3558" w:author="Rajo" w:date="2018-05-26T14:41:00Z">
                                        <w:rPr/>
                                      </w:rPrChange>
                                    </w:rPr>
                                    <w:t xml:space="preserve"> 2</w:t>
                                  </w:r>
                                </w:ins>
                              </w:p>
                            </w:txbxContent>
                          </wps:txbx>
                          <wps:bodyPr rot="0" spcFirstLastPara="0" vertOverflow="overflow" horzOverflow="overflow" vert="horz" wrap="square" lIns="0" tIns="91440" rIns="0" bIns="0" numCol="1" spcCol="0" rtlCol="0" fromWordArt="0" anchor="ctr" anchorCtr="0" forceAA="0" compatLnSpc="1">
                            <a:prstTxWarp prst="textNoShape">
                              <a:avLst/>
                            </a:prstTxWarp>
                            <a:noAutofit/>
                          </wps:bodyPr>
                        </wps:wsp>
                        <wps:wsp>
                          <wps:cNvPr id="423" name="Rectangle 423"/>
                          <wps:cNvSpPr/>
                          <wps:spPr>
                            <a:xfrm>
                              <a:off x="769424" y="2791607"/>
                              <a:ext cx="990600" cy="43751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292265" w14:textId="59DA2E31" w:rsidR="009B0D46" w:rsidRPr="006B62E7" w:rsidRDefault="009B0D46" w:rsidP="006B62E7">
                                <w:pPr>
                                  <w:pStyle w:val="NormalWeb"/>
                                  <w:spacing w:before="0" w:beforeAutospacing="0" w:after="160" w:afterAutospacing="0" w:line="276" w:lineRule="auto"/>
                                  <w:jc w:val="center"/>
                                  <w:rPr>
                                    <w:color w:val="000000" w:themeColor="text1"/>
                                    <w:rPrChange w:id="3559" w:author="Rajo" w:date="2018-05-26T14:42:00Z">
                                      <w:rPr/>
                                    </w:rPrChange>
                                  </w:rPr>
                                </w:pPr>
                                <w:proofErr w:type="spellStart"/>
                                <w:r w:rsidRPr="006B62E7">
                                  <w:rPr>
                                    <w:rFonts w:ascii="Microsoft Sans Serif" w:eastAsia="Calibri" w:hAnsi="Microsoft Sans Serif"/>
                                    <w:color w:val="000000" w:themeColor="text1"/>
                                    <w:rPrChange w:id="3560" w:author="Rajo" w:date="2018-05-26T14:42:00Z">
                                      <w:rPr>
                                        <w:rFonts w:ascii="Microsoft Sans Serif" w:eastAsia="Calibri" w:hAnsi="Microsoft Sans Serif"/>
                                        <w:color w:val="008080"/>
                                        <w:u w:val="single"/>
                                      </w:rPr>
                                    </w:rPrChange>
                                  </w:rPr>
                                  <w:t>Akcija</w:t>
                                </w:r>
                                <w:proofErr w:type="spellEnd"/>
                                <w:r w:rsidRPr="006B62E7">
                                  <w:rPr>
                                    <w:rFonts w:ascii="Microsoft Sans Serif" w:eastAsia="Calibri" w:hAnsi="Microsoft Sans Serif"/>
                                    <w:color w:val="000000" w:themeColor="text1"/>
                                    <w:rPrChange w:id="3561" w:author="Rajo" w:date="2018-05-26T14:42:00Z">
                                      <w:rPr>
                                        <w:rFonts w:ascii="Microsoft Sans Serif" w:eastAsia="Calibri" w:hAnsi="Microsoft Sans Serif"/>
                                        <w:color w:val="008080"/>
                                        <w:u w:val="single"/>
                                      </w:rPr>
                                    </w:rPrChange>
                                  </w:rPr>
                                  <w:t xml:space="preserve"> </w:t>
                                </w:r>
                                <w:ins w:id="3562" w:author="Rajo" w:date="2018-05-26T14:42:00Z">
                                  <w:r>
                                    <w:rPr>
                                      <w:rFonts w:ascii="Microsoft Sans Serif" w:eastAsia="Calibri" w:hAnsi="Microsoft Sans Serif"/>
                                      <w:color w:val="000000" w:themeColor="text1"/>
                                    </w:rPr>
                                    <w:t>3</w:t>
                                  </w:r>
                                </w:ins>
                                <w:del w:id="3563" w:author="Rajo" w:date="2018-05-26T14:42:00Z">
                                  <w:r w:rsidRPr="006B62E7" w:rsidDel="006B62E7">
                                    <w:rPr>
                                      <w:rFonts w:ascii="Microsoft Sans Serif" w:eastAsia="Calibri" w:hAnsi="Microsoft Sans Serif"/>
                                      <w:color w:val="000000" w:themeColor="text1"/>
                                      <w:rPrChange w:id="3564" w:author="Rajo" w:date="2018-05-26T14:42:00Z">
                                        <w:rPr>
                                          <w:rFonts w:ascii="Microsoft Sans Serif" w:eastAsia="Calibri" w:hAnsi="Microsoft Sans Serif"/>
                                          <w:color w:val="008080"/>
                                          <w:u w:val="single"/>
                                        </w:rPr>
                                      </w:rPrChange>
                                    </w:rPr>
                                    <w:delText>1</w:delText>
                                  </w:r>
                                </w:del>
                              </w:p>
                            </w:txbxContent>
                          </wps:txbx>
                          <wps:bodyPr rot="0" spcFirstLastPara="0" vert="horz" wrap="square" lIns="0" tIns="91440" rIns="0" bIns="0" numCol="1" spcCol="0" rtlCol="0" fromWordArt="0" anchor="ctr" anchorCtr="0" forceAA="0" compatLnSpc="1">
                            <a:prstTxWarp prst="textNoShape">
                              <a:avLst/>
                            </a:prstTxWarp>
                            <a:noAutofit/>
                          </wps:bodyPr>
                        </wps:wsp>
                        <wps:wsp>
                          <wps:cNvPr id="424" name="Rectangle 424"/>
                          <wps:cNvSpPr/>
                          <wps:spPr>
                            <a:xfrm>
                              <a:off x="769424" y="3467882"/>
                              <a:ext cx="990600" cy="43751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0CC882" w14:textId="73085D27" w:rsidR="009B0D46" w:rsidRPr="006B62E7" w:rsidRDefault="009B0D46" w:rsidP="006B62E7">
                                <w:pPr>
                                  <w:pStyle w:val="NormalWeb"/>
                                  <w:spacing w:before="0" w:beforeAutospacing="0" w:after="160" w:afterAutospacing="0" w:line="276" w:lineRule="auto"/>
                                  <w:jc w:val="center"/>
                                  <w:rPr>
                                    <w:color w:val="000000" w:themeColor="text1"/>
                                    <w:rPrChange w:id="3565" w:author="Rajo" w:date="2018-05-26T14:43:00Z">
                                      <w:rPr/>
                                    </w:rPrChange>
                                  </w:rPr>
                                </w:pPr>
                                <w:proofErr w:type="spellStart"/>
                                <w:r w:rsidRPr="006B62E7">
                                  <w:rPr>
                                    <w:rFonts w:ascii="Microsoft Sans Serif" w:eastAsia="Calibri" w:hAnsi="Microsoft Sans Serif"/>
                                    <w:color w:val="000000" w:themeColor="text1"/>
                                    <w:rPrChange w:id="3566" w:author="Rajo" w:date="2018-05-26T14:43:00Z">
                                      <w:rPr>
                                        <w:rFonts w:ascii="Microsoft Sans Serif" w:eastAsia="Calibri" w:hAnsi="Microsoft Sans Serif"/>
                                        <w:color w:val="008080"/>
                                        <w:u w:val="single"/>
                                      </w:rPr>
                                    </w:rPrChange>
                                  </w:rPr>
                                  <w:t>Akcija</w:t>
                                </w:r>
                                <w:proofErr w:type="spellEnd"/>
                                <w:r w:rsidRPr="006B62E7">
                                  <w:rPr>
                                    <w:rFonts w:ascii="Microsoft Sans Serif" w:eastAsia="Calibri" w:hAnsi="Microsoft Sans Serif"/>
                                    <w:color w:val="000000" w:themeColor="text1"/>
                                    <w:rPrChange w:id="3567" w:author="Rajo" w:date="2018-05-26T14:43:00Z">
                                      <w:rPr>
                                        <w:rFonts w:ascii="Microsoft Sans Serif" w:eastAsia="Calibri" w:hAnsi="Microsoft Sans Serif"/>
                                        <w:color w:val="008080"/>
                                        <w:u w:val="single"/>
                                      </w:rPr>
                                    </w:rPrChange>
                                  </w:rPr>
                                  <w:t xml:space="preserve"> </w:t>
                                </w:r>
                                <w:ins w:id="3568" w:author="Rajo" w:date="2018-05-26T14:43:00Z">
                                  <w:r>
                                    <w:rPr>
                                      <w:rFonts w:ascii="Microsoft Sans Serif" w:eastAsia="Calibri" w:hAnsi="Microsoft Sans Serif"/>
                                      <w:color w:val="000000" w:themeColor="text1"/>
                                    </w:rPr>
                                    <w:t>4</w:t>
                                  </w:r>
                                </w:ins>
                                <w:del w:id="3569" w:author="Rajo" w:date="2018-05-26T14:43:00Z">
                                  <w:r w:rsidRPr="006B62E7" w:rsidDel="006B62E7">
                                    <w:rPr>
                                      <w:rFonts w:ascii="Microsoft Sans Serif" w:eastAsia="Calibri" w:hAnsi="Microsoft Sans Serif"/>
                                      <w:color w:val="000000" w:themeColor="text1"/>
                                      <w:rPrChange w:id="3570" w:author="Rajo" w:date="2018-05-26T14:43:00Z">
                                        <w:rPr>
                                          <w:rFonts w:ascii="Microsoft Sans Serif" w:eastAsia="Calibri" w:hAnsi="Microsoft Sans Serif"/>
                                          <w:color w:val="008080"/>
                                          <w:u w:val="single"/>
                                        </w:rPr>
                                      </w:rPrChange>
                                    </w:rPr>
                                    <w:delText>1</w:delText>
                                  </w:r>
                                </w:del>
                              </w:p>
                            </w:txbxContent>
                          </wps:txbx>
                          <wps:bodyPr rot="0" spcFirstLastPara="0" vert="horz" wrap="square" lIns="0" tIns="91440" rIns="0" bIns="0" numCol="1" spcCol="0" rtlCol="0" fromWordArt="0" anchor="ctr" anchorCtr="0" forceAA="0" compatLnSpc="1">
                            <a:prstTxWarp prst="textNoShape">
                              <a:avLst/>
                            </a:prstTxWarp>
                            <a:noAutofit/>
                          </wps:bodyPr>
                        </wps:wsp>
                        <wps:wsp>
                          <wps:cNvPr id="136" name="Straight Arrow Connector 136"/>
                          <wps:cNvCnPr/>
                          <wps:spPr>
                            <a:xfrm>
                              <a:off x="16949" y="497057"/>
                              <a:ext cx="514350" cy="0"/>
                            </a:xfrm>
                            <a:prstGeom prst="straightConnector1">
                              <a:avLst/>
                            </a:prstGeom>
                            <a:ln w="285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150" name="Straight Arrow Connector 150"/>
                          <wps:cNvCnPr>
                            <a:stCxn id="15" idx="2"/>
                            <a:endCxn id="30" idx="0"/>
                          </wps:cNvCnPr>
                          <wps:spPr>
                            <a:xfrm flipH="1">
                              <a:off x="1264724" y="744707"/>
                              <a:ext cx="23812" cy="638175"/>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153" name="Straight Arrow Connector 153"/>
                          <wps:cNvCnPr>
                            <a:stCxn id="30" idx="2"/>
                            <a:endCxn id="130" idx="0"/>
                          </wps:cNvCnPr>
                          <wps:spPr>
                            <a:xfrm>
                              <a:off x="1264724" y="1820838"/>
                              <a:ext cx="0" cy="247345"/>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155" name="Straight Arrow Connector 155"/>
                          <wps:cNvCnPr>
                            <a:stCxn id="130" idx="2"/>
                            <a:endCxn id="423" idx="0"/>
                          </wps:cNvCnPr>
                          <wps:spPr>
                            <a:xfrm>
                              <a:off x="1264724" y="2515815"/>
                              <a:ext cx="0" cy="275506"/>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157" name="Straight Arrow Connector 157"/>
                          <wps:cNvCnPr>
                            <a:stCxn id="423" idx="2"/>
                            <a:endCxn id="424" idx="0"/>
                          </wps:cNvCnPr>
                          <wps:spPr>
                            <a:xfrm>
                              <a:off x="1264724" y="3228794"/>
                              <a:ext cx="0" cy="238738"/>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170" name="Connector: Elbow 170"/>
                          <wps:cNvCnPr>
                            <a:stCxn id="26" idx="2"/>
                          </wps:cNvCnPr>
                          <wps:spPr>
                            <a:xfrm rot="5400000">
                              <a:off x="524828" y="3617793"/>
                              <a:ext cx="255830" cy="1233488"/>
                            </a:xfrm>
                            <a:prstGeom prst="bentConnector2">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435" name="Rectangle: Rounded Corners 435"/>
                          <wps:cNvSpPr/>
                          <wps:spPr>
                            <a:xfrm>
                              <a:off x="2949674" y="866933"/>
                              <a:ext cx="1428750" cy="466090"/>
                            </a:xfrm>
                            <a:prstGeom prst="roundRect">
                              <a:avLst/>
                            </a:prstGeom>
                            <a:solidFill>
                              <a:srgbClr val="4BACC6">
                                <a:lumMod val="75000"/>
                              </a:srgbClr>
                            </a:solidFill>
                            <a:ln w="25400" cap="flat" cmpd="sng" algn="ctr">
                              <a:no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2720610A" w14:textId="0F7621B0" w:rsidR="009B0D46" w:rsidRPr="003D54C8" w:rsidRDefault="009B0D46" w:rsidP="00BB284D">
                                <w:pPr>
                                  <w:pStyle w:val="NormalWeb"/>
                                  <w:spacing w:before="0" w:beforeAutospacing="0" w:after="160" w:afterAutospacing="0" w:line="276" w:lineRule="auto"/>
                                  <w:jc w:val="center"/>
                                  <w:rPr>
                                    <w:i/>
                                    <w:color w:val="FFFFFF" w:themeColor="background1"/>
                                    <w:rPrChange w:id="3571" w:author="Rajo" w:date="2018-05-26T14:51:00Z">
                                      <w:rPr/>
                                    </w:rPrChange>
                                  </w:rPr>
                                </w:pPr>
                                <w:ins w:id="3572" w:author="Rajo" w:date="2018-05-26T14:50:00Z">
                                  <w:r w:rsidRPr="003D54C8">
                                    <w:rPr>
                                      <w:rFonts w:ascii="Microsoft Sans Serif" w:eastAsia="Calibri" w:hAnsi="Microsoft Sans Serif"/>
                                      <w:b/>
                                      <w:bCs/>
                                      <w:i/>
                                      <w:color w:val="FFFFFF" w:themeColor="background1"/>
                                      <w:rPrChange w:id="3573" w:author="Rajo" w:date="2018-05-26T14:51:00Z">
                                        <w:rPr>
                                          <w:rFonts w:ascii="Microsoft Sans Serif" w:eastAsia="Calibri" w:hAnsi="Microsoft Sans Serif"/>
                                          <w:b/>
                                          <w:bCs/>
                                          <w:color w:val="008080"/>
                                          <w:u w:val="single"/>
                                        </w:rPr>
                                      </w:rPrChange>
                                    </w:rPr>
                                    <w:t>Authentication En</w:t>
                                  </w:r>
                                </w:ins>
                                <w:ins w:id="3574" w:author="Rajo" w:date="2018-05-26T14:51:00Z">
                                  <w:r w:rsidRPr="003D54C8">
                                    <w:rPr>
                                      <w:rFonts w:ascii="Microsoft Sans Serif" w:eastAsia="Calibri" w:hAnsi="Microsoft Sans Serif"/>
                                      <w:b/>
                                      <w:bCs/>
                                      <w:i/>
                                      <w:color w:val="FFFFFF" w:themeColor="background1"/>
                                      <w:rPrChange w:id="3575" w:author="Rajo" w:date="2018-05-26T14:51:00Z">
                                        <w:rPr>
                                          <w:rFonts w:ascii="Microsoft Sans Serif" w:eastAsia="Calibri" w:hAnsi="Microsoft Sans Serif"/>
                                          <w:b/>
                                          <w:bCs/>
                                          <w:color w:val="008080"/>
                                          <w:u w:val="single"/>
                                        </w:rPr>
                                      </w:rPrChange>
                                    </w:rPr>
                                    <w:t>gine</w:t>
                                  </w:r>
                                </w:ins>
                                <w:del w:id="3576" w:author="Rajo" w:date="2018-05-26T14:50:00Z">
                                  <w:r w:rsidRPr="003D54C8" w:rsidDel="003D54C8">
                                    <w:rPr>
                                      <w:rFonts w:ascii="Microsoft Sans Serif" w:eastAsia="Calibri" w:hAnsi="Microsoft Sans Serif"/>
                                      <w:b/>
                                      <w:bCs/>
                                      <w:i/>
                                      <w:color w:val="FFFFFF" w:themeColor="background1"/>
                                      <w:rPrChange w:id="3577" w:author="Rajo" w:date="2018-05-26T14:51:00Z">
                                        <w:rPr>
                                          <w:rFonts w:ascii="Microsoft Sans Serif" w:eastAsia="Calibri" w:hAnsi="Microsoft Sans Serif"/>
                                          <w:b/>
                                          <w:bCs/>
                                          <w:color w:val="008080"/>
                                          <w:u w:val="single"/>
                                        </w:rPr>
                                      </w:rPrChange>
                                    </w:rPr>
                                    <w:delText>Dispečer zahtjeva</w:delText>
                                  </w:r>
                                </w:del>
                              </w:p>
                            </w:txbxContent>
                          </wps:txbx>
                          <wps:bodyPr rot="0" spcFirstLastPara="0" vert="horz" wrap="square" lIns="0" tIns="0" rIns="0" bIns="0" numCol="1" spcCol="0" rtlCol="0" fromWordArt="0" anchor="ctr" anchorCtr="0" forceAA="0" compatLnSpc="1">
                            <a:prstTxWarp prst="textNoShape">
                              <a:avLst/>
                            </a:prstTxWarp>
                            <a:noAutofit/>
                          </wps:bodyPr>
                        </wps:wsp>
                        <wps:wsp>
                          <wps:cNvPr id="438" name="Rectangle: Rounded Corners 438"/>
                          <wps:cNvSpPr/>
                          <wps:spPr>
                            <a:xfrm>
                              <a:off x="2949674" y="1627801"/>
                              <a:ext cx="1428750" cy="466090"/>
                            </a:xfrm>
                            <a:prstGeom prst="round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9F80D5" w14:textId="2E737EEF" w:rsidR="009B0D46" w:rsidRPr="003D54C8" w:rsidRDefault="009B0D46" w:rsidP="003D54C8">
                                <w:pPr>
                                  <w:pStyle w:val="NormalWeb"/>
                                  <w:spacing w:before="0" w:beforeAutospacing="0" w:after="160" w:afterAutospacing="0" w:line="276" w:lineRule="auto"/>
                                  <w:jc w:val="center"/>
                                  <w:rPr>
                                    <w:color w:val="FFFFFF" w:themeColor="background1"/>
                                    <w:rPrChange w:id="3578" w:author="Rajo" w:date="2018-05-26T14:51:00Z">
                                      <w:rPr/>
                                    </w:rPrChange>
                                  </w:rPr>
                                </w:pPr>
                                <w:del w:id="3579" w:author="Rajo" w:date="2018-05-26T14:51:00Z">
                                  <w:r w:rsidRPr="003D54C8" w:rsidDel="003D54C8">
                                    <w:rPr>
                                      <w:rFonts w:ascii="Microsoft Sans Serif" w:eastAsia="Calibri" w:hAnsi="Microsoft Sans Serif"/>
                                      <w:b/>
                                      <w:bCs/>
                                      <w:i/>
                                      <w:iCs/>
                                      <w:color w:val="FFFFFF" w:themeColor="background1"/>
                                      <w:rPrChange w:id="3580" w:author="Rajo" w:date="2018-05-26T14:51:00Z">
                                        <w:rPr>
                                          <w:rFonts w:ascii="Microsoft Sans Serif" w:eastAsia="Calibri" w:hAnsi="Microsoft Sans Serif"/>
                                          <w:b/>
                                          <w:bCs/>
                                          <w:i/>
                                          <w:iCs/>
                                          <w:color w:val="008080"/>
                                          <w:u w:val="single"/>
                                        </w:rPr>
                                      </w:rPrChange>
                                    </w:rPr>
                                    <w:delText>Request Dispatcher</w:delText>
                                  </w:r>
                                </w:del>
                                <w:ins w:id="3581" w:author="Rajo" w:date="2018-05-26T14:51:00Z">
                                  <w:r>
                                    <w:rPr>
                                      <w:rFonts w:ascii="Microsoft Sans Serif" w:eastAsia="Calibri" w:hAnsi="Microsoft Sans Serif"/>
                                      <w:b/>
                                      <w:bCs/>
                                      <w:i/>
                                      <w:iCs/>
                                      <w:color w:val="FFFFFF" w:themeColor="background1"/>
                                    </w:rPr>
                                    <w:t>Attribute Resolver</w:t>
                                  </w:r>
                                </w:ins>
                              </w:p>
                            </w:txbxContent>
                          </wps:txbx>
                          <wps:bodyPr rot="0" spcFirstLastPara="0" vert="horz" wrap="square" lIns="0" tIns="0" rIns="0" bIns="0" numCol="1" spcCol="0" rtlCol="0" fromWordArt="0" anchor="ctr" anchorCtr="0" forceAA="0" compatLnSpc="1">
                            <a:prstTxWarp prst="textNoShape">
                              <a:avLst/>
                            </a:prstTxWarp>
                            <a:noAutofit/>
                          </wps:bodyPr>
                        </wps:wsp>
                        <wps:wsp>
                          <wps:cNvPr id="466" name="Rectangle: Rounded Corners 466"/>
                          <wps:cNvSpPr/>
                          <wps:spPr>
                            <a:xfrm>
                              <a:off x="2959199" y="2408851"/>
                              <a:ext cx="1428750" cy="466090"/>
                            </a:xfrm>
                            <a:prstGeom prst="round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DC90B2" w14:textId="061B2F2E" w:rsidR="009B0D46" w:rsidRPr="003D54C8" w:rsidRDefault="009B0D46" w:rsidP="003D54C8">
                                <w:pPr>
                                  <w:pStyle w:val="NormalWeb"/>
                                  <w:spacing w:before="0" w:beforeAutospacing="0" w:after="160" w:afterAutospacing="0" w:line="276" w:lineRule="auto"/>
                                  <w:jc w:val="center"/>
                                  <w:rPr>
                                    <w:color w:val="FFFFFF" w:themeColor="background1"/>
                                    <w:rPrChange w:id="3582" w:author="Rajo" w:date="2018-05-26T14:52:00Z">
                                      <w:rPr/>
                                    </w:rPrChange>
                                  </w:rPr>
                                </w:pPr>
                                <w:del w:id="3583" w:author="Rajo" w:date="2018-05-26T14:52:00Z">
                                  <w:r w:rsidRPr="003D54C8" w:rsidDel="003D54C8">
                                    <w:rPr>
                                      <w:rFonts w:ascii="Microsoft Sans Serif" w:eastAsia="Calibri" w:hAnsi="Microsoft Sans Serif"/>
                                      <w:b/>
                                      <w:bCs/>
                                      <w:i/>
                                      <w:iCs/>
                                      <w:color w:val="FFFFFF" w:themeColor="background1"/>
                                      <w:rPrChange w:id="3584" w:author="Rajo" w:date="2018-05-26T14:52:00Z">
                                        <w:rPr>
                                          <w:rFonts w:ascii="Microsoft Sans Serif" w:eastAsia="Calibri" w:hAnsi="Microsoft Sans Serif"/>
                                          <w:b/>
                                          <w:bCs/>
                                          <w:i/>
                                          <w:iCs/>
                                          <w:color w:val="008080"/>
                                          <w:u w:val="single"/>
                                        </w:rPr>
                                      </w:rPrChange>
                                    </w:rPr>
                                    <w:delText>Request Dispatcher</w:delText>
                                  </w:r>
                                </w:del>
                                <w:ins w:id="3585" w:author="Rajo" w:date="2018-05-26T14:52:00Z">
                                  <w:r>
                                    <w:rPr>
                                      <w:rFonts w:ascii="Microsoft Sans Serif" w:eastAsia="Calibri" w:hAnsi="Microsoft Sans Serif"/>
                                      <w:b/>
                                      <w:bCs/>
                                      <w:i/>
                                      <w:iCs/>
                                      <w:color w:val="FFFFFF" w:themeColor="background1"/>
                                    </w:rPr>
                                    <w:t>Attribute Filter Engine</w:t>
                                  </w:r>
                                </w:ins>
                              </w:p>
                            </w:txbxContent>
                          </wps:txbx>
                          <wps:bodyPr rot="0" spcFirstLastPara="0" vert="horz" wrap="square" lIns="0" tIns="0" rIns="0" bIns="0" numCol="1" spcCol="0" rtlCol="0" fromWordArt="0" anchor="ctr" anchorCtr="0" forceAA="0" compatLnSpc="1">
                            <a:prstTxWarp prst="textNoShape">
                              <a:avLst/>
                            </a:prstTxWarp>
                            <a:noAutofit/>
                          </wps:bodyPr>
                        </wps:wsp>
                        <wps:wsp>
                          <wps:cNvPr id="473" name="Rectangle: Rounded Corners 473"/>
                          <wps:cNvSpPr/>
                          <wps:spPr>
                            <a:xfrm>
                              <a:off x="2949674" y="3191326"/>
                              <a:ext cx="1428750" cy="466090"/>
                            </a:xfrm>
                            <a:prstGeom prst="round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D4C296" w14:textId="1A37E388" w:rsidR="009B0D46" w:rsidRPr="003D54C8" w:rsidRDefault="009B0D46" w:rsidP="003D54C8">
                                <w:pPr>
                                  <w:pStyle w:val="NormalWeb"/>
                                  <w:spacing w:before="0" w:beforeAutospacing="0" w:after="160" w:afterAutospacing="0" w:line="276" w:lineRule="auto"/>
                                  <w:jc w:val="center"/>
                                  <w:rPr>
                                    <w:color w:val="FFFFFF" w:themeColor="background1"/>
                                    <w:rPrChange w:id="3586" w:author="Rajo" w:date="2018-05-26T14:52:00Z">
                                      <w:rPr/>
                                    </w:rPrChange>
                                  </w:rPr>
                                </w:pPr>
                                <w:del w:id="3587" w:author="Rajo" w:date="2018-05-26T14:52:00Z">
                                  <w:r w:rsidRPr="003D54C8" w:rsidDel="003D54C8">
                                    <w:rPr>
                                      <w:rFonts w:ascii="Microsoft Sans Serif" w:eastAsia="Calibri" w:hAnsi="Microsoft Sans Serif"/>
                                      <w:b/>
                                      <w:bCs/>
                                      <w:i/>
                                      <w:iCs/>
                                      <w:color w:val="FFFFFF" w:themeColor="background1"/>
                                      <w:rPrChange w:id="3588" w:author="Rajo" w:date="2018-05-26T14:52:00Z">
                                        <w:rPr>
                                          <w:rFonts w:ascii="Microsoft Sans Serif" w:eastAsia="Calibri" w:hAnsi="Microsoft Sans Serif"/>
                                          <w:b/>
                                          <w:bCs/>
                                          <w:i/>
                                          <w:iCs/>
                                          <w:color w:val="008080"/>
                                          <w:u w:val="single"/>
                                        </w:rPr>
                                      </w:rPrChange>
                                    </w:rPr>
                                    <w:delText>Request Dispatcher</w:delText>
                                  </w:r>
                                </w:del>
                                <w:ins w:id="3589" w:author="Rajo" w:date="2018-05-26T14:52:00Z">
                                  <w:r>
                                    <w:rPr>
                                      <w:rFonts w:ascii="Microsoft Sans Serif" w:eastAsia="Calibri" w:hAnsi="Microsoft Sans Serif"/>
                                      <w:b/>
                                      <w:bCs/>
                                      <w:i/>
                                      <w:iCs/>
                                      <w:color w:val="FFFFFF" w:themeColor="background1"/>
                                    </w:rPr>
                                    <w:t xml:space="preserve">Attribute </w:t>
                                  </w:r>
                                  <w:proofErr w:type="gramStart"/>
                                  <w:r>
                                    <w:rPr>
                                      <w:rFonts w:ascii="Microsoft Sans Serif" w:eastAsia="Calibri" w:hAnsi="Microsoft Sans Serif"/>
                                      <w:b/>
                                      <w:bCs/>
                                      <w:i/>
                                      <w:iCs/>
                                      <w:color w:val="FFFFFF" w:themeColor="background1"/>
                                    </w:rPr>
                                    <w:t>Consent  Engine</w:t>
                                  </w:r>
                                </w:ins>
                                <w:proofErr w:type="gramEnd"/>
                              </w:p>
                            </w:txbxContent>
                          </wps:txbx>
                          <wps:bodyPr rot="0" spcFirstLastPara="0" vert="horz" wrap="square" lIns="0" tIns="0" rIns="0" bIns="0" numCol="1" spcCol="0" rtlCol="0" fromWordArt="0" anchor="ctr" anchorCtr="0" forceAA="0" compatLnSpc="1">
                            <a:prstTxWarp prst="textNoShape">
                              <a:avLst/>
                            </a:prstTxWarp>
                            <a:noAutofit/>
                          </wps:bodyPr>
                        </wps:wsp>
                        <wps:wsp>
                          <wps:cNvPr id="474" name="Rectangle: Rounded Corners 474"/>
                          <wps:cNvSpPr/>
                          <wps:spPr>
                            <a:xfrm>
                              <a:off x="2968724" y="3923326"/>
                              <a:ext cx="1428750" cy="466090"/>
                            </a:xfrm>
                            <a:prstGeom prst="round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49E016" w14:textId="72C7A0F4" w:rsidR="009B0D46" w:rsidRPr="003D54C8" w:rsidRDefault="009B0D46" w:rsidP="003D54C8">
                                <w:pPr>
                                  <w:pStyle w:val="NormalWeb"/>
                                  <w:spacing w:before="0" w:beforeAutospacing="0" w:after="160" w:afterAutospacing="0" w:line="276" w:lineRule="auto"/>
                                  <w:jc w:val="center"/>
                                  <w:rPr>
                                    <w:color w:val="FFFFFF" w:themeColor="background1"/>
                                    <w:rPrChange w:id="3590" w:author="Rajo" w:date="2018-05-26T14:53:00Z">
                                      <w:rPr/>
                                    </w:rPrChange>
                                  </w:rPr>
                                </w:pPr>
                                <w:del w:id="3591" w:author="Rajo" w:date="2018-05-26T14:53:00Z">
                                  <w:r w:rsidRPr="003D54C8" w:rsidDel="003D54C8">
                                    <w:rPr>
                                      <w:rFonts w:ascii="Microsoft Sans Serif" w:eastAsia="Calibri" w:hAnsi="Microsoft Sans Serif"/>
                                      <w:b/>
                                      <w:bCs/>
                                      <w:i/>
                                      <w:iCs/>
                                      <w:color w:val="FFFFFF" w:themeColor="background1"/>
                                      <w:rPrChange w:id="3592" w:author="Rajo" w:date="2018-05-26T14:53:00Z">
                                        <w:rPr>
                                          <w:rFonts w:ascii="Microsoft Sans Serif" w:eastAsia="Calibri" w:hAnsi="Microsoft Sans Serif"/>
                                          <w:b/>
                                          <w:bCs/>
                                          <w:i/>
                                          <w:iCs/>
                                          <w:color w:val="008080"/>
                                          <w:u w:val="single"/>
                                        </w:rPr>
                                      </w:rPrChange>
                                    </w:rPr>
                                    <w:delText>Request Dispatcher</w:delText>
                                  </w:r>
                                </w:del>
                                <w:ins w:id="3593" w:author="Rajo" w:date="2018-05-26T14:53:00Z">
                                  <w:r>
                                    <w:rPr>
                                      <w:rFonts w:ascii="Microsoft Sans Serif" w:eastAsia="Calibri" w:hAnsi="Microsoft Sans Serif"/>
                                      <w:b/>
                                      <w:bCs/>
                                      <w:i/>
                                      <w:iCs/>
                                      <w:color w:val="FFFFFF" w:themeColor="background1"/>
                                    </w:rPr>
                                    <w:t>Relying Party Config Manager</w:t>
                                  </w:r>
                                </w:ins>
                              </w:p>
                            </w:txbxContent>
                          </wps:txbx>
                          <wps:bodyPr rot="0" spcFirstLastPara="0" vert="horz" wrap="square" lIns="0" tIns="0" rIns="0" bIns="0" numCol="1" spcCol="0" rtlCol="0" fromWordArt="0" anchor="ctr" anchorCtr="0" forceAA="0" compatLnSpc="1">
                            <a:prstTxWarp prst="textNoShape">
                              <a:avLst/>
                            </a:prstTxWarp>
                            <a:noAutofit/>
                          </wps:bodyPr>
                        </wps:wsp>
                        <wps:wsp>
                          <wps:cNvPr id="172" name="Text Box 172"/>
                          <wps:cNvSpPr txBox="1"/>
                          <wps:spPr>
                            <a:xfrm>
                              <a:off x="2750624" y="85697"/>
                              <a:ext cx="1627800" cy="523903"/>
                            </a:xfrm>
                            <a:prstGeom prst="rect">
                              <a:avLst/>
                            </a:prstGeom>
                            <a:noFill/>
                            <a:ln w="6350">
                              <a:noFill/>
                            </a:ln>
                          </wps:spPr>
                          <wps:txbx>
                            <w:txbxContent>
                              <w:p w14:paraId="376D3A0C" w14:textId="5CD18606" w:rsidR="009B0D46" w:rsidRPr="003D54C8" w:rsidRDefault="009B0D46">
                                <w:pPr>
                                  <w:jc w:val="center"/>
                                  <w:rPr>
                                    <w:rFonts w:ascii="Microsoft Sans Serif" w:hAnsi="Microsoft Sans Serif" w:cs="Microsoft Sans Serif"/>
                                    <w:sz w:val="28"/>
                                    <w:szCs w:val="28"/>
                                    <w:rPrChange w:id="3594" w:author="Rajo" w:date="2018-05-26T14:55:00Z">
                                      <w:rPr/>
                                    </w:rPrChange>
                                  </w:rPr>
                                  <w:pPrChange w:id="3595" w:author="Rajo" w:date="2018-05-26T14:54:00Z">
                                    <w:pPr/>
                                  </w:pPrChange>
                                </w:pPr>
                                <w:proofErr w:type="spellStart"/>
                                <w:ins w:id="3596" w:author="Rajo" w:date="2018-05-26T14:54:00Z">
                                  <w:r w:rsidRPr="003D54C8">
                                    <w:rPr>
                                      <w:rFonts w:ascii="Microsoft Sans Serif" w:hAnsi="Microsoft Sans Serif" w:cs="Microsoft Sans Serif"/>
                                      <w:sz w:val="28"/>
                                      <w:szCs w:val="28"/>
                                      <w:rPrChange w:id="3597" w:author="Rajo" w:date="2018-05-26T14:55:00Z">
                                        <w:rPr/>
                                      </w:rPrChange>
                                    </w:rPr>
                                    <w:t>Davalac</w:t>
                                  </w:r>
                                  <w:proofErr w:type="spellEnd"/>
                                  <w:r w:rsidRPr="003D54C8">
                                    <w:rPr>
                                      <w:rFonts w:ascii="Microsoft Sans Serif" w:hAnsi="Microsoft Sans Serif" w:cs="Microsoft Sans Serif"/>
                                      <w:sz w:val="28"/>
                                      <w:szCs w:val="28"/>
                                      <w:rPrChange w:id="3598" w:author="Rajo" w:date="2018-05-26T14:55:00Z">
                                        <w:rPr/>
                                      </w:rPrChange>
                                    </w:rPr>
                                    <w:t xml:space="preserve"> </w:t>
                                  </w:r>
                                  <w:proofErr w:type="spellStart"/>
                                  <w:r w:rsidRPr="003D54C8">
                                    <w:rPr>
                                      <w:rFonts w:ascii="Microsoft Sans Serif" w:hAnsi="Microsoft Sans Serif" w:cs="Microsoft Sans Serif"/>
                                      <w:sz w:val="28"/>
                                      <w:szCs w:val="28"/>
                                      <w:rPrChange w:id="3599" w:author="Rajo" w:date="2018-05-26T14:55:00Z">
                                        <w:rPr/>
                                      </w:rPrChange>
                                    </w:rPr>
                                    <w:t>identiteta</w:t>
                                  </w:r>
                                  <w:proofErr w:type="spellEnd"/>
                                  <w:r w:rsidRPr="003D54C8">
                                    <w:rPr>
                                      <w:rFonts w:ascii="Microsoft Sans Serif" w:hAnsi="Microsoft Sans Serif" w:cs="Microsoft Sans Serif"/>
                                      <w:sz w:val="28"/>
                                      <w:szCs w:val="28"/>
                                      <w:rPrChange w:id="3600" w:author="Rajo" w:date="2018-05-26T14:55:00Z">
                                        <w:rPr/>
                                      </w:rPrChange>
                                    </w:rPr>
                                    <w:t xml:space="preserve"> (</w:t>
                                  </w:r>
                                  <w:proofErr w:type="spellStart"/>
                                  <w:r w:rsidRPr="003D54C8">
                                    <w:rPr>
                                      <w:rFonts w:ascii="Microsoft Sans Serif" w:hAnsi="Microsoft Sans Serif" w:cs="Microsoft Sans Serif"/>
                                      <w:sz w:val="28"/>
                                      <w:szCs w:val="28"/>
                                      <w:rPrChange w:id="3601" w:author="Rajo" w:date="2018-05-26T14:55:00Z">
                                        <w:rPr/>
                                      </w:rPrChange>
                                    </w:rPr>
                                    <w:t>IdP</w:t>
                                  </w:r>
                                  <w:proofErr w:type="spellEnd"/>
                                  <w:r w:rsidRPr="003D54C8">
                                    <w:rPr>
                                      <w:rFonts w:ascii="Microsoft Sans Serif" w:hAnsi="Microsoft Sans Serif" w:cs="Microsoft Sans Serif"/>
                                      <w:sz w:val="28"/>
                                      <w:szCs w:val="28"/>
                                      <w:rPrChange w:id="3602" w:author="Rajo" w:date="2018-05-26T14:55:00Z">
                                        <w:rPr/>
                                      </w:rPrChange>
                                    </w:rP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 name="Straight Arrow Connector 173"/>
                          <wps:cNvCnPr>
                            <a:stCxn id="30" idx="3"/>
                            <a:endCxn id="435" idx="1"/>
                          </wps:cNvCnPr>
                          <wps:spPr>
                            <a:xfrm flipV="1">
                              <a:off x="1760024" y="1099978"/>
                              <a:ext cx="1189650" cy="501979"/>
                            </a:xfrm>
                            <a:prstGeom prst="straightConnector1">
                              <a:avLst/>
                            </a:prstGeom>
                            <a:ln w="19050">
                              <a:prstDash val="dash"/>
                              <a:tailEnd type="triangle"/>
                            </a:ln>
                          </wps:spPr>
                          <wps:style>
                            <a:lnRef idx="1">
                              <a:schemeClr val="dk1"/>
                            </a:lnRef>
                            <a:fillRef idx="0">
                              <a:schemeClr val="dk1"/>
                            </a:fillRef>
                            <a:effectRef idx="0">
                              <a:schemeClr val="dk1"/>
                            </a:effectRef>
                            <a:fontRef idx="minor">
                              <a:schemeClr val="tx1"/>
                            </a:fontRef>
                          </wps:style>
                          <wps:bodyPr/>
                        </wps:wsp>
                        <wps:wsp>
                          <wps:cNvPr id="475" name="Straight Arrow Connector 475"/>
                          <wps:cNvCnPr>
                            <a:stCxn id="30" idx="3"/>
                            <a:endCxn id="474" idx="1"/>
                          </wps:cNvCnPr>
                          <wps:spPr>
                            <a:xfrm>
                              <a:off x="1760024" y="1601957"/>
                              <a:ext cx="1208700" cy="2554414"/>
                            </a:xfrm>
                            <a:prstGeom prst="straightConnector1">
                              <a:avLst/>
                            </a:prstGeom>
                            <a:ln w="19050">
                              <a:prstDash val="dash"/>
                              <a:tailEnd type="triangle"/>
                            </a:ln>
                          </wps:spPr>
                          <wps:style>
                            <a:lnRef idx="1">
                              <a:schemeClr val="dk1"/>
                            </a:lnRef>
                            <a:fillRef idx="0">
                              <a:schemeClr val="dk1"/>
                            </a:fillRef>
                            <a:effectRef idx="0">
                              <a:schemeClr val="dk1"/>
                            </a:effectRef>
                            <a:fontRef idx="minor">
                              <a:schemeClr val="tx1"/>
                            </a:fontRef>
                          </wps:style>
                          <wps:bodyPr/>
                        </wps:wsp>
                        <wps:wsp>
                          <wps:cNvPr id="477" name="Straight Arrow Connector 477"/>
                          <wps:cNvCnPr>
                            <a:stCxn id="130" idx="3"/>
                            <a:endCxn id="438" idx="1"/>
                          </wps:cNvCnPr>
                          <wps:spPr>
                            <a:xfrm flipV="1">
                              <a:off x="1760024" y="1860846"/>
                              <a:ext cx="1189650" cy="431392"/>
                            </a:xfrm>
                            <a:prstGeom prst="straightConnector1">
                              <a:avLst/>
                            </a:prstGeom>
                            <a:ln w="19050">
                              <a:prstDash val="dash"/>
                              <a:tailEnd type="triangle"/>
                            </a:ln>
                          </wps:spPr>
                          <wps:style>
                            <a:lnRef idx="1">
                              <a:schemeClr val="dk1"/>
                            </a:lnRef>
                            <a:fillRef idx="0">
                              <a:schemeClr val="dk1"/>
                            </a:fillRef>
                            <a:effectRef idx="0">
                              <a:schemeClr val="dk1"/>
                            </a:effectRef>
                            <a:fontRef idx="minor">
                              <a:schemeClr val="tx1"/>
                            </a:fontRef>
                          </wps:style>
                          <wps:bodyPr/>
                        </wps:wsp>
                        <wps:wsp>
                          <wps:cNvPr id="478" name="Straight Arrow Connector 478"/>
                          <wps:cNvCnPr>
                            <a:stCxn id="423" idx="3"/>
                            <a:endCxn id="466" idx="1"/>
                          </wps:cNvCnPr>
                          <wps:spPr>
                            <a:xfrm flipV="1">
                              <a:off x="1760024" y="2641896"/>
                              <a:ext cx="1199175" cy="368469"/>
                            </a:xfrm>
                            <a:prstGeom prst="straightConnector1">
                              <a:avLst/>
                            </a:prstGeom>
                            <a:ln w="19050">
                              <a:prstDash val="dash"/>
                              <a:tailEnd type="triangle"/>
                            </a:ln>
                          </wps:spPr>
                          <wps:style>
                            <a:lnRef idx="1">
                              <a:schemeClr val="dk1"/>
                            </a:lnRef>
                            <a:fillRef idx="0">
                              <a:schemeClr val="dk1"/>
                            </a:fillRef>
                            <a:effectRef idx="0">
                              <a:schemeClr val="dk1"/>
                            </a:effectRef>
                            <a:fontRef idx="minor">
                              <a:schemeClr val="tx1"/>
                            </a:fontRef>
                          </wps:style>
                          <wps:bodyPr/>
                        </wps:wsp>
                        <wps:wsp>
                          <wps:cNvPr id="479" name="Straight Arrow Connector 479"/>
                          <wps:cNvCnPr>
                            <a:stCxn id="424" idx="3"/>
                            <a:endCxn id="474" idx="1"/>
                          </wps:cNvCnPr>
                          <wps:spPr>
                            <a:xfrm>
                              <a:off x="1760024" y="3686640"/>
                              <a:ext cx="1208700" cy="469731"/>
                            </a:xfrm>
                            <a:prstGeom prst="straightConnector1">
                              <a:avLst/>
                            </a:prstGeom>
                            <a:ln w="19050">
                              <a:prstDash val="dash"/>
                              <a:tailEnd type="triangle"/>
                            </a:ln>
                          </wps:spPr>
                          <wps:style>
                            <a:lnRef idx="1">
                              <a:schemeClr val="dk1"/>
                            </a:lnRef>
                            <a:fillRef idx="0">
                              <a:schemeClr val="dk1"/>
                            </a:fillRef>
                            <a:effectRef idx="0">
                              <a:schemeClr val="dk1"/>
                            </a:effectRef>
                            <a:fontRef idx="minor">
                              <a:schemeClr val="tx1"/>
                            </a:fontRef>
                          </wps:style>
                          <wps:bodyPr/>
                        </wps:wsp>
                        <wps:wsp>
                          <wps:cNvPr id="197" name="Rectangle: Rounded Corners 197"/>
                          <wps:cNvSpPr/>
                          <wps:spPr>
                            <a:xfrm>
                              <a:off x="4636575" y="1181101"/>
                              <a:ext cx="1181100" cy="679745"/>
                            </a:xfrm>
                            <a:prstGeom prst="roundRect">
                              <a:avLst/>
                            </a:prstGeom>
                            <a:no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937C59" w14:textId="78326698" w:rsidR="009B0D46" w:rsidRPr="00E57E8F" w:rsidRDefault="009B0D46">
                                <w:pPr>
                                  <w:jc w:val="center"/>
                                  <w:rPr>
                                    <w:rFonts w:ascii="Microsoft Sans Serif" w:hAnsi="Microsoft Sans Serif" w:cs="Microsoft Sans Serif"/>
                                    <w:b/>
                                    <w:color w:val="1F497D" w:themeColor="text2"/>
                                    <w:rPrChange w:id="3603" w:author="Rajo" w:date="2018-05-26T15:03:00Z">
                                      <w:rPr/>
                                    </w:rPrChange>
                                  </w:rPr>
                                  <w:pPrChange w:id="3604" w:author="Rajo" w:date="2018-05-26T15:02:00Z">
                                    <w:pPr/>
                                  </w:pPrChange>
                                </w:pPr>
                                <w:proofErr w:type="spellStart"/>
                                <w:ins w:id="3605" w:author="Rajo" w:date="2018-05-26T15:02:00Z">
                                  <w:r w:rsidRPr="00E57E8F">
                                    <w:rPr>
                                      <w:rFonts w:ascii="Microsoft Sans Serif" w:hAnsi="Microsoft Sans Serif" w:cs="Microsoft Sans Serif"/>
                                      <w:b/>
                                      <w:color w:val="1F497D" w:themeColor="text2"/>
                                      <w:rPrChange w:id="3606" w:author="Rajo" w:date="2018-05-26T15:03:00Z">
                                        <w:rPr/>
                                      </w:rPrChange>
                                    </w:rPr>
                                    <w:t>Eksterni</w:t>
                                  </w:r>
                                  <w:proofErr w:type="spellEnd"/>
                                  <w:r w:rsidRPr="00E57E8F">
                                    <w:rPr>
                                      <w:rFonts w:ascii="Microsoft Sans Serif" w:hAnsi="Microsoft Sans Serif" w:cs="Microsoft Sans Serif"/>
                                      <w:b/>
                                      <w:color w:val="1F497D" w:themeColor="text2"/>
                                      <w:rPrChange w:id="3607" w:author="Rajo" w:date="2018-05-26T15:03:00Z">
                                        <w:rPr/>
                                      </w:rPrChange>
                                    </w:rPr>
                                    <w:t xml:space="preserve"> </w:t>
                                  </w:r>
                                  <w:proofErr w:type="spellStart"/>
                                  <w:r w:rsidRPr="00E57E8F">
                                    <w:rPr>
                                      <w:rFonts w:ascii="Microsoft Sans Serif" w:hAnsi="Microsoft Sans Serif" w:cs="Microsoft Sans Serif"/>
                                      <w:b/>
                                      <w:color w:val="1F497D" w:themeColor="text2"/>
                                      <w:rPrChange w:id="3608" w:author="Rajo" w:date="2018-05-26T15:03:00Z">
                                        <w:rPr/>
                                      </w:rPrChange>
                                    </w:rPr>
                                    <w:t>sistemi</w:t>
                                  </w:r>
                                </w:ins>
                                <w:proofErr w:type="spellEnd"/>
                                <w:ins w:id="3609" w:author="Rajo" w:date="2018-05-26T15:03:00Z">
                                  <w:r w:rsidRPr="00E57E8F">
                                    <w:rPr>
                                      <w:rFonts w:ascii="Microsoft Sans Serif" w:hAnsi="Microsoft Sans Serif" w:cs="Microsoft Sans Serif"/>
                                      <w:b/>
                                      <w:color w:val="1F497D" w:themeColor="text2"/>
                                      <w:rPrChange w:id="3610" w:author="Rajo" w:date="2018-05-26T15:03:00Z">
                                        <w:rPr/>
                                      </w:rPrChange>
                                    </w:rPr>
                                    <w:t xml:space="preserve"> </w:t>
                                  </w:r>
                                  <w:r w:rsidRPr="00E57E8F">
                                    <w:rPr>
                                      <w:rFonts w:ascii="Microsoft Sans Serif" w:hAnsi="Microsoft Sans Serif" w:cs="Microsoft Sans Serif"/>
                                      <w:b/>
                                      <w:color w:val="1F497D" w:themeColor="text2"/>
                                      <w:rPrChange w:id="3611" w:author="Rajo" w:date="2018-05-26T15:03:00Z">
                                        <w:rPr>
                                          <w:color w:val="000000" w:themeColor="text1"/>
                                        </w:rPr>
                                      </w:rPrChange>
                                    </w:rPr>
                                    <w:t>(</w:t>
                                  </w:r>
                                  <w:proofErr w:type="spellStart"/>
                                  <w:r w:rsidRPr="00E57E8F">
                                    <w:rPr>
                                      <w:rFonts w:ascii="Microsoft Sans Serif" w:hAnsi="Microsoft Sans Serif" w:cs="Microsoft Sans Serif"/>
                                      <w:b/>
                                      <w:color w:val="1F497D" w:themeColor="text2"/>
                                      <w:rPrChange w:id="3612" w:author="Rajo" w:date="2018-05-26T15:03:00Z">
                                        <w:rPr>
                                          <w:color w:val="000000" w:themeColor="text1"/>
                                        </w:rPr>
                                      </w:rPrChange>
                                    </w:rPr>
                                    <w:t>npr</w:t>
                                  </w:r>
                                  <w:proofErr w:type="spellEnd"/>
                                  <w:r w:rsidRPr="00E57E8F">
                                    <w:rPr>
                                      <w:rFonts w:ascii="Microsoft Sans Serif" w:hAnsi="Microsoft Sans Serif" w:cs="Microsoft Sans Serif"/>
                                      <w:b/>
                                      <w:color w:val="1F497D" w:themeColor="text2"/>
                                      <w:rPrChange w:id="3613" w:author="Rajo" w:date="2018-05-26T15:03:00Z">
                                        <w:rPr>
                                          <w:color w:val="000000" w:themeColor="text1"/>
                                        </w:rPr>
                                      </w:rPrChange>
                                    </w:rPr>
                                    <w:t xml:space="preserve">. </w:t>
                                  </w:r>
                                  <w:r w:rsidRPr="00E57E8F">
                                    <w:rPr>
                                      <w:rFonts w:ascii="Microsoft Sans Serif" w:hAnsi="Microsoft Sans Serif" w:cs="Microsoft Sans Serif"/>
                                      <w:b/>
                                      <w:color w:val="1F497D" w:themeColor="text2"/>
                                      <w:rPrChange w:id="3614" w:author="Rajo" w:date="2018-05-26T15:03:00Z">
                                        <w:rPr/>
                                      </w:rPrChange>
                                    </w:rPr>
                                    <w:t>LDAP</w:t>
                                  </w:r>
                                  <w:r w:rsidRPr="00E57E8F">
                                    <w:rPr>
                                      <w:rFonts w:ascii="Microsoft Sans Serif" w:hAnsi="Microsoft Sans Serif" w:cs="Microsoft Sans Serif"/>
                                      <w:b/>
                                      <w:color w:val="1F497D" w:themeColor="text2"/>
                                      <w:rPrChange w:id="3615" w:author="Rajo" w:date="2018-05-26T15:03:00Z">
                                        <w:rPr>
                                          <w:color w:val="000000" w:themeColor="text1"/>
                                        </w:rPr>
                                      </w:rPrChange>
                                    </w:rPr>
                                    <w:t>)</w:t>
                                  </w:r>
                                </w:ins>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80" name="Straight Arrow Connector 480"/>
                          <wps:cNvCnPr>
                            <a:stCxn id="435" idx="3"/>
                            <a:endCxn id="197" idx="1"/>
                          </wps:cNvCnPr>
                          <wps:spPr>
                            <a:xfrm>
                              <a:off x="4378424" y="1099978"/>
                              <a:ext cx="258151" cy="420996"/>
                            </a:xfrm>
                            <a:prstGeom prst="straightConnector1">
                              <a:avLst/>
                            </a:prstGeom>
                            <a:ln w="19050">
                              <a:prstDash val="dash"/>
                              <a:tailEnd type="triangle"/>
                            </a:ln>
                          </wps:spPr>
                          <wps:style>
                            <a:lnRef idx="1">
                              <a:schemeClr val="dk1"/>
                            </a:lnRef>
                            <a:fillRef idx="0">
                              <a:schemeClr val="dk1"/>
                            </a:fillRef>
                            <a:effectRef idx="0">
                              <a:schemeClr val="dk1"/>
                            </a:effectRef>
                            <a:fontRef idx="minor">
                              <a:schemeClr val="tx1"/>
                            </a:fontRef>
                          </wps:style>
                          <wps:bodyPr/>
                        </wps:wsp>
                        <wps:wsp>
                          <wps:cNvPr id="481" name="Straight Arrow Connector 481"/>
                          <wps:cNvCnPr>
                            <a:stCxn id="438" idx="3"/>
                            <a:endCxn id="197" idx="1"/>
                          </wps:cNvCnPr>
                          <wps:spPr>
                            <a:xfrm flipV="1">
                              <a:off x="4378424" y="1520974"/>
                              <a:ext cx="258151" cy="339872"/>
                            </a:xfrm>
                            <a:prstGeom prst="straightConnector1">
                              <a:avLst/>
                            </a:prstGeom>
                            <a:ln w="19050">
                              <a:prstDash val="dash"/>
                              <a:tailEnd type="triangle"/>
                            </a:ln>
                          </wps:spPr>
                          <wps:style>
                            <a:lnRef idx="1">
                              <a:schemeClr val="dk1"/>
                            </a:lnRef>
                            <a:fillRef idx="0">
                              <a:schemeClr val="dk1"/>
                            </a:fillRef>
                            <a:effectRef idx="0">
                              <a:schemeClr val="dk1"/>
                            </a:effectRef>
                            <a:fontRef idx="minor">
                              <a:schemeClr val="tx1"/>
                            </a:fontRef>
                          </wps:style>
                          <wps:bodyPr/>
                        </wps:wsp>
                        <wps:wsp>
                          <wps:cNvPr id="482" name="Straight Arrow Connector 482"/>
                          <wps:cNvCnPr/>
                          <wps:spPr>
                            <a:xfrm>
                              <a:off x="4731824" y="3867446"/>
                              <a:ext cx="1019176" cy="0"/>
                            </a:xfrm>
                            <a:prstGeom prst="straightConnector1">
                              <a:avLst/>
                            </a:prstGeom>
                            <a:ln w="285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84" name="Straight Arrow Connector 484"/>
                          <wps:cNvCnPr/>
                          <wps:spPr>
                            <a:xfrm>
                              <a:off x="4731825" y="4362452"/>
                              <a:ext cx="1019175" cy="0"/>
                            </a:xfrm>
                            <a:prstGeom prst="straightConnector1">
                              <a:avLst/>
                            </a:prstGeom>
                            <a:ln w="28575">
                              <a:solidFill>
                                <a:schemeClr val="tx1"/>
                              </a:solidFill>
                              <a:prstDash val="dash"/>
                              <a:tailEnd type="triangle"/>
                            </a:ln>
                          </wps:spPr>
                          <wps:style>
                            <a:lnRef idx="1">
                              <a:schemeClr val="dk1"/>
                            </a:lnRef>
                            <a:fillRef idx="0">
                              <a:schemeClr val="dk1"/>
                            </a:fillRef>
                            <a:effectRef idx="0">
                              <a:schemeClr val="dk1"/>
                            </a:effectRef>
                            <a:fontRef idx="minor">
                              <a:schemeClr val="tx1"/>
                            </a:fontRef>
                          </wps:style>
                          <wps:bodyPr/>
                        </wps:wsp>
                        <wps:wsp>
                          <wps:cNvPr id="202" name="Text Box 202"/>
                          <wps:cNvSpPr txBox="1"/>
                          <wps:spPr>
                            <a:xfrm>
                              <a:off x="4617524" y="3629322"/>
                              <a:ext cx="1228725" cy="256880"/>
                            </a:xfrm>
                            <a:prstGeom prst="rect">
                              <a:avLst/>
                            </a:prstGeom>
                            <a:noFill/>
                            <a:ln w="6350">
                              <a:noFill/>
                            </a:ln>
                          </wps:spPr>
                          <wps:txbx>
                            <w:txbxContent>
                              <w:p w14:paraId="45C408F5" w14:textId="30F406FB" w:rsidR="009B0D46" w:rsidRPr="004A781A" w:rsidRDefault="009B0D46">
                                <w:pPr>
                                  <w:rPr>
                                    <w:rFonts w:ascii="Microsoft Sans Serif" w:hAnsi="Microsoft Sans Serif" w:cs="Microsoft Sans Serif"/>
                                    <w:b/>
                                    <w:sz w:val="22"/>
                                    <w:rPrChange w:id="3616" w:author="Rajo" w:date="2018-05-26T15:07:00Z">
                                      <w:rPr/>
                                    </w:rPrChange>
                                  </w:rPr>
                                </w:pPr>
                                <w:ins w:id="3617" w:author="Rajo" w:date="2018-05-26T15:07:00Z">
                                  <w:r w:rsidRPr="004A781A">
                                    <w:rPr>
                                      <w:rFonts w:ascii="Microsoft Sans Serif" w:hAnsi="Microsoft Sans Serif" w:cs="Microsoft Sans Serif"/>
                                      <w:b/>
                                      <w:sz w:val="22"/>
                                      <w:rPrChange w:id="3618" w:author="Rajo" w:date="2018-05-26T15:07:00Z">
                                        <w:rPr/>
                                      </w:rPrChange>
                                    </w:rPr>
                                    <w:t xml:space="preserve">HTTP </w:t>
                                  </w:r>
                                  <w:proofErr w:type="spellStart"/>
                                  <w:r w:rsidRPr="004A781A">
                                    <w:rPr>
                                      <w:rFonts w:ascii="Microsoft Sans Serif" w:hAnsi="Microsoft Sans Serif" w:cs="Microsoft Sans Serif"/>
                                      <w:b/>
                                      <w:sz w:val="22"/>
                                      <w:rPrChange w:id="3619" w:author="Rajo" w:date="2018-05-26T15:07:00Z">
                                        <w:rPr/>
                                      </w:rPrChange>
                                    </w:rPr>
                                    <w:t>zahtjev</w:t>
                                  </w:r>
                                </w:ins>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5" name="Text Box 202"/>
                          <wps:cNvSpPr txBox="1"/>
                          <wps:spPr>
                            <a:xfrm>
                              <a:off x="4636575" y="4125117"/>
                              <a:ext cx="1209674" cy="264299"/>
                            </a:xfrm>
                            <a:prstGeom prst="rect">
                              <a:avLst/>
                            </a:prstGeom>
                            <a:noFill/>
                            <a:ln w="6350">
                              <a:noFill/>
                            </a:ln>
                          </wps:spPr>
                          <wps:txbx>
                            <w:txbxContent>
                              <w:p w14:paraId="43E3A7DA" w14:textId="17BFFED4" w:rsidR="009B0D46" w:rsidRPr="004A781A" w:rsidRDefault="009B0D46" w:rsidP="004A781A">
                                <w:pPr>
                                  <w:pStyle w:val="NormalWeb"/>
                                  <w:spacing w:before="0" w:beforeAutospacing="0" w:after="160" w:afterAutospacing="0" w:line="276" w:lineRule="auto"/>
                                  <w:rPr>
                                    <w:color w:val="000000" w:themeColor="text1"/>
                                    <w:rPrChange w:id="3620" w:author="Rajo" w:date="2018-05-26T15:08:00Z">
                                      <w:rPr/>
                                    </w:rPrChange>
                                  </w:rPr>
                                </w:pPr>
                                <w:del w:id="3621" w:author="Rajo" w:date="2018-05-26T15:08:00Z">
                                  <w:r w:rsidRPr="004A781A" w:rsidDel="004A781A">
                                    <w:rPr>
                                      <w:rFonts w:ascii="Microsoft Sans Serif" w:eastAsia="Calibri" w:hAnsi="Microsoft Sans Serif"/>
                                      <w:b/>
                                      <w:bCs/>
                                      <w:color w:val="000000" w:themeColor="text1"/>
                                      <w:sz w:val="22"/>
                                      <w:szCs w:val="22"/>
                                      <w:rPrChange w:id="3622" w:author="Rajo" w:date="2018-05-26T15:08:00Z">
                                        <w:rPr>
                                          <w:rFonts w:ascii="Microsoft Sans Serif" w:eastAsia="Calibri" w:hAnsi="Microsoft Sans Serif"/>
                                          <w:b/>
                                          <w:bCs/>
                                          <w:color w:val="008080"/>
                                          <w:sz w:val="22"/>
                                          <w:szCs w:val="22"/>
                                          <w:u w:val="single"/>
                                        </w:rPr>
                                      </w:rPrChange>
                                    </w:rPr>
                                    <w:delText>HTTP zahtjev</w:delText>
                                  </w:r>
                                </w:del>
                                <w:ins w:id="3623" w:author="Rajo" w:date="2018-05-26T15:08:00Z">
                                  <w:r w:rsidRPr="004A781A">
                                    <w:rPr>
                                      <w:rFonts w:ascii="Microsoft Sans Serif" w:eastAsia="Calibri" w:hAnsi="Microsoft Sans Serif"/>
                                      <w:b/>
                                      <w:bCs/>
                                      <w:color w:val="000000" w:themeColor="text1"/>
                                      <w:sz w:val="22"/>
                                      <w:szCs w:val="22"/>
                                      <w:rPrChange w:id="3624" w:author="Rajo" w:date="2018-05-26T15:08:00Z">
                                        <w:rPr>
                                          <w:rFonts w:ascii="Microsoft Sans Serif" w:eastAsia="Calibri" w:hAnsi="Microsoft Sans Serif"/>
                                          <w:b/>
                                          <w:bCs/>
                                          <w:color w:val="008080"/>
                                          <w:sz w:val="22"/>
                                          <w:szCs w:val="22"/>
                                          <w:u w:val="single"/>
                                        </w:rPr>
                                      </w:rPrChange>
                                    </w:rPr>
                                    <w:t xml:space="preserve">API </w:t>
                                  </w:r>
                                  <w:proofErr w:type="spellStart"/>
                                  <w:r w:rsidRPr="004A781A">
                                    <w:rPr>
                                      <w:rFonts w:ascii="Microsoft Sans Serif" w:eastAsia="Calibri" w:hAnsi="Microsoft Sans Serif"/>
                                      <w:b/>
                                      <w:bCs/>
                                      <w:color w:val="000000" w:themeColor="text1"/>
                                      <w:sz w:val="22"/>
                                      <w:szCs w:val="22"/>
                                      <w:rPrChange w:id="3625" w:author="Rajo" w:date="2018-05-26T15:08:00Z">
                                        <w:rPr>
                                          <w:rFonts w:ascii="Microsoft Sans Serif" w:eastAsia="Calibri" w:hAnsi="Microsoft Sans Serif"/>
                                          <w:b/>
                                          <w:bCs/>
                                          <w:color w:val="008080"/>
                                          <w:sz w:val="22"/>
                                          <w:szCs w:val="22"/>
                                          <w:u w:val="single"/>
                                        </w:rPr>
                                      </w:rPrChange>
                                    </w:rPr>
                                    <w:t>poziv</w:t>
                                  </w:r>
                                </w:ins>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91A1263" id="Canvas 10" o:spid="_x0000_s1366" editas="canvas" style="width:460.3pt;height:365.1pt;mso-position-horizontal-relative:char;mso-position-vertical-relative:line" coordsize="58458,46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">
                  <v:shape id="_x0000_s1367" type="#_x0000_t75" style="position:absolute;width:58458;height:46367;visibility:visible;mso-wrap-style:square">
                    <v:fill o:detectmouseclick="t"/>
                    <v:path o:connecttype="none"/>
                  </v:shape>
                  <v:roundrect id="Rectangle: Rounded Corners 198" o:spid="_x0000_s1368" style="position:absolute;left:3407;top:856;width:41434;height:45054;visibility:visible;mso-wrap-style:square;v-text-anchor:middle" arcsize="258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" filled="f" strokecolor="#e36c0a [2409]" strokeweight="2pt">
                    <v:textbox inset="0,0,0,0"/>
                  </v:roundrect>
                  <v:roundrect id="Rectangle: Rounded Corners 15" o:spid="_x0000_s1369" style="position:absolute;left:5312;top:2779;width:15145;height:46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" fillcolor="#31849b [2408]" stroked="f" strokeweight="2pt">
                    <v:textbox inset="0,0,0,0">
                      <w:txbxContent>
                        <w:p w14:paraId="7B48B3C2" w14:textId="0E79DA47" w:rsidR="009B0D46" w:rsidRPr="003D54C8" w:rsidRDefault="009B0D46">
                          <w:pPr>
                            <w:jc w:val="center"/>
                            <w:rPr>
                              <w:rFonts w:ascii="Microsoft Sans Serif" w:hAnsi="Microsoft Sans Serif" w:cs="Microsoft Sans Serif"/>
                              <w:b/>
                              <w:i/>
                              <w:rPrChange w:id="3626" w:author="Rajo" w:date="2018-05-26T14:50:00Z">
                                <w:rPr/>
                              </w:rPrChange>
                            </w:rPr>
                            <w:pPrChange w:id="3627" w:author="Rajo" w:date="2018-05-26T14:30:00Z">
                              <w:pPr/>
                            </w:pPrChange>
                          </w:pPr>
                          <w:ins w:id="3628" w:author="Rajo" w:date="2018-05-26T14:50:00Z">
                            <w:r w:rsidRPr="003D54C8">
                              <w:rPr>
                                <w:rFonts w:ascii="Microsoft Sans Serif" w:hAnsi="Microsoft Sans Serif" w:cs="Microsoft Sans Serif"/>
                                <w:b/>
                                <w:i/>
                                <w:rPrChange w:id="3629" w:author="Rajo" w:date="2018-05-26T14:50:00Z">
                                  <w:rPr>
                                    <w:rFonts w:ascii="Microsoft Sans Serif" w:hAnsi="Microsoft Sans Serif" w:cs="Microsoft Sans Serif"/>
                                    <w:b/>
                                  </w:rPr>
                                </w:rPrChange>
                              </w:rPr>
                              <w:t>Request Dispatcher</w:t>
                            </w:r>
                          </w:ins>
                        </w:p>
                      </w:txbxContent>
                    </v:textbox>
                  </v:roundrect>
                  <v:roundrect id="Rectangle: Rounded Corners 26" o:spid="_x0000_s1370" style="position:absolute;left:5598;top:11257;width:14192;height:29813;visibility:visible;mso-wrap-style:square;v-text-anchor:middle" arcsize="564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" filled="f" strokecolor="#205867 [1608]" strokeweight="2pt">
                    <v:textbox inset="0,0,0,0"/>
                  </v:roundrect>
                  <v:shape id="Text Box 18" o:spid="_x0000_s1371" type="#_x0000_t202" style="position:absolute;left:5694;top:11537;width:1809;height:29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" filled="f" stroked="f" strokeweight=".5pt">
                    <v:textbox style="layout-flow:vertical;mso-layout-flow-alt:bottom-to-top" inset="0,0,0,0">
                      <w:txbxContent>
                        <w:p w14:paraId="69439B69" w14:textId="09E64D5A" w:rsidR="009B0D46" w:rsidRPr="006B62E7" w:rsidRDefault="009B0D46">
                          <w:pPr>
                            <w:jc w:val="center"/>
                            <w:rPr>
                              <w:rFonts w:ascii="Microsoft Sans Serif" w:hAnsi="Microsoft Sans Serif" w:cs="Microsoft Sans Serif"/>
                              <w:color w:val="215868" w:themeColor="accent5" w:themeShade="80"/>
                              <w:sz w:val="22"/>
                              <w:rPrChange w:id="3630" w:author="Rajo" w:date="2018-05-26T14:38:00Z">
                                <w:rPr/>
                              </w:rPrChange>
                            </w:rPr>
                            <w:pPrChange w:id="3631" w:author="Rajo" w:date="2018-05-26T14:35:00Z">
                              <w:pPr/>
                            </w:pPrChange>
                          </w:pPr>
                          <w:ins w:id="3632" w:author="Rajo" w:date="2018-05-27T15:45:00Z">
                            <w:r>
                              <w:rPr>
                                <w:rFonts w:ascii="Microsoft Sans Serif" w:hAnsi="Microsoft Sans Serif" w:cs="Microsoft Sans Serif"/>
                                <w:color w:val="215868" w:themeColor="accent5" w:themeShade="80"/>
                                <w:sz w:val="22"/>
                              </w:rPr>
                              <w:t>Profile Handler</w:t>
                            </w:r>
                          </w:ins>
                        </w:p>
                      </w:txbxContent>
                    </v:textbox>
                  </v:shape>
                  <v:rect id="Rectangle 30" o:spid="_x0000_s1372" style="position:absolute;left:7694;top:13828;width:9906;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" filled="f" strokecolor="black [3213]" strokeweight="1.5pt">
                    <v:textbox inset="0,7.2pt,0,0">
                      <w:txbxContent>
                        <w:p w14:paraId="5413B2CD" w14:textId="1EEF2DDD" w:rsidR="009B0D46" w:rsidRPr="006B62E7" w:rsidRDefault="009B0D46">
                          <w:pPr>
                            <w:jc w:val="center"/>
                            <w:rPr>
                              <w:rFonts w:ascii="Microsoft Sans Serif" w:hAnsi="Microsoft Sans Serif" w:cs="Microsoft Sans Serif"/>
                              <w:color w:val="000000" w:themeColor="text1"/>
                              <w:rPrChange w:id="3633" w:author="Rajo" w:date="2018-05-26T14:39:00Z">
                                <w:rPr/>
                              </w:rPrChange>
                            </w:rPr>
                            <w:pPrChange w:id="3634" w:author="Rajo" w:date="2018-05-26T14:39:00Z">
                              <w:pPr/>
                            </w:pPrChange>
                          </w:pPr>
                          <w:proofErr w:type="spellStart"/>
                          <w:ins w:id="3635" w:author="Rajo" w:date="2018-05-26T14:39:00Z">
                            <w:r w:rsidRPr="006B62E7">
                              <w:rPr>
                                <w:rFonts w:ascii="Microsoft Sans Serif" w:hAnsi="Microsoft Sans Serif" w:cs="Microsoft Sans Serif"/>
                                <w:color w:val="000000" w:themeColor="text1"/>
                                <w:rPrChange w:id="3636" w:author="Rajo" w:date="2018-05-26T14:39:00Z">
                                  <w:rPr/>
                                </w:rPrChange>
                              </w:rPr>
                              <w:t>Akcija</w:t>
                            </w:r>
                            <w:proofErr w:type="spellEnd"/>
                            <w:r w:rsidRPr="006B62E7">
                              <w:rPr>
                                <w:rFonts w:ascii="Microsoft Sans Serif" w:hAnsi="Microsoft Sans Serif" w:cs="Microsoft Sans Serif"/>
                                <w:color w:val="000000" w:themeColor="text1"/>
                                <w:rPrChange w:id="3637" w:author="Rajo" w:date="2018-05-26T14:39:00Z">
                                  <w:rPr/>
                                </w:rPrChange>
                              </w:rPr>
                              <w:t xml:space="preserve"> 1</w:t>
                            </w:r>
                          </w:ins>
                        </w:p>
                      </w:txbxContent>
                    </v:textbox>
                  </v:rect>
                  <v:rect id="Rectangle 130" o:spid="_x0000_s1373" style="position:absolute;left:7694;top:20684;width:9906;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" filled="f" strokecolor="black [3213]" strokeweight="1.5pt">
                    <v:textbox inset="0,7.2pt,0,0">
                      <w:txbxContent>
                        <w:p w14:paraId="0C46C102" w14:textId="52178026" w:rsidR="009B0D46" w:rsidRPr="006B62E7" w:rsidRDefault="009B0D46">
                          <w:pPr>
                            <w:jc w:val="center"/>
                            <w:rPr>
                              <w:rFonts w:ascii="Microsoft Sans Serif" w:hAnsi="Microsoft Sans Serif" w:cs="Microsoft Sans Serif"/>
                              <w:color w:val="000000" w:themeColor="text1"/>
                              <w:szCs w:val="24"/>
                              <w:rPrChange w:id="3638" w:author="Rajo" w:date="2018-05-26T14:41:00Z">
                                <w:rPr/>
                              </w:rPrChange>
                            </w:rPr>
                            <w:pPrChange w:id="3639" w:author="Rajo" w:date="2018-05-26T14:41:00Z">
                              <w:pPr/>
                            </w:pPrChange>
                          </w:pPr>
                          <w:proofErr w:type="spellStart"/>
                          <w:ins w:id="3640" w:author="Rajo" w:date="2018-05-26T14:41:00Z">
                            <w:r w:rsidRPr="006B62E7">
                              <w:rPr>
                                <w:rFonts w:ascii="Microsoft Sans Serif" w:hAnsi="Microsoft Sans Serif" w:cs="Microsoft Sans Serif"/>
                                <w:color w:val="000000" w:themeColor="text1"/>
                                <w:szCs w:val="24"/>
                                <w:rPrChange w:id="3641" w:author="Rajo" w:date="2018-05-26T14:41:00Z">
                                  <w:rPr/>
                                </w:rPrChange>
                              </w:rPr>
                              <w:t>Akcija</w:t>
                            </w:r>
                            <w:proofErr w:type="spellEnd"/>
                            <w:r w:rsidRPr="006B62E7">
                              <w:rPr>
                                <w:rFonts w:ascii="Microsoft Sans Serif" w:hAnsi="Microsoft Sans Serif" w:cs="Microsoft Sans Serif"/>
                                <w:color w:val="000000" w:themeColor="text1"/>
                                <w:szCs w:val="24"/>
                                <w:rPrChange w:id="3642" w:author="Rajo" w:date="2018-05-26T14:41:00Z">
                                  <w:rPr/>
                                </w:rPrChange>
                              </w:rPr>
                              <w:t xml:space="preserve"> 2</w:t>
                            </w:r>
                          </w:ins>
                        </w:p>
                      </w:txbxContent>
                    </v:textbox>
                  </v:rect>
                  <v:rect id="Rectangle 423" o:spid="_x0000_s1374" style="position:absolute;left:7694;top:27916;width:9906;height:4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" filled="f" strokecolor="black [3213]" strokeweight="1.5pt">
                    <v:textbox inset="0,7.2pt,0,0">
                      <w:txbxContent>
                        <w:p w14:paraId="6E292265" w14:textId="59DA2E31" w:rsidR="009B0D46" w:rsidRPr="006B62E7" w:rsidRDefault="009B0D46" w:rsidP="006B62E7">
                          <w:pPr>
                            <w:pStyle w:val="NormalWeb"/>
                            <w:spacing w:before="0" w:beforeAutospacing="0" w:after="160" w:afterAutospacing="0" w:line="276" w:lineRule="auto"/>
                            <w:jc w:val="center"/>
                            <w:rPr>
                              <w:color w:val="000000" w:themeColor="text1"/>
                              <w:rPrChange w:id="3643" w:author="Rajo" w:date="2018-05-26T14:42:00Z">
                                <w:rPr/>
                              </w:rPrChange>
                            </w:rPr>
                          </w:pPr>
                          <w:proofErr w:type="spellStart"/>
                          <w:r w:rsidRPr="006B62E7">
                            <w:rPr>
                              <w:rFonts w:ascii="Microsoft Sans Serif" w:eastAsia="Calibri" w:hAnsi="Microsoft Sans Serif"/>
                              <w:color w:val="000000" w:themeColor="text1"/>
                              <w:rPrChange w:id="3644" w:author="Rajo" w:date="2018-05-26T14:42:00Z">
                                <w:rPr>
                                  <w:rFonts w:ascii="Microsoft Sans Serif" w:eastAsia="Calibri" w:hAnsi="Microsoft Sans Serif"/>
                                  <w:color w:val="008080"/>
                                  <w:u w:val="single"/>
                                </w:rPr>
                              </w:rPrChange>
                            </w:rPr>
                            <w:t>Akcija</w:t>
                          </w:r>
                          <w:proofErr w:type="spellEnd"/>
                          <w:r w:rsidRPr="006B62E7">
                            <w:rPr>
                              <w:rFonts w:ascii="Microsoft Sans Serif" w:eastAsia="Calibri" w:hAnsi="Microsoft Sans Serif"/>
                              <w:color w:val="000000" w:themeColor="text1"/>
                              <w:rPrChange w:id="3645" w:author="Rajo" w:date="2018-05-26T14:42:00Z">
                                <w:rPr>
                                  <w:rFonts w:ascii="Microsoft Sans Serif" w:eastAsia="Calibri" w:hAnsi="Microsoft Sans Serif"/>
                                  <w:color w:val="008080"/>
                                  <w:u w:val="single"/>
                                </w:rPr>
                              </w:rPrChange>
                            </w:rPr>
                            <w:t xml:space="preserve"> </w:t>
                          </w:r>
                          <w:ins w:id="3646" w:author="Rajo" w:date="2018-05-26T14:42:00Z">
                            <w:r>
                              <w:rPr>
                                <w:rFonts w:ascii="Microsoft Sans Serif" w:eastAsia="Calibri" w:hAnsi="Microsoft Sans Serif"/>
                                <w:color w:val="000000" w:themeColor="text1"/>
                              </w:rPr>
                              <w:t>3</w:t>
                            </w:r>
                          </w:ins>
                          <w:del w:id="3647" w:author="Rajo" w:date="2018-05-26T14:42:00Z">
                            <w:r w:rsidRPr="006B62E7" w:rsidDel="006B62E7">
                              <w:rPr>
                                <w:rFonts w:ascii="Microsoft Sans Serif" w:eastAsia="Calibri" w:hAnsi="Microsoft Sans Serif"/>
                                <w:color w:val="000000" w:themeColor="text1"/>
                                <w:rPrChange w:id="3648" w:author="Rajo" w:date="2018-05-26T14:42:00Z">
                                  <w:rPr>
                                    <w:rFonts w:ascii="Microsoft Sans Serif" w:eastAsia="Calibri" w:hAnsi="Microsoft Sans Serif"/>
                                    <w:color w:val="008080"/>
                                    <w:u w:val="single"/>
                                  </w:rPr>
                                </w:rPrChange>
                              </w:rPr>
                              <w:delText>1</w:delText>
                            </w:r>
                          </w:del>
                        </w:p>
                      </w:txbxContent>
                    </v:textbox>
                  </v:rect>
                  <v:rect id="Rectangle 424" o:spid="_x0000_s1375" style="position:absolute;left:7694;top:34678;width:9906;height:4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" filled="f" strokecolor="black [3213]" strokeweight="1.5pt">
                    <v:textbox inset="0,7.2pt,0,0">
                      <w:txbxContent>
                        <w:p w14:paraId="7D0CC882" w14:textId="73085D27" w:rsidR="009B0D46" w:rsidRPr="006B62E7" w:rsidRDefault="009B0D46" w:rsidP="006B62E7">
                          <w:pPr>
                            <w:pStyle w:val="NormalWeb"/>
                            <w:spacing w:before="0" w:beforeAutospacing="0" w:after="160" w:afterAutospacing="0" w:line="276" w:lineRule="auto"/>
                            <w:jc w:val="center"/>
                            <w:rPr>
                              <w:color w:val="000000" w:themeColor="text1"/>
                              <w:rPrChange w:id="3649" w:author="Rajo" w:date="2018-05-26T14:43:00Z">
                                <w:rPr/>
                              </w:rPrChange>
                            </w:rPr>
                          </w:pPr>
                          <w:proofErr w:type="spellStart"/>
                          <w:r w:rsidRPr="006B62E7">
                            <w:rPr>
                              <w:rFonts w:ascii="Microsoft Sans Serif" w:eastAsia="Calibri" w:hAnsi="Microsoft Sans Serif"/>
                              <w:color w:val="000000" w:themeColor="text1"/>
                              <w:rPrChange w:id="3650" w:author="Rajo" w:date="2018-05-26T14:43:00Z">
                                <w:rPr>
                                  <w:rFonts w:ascii="Microsoft Sans Serif" w:eastAsia="Calibri" w:hAnsi="Microsoft Sans Serif"/>
                                  <w:color w:val="008080"/>
                                  <w:u w:val="single"/>
                                </w:rPr>
                              </w:rPrChange>
                            </w:rPr>
                            <w:t>Akcija</w:t>
                          </w:r>
                          <w:proofErr w:type="spellEnd"/>
                          <w:r w:rsidRPr="006B62E7">
                            <w:rPr>
                              <w:rFonts w:ascii="Microsoft Sans Serif" w:eastAsia="Calibri" w:hAnsi="Microsoft Sans Serif"/>
                              <w:color w:val="000000" w:themeColor="text1"/>
                              <w:rPrChange w:id="3651" w:author="Rajo" w:date="2018-05-26T14:43:00Z">
                                <w:rPr>
                                  <w:rFonts w:ascii="Microsoft Sans Serif" w:eastAsia="Calibri" w:hAnsi="Microsoft Sans Serif"/>
                                  <w:color w:val="008080"/>
                                  <w:u w:val="single"/>
                                </w:rPr>
                              </w:rPrChange>
                            </w:rPr>
                            <w:t xml:space="preserve"> </w:t>
                          </w:r>
                          <w:ins w:id="3652" w:author="Rajo" w:date="2018-05-26T14:43:00Z">
                            <w:r>
                              <w:rPr>
                                <w:rFonts w:ascii="Microsoft Sans Serif" w:eastAsia="Calibri" w:hAnsi="Microsoft Sans Serif"/>
                                <w:color w:val="000000" w:themeColor="text1"/>
                              </w:rPr>
                              <w:t>4</w:t>
                            </w:r>
                          </w:ins>
                          <w:del w:id="3653" w:author="Rajo" w:date="2018-05-26T14:43:00Z">
                            <w:r w:rsidRPr="006B62E7" w:rsidDel="006B62E7">
                              <w:rPr>
                                <w:rFonts w:ascii="Microsoft Sans Serif" w:eastAsia="Calibri" w:hAnsi="Microsoft Sans Serif"/>
                                <w:color w:val="000000" w:themeColor="text1"/>
                                <w:rPrChange w:id="3654" w:author="Rajo" w:date="2018-05-26T14:43:00Z">
                                  <w:rPr>
                                    <w:rFonts w:ascii="Microsoft Sans Serif" w:eastAsia="Calibri" w:hAnsi="Microsoft Sans Serif"/>
                                    <w:color w:val="008080"/>
                                    <w:u w:val="single"/>
                                  </w:rPr>
                                </w:rPrChange>
                              </w:rPr>
                              <w:delText>1</w:delText>
                            </w:r>
                          </w:del>
                        </w:p>
                      </w:txbxContent>
                    </v:textbox>
                  </v:rect>
                  <v:shape id="Straight Arrow Connector 136" o:spid="_x0000_s1376" type="#_x0000_t32" style="position:absolute;left:169;top:4970;width:51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" strokecolor="black [3213]" strokeweight="2.25pt">
                    <v:stroke endarrow="block"/>
                  </v:shape>
                  <v:shape id="Straight Arrow Connector 150" o:spid="_x0000_s1377" type="#_x0000_t32" style="position:absolute;left:12647;top:7447;width:238;height:63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" strokecolor="black [3040]" strokeweight="2.25pt">
                    <v:stroke endarrow="block"/>
                  </v:shape>
                  <v:shape id="Straight Arrow Connector 153" o:spid="_x0000_s1378" type="#_x0000_t32" style="position:absolute;left:12647;top:18208;width:0;height:24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" strokecolor="black [3040]" strokeweight="2.25pt">
                    <v:stroke endarrow="block"/>
                  </v:shape>
                  <v:shape id="Straight Arrow Connector 155" o:spid="_x0000_s1379" type="#_x0000_t32" style="position:absolute;left:12647;top:25158;width:0;height:27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" strokecolor="black [3040]" strokeweight="2.25pt">
                    <v:stroke endarrow="block"/>
                  </v:shape>
                  <v:shape id="Straight Arrow Connector 157" o:spid="_x0000_s1380" type="#_x0000_t32" style="position:absolute;left:12647;top:32287;width:0;height:23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" strokecolor="black [3040]" strokeweight="2.25pt">
                    <v:stroke endarrow="block"/>
                  </v:shape>
                  <v:shape id="Connector: Elbow 170" o:spid="_x0000_s1381" type="#_x0000_t33" style="position:absolute;left:5248;top:36177;width:2558;height:1233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" strokecolor="black [3040]" strokeweight="2.25pt">
                    <v:stroke endarrow="block"/>
                  </v:shape>
                  <v:roundrect id="Rectangle: Rounded Corners 435" o:spid="_x0000_s1382" style="position:absolute;left:29496;top:8669;width:14288;height:4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" fillcolor="#31859c" stroked="f" strokeweight="2pt">
                    <v:textbox inset="0,0,0,0">
                      <w:txbxContent>
                        <w:p w14:paraId="2720610A" w14:textId="0F7621B0" w:rsidR="009B0D46" w:rsidRPr="003D54C8" w:rsidRDefault="009B0D46" w:rsidP="00BB284D">
                          <w:pPr>
                            <w:pStyle w:val="NormalWeb"/>
                            <w:spacing w:before="0" w:beforeAutospacing="0" w:after="160" w:afterAutospacing="0" w:line="276" w:lineRule="auto"/>
                            <w:jc w:val="center"/>
                            <w:rPr>
                              <w:i/>
                              <w:color w:val="FFFFFF" w:themeColor="background1"/>
                              <w:rPrChange w:id="3655" w:author="Rajo" w:date="2018-05-26T14:51:00Z">
                                <w:rPr/>
                              </w:rPrChange>
                            </w:rPr>
                          </w:pPr>
                          <w:ins w:id="3656" w:author="Rajo" w:date="2018-05-26T14:50:00Z">
                            <w:r w:rsidRPr="003D54C8">
                              <w:rPr>
                                <w:rFonts w:ascii="Microsoft Sans Serif" w:eastAsia="Calibri" w:hAnsi="Microsoft Sans Serif"/>
                                <w:b/>
                                <w:bCs/>
                                <w:i/>
                                <w:color w:val="FFFFFF" w:themeColor="background1"/>
                                <w:rPrChange w:id="3657" w:author="Rajo" w:date="2018-05-26T14:51:00Z">
                                  <w:rPr>
                                    <w:rFonts w:ascii="Microsoft Sans Serif" w:eastAsia="Calibri" w:hAnsi="Microsoft Sans Serif"/>
                                    <w:b/>
                                    <w:bCs/>
                                    <w:color w:val="008080"/>
                                    <w:u w:val="single"/>
                                  </w:rPr>
                                </w:rPrChange>
                              </w:rPr>
                              <w:t>Authentication En</w:t>
                            </w:r>
                          </w:ins>
                          <w:ins w:id="3658" w:author="Rajo" w:date="2018-05-26T14:51:00Z">
                            <w:r w:rsidRPr="003D54C8">
                              <w:rPr>
                                <w:rFonts w:ascii="Microsoft Sans Serif" w:eastAsia="Calibri" w:hAnsi="Microsoft Sans Serif"/>
                                <w:b/>
                                <w:bCs/>
                                <w:i/>
                                <w:color w:val="FFFFFF" w:themeColor="background1"/>
                                <w:rPrChange w:id="3659" w:author="Rajo" w:date="2018-05-26T14:51:00Z">
                                  <w:rPr>
                                    <w:rFonts w:ascii="Microsoft Sans Serif" w:eastAsia="Calibri" w:hAnsi="Microsoft Sans Serif"/>
                                    <w:b/>
                                    <w:bCs/>
                                    <w:color w:val="008080"/>
                                    <w:u w:val="single"/>
                                  </w:rPr>
                                </w:rPrChange>
                              </w:rPr>
                              <w:t>gine</w:t>
                            </w:r>
                          </w:ins>
                          <w:del w:id="3660" w:author="Rajo" w:date="2018-05-26T14:50:00Z">
                            <w:r w:rsidRPr="003D54C8" w:rsidDel="003D54C8">
                              <w:rPr>
                                <w:rFonts w:ascii="Microsoft Sans Serif" w:eastAsia="Calibri" w:hAnsi="Microsoft Sans Serif"/>
                                <w:b/>
                                <w:bCs/>
                                <w:i/>
                                <w:color w:val="FFFFFF" w:themeColor="background1"/>
                                <w:rPrChange w:id="3661" w:author="Rajo" w:date="2018-05-26T14:51:00Z">
                                  <w:rPr>
                                    <w:rFonts w:ascii="Microsoft Sans Serif" w:eastAsia="Calibri" w:hAnsi="Microsoft Sans Serif"/>
                                    <w:b/>
                                    <w:bCs/>
                                    <w:color w:val="008080"/>
                                    <w:u w:val="single"/>
                                  </w:rPr>
                                </w:rPrChange>
                              </w:rPr>
                              <w:delText>Dispečer zahtjeva</w:delText>
                            </w:r>
                          </w:del>
                        </w:p>
                      </w:txbxContent>
                    </v:textbox>
                  </v:roundrect>
                  <v:roundrect id="Rectangle: Rounded Corners 438" o:spid="_x0000_s1383" style="position:absolute;left:29496;top:16278;width:14288;height:46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" fillcolor="#31849b [2408]" stroked="f" strokeweight="2pt">
                    <v:textbox inset="0,0,0,0">
                      <w:txbxContent>
                        <w:p w14:paraId="009F80D5" w14:textId="2E737EEF" w:rsidR="009B0D46" w:rsidRPr="003D54C8" w:rsidRDefault="009B0D46" w:rsidP="003D54C8">
                          <w:pPr>
                            <w:pStyle w:val="NormalWeb"/>
                            <w:spacing w:before="0" w:beforeAutospacing="0" w:after="160" w:afterAutospacing="0" w:line="276" w:lineRule="auto"/>
                            <w:jc w:val="center"/>
                            <w:rPr>
                              <w:color w:val="FFFFFF" w:themeColor="background1"/>
                              <w:rPrChange w:id="3662" w:author="Rajo" w:date="2018-05-26T14:51:00Z">
                                <w:rPr/>
                              </w:rPrChange>
                            </w:rPr>
                          </w:pPr>
                          <w:del w:id="3663" w:author="Rajo" w:date="2018-05-26T14:51:00Z">
                            <w:r w:rsidRPr="003D54C8" w:rsidDel="003D54C8">
                              <w:rPr>
                                <w:rFonts w:ascii="Microsoft Sans Serif" w:eastAsia="Calibri" w:hAnsi="Microsoft Sans Serif"/>
                                <w:b/>
                                <w:bCs/>
                                <w:i/>
                                <w:iCs/>
                                <w:color w:val="FFFFFF" w:themeColor="background1"/>
                                <w:rPrChange w:id="3664" w:author="Rajo" w:date="2018-05-26T14:51:00Z">
                                  <w:rPr>
                                    <w:rFonts w:ascii="Microsoft Sans Serif" w:eastAsia="Calibri" w:hAnsi="Microsoft Sans Serif"/>
                                    <w:b/>
                                    <w:bCs/>
                                    <w:i/>
                                    <w:iCs/>
                                    <w:color w:val="008080"/>
                                    <w:u w:val="single"/>
                                  </w:rPr>
                                </w:rPrChange>
                              </w:rPr>
                              <w:delText>Request Dispatcher</w:delText>
                            </w:r>
                          </w:del>
                          <w:ins w:id="3665" w:author="Rajo" w:date="2018-05-26T14:51:00Z">
                            <w:r>
                              <w:rPr>
                                <w:rFonts w:ascii="Microsoft Sans Serif" w:eastAsia="Calibri" w:hAnsi="Microsoft Sans Serif"/>
                                <w:b/>
                                <w:bCs/>
                                <w:i/>
                                <w:iCs/>
                                <w:color w:val="FFFFFF" w:themeColor="background1"/>
                              </w:rPr>
                              <w:t>Attribute Resolver</w:t>
                            </w:r>
                          </w:ins>
                        </w:p>
                      </w:txbxContent>
                    </v:textbox>
                  </v:roundrect>
                  <v:roundrect id="Rectangle: Rounded Corners 466" o:spid="_x0000_s1384" style="position:absolute;left:29591;top:24088;width:14288;height:4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" fillcolor="#31849b [2408]" stroked="f" strokeweight="2pt">
                    <v:textbox inset="0,0,0,0">
                      <w:txbxContent>
                        <w:p w14:paraId="3EDC90B2" w14:textId="061B2F2E" w:rsidR="009B0D46" w:rsidRPr="003D54C8" w:rsidRDefault="009B0D46" w:rsidP="003D54C8">
                          <w:pPr>
                            <w:pStyle w:val="NormalWeb"/>
                            <w:spacing w:before="0" w:beforeAutospacing="0" w:after="160" w:afterAutospacing="0" w:line="276" w:lineRule="auto"/>
                            <w:jc w:val="center"/>
                            <w:rPr>
                              <w:color w:val="FFFFFF" w:themeColor="background1"/>
                              <w:rPrChange w:id="3666" w:author="Rajo" w:date="2018-05-26T14:52:00Z">
                                <w:rPr/>
                              </w:rPrChange>
                            </w:rPr>
                          </w:pPr>
                          <w:del w:id="3667" w:author="Rajo" w:date="2018-05-26T14:52:00Z">
                            <w:r w:rsidRPr="003D54C8" w:rsidDel="003D54C8">
                              <w:rPr>
                                <w:rFonts w:ascii="Microsoft Sans Serif" w:eastAsia="Calibri" w:hAnsi="Microsoft Sans Serif"/>
                                <w:b/>
                                <w:bCs/>
                                <w:i/>
                                <w:iCs/>
                                <w:color w:val="FFFFFF" w:themeColor="background1"/>
                                <w:rPrChange w:id="3668" w:author="Rajo" w:date="2018-05-26T14:52:00Z">
                                  <w:rPr>
                                    <w:rFonts w:ascii="Microsoft Sans Serif" w:eastAsia="Calibri" w:hAnsi="Microsoft Sans Serif"/>
                                    <w:b/>
                                    <w:bCs/>
                                    <w:i/>
                                    <w:iCs/>
                                    <w:color w:val="008080"/>
                                    <w:u w:val="single"/>
                                  </w:rPr>
                                </w:rPrChange>
                              </w:rPr>
                              <w:delText>Request Dispatcher</w:delText>
                            </w:r>
                          </w:del>
                          <w:ins w:id="3669" w:author="Rajo" w:date="2018-05-26T14:52:00Z">
                            <w:r>
                              <w:rPr>
                                <w:rFonts w:ascii="Microsoft Sans Serif" w:eastAsia="Calibri" w:hAnsi="Microsoft Sans Serif"/>
                                <w:b/>
                                <w:bCs/>
                                <w:i/>
                                <w:iCs/>
                                <w:color w:val="FFFFFF" w:themeColor="background1"/>
                              </w:rPr>
                              <w:t>Attribute Filter Engine</w:t>
                            </w:r>
                          </w:ins>
                        </w:p>
                      </w:txbxContent>
                    </v:textbox>
                  </v:roundrect>
                  <v:roundrect id="Rectangle: Rounded Corners 473" o:spid="_x0000_s1385" style="position:absolute;left:29496;top:31913;width:14288;height:4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" fillcolor="#31849b [2408]" stroked="f" strokeweight="2pt">
                    <v:textbox inset="0,0,0,0">
                      <w:txbxContent>
                        <w:p w14:paraId="07D4C296" w14:textId="1A37E388" w:rsidR="009B0D46" w:rsidRPr="003D54C8" w:rsidRDefault="009B0D46" w:rsidP="003D54C8">
                          <w:pPr>
                            <w:pStyle w:val="NormalWeb"/>
                            <w:spacing w:before="0" w:beforeAutospacing="0" w:after="160" w:afterAutospacing="0" w:line="276" w:lineRule="auto"/>
                            <w:jc w:val="center"/>
                            <w:rPr>
                              <w:color w:val="FFFFFF" w:themeColor="background1"/>
                              <w:rPrChange w:id="3670" w:author="Rajo" w:date="2018-05-26T14:52:00Z">
                                <w:rPr/>
                              </w:rPrChange>
                            </w:rPr>
                          </w:pPr>
                          <w:del w:id="3671" w:author="Rajo" w:date="2018-05-26T14:52:00Z">
                            <w:r w:rsidRPr="003D54C8" w:rsidDel="003D54C8">
                              <w:rPr>
                                <w:rFonts w:ascii="Microsoft Sans Serif" w:eastAsia="Calibri" w:hAnsi="Microsoft Sans Serif"/>
                                <w:b/>
                                <w:bCs/>
                                <w:i/>
                                <w:iCs/>
                                <w:color w:val="FFFFFF" w:themeColor="background1"/>
                                <w:rPrChange w:id="3672" w:author="Rajo" w:date="2018-05-26T14:52:00Z">
                                  <w:rPr>
                                    <w:rFonts w:ascii="Microsoft Sans Serif" w:eastAsia="Calibri" w:hAnsi="Microsoft Sans Serif"/>
                                    <w:b/>
                                    <w:bCs/>
                                    <w:i/>
                                    <w:iCs/>
                                    <w:color w:val="008080"/>
                                    <w:u w:val="single"/>
                                  </w:rPr>
                                </w:rPrChange>
                              </w:rPr>
                              <w:delText>Request Dispatcher</w:delText>
                            </w:r>
                          </w:del>
                          <w:ins w:id="3673" w:author="Rajo" w:date="2018-05-26T14:52:00Z">
                            <w:r>
                              <w:rPr>
                                <w:rFonts w:ascii="Microsoft Sans Serif" w:eastAsia="Calibri" w:hAnsi="Microsoft Sans Serif"/>
                                <w:b/>
                                <w:bCs/>
                                <w:i/>
                                <w:iCs/>
                                <w:color w:val="FFFFFF" w:themeColor="background1"/>
                              </w:rPr>
                              <w:t xml:space="preserve">Attribute </w:t>
                            </w:r>
                            <w:proofErr w:type="gramStart"/>
                            <w:r>
                              <w:rPr>
                                <w:rFonts w:ascii="Microsoft Sans Serif" w:eastAsia="Calibri" w:hAnsi="Microsoft Sans Serif"/>
                                <w:b/>
                                <w:bCs/>
                                <w:i/>
                                <w:iCs/>
                                <w:color w:val="FFFFFF" w:themeColor="background1"/>
                              </w:rPr>
                              <w:t>Consent  Engine</w:t>
                            </w:r>
                          </w:ins>
                          <w:proofErr w:type="gramEnd"/>
                        </w:p>
                      </w:txbxContent>
                    </v:textbox>
                  </v:roundrect>
                  <v:roundrect id="Rectangle: Rounded Corners 474" o:spid="_x0000_s1386" style="position:absolute;left:29687;top:39233;width:14287;height:4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" fillcolor="#31849b [2408]" stroked="f" strokeweight="2pt">
                    <v:textbox inset="0,0,0,0">
                      <w:txbxContent>
                        <w:p w14:paraId="5249E016" w14:textId="72C7A0F4" w:rsidR="009B0D46" w:rsidRPr="003D54C8" w:rsidRDefault="009B0D46" w:rsidP="003D54C8">
                          <w:pPr>
                            <w:pStyle w:val="NormalWeb"/>
                            <w:spacing w:before="0" w:beforeAutospacing="0" w:after="160" w:afterAutospacing="0" w:line="276" w:lineRule="auto"/>
                            <w:jc w:val="center"/>
                            <w:rPr>
                              <w:color w:val="FFFFFF" w:themeColor="background1"/>
                              <w:rPrChange w:id="3674" w:author="Rajo" w:date="2018-05-26T14:53:00Z">
                                <w:rPr/>
                              </w:rPrChange>
                            </w:rPr>
                          </w:pPr>
                          <w:del w:id="3675" w:author="Rajo" w:date="2018-05-26T14:53:00Z">
                            <w:r w:rsidRPr="003D54C8" w:rsidDel="003D54C8">
                              <w:rPr>
                                <w:rFonts w:ascii="Microsoft Sans Serif" w:eastAsia="Calibri" w:hAnsi="Microsoft Sans Serif"/>
                                <w:b/>
                                <w:bCs/>
                                <w:i/>
                                <w:iCs/>
                                <w:color w:val="FFFFFF" w:themeColor="background1"/>
                                <w:rPrChange w:id="3676" w:author="Rajo" w:date="2018-05-26T14:53:00Z">
                                  <w:rPr>
                                    <w:rFonts w:ascii="Microsoft Sans Serif" w:eastAsia="Calibri" w:hAnsi="Microsoft Sans Serif"/>
                                    <w:b/>
                                    <w:bCs/>
                                    <w:i/>
                                    <w:iCs/>
                                    <w:color w:val="008080"/>
                                    <w:u w:val="single"/>
                                  </w:rPr>
                                </w:rPrChange>
                              </w:rPr>
                              <w:delText>Request Dispatcher</w:delText>
                            </w:r>
                          </w:del>
                          <w:ins w:id="3677" w:author="Rajo" w:date="2018-05-26T14:53:00Z">
                            <w:r>
                              <w:rPr>
                                <w:rFonts w:ascii="Microsoft Sans Serif" w:eastAsia="Calibri" w:hAnsi="Microsoft Sans Serif"/>
                                <w:b/>
                                <w:bCs/>
                                <w:i/>
                                <w:iCs/>
                                <w:color w:val="FFFFFF" w:themeColor="background1"/>
                              </w:rPr>
                              <w:t>Relying Party Config Manager</w:t>
                            </w:r>
                          </w:ins>
                        </w:p>
                      </w:txbxContent>
                    </v:textbox>
                  </v:roundrect>
                  <v:shape id="Text Box 172" o:spid="_x0000_s1387" type="#_x0000_t202" style="position:absolute;left:27506;top:856;width:16278;height:5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" filled="f" stroked="f" strokeweight=".5pt">
                    <v:textbox>
                      <w:txbxContent>
                        <w:p w14:paraId="376D3A0C" w14:textId="5CD18606" w:rsidR="009B0D46" w:rsidRPr="003D54C8" w:rsidRDefault="009B0D46">
                          <w:pPr>
                            <w:jc w:val="center"/>
                            <w:rPr>
                              <w:rFonts w:ascii="Microsoft Sans Serif" w:hAnsi="Microsoft Sans Serif" w:cs="Microsoft Sans Serif"/>
                              <w:sz w:val="28"/>
                              <w:szCs w:val="28"/>
                              <w:rPrChange w:id="3678" w:author="Rajo" w:date="2018-05-26T14:55:00Z">
                                <w:rPr/>
                              </w:rPrChange>
                            </w:rPr>
                            <w:pPrChange w:id="3679" w:author="Rajo" w:date="2018-05-26T14:54:00Z">
                              <w:pPr/>
                            </w:pPrChange>
                          </w:pPr>
                          <w:proofErr w:type="spellStart"/>
                          <w:ins w:id="3680" w:author="Rajo" w:date="2018-05-26T14:54:00Z">
                            <w:r w:rsidRPr="003D54C8">
                              <w:rPr>
                                <w:rFonts w:ascii="Microsoft Sans Serif" w:hAnsi="Microsoft Sans Serif" w:cs="Microsoft Sans Serif"/>
                                <w:sz w:val="28"/>
                                <w:szCs w:val="28"/>
                                <w:rPrChange w:id="3681" w:author="Rajo" w:date="2018-05-26T14:55:00Z">
                                  <w:rPr/>
                                </w:rPrChange>
                              </w:rPr>
                              <w:t>Davalac</w:t>
                            </w:r>
                            <w:proofErr w:type="spellEnd"/>
                            <w:r w:rsidRPr="003D54C8">
                              <w:rPr>
                                <w:rFonts w:ascii="Microsoft Sans Serif" w:hAnsi="Microsoft Sans Serif" w:cs="Microsoft Sans Serif"/>
                                <w:sz w:val="28"/>
                                <w:szCs w:val="28"/>
                                <w:rPrChange w:id="3682" w:author="Rajo" w:date="2018-05-26T14:55:00Z">
                                  <w:rPr/>
                                </w:rPrChange>
                              </w:rPr>
                              <w:t xml:space="preserve"> </w:t>
                            </w:r>
                            <w:proofErr w:type="spellStart"/>
                            <w:r w:rsidRPr="003D54C8">
                              <w:rPr>
                                <w:rFonts w:ascii="Microsoft Sans Serif" w:hAnsi="Microsoft Sans Serif" w:cs="Microsoft Sans Serif"/>
                                <w:sz w:val="28"/>
                                <w:szCs w:val="28"/>
                                <w:rPrChange w:id="3683" w:author="Rajo" w:date="2018-05-26T14:55:00Z">
                                  <w:rPr/>
                                </w:rPrChange>
                              </w:rPr>
                              <w:t>identiteta</w:t>
                            </w:r>
                            <w:proofErr w:type="spellEnd"/>
                            <w:r w:rsidRPr="003D54C8">
                              <w:rPr>
                                <w:rFonts w:ascii="Microsoft Sans Serif" w:hAnsi="Microsoft Sans Serif" w:cs="Microsoft Sans Serif"/>
                                <w:sz w:val="28"/>
                                <w:szCs w:val="28"/>
                                <w:rPrChange w:id="3684" w:author="Rajo" w:date="2018-05-26T14:55:00Z">
                                  <w:rPr/>
                                </w:rPrChange>
                              </w:rPr>
                              <w:t xml:space="preserve"> (</w:t>
                            </w:r>
                            <w:proofErr w:type="spellStart"/>
                            <w:r w:rsidRPr="003D54C8">
                              <w:rPr>
                                <w:rFonts w:ascii="Microsoft Sans Serif" w:hAnsi="Microsoft Sans Serif" w:cs="Microsoft Sans Serif"/>
                                <w:sz w:val="28"/>
                                <w:szCs w:val="28"/>
                                <w:rPrChange w:id="3685" w:author="Rajo" w:date="2018-05-26T14:55:00Z">
                                  <w:rPr/>
                                </w:rPrChange>
                              </w:rPr>
                              <w:t>IdP</w:t>
                            </w:r>
                            <w:proofErr w:type="spellEnd"/>
                            <w:r w:rsidRPr="003D54C8">
                              <w:rPr>
                                <w:rFonts w:ascii="Microsoft Sans Serif" w:hAnsi="Microsoft Sans Serif" w:cs="Microsoft Sans Serif"/>
                                <w:sz w:val="28"/>
                                <w:szCs w:val="28"/>
                                <w:rPrChange w:id="3686" w:author="Rajo" w:date="2018-05-26T14:55:00Z">
                                  <w:rPr/>
                                </w:rPrChange>
                              </w:rPr>
                              <w:t>)</w:t>
                            </w:r>
                          </w:ins>
                        </w:p>
                      </w:txbxContent>
                    </v:textbox>
                  </v:shape>
                  <v:shape id="Straight Arrow Connector 173" o:spid="_x0000_s1388" type="#_x0000_t32" style="position:absolute;left:17600;top:10999;width:11896;height:50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" strokecolor="black [3040]" strokeweight="1.5pt">
                    <v:stroke dashstyle="dash" endarrow="block"/>
                  </v:shape>
                  <v:shape id="Straight Arrow Connector 475" o:spid="_x0000_s1389" type="#_x0000_t32" style="position:absolute;left:17600;top:16019;width:12087;height:255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" strokecolor="black [3040]" strokeweight="1.5pt">
                    <v:stroke dashstyle="dash" endarrow="block"/>
                  </v:shape>
                  <v:shape id="Straight Arrow Connector 477" o:spid="_x0000_s1390" type="#_x0000_t32" style="position:absolute;left:17600;top:18608;width:11896;height:43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" strokecolor="black [3040]" strokeweight="1.5pt">
                    <v:stroke dashstyle="dash" endarrow="block"/>
                  </v:shape>
                  <v:shape id="Straight Arrow Connector 478" o:spid="_x0000_s1391" type="#_x0000_t32" style="position:absolute;left:17600;top:26418;width:11991;height:36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" strokecolor="black [3040]" strokeweight="1.5pt">
                    <v:stroke dashstyle="dash" endarrow="block"/>
                  </v:shape>
                  <v:shape id="Straight Arrow Connector 479" o:spid="_x0000_s1392" type="#_x0000_t32" style="position:absolute;left:17600;top:36866;width:12087;height:46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" strokecolor="black [3040]" strokeweight="1.5pt">
                    <v:stroke dashstyle="dash" endarrow="block"/>
                  </v:shape>
                  <v:roundrect id="Rectangle: Rounded Corners 197" o:spid="_x0000_s1393" style="position:absolute;left:46365;top:11811;width:11811;height:679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" filled="f" strokecolor="#1f497d [3215]" strokeweight="2pt">
                    <v:textbox inset="0,0,0,0">
                      <w:txbxContent>
                        <w:p w14:paraId="7B937C59" w14:textId="78326698" w:rsidR="009B0D46" w:rsidRPr="00E57E8F" w:rsidRDefault="009B0D46">
                          <w:pPr>
                            <w:jc w:val="center"/>
                            <w:rPr>
                              <w:rFonts w:ascii="Microsoft Sans Serif" w:hAnsi="Microsoft Sans Serif" w:cs="Microsoft Sans Serif"/>
                              <w:b/>
                              <w:color w:val="1F497D" w:themeColor="text2"/>
                              <w:rPrChange w:id="3687" w:author="Rajo" w:date="2018-05-26T15:03:00Z">
                                <w:rPr/>
                              </w:rPrChange>
                            </w:rPr>
                            <w:pPrChange w:id="3688" w:author="Rajo" w:date="2018-05-26T15:02:00Z">
                              <w:pPr/>
                            </w:pPrChange>
                          </w:pPr>
                          <w:proofErr w:type="spellStart"/>
                          <w:ins w:id="3689" w:author="Rajo" w:date="2018-05-26T15:02:00Z">
                            <w:r w:rsidRPr="00E57E8F">
                              <w:rPr>
                                <w:rFonts w:ascii="Microsoft Sans Serif" w:hAnsi="Microsoft Sans Serif" w:cs="Microsoft Sans Serif"/>
                                <w:b/>
                                <w:color w:val="1F497D" w:themeColor="text2"/>
                                <w:rPrChange w:id="3690" w:author="Rajo" w:date="2018-05-26T15:03:00Z">
                                  <w:rPr/>
                                </w:rPrChange>
                              </w:rPr>
                              <w:t>Eksterni</w:t>
                            </w:r>
                            <w:proofErr w:type="spellEnd"/>
                            <w:r w:rsidRPr="00E57E8F">
                              <w:rPr>
                                <w:rFonts w:ascii="Microsoft Sans Serif" w:hAnsi="Microsoft Sans Serif" w:cs="Microsoft Sans Serif"/>
                                <w:b/>
                                <w:color w:val="1F497D" w:themeColor="text2"/>
                                <w:rPrChange w:id="3691" w:author="Rajo" w:date="2018-05-26T15:03:00Z">
                                  <w:rPr/>
                                </w:rPrChange>
                              </w:rPr>
                              <w:t xml:space="preserve"> </w:t>
                            </w:r>
                            <w:proofErr w:type="spellStart"/>
                            <w:r w:rsidRPr="00E57E8F">
                              <w:rPr>
                                <w:rFonts w:ascii="Microsoft Sans Serif" w:hAnsi="Microsoft Sans Serif" w:cs="Microsoft Sans Serif"/>
                                <w:b/>
                                <w:color w:val="1F497D" w:themeColor="text2"/>
                                <w:rPrChange w:id="3692" w:author="Rajo" w:date="2018-05-26T15:03:00Z">
                                  <w:rPr/>
                                </w:rPrChange>
                              </w:rPr>
                              <w:t>sistemi</w:t>
                            </w:r>
                          </w:ins>
                          <w:proofErr w:type="spellEnd"/>
                          <w:ins w:id="3693" w:author="Rajo" w:date="2018-05-26T15:03:00Z">
                            <w:r w:rsidRPr="00E57E8F">
                              <w:rPr>
                                <w:rFonts w:ascii="Microsoft Sans Serif" w:hAnsi="Microsoft Sans Serif" w:cs="Microsoft Sans Serif"/>
                                <w:b/>
                                <w:color w:val="1F497D" w:themeColor="text2"/>
                                <w:rPrChange w:id="3694" w:author="Rajo" w:date="2018-05-26T15:03:00Z">
                                  <w:rPr/>
                                </w:rPrChange>
                              </w:rPr>
                              <w:t xml:space="preserve"> </w:t>
                            </w:r>
                            <w:r w:rsidRPr="00E57E8F">
                              <w:rPr>
                                <w:rFonts w:ascii="Microsoft Sans Serif" w:hAnsi="Microsoft Sans Serif" w:cs="Microsoft Sans Serif"/>
                                <w:b/>
                                <w:color w:val="1F497D" w:themeColor="text2"/>
                                <w:rPrChange w:id="3695" w:author="Rajo" w:date="2018-05-26T15:03:00Z">
                                  <w:rPr>
                                    <w:color w:val="000000" w:themeColor="text1"/>
                                  </w:rPr>
                                </w:rPrChange>
                              </w:rPr>
                              <w:t>(</w:t>
                            </w:r>
                            <w:proofErr w:type="spellStart"/>
                            <w:r w:rsidRPr="00E57E8F">
                              <w:rPr>
                                <w:rFonts w:ascii="Microsoft Sans Serif" w:hAnsi="Microsoft Sans Serif" w:cs="Microsoft Sans Serif"/>
                                <w:b/>
                                <w:color w:val="1F497D" w:themeColor="text2"/>
                                <w:rPrChange w:id="3696" w:author="Rajo" w:date="2018-05-26T15:03:00Z">
                                  <w:rPr>
                                    <w:color w:val="000000" w:themeColor="text1"/>
                                  </w:rPr>
                                </w:rPrChange>
                              </w:rPr>
                              <w:t>npr</w:t>
                            </w:r>
                            <w:proofErr w:type="spellEnd"/>
                            <w:r w:rsidRPr="00E57E8F">
                              <w:rPr>
                                <w:rFonts w:ascii="Microsoft Sans Serif" w:hAnsi="Microsoft Sans Serif" w:cs="Microsoft Sans Serif"/>
                                <w:b/>
                                <w:color w:val="1F497D" w:themeColor="text2"/>
                                <w:rPrChange w:id="3697" w:author="Rajo" w:date="2018-05-26T15:03:00Z">
                                  <w:rPr>
                                    <w:color w:val="000000" w:themeColor="text1"/>
                                  </w:rPr>
                                </w:rPrChange>
                              </w:rPr>
                              <w:t xml:space="preserve">. </w:t>
                            </w:r>
                            <w:r w:rsidRPr="00E57E8F">
                              <w:rPr>
                                <w:rFonts w:ascii="Microsoft Sans Serif" w:hAnsi="Microsoft Sans Serif" w:cs="Microsoft Sans Serif"/>
                                <w:b/>
                                <w:color w:val="1F497D" w:themeColor="text2"/>
                                <w:rPrChange w:id="3698" w:author="Rajo" w:date="2018-05-26T15:03:00Z">
                                  <w:rPr/>
                                </w:rPrChange>
                              </w:rPr>
                              <w:t>LDAP</w:t>
                            </w:r>
                            <w:r w:rsidRPr="00E57E8F">
                              <w:rPr>
                                <w:rFonts w:ascii="Microsoft Sans Serif" w:hAnsi="Microsoft Sans Serif" w:cs="Microsoft Sans Serif"/>
                                <w:b/>
                                <w:color w:val="1F497D" w:themeColor="text2"/>
                                <w:rPrChange w:id="3699" w:author="Rajo" w:date="2018-05-26T15:03:00Z">
                                  <w:rPr>
                                    <w:color w:val="000000" w:themeColor="text1"/>
                                  </w:rPr>
                                </w:rPrChange>
                              </w:rPr>
                              <w:t>)</w:t>
                            </w:r>
                          </w:ins>
                        </w:p>
                      </w:txbxContent>
                    </v:textbox>
                  </v:roundrect>
                  <v:shape id="Straight Arrow Connector 480" o:spid="_x0000_s1394" type="#_x0000_t32" style="position:absolute;left:43784;top:10999;width:2581;height:42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" strokecolor="black [3040]" strokeweight="1.5pt">
                    <v:stroke dashstyle="dash" endarrow="block"/>
                  </v:shape>
                  <v:shape id="Straight Arrow Connector 481" o:spid="_x0000_s1395" type="#_x0000_t32" style="position:absolute;left:43784;top:15209;width:2581;height:33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" strokecolor="black [3040]" strokeweight="1.5pt">
                    <v:stroke dashstyle="dash" endarrow="block"/>
                  </v:shape>
                  <v:shape id="Straight Arrow Connector 482" o:spid="_x0000_s1396" type="#_x0000_t32" style="position:absolute;left:47318;top:38674;width:101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" strokecolor="black [3213]" strokeweight="2.25pt">
                    <v:stroke endarrow="block"/>
                  </v:shape>
                  <v:shape id="Straight Arrow Connector 484" o:spid="_x0000_s1397" type="#_x0000_t32" style="position:absolute;left:47318;top:43624;width:101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" strokecolor="black [3213]" strokeweight="2.25pt">
                    <v:stroke dashstyle="dash" endarrow="block"/>
                  </v:shape>
                  <v:shape id="Text Box 202" o:spid="_x0000_s1398" type="#_x0000_t202" style="position:absolute;left:46175;top:36293;width:12287;height:2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" filled="f" stroked="f" strokeweight=".5pt">
                    <v:textbox>
                      <w:txbxContent>
                        <w:p w14:paraId="45C408F5" w14:textId="30F406FB" w:rsidR="009B0D46" w:rsidRPr="004A781A" w:rsidRDefault="009B0D46">
                          <w:pPr>
                            <w:rPr>
                              <w:rFonts w:ascii="Microsoft Sans Serif" w:hAnsi="Microsoft Sans Serif" w:cs="Microsoft Sans Serif"/>
                              <w:b/>
                              <w:sz w:val="22"/>
                              <w:rPrChange w:id="3700" w:author="Rajo" w:date="2018-05-26T15:07:00Z">
                                <w:rPr/>
                              </w:rPrChange>
                            </w:rPr>
                          </w:pPr>
                          <w:ins w:id="3701" w:author="Rajo" w:date="2018-05-26T15:07:00Z">
                            <w:r w:rsidRPr="004A781A">
                              <w:rPr>
                                <w:rFonts w:ascii="Microsoft Sans Serif" w:hAnsi="Microsoft Sans Serif" w:cs="Microsoft Sans Serif"/>
                                <w:b/>
                                <w:sz w:val="22"/>
                                <w:rPrChange w:id="3702" w:author="Rajo" w:date="2018-05-26T15:07:00Z">
                                  <w:rPr/>
                                </w:rPrChange>
                              </w:rPr>
                              <w:t xml:space="preserve">HTTP </w:t>
                            </w:r>
                            <w:proofErr w:type="spellStart"/>
                            <w:r w:rsidRPr="004A781A">
                              <w:rPr>
                                <w:rFonts w:ascii="Microsoft Sans Serif" w:hAnsi="Microsoft Sans Serif" w:cs="Microsoft Sans Serif"/>
                                <w:b/>
                                <w:sz w:val="22"/>
                                <w:rPrChange w:id="3703" w:author="Rajo" w:date="2018-05-26T15:07:00Z">
                                  <w:rPr/>
                                </w:rPrChange>
                              </w:rPr>
                              <w:t>zahtjev</w:t>
                            </w:r>
                          </w:ins>
                          <w:proofErr w:type="spellEnd"/>
                        </w:p>
                      </w:txbxContent>
                    </v:textbox>
                  </v:shape>
                  <v:shape id="Text Box 202" o:spid="_x0000_s1399" type="#_x0000_t202" style="position:absolute;left:46365;top:41251;width:12097;height:2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" filled="f" stroked="f" strokeweight=".5pt">
                    <v:textbox>
                      <w:txbxContent>
                        <w:p w14:paraId="43E3A7DA" w14:textId="17BFFED4" w:rsidR="009B0D46" w:rsidRPr="004A781A" w:rsidRDefault="009B0D46" w:rsidP="004A781A">
                          <w:pPr>
                            <w:pStyle w:val="NormalWeb"/>
                            <w:spacing w:before="0" w:beforeAutospacing="0" w:after="160" w:afterAutospacing="0" w:line="276" w:lineRule="auto"/>
                            <w:rPr>
                              <w:color w:val="000000" w:themeColor="text1"/>
                              <w:rPrChange w:id="3704" w:author="Rajo" w:date="2018-05-26T15:08:00Z">
                                <w:rPr/>
                              </w:rPrChange>
                            </w:rPr>
                          </w:pPr>
                          <w:del w:id="3705" w:author="Rajo" w:date="2018-05-26T15:08:00Z">
                            <w:r w:rsidRPr="004A781A" w:rsidDel="004A781A">
                              <w:rPr>
                                <w:rFonts w:ascii="Microsoft Sans Serif" w:eastAsia="Calibri" w:hAnsi="Microsoft Sans Serif"/>
                                <w:b/>
                                <w:bCs/>
                                <w:color w:val="000000" w:themeColor="text1"/>
                                <w:sz w:val="22"/>
                                <w:szCs w:val="22"/>
                                <w:rPrChange w:id="3706" w:author="Rajo" w:date="2018-05-26T15:08:00Z">
                                  <w:rPr>
                                    <w:rFonts w:ascii="Microsoft Sans Serif" w:eastAsia="Calibri" w:hAnsi="Microsoft Sans Serif"/>
                                    <w:b/>
                                    <w:bCs/>
                                    <w:color w:val="008080"/>
                                    <w:sz w:val="22"/>
                                    <w:szCs w:val="22"/>
                                    <w:u w:val="single"/>
                                  </w:rPr>
                                </w:rPrChange>
                              </w:rPr>
                              <w:delText>HTTP zahtjev</w:delText>
                            </w:r>
                          </w:del>
                          <w:ins w:id="3707" w:author="Rajo" w:date="2018-05-26T15:08:00Z">
                            <w:r w:rsidRPr="004A781A">
                              <w:rPr>
                                <w:rFonts w:ascii="Microsoft Sans Serif" w:eastAsia="Calibri" w:hAnsi="Microsoft Sans Serif"/>
                                <w:b/>
                                <w:bCs/>
                                <w:color w:val="000000" w:themeColor="text1"/>
                                <w:sz w:val="22"/>
                                <w:szCs w:val="22"/>
                                <w:rPrChange w:id="3708" w:author="Rajo" w:date="2018-05-26T15:08:00Z">
                                  <w:rPr>
                                    <w:rFonts w:ascii="Microsoft Sans Serif" w:eastAsia="Calibri" w:hAnsi="Microsoft Sans Serif"/>
                                    <w:b/>
                                    <w:bCs/>
                                    <w:color w:val="008080"/>
                                    <w:sz w:val="22"/>
                                    <w:szCs w:val="22"/>
                                    <w:u w:val="single"/>
                                  </w:rPr>
                                </w:rPrChange>
                              </w:rPr>
                              <w:t xml:space="preserve">API </w:t>
                            </w:r>
                            <w:proofErr w:type="spellStart"/>
                            <w:r w:rsidRPr="004A781A">
                              <w:rPr>
                                <w:rFonts w:ascii="Microsoft Sans Serif" w:eastAsia="Calibri" w:hAnsi="Microsoft Sans Serif"/>
                                <w:b/>
                                <w:bCs/>
                                <w:color w:val="000000" w:themeColor="text1"/>
                                <w:sz w:val="22"/>
                                <w:szCs w:val="22"/>
                                <w:rPrChange w:id="3709" w:author="Rajo" w:date="2018-05-26T15:08:00Z">
                                  <w:rPr>
                                    <w:rFonts w:ascii="Microsoft Sans Serif" w:eastAsia="Calibri" w:hAnsi="Microsoft Sans Serif"/>
                                    <w:b/>
                                    <w:bCs/>
                                    <w:color w:val="008080"/>
                                    <w:sz w:val="22"/>
                                    <w:szCs w:val="22"/>
                                    <w:u w:val="single"/>
                                  </w:rPr>
                                </w:rPrChange>
                              </w:rPr>
                              <w:t>poziv</w:t>
                            </w:r>
                          </w:ins>
                          <w:proofErr w:type="spellEnd"/>
                        </w:p>
                      </w:txbxContent>
                    </v:textbox>
                  </v:shape>
                  <w10:anchorlock/>
                </v:group>
              </w:pict>
            </mc:Fallback>
          </mc:AlternateContent>
        </w:r>
      </w:ins>
    </w:p>
    <w:p w14:paraId="4249B066" w14:textId="38A086CC" w:rsidR="00E94ADE" w:rsidDel="00DD758C" w:rsidRDefault="00CC5052">
      <w:pPr>
        <w:pStyle w:val="Caption"/>
        <w:jc w:val="center"/>
        <w:rPr>
          <w:del w:id="3710" w:author="Rajo" w:date="2018-05-28T20:26:00Z"/>
          <w:lang w:val="bs-Latn-BA"/>
        </w:rPr>
      </w:pPr>
      <w:r>
        <w:rPr>
          <w:lang w:val="bs-Latn-BA"/>
        </w:rPr>
        <w:t xml:space="preserve">Slika </w:t>
      </w:r>
      <w:ins w:id="3711" w:author="Rajo" w:date="2018-05-31T17:30:00Z">
        <w:r w:rsidR="002105F4">
          <w:rPr>
            <w:lang w:val="bs-Latn-BA"/>
          </w:rPr>
          <w:fldChar w:fldCharType="begin"/>
        </w:r>
        <w:r w:rsidR="002105F4">
          <w:rPr>
            <w:lang w:val="bs-Latn-BA"/>
          </w:rPr>
          <w:instrText xml:space="preserve"> STYLEREF 1 \s </w:instrText>
        </w:r>
      </w:ins>
      <w:r w:rsidR="002105F4">
        <w:rPr>
          <w:lang w:val="bs-Latn-BA"/>
        </w:rPr>
        <w:fldChar w:fldCharType="separate"/>
      </w:r>
      <w:r w:rsidR="002105F4">
        <w:rPr>
          <w:noProof/>
          <w:lang w:val="bs-Latn-BA"/>
        </w:rPr>
        <w:t>9</w:t>
      </w:r>
      <w:ins w:id="3712" w:author="Rajo" w:date="2018-05-31T17:30:00Z">
        <w:r w:rsidR="002105F4">
          <w:rPr>
            <w:lang w:val="bs-Latn-BA"/>
          </w:rPr>
          <w:fldChar w:fldCharType="end"/>
        </w:r>
        <w:r w:rsidR="002105F4">
          <w:rPr>
            <w:lang w:val="bs-Latn-BA"/>
          </w:rPr>
          <w:t>.</w:t>
        </w:r>
        <w:r w:rsidR="002105F4">
          <w:rPr>
            <w:lang w:val="bs-Latn-BA"/>
          </w:rPr>
          <w:fldChar w:fldCharType="begin"/>
        </w:r>
        <w:r w:rsidR="002105F4">
          <w:rPr>
            <w:lang w:val="bs-Latn-BA"/>
          </w:rPr>
          <w:instrText xml:space="preserve"> SEQ Slika \* ARABIC \s 1 </w:instrText>
        </w:r>
      </w:ins>
      <w:r w:rsidR="002105F4">
        <w:rPr>
          <w:lang w:val="bs-Latn-BA"/>
        </w:rPr>
        <w:fldChar w:fldCharType="separate"/>
      </w:r>
      <w:ins w:id="3713" w:author="Rajo" w:date="2018-05-31T17:30:00Z">
        <w:r w:rsidR="002105F4">
          <w:rPr>
            <w:noProof/>
            <w:lang w:val="bs-Latn-BA"/>
          </w:rPr>
          <w:t>3</w:t>
        </w:r>
        <w:r w:rsidR="002105F4">
          <w:rPr>
            <w:lang w:val="bs-Latn-BA"/>
          </w:rPr>
          <w:fldChar w:fldCharType="end"/>
        </w:r>
      </w:ins>
      <w:del w:id="3714" w:author="Rajo" w:date="2018-05-26T20:59:00Z">
        <w:r w:rsidDel="00F674A3">
          <w:rPr>
            <w:lang w:val="bs-Latn-BA"/>
          </w:rPr>
          <w:fldChar w:fldCharType="begin"/>
        </w:r>
        <w:r w:rsidDel="00F674A3">
          <w:rPr>
            <w:lang w:val="bs-Latn-BA"/>
          </w:rPr>
          <w:delInstrText xml:space="preserve"> STYLEREF 1 \s </w:delInstrText>
        </w:r>
        <w:r w:rsidDel="00F674A3">
          <w:rPr>
            <w:lang w:val="bs-Latn-BA"/>
          </w:rPr>
          <w:fldChar w:fldCharType="separate"/>
        </w:r>
        <w:r w:rsidDel="00F674A3">
          <w:rPr>
            <w:lang w:val="bs-Latn-BA"/>
          </w:rPr>
          <w:delText>8</w:delText>
        </w:r>
        <w:r w:rsidDel="00F674A3">
          <w:rPr>
            <w:lang w:val="bs-Latn-BA"/>
          </w:rPr>
          <w:fldChar w:fldCharType="end"/>
        </w:r>
        <w:r w:rsidDel="00F674A3">
          <w:rPr>
            <w:lang w:val="bs-Latn-BA"/>
          </w:rPr>
          <w:delText>.</w:delText>
        </w:r>
        <w:r w:rsidDel="00F674A3">
          <w:rPr>
            <w:lang w:val="bs-Latn-BA"/>
          </w:rPr>
          <w:fldChar w:fldCharType="begin"/>
        </w:r>
        <w:r w:rsidDel="00F674A3">
          <w:rPr>
            <w:lang w:val="bs-Latn-BA"/>
          </w:rPr>
          <w:delInstrText xml:space="preserve"> SEQ Slika \* ARABIC \s 1 </w:delInstrText>
        </w:r>
        <w:r w:rsidDel="00F674A3">
          <w:rPr>
            <w:lang w:val="bs-Latn-BA"/>
          </w:rPr>
          <w:fldChar w:fldCharType="separate"/>
        </w:r>
        <w:r w:rsidDel="00F674A3">
          <w:rPr>
            <w:lang w:val="bs-Latn-BA"/>
          </w:rPr>
          <w:delText>3</w:delText>
        </w:r>
        <w:r w:rsidDel="00F674A3">
          <w:rPr>
            <w:lang w:val="bs-Latn-BA"/>
          </w:rPr>
          <w:fldChar w:fldCharType="end"/>
        </w:r>
      </w:del>
      <w:r>
        <w:rPr>
          <w:lang w:val="bs-Latn-BA"/>
        </w:rPr>
        <w:t xml:space="preserve"> – Arhitektura </w:t>
      </w:r>
      <w:proofErr w:type="spellStart"/>
      <w:r>
        <w:rPr>
          <w:lang w:val="bs-Latn-BA"/>
        </w:rPr>
        <w:t>IdP</w:t>
      </w:r>
      <w:proofErr w:type="spellEnd"/>
      <w:r>
        <w:rPr>
          <w:lang w:val="bs-Latn-BA"/>
        </w:rPr>
        <w:t>-a</w:t>
      </w:r>
      <w:del w:id="3715" w:author="Rajo" w:date="2018-05-26T14:27:00Z">
        <w:r w:rsidDel="00D148F5">
          <w:rPr>
            <w:lang w:val="bs-Latn-BA"/>
          </w:rPr>
          <w:delText xml:space="preserve"> </w:delText>
        </w:r>
        <w:r w:rsidDel="00D148F5">
          <w:rPr>
            <w:vertAlign w:val="superscript"/>
            <w:lang w:val="bs-Latn-BA"/>
          </w:rPr>
          <w:delText>[18]</w:delText>
        </w:r>
      </w:del>
    </w:p>
    <w:p w14:paraId="2001149F" w14:textId="77777777" w:rsidR="00E94ADE" w:rsidRDefault="00E94ADE">
      <w:pPr>
        <w:pStyle w:val="Caption"/>
        <w:jc w:val="center"/>
        <w:rPr>
          <w:lang w:val="bs-Latn-BA"/>
        </w:rPr>
        <w:pPrChange w:id="3716" w:author="Rajo" w:date="2018-05-28T20:26:00Z">
          <w:pPr>
            <w:spacing w:line="240" w:lineRule="auto"/>
          </w:pPr>
        </w:pPrChange>
      </w:pPr>
    </w:p>
    <w:p w14:paraId="6480C9E3" w14:textId="66D74414" w:rsidR="00E94ADE" w:rsidDel="00D148F5" w:rsidRDefault="00CC5052">
      <w:pPr>
        <w:spacing w:line="240" w:lineRule="auto"/>
        <w:ind w:firstLine="360"/>
        <w:jc w:val="both"/>
        <w:rPr>
          <w:del w:id="3717" w:author="Rajo" w:date="2018-05-26T14:26:00Z"/>
          <w:lang w:val="bs-Latn-BA"/>
        </w:rPr>
        <w:pPrChange w:id="3718" w:author="Rajo" w:date="2018-06-17T15:02:00Z">
          <w:pPr>
            <w:spacing w:line="240" w:lineRule="auto"/>
            <w:ind w:firstLine="720"/>
            <w:jc w:val="both"/>
          </w:pPr>
        </w:pPrChange>
      </w:pPr>
      <w:r>
        <w:rPr>
          <w:lang w:val="bs-Latn-BA"/>
        </w:rPr>
        <w:t xml:space="preserve">Sama arhitektura </w:t>
      </w:r>
      <w:proofErr w:type="spellStart"/>
      <w:r>
        <w:rPr>
          <w:lang w:val="bs-Latn-BA"/>
        </w:rPr>
        <w:t>IdP</w:t>
      </w:r>
      <w:proofErr w:type="spellEnd"/>
      <w:r>
        <w:rPr>
          <w:lang w:val="bs-Latn-BA"/>
        </w:rPr>
        <w:t xml:space="preserve">-a, prikazana na </w:t>
      </w:r>
      <w:del w:id="3719" w:author="Rajo" w:date="2018-06-17T15:02:00Z">
        <w:r w:rsidRPr="00404C4B" w:rsidDel="00404C4B">
          <w:rPr>
            <w:b/>
            <w:lang w:val="bs-Latn-BA"/>
            <w:rPrChange w:id="3720" w:author="Rajo" w:date="2018-06-17T15:02:00Z">
              <w:rPr>
                <w:lang w:val="bs-Latn-BA"/>
              </w:rPr>
            </w:rPrChange>
          </w:rPr>
          <w:delText>s</w:delText>
        </w:r>
      </w:del>
      <w:ins w:id="3721" w:author="Rajo" w:date="2018-06-17T15:02:00Z">
        <w:r w:rsidR="00404C4B" w:rsidRPr="00404C4B">
          <w:rPr>
            <w:b/>
            <w:lang w:val="bs-Latn-BA"/>
            <w:rPrChange w:id="3722" w:author="Rajo" w:date="2018-06-17T15:02:00Z">
              <w:rPr>
                <w:lang w:val="bs-Latn-BA"/>
              </w:rPr>
            </w:rPrChange>
          </w:rPr>
          <w:t>S</w:t>
        </w:r>
      </w:ins>
      <w:r w:rsidRPr="00404C4B">
        <w:rPr>
          <w:b/>
          <w:lang w:val="bs-Latn-BA"/>
          <w:rPrChange w:id="3723" w:author="Rajo" w:date="2018-06-17T15:02:00Z">
            <w:rPr>
              <w:lang w:val="bs-Latn-BA"/>
            </w:rPr>
          </w:rPrChange>
        </w:rPr>
        <w:t xml:space="preserve">lici </w:t>
      </w:r>
      <w:ins w:id="3724" w:author="Rajo" w:date="2018-06-17T15:02:00Z">
        <w:r w:rsidR="00404C4B" w:rsidRPr="00404C4B">
          <w:rPr>
            <w:b/>
            <w:lang w:val="bs-Latn-BA"/>
            <w:rPrChange w:id="3725" w:author="Rajo" w:date="2018-06-17T15:02:00Z">
              <w:rPr>
                <w:lang w:val="bs-Latn-BA"/>
              </w:rPr>
            </w:rPrChange>
          </w:rPr>
          <w:t>9</w:t>
        </w:r>
      </w:ins>
      <w:del w:id="3726" w:author="Rajo" w:date="2018-06-17T15:02:00Z">
        <w:r w:rsidRPr="00404C4B" w:rsidDel="00404C4B">
          <w:rPr>
            <w:b/>
            <w:lang w:val="bs-Latn-BA"/>
            <w:rPrChange w:id="3727" w:author="Rajo" w:date="2018-06-17T15:02:00Z">
              <w:rPr>
                <w:lang w:val="bs-Latn-BA"/>
              </w:rPr>
            </w:rPrChange>
          </w:rPr>
          <w:delText>8</w:delText>
        </w:r>
      </w:del>
      <w:r w:rsidRPr="00404C4B">
        <w:rPr>
          <w:b/>
          <w:lang w:val="bs-Latn-BA"/>
          <w:rPrChange w:id="3728" w:author="Rajo" w:date="2018-06-17T15:02:00Z">
            <w:rPr>
              <w:lang w:val="bs-Latn-BA"/>
            </w:rPr>
          </w:rPrChange>
        </w:rPr>
        <w:t>.3</w:t>
      </w:r>
      <w:r>
        <w:rPr>
          <w:lang w:val="bs-Latn-BA"/>
        </w:rPr>
        <w:t xml:space="preserve">, prilično je jednostavna. Novi HTTP zahtjev dolazi prvo na </w:t>
      </w:r>
      <w:proofErr w:type="spellStart"/>
      <w:r>
        <w:rPr>
          <w:i/>
          <w:lang w:val="bs-Latn-BA"/>
        </w:rPr>
        <w:t>Request</w:t>
      </w:r>
      <w:proofErr w:type="spellEnd"/>
      <w:r>
        <w:rPr>
          <w:i/>
          <w:lang w:val="bs-Latn-BA"/>
        </w:rPr>
        <w:t xml:space="preserve"> </w:t>
      </w:r>
      <w:proofErr w:type="spellStart"/>
      <w:r>
        <w:rPr>
          <w:i/>
          <w:lang w:val="bs-Latn-BA"/>
        </w:rPr>
        <w:t>Dispatcher</w:t>
      </w:r>
      <w:proofErr w:type="spellEnd"/>
      <w:r>
        <w:rPr>
          <w:lang w:val="bs-Latn-BA"/>
        </w:rPr>
        <w:t xml:space="preserve">, koji na osnovu atributa vrši njegovu analizu, i zatim ga prosleđuje </w:t>
      </w:r>
      <w:r>
        <w:rPr>
          <w:i/>
          <w:lang w:val="bs-Latn-BA"/>
        </w:rPr>
        <w:t xml:space="preserve">Profile </w:t>
      </w:r>
      <w:proofErr w:type="spellStart"/>
      <w:r>
        <w:rPr>
          <w:i/>
          <w:lang w:val="bs-Latn-BA"/>
        </w:rPr>
        <w:t>Handler</w:t>
      </w:r>
      <w:proofErr w:type="spellEnd"/>
      <w:r>
        <w:rPr>
          <w:lang w:val="bs-Latn-BA"/>
        </w:rPr>
        <w:t xml:space="preserve">-u. Njegov zadatak je da obradi zahtjev. Pri tome se izvršavaju određene akcije, od kojih svaka vrši određeni dio cjelokupnog procesa obrade, kako bi se na kraju dobio odgovarajući odgovor. Taj odgovor se zatim vraća nazad podnosiocu zahtjeva. Same akcije koje se izvršavaju pri tom procesu, mogu biti vezane za autentikaciju korisnika, </w:t>
      </w:r>
      <w:r>
        <w:rPr>
          <w:lang w:val="bs-Latn-BA"/>
        </w:rPr>
        <w:lastRenderedPageBreak/>
        <w:t>određivanje njegovih atributa, potpisivanje odgovora itd., pri čemu one takođe mogu pozivati i neke vanjske sisteme, ukoliko je to potrebno.</w:t>
      </w:r>
      <w:ins w:id="3729" w:author="Rajo" w:date="2018-06-17T17:12:00Z">
        <w:r w:rsidR="00D36FBB">
          <w:rPr>
            <w:lang w:val="bs-Latn-BA"/>
          </w:rPr>
          <w:t xml:space="preserve"> </w:t>
        </w:r>
      </w:ins>
      <w:moveToRangeStart w:id="3730" w:author="Rajo" w:date="2018-06-17T17:12:00Z" w:name="move517018889"/>
      <w:moveTo w:id="3731" w:author="Rajo" w:date="2018-06-17T17:12:00Z">
        <w:r w:rsidR="00D36FBB">
          <w:rPr>
            <w:vertAlign w:val="superscript"/>
            <w:lang w:val="bs-Latn-BA"/>
          </w:rPr>
          <w:t>[18]</w:t>
        </w:r>
      </w:moveTo>
      <w:moveToRangeEnd w:id="3730"/>
    </w:p>
    <w:p w14:paraId="4EF2EA06" w14:textId="77777777" w:rsidR="00E94ADE" w:rsidRPr="003861C8" w:rsidDel="00555F20" w:rsidRDefault="00E94ADE">
      <w:pPr>
        <w:ind w:firstLine="360"/>
        <w:rPr>
          <w:del w:id="3732" w:author="Rajo" w:date="2018-05-27T15:47:00Z"/>
          <w:lang w:val="bs-Latn-BA"/>
        </w:rPr>
        <w:pPrChange w:id="3733" w:author="Rajo" w:date="2018-06-17T15:02:00Z">
          <w:pPr>
            <w:spacing w:line="240" w:lineRule="auto"/>
          </w:pPr>
        </w:pPrChange>
      </w:pPr>
    </w:p>
    <w:p w14:paraId="678FB6BC" w14:textId="667D131D" w:rsidR="00E94ADE" w:rsidDel="00AC278B" w:rsidRDefault="00CC5052">
      <w:pPr>
        <w:spacing w:line="240" w:lineRule="auto"/>
        <w:ind w:firstLine="360"/>
        <w:jc w:val="both"/>
        <w:rPr>
          <w:moveFrom w:id="3734" w:author="Rajo" w:date="2018-05-27T15:49:00Z"/>
          <w:lang w:val="bs-Latn-BA"/>
        </w:rPr>
        <w:pPrChange w:id="3735" w:author="Rajo" w:date="2018-06-17T15:02:00Z">
          <w:pPr>
            <w:spacing w:line="240" w:lineRule="auto"/>
            <w:ind w:firstLine="720"/>
            <w:jc w:val="both"/>
          </w:pPr>
        </w:pPrChange>
      </w:pPr>
      <w:moveFromRangeStart w:id="3736" w:author="Rajo" w:date="2018-05-27T15:49:00Z" w:name="move515199498"/>
      <w:moveFrom w:id="3737" w:author="Rajo" w:date="2018-05-27T15:49:00Z">
        <w:r w:rsidDel="004C46D4">
          <w:rPr>
            <w:lang w:val="bs-Latn-BA"/>
          </w:rPr>
          <w:t>Za instalaciju IdP-a v3, neophodne su platforme Oracle ili OpenJDK Java 7/8, kao i Tomcat 7+ ili Jetty 8+ servlet kontejneri.</w:t>
        </w:r>
        <w:r w:rsidDel="004C46D4">
          <w:rPr>
            <w:rStyle w:val="FootnoteReference"/>
            <w:lang w:val="bs-Latn-BA"/>
          </w:rPr>
          <w:footnoteReference w:id="12"/>
        </w:r>
      </w:moveFrom>
    </w:p>
    <w:moveFromRangeEnd w:id="3736"/>
    <w:p w14:paraId="0F623825" w14:textId="77777777" w:rsidR="00E94ADE" w:rsidDel="00555F20" w:rsidRDefault="00E94ADE">
      <w:pPr>
        <w:spacing w:line="240" w:lineRule="auto"/>
        <w:ind w:firstLine="360"/>
        <w:rPr>
          <w:del w:id="3740" w:author="Rajo" w:date="2018-05-27T15:48:00Z"/>
          <w:lang w:val="bs-Latn-BA"/>
        </w:rPr>
        <w:pPrChange w:id="3741" w:author="Rajo" w:date="2018-06-17T15:02:00Z">
          <w:pPr>
            <w:spacing w:line="240" w:lineRule="auto"/>
            <w:ind w:firstLine="720"/>
          </w:pPr>
        </w:pPrChange>
      </w:pPr>
    </w:p>
    <w:p w14:paraId="4610A1DB" w14:textId="77777777" w:rsidR="00E94ADE" w:rsidDel="00AC278B" w:rsidRDefault="00E94ADE">
      <w:pPr>
        <w:spacing w:line="240" w:lineRule="auto"/>
        <w:ind w:firstLine="360"/>
        <w:rPr>
          <w:del w:id="3742" w:author="Rajo" w:date="2018-05-27T15:48:00Z"/>
          <w:lang w:val="bs-Latn-BA"/>
        </w:rPr>
        <w:pPrChange w:id="3743" w:author="Rajo" w:date="2018-06-17T15:02:00Z">
          <w:pPr>
            <w:spacing w:line="240" w:lineRule="auto"/>
            <w:ind w:firstLine="720"/>
          </w:pPr>
        </w:pPrChange>
      </w:pPr>
    </w:p>
    <w:p w14:paraId="071E342A" w14:textId="3C3ED5B7" w:rsidR="00E94ADE" w:rsidDel="00AC278B" w:rsidRDefault="00CC5052">
      <w:pPr>
        <w:pStyle w:val="Heading3"/>
        <w:spacing w:line="240" w:lineRule="auto"/>
        <w:ind w:firstLine="360"/>
        <w:rPr>
          <w:del w:id="3744" w:author="Rajo" w:date="2018-05-27T15:48:00Z"/>
          <w:lang w:val="bs-Latn-BA"/>
        </w:rPr>
        <w:pPrChange w:id="3745" w:author="Rajo" w:date="2018-06-17T15:02:00Z">
          <w:pPr>
            <w:pStyle w:val="Heading3"/>
            <w:spacing w:line="240" w:lineRule="auto"/>
          </w:pPr>
        </w:pPrChange>
      </w:pPr>
      <w:bookmarkStart w:id="3746" w:name="_Toc511154448"/>
      <w:del w:id="3747" w:author="Rajo" w:date="2018-05-23T20:15:00Z">
        <w:r w:rsidDel="00910C56">
          <w:rPr>
            <w:lang w:val="bs-Latn-BA"/>
          </w:rPr>
          <w:delText>Servis provajder</w:delText>
        </w:r>
      </w:del>
      <w:del w:id="3748" w:author="Rajo" w:date="2018-05-27T15:48:00Z">
        <w:r w:rsidDel="00AC278B">
          <w:rPr>
            <w:lang w:val="bs-Latn-BA"/>
          </w:rPr>
          <w:delText xml:space="preserve"> – SP</w:delText>
        </w:r>
        <w:bookmarkEnd w:id="3746"/>
      </w:del>
    </w:p>
    <w:p w14:paraId="2CC3EE6D" w14:textId="77777777" w:rsidR="00E94ADE" w:rsidRDefault="00E94ADE">
      <w:pPr>
        <w:spacing w:line="240" w:lineRule="auto"/>
        <w:ind w:firstLine="360"/>
        <w:jc w:val="both"/>
        <w:rPr>
          <w:lang w:val="bs-Latn-BA"/>
        </w:rPr>
        <w:pPrChange w:id="3749" w:author="Rajo" w:date="2018-06-17T15:02:00Z">
          <w:pPr>
            <w:spacing w:line="240" w:lineRule="auto"/>
          </w:pPr>
        </w:pPrChange>
      </w:pPr>
    </w:p>
    <w:p w14:paraId="739E83CB" w14:textId="6F937E85" w:rsidR="00E94ADE" w:rsidDel="00A80B35" w:rsidRDefault="00CC5052">
      <w:pPr>
        <w:spacing w:line="240" w:lineRule="auto"/>
        <w:ind w:firstLine="360"/>
        <w:jc w:val="both"/>
        <w:rPr>
          <w:del w:id="3750" w:author="Rajo" w:date="2018-05-27T15:48:00Z"/>
          <w:lang w:val="bs-Latn-BA"/>
        </w:rPr>
        <w:pPrChange w:id="3751" w:author="Rajo" w:date="2018-06-17T15:02:00Z">
          <w:pPr>
            <w:spacing w:line="240" w:lineRule="auto"/>
            <w:ind w:firstLine="720"/>
            <w:jc w:val="both"/>
          </w:pPr>
        </w:pPrChange>
      </w:pPr>
      <w:proofErr w:type="spellStart"/>
      <w:r>
        <w:rPr>
          <w:lang w:val="bs-Latn-BA"/>
        </w:rPr>
        <w:t>Shibboleth</w:t>
      </w:r>
      <w:proofErr w:type="spellEnd"/>
      <w:r>
        <w:rPr>
          <w:lang w:val="bs-Latn-BA"/>
        </w:rPr>
        <w:t xml:space="preserve"> </w:t>
      </w:r>
      <w:del w:id="3752" w:author="Rajo" w:date="2018-05-23T20:15:00Z">
        <w:r w:rsidDel="00910C56">
          <w:rPr>
            <w:lang w:val="bs-Latn-BA"/>
          </w:rPr>
          <w:delText>servis provajder</w:delText>
        </w:r>
      </w:del>
      <w:ins w:id="3753" w:author="Rajo" w:date="2018-05-23T20:15:00Z">
        <w:r w:rsidR="00910C56">
          <w:rPr>
            <w:lang w:val="bs-Latn-BA"/>
          </w:rPr>
          <w:t>davalac usluge</w:t>
        </w:r>
      </w:ins>
      <w:r>
        <w:rPr>
          <w:lang w:val="bs-Latn-BA"/>
        </w:rPr>
        <w:t xml:space="preserve"> </w:t>
      </w:r>
      <w:ins w:id="3754" w:author="Rajo" w:date="2018-05-27T15:51:00Z">
        <w:r w:rsidR="00CF4D65">
          <w:rPr>
            <w:lang w:val="bs-Latn-BA"/>
          </w:rPr>
          <w:t>(SP)</w:t>
        </w:r>
      </w:ins>
      <w:ins w:id="3755" w:author="Rajo" w:date="2018-05-27T15:54:00Z">
        <w:r w:rsidR="00072851">
          <w:rPr>
            <w:lang w:val="bs-Latn-BA"/>
          </w:rPr>
          <w:t xml:space="preserve"> podržava nekoliko ra</w:t>
        </w:r>
      </w:ins>
      <w:ins w:id="3756" w:author="Rajo" w:date="2018-05-27T15:55:00Z">
        <w:r w:rsidR="00072851">
          <w:rPr>
            <w:lang w:val="bs-Latn-BA"/>
          </w:rPr>
          <w:t>zličitih platformi i sistema</w:t>
        </w:r>
        <w:r w:rsidR="00BF3CD8">
          <w:rPr>
            <w:lang w:val="bs-Latn-BA"/>
          </w:rPr>
          <w:t xml:space="preserve"> (Linux, Mac OS X, Windows, </w:t>
        </w:r>
        <w:proofErr w:type="spellStart"/>
        <w:r w:rsidR="00BF3CD8">
          <w:rPr>
            <w:lang w:val="bs-Latn-BA"/>
          </w:rPr>
          <w:t>Solaris</w:t>
        </w:r>
        <w:proofErr w:type="spellEnd"/>
        <w:r w:rsidR="00BF3CD8">
          <w:rPr>
            <w:lang w:val="bs-Latn-BA"/>
          </w:rPr>
          <w:t xml:space="preserve">, Java </w:t>
        </w:r>
        <w:proofErr w:type="spellStart"/>
        <w:r w:rsidR="00BF3CD8">
          <w:rPr>
            <w:lang w:val="bs-Latn-BA"/>
          </w:rPr>
          <w:t>Servleti</w:t>
        </w:r>
        <w:proofErr w:type="spellEnd"/>
        <w:r w:rsidR="00BF3CD8">
          <w:rPr>
            <w:lang w:val="bs-Latn-BA"/>
          </w:rPr>
          <w:t>)</w:t>
        </w:r>
        <w:r w:rsidR="00072851">
          <w:rPr>
            <w:lang w:val="bs-Latn-BA"/>
          </w:rPr>
          <w:t>, čime</w:t>
        </w:r>
      </w:ins>
      <w:ins w:id="3757" w:author="Rajo" w:date="2018-05-27T15:51:00Z">
        <w:r w:rsidR="00CF4D65">
          <w:rPr>
            <w:lang w:val="bs-Latn-BA"/>
          </w:rPr>
          <w:t xml:space="preserve"> </w:t>
        </w:r>
      </w:ins>
      <w:r>
        <w:rPr>
          <w:lang w:val="bs-Latn-BA"/>
        </w:rPr>
        <w:t xml:space="preserve">omogućava da se </w:t>
      </w:r>
      <w:r w:rsidRPr="00C325E3">
        <w:rPr>
          <w:i/>
          <w:lang w:val="bs-Latn-BA"/>
          <w:rPrChange w:id="3758" w:author="Rajo" w:date="2018-05-27T15:51:00Z">
            <w:rPr>
              <w:lang w:val="bs-Latn-BA"/>
            </w:rPr>
          </w:rPrChange>
        </w:rPr>
        <w:t>web</w:t>
      </w:r>
      <w:r>
        <w:rPr>
          <w:lang w:val="bs-Latn-BA"/>
        </w:rPr>
        <w:t xml:space="preserve"> aplikacije, napisane upotrebom bilo kog programskog jezika ili </w:t>
      </w:r>
      <w:del w:id="3759" w:author="Rajo" w:date="2018-06-17T16:37:00Z">
        <w:r w:rsidDel="00694582">
          <w:rPr>
            <w:lang w:val="bs-Latn-BA"/>
          </w:rPr>
          <w:delText>framework-a</w:delText>
        </w:r>
      </w:del>
      <w:ins w:id="3760" w:author="Rajo" w:date="2018-06-17T16:37:00Z">
        <w:r w:rsidR="00694582">
          <w:rPr>
            <w:lang w:val="bs-Latn-BA"/>
          </w:rPr>
          <w:t>okruženja (</w:t>
        </w:r>
        <w:proofErr w:type="spellStart"/>
        <w:r w:rsidR="00694582" w:rsidRPr="00694582">
          <w:rPr>
            <w:i/>
            <w:lang w:val="bs-Latn-BA"/>
            <w:rPrChange w:id="3761" w:author="Rajo" w:date="2018-06-17T16:37:00Z">
              <w:rPr>
                <w:lang w:val="bs-Latn-BA"/>
              </w:rPr>
            </w:rPrChange>
          </w:rPr>
          <w:t>framework</w:t>
        </w:r>
        <w:proofErr w:type="spellEnd"/>
        <w:r w:rsidR="00694582">
          <w:rPr>
            <w:lang w:val="bs-Latn-BA"/>
          </w:rPr>
          <w:t>)</w:t>
        </w:r>
      </w:ins>
      <w:r>
        <w:rPr>
          <w:lang w:val="bs-Latn-BA"/>
        </w:rPr>
        <w:t>, brzo i lako integrišu u SSO sistem, bez potrebe za velikim promjenama unutar koda aplikacije.</w:t>
      </w:r>
    </w:p>
    <w:p w14:paraId="2332E56E" w14:textId="77777777" w:rsidR="00E94ADE" w:rsidRDefault="00E94ADE">
      <w:pPr>
        <w:spacing w:line="240" w:lineRule="auto"/>
        <w:ind w:firstLine="360"/>
        <w:jc w:val="both"/>
        <w:rPr>
          <w:lang w:val="bs-Latn-BA"/>
        </w:rPr>
        <w:pPrChange w:id="3762" w:author="Rajo" w:date="2018-06-17T15:02:00Z">
          <w:pPr>
            <w:spacing w:line="240" w:lineRule="auto"/>
          </w:pPr>
        </w:pPrChange>
      </w:pPr>
    </w:p>
    <w:p w14:paraId="729868FA" w14:textId="56583CEF" w:rsidR="00E94ADE" w:rsidDel="00A80B35" w:rsidRDefault="00CC5052" w:rsidP="00143689">
      <w:pPr>
        <w:spacing w:line="240" w:lineRule="auto"/>
        <w:ind w:firstLine="360"/>
        <w:jc w:val="both"/>
        <w:rPr>
          <w:del w:id="3763" w:author="Rajo" w:date="2018-05-27T15:48:00Z"/>
          <w:lang w:val="bs-Latn-BA"/>
        </w:rPr>
      </w:pPr>
      <w:del w:id="3764" w:author="Rajo" w:date="2018-05-23T20:15:00Z">
        <w:r w:rsidDel="00910C56">
          <w:rPr>
            <w:lang w:val="bs-Latn-BA"/>
          </w:rPr>
          <w:delText>Servis provajder</w:delText>
        </w:r>
      </w:del>
      <w:ins w:id="3765" w:author="Rajo" w:date="2018-05-23T20:15:00Z">
        <w:r w:rsidR="00910C56">
          <w:rPr>
            <w:lang w:val="bs-Latn-BA"/>
          </w:rPr>
          <w:t>Davalac usluge</w:t>
        </w:r>
      </w:ins>
      <w:r>
        <w:rPr>
          <w:lang w:val="bs-Latn-BA"/>
        </w:rPr>
        <w:t>, integrisan u okviru web aplikacije sa kojom zajedno predstavlja dio SSO sistema, ima sledeće osnovne zadatke:</w:t>
      </w:r>
    </w:p>
    <w:p w14:paraId="5C002B9D" w14:textId="77777777" w:rsidR="00E94ADE" w:rsidRDefault="00E94ADE">
      <w:pPr>
        <w:spacing w:line="240" w:lineRule="auto"/>
        <w:ind w:firstLine="360"/>
        <w:jc w:val="both"/>
        <w:rPr>
          <w:lang w:val="bs-Latn-BA"/>
        </w:rPr>
        <w:pPrChange w:id="3766" w:author="Rajo" w:date="2018-06-17T15:02:00Z">
          <w:pPr>
            <w:spacing w:line="240" w:lineRule="auto"/>
          </w:pPr>
        </w:pPrChange>
      </w:pPr>
    </w:p>
    <w:p w14:paraId="0D961C5A" w14:textId="77777777" w:rsidR="00E94ADE" w:rsidRDefault="00CC5052">
      <w:pPr>
        <w:pStyle w:val="ListParagraph1"/>
        <w:numPr>
          <w:ilvl w:val="0"/>
          <w:numId w:val="26"/>
        </w:numPr>
        <w:spacing w:line="240" w:lineRule="auto"/>
        <w:jc w:val="both"/>
        <w:rPr>
          <w:lang w:val="bs-Latn-BA"/>
        </w:rPr>
      </w:pPr>
      <w:r>
        <w:rPr>
          <w:lang w:val="bs-Latn-BA"/>
        </w:rPr>
        <w:t>Presretanje zahtjeva ka zaštićenim resursima i pristupnim tačkama aplikacije</w:t>
      </w:r>
    </w:p>
    <w:p w14:paraId="52CA54E7" w14:textId="1604F949" w:rsidR="00E94ADE" w:rsidRDefault="00CC5052">
      <w:pPr>
        <w:pStyle w:val="ListParagraph1"/>
        <w:numPr>
          <w:ilvl w:val="0"/>
          <w:numId w:val="26"/>
        </w:numPr>
        <w:spacing w:line="240" w:lineRule="auto"/>
        <w:jc w:val="both"/>
        <w:rPr>
          <w:lang w:val="bs-Latn-BA"/>
        </w:rPr>
      </w:pPr>
      <w:r>
        <w:rPr>
          <w:lang w:val="bs-Latn-BA"/>
        </w:rPr>
        <w:t xml:space="preserve">Izdavanje SAML autentikacionih zahtjeva određenom </w:t>
      </w:r>
      <w:del w:id="3767" w:author="Rajo" w:date="2018-05-23T20:19:00Z">
        <w:r w:rsidDel="00910C56">
          <w:rPr>
            <w:lang w:val="bs-Latn-BA"/>
          </w:rPr>
          <w:delText>provajderu identiteta</w:delText>
        </w:r>
      </w:del>
      <w:ins w:id="3768" w:author="Rajo" w:date="2018-05-23T20:19:00Z">
        <w:r w:rsidR="00910C56">
          <w:rPr>
            <w:lang w:val="bs-Latn-BA"/>
          </w:rPr>
          <w:t>davaocu identiteta</w:t>
        </w:r>
      </w:ins>
    </w:p>
    <w:p w14:paraId="37280234" w14:textId="77777777" w:rsidR="00E94ADE" w:rsidRDefault="00CC5052">
      <w:pPr>
        <w:pStyle w:val="ListParagraph1"/>
        <w:numPr>
          <w:ilvl w:val="0"/>
          <w:numId w:val="26"/>
        </w:numPr>
        <w:spacing w:line="240" w:lineRule="auto"/>
        <w:jc w:val="both"/>
        <w:rPr>
          <w:lang w:val="bs-Latn-BA"/>
        </w:rPr>
      </w:pPr>
      <w:r>
        <w:rPr>
          <w:lang w:val="bs-Latn-BA"/>
        </w:rPr>
        <w:t>Obrađivanje SAML odgovora i izvlačenje informacija o korisniku</w:t>
      </w:r>
    </w:p>
    <w:p w14:paraId="14E94808" w14:textId="77777777" w:rsidR="00E94ADE" w:rsidDel="005F7278" w:rsidRDefault="00CC5052">
      <w:pPr>
        <w:pStyle w:val="ListParagraph1"/>
        <w:numPr>
          <w:ilvl w:val="0"/>
          <w:numId w:val="26"/>
        </w:numPr>
        <w:spacing w:line="240" w:lineRule="auto"/>
        <w:jc w:val="both"/>
        <w:rPr>
          <w:del w:id="3769" w:author="Rajo" w:date="2018-06-17T15:02:00Z"/>
          <w:lang w:val="bs-Latn-BA"/>
        </w:rPr>
      </w:pPr>
      <w:r>
        <w:rPr>
          <w:lang w:val="bs-Latn-BA"/>
        </w:rPr>
        <w:t>Sprovođenje lokalnih propisa i prikupljanje dodatnih podataka</w:t>
      </w:r>
    </w:p>
    <w:p w14:paraId="547D04CA" w14:textId="77777777" w:rsidR="00E94ADE" w:rsidRPr="00143689" w:rsidRDefault="00E94ADE">
      <w:pPr>
        <w:pStyle w:val="ListParagraph1"/>
        <w:numPr>
          <w:ilvl w:val="0"/>
          <w:numId w:val="26"/>
        </w:numPr>
        <w:spacing w:line="240" w:lineRule="auto"/>
        <w:jc w:val="both"/>
        <w:rPr>
          <w:lang w:val="bs-Latn-BA"/>
        </w:rPr>
        <w:pPrChange w:id="3770" w:author="Rajo" w:date="2018-06-17T15:02:00Z">
          <w:pPr>
            <w:spacing w:line="240" w:lineRule="auto"/>
          </w:pPr>
        </w:pPrChange>
      </w:pPr>
    </w:p>
    <w:p w14:paraId="5B2DA7D3" w14:textId="1548CD77" w:rsidR="00E94ADE" w:rsidDel="00A80B35" w:rsidRDefault="00CC5052">
      <w:pPr>
        <w:spacing w:line="240" w:lineRule="auto"/>
        <w:ind w:firstLine="360"/>
        <w:jc w:val="both"/>
        <w:rPr>
          <w:del w:id="3771" w:author="Rajo" w:date="2018-05-27T15:48:00Z"/>
          <w:lang w:val="bs-Latn-BA"/>
        </w:rPr>
      </w:pPr>
      <w:r>
        <w:rPr>
          <w:lang w:val="bs-Latn-BA"/>
        </w:rPr>
        <w:t xml:space="preserve">Osim upotrebe u kombinaciji sa </w:t>
      </w:r>
      <w:proofErr w:type="spellStart"/>
      <w:r>
        <w:rPr>
          <w:lang w:val="bs-Latn-BA"/>
        </w:rPr>
        <w:t>Shibboleth</w:t>
      </w:r>
      <w:proofErr w:type="spellEnd"/>
      <w:r>
        <w:rPr>
          <w:lang w:val="bs-Latn-BA"/>
        </w:rPr>
        <w:t xml:space="preserve"> </w:t>
      </w:r>
      <w:del w:id="3772" w:author="Rajo" w:date="2018-05-23T20:11:00Z">
        <w:r w:rsidDel="00910C56">
          <w:rPr>
            <w:lang w:val="bs-Latn-BA"/>
          </w:rPr>
          <w:delText>provajderom identiteta</w:delText>
        </w:r>
      </w:del>
      <w:ins w:id="3773" w:author="Rajo" w:date="2018-05-23T20:11:00Z">
        <w:r w:rsidR="00910C56">
          <w:rPr>
            <w:lang w:val="bs-Latn-BA"/>
          </w:rPr>
          <w:t>davaocem identiteta</w:t>
        </w:r>
      </w:ins>
      <w:r>
        <w:rPr>
          <w:lang w:val="bs-Latn-BA"/>
        </w:rPr>
        <w:t xml:space="preserve">, ovaj </w:t>
      </w:r>
      <w:del w:id="3774" w:author="Rajo" w:date="2018-05-23T20:15:00Z">
        <w:r w:rsidDel="00910C56">
          <w:rPr>
            <w:lang w:val="bs-Latn-BA"/>
          </w:rPr>
          <w:delText>servis provajder</w:delText>
        </w:r>
      </w:del>
      <w:ins w:id="3775" w:author="Rajo" w:date="2018-05-23T20:15:00Z">
        <w:r w:rsidR="00910C56">
          <w:rPr>
            <w:lang w:val="bs-Latn-BA"/>
          </w:rPr>
          <w:t>davalac usluge</w:t>
        </w:r>
      </w:ins>
      <w:r>
        <w:rPr>
          <w:lang w:val="bs-Latn-BA"/>
        </w:rPr>
        <w:t xml:space="preserve"> može se koristiti i u kombinaciji sa bilo kojom drugom implementacijom </w:t>
      </w:r>
      <w:proofErr w:type="spellStart"/>
      <w:r>
        <w:rPr>
          <w:lang w:val="bs-Latn-BA"/>
        </w:rPr>
        <w:t>IdP</w:t>
      </w:r>
      <w:proofErr w:type="spellEnd"/>
      <w:r>
        <w:rPr>
          <w:lang w:val="bs-Latn-BA"/>
        </w:rPr>
        <w:t xml:space="preserve">-a koja je u skladu sa SAML standardom. </w:t>
      </w:r>
      <w:moveFromRangeStart w:id="3776" w:author="Rajo" w:date="2018-06-17T17:12:00Z" w:name="move517018889"/>
      <w:moveFrom w:id="3777" w:author="Rajo" w:date="2018-06-17T17:12:00Z">
        <w:r w:rsidDel="00D36FBB">
          <w:rPr>
            <w:vertAlign w:val="superscript"/>
            <w:lang w:val="bs-Latn-BA"/>
          </w:rPr>
          <w:t>[18]</w:t>
        </w:r>
      </w:moveFrom>
      <w:moveFromRangeEnd w:id="3776"/>
    </w:p>
    <w:p w14:paraId="018C3FD2" w14:textId="5E60EFB0" w:rsidR="00E94ADE" w:rsidDel="009F1BD5" w:rsidRDefault="00E94ADE">
      <w:pPr>
        <w:spacing w:line="240" w:lineRule="auto"/>
        <w:rPr>
          <w:del w:id="3778" w:author="Rajo" w:date="2018-05-27T15:56:00Z"/>
          <w:lang w:val="bs-Latn-BA"/>
        </w:rPr>
      </w:pPr>
    </w:p>
    <w:p w14:paraId="47D817B7" w14:textId="77777777" w:rsidR="009F1BD5" w:rsidRDefault="009F1BD5">
      <w:pPr>
        <w:spacing w:line="240" w:lineRule="auto"/>
        <w:ind w:firstLine="360"/>
        <w:jc w:val="both"/>
        <w:rPr>
          <w:ins w:id="3779" w:author="Rajo" w:date="2018-05-27T15:56:00Z"/>
          <w:lang w:val="bs-Latn-BA"/>
        </w:rPr>
        <w:pPrChange w:id="3780" w:author="Rajo" w:date="2018-05-27T15:48:00Z">
          <w:pPr>
            <w:spacing w:line="240" w:lineRule="auto"/>
          </w:pPr>
        </w:pPrChange>
      </w:pPr>
    </w:p>
    <w:p w14:paraId="7C78F98F" w14:textId="7336B4CD" w:rsidR="00E94ADE" w:rsidDel="00A80B35" w:rsidRDefault="00CC5052">
      <w:pPr>
        <w:spacing w:line="240" w:lineRule="auto"/>
        <w:jc w:val="both"/>
        <w:rPr>
          <w:del w:id="3781" w:author="Rajo" w:date="2018-05-27T15:48:00Z"/>
          <w:lang w:val="bs-Latn-BA"/>
        </w:rPr>
      </w:pPr>
      <w:commentRangeStart w:id="3782"/>
      <w:commentRangeStart w:id="3783"/>
      <w:del w:id="3784" w:author="Rajo" w:date="2018-05-27T15:56:00Z">
        <w:r w:rsidDel="00E507E9">
          <w:rPr>
            <w:lang w:val="bs-Latn-BA"/>
          </w:rPr>
          <w:delText>Podržane platforme i sistemi:</w:delText>
        </w:r>
      </w:del>
    </w:p>
    <w:p w14:paraId="480ACB7A" w14:textId="14C30F0B" w:rsidR="00E94ADE" w:rsidDel="00E507E9" w:rsidRDefault="00E94ADE">
      <w:pPr>
        <w:spacing w:line="240" w:lineRule="auto"/>
        <w:jc w:val="both"/>
        <w:rPr>
          <w:del w:id="3785" w:author="Rajo" w:date="2018-05-27T15:56:00Z"/>
          <w:lang w:val="bs-Latn-BA"/>
        </w:rPr>
      </w:pPr>
    </w:p>
    <w:p w14:paraId="612CD552" w14:textId="12A7F9E8" w:rsidR="00E94ADE" w:rsidDel="00E507E9" w:rsidRDefault="00CC5052">
      <w:pPr>
        <w:pStyle w:val="ListParagraph1"/>
        <w:numPr>
          <w:ilvl w:val="0"/>
          <w:numId w:val="27"/>
        </w:numPr>
        <w:spacing w:line="240" w:lineRule="auto"/>
        <w:jc w:val="both"/>
        <w:rPr>
          <w:del w:id="3786" w:author="Rajo" w:date="2018-05-27T15:56:00Z"/>
          <w:lang w:val="bs-Latn-BA"/>
        </w:rPr>
      </w:pPr>
      <w:del w:id="3787" w:author="Rajo" w:date="2018-05-27T15:56:00Z">
        <w:r w:rsidDel="00E507E9">
          <w:rPr>
            <w:lang w:val="bs-Latn-BA"/>
          </w:rPr>
          <w:delText>Linux OS</w:delText>
        </w:r>
      </w:del>
    </w:p>
    <w:p w14:paraId="10008801" w14:textId="76736406" w:rsidR="00E94ADE" w:rsidDel="00E507E9" w:rsidRDefault="00CC5052">
      <w:pPr>
        <w:pStyle w:val="ListParagraph1"/>
        <w:numPr>
          <w:ilvl w:val="0"/>
          <w:numId w:val="27"/>
        </w:numPr>
        <w:spacing w:line="240" w:lineRule="auto"/>
        <w:jc w:val="both"/>
        <w:rPr>
          <w:del w:id="3788" w:author="Rajo" w:date="2018-05-27T15:56:00Z"/>
          <w:lang w:val="bs-Latn-BA"/>
        </w:rPr>
      </w:pPr>
      <w:del w:id="3789" w:author="Rajo" w:date="2018-05-27T15:56:00Z">
        <w:r w:rsidDel="00E507E9">
          <w:rPr>
            <w:lang w:val="bs-Latn-BA"/>
          </w:rPr>
          <w:delText>Mac OS X</w:delText>
        </w:r>
      </w:del>
    </w:p>
    <w:p w14:paraId="7F6E4056" w14:textId="4DF00561" w:rsidR="00E94ADE" w:rsidDel="00E507E9" w:rsidRDefault="00CC5052">
      <w:pPr>
        <w:pStyle w:val="ListParagraph1"/>
        <w:numPr>
          <w:ilvl w:val="0"/>
          <w:numId w:val="27"/>
        </w:numPr>
        <w:spacing w:line="240" w:lineRule="auto"/>
        <w:jc w:val="both"/>
        <w:rPr>
          <w:del w:id="3790" w:author="Rajo" w:date="2018-05-27T15:56:00Z"/>
          <w:lang w:val="bs-Latn-BA"/>
        </w:rPr>
      </w:pPr>
      <w:del w:id="3791" w:author="Rajo" w:date="2018-05-27T15:56:00Z">
        <w:r w:rsidDel="00E507E9">
          <w:rPr>
            <w:lang w:val="bs-Latn-BA"/>
          </w:rPr>
          <w:delText>Windows</w:delText>
        </w:r>
      </w:del>
    </w:p>
    <w:p w14:paraId="43A7295D" w14:textId="281E2F4E" w:rsidR="00E94ADE" w:rsidDel="00E507E9" w:rsidRDefault="00CC5052">
      <w:pPr>
        <w:pStyle w:val="ListParagraph1"/>
        <w:numPr>
          <w:ilvl w:val="0"/>
          <w:numId w:val="27"/>
        </w:numPr>
        <w:spacing w:line="240" w:lineRule="auto"/>
        <w:jc w:val="both"/>
        <w:rPr>
          <w:del w:id="3792" w:author="Rajo" w:date="2018-05-27T15:56:00Z"/>
          <w:lang w:val="bs-Latn-BA"/>
        </w:rPr>
      </w:pPr>
      <w:del w:id="3793" w:author="Rajo" w:date="2018-05-27T15:56:00Z">
        <w:r w:rsidDel="00E507E9">
          <w:rPr>
            <w:lang w:val="bs-Latn-BA"/>
          </w:rPr>
          <w:delText>Solaris</w:delText>
        </w:r>
      </w:del>
    </w:p>
    <w:p w14:paraId="7EEAB404" w14:textId="03CFE973" w:rsidR="00E94ADE" w:rsidDel="00E507E9" w:rsidRDefault="00CC5052">
      <w:pPr>
        <w:pStyle w:val="ListParagraph1"/>
        <w:numPr>
          <w:ilvl w:val="0"/>
          <w:numId w:val="27"/>
        </w:numPr>
        <w:spacing w:line="240" w:lineRule="auto"/>
        <w:jc w:val="both"/>
        <w:rPr>
          <w:del w:id="3794" w:author="Rajo" w:date="2018-05-27T15:56:00Z"/>
          <w:lang w:val="bs-Latn-BA"/>
        </w:rPr>
      </w:pPr>
      <w:del w:id="3795" w:author="Rajo" w:date="2018-05-27T15:56:00Z">
        <w:r w:rsidDel="00E507E9">
          <w:rPr>
            <w:lang w:val="bs-Latn-BA"/>
          </w:rPr>
          <w:delText>Java Servleti</w:delText>
        </w:r>
        <w:commentRangeEnd w:id="3782"/>
        <w:r w:rsidR="00C32512" w:rsidDel="00E507E9">
          <w:rPr>
            <w:rStyle w:val="CommentReference"/>
          </w:rPr>
          <w:commentReference w:id="3782"/>
        </w:r>
        <w:commentRangeEnd w:id="3783"/>
        <w:r w:rsidR="00E507E9" w:rsidDel="00E507E9">
          <w:rPr>
            <w:rStyle w:val="CommentReference"/>
          </w:rPr>
          <w:commentReference w:id="3783"/>
        </w:r>
      </w:del>
    </w:p>
    <w:p w14:paraId="0D08F87D" w14:textId="77777777" w:rsidR="00E94ADE" w:rsidDel="00A80B35" w:rsidRDefault="00E94ADE">
      <w:pPr>
        <w:spacing w:line="240" w:lineRule="auto"/>
        <w:rPr>
          <w:del w:id="3796" w:author="Rajo" w:date="2018-05-27T15:48:00Z"/>
          <w:lang w:val="bs-Latn-BA"/>
        </w:rPr>
      </w:pPr>
    </w:p>
    <w:p w14:paraId="2C3190C7" w14:textId="77777777" w:rsidR="00E94ADE" w:rsidRDefault="00E94ADE">
      <w:pPr>
        <w:spacing w:line="240" w:lineRule="auto"/>
        <w:rPr>
          <w:lang w:val="bs-Latn-BA"/>
        </w:rPr>
      </w:pPr>
    </w:p>
    <w:p w14:paraId="048BF312" w14:textId="77777777" w:rsidR="00E94ADE" w:rsidDel="005F7278" w:rsidRDefault="00CC5052">
      <w:pPr>
        <w:pStyle w:val="Heading2"/>
        <w:spacing w:line="240" w:lineRule="auto"/>
        <w:jc w:val="both"/>
        <w:rPr>
          <w:del w:id="3797" w:author="Rajo" w:date="2018-06-17T15:02:00Z"/>
          <w:lang w:val="bs-Latn-BA"/>
        </w:rPr>
      </w:pPr>
      <w:bookmarkStart w:id="3798" w:name="_Toc511154449"/>
      <w:r>
        <w:rPr>
          <w:lang w:val="bs-Latn-BA"/>
        </w:rPr>
        <w:t xml:space="preserve">WSO2 </w:t>
      </w:r>
      <w:proofErr w:type="spellStart"/>
      <w:r>
        <w:rPr>
          <w:lang w:val="bs-Latn-BA"/>
        </w:rPr>
        <w:t>Identity</w:t>
      </w:r>
      <w:proofErr w:type="spellEnd"/>
      <w:r>
        <w:rPr>
          <w:lang w:val="bs-Latn-BA"/>
        </w:rPr>
        <w:t xml:space="preserve"> Server</w:t>
      </w:r>
      <w:bookmarkEnd w:id="3798"/>
    </w:p>
    <w:p w14:paraId="07F8A5AD" w14:textId="77777777" w:rsidR="00E94ADE" w:rsidRPr="00143689" w:rsidRDefault="00E94ADE">
      <w:pPr>
        <w:pStyle w:val="Heading2"/>
        <w:spacing w:line="240" w:lineRule="auto"/>
        <w:jc w:val="both"/>
        <w:rPr>
          <w:lang w:val="bs-Latn-BA"/>
        </w:rPr>
        <w:pPrChange w:id="3799" w:author="Rajo" w:date="2018-06-17T15:02:00Z">
          <w:pPr>
            <w:spacing w:line="240" w:lineRule="auto"/>
          </w:pPr>
        </w:pPrChange>
      </w:pPr>
    </w:p>
    <w:p w14:paraId="68F890CC" w14:textId="77777777" w:rsidR="00E94ADE" w:rsidDel="007063FE" w:rsidRDefault="00CC5052">
      <w:pPr>
        <w:spacing w:line="240" w:lineRule="auto"/>
        <w:ind w:firstLine="360"/>
        <w:jc w:val="both"/>
        <w:rPr>
          <w:del w:id="3800" w:author="Rajo" w:date="2018-05-27T15:48:00Z"/>
          <w:lang w:val="bs-Latn-BA"/>
        </w:rPr>
        <w:pPrChange w:id="3801" w:author="Rajo" w:date="2018-06-17T15:02:00Z">
          <w:pPr>
            <w:spacing w:line="240" w:lineRule="auto"/>
            <w:ind w:firstLine="576"/>
            <w:jc w:val="both"/>
          </w:pPr>
        </w:pPrChange>
      </w:pPr>
      <w:r>
        <w:rPr>
          <w:lang w:val="bs-Latn-BA"/>
        </w:rPr>
        <w:t xml:space="preserve">WSO2 </w:t>
      </w:r>
      <w:proofErr w:type="spellStart"/>
      <w:r>
        <w:rPr>
          <w:lang w:val="bs-Latn-BA"/>
        </w:rPr>
        <w:t>Identity</w:t>
      </w:r>
      <w:proofErr w:type="spellEnd"/>
      <w:r>
        <w:rPr>
          <w:lang w:val="bs-Latn-BA"/>
        </w:rPr>
        <w:t xml:space="preserve"> Server (dalje u tekstu WSO2 IS) je </w:t>
      </w:r>
      <w:proofErr w:type="spellStart"/>
      <w:r>
        <w:rPr>
          <w:i/>
          <w:lang w:val="bs-Latn-BA"/>
        </w:rPr>
        <w:t>Open-Source</w:t>
      </w:r>
      <w:proofErr w:type="spellEnd"/>
      <w:r>
        <w:rPr>
          <w:lang w:val="bs-Latn-BA"/>
        </w:rPr>
        <w:t xml:space="preserve"> rješenje za upravljanje identitetima korisnika u okviru web aplikacija i servisa. Kao takvo, osim same SSO funkcionalnosti, nudi i brojne druge mogućnosti kao što su: kreiranje baze korisnika, autentikacija i autorizacija korisnika, delegacija pristupa, registracija korisnika, resetovanje lozinke, zaključavanje naloga itd. Kako je tema ovog rada vezana za SSO, dalji pregled i analiza će se uglavnom odnositi na SSO funkcionalnosti koju nudi ovo rješenje. </w:t>
      </w:r>
    </w:p>
    <w:p w14:paraId="22D7CFBB" w14:textId="77777777" w:rsidR="00E94ADE" w:rsidRDefault="00E94ADE">
      <w:pPr>
        <w:spacing w:line="240" w:lineRule="auto"/>
        <w:ind w:firstLine="360"/>
        <w:jc w:val="both"/>
        <w:rPr>
          <w:lang w:val="bs-Latn-BA"/>
        </w:rPr>
        <w:pPrChange w:id="3802" w:author="Rajo" w:date="2018-06-17T15:02:00Z">
          <w:pPr>
            <w:spacing w:line="240" w:lineRule="auto"/>
            <w:jc w:val="both"/>
          </w:pPr>
        </w:pPrChange>
      </w:pPr>
    </w:p>
    <w:p w14:paraId="4C4908CF" w14:textId="77777777" w:rsidR="00E94ADE" w:rsidDel="00546965" w:rsidRDefault="00CC5052">
      <w:pPr>
        <w:spacing w:line="240" w:lineRule="auto"/>
        <w:ind w:firstLine="360"/>
        <w:jc w:val="both"/>
        <w:rPr>
          <w:del w:id="3803" w:author="Rajo" w:date="2018-05-27T16:03:00Z"/>
          <w:lang w:val="bs-Latn-BA"/>
        </w:rPr>
        <w:pPrChange w:id="3804" w:author="Rajo" w:date="2018-06-17T15:02:00Z">
          <w:pPr>
            <w:spacing w:line="240" w:lineRule="auto"/>
            <w:ind w:firstLine="576"/>
            <w:jc w:val="both"/>
          </w:pPr>
        </w:pPrChange>
      </w:pPr>
      <w:r>
        <w:rPr>
          <w:lang w:val="bs-Latn-BA"/>
        </w:rPr>
        <w:t xml:space="preserve">Kompanija WSO2, osnovana je u Avgustu 2005. godine od strane Sanjiva </w:t>
      </w:r>
      <w:proofErr w:type="spellStart"/>
      <w:r>
        <w:rPr>
          <w:lang w:val="bs-Latn-BA"/>
        </w:rPr>
        <w:t>Weerawarana</w:t>
      </w:r>
      <w:proofErr w:type="spellEnd"/>
      <w:r>
        <w:rPr>
          <w:rStyle w:val="FootnoteReference"/>
          <w:lang w:val="bs-Latn-BA"/>
        </w:rPr>
        <w:footnoteReference w:id="13"/>
      </w:r>
      <w:r>
        <w:rPr>
          <w:lang w:val="bs-Latn-BA"/>
        </w:rPr>
        <w:t xml:space="preserve"> koji je bio istraživač u IBM-u, gdje je bio jedan od osnivača platforme </w:t>
      </w:r>
      <w:r w:rsidRPr="00FA4FDF">
        <w:rPr>
          <w:i/>
          <w:lang w:val="bs-Latn-BA"/>
          <w:rPrChange w:id="3805" w:author="Rajo" w:date="2018-05-27T16:06:00Z">
            <w:rPr>
              <w:lang w:val="bs-Latn-BA"/>
            </w:rPr>
          </w:rPrChange>
        </w:rPr>
        <w:t>web</w:t>
      </w:r>
      <w:r>
        <w:rPr>
          <w:lang w:val="bs-Latn-BA"/>
        </w:rPr>
        <w:t xml:space="preserve"> servisa</w:t>
      </w:r>
      <w:r>
        <w:rPr>
          <w:rStyle w:val="FootnoteReference"/>
          <w:lang w:val="bs-Latn-BA"/>
        </w:rPr>
        <w:footnoteReference w:id="14"/>
      </w:r>
      <w:r>
        <w:rPr>
          <w:lang w:val="bs-Latn-BA"/>
        </w:rPr>
        <w:t>. WSO2 IS je samo jedan od nekoliko proizvoda ove kompanije, i njegova poslednja verzija je WSO2 IS 5.4.1</w:t>
      </w:r>
      <w:r>
        <w:rPr>
          <w:rStyle w:val="FootnoteReference"/>
          <w:lang w:val="bs-Latn-BA"/>
        </w:rPr>
        <w:footnoteReference w:id="15"/>
      </w:r>
      <w:r>
        <w:rPr>
          <w:lang w:val="bs-Latn-BA"/>
        </w:rPr>
        <w:t>.</w:t>
      </w:r>
    </w:p>
    <w:p w14:paraId="28E3B8CE" w14:textId="77777777" w:rsidR="00E94ADE" w:rsidDel="001F248D" w:rsidRDefault="00E94ADE">
      <w:pPr>
        <w:spacing w:line="240" w:lineRule="auto"/>
        <w:ind w:firstLine="360"/>
        <w:jc w:val="both"/>
        <w:rPr>
          <w:del w:id="3806" w:author="Rajo" w:date="2018-05-27T16:06:00Z"/>
          <w:lang w:val="bs-Latn-BA"/>
        </w:rPr>
        <w:pPrChange w:id="3807" w:author="Rajo" w:date="2018-06-17T15:02:00Z">
          <w:pPr>
            <w:spacing w:line="240" w:lineRule="auto"/>
            <w:ind w:firstLine="576"/>
            <w:jc w:val="both"/>
          </w:pPr>
        </w:pPrChange>
      </w:pPr>
    </w:p>
    <w:p w14:paraId="433574E0" w14:textId="29633A27" w:rsidR="00E94ADE" w:rsidRDefault="00E94ADE">
      <w:pPr>
        <w:spacing w:line="240" w:lineRule="auto"/>
        <w:ind w:firstLine="360"/>
        <w:jc w:val="both"/>
        <w:rPr>
          <w:ins w:id="3808" w:author="Rajo" w:date="2018-05-27T16:06:00Z"/>
          <w:lang w:val="bs-Latn-BA"/>
        </w:rPr>
        <w:pPrChange w:id="3809" w:author="Rajo" w:date="2018-06-17T15:02:00Z">
          <w:pPr>
            <w:spacing w:line="240" w:lineRule="auto"/>
            <w:ind w:firstLine="576"/>
            <w:jc w:val="both"/>
          </w:pPr>
        </w:pPrChange>
      </w:pPr>
    </w:p>
    <w:p w14:paraId="5EBAC0B5" w14:textId="77777777" w:rsidR="008C4DC4" w:rsidRDefault="008C4DC4">
      <w:pPr>
        <w:spacing w:line="240" w:lineRule="auto"/>
        <w:ind w:firstLine="576"/>
        <w:jc w:val="both"/>
        <w:rPr>
          <w:lang w:val="bs-Latn-BA"/>
        </w:rPr>
      </w:pPr>
    </w:p>
    <w:p w14:paraId="74D19E7F" w14:textId="77777777" w:rsidR="00E94ADE" w:rsidRDefault="00CC5052">
      <w:pPr>
        <w:pStyle w:val="Heading3"/>
        <w:spacing w:line="240" w:lineRule="auto"/>
        <w:rPr>
          <w:lang w:val="bs-Latn-BA"/>
        </w:rPr>
      </w:pPr>
      <w:bookmarkStart w:id="3810" w:name="_Toc511154450"/>
      <w:r>
        <w:rPr>
          <w:lang w:val="bs-Latn-BA"/>
        </w:rPr>
        <w:t>Osnovne karakteristike</w:t>
      </w:r>
      <w:bookmarkEnd w:id="3810"/>
    </w:p>
    <w:p w14:paraId="28BA6846" w14:textId="53AAD572" w:rsidR="00E94ADE" w:rsidRDefault="009B436A">
      <w:pPr>
        <w:spacing w:line="240" w:lineRule="auto"/>
        <w:ind w:firstLine="360"/>
        <w:jc w:val="both"/>
        <w:rPr>
          <w:lang w:val="bs-Latn-BA"/>
        </w:rPr>
        <w:pPrChange w:id="3811" w:author="Rajo" w:date="2018-06-17T15:02:00Z">
          <w:pPr>
            <w:spacing w:line="240" w:lineRule="auto"/>
            <w:jc w:val="both"/>
          </w:pPr>
        </w:pPrChange>
      </w:pPr>
      <w:ins w:id="3812" w:author="Rajo" w:date="2018-05-27T16:05:00Z">
        <w:r>
          <w:rPr>
            <w:lang w:val="bs-Latn-BA"/>
          </w:rPr>
          <w:t>U narednim tačkama su navedene neke od osnovnih karakteristika WSO2 IS-a:</w:t>
        </w:r>
      </w:ins>
      <w:ins w:id="3813" w:author="Rajo" w:date="2018-05-27T16:06:00Z">
        <w:r w:rsidR="00FA4FDF" w:rsidRPr="00FA4FDF">
          <w:rPr>
            <w:rStyle w:val="FootnoteReference"/>
            <w:lang w:val="bs-Latn-BA"/>
          </w:rPr>
          <w:t xml:space="preserve"> </w:t>
        </w:r>
        <w:r w:rsidR="00FA4FDF">
          <w:rPr>
            <w:rStyle w:val="FootnoteReference"/>
            <w:lang w:val="bs-Latn-BA"/>
          </w:rPr>
          <w:footnoteReference w:id="16"/>
        </w:r>
        <w:r w:rsidR="00FA4FDF">
          <w:rPr>
            <w:lang w:val="bs-Latn-BA"/>
          </w:rPr>
          <w:t xml:space="preserve"> </w:t>
        </w:r>
      </w:ins>
    </w:p>
    <w:p w14:paraId="123EFBE8" w14:textId="5D65A2DE" w:rsidR="00E94ADE" w:rsidRDefault="00CC5052">
      <w:pPr>
        <w:pStyle w:val="ListParagraph1"/>
        <w:numPr>
          <w:ilvl w:val="0"/>
          <w:numId w:val="28"/>
        </w:numPr>
        <w:spacing w:line="240" w:lineRule="auto"/>
        <w:jc w:val="both"/>
        <w:rPr>
          <w:lang w:val="bs-Latn-BA"/>
        </w:rPr>
      </w:pPr>
      <w:r>
        <w:t>p</w:t>
      </w:r>
      <w:proofErr w:type="spellStart"/>
      <w:r>
        <w:rPr>
          <w:lang w:val="bs-Latn-BA"/>
        </w:rPr>
        <w:t>odrška</w:t>
      </w:r>
      <w:proofErr w:type="spellEnd"/>
      <w:r>
        <w:rPr>
          <w:lang w:val="bs-Latn-BA"/>
        </w:rPr>
        <w:t xml:space="preserve"> za SSO protokole – OAuth2/</w:t>
      </w:r>
      <w:proofErr w:type="spellStart"/>
      <w:r>
        <w:rPr>
          <w:lang w:val="bs-Latn-BA"/>
        </w:rPr>
        <w:t>OpenID</w:t>
      </w:r>
      <w:proofErr w:type="spellEnd"/>
      <w:r>
        <w:rPr>
          <w:lang w:val="bs-Latn-BA"/>
        </w:rPr>
        <w:t xml:space="preserve"> </w:t>
      </w:r>
      <w:proofErr w:type="spellStart"/>
      <w:r>
        <w:rPr>
          <w:lang w:val="bs-Latn-BA"/>
        </w:rPr>
        <w:t>Connect</w:t>
      </w:r>
      <w:proofErr w:type="spellEnd"/>
      <w:r>
        <w:rPr>
          <w:lang w:val="bs-Latn-BA"/>
        </w:rPr>
        <w:t>, SAML 2.0 i WS-</w:t>
      </w:r>
      <w:proofErr w:type="spellStart"/>
      <w:r>
        <w:rPr>
          <w:lang w:val="bs-Latn-BA"/>
        </w:rPr>
        <w:t>Federation</w:t>
      </w:r>
      <w:proofErr w:type="spellEnd"/>
      <w:r>
        <w:rPr>
          <w:lang w:val="bs-Latn-BA"/>
        </w:rPr>
        <w:t>/Trust</w:t>
      </w:r>
      <w:r>
        <w:t>,</w:t>
      </w:r>
    </w:p>
    <w:p w14:paraId="1552A8C8" w14:textId="12A8B7D2" w:rsidR="00E94ADE" w:rsidRDefault="00CC5052">
      <w:pPr>
        <w:pStyle w:val="ListParagraph1"/>
        <w:numPr>
          <w:ilvl w:val="0"/>
          <w:numId w:val="28"/>
        </w:numPr>
        <w:spacing w:line="240" w:lineRule="auto"/>
        <w:jc w:val="both"/>
        <w:rPr>
          <w:lang w:val="bs-Latn-BA"/>
        </w:rPr>
      </w:pPr>
      <w:r>
        <w:lastRenderedPageBreak/>
        <w:t>p</w:t>
      </w:r>
      <w:proofErr w:type="spellStart"/>
      <w:r>
        <w:rPr>
          <w:lang w:val="bs-Latn-BA"/>
        </w:rPr>
        <w:t>odrška</w:t>
      </w:r>
      <w:proofErr w:type="spellEnd"/>
      <w:r>
        <w:rPr>
          <w:lang w:val="bs-Latn-BA"/>
        </w:rPr>
        <w:t xml:space="preserve"> za višestepenu autentikaciju upotrebom </w:t>
      </w:r>
      <w:proofErr w:type="spellStart"/>
      <w:r>
        <w:rPr>
          <w:lang w:val="bs-Latn-BA"/>
        </w:rPr>
        <w:t>jednokratke</w:t>
      </w:r>
      <w:proofErr w:type="spellEnd"/>
      <w:r>
        <w:rPr>
          <w:lang w:val="bs-Latn-BA"/>
        </w:rPr>
        <w:t xml:space="preserve"> SMS/e-mail lozinke ili servisa kao što su FIDO, </w:t>
      </w:r>
      <w:proofErr w:type="spellStart"/>
      <w:r>
        <w:rPr>
          <w:lang w:val="bs-Latn-BA"/>
        </w:rPr>
        <w:t>MePIN</w:t>
      </w:r>
      <w:proofErr w:type="spellEnd"/>
      <w:r>
        <w:rPr>
          <w:lang w:val="bs-Latn-BA"/>
        </w:rPr>
        <w:t xml:space="preserve">, Duo </w:t>
      </w:r>
      <w:proofErr w:type="spellStart"/>
      <w:r>
        <w:rPr>
          <w:lang w:val="bs-Latn-BA"/>
        </w:rPr>
        <w:t>Security</w:t>
      </w:r>
      <w:proofErr w:type="spellEnd"/>
      <w:r>
        <w:rPr>
          <w:lang w:val="bs-Latn-BA"/>
        </w:rPr>
        <w:t xml:space="preserve"> </w:t>
      </w:r>
      <w:proofErr w:type="spellStart"/>
      <w:r>
        <w:rPr>
          <w:lang w:val="bs-Latn-BA"/>
        </w:rPr>
        <w:t>itd</w:t>
      </w:r>
      <w:proofErr w:type="spellEnd"/>
      <w:r>
        <w:t>,</w:t>
      </w:r>
    </w:p>
    <w:p w14:paraId="1F21CEA9" w14:textId="6DA0B5BF" w:rsidR="00E94ADE" w:rsidRDefault="00CC5052">
      <w:pPr>
        <w:pStyle w:val="ListParagraph1"/>
        <w:numPr>
          <w:ilvl w:val="0"/>
          <w:numId w:val="28"/>
        </w:numPr>
        <w:spacing w:line="240" w:lineRule="auto"/>
        <w:jc w:val="both"/>
        <w:rPr>
          <w:lang w:val="bs-Latn-BA"/>
        </w:rPr>
      </w:pPr>
      <w:r>
        <w:t>u</w:t>
      </w:r>
      <w:proofErr w:type="spellStart"/>
      <w:r>
        <w:rPr>
          <w:lang w:val="bs-Latn-BA"/>
        </w:rPr>
        <w:t>ređivanje</w:t>
      </w:r>
      <w:proofErr w:type="spellEnd"/>
      <w:r>
        <w:rPr>
          <w:lang w:val="bs-Latn-BA"/>
        </w:rPr>
        <w:t xml:space="preserve"> korisničkih naloga i grupa</w:t>
      </w:r>
      <w:r>
        <w:t>,</w:t>
      </w:r>
    </w:p>
    <w:p w14:paraId="6F01E03D" w14:textId="49696502" w:rsidR="00E94ADE" w:rsidRDefault="00CC5052">
      <w:pPr>
        <w:pStyle w:val="ListParagraph1"/>
        <w:numPr>
          <w:ilvl w:val="0"/>
          <w:numId w:val="28"/>
        </w:numPr>
        <w:spacing w:line="240" w:lineRule="auto"/>
        <w:jc w:val="both"/>
        <w:rPr>
          <w:lang w:val="bs-Latn-BA"/>
        </w:rPr>
      </w:pPr>
      <w:r>
        <w:t>a</w:t>
      </w:r>
      <w:proofErr w:type="spellStart"/>
      <w:r>
        <w:rPr>
          <w:lang w:val="bs-Latn-BA"/>
        </w:rPr>
        <w:t>utorizacija</w:t>
      </w:r>
      <w:proofErr w:type="spellEnd"/>
      <w:r>
        <w:rPr>
          <w:lang w:val="bs-Latn-BA"/>
        </w:rPr>
        <w:t xml:space="preserve"> sa XACML kontrolom pristupa zasnovanom na ulogama i atributima</w:t>
      </w:r>
      <w:r>
        <w:t>,</w:t>
      </w:r>
    </w:p>
    <w:p w14:paraId="360482DD" w14:textId="6B54EB0B" w:rsidR="00E94ADE" w:rsidRDefault="00CC5052">
      <w:pPr>
        <w:pStyle w:val="ListParagraph1"/>
        <w:numPr>
          <w:ilvl w:val="0"/>
          <w:numId w:val="28"/>
        </w:numPr>
        <w:spacing w:line="240" w:lineRule="auto"/>
        <w:jc w:val="both"/>
        <w:rPr>
          <w:lang w:val="bs-Latn-BA"/>
        </w:rPr>
      </w:pPr>
      <w:r>
        <w:t>a</w:t>
      </w:r>
      <w:proofErr w:type="spellStart"/>
      <w:r>
        <w:rPr>
          <w:lang w:val="bs-Latn-BA"/>
        </w:rPr>
        <w:t>naliza</w:t>
      </w:r>
      <w:proofErr w:type="spellEnd"/>
      <w:r>
        <w:rPr>
          <w:lang w:val="bs-Latn-BA"/>
        </w:rPr>
        <w:t xml:space="preserve"> i izvještaj o aktivnostima na sistemu, kao što su prethodne autentikacije korisnika</w:t>
      </w:r>
      <w:r>
        <w:t>,</w:t>
      </w:r>
    </w:p>
    <w:p w14:paraId="661D381E" w14:textId="3D32FF28" w:rsidR="00E94ADE" w:rsidDel="009B436A" w:rsidRDefault="00CC5052">
      <w:pPr>
        <w:pStyle w:val="ListParagraph1"/>
        <w:numPr>
          <w:ilvl w:val="0"/>
          <w:numId w:val="28"/>
        </w:numPr>
        <w:spacing w:line="240" w:lineRule="auto"/>
        <w:jc w:val="both"/>
        <w:rPr>
          <w:del w:id="3816" w:author="Rajo" w:date="2018-05-27T16:04:00Z"/>
          <w:lang w:val="bs-Latn-BA"/>
        </w:rPr>
      </w:pPr>
      <w:r>
        <w:t>p</w:t>
      </w:r>
      <w:proofErr w:type="spellStart"/>
      <w:r>
        <w:rPr>
          <w:lang w:val="bs-Latn-BA"/>
        </w:rPr>
        <w:t>odrška</w:t>
      </w:r>
      <w:proofErr w:type="spellEnd"/>
      <w:r>
        <w:rPr>
          <w:lang w:val="bs-Latn-BA"/>
        </w:rPr>
        <w:t xml:space="preserve"> za delegiranu autentikaciju upotrebom WSO2 IS konektora</w:t>
      </w:r>
      <w:del w:id="3817" w:author="Rajo" w:date="2018-05-27T16:06:00Z">
        <w:r w:rsidDel="00FA4FDF">
          <w:rPr>
            <w:lang w:val="bs-Latn-BA"/>
          </w:rPr>
          <w:delText xml:space="preserve"> </w:delText>
        </w:r>
        <w:r w:rsidDel="00FA4FDF">
          <w:rPr>
            <w:rStyle w:val="FootnoteReference"/>
            <w:lang w:val="bs-Latn-BA"/>
          </w:rPr>
          <w:footnoteReference w:id="17"/>
        </w:r>
      </w:del>
    </w:p>
    <w:p w14:paraId="09FEBCF4" w14:textId="77777777" w:rsidR="00E94ADE" w:rsidRPr="003861C8" w:rsidRDefault="00E94ADE">
      <w:pPr>
        <w:pStyle w:val="ListParagraph1"/>
        <w:numPr>
          <w:ilvl w:val="0"/>
          <w:numId w:val="28"/>
        </w:numPr>
        <w:spacing w:line="240" w:lineRule="auto"/>
        <w:jc w:val="both"/>
        <w:rPr>
          <w:lang w:val="bs-Latn-BA"/>
        </w:rPr>
        <w:pPrChange w:id="3820" w:author="Rajo" w:date="2018-05-27T16:04:00Z">
          <w:pPr>
            <w:spacing w:line="240" w:lineRule="auto"/>
            <w:jc w:val="both"/>
          </w:pPr>
        </w:pPrChange>
      </w:pPr>
    </w:p>
    <w:p w14:paraId="0CA39F41" w14:textId="77777777" w:rsidR="00E94ADE" w:rsidRDefault="00E94ADE">
      <w:pPr>
        <w:spacing w:line="240" w:lineRule="auto"/>
        <w:jc w:val="both"/>
        <w:rPr>
          <w:lang w:val="bs-Latn-BA"/>
        </w:rPr>
      </w:pPr>
    </w:p>
    <w:p w14:paraId="7C214671" w14:textId="77777777" w:rsidR="00E94ADE" w:rsidDel="00536EBF" w:rsidRDefault="00CC5052">
      <w:pPr>
        <w:pStyle w:val="Heading3"/>
        <w:spacing w:line="240" w:lineRule="auto"/>
        <w:rPr>
          <w:del w:id="3821" w:author="Rajo" w:date="2018-05-27T16:17:00Z"/>
          <w:lang w:val="bs-Latn-BA"/>
        </w:rPr>
      </w:pPr>
      <w:bookmarkStart w:id="3822" w:name="_Toc511154451"/>
      <w:r>
        <w:rPr>
          <w:lang w:val="bs-Latn-BA"/>
        </w:rPr>
        <w:t>Arhitektura</w:t>
      </w:r>
      <w:bookmarkEnd w:id="3822"/>
    </w:p>
    <w:p w14:paraId="23986858" w14:textId="77777777" w:rsidR="00E94ADE" w:rsidRPr="00B74E09" w:rsidRDefault="00E94ADE">
      <w:pPr>
        <w:pStyle w:val="Heading3"/>
        <w:spacing w:line="240" w:lineRule="auto"/>
        <w:rPr>
          <w:lang w:val="bs-Latn-BA"/>
        </w:rPr>
        <w:pPrChange w:id="3823" w:author="Rajo" w:date="2018-05-27T16:17:00Z">
          <w:pPr>
            <w:spacing w:line="240" w:lineRule="auto"/>
          </w:pPr>
        </w:pPrChange>
      </w:pPr>
    </w:p>
    <w:p w14:paraId="28788C7F" w14:textId="178B74C4" w:rsidR="00536EBF" w:rsidDel="00536EBF" w:rsidRDefault="00CC5052" w:rsidP="00536EBF">
      <w:pPr>
        <w:spacing w:line="240" w:lineRule="auto"/>
        <w:ind w:firstLine="360"/>
        <w:jc w:val="both"/>
        <w:rPr>
          <w:del w:id="3824" w:author="Rajo" w:date="2018-05-27T16:16:00Z"/>
          <w:moveTo w:id="3825" w:author="Rajo" w:date="2018-05-27T16:16:00Z"/>
          <w:lang w:val="bs-Latn-BA"/>
        </w:rPr>
      </w:pPr>
      <w:r>
        <w:rPr>
          <w:lang w:val="bs-Latn-BA"/>
        </w:rPr>
        <w:t xml:space="preserve">WSO2 IS posjeduje panel za upravljanje, čime se administratorima i ostalim korisnicima koji imaju odgovarajuće privilegije, omogućava da prijavljuju nove korisnike, dodjeljuju im odgovarajuće </w:t>
      </w:r>
      <w:del w:id="3826" w:author="Rajo" w:date="2018-05-24T20:24:00Z">
        <w:r w:rsidDel="0073703E">
          <w:rPr>
            <w:lang w:val="bs-Latn-BA"/>
          </w:rPr>
          <w:delText>role</w:delText>
        </w:r>
      </w:del>
      <w:ins w:id="3827" w:author="Rajo" w:date="2018-05-24T20:24:00Z">
        <w:r w:rsidR="0073703E">
          <w:rPr>
            <w:lang w:val="bs-Latn-BA"/>
          </w:rPr>
          <w:t>uloge</w:t>
        </w:r>
      </w:ins>
      <w:r>
        <w:rPr>
          <w:lang w:val="bs-Latn-BA"/>
        </w:rPr>
        <w:t xml:space="preserve">, te vrše sve ostale akcije vezane za upravljanje identitetima. Međutim, taj dio funkcionalnosti sistema je van opsega </w:t>
      </w:r>
      <w:r>
        <w:rPr>
          <w:i/>
          <w:lang w:val="bs-Latn-BA"/>
        </w:rPr>
        <w:t>Single Sign-On</w:t>
      </w:r>
      <w:r>
        <w:rPr>
          <w:lang w:val="bs-Latn-BA"/>
        </w:rPr>
        <w:t xml:space="preserve">-a, ali se pored toga WSO2 IS može koristiti upravo i kao SSO server, odnosno kao </w:t>
      </w:r>
      <w:del w:id="3828" w:author="Rajo" w:date="2018-05-23T20:01:00Z">
        <w:r w:rsidDel="00847196">
          <w:rPr>
            <w:lang w:val="bs-Latn-BA"/>
          </w:rPr>
          <w:delText>provajder identiteta</w:delText>
        </w:r>
      </w:del>
      <w:ins w:id="3829" w:author="Rajo" w:date="2018-05-23T20:01:00Z">
        <w:r w:rsidR="00847196">
          <w:rPr>
            <w:lang w:val="bs-Latn-BA"/>
          </w:rPr>
          <w:t>davalac identiteta</w:t>
        </w:r>
      </w:ins>
      <w:r>
        <w:rPr>
          <w:lang w:val="bs-Latn-BA"/>
        </w:rPr>
        <w:t xml:space="preserve"> za nezavisne aplikacije koje imaju svoje posebne grupe korisnika, što i jeste teme ove glave. </w:t>
      </w:r>
      <w:moveToRangeStart w:id="3830" w:author="Rajo" w:date="2018-05-27T16:16:00Z" w:name="move515201134"/>
      <w:moveTo w:id="3831" w:author="Rajo" w:date="2018-05-27T16:16:00Z">
        <w:r w:rsidR="00536EBF">
          <w:rPr>
            <w:lang w:val="bs-Latn-BA"/>
          </w:rPr>
          <w:t xml:space="preserve">WSO2 </w:t>
        </w:r>
        <w:proofErr w:type="spellStart"/>
        <w:r w:rsidR="00536EBF">
          <w:rPr>
            <w:lang w:val="bs-Latn-BA"/>
          </w:rPr>
          <w:t>Identity</w:t>
        </w:r>
        <w:proofErr w:type="spellEnd"/>
        <w:r w:rsidR="00536EBF">
          <w:rPr>
            <w:lang w:val="bs-Latn-BA"/>
          </w:rPr>
          <w:t xml:space="preserve"> Server 5.4.0+, zahtijeva minimalno Oracle JDK 8 verziju Jave kako bi mogao da funkcioniše</w:t>
        </w:r>
        <w:del w:id="3832" w:author="Rajo" w:date="2018-05-27T16:17:00Z">
          <w:r w:rsidR="00536EBF" w:rsidDel="00997B53">
            <w:rPr>
              <w:lang w:val="bs-Latn-BA"/>
            </w:rPr>
            <w:delText>.</w:delText>
          </w:r>
        </w:del>
      </w:moveTo>
      <w:ins w:id="3833" w:author="Rajo" w:date="2018-05-27T16:17:00Z">
        <w:r w:rsidR="00997B53">
          <w:rPr>
            <w:lang w:val="bs-Latn-BA"/>
          </w:rPr>
          <w:t>, a</w:t>
        </w:r>
      </w:ins>
      <w:moveTo w:id="3834" w:author="Rajo" w:date="2018-05-27T16:16:00Z">
        <w:r w:rsidR="00536EBF">
          <w:rPr>
            <w:lang w:val="bs-Latn-BA"/>
          </w:rPr>
          <w:t xml:space="preserve"> </w:t>
        </w:r>
        <w:del w:id="3835" w:author="Rajo" w:date="2018-05-27T16:17:00Z">
          <w:r w:rsidR="00536EBF" w:rsidDel="00997B53">
            <w:rPr>
              <w:lang w:val="bs-Latn-BA"/>
            </w:rPr>
            <w:delText>Š</w:delText>
          </w:r>
        </w:del>
      </w:moveTo>
      <w:ins w:id="3836" w:author="Rajo" w:date="2018-05-27T16:17:00Z">
        <w:r w:rsidR="00997B53">
          <w:rPr>
            <w:lang w:val="bs-Latn-BA"/>
          </w:rPr>
          <w:t>š</w:t>
        </w:r>
      </w:ins>
      <w:moveTo w:id="3837" w:author="Rajo" w:date="2018-05-27T16:16:00Z">
        <w:r w:rsidR="00536EBF">
          <w:rPr>
            <w:lang w:val="bs-Latn-BA"/>
          </w:rPr>
          <w:t>to se tiče baze podataka</w:t>
        </w:r>
        <w:del w:id="3838" w:author="Rajo" w:date="2018-05-27T16:18:00Z">
          <w:r w:rsidR="00536EBF" w:rsidDel="001500C6">
            <w:rPr>
              <w:lang w:val="bs-Latn-BA"/>
            </w:rPr>
            <w:delText>,</w:delText>
          </w:r>
        </w:del>
        <w:r w:rsidR="00536EBF">
          <w:rPr>
            <w:lang w:val="bs-Latn-BA"/>
          </w:rPr>
          <w:t xml:space="preserve"> podržava većinu standardnih baza, s tim da se preporučuje upotreba Oracle, </w:t>
        </w:r>
        <w:proofErr w:type="spellStart"/>
        <w:r w:rsidR="00536EBF">
          <w:rPr>
            <w:lang w:val="bs-Latn-BA"/>
          </w:rPr>
          <w:t>PostgreSQL</w:t>
        </w:r>
        <w:proofErr w:type="spellEnd"/>
        <w:r w:rsidR="00536EBF">
          <w:rPr>
            <w:lang w:val="bs-Latn-BA"/>
          </w:rPr>
          <w:t xml:space="preserve">, </w:t>
        </w:r>
        <w:proofErr w:type="spellStart"/>
        <w:r w:rsidR="00536EBF">
          <w:rPr>
            <w:lang w:val="bs-Latn-BA"/>
          </w:rPr>
          <w:t>MySQL</w:t>
        </w:r>
        <w:proofErr w:type="spellEnd"/>
        <w:r w:rsidR="00536EBF">
          <w:rPr>
            <w:lang w:val="bs-Latn-BA"/>
          </w:rPr>
          <w:t>, MS SQL itd.</w:t>
        </w:r>
        <w:r w:rsidR="00536EBF">
          <w:rPr>
            <w:rStyle w:val="FootnoteReference"/>
            <w:lang w:val="bs-Latn-BA"/>
          </w:rPr>
          <w:footnoteReference w:id="18"/>
        </w:r>
      </w:moveTo>
    </w:p>
    <w:moveToRangeEnd w:id="3830"/>
    <w:p w14:paraId="28E7C539" w14:textId="6D486C7E" w:rsidR="00E94ADE" w:rsidDel="00914BA6" w:rsidRDefault="00E94ADE">
      <w:pPr>
        <w:spacing w:line="240" w:lineRule="auto"/>
        <w:jc w:val="both"/>
        <w:rPr>
          <w:del w:id="3841" w:author="Rajo" w:date="2018-05-27T16:07:00Z"/>
          <w:lang w:val="bs-Latn-BA"/>
        </w:rPr>
        <w:pPrChange w:id="3842" w:author="Rajo" w:date="2018-05-27T16:16:00Z">
          <w:pPr>
            <w:spacing w:line="240" w:lineRule="auto"/>
            <w:ind w:firstLine="720"/>
            <w:jc w:val="both"/>
          </w:pPr>
        </w:pPrChange>
      </w:pPr>
    </w:p>
    <w:p w14:paraId="5E85D999" w14:textId="77777777" w:rsidR="00E94ADE" w:rsidRDefault="00E94ADE">
      <w:pPr>
        <w:spacing w:line="240" w:lineRule="auto"/>
        <w:ind w:firstLine="360"/>
        <w:jc w:val="both"/>
        <w:rPr>
          <w:lang w:val="bs-Latn-BA"/>
        </w:rPr>
        <w:pPrChange w:id="3843" w:author="Rajo" w:date="2018-05-27T16:16:00Z">
          <w:pPr>
            <w:spacing w:line="240" w:lineRule="auto"/>
          </w:pPr>
        </w:pPrChange>
      </w:pPr>
    </w:p>
    <w:p w14:paraId="4FF99DC5" w14:textId="1ABA4FB0" w:rsidR="00E94ADE" w:rsidRDefault="003748E8">
      <w:pPr>
        <w:keepNext/>
        <w:spacing w:line="240" w:lineRule="auto"/>
        <w:jc w:val="center"/>
        <w:rPr>
          <w:lang w:val="bs-Latn-BA"/>
        </w:rPr>
      </w:pPr>
      <w:ins w:id="3844" w:author="Rajo" w:date="2018-05-24T20:24:00Z">
        <w:r>
          <w:rPr>
            <w:noProof/>
          </w:rPr>
          <mc:AlternateContent>
            <mc:Choice Requires="wpc">
              <w:drawing>
                <wp:inline distT="0" distB="0" distL="0" distR="0" wp14:anchorId="4B06F413" wp14:editId="2E525AAB">
                  <wp:extent cx="5848350" cy="3800476"/>
                  <wp:effectExtent l="0" t="0" r="19050" b="9525"/>
                  <wp:docPr id="147" name="Canvas 14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9" name="Text Box 149"/>
                          <wps:cNvSpPr txBox="1"/>
                          <wps:spPr>
                            <a:xfrm>
                              <a:off x="9524" y="2008801"/>
                              <a:ext cx="1162051" cy="276351"/>
                            </a:xfrm>
                            <a:prstGeom prst="rect">
                              <a:avLst/>
                            </a:prstGeom>
                            <a:noFill/>
                            <a:ln w="6350">
                              <a:noFill/>
                            </a:ln>
                          </wps:spPr>
                          <wps:txbx>
                            <w:txbxContent>
                              <w:p w14:paraId="57B66563" w14:textId="4BC0897E" w:rsidR="009B0D46" w:rsidRPr="00BF6301" w:rsidRDefault="009B0D46">
                                <w:pPr>
                                  <w:jc w:val="center"/>
                                  <w:rPr>
                                    <w:rFonts w:ascii="Microsoft Sans Serif" w:hAnsi="Microsoft Sans Serif" w:cs="Microsoft Sans Serif"/>
                                    <w:b/>
                                    <w:color w:val="009999"/>
                                    <w:sz w:val="22"/>
                                    <w:rPrChange w:id="3845" w:author="Rajo" w:date="2018-05-24T21:18:00Z">
                                      <w:rPr/>
                                    </w:rPrChange>
                                  </w:rPr>
                                  <w:pPrChange w:id="3846" w:author="Rajo" w:date="2018-05-24T20:46:00Z">
                                    <w:pPr/>
                                  </w:pPrChange>
                                </w:pPr>
                                <w:proofErr w:type="spellStart"/>
                                <w:ins w:id="3847" w:author="Rajo" w:date="2018-05-24T20:27:00Z">
                                  <w:r w:rsidRPr="00BF6301">
                                    <w:rPr>
                                      <w:rFonts w:ascii="Microsoft Sans Serif" w:hAnsi="Microsoft Sans Serif" w:cs="Microsoft Sans Serif"/>
                                      <w:b/>
                                      <w:color w:val="009999"/>
                                      <w:sz w:val="22"/>
                                      <w:rPrChange w:id="3848" w:author="Rajo" w:date="2018-05-24T21:18:00Z">
                                        <w:rPr/>
                                      </w:rPrChange>
                                    </w:rPr>
                                    <w:t>Davaoci</w:t>
                                  </w:r>
                                  <w:proofErr w:type="spellEnd"/>
                                  <w:r w:rsidRPr="00BF6301">
                                    <w:rPr>
                                      <w:rFonts w:ascii="Microsoft Sans Serif" w:hAnsi="Microsoft Sans Serif" w:cs="Microsoft Sans Serif"/>
                                      <w:b/>
                                      <w:color w:val="009999"/>
                                      <w:sz w:val="22"/>
                                      <w:rPrChange w:id="3849" w:author="Rajo" w:date="2018-05-24T21:18:00Z">
                                        <w:rPr/>
                                      </w:rPrChange>
                                    </w:rPr>
                                    <w:t xml:space="preserve"> </w:t>
                                  </w:r>
                                  <w:proofErr w:type="spellStart"/>
                                  <w:r w:rsidRPr="00BF6301">
                                    <w:rPr>
                                      <w:rFonts w:ascii="Microsoft Sans Serif" w:hAnsi="Microsoft Sans Serif" w:cs="Microsoft Sans Serif"/>
                                      <w:b/>
                                      <w:color w:val="009999"/>
                                      <w:sz w:val="22"/>
                                      <w:rPrChange w:id="3850" w:author="Rajo" w:date="2018-05-24T21:18:00Z">
                                        <w:rPr/>
                                      </w:rPrChange>
                                    </w:rPr>
                                    <w:t>usluge</w:t>
                                  </w:r>
                                </w:ins>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160" name="Group 160"/>
                          <wpg:cNvGrpSpPr/>
                          <wpg:grpSpPr>
                            <a:xfrm>
                              <a:off x="180975" y="2314576"/>
                              <a:ext cx="800100" cy="1447800"/>
                              <a:chOff x="123826" y="314134"/>
                              <a:chExt cx="800100" cy="1447800"/>
                            </a:xfrm>
                          </wpg:grpSpPr>
                          <wps:wsp>
                            <wps:cNvPr id="148" name="Rectangle: Rounded Corners 148"/>
                            <wps:cNvSpPr/>
                            <wps:spPr>
                              <a:xfrm>
                                <a:off x="123826" y="314134"/>
                                <a:ext cx="800100" cy="1447800"/>
                              </a:xfrm>
                              <a:prstGeom prst="roundRect">
                                <a:avLst/>
                              </a:prstGeom>
                              <a:noFill/>
                              <a:ln>
                                <a:solidFill>
                                  <a:srgbClr val="0099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vert270" wrap="square" lIns="91440" tIns="0" rIns="0" bIns="0" numCol="1" spcCol="0" rtlCol="0" fromWordArt="0" anchor="ctr" anchorCtr="0" forceAA="0" compatLnSpc="1">
                              <a:prstTxWarp prst="textNoShape">
                                <a:avLst/>
                              </a:prstTxWarp>
                              <a:noAutofit/>
                            </wps:bodyPr>
                          </wps:wsp>
                          <wpg:grpSp>
                            <wpg:cNvPr id="159" name="Group 159"/>
                            <wpg:cNvGrpSpPr/>
                            <wpg:grpSpPr>
                              <a:xfrm>
                                <a:off x="215783" y="926125"/>
                                <a:ext cx="599440" cy="438150"/>
                                <a:chOff x="434858" y="926125"/>
                                <a:chExt cx="599440" cy="438150"/>
                              </a:xfrm>
                            </wpg:grpSpPr>
                            <wpg:grpSp>
                              <wpg:cNvPr id="156" name="Group 156"/>
                              <wpg:cNvGrpSpPr/>
                              <wpg:grpSpPr>
                                <a:xfrm>
                                  <a:off x="434858" y="926125"/>
                                  <a:ext cx="599440" cy="438150"/>
                                  <a:chOff x="428276" y="916600"/>
                                  <a:chExt cx="599440" cy="438150"/>
                                </a:xfrm>
                              </wpg:grpSpPr>
                              <wps:wsp>
                                <wps:cNvPr id="425" name="Rectangle: Rounded Corners 425"/>
                                <wps:cNvSpPr/>
                                <wps:spPr>
                                  <a:xfrm>
                                    <a:off x="428276" y="916600"/>
                                    <a:ext cx="599440" cy="43815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A09C42" w14:textId="4460EED9" w:rsidR="009B0D46" w:rsidRPr="00E20B88" w:rsidRDefault="009B0D46" w:rsidP="00E20B88">
                                      <w:pPr>
                                        <w:pStyle w:val="NormalWeb"/>
                                        <w:spacing w:before="0" w:beforeAutospacing="0" w:after="160" w:afterAutospacing="0" w:line="276" w:lineRule="auto"/>
                                        <w:jc w:val="center"/>
                                        <w:rPr>
                                          <w:color w:val="000000" w:themeColor="text1"/>
                                          <w:rPrChange w:id="3851" w:author="Rajo" w:date="2018-05-24T20:37:00Z">
                                            <w:rPr/>
                                          </w:rPrChange>
                                        </w:rPr>
                                      </w:pPr>
                                      <w:del w:id="3852" w:author="Rajo" w:date="2018-05-24T20:36:00Z">
                                        <w:r w:rsidRPr="00E20B88" w:rsidDel="00E20B88">
                                          <w:rPr>
                                            <w:rFonts w:ascii="Microsoft Sans Serif" w:eastAsia="Calibri" w:hAnsi="Microsoft Sans Serif"/>
                                            <w:b/>
                                            <w:bCs/>
                                            <w:color w:val="000000" w:themeColor="text1"/>
                                            <w:sz w:val="22"/>
                                            <w:szCs w:val="22"/>
                                            <w:rPrChange w:id="3853" w:author="Rajo" w:date="2018-05-24T20:37:00Z">
                                              <w:rPr>
                                                <w:rFonts w:ascii="Microsoft Sans Serif" w:eastAsia="Calibri" w:hAnsi="Microsoft Sans Serif"/>
                                                <w:b/>
                                                <w:bCs/>
                                                <w:color w:val="008080"/>
                                                <w:sz w:val="22"/>
                                                <w:szCs w:val="22"/>
                                                <w:u w:val="single"/>
                                              </w:rPr>
                                            </w:rPrChange>
                                          </w:rPr>
                                          <w:delText>SP1</w:delText>
                                        </w:r>
                                      </w:del>
                                      <w:ins w:id="3854" w:author="Rajo" w:date="2018-05-24T20:36:00Z">
                                        <w:r w:rsidRPr="00E20B88">
                                          <w:rPr>
                                            <w:rFonts w:ascii="Microsoft Sans Serif" w:eastAsia="Calibri" w:hAnsi="Microsoft Sans Serif"/>
                                            <w:b/>
                                            <w:bCs/>
                                            <w:color w:val="000000" w:themeColor="text1"/>
                                            <w:sz w:val="22"/>
                                            <w:szCs w:val="22"/>
                                            <w:rPrChange w:id="3855" w:author="Rajo" w:date="2018-05-24T20:37:00Z">
                                              <w:rPr>
                                                <w:rFonts w:ascii="Microsoft Sans Serif" w:eastAsia="Calibri" w:hAnsi="Microsoft Sans Serif"/>
                                                <w:b/>
                                                <w:bCs/>
                                                <w:color w:val="008080"/>
                                                <w:sz w:val="22"/>
                                                <w:szCs w:val="22"/>
                                                <w:u w:val="single"/>
                                              </w:rPr>
                                            </w:rPrChange>
                                          </w:rPr>
                                          <w:t>SP2</w:t>
                                        </w:r>
                                      </w:ins>
                                    </w:p>
                                  </w:txbxContent>
                                </wps:txbx>
                                <wps:bodyPr rot="0" spcFirstLastPara="0" vert="horz" wrap="square" lIns="0" tIns="182880" rIns="0" bIns="0" numCol="1" spcCol="0" rtlCol="0" fromWordArt="0" anchor="ctr" anchorCtr="0" forceAA="0" compatLnSpc="1">
                                  <a:prstTxWarp prst="textNoShape">
                                    <a:avLst/>
                                  </a:prstTxWarp>
                                  <a:noAutofit/>
                                </wps:bodyPr>
                              </wps:wsp>
                              <wps:wsp>
                                <wps:cNvPr id="426" name="Straight Connector 426"/>
                                <wps:cNvCnPr/>
                                <wps:spPr>
                                  <a:xfrm>
                                    <a:off x="428276" y="1068833"/>
                                    <a:ext cx="5994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434" name="Picture 434"/>
                                <pic:cNvPicPr/>
                              </pic:nvPicPr>
                              <pic:blipFill rotWithShape="1">
                                <a:blip r:embed="rId22" cstate="print">
                                  <a:extLst>
                                    <a:ext uri="{28A0092B-C50C-407E-A947-70E740481C1C}">
                                      <a14:useLocalDpi xmlns:a14="http://schemas.microsoft.com/office/drawing/2010/main" val="0"/>
                                    </a:ext>
                                  </a:extLst>
                                </a:blip>
                                <a:srcRect l="19647" t="37149" r="17849" b="37879"/>
                                <a:stretch/>
                              </pic:blipFill>
                              <pic:spPr bwMode="auto">
                                <a:xfrm>
                                  <a:off x="494325" y="964654"/>
                                  <a:ext cx="239100" cy="95494"/>
                                </a:xfrm>
                                <a:prstGeom prst="rect">
                                  <a:avLst/>
                                </a:prstGeom>
                                <a:noFill/>
                                <a:ln>
                                  <a:noFill/>
                                </a:ln>
                              </pic:spPr>
                            </pic:pic>
                          </wpg:grpSp>
                          <pic:pic xmlns:pic="http://schemas.openxmlformats.org/drawingml/2006/picture">
                            <pic:nvPicPr>
                              <pic:cNvPr id="436" name="Picture 436"/>
                              <pic:cNvPicPr/>
                            </pic:nvPicPr>
                            <pic:blipFill rotWithShape="1">
                              <a:blip r:embed="rId23" cstate="print">
                                <a:extLst>
                                  <a:ext uri="{28A0092B-C50C-407E-A947-70E740481C1C}">
                                    <a14:useLocalDpi xmlns:a14="http://schemas.microsoft.com/office/drawing/2010/main" val="0"/>
                                  </a:ext>
                                </a:extLst>
                              </a:blip>
                              <a:srcRect l="19647" t="37149" r="17849" b="37879"/>
                              <a:stretch/>
                            </pic:blipFill>
                            <pic:spPr bwMode="auto">
                              <a:xfrm rot="5400000">
                                <a:off x="370500" y="1513500"/>
                                <a:ext cx="332105" cy="132080"/>
                              </a:xfrm>
                              <a:prstGeom prst="rect">
                                <a:avLst/>
                              </a:prstGeom>
                              <a:noFill/>
                              <a:ln>
                                <a:noFill/>
                              </a:ln>
                            </pic:spPr>
                          </pic:pic>
                          <wpg:grpSp>
                            <wpg:cNvPr id="158" name="Group 158"/>
                            <wpg:cNvGrpSpPr/>
                            <wpg:grpSpPr>
                              <a:xfrm>
                                <a:off x="215783" y="408722"/>
                                <a:ext cx="600074" cy="438681"/>
                                <a:chOff x="434224" y="380147"/>
                                <a:chExt cx="600074" cy="438681"/>
                              </a:xfrm>
                            </wpg:grpSpPr>
                            <wpg:grpSp>
                              <wpg:cNvPr id="154" name="Group 154"/>
                              <wpg:cNvGrpSpPr/>
                              <wpg:grpSpPr>
                                <a:xfrm>
                                  <a:off x="434224" y="380147"/>
                                  <a:ext cx="600074" cy="438681"/>
                                  <a:chOff x="2152651" y="1323122"/>
                                  <a:chExt cx="600074" cy="438681"/>
                                </a:xfrm>
                              </wpg:grpSpPr>
                              <wps:wsp>
                                <wps:cNvPr id="151" name="Rectangle: Rounded Corners 151"/>
                                <wps:cNvSpPr/>
                                <wps:spPr>
                                  <a:xfrm>
                                    <a:off x="2152651" y="1323122"/>
                                    <a:ext cx="600074" cy="438681"/>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F2D358" w14:textId="67BEEF3D" w:rsidR="009B0D46" w:rsidRPr="00F92EBD" w:rsidRDefault="009B0D46">
                                      <w:pPr>
                                        <w:jc w:val="center"/>
                                        <w:rPr>
                                          <w:rFonts w:ascii="Microsoft Sans Serif" w:hAnsi="Microsoft Sans Serif" w:cs="Microsoft Sans Serif"/>
                                          <w:b/>
                                          <w:color w:val="000000" w:themeColor="text1"/>
                                          <w:sz w:val="22"/>
                                          <w:rPrChange w:id="3856" w:author="Rajo" w:date="2018-05-24T20:33:00Z">
                                            <w:rPr/>
                                          </w:rPrChange>
                                        </w:rPr>
                                        <w:pPrChange w:id="3857" w:author="Rajo" w:date="2018-05-24T20:31:00Z">
                                          <w:pPr/>
                                        </w:pPrChange>
                                      </w:pPr>
                                      <w:ins w:id="3858" w:author="Rajo" w:date="2018-05-24T20:32:00Z">
                                        <w:r w:rsidRPr="00F92EBD">
                                          <w:rPr>
                                            <w:rFonts w:ascii="Microsoft Sans Serif" w:hAnsi="Microsoft Sans Serif" w:cs="Microsoft Sans Serif"/>
                                            <w:b/>
                                            <w:color w:val="000000" w:themeColor="text1"/>
                                            <w:sz w:val="22"/>
                                            <w:rPrChange w:id="3859" w:author="Rajo" w:date="2018-05-24T20:33:00Z">
                                              <w:rPr>
                                                <w:color w:val="000000" w:themeColor="text1"/>
                                              </w:rPr>
                                            </w:rPrChange>
                                          </w:rPr>
                                          <w:t>SP1</w:t>
                                        </w:r>
                                      </w:ins>
                                    </w:p>
                                  </w:txbxContent>
                                </wps:txbx>
                                <wps:bodyPr rot="0" spcFirstLastPara="0" vertOverflow="overflow" horzOverflow="overflow" vert="horz" wrap="square" lIns="0" tIns="182880" rIns="0" bIns="0" numCol="1" spcCol="0" rtlCol="0" fromWordArt="0" anchor="ctr" anchorCtr="0" forceAA="0" compatLnSpc="1">
                                  <a:prstTxWarp prst="textNoShape">
                                    <a:avLst/>
                                  </a:prstTxWarp>
                                  <a:noAutofit/>
                                </wps:bodyPr>
                              </wps:wsp>
                              <wps:wsp>
                                <wps:cNvPr id="152" name="Straight Connector 152"/>
                                <wps:cNvCnPr/>
                                <wps:spPr>
                                  <a:xfrm>
                                    <a:off x="2152651" y="1475539"/>
                                    <a:ext cx="6000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439" name="Picture 439"/>
                                <pic:cNvPicPr/>
                              </pic:nvPicPr>
                              <pic:blipFill rotWithShape="1">
                                <a:blip r:embed="rId22" cstate="print">
                                  <a:extLst>
                                    <a:ext uri="{28A0092B-C50C-407E-A947-70E740481C1C}">
                                      <a14:useLocalDpi xmlns:a14="http://schemas.microsoft.com/office/drawing/2010/main" val="0"/>
                                    </a:ext>
                                  </a:extLst>
                                </a:blip>
                                <a:srcRect l="19647" t="37149" r="17849" b="37879"/>
                                <a:stretch/>
                              </pic:blipFill>
                              <pic:spPr bwMode="auto">
                                <a:xfrm>
                                  <a:off x="471353" y="417565"/>
                                  <a:ext cx="238760" cy="95250"/>
                                </a:xfrm>
                                <a:prstGeom prst="rect">
                                  <a:avLst/>
                                </a:prstGeom>
                                <a:noFill/>
                                <a:ln>
                                  <a:noFill/>
                                </a:ln>
                              </pic:spPr>
                            </pic:pic>
                          </wpg:grpSp>
                        </wpg:wgp>
                        <wps:wsp>
                          <wps:cNvPr id="161" name="Rectangle: Rounded Corners 161"/>
                          <wps:cNvSpPr/>
                          <wps:spPr>
                            <a:xfrm>
                              <a:off x="1133475" y="104776"/>
                              <a:ext cx="3771900" cy="3657600"/>
                            </a:xfrm>
                            <a:prstGeom prst="roundRect">
                              <a:avLst>
                                <a:gd name="adj" fmla="val 8780"/>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vert270" wrap="square" lIns="91440" tIns="0" rIns="0" bIns="0" numCol="1" spcCol="0" rtlCol="0" fromWordArt="0" anchor="ctr" anchorCtr="0" forceAA="0" compatLnSpc="1">
                            <a:prstTxWarp prst="textNoShape">
                              <a:avLst/>
                            </a:prstTxWarp>
                            <a:noAutofit/>
                          </wps:bodyPr>
                        </wps:wsp>
                        <wpg:wgp>
                          <wpg:cNvPr id="441" name="Group 441"/>
                          <wpg:cNvGrpSpPr/>
                          <wpg:grpSpPr>
                            <a:xfrm>
                              <a:off x="5038725" y="2325619"/>
                              <a:ext cx="800100" cy="1447800"/>
                              <a:chOff x="0" y="0"/>
                              <a:chExt cx="800100" cy="1447800"/>
                            </a:xfrm>
                          </wpg:grpSpPr>
                          <wps:wsp>
                            <wps:cNvPr id="442" name="Rectangle: Rounded Corners 442"/>
                            <wps:cNvSpPr/>
                            <wps:spPr>
                              <a:xfrm>
                                <a:off x="0" y="0"/>
                                <a:ext cx="800100" cy="1447800"/>
                              </a:xfrm>
                              <a:prstGeom prst="roundRect">
                                <a:avLst/>
                              </a:prstGeom>
                              <a:noFill/>
                              <a:ln>
                                <a:solidFill>
                                  <a:srgbClr val="0099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vert270" wrap="square" lIns="91440" tIns="0" rIns="0" bIns="0" numCol="1" spcCol="0" rtlCol="0" fromWordArt="0" anchor="ctr" anchorCtr="0" forceAA="0" compatLnSpc="1">
                              <a:prstTxWarp prst="textNoShape">
                                <a:avLst/>
                              </a:prstTxWarp>
                              <a:noAutofit/>
                            </wps:bodyPr>
                          </wps:wsp>
                          <wpg:grpSp>
                            <wpg:cNvPr id="443" name="Group 443"/>
                            <wpg:cNvGrpSpPr/>
                            <wpg:grpSpPr>
                              <a:xfrm>
                                <a:off x="91957" y="611991"/>
                                <a:ext cx="599440" cy="438150"/>
                                <a:chOff x="91957" y="611991"/>
                                <a:chExt cx="599440" cy="438150"/>
                              </a:xfrm>
                            </wpg:grpSpPr>
                            <wpg:grpSp>
                              <wpg:cNvPr id="450" name="Group 450"/>
                              <wpg:cNvGrpSpPr/>
                              <wpg:grpSpPr>
                                <a:xfrm>
                                  <a:off x="91957" y="611991"/>
                                  <a:ext cx="599440" cy="438150"/>
                                  <a:chOff x="91957" y="611991"/>
                                  <a:chExt cx="599440" cy="438150"/>
                                </a:xfrm>
                              </wpg:grpSpPr>
                              <wps:wsp>
                                <wps:cNvPr id="452" name="Rectangle: Rounded Corners 452"/>
                                <wps:cNvSpPr/>
                                <wps:spPr>
                                  <a:xfrm>
                                    <a:off x="91957" y="611991"/>
                                    <a:ext cx="599440" cy="43815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FE4702" w14:textId="07B12264" w:rsidR="009B0D46" w:rsidRPr="00A015A0" w:rsidRDefault="009B0D46" w:rsidP="00F26A7D">
                                      <w:pPr>
                                        <w:pStyle w:val="NormalWeb"/>
                                        <w:spacing w:before="0" w:beforeAutospacing="0" w:after="160" w:afterAutospacing="0" w:line="276" w:lineRule="auto"/>
                                        <w:jc w:val="center"/>
                                        <w:rPr>
                                          <w:ins w:id="3860" w:author="Rajo" w:date="2018-05-24T21:00:00Z"/>
                                          <w:color w:val="000000" w:themeColor="text1"/>
                                          <w:rPrChange w:id="3861" w:author="Rajo" w:date="2018-05-24T21:06:00Z">
                                            <w:rPr>
                                              <w:ins w:id="3862" w:author="Rajo" w:date="2018-05-24T21:00:00Z"/>
                                            </w:rPr>
                                          </w:rPrChange>
                                        </w:rPr>
                                      </w:pPr>
                                      <w:ins w:id="3863" w:author="Rajo" w:date="2018-05-24T21:00:00Z">
                                        <w:r w:rsidRPr="00A015A0">
                                          <w:rPr>
                                            <w:rFonts w:ascii="Microsoft Sans Serif" w:eastAsia="Calibri" w:hAnsi="Microsoft Sans Serif"/>
                                            <w:b/>
                                            <w:bCs/>
                                            <w:color w:val="000000" w:themeColor="text1"/>
                                            <w:sz w:val="22"/>
                                            <w:szCs w:val="22"/>
                                            <w:rPrChange w:id="3864" w:author="Rajo" w:date="2018-05-24T21:06:00Z">
                                              <w:rPr>
                                                <w:rFonts w:ascii="Microsoft Sans Serif" w:eastAsia="Calibri" w:hAnsi="Microsoft Sans Serif"/>
                                                <w:b/>
                                                <w:bCs/>
                                                <w:color w:val="008080"/>
                                                <w:sz w:val="22"/>
                                                <w:szCs w:val="22"/>
                                                <w:u w:val="single"/>
                                              </w:rPr>
                                            </w:rPrChange>
                                          </w:rPr>
                                          <w:t>ExtApp21</w:t>
                                        </w:r>
                                      </w:ins>
                                    </w:p>
                                    <w:p w14:paraId="59B28C31" w14:textId="5A1886F5" w:rsidR="009B0D46" w:rsidRPr="00F26A7D" w:rsidRDefault="009B0D46" w:rsidP="00F26A7D">
                                      <w:pPr>
                                        <w:pStyle w:val="NormalWeb"/>
                                        <w:spacing w:before="0" w:beforeAutospacing="0" w:after="160" w:afterAutospacing="0" w:line="276" w:lineRule="auto"/>
                                        <w:jc w:val="center"/>
                                        <w:rPr>
                                          <w:color w:val="31849B" w:themeColor="accent5" w:themeShade="BF"/>
                                          <w:rPrChange w:id="3865" w:author="Rajo" w:date="2018-05-24T20:59:00Z">
                                            <w:rPr/>
                                          </w:rPrChange>
                                        </w:rPr>
                                      </w:pPr>
                                      <w:del w:id="3866" w:author="Rajo" w:date="2018-05-24T20:59:00Z">
                                        <w:r w:rsidRPr="00F26A7D" w:rsidDel="00F26A7D">
                                          <w:rPr>
                                            <w:rFonts w:ascii="Microsoft Sans Serif" w:eastAsia="Calibri" w:hAnsi="Microsoft Sans Serif"/>
                                            <w:b/>
                                            <w:bCs/>
                                            <w:strike/>
                                            <w:color w:val="31849B" w:themeColor="accent5" w:themeShade="BF"/>
                                            <w:sz w:val="22"/>
                                            <w:szCs w:val="22"/>
                                            <w:rPrChange w:id="3867" w:author="Rajo" w:date="2018-05-24T20:59:00Z">
                                              <w:rPr>
                                                <w:rFonts w:ascii="Microsoft Sans Serif" w:eastAsia="Calibri" w:hAnsi="Microsoft Sans Serif"/>
                                                <w:b/>
                                                <w:bCs/>
                                                <w:strike/>
                                                <w:color w:val="FF0000"/>
                                                <w:sz w:val="22"/>
                                                <w:szCs w:val="22"/>
                                              </w:rPr>
                                            </w:rPrChange>
                                          </w:rPr>
                                          <w:delText>SP1</w:delText>
                                        </w:r>
                                        <w:r w:rsidRPr="00F26A7D" w:rsidDel="00F26A7D">
                                          <w:rPr>
                                            <w:rFonts w:ascii="Microsoft Sans Serif" w:eastAsia="Calibri" w:hAnsi="Microsoft Sans Serif"/>
                                            <w:b/>
                                            <w:bCs/>
                                            <w:color w:val="31849B" w:themeColor="accent5" w:themeShade="BF"/>
                                            <w:sz w:val="22"/>
                                            <w:szCs w:val="22"/>
                                            <w:u w:val="single"/>
                                            <w:rPrChange w:id="3868" w:author="Rajo" w:date="2018-05-24T20:59:00Z">
                                              <w:rPr>
                                                <w:rFonts w:ascii="Microsoft Sans Serif" w:eastAsia="Calibri" w:hAnsi="Microsoft Sans Serif"/>
                                                <w:b/>
                                                <w:bCs/>
                                                <w:color w:val="008080"/>
                                                <w:sz w:val="22"/>
                                                <w:szCs w:val="22"/>
                                                <w:u w:val="single"/>
                                              </w:rPr>
                                            </w:rPrChange>
                                          </w:rPr>
                                          <w:delText>SP2</w:delText>
                                        </w:r>
                                      </w:del>
                                    </w:p>
                                  </w:txbxContent>
                                </wps:txbx>
                                <wps:bodyPr rot="0" spcFirstLastPara="0" vert="horz" wrap="square" lIns="0" tIns="182880" rIns="0" bIns="0" numCol="1" spcCol="0" rtlCol="0" fromWordArt="0" anchor="ctr" anchorCtr="0" forceAA="0" compatLnSpc="1">
                                  <a:prstTxWarp prst="textNoShape">
                                    <a:avLst/>
                                  </a:prstTxWarp>
                                  <a:noAutofit/>
                                </wps:bodyPr>
                              </wps:wsp>
                              <wps:wsp>
                                <wps:cNvPr id="453" name="Straight Connector 453"/>
                                <wps:cNvCnPr/>
                                <wps:spPr>
                                  <a:xfrm>
                                    <a:off x="91957" y="764224"/>
                                    <a:ext cx="5994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451" name="Picture 451"/>
                                <pic:cNvPicPr/>
                              </pic:nvPicPr>
                              <pic:blipFill rotWithShape="1">
                                <a:blip r:embed="rId22" cstate="print">
                                  <a:extLst>
                                    <a:ext uri="{28A0092B-C50C-407E-A947-70E740481C1C}">
                                      <a14:useLocalDpi xmlns:a14="http://schemas.microsoft.com/office/drawing/2010/main" val="0"/>
                                    </a:ext>
                                  </a:extLst>
                                </a:blip>
                                <a:srcRect l="19647" t="37149" r="17849" b="37879"/>
                                <a:stretch/>
                              </pic:blipFill>
                              <pic:spPr bwMode="auto">
                                <a:xfrm>
                                  <a:off x="151424" y="650520"/>
                                  <a:ext cx="239100" cy="95494"/>
                                </a:xfrm>
                                <a:prstGeom prst="rect">
                                  <a:avLst/>
                                </a:prstGeom>
                                <a:noFill/>
                                <a:ln>
                                  <a:noFill/>
                                </a:ln>
                              </pic:spPr>
                            </pic:pic>
                          </wpg:grpSp>
                          <pic:pic xmlns:pic="http://schemas.openxmlformats.org/drawingml/2006/picture">
                            <pic:nvPicPr>
                              <pic:cNvPr id="444" name="Picture 444"/>
                              <pic:cNvPicPr/>
                            </pic:nvPicPr>
                            <pic:blipFill rotWithShape="1">
                              <a:blip r:embed="rId23" cstate="print">
                                <a:extLst>
                                  <a:ext uri="{28A0092B-C50C-407E-A947-70E740481C1C}">
                                    <a14:useLocalDpi xmlns:a14="http://schemas.microsoft.com/office/drawing/2010/main" val="0"/>
                                  </a:ext>
                                </a:extLst>
                              </a:blip>
                              <a:srcRect l="19647" t="37149" r="17849" b="37879"/>
                              <a:stretch/>
                            </pic:blipFill>
                            <pic:spPr bwMode="auto">
                              <a:xfrm rot="5400000">
                                <a:off x="246674" y="1199366"/>
                                <a:ext cx="332105" cy="132080"/>
                              </a:xfrm>
                              <a:prstGeom prst="rect">
                                <a:avLst/>
                              </a:prstGeom>
                              <a:noFill/>
                              <a:ln>
                                <a:noFill/>
                              </a:ln>
                            </pic:spPr>
                          </pic:pic>
                          <wpg:grpSp>
                            <wpg:cNvPr id="445" name="Group 445"/>
                            <wpg:cNvGrpSpPr/>
                            <wpg:grpSpPr>
                              <a:xfrm>
                                <a:off x="91957" y="94588"/>
                                <a:ext cx="600074" cy="438681"/>
                                <a:chOff x="91957" y="94588"/>
                                <a:chExt cx="600074" cy="438681"/>
                              </a:xfrm>
                            </wpg:grpSpPr>
                            <wpg:grpSp>
                              <wpg:cNvPr id="446" name="Group 446"/>
                              <wpg:cNvGrpSpPr/>
                              <wpg:grpSpPr>
                                <a:xfrm>
                                  <a:off x="91957" y="94588"/>
                                  <a:ext cx="600074" cy="438681"/>
                                  <a:chOff x="91957" y="94588"/>
                                  <a:chExt cx="600074" cy="438681"/>
                                </a:xfrm>
                              </wpg:grpSpPr>
                              <wps:wsp>
                                <wps:cNvPr id="448" name="Rectangle: Rounded Corners 448"/>
                                <wps:cNvSpPr/>
                                <wps:spPr>
                                  <a:xfrm>
                                    <a:off x="91957" y="94588"/>
                                    <a:ext cx="600074" cy="438681"/>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6E05A0" w14:textId="0C591CA1" w:rsidR="009B0D46" w:rsidRPr="00A015A0" w:rsidRDefault="009B0D46" w:rsidP="00F26A7D">
                                      <w:pPr>
                                        <w:pStyle w:val="NormalWeb"/>
                                        <w:spacing w:before="0" w:beforeAutospacing="0" w:after="160" w:afterAutospacing="0" w:line="276" w:lineRule="auto"/>
                                        <w:jc w:val="center"/>
                                        <w:rPr>
                                          <w:color w:val="000000" w:themeColor="text1"/>
                                          <w:rPrChange w:id="3869" w:author="Rajo" w:date="2018-05-24T21:06:00Z">
                                            <w:rPr/>
                                          </w:rPrChange>
                                        </w:rPr>
                                      </w:pPr>
                                      <w:del w:id="3870" w:author="Rajo" w:date="2018-05-24T20:59:00Z">
                                        <w:r w:rsidRPr="00A015A0" w:rsidDel="00F26A7D">
                                          <w:rPr>
                                            <w:rFonts w:ascii="Microsoft Sans Serif" w:eastAsia="Calibri" w:hAnsi="Microsoft Sans Serif"/>
                                            <w:b/>
                                            <w:bCs/>
                                            <w:color w:val="000000" w:themeColor="text1"/>
                                            <w:sz w:val="22"/>
                                            <w:szCs w:val="22"/>
                                            <w:rPrChange w:id="3871" w:author="Rajo" w:date="2018-05-24T21:06:00Z">
                                              <w:rPr>
                                                <w:rFonts w:ascii="Microsoft Sans Serif" w:eastAsia="Calibri" w:hAnsi="Microsoft Sans Serif"/>
                                                <w:b/>
                                                <w:bCs/>
                                                <w:color w:val="008080"/>
                                                <w:sz w:val="22"/>
                                                <w:szCs w:val="22"/>
                                                <w:u w:val="single"/>
                                              </w:rPr>
                                            </w:rPrChange>
                                          </w:rPr>
                                          <w:delText>SP1</w:delText>
                                        </w:r>
                                      </w:del>
                                      <w:ins w:id="3872" w:author="Rajo" w:date="2018-05-24T20:59:00Z">
                                        <w:r w:rsidRPr="00A015A0">
                                          <w:rPr>
                                            <w:rFonts w:ascii="Microsoft Sans Serif" w:eastAsia="Calibri" w:hAnsi="Microsoft Sans Serif"/>
                                            <w:b/>
                                            <w:bCs/>
                                            <w:color w:val="000000" w:themeColor="text1"/>
                                            <w:sz w:val="22"/>
                                            <w:szCs w:val="22"/>
                                            <w:rPrChange w:id="3873" w:author="Rajo" w:date="2018-05-24T21:06:00Z">
                                              <w:rPr>
                                                <w:rFonts w:ascii="Microsoft Sans Serif" w:eastAsia="Calibri" w:hAnsi="Microsoft Sans Serif"/>
                                                <w:b/>
                                                <w:bCs/>
                                                <w:color w:val="008080"/>
                                                <w:sz w:val="22"/>
                                                <w:szCs w:val="22"/>
                                                <w:u w:val="single"/>
                                              </w:rPr>
                                            </w:rPrChange>
                                          </w:rPr>
                                          <w:t>Ex</w:t>
                                        </w:r>
                                      </w:ins>
                                      <w:ins w:id="3874" w:author="Rajo" w:date="2018-05-24T21:00:00Z">
                                        <w:r w:rsidRPr="00A015A0">
                                          <w:rPr>
                                            <w:rFonts w:ascii="Microsoft Sans Serif" w:eastAsia="Calibri" w:hAnsi="Microsoft Sans Serif"/>
                                            <w:b/>
                                            <w:bCs/>
                                            <w:color w:val="000000" w:themeColor="text1"/>
                                            <w:sz w:val="22"/>
                                            <w:szCs w:val="22"/>
                                            <w:rPrChange w:id="3875" w:author="Rajo" w:date="2018-05-24T21:06:00Z">
                                              <w:rPr>
                                                <w:rFonts w:ascii="Microsoft Sans Serif" w:eastAsia="Calibri" w:hAnsi="Microsoft Sans Serif"/>
                                                <w:b/>
                                                <w:bCs/>
                                                <w:color w:val="008080"/>
                                                <w:sz w:val="22"/>
                                                <w:szCs w:val="22"/>
                                                <w:u w:val="single"/>
                                              </w:rPr>
                                            </w:rPrChange>
                                          </w:rPr>
                                          <w:t>t</w:t>
                                        </w:r>
                                      </w:ins>
                                      <w:ins w:id="3876" w:author="Rajo" w:date="2018-05-24T20:59:00Z">
                                        <w:r w:rsidRPr="00A015A0">
                                          <w:rPr>
                                            <w:rFonts w:ascii="Microsoft Sans Serif" w:eastAsia="Calibri" w:hAnsi="Microsoft Sans Serif"/>
                                            <w:b/>
                                            <w:bCs/>
                                            <w:color w:val="000000" w:themeColor="text1"/>
                                            <w:sz w:val="22"/>
                                            <w:szCs w:val="22"/>
                                            <w:rPrChange w:id="3877" w:author="Rajo" w:date="2018-05-24T21:06:00Z">
                                              <w:rPr>
                                                <w:rFonts w:ascii="Microsoft Sans Serif" w:eastAsia="Calibri" w:hAnsi="Microsoft Sans Serif"/>
                                                <w:b/>
                                                <w:bCs/>
                                                <w:color w:val="008080"/>
                                                <w:sz w:val="22"/>
                                                <w:szCs w:val="22"/>
                                                <w:u w:val="single"/>
                                              </w:rPr>
                                            </w:rPrChange>
                                          </w:rPr>
                                          <w:t>Ap</w:t>
                                        </w:r>
                                      </w:ins>
                                      <w:ins w:id="3878" w:author="Rajo" w:date="2018-05-24T21:00:00Z">
                                        <w:r w:rsidRPr="00A015A0">
                                          <w:rPr>
                                            <w:rFonts w:ascii="Microsoft Sans Serif" w:eastAsia="Calibri" w:hAnsi="Microsoft Sans Serif"/>
                                            <w:b/>
                                            <w:bCs/>
                                            <w:color w:val="000000" w:themeColor="text1"/>
                                            <w:sz w:val="22"/>
                                            <w:szCs w:val="22"/>
                                            <w:rPrChange w:id="3879" w:author="Rajo" w:date="2018-05-24T21:06:00Z">
                                              <w:rPr>
                                                <w:rFonts w:ascii="Microsoft Sans Serif" w:eastAsia="Calibri" w:hAnsi="Microsoft Sans Serif"/>
                                                <w:b/>
                                                <w:bCs/>
                                                <w:color w:val="008080"/>
                                                <w:sz w:val="22"/>
                                                <w:szCs w:val="22"/>
                                                <w:u w:val="single"/>
                                              </w:rPr>
                                            </w:rPrChange>
                                          </w:rPr>
                                          <w:t>p</w:t>
                                        </w:r>
                                      </w:ins>
                                      <w:ins w:id="3880" w:author="Rajo" w:date="2018-05-24T20:59:00Z">
                                        <w:r w:rsidRPr="00A015A0">
                                          <w:rPr>
                                            <w:rFonts w:ascii="Microsoft Sans Serif" w:eastAsia="Calibri" w:hAnsi="Microsoft Sans Serif"/>
                                            <w:b/>
                                            <w:bCs/>
                                            <w:color w:val="000000" w:themeColor="text1"/>
                                            <w:sz w:val="22"/>
                                            <w:szCs w:val="22"/>
                                            <w:rPrChange w:id="3881" w:author="Rajo" w:date="2018-05-24T21:06:00Z">
                                              <w:rPr>
                                                <w:rFonts w:ascii="Microsoft Sans Serif" w:eastAsia="Calibri" w:hAnsi="Microsoft Sans Serif"/>
                                                <w:b/>
                                                <w:bCs/>
                                                <w:color w:val="008080"/>
                                                <w:sz w:val="22"/>
                                                <w:szCs w:val="22"/>
                                                <w:u w:val="single"/>
                                              </w:rPr>
                                            </w:rPrChange>
                                          </w:rPr>
                                          <w:t>1</w:t>
                                        </w:r>
                                      </w:ins>
                                    </w:p>
                                  </w:txbxContent>
                                </wps:txbx>
                                <wps:bodyPr rot="0" spcFirstLastPara="0" vert="horz" wrap="square" lIns="0" tIns="182880" rIns="0" bIns="0" numCol="1" spcCol="0" rtlCol="0" fromWordArt="0" anchor="ctr" anchorCtr="0" forceAA="0" compatLnSpc="1">
                                  <a:prstTxWarp prst="textNoShape">
                                    <a:avLst/>
                                  </a:prstTxWarp>
                                  <a:noAutofit/>
                                </wps:bodyPr>
                              </wps:wsp>
                              <wps:wsp>
                                <wps:cNvPr id="449" name="Straight Connector 449"/>
                                <wps:cNvCnPr/>
                                <wps:spPr>
                                  <a:xfrm>
                                    <a:off x="91957" y="247005"/>
                                    <a:ext cx="6000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447" name="Picture 447"/>
                                <pic:cNvPicPr/>
                              </pic:nvPicPr>
                              <pic:blipFill rotWithShape="1">
                                <a:blip r:embed="rId22" cstate="print">
                                  <a:extLst>
                                    <a:ext uri="{28A0092B-C50C-407E-A947-70E740481C1C}">
                                      <a14:useLocalDpi xmlns:a14="http://schemas.microsoft.com/office/drawing/2010/main" val="0"/>
                                    </a:ext>
                                  </a:extLst>
                                </a:blip>
                                <a:srcRect l="19647" t="37149" r="17849" b="37879"/>
                                <a:stretch/>
                              </pic:blipFill>
                              <pic:spPr bwMode="auto">
                                <a:xfrm>
                                  <a:off x="129086" y="132006"/>
                                  <a:ext cx="238760" cy="95250"/>
                                </a:xfrm>
                                <a:prstGeom prst="rect">
                                  <a:avLst/>
                                </a:prstGeom>
                                <a:noFill/>
                                <a:ln>
                                  <a:noFill/>
                                </a:ln>
                              </pic:spPr>
                            </pic:pic>
                          </wpg:grpSp>
                        </wpg:wgp>
                        <wps:wsp>
                          <wps:cNvPr id="454" name="Text Box 149"/>
                          <wps:cNvSpPr txBox="1"/>
                          <wps:spPr>
                            <a:xfrm>
                              <a:off x="5057774" y="1865077"/>
                              <a:ext cx="790575" cy="420075"/>
                            </a:xfrm>
                            <a:prstGeom prst="rect">
                              <a:avLst/>
                            </a:prstGeom>
                            <a:noFill/>
                            <a:ln w="6350">
                              <a:noFill/>
                            </a:ln>
                          </wps:spPr>
                          <wps:txbx>
                            <w:txbxContent>
                              <w:p w14:paraId="2A62C9D4" w14:textId="588A172B" w:rsidR="009B0D46" w:rsidRPr="00BF6301" w:rsidRDefault="009B0D46" w:rsidP="00F26A7D">
                                <w:pPr>
                                  <w:pStyle w:val="NormalWeb"/>
                                  <w:spacing w:before="0" w:beforeAutospacing="0" w:after="160" w:afterAutospacing="0" w:line="276" w:lineRule="auto"/>
                                  <w:jc w:val="center"/>
                                  <w:rPr>
                                    <w:color w:val="009999"/>
                                    <w:rPrChange w:id="3882" w:author="Rajo" w:date="2018-05-24T21:18:00Z">
                                      <w:rPr/>
                                    </w:rPrChange>
                                  </w:rPr>
                                </w:pPr>
                                <w:del w:id="3883" w:author="Rajo" w:date="2018-05-24T20:58:00Z">
                                  <w:r w:rsidRPr="00BF6301" w:rsidDel="00F26A7D">
                                    <w:rPr>
                                      <w:rFonts w:ascii="Microsoft Sans Serif" w:eastAsia="Calibri" w:hAnsi="Microsoft Sans Serif"/>
                                      <w:b/>
                                      <w:bCs/>
                                      <w:color w:val="009999"/>
                                      <w:sz w:val="22"/>
                                      <w:szCs w:val="22"/>
                                      <w:rPrChange w:id="3884" w:author="Rajo" w:date="2018-05-24T21:18:00Z">
                                        <w:rPr>
                                          <w:rFonts w:ascii="Microsoft Sans Serif" w:eastAsia="Calibri" w:hAnsi="Microsoft Sans Serif"/>
                                          <w:b/>
                                          <w:bCs/>
                                          <w:color w:val="008080"/>
                                          <w:sz w:val="22"/>
                                          <w:szCs w:val="22"/>
                                          <w:u w:val="single"/>
                                        </w:rPr>
                                      </w:rPrChange>
                                    </w:rPr>
                                    <w:delText>Davaoci usluge</w:delText>
                                  </w:r>
                                </w:del>
                                <w:proofErr w:type="spellStart"/>
                                <w:ins w:id="3885" w:author="Rajo" w:date="2018-05-24T20:58:00Z">
                                  <w:r w:rsidRPr="00BF6301">
                                    <w:rPr>
                                      <w:rFonts w:ascii="Microsoft Sans Serif" w:eastAsia="Calibri" w:hAnsi="Microsoft Sans Serif"/>
                                      <w:b/>
                                      <w:bCs/>
                                      <w:color w:val="009999"/>
                                      <w:sz w:val="22"/>
                                      <w:szCs w:val="22"/>
                                      <w:rPrChange w:id="3886" w:author="Rajo" w:date="2018-05-24T21:18:00Z">
                                        <w:rPr>
                                          <w:rFonts w:ascii="Microsoft Sans Serif" w:eastAsia="Calibri" w:hAnsi="Microsoft Sans Serif"/>
                                          <w:b/>
                                          <w:bCs/>
                                          <w:color w:val="008080"/>
                                          <w:sz w:val="22"/>
                                          <w:szCs w:val="22"/>
                                          <w:u w:val="single"/>
                                        </w:rPr>
                                      </w:rPrChange>
                                    </w:rPr>
                                    <w:t>Eksterne</w:t>
                                  </w:r>
                                  <w:proofErr w:type="spellEnd"/>
                                  <w:r w:rsidRPr="00BF6301">
                                    <w:rPr>
                                      <w:rFonts w:ascii="Microsoft Sans Serif" w:eastAsia="Calibri" w:hAnsi="Microsoft Sans Serif"/>
                                      <w:b/>
                                      <w:bCs/>
                                      <w:color w:val="009999"/>
                                      <w:sz w:val="22"/>
                                      <w:szCs w:val="22"/>
                                      <w:rPrChange w:id="3887" w:author="Rajo" w:date="2018-05-24T21:18:00Z">
                                        <w:rPr>
                                          <w:rFonts w:ascii="Microsoft Sans Serif" w:eastAsia="Calibri" w:hAnsi="Microsoft Sans Serif"/>
                                          <w:b/>
                                          <w:bCs/>
                                          <w:color w:val="008080"/>
                                          <w:sz w:val="22"/>
                                          <w:szCs w:val="22"/>
                                          <w:u w:val="single"/>
                                        </w:rPr>
                                      </w:rPrChange>
                                    </w:rPr>
                                    <w:t xml:space="preserve"> </w:t>
                                  </w:r>
                                  <w:proofErr w:type="spellStart"/>
                                  <w:r w:rsidRPr="00BF6301">
                                    <w:rPr>
                                      <w:rFonts w:ascii="Microsoft Sans Serif" w:eastAsia="Calibri" w:hAnsi="Microsoft Sans Serif"/>
                                      <w:b/>
                                      <w:bCs/>
                                      <w:color w:val="009999"/>
                                      <w:sz w:val="22"/>
                                      <w:szCs w:val="22"/>
                                      <w:rPrChange w:id="3888" w:author="Rajo" w:date="2018-05-24T21:18:00Z">
                                        <w:rPr>
                                          <w:rFonts w:ascii="Microsoft Sans Serif" w:eastAsia="Calibri" w:hAnsi="Microsoft Sans Serif"/>
                                          <w:b/>
                                          <w:bCs/>
                                          <w:color w:val="008080"/>
                                          <w:sz w:val="22"/>
                                          <w:szCs w:val="22"/>
                                          <w:u w:val="single"/>
                                        </w:rPr>
                                      </w:rPrChange>
                                    </w:rPr>
                                    <w:t>aplikacije</w:t>
                                  </w:r>
                                </w:ins>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167" name="Group 167"/>
                          <wpg:cNvGrpSpPr/>
                          <wpg:grpSpPr>
                            <a:xfrm>
                              <a:off x="3334045" y="200027"/>
                              <a:ext cx="1381760" cy="1095378"/>
                              <a:chOff x="3438820" y="190501"/>
                              <a:chExt cx="1381760" cy="1095378"/>
                            </a:xfrm>
                          </wpg:grpSpPr>
                          <wps:wsp>
                            <wps:cNvPr id="455" name="Rectangle: Rounded Corners 455"/>
                            <wps:cNvSpPr/>
                            <wps:spPr>
                              <a:xfrm>
                                <a:off x="3438820" y="190501"/>
                                <a:ext cx="1381760" cy="1095378"/>
                              </a:xfrm>
                              <a:prstGeom prst="roundRect">
                                <a:avLst>
                                  <a:gd name="adj" fmla="val 9584"/>
                                </a:avLst>
                              </a:prstGeom>
                              <a:noFill/>
                              <a:ln>
                                <a:solidFill>
                                  <a:srgbClr val="0099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vert270" wrap="square" lIns="91440" tIns="0" rIns="0" bIns="0" numCol="1" spcCol="0" rtlCol="0" fromWordArt="0" anchor="ctr" anchorCtr="0" forceAA="0" compatLnSpc="1">
                              <a:prstTxWarp prst="textNoShape">
                                <a:avLst/>
                              </a:prstTxWarp>
                              <a:noAutofit/>
                            </wps:bodyPr>
                          </wps:wsp>
                          <wps:wsp>
                            <wps:cNvPr id="456" name="Text Box 162"/>
                            <wps:cNvSpPr txBox="1"/>
                            <wps:spPr>
                              <a:xfrm>
                                <a:off x="3630186" y="212668"/>
                                <a:ext cx="989965" cy="438150"/>
                              </a:xfrm>
                              <a:prstGeom prst="rect">
                                <a:avLst/>
                              </a:prstGeom>
                              <a:noFill/>
                              <a:ln w="6350">
                                <a:noFill/>
                              </a:ln>
                            </wps:spPr>
                            <wps:txbx>
                              <w:txbxContent>
                                <w:p w14:paraId="65CAC221" w14:textId="2B02AE67" w:rsidR="009B0D46" w:rsidRPr="00BF6301" w:rsidRDefault="009B0D46" w:rsidP="00A015A0">
                                  <w:pPr>
                                    <w:pStyle w:val="NormalWeb"/>
                                    <w:spacing w:before="0" w:beforeAutospacing="0" w:after="160" w:afterAutospacing="0" w:line="276" w:lineRule="auto"/>
                                    <w:jc w:val="center"/>
                                    <w:rPr>
                                      <w:color w:val="009999"/>
                                      <w:rPrChange w:id="3889" w:author="Rajo" w:date="2018-05-24T21:18:00Z">
                                        <w:rPr/>
                                      </w:rPrChange>
                                    </w:rPr>
                                  </w:pPr>
                                  <w:del w:id="3890" w:author="Rajo" w:date="2018-05-24T21:02:00Z">
                                    <w:r w:rsidRPr="00BF6301" w:rsidDel="00A015A0">
                                      <w:rPr>
                                        <w:rFonts w:ascii="Microsoft Sans Serif" w:eastAsia="Calibri" w:hAnsi="Microsoft Sans Serif"/>
                                        <w:b/>
                                        <w:bCs/>
                                        <w:color w:val="009999"/>
                                        <w:sz w:val="22"/>
                                        <w:szCs w:val="22"/>
                                        <w:rPrChange w:id="3891" w:author="Rajo" w:date="2018-05-24T21:18:00Z">
                                          <w:rPr>
                                            <w:rFonts w:ascii="Microsoft Sans Serif" w:eastAsia="Calibri" w:hAnsi="Microsoft Sans Serif"/>
                                            <w:b/>
                                            <w:bCs/>
                                            <w:color w:val="008080"/>
                                            <w:sz w:val="22"/>
                                            <w:szCs w:val="22"/>
                                            <w:u w:val="single"/>
                                          </w:rPr>
                                        </w:rPrChange>
                                      </w:rPr>
                                      <w:delText xml:space="preserve">Ulazni </w:delText>
                                    </w:r>
                                  </w:del>
                                  <w:proofErr w:type="spellStart"/>
                                  <w:ins w:id="3892" w:author="Rajo" w:date="2018-05-24T21:02:00Z">
                                    <w:r w:rsidRPr="00BF6301">
                                      <w:rPr>
                                        <w:rFonts w:ascii="Microsoft Sans Serif" w:eastAsia="Calibri" w:hAnsi="Microsoft Sans Serif"/>
                                        <w:b/>
                                        <w:bCs/>
                                        <w:color w:val="009999"/>
                                        <w:sz w:val="22"/>
                                        <w:szCs w:val="22"/>
                                        <w:rPrChange w:id="3893" w:author="Rajo" w:date="2018-05-24T21:18:00Z">
                                          <w:rPr>
                                            <w:rFonts w:ascii="Microsoft Sans Serif" w:eastAsia="Calibri" w:hAnsi="Microsoft Sans Serif"/>
                                            <w:b/>
                                            <w:bCs/>
                                            <w:color w:val="008080"/>
                                            <w:sz w:val="22"/>
                                            <w:szCs w:val="22"/>
                                          </w:rPr>
                                        </w:rPrChange>
                                      </w:rPr>
                                      <w:t>Lokalni</w:t>
                                    </w:r>
                                    <w:proofErr w:type="spellEnd"/>
                                    <w:r w:rsidRPr="00BF6301">
                                      <w:rPr>
                                        <w:rFonts w:ascii="Microsoft Sans Serif" w:eastAsia="Calibri" w:hAnsi="Microsoft Sans Serif"/>
                                        <w:b/>
                                        <w:bCs/>
                                        <w:color w:val="009999"/>
                                        <w:sz w:val="22"/>
                                        <w:szCs w:val="22"/>
                                        <w:rPrChange w:id="3894" w:author="Rajo" w:date="2018-05-24T21:18:00Z">
                                          <w:rPr>
                                            <w:rFonts w:ascii="Microsoft Sans Serif" w:eastAsia="Calibri" w:hAnsi="Microsoft Sans Serif"/>
                                            <w:b/>
                                            <w:bCs/>
                                            <w:color w:val="008080"/>
                                            <w:sz w:val="22"/>
                                            <w:szCs w:val="22"/>
                                            <w:u w:val="single"/>
                                          </w:rPr>
                                        </w:rPrChange>
                                      </w:rPr>
                                      <w:t xml:space="preserve"> </w:t>
                                    </w:r>
                                  </w:ins>
                                  <w:r w:rsidRPr="00BF6301">
                                    <w:rPr>
                                      <w:rFonts w:ascii="Microsoft Sans Serif" w:eastAsia="Calibri" w:hAnsi="Microsoft Sans Serif"/>
                                      <w:b/>
                                      <w:bCs/>
                                      <w:color w:val="009999"/>
                                      <w:sz w:val="22"/>
                                      <w:szCs w:val="22"/>
                                      <w:rPrChange w:id="3895" w:author="Rajo" w:date="2018-05-24T21:18:00Z">
                                        <w:rPr>
                                          <w:rFonts w:ascii="Microsoft Sans Serif" w:eastAsia="Calibri" w:hAnsi="Microsoft Sans Serif"/>
                                          <w:b/>
                                          <w:bCs/>
                                          <w:color w:val="008080"/>
                                          <w:sz w:val="22"/>
                                          <w:szCs w:val="22"/>
                                          <w:u w:val="single"/>
                                        </w:rPr>
                                      </w:rPrChange>
                                    </w:rPr>
                                    <w:t>autentikatori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3" name="Rectangle: Rounded Corners 163"/>
                            <wps:cNvSpPr/>
                            <wps:spPr>
                              <a:xfrm>
                                <a:off x="3523961" y="668311"/>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235EE2" w14:textId="191E1C64" w:rsidR="009B0D46" w:rsidRPr="00A015A0" w:rsidRDefault="009B0D46">
                                  <w:pPr>
                                    <w:jc w:val="center"/>
                                    <w:rPr>
                                      <w:rFonts w:ascii="Microsoft Sans Serif" w:hAnsi="Microsoft Sans Serif" w:cs="Microsoft Sans Serif"/>
                                      <w:b/>
                                      <w:color w:val="000000" w:themeColor="text1"/>
                                      <w:sz w:val="20"/>
                                      <w:szCs w:val="20"/>
                                      <w:rPrChange w:id="3896" w:author="Rajo" w:date="2018-05-24T21:04:00Z">
                                        <w:rPr/>
                                      </w:rPrChange>
                                    </w:rPr>
                                    <w:pPrChange w:id="3897" w:author="Rajo" w:date="2018-05-24T21:03:00Z">
                                      <w:pPr/>
                                    </w:pPrChange>
                                  </w:pPr>
                                  <w:proofErr w:type="spellStart"/>
                                  <w:ins w:id="3898" w:author="Rajo" w:date="2018-05-24T21:03:00Z">
                                    <w:r w:rsidRPr="00A015A0">
                                      <w:rPr>
                                        <w:rFonts w:ascii="Microsoft Sans Serif" w:hAnsi="Microsoft Sans Serif" w:cs="Microsoft Sans Serif"/>
                                        <w:b/>
                                        <w:color w:val="000000" w:themeColor="text1"/>
                                        <w:sz w:val="20"/>
                                        <w:szCs w:val="20"/>
                                        <w:rPrChange w:id="3899" w:author="Rajo" w:date="2018-05-24T21:04:00Z">
                                          <w:rPr>
                                            <w:color w:val="000000" w:themeColor="text1"/>
                                          </w:rPr>
                                        </w:rPrChange>
                                      </w:rPr>
                                      <w:t>Korisničko</w:t>
                                    </w:r>
                                  </w:ins>
                                  <w:proofErr w:type="spellEnd"/>
                                  <w:ins w:id="3900" w:author="Rajo" w:date="2018-05-24T21:04:00Z">
                                    <w:r w:rsidRPr="00A015A0">
                                      <w:rPr>
                                        <w:rFonts w:ascii="Microsoft Sans Serif" w:hAnsi="Microsoft Sans Serif" w:cs="Microsoft Sans Serif"/>
                                        <w:b/>
                                        <w:color w:val="000000" w:themeColor="text1"/>
                                        <w:sz w:val="20"/>
                                        <w:szCs w:val="20"/>
                                        <w:rPrChange w:id="3901" w:author="Rajo" w:date="2018-05-24T21:04:00Z">
                                          <w:rPr>
                                            <w:color w:val="000000" w:themeColor="text1"/>
                                          </w:rPr>
                                        </w:rPrChange>
                                      </w:rPr>
                                      <w:t>/</w:t>
                                    </w:r>
                                    <w:proofErr w:type="spellStart"/>
                                    <w:r w:rsidRPr="00A015A0">
                                      <w:rPr>
                                        <w:rFonts w:ascii="Microsoft Sans Serif" w:hAnsi="Microsoft Sans Serif" w:cs="Microsoft Sans Serif"/>
                                        <w:b/>
                                        <w:color w:val="000000" w:themeColor="text1"/>
                                        <w:sz w:val="20"/>
                                        <w:szCs w:val="20"/>
                                        <w:rPrChange w:id="3902" w:author="Rajo" w:date="2018-05-24T21:04:00Z">
                                          <w:rPr>
                                            <w:color w:val="000000" w:themeColor="text1"/>
                                          </w:rPr>
                                        </w:rPrChange>
                                      </w:rPr>
                                      <w:t>Lozin</w:t>
                                    </w:r>
                                    <w:r w:rsidRPr="00A015A0">
                                      <w:rPr>
                                        <w:rFonts w:ascii="Microsoft Sans Serif" w:hAnsi="Microsoft Sans Serif" w:cs="Microsoft Sans Serif"/>
                                        <w:b/>
                                        <w:color w:val="000000" w:themeColor="text1"/>
                                        <w:sz w:val="20"/>
                                        <w:szCs w:val="20"/>
                                        <w:rPrChange w:id="3903" w:author="Rajo" w:date="2018-05-24T21:04:00Z">
                                          <w:rPr>
                                            <w:rFonts w:ascii="Microsoft Sans Serif" w:hAnsi="Microsoft Sans Serif" w:cs="Microsoft Sans Serif"/>
                                            <w:color w:val="000000" w:themeColor="text1"/>
                                            <w:sz w:val="20"/>
                                            <w:szCs w:val="20"/>
                                          </w:rPr>
                                        </w:rPrChange>
                                      </w:rPr>
                                      <w:t>ka</w:t>
                                    </w:r>
                                  </w:ins>
                                  <w:proofErr w:type="spellEnd"/>
                                </w:p>
                              </w:txbxContent>
                            </wps:txbx>
                            <wps:bodyPr rot="0" spcFirstLastPara="0" vertOverflow="overflow" horzOverflow="overflow" vert="horz" wrap="square" lIns="91440" tIns="0" rIns="0" bIns="0" numCol="1" spcCol="0" rtlCol="0" fromWordArt="0" anchor="ctr" anchorCtr="0" forceAA="0" compatLnSpc="1">
                              <a:prstTxWarp prst="textNoShape">
                                <a:avLst/>
                              </a:prstTxWarp>
                              <a:noAutofit/>
                            </wps:bodyPr>
                          </wps:wsp>
                          <wps:wsp>
                            <wps:cNvPr id="457" name="Rectangle: Rounded Corners 457"/>
                            <wps:cNvSpPr/>
                            <wps:spPr>
                              <a:xfrm>
                                <a:off x="3515995" y="967817"/>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7D8BCA" w14:textId="54BA053B" w:rsidR="009B0D46" w:rsidRPr="00A015A0" w:rsidRDefault="009B0D46" w:rsidP="00A015A0">
                                  <w:pPr>
                                    <w:pStyle w:val="NormalWeb"/>
                                    <w:spacing w:before="0" w:beforeAutospacing="0" w:after="160" w:afterAutospacing="0" w:line="276" w:lineRule="auto"/>
                                    <w:jc w:val="center"/>
                                    <w:rPr>
                                      <w:color w:val="000000" w:themeColor="text1"/>
                                      <w:rPrChange w:id="3904" w:author="Rajo" w:date="2018-05-24T21:05:00Z">
                                        <w:rPr/>
                                      </w:rPrChange>
                                    </w:rPr>
                                  </w:pPr>
                                  <w:del w:id="3905" w:author="Rajo" w:date="2018-05-24T21:05:00Z">
                                    <w:r w:rsidRPr="00A015A0" w:rsidDel="00A015A0">
                                      <w:rPr>
                                        <w:rFonts w:ascii="Microsoft Sans Serif" w:eastAsia="Calibri" w:hAnsi="Microsoft Sans Serif"/>
                                        <w:b/>
                                        <w:bCs/>
                                        <w:color w:val="000000" w:themeColor="text1"/>
                                        <w:sz w:val="20"/>
                                        <w:szCs w:val="20"/>
                                        <w:rPrChange w:id="3906" w:author="Rajo" w:date="2018-05-24T21:05:00Z">
                                          <w:rPr>
                                            <w:rFonts w:ascii="Microsoft Sans Serif" w:eastAsia="Calibri" w:hAnsi="Microsoft Sans Serif"/>
                                            <w:b/>
                                            <w:bCs/>
                                            <w:color w:val="008080"/>
                                            <w:sz w:val="20"/>
                                            <w:szCs w:val="20"/>
                                            <w:u w:val="single"/>
                                          </w:rPr>
                                        </w:rPrChange>
                                      </w:rPr>
                                      <w:delText>Korisničko/Lozinka</w:delText>
                                    </w:r>
                                  </w:del>
                                  <w:ins w:id="3907" w:author="Rajo" w:date="2018-05-24T21:05:00Z">
                                    <w:r>
                                      <w:rPr>
                                        <w:rFonts w:ascii="Microsoft Sans Serif" w:eastAsia="Calibri" w:hAnsi="Microsoft Sans Serif"/>
                                        <w:b/>
                                        <w:bCs/>
                                        <w:color w:val="000000" w:themeColor="text1"/>
                                        <w:sz w:val="20"/>
                                        <w:szCs w:val="20"/>
                                      </w:rPr>
                                      <w:t>IWA</w:t>
                                    </w:r>
                                  </w:ins>
                                </w:p>
                              </w:txbxContent>
                            </wps:txbx>
                            <wps:bodyPr rot="0" spcFirstLastPara="0" vert="horz" wrap="square" lIns="91440" tIns="0" rIns="0" bIns="0" numCol="1" spcCol="0" rtlCol="0" fromWordArt="0" anchor="ctr" anchorCtr="0" forceAA="0" compatLnSpc="1">
                              <a:prstTxWarp prst="textNoShape">
                                <a:avLst/>
                              </a:prstTxWarp>
                              <a:noAutofit/>
                            </wps:bodyPr>
                          </wps:wsp>
                        </wpg:wgp>
                        <wpg:wgp>
                          <wpg:cNvPr id="166" name="Group 166"/>
                          <wpg:cNvGrpSpPr/>
                          <wpg:grpSpPr>
                            <a:xfrm>
                              <a:off x="3334045" y="1441808"/>
                              <a:ext cx="1381760" cy="2218350"/>
                              <a:chOff x="3438820" y="1438275"/>
                              <a:chExt cx="1381760" cy="2218350"/>
                            </a:xfrm>
                          </wpg:grpSpPr>
                          <wps:wsp>
                            <wps:cNvPr id="458" name="Text Box 162"/>
                            <wps:cNvSpPr txBox="1"/>
                            <wps:spPr>
                              <a:xfrm>
                                <a:off x="3638845" y="1476942"/>
                                <a:ext cx="989965" cy="427083"/>
                              </a:xfrm>
                              <a:prstGeom prst="rect">
                                <a:avLst/>
                              </a:prstGeom>
                              <a:noFill/>
                              <a:ln w="6350">
                                <a:noFill/>
                              </a:ln>
                            </wps:spPr>
                            <wps:txbx>
                              <w:txbxContent>
                                <w:p w14:paraId="78BF7FFD" w14:textId="0DD87FF4" w:rsidR="009B0D46" w:rsidRPr="00BF6301" w:rsidRDefault="009B0D46" w:rsidP="00A015A0">
                                  <w:pPr>
                                    <w:pStyle w:val="NormalWeb"/>
                                    <w:spacing w:before="0" w:beforeAutospacing="0" w:after="160" w:afterAutospacing="0" w:line="276" w:lineRule="auto"/>
                                    <w:jc w:val="center"/>
                                    <w:rPr>
                                      <w:color w:val="009999"/>
                                      <w:rPrChange w:id="3908" w:author="Rajo" w:date="2018-05-24T21:18:00Z">
                                        <w:rPr/>
                                      </w:rPrChange>
                                    </w:rPr>
                                  </w:pPr>
                                  <w:del w:id="3909" w:author="Rajo" w:date="2018-05-24T21:11:00Z">
                                    <w:r w:rsidRPr="00BF6301" w:rsidDel="0051718A">
                                      <w:rPr>
                                        <w:rFonts w:ascii="Microsoft Sans Serif" w:eastAsia="Calibri" w:hAnsi="Microsoft Sans Serif"/>
                                        <w:b/>
                                        <w:bCs/>
                                        <w:color w:val="009999"/>
                                        <w:sz w:val="22"/>
                                        <w:szCs w:val="22"/>
                                        <w:rPrChange w:id="3910" w:author="Rajo" w:date="2018-05-24T21:18:00Z">
                                          <w:rPr>
                                            <w:rFonts w:ascii="Microsoft Sans Serif" w:eastAsia="Calibri" w:hAnsi="Microsoft Sans Serif"/>
                                            <w:b/>
                                            <w:bCs/>
                                            <w:color w:val="008080"/>
                                            <w:sz w:val="22"/>
                                            <w:szCs w:val="22"/>
                                            <w:u w:val="single"/>
                                          </w:rPr>
                                        </w:rPrChange>
                                      </w:rPr>
                                      <w:delText xml:space="preserve">Ulazni </w:delText>
                                    </w:r>
                                  </w:del>
                                  <w:proofErr w:type="spellStart"/>
                                  <w:ins w:id="3911" w:author="Rajo" w:date="2018-05-24T21:11:00Z">
                                    <w:r w:rsidRPr="00BF6301">
                                      <w:rPr>
                                        <w:rFonts w:ascii="Microsoft Sans Serif" w:eastAsia="Calibri" w:hAnsi="Microsoft Sans Serif"/>
                                        <w:b/>
                                        <w:bCs/>
                                        <w:color w:val="009999"/>
                                        <w:sz w:val="22"/>
                                        <w:szCs w:val="22"/>
                                        <w:rPrChange w:id="3912" w:author="Rajo" w:date="2018-05-24T21:18:00Z">
                                          <w:rPr>
                                            <w:rFonts w:ascii="Microsoft Sans Serif" w:eastAsia="Calibri" w:hAnsi="Microsoft Sans Serif"/>
                                            <w:b/>
                                            <w:bCs/>
                                            <w:color w:val="008080"/>
                                            <w:sz w:val="22"/>
                                            <w:szCs w:val="22"/>
                                          </w:rPr>
                                        </w:rPrChange>
                                      </w:rPr>
                                      <w:t>Eksterni</w:t>
                                    </w:r>
                                    <w:proofErr w:type="spellEnd"/>
                                    <w:r w:rsidRPr="00BF6301">
                                      <w:rPr>
                                        <w:rFonts w:ascii="Microsoft Sans Serif" w:eastAsia="Calibri" w:hAnsi="Microsoft Sans Serif"/>
                                        <w:b/>
                                        <w:bCs/>
                                        <w:color w:val="009999"/>
                                        <w:sz w:val="22"/>
                                        <w:szCs w:val="22"/>
                                        <w:rPrChange w:id="3913" w:author="Rajo" w:date="2018-05-24T21:18:00Z">
                                          <w:rPr>
                                            <w:rFonts w:ascii="Microsoft Sans Serif" w:eastAsia="Calibri" w:hAnsi="Microsoft Sans Serif"/>
                                            <w:b/>
                                            <w:bCs/>
                                            <w:color w:val="008080"/>
                                            <w:sz w:val="22"/>
                                            <w:szCs w:val="22"/>
                                            <w:u w:val="single"/>
                                          </w:rPr>
                                        </w:rPrChange>
                                      </w:rPr>
                                      <w:t xml:space="preserve"> </w:t>
                                    </w:r>
                                  </w:ins>
                                  <w:r w:rsidRPr="00BF6301">
                                    <w:rPr>
                                      <w:rFonts w:ascii="Microsoft Sans Serif" w:eastAsia="Calibri" w:hAnsi="Microsoft Sans Serif"/>
                                      <w:b/>
                                      <w:bCs/>
                                      <w:color w:val="009999"/>
                                      <w:sz w:val="22"/>
                                      <w:szCs w:val="22"/>
                                      <w:rPrChange w:id="3914" w:author="Rajo" w:date="2018-05-24T21:18:00Z">
                                        <w:rPr>
                                          <w:rFonts w:ascii="Microsoft Sans Serif" w:eastAsia="Calibri" w:hAnsi="Microsoft Sans Serif"/>
                                          <w:b/>
                                          <w:bCs/>
                                          <w:color w:val="008080"/>
                                          <w:sz w:val="22"/>
                                          <w:szCs w:val="22"/>
                                          <w:u w:val="single"/>
                                        </w:rPr>
                                      </w:rPrChange>
                                    </w:rPr>
                                    <w:t>autentikatori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9" name="Rectangle: Rounded Corners 459"/>
                            <wps:cNvSpPr/>
                            <wps:spPr>
                              <a:xfrm>
                                <a:off x="3438820" y="1438275"/>
                                <a:ext cx="1381760" cy="2218350"/>
                              </a:xfrm>
                              <a:prstGeom prst="roundRect">
                                <a:avLst>
                                  <a:gd name="adj" fmla="val 7769"/>
                                </a:avLst>
                              </a:prstGeom>
                              <a:noFill/>
                              <a:ln>
                                <a:solidFill>
                                  <a:srgbClr val="0099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vert270" wrap="square" lIns="91440" tIns="0" rIns="0" bIns="0" numCol="1" spcCol="0" rtlCol="0" fromWordArt="0" anchor="ctr" anchorCtr="0" forceAA="0" compatLnSpc="1">
                              <a:prstTxWarp prst="textNoShape">
                                <a:avLst/>
                              </a:prstTxWarp>
                              <a:noAutofit/>
                            </wps:bodyPr>
                          </wps:wsp>
                          <wps:wsp>
                            <wps:cNvPr id="460" name="Rectangle: Rounded Corners 460"/>
                            <wps:cNvSpPr/>
                            <wps:spPr>
                              <a:xfrm>
                                <a:off x="3515995" y="1922304"/>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BCB9F8" w14:textId="6F25B4E6" w:rsidR="009B0D46" w:rsidRPr="0051718A" w:rsidRDefault="009B0D46" w:rsidP="0051718A">
                                  <w:pPr>
                                    <w:pStyle w:val="NormalWeb"/>
                                    <w:spacing w:before="0" w:beforeAutospacing="0" w:after="160" w:afterAutospacing="0" w:line="276" w:lineRule="auto"/>
                                    <w:jc w:val="center"/>
                                    <w:rPr>
                                      <w:color w:val="000000" w:themeColor="text1"/>
                                      <w:rPrChange w:id="3915" w:author="Rajo" w:date="2018-05-24T21:09:00Z">
                                        <w:rPr/>
                                      </w:rPrChange>
                                    </w:rPr>
                                  </w:pPr>
                                  <w:del w:id="3916" w:author="Rajo" w:date="2018-05-24T21:08:00Z">
                                    <w:r w:rsidRPr="0051718A" w:rsidDel="0051718A">
                                      <w:rPr>
                                        <w:rFonts w:ascii="Microsoft Sans Serif" w:eastAsia="Calibri" w:hAnsi="Microsoft Sans Serif"/>
                                        <w:b/>
                                        <w:bCs/>
                                        <w:color w:val="000000" w:themeColor="text1"/>
                                        <w:sz w:val="20"/>
                                        <w:szCs w:val="20"/>
                                        <w:rPrChange w:id="3917" w:author="Rajo" w:date="2018-05-24T21:09:00Z">
                                          <w:rPr>
                                            <w:rFonts w:ascii="Microsoft Sans Serif" w:eastAsia="Calibri" w:hAnsi="Microsoft Sans Serif"/>
                                            <w:b/>
                                            <w:bCs/>
                                            <w:color w:val="008080"/>
                                            <w:sz w:val="20"/>
                                            <w:szCs w:val="20"/>
                                            <w:u w:val="single"/>
                                          </w:rPr>
                                        </w:rPrChange>
                                      </w:rPr>
                                      <w:delText>Korisničko/Lozinka</w:delText>
                                    </w:r>
                                  </w:del>
                                  <w:ins w:id="3918" w:author="Rajo" w:date="2018-05-24T21:08:00Z">
                                    <w:r w:rsidRPr="0051718A">
                                      <w:rPr>
                                        <w:rFonts w:ascii="Microsoft Sans Serif" w:eastAsia="Calibri" w:hAnsi="Microsoft Sans Serif"/>
                                        <w:b/>
                                        <w:bCs/>
                                        <w:color w:val="000000" w:themeColor="text1"/>
                                        <w:sz w:val="20"/>
                                        <w:szCs w:val="20"/>
                                        <w:rPrChange w:id="3919" w:author="Rajo" w:date="2018-05-24T21:09:00Z">
                                          <w:rPr>
                                            <w:rFonts w:ascii="Microsoft Sans Serif" w:eastAsia="Calibri" w:hAnsi="Microsoft Sans Serif"/>
                                            <w:b/>
                                            <w:bCs/>
                                            <w:color w:val="008080"/>
                                            <w:sz w:val="20"/>
                                            <w:szCs w:val="20"/>
                                          </w:rPr>
                                        </w:rPrChange>
                                      </w:rPr>
                                      <w:t>Open</w:t>
                                    </w:r>
                                  </w:ins>
                                  <w:ins w:id="3920" w:author="Rajo" w:date="2018-05-24T21:09:00Z">
                                    <w:r w:rsidRPr="0051718A">
                                      <w:rPr>
                                        <w:rFonts w:ascii="Microsoft Sans Serif" w:eastAsia="Calibri" w:hAnsi="Microsoft Sans Serif"/>
                                        <w:b/>
                                        <w:bCs/>
                                        <w:color w:val="000000" w:themeColor="text1"/>
                                        <w:sz w:val="20"/>
                                        <w:szCs w:val="20"/>
                                        <w:rPrChange w:id="3921" w:author="Rajo" w:date="2018-05-24T21:09:00Z">
                                          <w:rPr>
                                            <w:rFonts w:ascii="Microsoft Sans Serif" w:eastAsia="Calibri" w:hAnsi="Microsoft Sans Serif"/>
                                            <w:b/>
                                            <w:bCs/>
                                            <w:color w:val="008080"/>
                                            <w:sz w:val="20"/>
                                            <w:szCs w:val="20"/>
                                          </w:rPr>
                                        </w:rPrChange>
                                      </w:rPr>
                                      <w:t xml:space="preserve"> ID Connect</w:t>
                                    </w:r>
                                  </w:ins>
                                </w:p>
                              </w:txbxContent>
                            </wps:txbx>
                            <wps:bodyPr rot="0" spcFirstLastPara="0" vert="horz" wrap="square" lIns="91440" tIns="0" rIns="0" bIns="0" numCol="1" spcCol="0" rtlCol="0" fromWordArt="0" anchor="ctr" anchorCtr="0" forceAA="0" compatLnSpc="1">
                              <a:prstTxWarp prst="textNoShape">
                                <a:avLst/>
                              </a:prstTxWarp>
                              <a:noAutofit/>
                            </wps:bodyPr>
                          </wps:wsp>
                          <wps:wsp>
                            <wps:cNvPr id="461" name="Rectangle: Rounded Corners 461"/>
                            <wps:cNvSpPr/>
                            <wps:spPr>
                              <a:xfrm>
                                <a:off x="3515995" y="2207850"/>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0E9F1D" w14:textId="73FD683F" w:rsidR="009B0D46" w:rsidRPr="0051718A" w:rsidRDefault="009B0D46" w:rsidP="0051718A">
                                  <w:pPr>
                                    <w:pStyle w:val="NormalWeb"/>
                                    <w:spacing w:before="0" w:beforeAutospacing="0" w:after="160" w:afterAutospacing="0" w:line="276" w:lineRule="auto"/>
                                    <w:jc w:val="center"/>
                                    <w:rPr>
                                      <w:color w:val="000000" w:themeColor="text1"/>
                                      <w:rPrChange w:id="3922" w:author="Rajo" w:date="2018-05-24T21:09:00Z">
                                        <w:rPr/>
                                      </w:rPrChange>
                                    </w:rPr>
                                  </w:pPr>
                                  <w:del w:id="3923" w:author="Rajo" w:date="2018-05-24T21:09:00Z">
                                    <w:r w:rsidRPr="0051718A" w:rsidDel="0051718A">
                                      <w:rPr>
                                        <w:rFonts w:ascii="Microsoft Sans Serif" w:eastAsia="Calibri" w:hAnsi="Microsoft Sans Serif"/>
                                        <w:b/>
                                        <w:bCs/>
                                        <w:color w:val="000000" w:themeColor="text1"/>
                                        <w:sz w:val="20"/>
                                        <w:szCs w:val="20"/>
                                        <w:rPrChange w:id="3924" w:author="Rajo" w:date="2018-05-24T21:09:00Z">
                                          <w:rPr>
                                            <w:rFonts w:ascii="Microsoft Sans Serif" w:eastAsia="Calibri" w:hAnsi="Microsoft Sans Serif"/>
                                            <w:b/>
                                            <w:bCs/>
                                            <w:color w:val="008080"/>
                                            <w:sz w:val="20"/>
                                            <w:szCs w:val="20"/>
                                            <w:u w:val="single"/>
                                          </w:rPr>
                                        </w:rPrChange>
                                      </w:rPr>
                                      <w:delText>Korisničko/Lozinka</w:delText>
                                    </w:r>
                                  </w:del>
                                  <w:ins w:id="3925" w:author="Rajo" w:date="2018-05-24T21:09:00Z">
                                    <w:r w:rsidRPr="0051718A">
                                      <w:rPr>
                                        <w:rFonts w:ascii="Microsoft Sans Serif" w:eastAsia="Calibri" w:hAnsi="Microsoft Sans Serif"/>
                                        <w:b/>
                                        <w:bCs/>
                                        <w:color w:val="000000" w:themeColor="text1"/>
                                        <w:sz w:val="20"/>
                                        <w:szCs w:val="20"/>
                                        <w:rPrChange w:id="3926" w:author="Rajo" w:date="2018-05-24T21:09:00Z">
                                          <w:rPr>
                                            <w:rFonts w:ascii="Microsoft Sans Serif" w:eastAsia="Calibri" w:hAnsi="Microsoft Sans Serif"/>
                                            <w:b/>
                                            <w:bCs/>
                                            <w:color w:val="008080"/>
                                            <w:sz w:val="20"/>
                                            <w:szCs w:val="20"/>
                                            <w:u w:val="single"/>
                                          </w:rPr>
                                        </w:rPrChange>
                                      </w:rPr>
                                      <w:t>OAuth</w:t>
                                    </w:r>
                                  </w:ins>
                                </w:p>
                              </w:txbxContent>
                            </wps:txbx>
                            <wps:bodyPr rot="0" spcFirstLastPara="0" vert="horz" wrap="square" lIns="91440" tIns="0" rIns="0" bIns="0" numCol="1" spcCol="0" rtlCol="0" fromWordArt="0" anchor="ctr" anchorCtr="0" forceAA="0" compatLnSpc="1">
                              <a:prstTxWarp prst="textNoShape">
                                <a:avLst/>
                              </a:prstTxWarp>
                              <a:noAutofit/>
                            </wps:bodyPr>
                          </wps:wsp>
                          <wps:wsp>
                            <wps:cNvPr id="462" name="Rectangle: Rounded Corners 462"/>
                            <wps:cNvSpPr/>
                            <wps:spPr>
                              <a:xfrm>
                                <a:off x="3515995" y="2503125"/>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57C6413" w14:textId="7272FFD9" w:rsidR="009B0D46" w:rsidRPr="0051718A" w:rsidRDefault="009B0D46" w:rsidP="0051718A">
                                  <w:pPr>
                                    <w:pStyle w:val="NormalWeb"/>
                                    <w:spacing w:before="0" w:beforeAutospacing="0" w:after="160" w:afterAutospacing="0" w:line="276" w:lineRule="auto"/>
                                    <w:jc w:val="center"/>
                                    <w:rPr>
                                      <w:color w:val="000000" w:themeColor="text1"/>
                                      <w:rPrChange w:id="3927" w:author="Rajo" w:date="2018-05-24T21:10:00Z">
                                        <w:rPr/>
                                      </w:rPrChange>
                                    </w:rPr>
                                  </w:pPr>
                                  <w:del w:id="3928" w:author="Rajo" w:date="2018-05-24T21:10:00Z">
                                    <w:r w:rsidRPr="0051718A" w:rsidDel="0051718A">
                                      <w:rPr>
                                        <w:rFonts w:ascii="Microsoft Sans Serif" w:eastAsia="Calibri" w:hAnsi="Microsoft Sans Serif"/>
                                        <w:b/>
                                        <w:bCs/>
                                        <w:color w:val="000000" w:themeColor="text1"/>
                                        <w:sz w:val="20"/>
                                        <w:szCs w:val="20"/>
                                        <w:rPrChange w:id="3929" w:author="Rajo" w:date="2018-05-24T21:10:00Z">
                                          <w:rPr>
                                            <w:rFonts w:ascii="Microsoft Sans Serif" w:eastAsia="Calibri" w:hAnsi="Microsoft Sans Serif"/>
                                            <w:b/>
                                            <w:bCs/>
                                            <w:color w:val="008080"/>
                                            <w:sz w:val="20"/>
                                            <w:szCs w:val="20"/>
                                            <w:u w:val="single"/>
                                          </w:rPr>
                                        </w:rPrChange>
                                      </w:rPr>
                                      <w:delText>Korisničko/Lozinka</w:delText>
                                    </w:r>
                                  </w:del>
                                  <w:ins w:id="3930" w:author="Rajo" w:date="2018-05-24T21:10:00Z">
                                    <w:r w:rsidRPr="0051718A">
                                      <w:rPr>
                                        <w:rFonts w:ascii="Microsoft Sans Serif" w:eastAsia="Calibri" w:hAnsi="Microsoft Sans Serif"/>
                                        <w:b/>
                                        <w:bCs/>
                                        <w:color w:val="000000" w:themeColor="text1"/>
                                        <w:sz w:val="20"/>
                                        <w:szCs w:val="20"/>
                                        <w:rPrChange w:id="3931" w:author="Rajo" w:date="2018-05-24T21:10:00Z">
                                          <w:rPr>
                                            <w:rFonts w:ascii="Microsoft Sans Serif" w:eastAsia="Calibri" w:hAnsi="Microsoft Sans Serif"/>
                                            <w:b/>
                                            <w:bCs/>
                                            <w:color w:val="008080"/>
                                            <w:sz w:val="20"/>
                                            <w:szCs w:val="20"/>
                                            <w:u w:val="single"/>
                                          </w:rPr>
                                        </w:rPrChange>
                                      </w:rPr>
                                      <w:t>SAML SSO</w:t>
                                    </w:r>
                                  </w:ins>
                                </w:p>
                              </w:txbxContent>
                            </wps:txbx>
                            <wps:bodyPr rot="0" spcFirstLastPara="0" vert="horz" wrap="square" lIns="91440" tIns="0" rIns="0" bIns="0" numCol="1" spcCol="0" rtlCol="0" fromWordArt="0" anchor="ctr" anchorCtr="0" forceAA="0" compatLnSpc="1">
                              <a:prstTxWarp prst="textNoShape">
                                <a:avLst/>
                              </a:prstTxWarp>
                              <a:noAutofit/>
                            </wps:bodyPr>
                          </wps:wsp>
                          <wps:wsp>
                            <wps:cNvPr id="463" name="Rectangle: Rounded Corners 463"/>
                            <wps:cNvSpPr/>
                            <wps:spPr>
                              <a:xfrm>
                                <a:off x="3534070" y="2798400"/>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80883B" w14:textId="656E4CA6" w:rsidR="009B0D46" w:rsidRPr="0051718A" w:rsidRDefault="009B0D46" w:rsidP="0051718A">
                                  <w:pPr>
                                    <w:pStyle w:val="NormalWeb"/>
                                    <w:spacing w:before="0" w:beforeAutospacing="0" w:after="160" w:afterAutospacing="0" w:line="276" w:lineRule="auto"/>
                                    <w:jc w:val="center"/>
                                    <w:rPr>
                                      <w:color w:val="000000" w:themeColor="text1"/>
                                      <w:rPrChange w:id="3932" w:author="Rajo" w:date="2018-05-24T21:10:00Z">
                                        <w:rPr/>
                                      </w:rPrChange>
                                    </w:rPr>
                                  </w:pPr>
                                  <w:del w:id="3933" w:author="Rajo" w:date="2018-05-24T21:10:00Z">
                                    <w:r w:rsidRPr="0051718A" w:rsidDel="0051718A">
                                      <w:rPr>
                                        <w:rFonts w:ascii="Microsoft Sans Serif" w:eastAsia="Calibri" w:hAnsi="Microsoft Sans Serif"/>
                                        <w:b/>
                                        <w:bCs/>
                                        <w:color w:val="000000" w:themeColor="text1"/>
                                        <w:sz w:val="20"/>
                                        <w:szCs w:val="20"/>
                                        <w:rPrChange w:id="3934" w:author="Rajo" w:date="2018-05-24T21:10:00Z">
                                          <w:rPr>
                                            <w:rFonts w:ascii="Microsoft Sans Serif" w:eastAsia="Calibri" w:hAnsi="Microsoft Sans Serif"/>
                                            <w:b/>
                                            <w:bCs/>
                                            <w:color w:val="008080"/>
                                            <w:sz w:val="20"/>
                                            <w:szCs w:val="20"/>
                                            <w:u w:val="single"/>
                                          </w:rPr>
                                        </w:rPrChange>
                                      </w:rPr>
                                      <w:delText>Korisničko/Lozinka</w:delText>
                                    </w:r>
                                  </w:del>
                                  <w:ins w:id="3935" w:author="Rajo" w:date="2018-05-24T21:10:00Z">
                                    <w:r w:rsidRPr="0051718A">
                                      <w:rPr>
                                        <w:rFonts w:ascii="Microsoft Sans Serif" w:eastAsia="Calibri" w:hAnsi="Microsoft Sans Serif"/>
                                        <w:b/>
                                        <w:bCs/>
                                        <w:color w:val="000000" w:themeColor="text1"/>
                                        <w:sz w:val="20"/>
                                        <w:szCs w:val="20"/>
                                        <w:rPrChange w:id="3936" w:author="Rajo" w:date="2018-05-24T21:10:00Z">
                                          <w:rPr>
                                            <w:rFonts w:ascii="Microsoft Sans Serif" w:eastAsia="Calibri" w:hAnsi="Microsoft Sans Serif"/>
                                            <w:b/>
                                            <w:bCs/>
                                            <w:color w:val="008080"/>
                                            <w:sz w:val="20"/>
                                            <w:szCs w:val="20"/>
                                            <w:u w:val="single"/>
                                          </w:rPr>
                                        </w:rPrChange>
                                      </w:rPr>
                                      <w:t>Passive STS</w:t>
                                    </w:r>
                                  </w:ins>
                                </w:p>
                              </w:txbxContent>
                            </wps:txbx>
                            <wps:bodyPr rot="0" spcFirstLastPara="0" vert="horz" wrap="square" lIns="91440" tIns="0" rIns="0" bIns="0" numCol="1" spcCol="0" rtlCol="0" fromWordArt="0" anchor="ctr" anchorCtr="0" forceAA="0" compatLnSpc="1">
                              <a:prstTxWarp prst="textNoShape">
                                <a:avLst/>
                              </a:prstTxWarp>
                              <a:noAutofit/>
                            </wps:bodyPr>
                          </wps:wsp>
                          <wps:wsp>
                            <wps:cNvPr id="464" name="Rectangle: Rounded Corners 464"/>
                            <wps:cNvSpPr/>
                            <wps:spPr>
                              <a:xfrm>
                                <a:off x="3534070" y="3093675"/>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1CCFFFF" w14:textId="2A51C987" w:rsidR="009B0D46" w:rsidRPr="0051718A" w:rsidRDefault="009B0D46" w:rsidP="0051718A">
                                  <w:pPr>
                                    <w:pStyle w:val="NormalWeb"/>
                                    <w:spacing w:before="0" w:beforeAutospacing="0" w:after="160" w:afterAutospacing="0" w:line="276" w:lineRule="auto"/>
                                    <w:jc w:val="center"/>
                                    <w:rPr>
                                      <w:color w:val="000000" w:themeColor="text1"/>
                                      <w:rPrChange w:id="3937" w:author="Rajo" w:date="2018-05-24T21:10:00Z">
                                        <w:rPr/>
                                      </w:rPrChange>
                                    </w:rPr>
                                  </w:pPr>
                                  <w:del w:id="3938" w:author="Rajo" w:date="2018-05-24T21:10:00Z">
                                    <w:r w:rsidRPr="0051718A" w:rsidDel="0051718A">
                                      <w:rPr>
                                        <w:rFonts w:ascii="Microsoft Sans Serif" w:eastAsia="Calibri" w:hAnsi="Microsoft Sans Serif"/>
                                        <w:b/>
                                        <w:bCs/>
                                        <w:color w:val="000000" w:themeColor="text1"/>
                                        <w:sz w:val="20"/>
                                        <w:szCs w:val="20"/>
                                        <w:rPrChange w:id="3939" w:author="Rajo" w:date="2018-05-24T21:10:00Z">
                                          <w:rPr>
                                            <w:rFonts w:ascii="Microsoft Sans Serif" w:eastAsia="Calibri" w:hAnsi="Microsoft Sans Serif"/>
                                            <w:b/>
                                            <w:bCs/>
                                            <w:color w:val="008080"/>
                                            <w:sz w:val="20"/>
                                            <w:szCs w:val="20"/>
                                            <w:u w:val="single"/>
                                          </w:rPr>
                                        </w:rPrChange>
                                      </w:rPr>
                                      <w:delText>Korisničko/Lozinka</w:delText>
                                    </w:r>
                                  </w:del>
                                  <w:ins w:id="3940" w:author="Rajo" w:date="2018-05-24T21:10:00Z">
                                    <w:r w:rsidRPr="0051718A">
                                      <w:rPr>
                                        <w:rFonts w:ascii="Microsoft Sans Serif" w:eastAsia="Calibri" w:hAnsi="Microsoft Sans Serif"/>
                                        <w:b/>
                                        <w:bCs/>
                                        <w:color w:val="000000" w:themeColor="text1"/>
                                        <w:sz w:val="20"/>
                                        <w:szCs w:val="20"/>
                                        <w:rPrChange w:id="3941" w:author="Rajo" w:date="2018-05-24T21:10:00Z">
                                          <w:rPr>
                                            <w:rFonts w:ascii="Microsoft Sans Serif" w:eastAsia="Calibri" w:hAnsi="Microsoft Sans Serif"/>
                                            <w:b/>
                                            <w:bCs/>
                                            <w:color w:val="008080"/>
                                            <w:sz w:val="20"/>
                                            <w:szCs w:val="20"/>
                                            <w:u w:val="single"/>
                                          </w:rPr>
                                        </w:rPrChange>
                                      </w:rPr>
                                      <w:t>Facebook</w:t>
                                    </w:r>
                                  </w:ins>
                                </w:p>
                              </w:txbxContent>
                            </wps:txbx>
                            <wps:bodyPr rot="0" spcFirstLastPara="0" vert="horz" wrap="square" lIns="91440" tIns="0" rIns="0" bIns="0" numCol="1" spcCol="0" rtlCol="0" fromWordArt="0" anchor="ctr" anchorCtr="0" forceAA="0" compatLnSpc="1">
                              <a:prstTxWarp prst="textNoShape">
                                <a:avLst/>
                              </a:prstTxWarp>
                              <a:noAutofit/>
                            </wps:bodyPr>
                          </wps:wsp>
                          <wps:wsp>
                            <wps:cNvPr id="465" name="Rectangle: Rounded Corners 465"/>
                            <wps:cNvSpPr/>
                            <wps:spPr>
                              <a:xfrm>
                                <a:off x="3534070" y="3379425"/>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213508" w14:textId="6F88C2BC" w:rsidR="009B0D46" w:rsidRPr="0051718A" w:rsidRDefault="009B0D46" w:rsidP="0051718A">
                                  <w:pPr>
                                    <w:pStyle w:val="NormalWeb"/>
                                    <w:spacing w:before="0" w:beforeAutospacing="0" w:after="160" w:afterAutospacing="0" w:line="276" w:lineRule="auto"/>
                                    <w:jc w:val="center"/>
                                    <w:rPr>
                                      <w:color w:val="000000" w:themeColor="text1"/>
                                      <w:rPrChange w:id="3942" w:author="Rajo" w:date="2018-05-24T21:10:00Z">
                                        <w:rPr/>
                                      </w:rPrChange>
                                    </w:rPr>
                                  </w:pPr>
                                  <w:del w:id="3943" w:author="Rajo" w:date="2018-05-24T21:10:00Z">
                                    <w:r w:rsidRPr="0051718A" w:rsidDel="0051718A">
                                      <w:rPr>
                                        <w:rFonts w:ascii="Microsoft Sans Serif" w:eastAsia="Calibri" w:hAnsi="Microsoft Sans Serif"/>
                                        <w:b/>
                                        <w:bCs/>
                                        <w:color w:val="000000" w:themeColor="text1"/>
                                        <w:sz w:val="20"/>
                                        <w:szCs w:val="20"/>
                                        <w:rPrChange w:id="3944" w:author="Rajo" w:date="2018-05-24T21:10:00Z">
                                          <w:rPr>
                                            <w:rFonts w:ascii="Microsoft Sans Serif" w:eastAsia="Calibri" w:hAnsi="Microsoft Sans Serif"/>
                                            <w:b/>
                                            <w:bCs/>
                                            <w:color w:val="008080"/>
                                            <w:sz w:val="20"/>
                                            <w:szCs w:val="20"/>
                                            <w:u w:val="single"/>
                                          </w:rPr>
                                        </w:rPrChange>
                                      </w:rPr>
                                      <w:delText>Korisničko/Lozinka</w:delText>
                                    </w:r>
                                  </w:del>
                                  <w:ins w:id="3945" w:author="Rajo" w:date="2018-05-24T21:10:00Z">
                                    <w:r w:rsidRPr="0051718A">
                                      <w:rPr>
                                        <w:rFonts w:ascii="Microsoft Sans Serif" w:eastAsia="Calibri" w:hAnsi="Microsoft Sans Serif"/>
                                        <w:b/>
                                        <w:bCs/>
                                        <w:color w:val="000000" w:themeColor="text1"/>
                                        <w:sz w:val="20"/>
                                        <w:szCs w:val="20"/>
                                        <w:rPrChange w:id="3946" w:author="Rajo" w:date="2018-05-24T21:10:00Z">
                                          <w:rPr>
                                            <w:rFonts w:ascii="Microsoft Sans Serif" w:eastAsia="Calibri" w:hAnsi="Microsoft Sans Serif"/>
                                            <w:b/>
                                            <w:bCs/>
                                            <w:color w:val="008080"/>
                                            <w:sz w:val="20"/>
                                            <w:szCs w:val="20"/>
                                            <w:u w:val="single"/>
                                          </w:rPr>
                                        </w:rPrChange>
                                      </w:rPr>
                                      <w:t>Google</w:t>
                                    </w:r>
                                  </w:ins>
                                </w:p>
                              </w:txbxContent>
                            </wps:txbx>
                            <wps:bodyPr rot="0" spcFirstLastPara="0" vert="horz" wrap="square" lIns="91440" tIns="0" rIns="0" bIns="0" numCol="1" spcCol="0" rtlCol="0" fromWordArt="0" anchor="ctr" anchorCtr="0" forceAA="0" compatLnSpc="1">
                              <a:prstTxWarp prst="textNoShape">
                                <a:avLst/>
                              </a:prstTxWarp>
                              <a:noAutofit/>
                            </wps:bodyPr>
                          </wps:wsp>
                        </wpg:wgp>
                        <wpg:wgp>
                          <wpg:cNvPr id="165" name="Group 165"/>
                          <wpg:cNvGrpSpPr/>
                          <wpg:grpSpPr>
                            <a:xfrm>
                              <a:off x="1362368" y="1533526"/>
                              <a:ext cx="1534502" cy="2126632"/>
                              <a:chOff x="1248068" y="1532958"/>
                              <a:chExt cx="1534502" cy="2126632"/>
                            </a:xfrm>
                          </wpg:grpSpPr>
                          <wps:wsp>
                            <wps:cNvPr id="440" name="Rectangle: Rounded Corners 440"/>
                            <wps:cNvSpPr/>
                            <wps:spPr>
                              <a:xfrm>
                                <a:off x="1248068" y="1532958"/>
                                <a:ext cx="1534502" cy="2126632"/>
                              </a:xfrm>
                              <a:prstGeom prst="roundRect">
                                <a:avLst>
                                  <a:gd name="adj" fmla="val 6940"/>
                                </a:avLst>
                              </a:prstGeom>
                              <a:noFill/>
                              <a:ln>
                                <a:solidFill>
                                  <a:srgbClr val="0099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vert270" wrap="square" lIns="91440" tIns="0" rIns="0" bIns="0" numCol="1" spcCol="0" rtlCol="0" fromWordArt="0" anchor="ctr" anchorCtr="0" forceAA="0" compatLnSpc="1">
                              <a:prstTxWarp prst="textNoShape">
                                <a:avLst/>
                              </a:prstTxWarp>
                              <a:noAutofit/>
                            </wps:bodyPr>
                          </wps:wsp>
                          <wps:wsp>
                            <wps:cNvPr id="162" name="Text Box 162"/>
                            <wps:cNvSpPr txBox="1"/>
                            <wps:spPr>
                              <a:xfrm>
                                <a:off x="1514474" y="1543066"/>
                                <a:ext cx="990599" cy="478310"/>
                              </a:xfrm>
                              <a:prstGeom prst="rect">
                                <a:avLst/>
                              </a:prstGeom>
                              <a:noFill/>
                              <a:ln w="6350">
                                <a:noFill/>
                              </a:ln>
                            </wps:spPr>
                            <wps:txbx>
                              <w:txbxContent>
                                <w:p w14:paraId="18442ECB" w14:textId="69615D33" w:rsidR="009B0D46" w:rsidRPr="00BF6301" w:rsidRDefault="009B0D46">
                                  <w:pPr>
                                    <w:jc w:val="center"/>
                                    <w:rPr>
                                      <w:rFonts w:ascii="Microsoft Sans Serif" w:hAnsi="Microsoft Sans Serif" w:cs="Microsoft Sans Serif"/>
                                      <w:b/>
                                      <w:color w:val="009999"/>
                                      <w:sz w:val="22"/>
                                      <w:rPrChange w:id="3947" w:author="Rajo" w:date="2018-05-24T21:18:00Z">
                                        <w:rPr/>
                                      </w:rPrChange>
                                    </w:rPr>
                                    <w:pPrChange w:id="3948" w:author="Rajo" w:date="2018-05-24T20:54:00Z">
                                      <w:pPr/>
                                    </w:pPrChange>
                                  </w:pPr>
                                  <w:proofErr w:type="spellStart"/>
                                  <w:ins w:id="3949" w:author="Rajo" w:date="2018-05-24T20:54:00Z">
                                    <w:r w:rsidRPr="00BF6301">
                                      <w:rPr>
                                        <w:rFonts w:ascii="Microsoft Sans Serif" w:hAnsi="Microsoft Sans Serif" w:cs="Microsoft Sans Serif"/>
                                        <w:b/>
                                        <w:color w:val="009999"/>
                                        <w:sz w:val="22"/>
                                        <w:rPrChange w:id="3950" w:author="Rajo" w:date="2018-05-24T21:18:00Z">
                                          <w:rPr/>
                                        </w:rPrChange>
                                      </w:rPr>
                                      <w:t>Ulazni</w:t>
                                    </w:r>
                                    <w:proofErr w:type="spellEnd"/>
                                    <w:r w:rsidRPr="00BF6301">
                                      <w:rPr>
                                        <w:rFonts w:ascii="Microsoft Sans Serif" w:hAnsi="Microsoft Sans Serif" w:cs="Microsoft Sans Serif"/>
                                        <w:b/>
                                        <w:color w:val="009999"/>
                                        <w:sz w:val="22"/>
                                        <w:rPrChange w:id="3951" w:author="Rajo" w:date="2018-05-24T21:18:00Z">
                                          <w:rPr/>
                                        </w:rPrChange>
                                      </w:rPr>
                                      <w:t xml:space="preserve"> autentikatori</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ectangle: Rounded Corners 467"/>
                            <wps:cNvSpPr/>
                            <wps:spPr>
                              <a:xfrm>
                                <a:off x="1323000" y="1963006"/>
                                <a:ext cx="1401150" cy="338375"/>
                              </a:xfrm>
                              <a:prstGeom prst="roundRect">
                                <a:avLst/>
                              </a:prstGeom>
                              <a:solidFill>
                                <a:srgbClr val="00999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5355438" w14:textId="1AA0477A" w:rsidR="009B0D46" w:rsidRPr="00BF6301" w:rsidRDefault="009B0D46" w:rsidP="0051718A">
                                  <w:pPr>
                                    <w:pStyle w:val="NormalWeb"/>
                                    <w:spacing w:before="0" w:beforeAutospacing="0" w:after="160" w:afterAutospacing="0" w:line="276" w:lineRule="auto"/>
                                    <w:jc w:val="center"/>
                                    <w:rPr>
                                      <w:color w:val="FFFFFF" w:themeColor="background1"/>
                                      <w:rPrChange w:id="3952" w:author="Rajo" w:date="2018-05-24T21:18:00Z">
                                        <w:rPr/>
                                      </w:rPrChange>
                                    </w:rPr>
                                  </w:pPr>
                                  <w:del w:id="3953" w:author="Rajo" w:date="2018-05-24T21:15:00Z">
                                    <w:r w:rsidRPr="00BF6301" w:rsidDel="0051718A">
                                      <w:rPr>
                                        <w:rFonts w:ascii="Microsoft Sans Serif" w:eastAsia="Calibri" w:hAnsi="Microsoft Sans Serif"/>
                                        <w:b/>
                                        <w:bCs/>
                                        <w:color w:val="FFFFFF" w:themeColor="background1"/>
                                        <w:sz w:val="20"/>
                                        <w:szCs w:val="20"/>
                                        <w:rPrChange w:id="3954" w:author="Rajo" w:date="2018-05-24T21:18:00Z">
                                          <w:rPr>
                                            <w:rFonts w:ascii="Microsoft Sans Serif" w:eastAsia="Calibri" w:hAnsi="Microsoft Sans Serif"/>
                                            <w:b/>
                                            <w:bCs/>
                                            <w:color w:val="008080"/>
                                            <w:sz w:val="20"/>
                                            <w:szCs w:val="20"/>
                                            <w:u w:val="single"/>
                                          </w:rPr>
                                        </w:rPrChange>
                                      </w:rPr>
                                      <w:delText>Korisničko/Lozinka</w:delText>
                                    </w:r>
                                  </w:del>
                                  <w:proofErr w:type="spellStart"/>
                                  <w:ins w:id="3955" w:author="Rajo" w:date="2018-05-24T21:15:00Z">
                                    <w:r w:rsidRPr="00BF6301">
                                      <w:rPr>
                                        <w:rFonts w:ascii="Microsoft Sans Serif" w:eastAsia="Calibri" w:hAnsi="Microsoft Sans Serif"/>
                                        <w:b/>
                                        <w:bCs/>
                                        <w:color w:val="FFFFFF" w:themeColor="background1"/>
                                        <w:sz w:val="20"/>
                                        <w:szCs w:val="20"/>
                                        <w:rPrChange w:id="3956" w:author="Rajo" w:date="2018-05-24T21:18:00Z">
                                          <w:rPr>
                                            <w:rFonts w:ascii="Microsoft Sans Serif" w:eastAsia="Calibri" w:hAnsi="Microsoft Sans Serif"/>
                                            <w:b/>
                                            <w:bCs/>
                                            <w:color w:val="008080"/>
                                            <w:sz w:val="20"/>
                                            <w:szCs w:val="20"/>
                                            <w:u w:val="single"/>
                                          </w:rPr>
                                        </w:rPrChange>
                                      </w:rPr>
                                      <w:t>Procesor</w:t>
                                    </w:r>
                                    <w:proofErr w:type="spellEnd"/>
                                    <w:r w:rsidRPr="00BF6301">
                                      <w:rPr>
                                        <w:rFonts w:ascii="Microsoft Sans Serif" w:eastAsia="Calibri" w:hAnsi="Microsoft Sans Serif"/>
                                        <w:b/>
                                        <w:bCs/>
                                        <w:color w:val="FFFFFF" w:themeColor="background1"/>
                                        <w:sz w:val="20"/>
                                        <w:szCs w:val="20"/>
                                        <w:rPrChange w:id="3957" w:author="Rajo" w:date="2018-05-24T21:18:00Z">
                                          <w:rPr>
                                            <w:rFonts w:ascii="Microsoft Sans Serif" w:eastAsia="Calibri" w:hAnsi="Microsoft Sans Serif"/>
                                            <w:b/>
                                            <w:bCs/>
                                            <w:color w:val="008080"/>
                                            <w:sz w:val="20"/>
                                            <w:szCs w:val="20"/>
                                            <w:u w:val="single"/>
                                          </w:rPr>
                                        </w:rPrChange>
                                      </w:rPr>
                                      <w:t xml:space="preserve"> </w:t>
                                    </w:r>
                                    <w:proofErr w:type="spellStart"/>
                                    <w:r w:rsidRPr="00BF6301">
                                      <w:rPr>
                                        <w:rFonts w:ascii="Microsoft Sans Serif" w:eastAsia="Calibri" w:hAnsi="Microsoft Sans Serif"/>
                                        <w:b/>
                                        <w:bCs/>
                                        <w:color w:val="FFFFFF" w:themeColor="background1"/>
                                        <w:sz w:val="20"/>
                                        <w:szCs w:val="20"/>
                                        <w:rPrChange w:id="3958" w:author="Rajo" w:date="2018-05-24T21:18:00Z">
                                          <w:rPr>
                                            <w:rFonts w:ascii="Microsoft Sans Serif" w:eastAsia="Calibri" w:hAnsi="Microsoft Sans Serif"/>
                                            <w:b/>
                                            <w:bCs/>
                                            <w:color w:val="008080"/>
                                            <w:sz w:val="20"/>
                                            <w:szCs w:val="20"/>
                                            <w:u w:val="single"/>
                                          </w:rPr>
                                        </w:rPrChange>
                                      </w:rPr>
                                      <w:t>zahtjeva</w:t>
                                    </w:r>
                                  </w:ins>
                                  <w:proofErr w:type="spellEnd"/>
                                </w:p>
                              </w:txbxContent>
                            </wps:txbx>
                            <wps:bodyPr rot="0" spcFirstLastPara="0" vert="horz" wrap="square" lIns="91440" tIns="0" rIns="0" bIns="0" numCol="1" spcCol="0" rtlCol="0" fromWordArt="0" anchor="ctr" anchorCtr="0" forceAA="0" compatLnSpc="1">
                              <a:prstTxWarp prst="textNoShape">
                                <a:avLst/>
                              </a:prstTxWarp>
                              <a:noAutofit/>
                            </wps:bodyPr>
                          </wps:wsp>
                          <wps:wsp>
                            <wps:cNvPr id="468" name="Rectangle: Rounded Corners 468"/>
                            <wps:cNvSpPr/>
                            <wps:spPr>
                              <a:xfrm>
                                <a:off x="1303950" y="3263750"/>
                                <a:ext cx="1400810" cy="337820"/>
                              </a:xfrm>
                              <a:prstGeom prst="roundRect">
                                <a:avLst/>
                              </a:prstGeom>
                              <a:solidFill>
                                <a:srgbClr val="00999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DC07B7" w14:textId="54B08912" w:rsidR="009B0D46" w:rsidRPr="00D05FED" w:rsidRDefault="009B0D46">
                                  <w:pPr>
                                    <w:pStyle w:val="NormalWeb"/>
                                    <w:spacing w:before="0" w:beforeAutospacing="0" w:after="160" w:afterAutospacing="0" w:line="276" w:lineRule="auto"/>
                                    <w:rPr>
                                      <w:color w:val="FFFFFF" w:themeColor="background1"/>
                                      <w:rPrChange w:id="3959" w:author="Rajo" w:date="2018-05-24T21:19:00Z">
                                        <w:rPr/>
                                      </w:rPrChange>
                                    </w:rPr>
                                    <w:pPrChange w:id="3960" w:author="Rajo" w:date="2018-05-24T21:19:00Z">
                                      <w:pPr>
                                        <w:pStyle w:val="NormalWeb"/>
                                        <w:spacing w:before="0" w:beforeAutospacing="0" w:after="160" w:afterAutospacing="0" w:line="276" w:lineRule="auto"/>
                                        <w:jc w:val="center"/>
                                      </w:pPr>
                                    </w:pPrChange>
                                  </w:pPr>
                                  <w:del w:id="3961" w:author="Rajo" w:date="2018-05-24T21:19:00Z">
                                    <w:r w:rsidRPr="00D05FED" w:rsidDel="00D05FED">
                                      <w:rPr>
                                        <w:rFonts w:ascii="Microsoft Sans Serif" w:eastAsia="Calibri" w:hAnsi="Microsoft Sans Serif"/>
                                        <w:b/>
                                        <w:bCs/>
                                        <w:strike/>
                                        <w:color w:val="FFFFFF" w:themeColor="background1"/>
                                        <w:sz w:val="20"/>
                                        <w:szCs w:val="20"/>
                                        <w:rPrChange w:id="3962" w:author="Rajo" w:date="2018-05-24T21:19:00Z">
                                          <w:rPr>
                                            <w:rFonts w:ascii="Microsoft Sans Serif" w:eastAsia="Calibri" w:hAnsi="Microsoft Sans Serif"/>
                                            <w:b/>
                                            <w:bCs/>
                                            <w:strike/>
                                            <w:color w:val="FF0000"/>
                                            <w:sz w:val="20"/>
                                            <w:szCs w:val="20"/>
                                          </w:rPr>
                                        </w:rPrChange>
                                      </w:rPr>
                                      <w:delText>Korisničko/Lozinka</w:delText>
                                    </w:r>
                                    <w:r w:rsidRPr="00D05FED" w:rsidDel="00D05FED">
                                      <w:rPr>
                                        <w:rFonts w:ascii="Microsoft Sans Serif" w:eastAsia="Calibri" w:hAnsi="Microsoft Sans Serif"/>
                                        <w:b/>
                                        <w:bCs/>
                                        <w:color w:val="FFFFFF" w:themeColor="background1"/>
                                        <w:sz w:val="20"/>
                                        <w:szCs w:val="20"/>
                                        <w:rPrChange w:id="3963" w:author="Rajo" w:date="2018-05-24T21:19:00Z">
                                          <w:rPr>
                                            <w:rFonts w:ascii="Microsoft Sans Serif" w:eastAsia="Calibri" w:hAnsi="Microsoft Sans Serif"/>
                                            <w:b/>
                                            <w:bCs/>
                                            <w:color w:val="008080"/>
                                            <w:sz w:val="20"/>
                                            <w:szCs w:val="20"/>
                                            <w:u w:val="single"/>
                                          </w:rPr>
                                        </w:rPrChange>
                                      </w:rPr>
                                      <w:delText>Procesor zahtjev</w:delText>
                                    </w:r>
                                  </w:del>
                                  <w:ins w:id="3964" w:author="Rajo" w:date="2018-05-24T21:19:00Z">
                                    <w:r w:rsidRPr="00D05FED">
                                      <w:rPr>
                                        <w:rFonts w:ascii="Microsoft Sans Serif" w:eastAsia="Calibri" w:hAnsi="Microsoft Sans Serif"/>
                                        <w:b/>
                                        <w:bCs/>
                                        <w:color w:val="FFFFFF" w:themeColor="background1"/>
                                        <w:sz w:val="20"/>
                                        <w:szCs w:val="20"/>
                                        <w:rPrChange w:id="3965" w:author="Rajo" w:date="2018-05-24T21:19:00Z">
                                          <w:rPr>
                                            <w:rFonts w:ascii="Microsoft Sans Serif" w:eastAsia="Calibri" w:hAnsi="Microsoft Sans Serif"/>
                                            <w:b/>
                                            <w:bCs/>
                                            <w:color w:val="008080"/>
                                            <w:sz w:val="20"/>
                                            <w:szCs w:val="20"/>
                                            <w:u w:val="single"/>
                                          </w:rPr>
                                        </w:rPrChange>
                                      </w:rPr>
                                      <w:t xml:space="preserve">Generator </w:t>
                                    </w:r>
                                    <w:proofErr w:type="spellStart"/>
                                    <w:r w:rsidRPr="00D05FED">
                                      <w:rPr>
                                        <w:rFonts w:ascii="Microsoft Sans Serif" w:eastAsia="Calibri" w:hAnsi="Microsoft Sans Serif"/>
                                        <w:b/>
                                        <w:bCs/>
                                        <w:color w:val="FFFFFF" w:themeColor="background1"/>
                                        <w:sz w:val="20"/>
                                        <w:szCs w:val="20"/>
                                        <w:rPrChange w:id="3966" w:author="Rajo" w:date="2018-05-24T21:19:00Z">
                                          <w:rPr>
                                            <w:rFonts w:ascii="Microsoft Sans Serif" w:eastAsia="Calibri" w:hAnsi="Microsoft Sans Serif"/>
                                            <w:b/>
                                            <w:bCs/>
                                            <w:color w:val="008080"/>
                                            <w:sz w:val="20"/>
                                            <w:szCs w:val="20"/>
                                            <w:u w:val="single"/>
                                          </w:rPr>
                                        </w:rPrChange>
                                      </w:rPr>
                                      <w:t>odgovora</w:t>
                                    </w:r>
                                  </w:ins>
                                  <w:proofErr w:type="spellEnd"/>
                                  <w:del w:id="3967" w:author="Rajo" w:date="2018-05-24T21:19:00Z">
                                    <w:r w:rsidRPr="00D05FED" w:rsidDel="00D05FED">
                                      <w:rPr>
                                        <w:rFonts w:ascii="Microsoft Sans Serif" w:eastAsia="Calibri" w:hAnsi="Microsoft Sans Serif"/>
                                        <w:b/>
                                        <w:bCs/>
                                        <w:color w:val="FFFFFF" w:themeColor="background1"/>
                                        <w:sz w:val="20"/>
                                        <w:szCs w:val="20"/>
                                        <w:rPrChange w:id="3968" w:author="Rajo" w:date="2018-05-24T21:19:00Z">
                                          <w:rPr>
                                            <w:rFonts w:ascii="Microsoft Sans Serif" w:eastAsia="Calibri" w:hAnsi="Microsoft Sans Serif"/>
                                            <w:b/>
                                            <w:bCs/>
                                            <w:color w:val="008080"/>
                                            <w:sz w:val="20"/>
                                            <w:szCs w:val="20"/>
                                            <w:u w:val="single"/>
                                          </w:rPr>
                                        </w:rPrChange>
                                      </w:rPr>
                                      <w:delText>a</w:delText>
                                    </w:r>
                                  </w:del>
                                </w:p>
                              </w:txbxContent>
                            </wps:txbx>
                            <wps:bodyPr rot="0" spcFirstLastPara="0" vert="horz" wrap="square" lIns="91440" tIns="0" rIns="0" bIns="0" numCol="1" spcCol="0" rtlCol="0" fromWordArt="0" anchor="ctr" anchorCtr="0" forceAA="0" compatLnSpc="1">
                              <a:prstTxWarp prst="textNoShape">
                                <a:avLst/>
                              </a:prstTxWarp>
                              <a:noAutofit/>
                            </wps:bodyPr>
                          </wps:wsp>
                          <wps:wsp>
                            <wps:cNvPr id="469" name="Rectangle: Rounded Corners 469"/>
                            <wps:cNvSpPr/>
                            <wps:spPr>
                              <a:xfrm>
                                <a:off x="1332525" y="2342176"/>
                                <a:ext cx="1372235" cy="199656"/>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24ED7B" w14:textId="1A07FE31" w:rsidR="009B0D46" w:rsidRPr="00D05FED" w:rsidRDefault="009B0D46" w:rsidP="00D05FED">
                                  <w:pPr>
                                    <w:pStyle w:val="NormalWeb"/>
                                    <w:spacing w:before="0" w:beforeAutospacing="0" w:after="160" w:afterAutospacing="0" w:line="276" w:lineRule="auto"/>
                                    <w:jc w:val="center"/>
                                    <w:rPr>
                                      <w:color w:val="000000" w:themeColor="text1"/>
                                      <w:rPrChange w:id="3969" w:author="Rajo" w:date="2018-05-24T21:20:00Z">
                                        <w:rPr/>
                                      </w:rPrChange>
                                    </w:rPr>
                                  </w:pPr>
                                  <w:del w:id="3970" w:author="Rajo" w:date="2018-05-24T21:20:00Z">
                                    <w:r w:rsidRPr="00D05FED" w:rsidDel="00D05FED">
                                      <w:rPr>
                                        <w:rFonts w:ascii="Microsoft Sans Serif" w:eastAsia="Calibri" w:hAnsi="Microsoft Sans Serif"/>
                                        <w:b/>
                                        <w:bCs/>
                                        <w:color w:val="000000" w:themeColor="text1"/>
                                        <w:sz w:val="20"/>
                                        <w:szCs w:val="20"/>
                                        <w:rPrChange w:id="3971" w:author="Rajo" w:date="2018-05-24T21:20:00Z">
                                          <w:rPr>
                                            <w:rFonts w:ascii="Microsoft Sans Serif" w:eastAsia="Calibri" w:hAnsi="Microsoft Sans Serif"/>
                                            <w:b/>
                                            <w:bCs/>
                                            <w:color w:val="008080"/>
                                            <w:sz w:val="20"/>
                                            <w:szCs w:val="20"/>
                                            <w:u w:val="single"/>
                                          </w:rPr>
                                        </w:rPrChange>
                                      </w:rPr>
                                      <w:delText>Korisničko/Lozinka</w:delText>
                                    </w:r>
                                  </w:del>
                                  <w:ins w:id="3972" w:author="Rajo" w:date="2018-05-24T21:20:00Z">
                                    <w:r w:rsidRPr="00D05FED">
                                      <w:rPr>
                                        <w:rFonts w:ascii="Microsoft Sans Serif" w:eastAsia="Calibri" w:hAnsi="Microsoft Sans Serif"/>
                                        <w:b/>
                                        <w:bCs/>
                                        <w:color w:val="000000" w:themeColor="text1"/>
                                        <w:sz w:val="20"/>
                                        <w:szCs w:val="20"/>
                                        <w:rPrChange w:id="3973" w:author="Rajo" w:date="2018-05-24T21:20:00Z">
                                          <w:rPr>
                                            <w:rFonts w:ascii="Microsoft Sans Serif" w:eastAsia="Calibri" w:hAnsi="Microsoft Sans Serif"/>
                                            <w:b/>
                                            <w:bCs/>
                                            <w:color w:val="008080"/>
                                            <w:sz w:val="20"/>
                                            <w:szCs w:val="20"/>
                                            <w:u w:val="single"/>
                                          </w:rPr>
                                        </w:rPrChange>
                                      </w:rPr>
                                      <w:t>SAML SSO</w:t>
                                    </w:r>
                                  </w:ins>
                                </w:p>
                              </w:txbxContent>
                            </wps:txbx>
                            <wps:bodyPr rot="0" spcFirstLastPara="0" vert="horz" wrap="square" lIns="91440" tIns="0" rIns="0" bIns="0" numCol="1" spcCol="0" rtlCol="0" fromWordArt="0" anchor="ctr" anchorCtr="0" forceAA="0" compatLnSpc="1">
                              <a:prstTxWarp prst="textNoShape">
                                <a:avLst/>
                              </a:prstTxWarp>
                              <a:noAutofit/>
                            </wps:bodyPr>
                          </wps:wsp>
                          <wps:wsp>
                            <wps:cNvPr id="470" name="Rectangle: Rounded Corners 470"/>
                            <wps:cNvSpPr/>
                            <wps:spPr>
                              <a:xfrm>
                                <a:off x="1323000" y="2584042"/>
                                <a:ext cx="1372235" cy="187733"/>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99B27DA" w14:textId="1565DE67" w:rsidR="009B0D46" w:rsidRPr="00D05FED" w:rsidRDefault="009B0D46" w:rsidP="00D05FED">
                                  <w:pPr>
                                    <w:pStyle w:val="NormalWeb"/>
                                    <w:spacing w:before="0" w:beforeAutospacing="0" w:after="160" w:afterAutospacing="0" w:line="276" w:lineRule="auto"/>
                                    <w:jc w:val="center"/>
                                    <w:rPr>
                                      <w:color w:val="000000" w:themeColor="text1"/>
                                      <w:rPrChange w:id="3974" w:author="Rajo" w:date="2018-05-24T21:21:00Z">
                                        <w:rPr/>
                                      </w:rPrChange>
                                    </w:rPr>
                                  </w:pPr>
                                  <w:del w:id="3975" w:author="Rajo" w:date="2018-05-24T21:21:00Z">
                                    <w:r w:rsidRPr="00D05FED" w:rsidDel="00D05FED">
                                      <w:rPr>
                                        <w:rFonts w:ascii="Microsoft Sans Serif" w:eastAsia="Calibri" w:hAnsi="Microsoft Sans Serif"/>
                                        <w:b/>
                                        <w:bCs/>
                                        <w:strike/>
                                        <w:color w:val="000000" w:themeColor="text1"/>
                                        <w:sz w:val="20"/>
                                        <w:szCs w:val="20"/>
                                        <w:rPrChange w:id="3976" w:author="Rajo" w:date="2018-05-24T21:21:00Z">
                                          <w:rPr>
                                            <w:rFonts w:ascii="Microsoft Sans Serif" w:eastAsia="Calibri" w:hAnsi="Microsoft Sans Serif"/>
                                            <w:b/>
                                            <w:bCs/>
                                            <w:strike/>
                                            <w:color w:val="FF0000"/>
                                            <w:sz w:val="20"/>
                                            <w:szCs w:val="20"/>
                                          </w:rPr>
                                        </w:rPrChange>
                                      </w:rPr>
                                      <w:delText>Korisničko/Lozinka</w:delText>
                                    </w:r>
                                    <w:r w:rsidRPr="00D05FED" w:rsidDel="00D05FED">
                                      <w:rPr>
                                        <w:rFonts w:ascii="Microsoft Sans Serif" w:eastAsia="Calibri" w:hAnsi="Microsoft Sans Serif"/>
                                        <w:b/>
                                        <w:bCs/>
                                        <w:color w:val="000000" w:themeColor="text1"/>
                                        <w:sz w:val="20"/>
                                        <w:szCs w:val="20"/>
                                        <w:rPrChange w:id="3977" w:author="Rajo" w:date="2018-05-24T21:21:00Z">
                                          <w:rPr>
                                            <w:rFonts w:ascii="Microsoft Sans Serif" w:eastAsia="Calibri" w:hAnsi="Microsoft Sans Serif"/>
                                            <w:b/>
                                            <w:bCs/>
                                            <w:color w:val="008080"/>
                                            <w:sz w:val="20"/>
                                            <w:szCs w:val="20"/>
                                            <w:u w:val="single"/>
                                          </w:rPr>
                                        </w:rPrChange>
                                      </w:rPr>
                                      <w:delText>SAML SSO</w:delText>
                                    </w:r>
                                  </w:del>
                                  <w:ins w:id="3978" w:author="Rajo" w:date="2018-05-24T21:21:00Z">
                                    <w:r w:rsidRPr="00D05FED">
                                      <w:rPr>
                                        <w:rFonts w:ascii="Microsoft Sans Serif" w:eastAsia="Calibri" w:hAnsi="Microsoft Sans Serif"/>
                                        <w:b/>
                                        <w:bCs/>
                                        <w:color w:val="000000" w:themeColor="text1"/>
                                        <w:sz w:val="20"/>
                                        <w:szCs w:val="20"/>
                                        <w:rPrChange w:id="3979" w:author="Rajo" w:date="2018-05-24T21:21:00Z">
                                          <w:rPr>
                                            <w:rFonts w:ascii="Microsoft Sans Serif" w:eastAsia="Calibri" w:hAnsi="Microsoft Sans Serif"/>
                                            <w:b/>
                                            <w:bCs/>
                                            <w:color w:val="008080"/>
                                            <w:sz w:val="20"/>
                                            <w:szCs w:val="20"/>
                                            <w:u w:val="single"/>
                                          </w:rPr>
                                        </w:rPrChange>
                                      </w:rPr>
                                      <w:t>OAuth</w:t>
                                    </w:r>
                                  </w:ins>
                                </w:p>
                              </w:txbxContent>
                            </wps:txbx>
                            <wps:bodyPr rot="0" spcFirstLastPara="0" vert="horz" wrap="square" lIns="91440" tIns="0" rIns="0" bIns="0" numCol="1" spcCol="0" rtlCol="0" fromWordArt="0" anchor="ctr" anchorCtr="0" forceAA="0" compatLnSpc="1">
                              <a:prstTxWarp prst="textNoShape">
                                <a:avLst/>
                              </a:prstTxWarp>
                              <a:noAutofit/>
                            </wps:bodyPr>
                          </wps:wsp>
                          <wps:wsp>
                            <wps:cNvPr id="471" name="Rectangle: Rounded Corners 471"/>
                            <wps:cNvSpPr/>
                            <wps:spPr>
                              <a:xfrm>
                                <a:off x="1323000" y="2808900"/>
                                <a:ext cx="1372235" cy="1873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ACD960" w14:textId="442461E7" w:rsidR="009B0D46" w:rsidRPr="00D05FED" w:rsidRDefault="009B0D46" w:rsidP="00D05FED">
                                  <w:pPr>
                                    <w:pStyle w:val="NormalWeb"/>
                                    <w:spacing w:before="0" w:beforeAutospacing="0" w:after="160" w:afterAutospacing="0" w:line="276" w:lineRule="auto"/>
                                    <w:jc w:val="center"/>
                                    <w:rPr>
                                      <w:color w:val="000000" w:themeColor="text1"/>
                                      <w:rPrChange w:id="3980" w:author="Rajo" w:date="2018-05-24T21:22:00Z">
                                        <w:rPr/>
                                      </w:rPrChange>
                                    </w:rPr>
                                  </w:pPr>
                                  <w:del w:id="3981" w:author="Rajo" w:date="2018-05-24T21:22:00Z">
                                    <w:r w:rsidRPr="00D05FED" w:rsidDel="00D05FED">
                                      <w:rPr>
                                        <w:rFonts w:ascii="Microsoft Sans Serif" w:eastAsia="Calibri" w:hAnsi="Microsoft Sans Serif"/>
                                        <w:b/>
                                        <w:bCs/>
                                        <w:strike/>
                                        <w:color w:val="000000" w:themeColor="text1"/>
                                        <w:sz w:val="20"/>
                                        <w:szCs w:val="20"/>
                                        <w:rPrChange w:id="3982" w:author="Rajo" w:date="2018-05-24T21:22:00Z">
                                          <w:rPr>
                                            <w:rFonts w:ascii="Microsoft Sans Serif" w:eastAsia="Calibri" w:hAnsi="Microsoft Sans Serif"/>
                                            <w:b/>
                                            <w:bCs/>
                                            <w:strike/>
                                            <w:color w:val="FF0000"/>
                                            <w:sz w:val="20"/>
                                            <w:szCs w:val="20"/>
                                          </w:rPr>
                                        </w:rPrChange>
                                      </w:rPr>
                                      <w:delText>Korisničko/LozinkaSAML SSO</w:delText>
                                    </w:r>
                                    <w:r w:rsidRPr="00D05FED" w:rsidDel="00D05FED">
                                      <w:rPr>
                                        <w:rFonts w:ascii="Microsoft Sans Serif" w:eastAsia="Calibri" w:hAnsi="Microsoft Sans Serif"/>
                                        <w:b/>
                                        <w:bCs/>
                                        <w:color w:val="000000" w:themeColor="text1"/>
                                        <w:sz w:val="20"/>
                                        <w:szCs w:val="20"/>
                                        <w:rPrChange w:id="3983" w:author="Rajo" w:date="2018-05-24T21:22:00Z">
                                          <w:rPr>
                                            <w:rFonts w:ascii="Microsoft Sans Serif" w:eastAsia="Calibri" w:hAnsi="Microsoft Sans Serif"/>
                                            <w:b/>
                                            <w:bCs/>
                                            <w:color w:val="008080"/>
                                            <w:sz w:val="20"/>
                                            <w:szCs w:val="20"/>
                                            <w:u w:val="single"/>
                                          </w:rPr>
                                        </w:rPrChange>
                                      </w:rPr>
                                      <w:delText>OAuth</w:delText>
                                    </w:r>
                                  </w:del>
                                  <w:ins w:id="3984" w:author="Rajo" w:date="2018-05-24T21:22:00Z">
                                    <w:r w:rsidRPr="00D05FED">
                                      <w:rPr>
                                        <w:rFonts w:ascii="Microsoft Sans Serif" w:eastAsia="Calibri" w:hAnsi="Microsoft Sans Serif"/>
                                        <w:b/>
                                        <w:bCs/>
                                        <w:color w:val="000000" w:themeColor="text1"/>
                                        <w:sz w:val="20"/>
                                        <w:szCs w:val="20"/>
                                        <w:rPrChange w:id="3985" w:author="Rajo" w:date="2018-05-24T21:22:00Z">
                                          <w:rPr>
                                            <w:rFonts w:ascii="Microsoft Sans Serif" w:eastAsia="Calibri" w:hAnsi="Microsoft Sans Serif"/>
                                            <w:b/>
                                            <w:bCs/>
                                            <w:color w:val="008080"/>
                                            <w:sz w:val="20"/>
                                            <w:szCs w:val="20"/>
                                            <w:u w:val="single"/>
                                          </w:rPr>
                                        </w:rPrChange>
                                      </w:rPr>
                                      <w:t>Open ID Connect</w:t>
                                    </w:r>
                                  </w:ins>
                                </w:p>
                              </w:txbxContent>
                            </wps:txbx>
                            <wps:bodyPr rot="0" spcFirstLastPara="0" vert="horz" wrap="square" lIns="91440" tIns="0" rIns="0" bIns="0" numCol="1" spcCol="0" rtlCol="0" fromWordArt="0" anchor="ctr" anchorCtr="0" forceAA="0" compatLnSpc="1">
                              <a:prstTxWarp prst="textNoShape">
                                <a:avLst/>
                              </a:prstTxWarp>
                              <a:noAutofit/>
                            </wps:bodyPr>
                          </wps:wsp>
                          <wps:wsp>
                            <wps:cNvPr id="472" name="Rectangle: Rounded Corners 472"/>
                            <wps:cNvSpPr/>
                            <wps:spPr>
                              <a:xfrm>
                                <a:off x="1323000" y="3036525"/>
                                <a:ext cx="1372235" cy="1873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B2DD1C7" w14:textId="60CBD343" w:rsidR="009B0D46" w:rsidRPr="00D05FED" w:rsidRDefault="009B0D46" w:rsidP="00D05FED">
                                  <w:pPr>
                                    <w:pStyle w:val="NormalWeb"/>
                                    <w:spacing w:before="0" w:beforeAutospacing="0" w:after="160" w:afterAutospacing="0" w:line="276" w:lineRule="auto"/>
                                    <w:jc w:val="center"/>
                                    <w:rPr>
                                      <w:color w:val="000000" w:themeColor="text1"/>
                                      <w:rPrChange w:id="3986" w:author="Rajo" w:date="2018-05-24T21:22:00Z">
                                        <w:rPr/>
                                      </w:rPrChange>
                                    </w:rPr>
                                  </w:pPr>
                                  <w:del w:id="3987" w:author="Rajo" w:date="2018-05-24T21:22:00Z">
                                    <w:r w:rsidRPr="00D05FED" w:rsidDel="00D05FED">
                                      <w:rPr>
                                        <w:rFonts w:ascii="Microsoft Sans Serif" w:eastAsia="Calibri" w:hAnsi="Microsoft Sans Serif"/>
                                        <w:b/>
                                        <w:bCs/>
                                        <w:strike/>
                                        <w:color w:val="000000" w:themeColor="text1"/>
                                        <w:sz w:val="20"/>
                                        <w:szCs w:val="20"/>
                                        <w:rPrChange w:id="3988" w:author="Rajo" w:date="2018-05-24T21:22:00Z">
                                          <w:rPr>
                                            <w:rFonts w:ascii="Microsoft Sans Serif" w:eastAsia="Calibri" w:hAnsi="Microsoft Sans Serif"/>
                                            <w:b/>
                                            <w:bCs/>
                                            <w:strike/>
                                            <w:color w:val="FF0000"/>
                                            <w:sz w:val="20"/>
                                            <w:szCs w:val="20"/>
                                          </w:rPr>
                                        </w:rPrChange>
                                      </w:rPr>
                                      <w:delText>Korisničko/LozinkaSAML SSO</w:delText>
                                    </w:r>
                                    <w:r w:rsidRPr="00D05FED" w:rsidDel="00D05FED">
                                      <w:rPr>
                                        <w:rFonts w:ascii="Microsoft Sans Serif" w:eastAsia="Calibri" w:hAnsi="Microsoft Sans Serif"/>
                                        <w:b/>
                                        <w:bCs/>
                                        <w:color w:val="000000" w:themeColor="text1"/>
                                        <w:sz w:val="20"/>
                                        <w:szCs w:val="20"/>
                                        <w:rPrChange w:id="3989" w:author="Rajo" w:date="2018-05-24T21:22:00Z">
                                          <w:rPr>
                                            <w:rFonts w:ascii="Microsoft Sans Serif" w:eastAsia="Calibri" w:hAnsi="Microsoft Sans Serif"/>
                                            <w:b/>
                                            <w:bCs/>
                                            <w:color w:val="008080"/>
                                            <w:sz w:val="20"/>
                                            <w:szCs w:val="20"/>
                                            <w:u w:val="single"/>
                                          </w:rPr>
                                        </w:rPrChange>
                                      </w:rPr>
                                      <w:delText>OAuth</w:delText>
                                    </w:r>
                                  </w:del>
                                  <w:ins w:id="3990" w:author="Rajo" w:date="2018-05-24T21:22:00Z">
                                    <w:r w:rsidRPr="00D05FED">
                                      <w:rPr>
                                        <w:rFonts w:ascii="Microsoft Sans Serif" w:eastAsia="Calibri" w:hAnsi="Microsoft Sans Serif"/>
                                        <w:b/>
                                        <w:bCs/>
                                        <w:color w:val="000000" w:themeColor="text1"/>
                                        <w:sz w:val="20"/>
                                        <w:szCs w:val="20"/>
                                        <w:rPrChange w:id="3991" w:author="Rajo" w:date="2018-05-24T21:22:00Z">
                                          <w:rPr>
                                            <w:rFonts w:ascii="Microsoft Sans Serif" w:eastAsia="Calibri" w:hAnsi="Microsoft Sans Serif"/>
                                            <w:b/>
                                            <w:bCs/>
                                            <w:color w:val="008080"/>
                                            <w:sz w:val="20"/>
                                            <w:szCs w:val="20"/>
                                            <w:u w:val="single"/>
                                          </w:rPr>
                                        </w:rPrChange>
                                      </w:rPr>
                                      <w:t>Passive STS</w:t>
                                    </w:r>
                                  </w:ins>
                                </w:p>
                              </w:txbxContent>
                            </wps:txbx>
                            <wps:bodyPr rot="0" spcFirstLastPara="0" vert="horz" wrap="square" lIns="91440" tIns="0" rIns="0" bIns="0" numCol="1" spcCol="0" rtlCol="0" fromWordArt="0" anchor="ctr" anchorCtr="0" forceAA="0" compatLnSpc="1">
                              <a:prstTxWarp prst="textNoShape">
                                <a:avLst/>
                              </a:prstTxWarp>
                              <a:noAutofit/>
                            </wps:bodyPr>
                          </wps:wsp>
                        </wpg:wgp>
                        <wps:wsp>
                          <wps:cNvPr id="164" name="Rectangle: Rounded Corners 164"/>
                          <wps:cNvSpPr/>
                          <wps:spPr>
                            <a:xfrm>
                              <a:off x="1352843" y="200027"/>
                              <a:ext cx="1571330" cy="1133470"/>
                            </a:xfrm>
                            <a:prstGeom prst="round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767E79" w14:textId="07D5D7A6" w:rsidR="009B0D46" w:rsidRPr="00841DA4" w:rsidRDefault="009B0D46" w:rsidP="00841DA4">
                                <w:pPr>
                                  <w:jc w:val="center"/>
                                  <w:rPr>
                                    <w:ins w:id="3992" w:author="Rajo" w:date="2018-05-24T21:24:00Z"/>
                                    <w:rFonts w:ascii="Microsoft Sans Serif" w:hAnsi="Microsoft Sans Serif" w:cs="Microsoft Sans Serif"/>
                                    <w:b/>
                                    <w:color w:val="000000" w:themeColor="text1"/>
                                    <w:rPrChange w:id="3993" w:author="Rajo" w:date="2018-05-24T21:25:00Z">
                                      <w:rPr>
                                        <w:ins w:id="3994" w:author="Rajo" w:date="2018-05-24T21:24:00Z"/>
                                      </w:rPr>
                                    </w:rPrChange>
                                  </w:rPr>
                                </w:pPr>
                                <w:ins w:id="3995" w:author="Rajo" w:date="2018-05-24T21:24:00Z">
                                  <w:r w:rsidRPr="00841DA4">
                                    <w:rPr>
                                      <w:rFonts w:ascii="Microsoft Sans Serif" w:hAnsi="Microsoft Sans Serif" w:cs="Microsoft Sans Serif"/>
                                      <w:b/>
                                      <w:color w:val="000000" w:themeColor="text1"/>
                                      <w:rPrChange w:id="3996" w:author="Rajo" w:date="2018-05-24T21:25:00Z">
                                        <w:rPr/>
                                      </w:rPrChange>
                                    </w:rPr>
                                    <w:t>AUTENTIKACION</w:t>
                                  </w:r>
                                </w:ins>
                                <w:ins w:id="3997" w:author="Rajo" w:date="2018-06-17T16:35:00Z">
                                  <w:r>
                                    <w:rPr>
                                      <w:rFonts w:ascii="Microsoft Sans Serif" w:hAnsi="Microsoft Sans Serif" w:cs="Microsoft Sans Serif"/>
                                      <w:b/>
                                      <w:color w:val="000000" w:themeColor="text1"/>
                                    </w:rPr>
                                    <w:t>O</w:t>
                                  </w:r>
                                </w:ins>
                                <w:ins w:id="3998" w:author="Rajo" w:date="2018-05-24T21:24:00Z">
                                  <w:r w:rsidRPr="00841DA4">
                                    <w:rPr>
                                      <w:rFonts w:ascii="Microsoft Sans Serif" w:hAnsi="Microsoft Sans Serif" w:cs="Microsoft Sans Serif"/>
                                      <w:b/>
                                      <w:color w:val="000000" w:themeColor="text1"/>
                                      <w:rPrChange w:id="3999" w:author="Rajo" w:date="2018-05-24T21:25:00Z">
                                        <w:rPr/>
                                      </w:rPrChange>
                                    </w:rPr>
                                    <w:t xml:space="preserve"> </w:t>
                                  </w:r>
                                </w:ins>
                              </w:p>
                              <w:p w14:paraId="5EA31D90" w14:textId="6E60E2C3" w:rsidR="009B0D46" w:rsidRPr="00841DA4" w:rsidRDefault="009B0D46">
                                <w:pPr>
                                  <w:jc w:val="center"/>
                                  <w:rPr>
                                    <w:rFonts w:ascii="Microsoft Sans Serif" w:hAnsi="Microsoft Sans Serif" w:cs="Microsoft Sans Serif"/>
                                    <w:b/>
                                    <w:i/>
                                    <w:color w:val="000000" w:themeColor="text1"/>
                                    <w:rPrChange w:id="4000" w:author="Rajo" w:date="2018-05-24T21:25:00Z">
                                      <w:rPr/>
                                    </w:rPrChange>
                                  </w:rPr>
                                  <w:pPrChange w:id="4001" w:author="Rajo" w:date="2018-05-24T21:24:00Z">
                                    <w:pPr/>
                                  </w:pPrChange>
                                </w:pPr>
                                <w:ins w:id="4002" w:author="Rajo" w:date="2018-06-17T16:35:00Z">
                                  <w:r>
                                    <w:rPr>
                                      <w:rFonts w:ascii="Microsoft Sans Serif" w:hAnsi="Microsoft Sans Serif" w:cs="Microsoft Sans Serif"/>
                                      <w:b/>
                                      <w:i/>
                                      <w:color w:val="000000" w:themeColor="text1"/>
                                    </w:rPr>
                                    <w:t>okruženje</w:t>
                                  </w:r>
                                </w:ins>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2" name="Straight Arrow Connector 192"/>
                          <wps:cNvCnPr/>
                          <wps:spPr>
                            <a:xfrm>
                              <a:off x="990600" y="2609443"/>
                              <a:ext cx="361950" cy="0"/>
                            </a:xfrm>
                            <a:prstGeom prst="straightConnector1">
                              <a:avLst/>
                            </a:prstGeom>
                            <a:ln w="28575">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3" name="Straight Arrow Connector 193"/>
                          <wps:cNvCnPr/>
                          <wps:spPr>
                            <a:xfrm flipV="1">
                              <a:off x="2152783" y="1325240"/>
                              <a:ext cx="0" cy="196727"/>
                            </a:xfrm>
                            <a:prstGeom prst="straightConnector1">
                              <a:avLst/>
                            </a:prstGeom>
                            <a:ln w="28575">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4" name="Connector: Elbow 194"/>
                          <wps:cNvCnPr/>
                          <wps:spPr>
                            <a:xfrm rot="10800000">
                              <a:off x="2915506" y="982885"/>
                              <a:ext cx="409872" cy="1784221"/>
                            </a:xfrm>
                            <a:prstGeom prst="bentConnector3">
                              <a:avLst>
                                <a:gd name="adj1" fmla="val 62688"/>
                              </a:avLst>
                            </a:prstGeom>
                            <a:ln w="28575">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5" name="Connector: Elbow 195"/>
                          <wps:cNvCnPr/>
                          <wps:spPr>
                            <a:xfrm rot="10800000" flipV="1">
                              <a:off x="3312678" y="498682"/>
                              <a:ext cx="12700" cy="1803267"/>
                            </a:xfrm>
                            <a:prstGeom prst="bentConnector3">
                              <a:avLst>
                                <a:gd name="adj1" fmla="val 1151661"/>
                              </a:avLst>
                            </a:prstGeom>
                            <a:ln w="28575">
                              <a:solidFill>
                                <a:srgbClr val="00B0F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96" name="Straight Connector 196"/>
                          <wps:cNvCnPr/>
                          <wps:spPr>
                            <a:xfrm flipH="1">
                              <a:off x="2919998" y="712810"/>
                              <a:ext cx="244912" cy="0"/>
                            </a:xfrm>
                            <a:prstGeom prst="line">
                              <a:avLst/>
                            </a:prstGeom>
                            <a:ln w="28575">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476" name="Straight Arrow Connector 476"/>
                          <wps:cNvCnPr/>
                          <wps:spPr>
                            <a:xfrm>
                              <a:off x="4731372" y="2767106"/>
                              <a:ext cx="294050" cy="0"/>
                            </a:xfrm>
                            <a:prstGeom prst="straightConnector1">
                              <a:avLst/>
                            </a:prstGeom>
                            <a:ln w="28575">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B06F413" id="Canvas 147" o:spid="_x0000_s1400" editas="canvas" style="width:460.5pt;height:299.25pt;mso-position-horizontal-relative:char;mso-position-vertical-relative:line" coordsize="58483,38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">
                  <v:shape id="_x0000_s1401" type="#_x0000_t75" style="position:absolute;width:58483;height:38004;visibility:visible;mso-wrap-style:square">
                    <v:fill o:detectmouseclick="t"/>
                    <v:path o:connecttype="none"/>
                  </v:shape>
                  <v:shape id="Text Box 149" o:spid="_x0000_s1402" type="#_x0000_t202" style="position:absolute;left:95;top:20088;width:11620;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" filled="f" stroked="f" strokeweight=".5pt">
                    <v:textbox>
                      <w:txbxContent>
                        <w:p w14:paraId="57B66563" w14:textId="4BC0897E" w:rsidR="009B0D46" w:rsidRPr="00BF6301" w:rsidRDefault="009B0D46">
                          <w:pPr>
                            <w:jc w:val="center"/>
                            <w:rPr>
                              <w:rFonts w:ascii="Microsoft Sans Serif" w:hAnsi="Microsoft Sans Serif" w:cs="Microsoft Sans Serif"/>
                              <w:b/>
                              <w:color w:val="009999"/>
                              <w:sz w:val="22"/>
                              <w:rPrChange w:id="4003" w:author="Rajo" w:date="2018-05-24T21:18:00Z">
                                <w:rPr/>
                              </w:rPrChange>
                            </w:rPr>
                            <w:pPrChange w:id="4004" w:author="Rajo" w:date="2018-05-24T20:46:00Z">
                              <w:pPr/>
                            </w:pPrChange>
                          </w:pPr>
                          <w:proofErr w:type="spellStart"/>
                          <w:ins w:id="4005" w:author="Rajo" w:date="2018-05-24T20:27:00Z">
                            <w:r w:rsidRPr="00BF6301">
                              <w:rPr>
                                <w:rFonts w:ascii="Microsoft Sans Serif" w:hAnsi="Microsoft Sans Serif" w:cs="Microsoft Sans Serif"/>
                                <w:b/>
                                <w:color w:val="009999"/>
                                <w:sz w:val="22"/>
                                <w:rPrChange w:id="4006" w:author="Rajo" w:date="2018-05-24T21:18:00Z">
                                  <w:rPr/>
                                </w:rPrChange>
                              </w:rPr>
                              <w:t>Davaoci</w:t>
                            </w:r>
                            <w:proofErr w:type="spellEnd"/>
                            <w:r w:rsidRPr="00BF6301">
                              <w:rPr>
                                <w:rFonts w:ascii="Microsoft Sans Serif" w:hAnsi="Microsoft Sans Serif" w:cs="Microsoft Sans Serif"/>
                                <w:b/>
                                <w:color w:val="009999"/>
                                <w:sz w:val="22"/>
                                <w:rPrChange w:id="4007" w:author="Rajo" w:date="2018-05-24T21:18:00Z">
                                  <w:rPr/>
                                </w:rPrChange>
                              </w:rPr>
                              <w:t xml:space="preserve"> </w:t>
                            </w:r>
                            <w:proofErr w:type="spellStart"/>
                            <w:r w:rsidRPr="00BF6301">
                              <w:rPr>
                                <w:rFonts w:ascii="Microsoft Sans Serif" w:hAnsi="Microsoft Sans Serif" w:cs="Microsoft Sans Serif"/>
                                <w:b/>
                                <w:color w:val="009999"/>
                                <w:sz w:val="22"/>
                                <w:rPrChange w:id="4008" w:author="Rajo" w:date="2018-05-24T21:18:00Z">
                                  <w:rPr/>
                                </w:rPrChange>
                              </w:rPr>
                              <w:t>usluge</w:t>
                            </w:r>
                          </w:ins>
                          <w:proofErr w:type="spellEnd"/>
                        </w:p>
                      </w:txbxContent>
                    </v:textbox>
                  </v:shape>
                  <v:group id="Group 160" o:spid="_x0000_s1403" style="position:absolute;left:1809;top:23145;width:8001;height:14478" coordorigin="1238,3141" coordsize="8001,1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roundrect id="Rectangle: Rounded Corners 148" o:spid="_x0000_s1404" style="position:absolute;left:1238;top:3141;width:8001;height:144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" filled="f" strokecolor="#099" strokeweight="2pt">
                      <v:textbox style="layout-flow:vertical;mso-layout-flow-alt:bottom-to-top" inset=",0,0,0"/>
                    </v:roundrect>
                    <v:group id="Group 159" o:spid="_x0000_s1405" style="position:absolute;left:2157;top:9261;width:5995;height:4381" coordorigin="4348,9261" coordsize="5994,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group id="Group 156" o:spid="_x0000_s1406" style="position:absolute;left:4348;top:9261;width:5994;height:4381" coordorigin="4282,9166" coordsize="5994,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">
                        <v:roundrect id="Rectangle: Rounded Corners 425" o:spid="_x0000_s1407" style="position:absolute;left:4282;top:9166;width:5995;height:4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" filled="f" strokecolor="black [3213]" strokeweight="2pt">
                          <v:textbox inset="0,14.4pt,0,0">
                            <w:txbxContent>
                              <w:p w14:paraId="34A09C42" w14:textId="4460EED9" w:rsidR="009B0D46" w:rsidRPr="00E20B88" w:rsidRDefault="009B0D46" w:rsidP="00E20B88">
                                <w:pPr>
                                  <w:pStyle w:val="NormalWeb"/>
                                  <w:spacing w:before="0" w:beforeAutospacing="0" w:after="160" w:afterAutospacing="0" w:line="276" w:lineRule="auto"/>
                                  <w:jc w:val="center"/>
                                  <w:rPr>
                                    <w:color w:val="000000" w:themeColor="text1"/>
                                    <w:rPrChange w:id="4009" w:author="Rajo" w:date="2018-05-24T20:37:00Z">
                                      <w:rPr/>
                                    </w:rPrChange>
                                  </w:rPr>
                                </w:pPr>
                                <w:del w:id="4010" w:author="Rajo" w:date="2018-05-24T20:36:00Z">
                                  <w:r w:rsidRPr="00E20B88" w:rsidDel="00E20B88">
                                    <w:rPr>
                                      <w:rFonts w:ascii="Microsoft Sans Serif" w:eastAsia="Calibri" w:hAnsi="Microsoft Sans Serif"/>
                                      <w:b/>
                                      <w:bCs/>
                                      <w:color w:val="000000" w:themeColor="text1"/>
                                      <w:sz w:val="22"/>
                                      <w:szCs w:val="22"/>
                                      <w:rPrChange w:id="4011" w:author="Rajo" w:date="2018-05-24T20:37:00Z">
                                        <w:rPr>
                                          <w:rFonts w:ascii="Microsoft Sans Serif" w:eastAsia="Calibri" w:hAnsi="Microsoft Sans Serif"/>
                                          <w:b/>
                                          <w:bCs/>
                                          <w:color w:val="008080"/>
                                          <w:sz w:val="22"/>
                                          <w:szCs w:val="22"/>
                                          <w:u w:val="single"/>
                                        </w:rPr>
                                      </w:rPrChange>
                                    </w:rPr>
                                    <w:delText>SP1</w:delText>
                                  </w:r>
                                </w:del>
                                <w:ins w:id="4012" w:author="Rajo" w:date="2018-05-24T20:36:00Z">
                                  <w:r w:rsidRPr="00E20B88">
                                    <w:rPr>
                                      <w:rFonts w:ascii="Microsoft Sans Serif" w:eastAsia="Calibri" w:hAnsi="Microsoft Sans Serif"/>
                                      <w:b/>
                                      <w:bCs/>
                                      <w:color w:val="000000" w:themeColor="text1"/>
                                      <w:sz w:val="22"/>
                                      <w:szCs w:val="22"/>
                                      <w:rPrChange w:id="4013" w:author="Rajo" w:date="2018-05-24T20:37:00Z">
                                        <w:rPr>
                                          <w:rFonts w:ascii="Microsoft Sans Serif" w:eastAsia="Calibri" w:hAnsi="Microsoft Sans Serif"/>
                                          <w:b/>
                                          <w:bCs/>
                                          <w:color w:val="008080"/>
                                          <w:sz w:val="22"/>
                                          <w:szCs w:val="22"/>
                                          <w:u w:val="single"/>
                                        </w:rPr>
                                      </w:rPrChange>
                                    </w:rPr>
                                    <w:t>SP2</w:t>
                                  </w:r>
                                </w:ins>
                              </w:p>
                            </w:txbxContent>
                          </v:textbox>
                        </v:roundrect>
                        <v:line id="Straight Connector 426" o:spid="_x0000_s1408" style="position:absolute;visibility:visible;mso-wrap-style:square" from="4282,10688" to="10277,10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" strokecolor="black [3213]" strokeweight="1.5pt"/>
                      </v:group>
                      <v:shape id="Picture 434" o:spid="_x0000_s1409" type="#_x0000_t75" style="position:absolute;left:4943;top:9646;width:2391;height: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">
                        <v:imagedata r:id="rId24" o:title="" croptop="24346f" cropbottom="24824f" cropleft="12876f" cropright="11698f"/>
                      </v:shape>
                    </v:group>
                    <v:shape id="Picture 436" o:spid="_x0000_s1410" type="#_x0000_t75" style="position:absolute;left:3704;top:15135;width:3321;height:1320;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">
                      <v:imagedata r:id="rId25" o:title="" croptop="24346f" cropbottom="24824f" cropleft="12876f" cropright="11698f"/>
                    </v:shape>
                    <v:group id="Group 158" o:spid="_x0000_s1411" style="position:absolute;left:2157;top:4087;width:6001;height:4387" coordorigin="4342,3801" coordsize="6000,4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group id="Group 154" o:spid="_x0000_s1412" style="position:absolute;left:4342;top:3801;width:6000;height:4387" coordorigin="21526,13231" coordsize="6000,4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roundrect id="Rectangle: Rounded Corners 151" o:spid="_x0000_s1413" style="position:absolute;left:21526;top:13231;width:6001;height:43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" filled="f" strokecolor="black [3213]" strokeweight="2pt">
                          <v:textbox inset="0,14.4pt,0,0">
                            <w:txbxContent>
                              <w:p w14:paraId="2DF2D358" w14:textId="67BEEF3D" w:rsidR="009B0D46" w:rsidRPr="00F92EBD" w:rsidRDefault="009B0D46">
                                <w:pPr>
                                  <w:jc w:val="center"/>
                                  <w:rPr>
                                    <w:rFonts w:ascii="Microsoft Sans Serif" w:hAnsi="Microsoft Sans Serif" w:cs="Microsoft Sans Serif"/>
                                    <w:b/>
                                    <w:color w:val="000000" w:themeColor="text1"/>
                                    <w:sz w:val="22"/>
                                    <w:rPrChange w:id="4014" w:author="Rajo" w:date="2018-05-24T20:33:00Z">
                                      <w:rPr/>
                                    </w:rPrChange>
                                  </w:rPr>
                                  <w:pPrChange w:id="4015" w:author="Rajo" w:date="2018-05-24T20:31:00Z">
                                    <w:pPr/>
                                  </w:pPrChange>
                                </w:pPr>
                                <w:ins w:id="4016" w:author="Rajo" w:date="2018-05-24T20:32:00Z">
                                  <w:r w:rsidRPr="00F92EBD">
                                    <w:rPr>
                                      <w:rFonts w:ascii="Microsoft Sans Serif" w:hAnsi="Microsoft Sans Serif" w:cs="Microsoft Sans Serif"/>
                                      <w:b/>
                                      <w:color w:val="000000" w:themeColor="text1"/>
                                      <w:sz w:val="22"/>
                                      <w:rPrChange w:id="4017" w:author="Rajo" w:date="2018-05-24T20:33:00Z">
                                        <w:rPr>
                                          <w:color w:val="000000" w:themeColor="text1"/>
                                        </w:rPr>
                                      </w:rPrChange>
                                    </w:rPr>
                                    <w:t>SP1</w:t>
                                  </w:r>
                                </w:ins>
                              </w:p>
                            </w:txbxContent>
                          </v:textbox>
                        </v:roundrect>
                        <v:line id="Straight Connector 152" o:spid="_x0000_s1414" style="position:absolute;visibility:visible;mso-wrap-style:square" from="21526,14755" to="27527,147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" strokecolor="black [3213]" strokeweight="1.5pt"/>
                      </v:group>
                      <v:shape id="Picture 439" o:spid="_x0000_s1415" type="#_x0000_t75" style="position:absolute;left:4713;top:4175;width:2388;height: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">
                        <v:imagedata r:id="rId24" o:title="" croptop="24346f" cropbottom="24824f" cropleft="12876f" cropright="11698f"/>
                      </v:shape>
                    </v:group>
                  </v:group>
                  <v:roundrect id="Rectangle: Rounded Corners 161" o:spid="_x0000_s1416" style="position:absolute;left:11334;top:1047;width:37719;height:36576;visibility:visible;mso-wrap-style:square;v-text-anchor:middle" arcsize="575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" filled="f" strokecolor="#e36c0a [2409]" strokeweight="2pt">
                    <v:textbox style="layout-flow:vertical;mso-layout-flow-alt:bottom-to-top" inset=",0,0,0"/>
                  </v:roundrect>
                  <v:group id="Group 441" o:spid="_x0000_s1417" style="position:absolute;left:50387;top:23256;width:8001;height:14478" coordsize="8001,1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">
                    <v:roundrect id="Rectangle: Rounded Corners 442" o:spid="_x0000_s1418" style="position:absolute;width:8001;height:144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" filled="f" strokecolor="#099" strokeweight="2pt">
                      <v:textbox style="layout-flow:vertical;mso-layout-flow-alt:bottom-to-top" inset=",0,0,0"/>
                    </v:roundrect>
                    <v:group id="Group 443" o:spid="_x0000_s1419" style="position:absolute;left:919;top:6119;width:5994;height:4382" coordorigin="919,6119" coordsize="5994,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">
                      <v:group id="Group 450" o:spid="_x0000_s1420" style="position:absolute;left:919;top:6119;width:5994;height:4382" coordorigin="919,6119" coordsize="5994,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">
                        <v:roundrect id="Rectangle: Rounded Corners 452" o:spid="_x0000_s1421" style="position:absolute;left:919;top:6119;width:5994;height:43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" filled="f" strokecolor="black [3213]" strokeweight="2pt">
                          <v:textbox inset="0,14.4pt,0,0">
                            <w:txbxContent>
                              <w:p w14:paraId="79FE4702" w14:textId="07B12264" w:rsidR="009B0D46" w:rsidRPr="00A015A0" w:rsidRDefault="009B0D46" w:rsidP="00F26A7D">
                                <w:pPr>
                                  <w:pStyle w:val="NormalWeb"/>
                                  <w:spacing w:before="0" w:beforeAutospacing="0" w:after="160" w:afterAutospacing="0" w:line="276" w:lineRule="auto"/>
                                  <w:jc w:val="center"/>
                                  <w:rPr>
                                    <w:ins w:id="4018" w:author="Rajo" w:date="2018-05-24T21:00:00Z"/>
                                    <w:color w:val="000000" w:themeColor="text1"/>
                                    <w:rPrChange w:id="4019" w:author="Rajo" w:date="2018-05-24T21:06:00Z">
                                      <w:rPr>
                                        <w:ins w:id="4020" w:author="Rajo" w:date="2018-05-24T21:00:00Z"/>
                                      </w:rPr>
                                    </w:rPrChange>
                                  </w:rPr>
                                </w:pPr>
                                <w:ins w:id="4021" w:author="Rajo" w:date="2018-05-24T21:00:00Z">
                                  <w:r w:rsidRPr="00A015A0">
                                    <w:rPr>
                                      <w:rFonts w:ascii="Microsoft Sans Serif" w:eastAsia="Calibri" w:hAnsi="Microsoft Sans Serif"/>
                                      <w:b/>
                                      <w:bCs/>
                                      <w:color w:val="000000" w:themeColor="text1"/>
                                      <w:sz w:val="22"/>
                                      <w:szCs w:val="22"/>
                                      <w:rPrChange w:id="4022" w:author="Rajo" w:date="2018-05-24T21:06:00Z">
                                        <w:rPr>
                                          <w:rFonts w:ascii="Microsoft Sans Serif" w:eastAsia="Calibri" w:hAnsi="Microsoft Sans Serif"/>
                                          <w:b/>
                                          <w:bCs/>
                                          <w:color w:val="008080"/>
                                          <w:sz w:val="22"/>
                                          <w:szCs w:val="22"/>
                                          <w:u w:val="single"/>
                                        </w:rPr>
                                      </w:rPrChange>
                                    </w:rPr>
                                    <w:t>ExtApp21</w:t>
                                  </w:r>
                                </w:ins>
                              </w:p>
                              <w:p w14:paraId="59B28C31" w14:textId="5A1886F5" w:rsidR="009B0D46" w:rsidRPr="00F26A7D" w:rsidRDefault="009B0D46" w:rsidP="00F26A7D">
                                <w:pPr>
                                  <w:pStyle w:val="NormalWeb"/>
                                  <w:spacing w:before="0" w:beforeAutospacing="0" w:after="160" w:afterAutospacing="0" w:line="276" w:lineRule="auto"/>
                                  <w:jc w:val="center"/>
                                  <w:rPr>
                                    <w:color w:val="31849B" w:themeColor="accent5" w:themeShade="BF"/>
                                    <w:rPrChange w:id="4023" w:author="Rajo" w:date="2018-05-24T20:59:00Z">
                                      <w:rPr/>
                                    </w:rPrChange>
                                  </w:rPr>
                                </w:pPr>
                                <w:del w:id="4024" w:author="Rajo" w:date="2018-05-24T20:59:00Z">
                                  <w:r w:rsidRPr="00F26A7D" w:rsidDel="00F26A7D">
                                    <w:rPr>
                                      <w:rFonts w:ascii="Microsoft Sans Serif" w:eastAsia="Calibri" w:hAnsi="Microsoft Sans Serif"/>
                                      <w:b/>
                                      <w:bCs/>
                                      <w:strike/>
                                      <w:color w:val="31849B" w:themeColor="accent5" w:themeShade="BF"/>
                                      <w:sz w:val="22"/>
                                      <w:szCs w:val="22"/>
                                      <w:rPrChange w:id="4025" w:author="Rajo" w:date="2018-05-24T20:59:00Z">
                                        <w:rPr>
                                          <w:rFonts w:ascii="Microsoft Sans Serif" w:eastAsia="Calibri" w:hAnsi="Microsoft Sans Serif"/>
                                          <w:b/>
                                          <w:bCs/>
                                          <w:strike/>
                                          <w:color w:val="FF0000"/>
                                          <w:sz w:val="22"/>
                                          <w:szCs w:val="22"/>
                                        </w:rPr>
                                      </w:rPrChange>
                                    </w:rPr>
                                    <w:delText>SP1</w:delText>
                                  </w:r>
                                  <w:r w:rsidRPr="00F26A7D" w:rsidDel="00F26A7D">
                                    <w:rPr>
                                      <w:rFonts w:ascii="Microsoft Sans Serif" w:eastAsia="Calibri" w:hAnsi="Microsoft Sans Serif"/>
                                      <w:b/>
                                      <w:bCs/>
                                      <w:color w:val="31849B" w:themeColor="accent5" w:themeShade="BF"/>
                                      <w:sz w:val="22"/>
                                      <w:szCs w:val="22"/>
                                      <w:u w:val="single"/>
                                      <w:rPrChange w:id="4026" w:author="Rajo" w:date="2018-05-24T20:59:00Z">
                                        <w:rPr>
                                          <w:rFonts w:ascii="Microsoft Sans Serif" w:eastAsia="Calibri" w:hAnsi="Microsoft Sans Serif"/>
                                          <w:b/>
                                          <w:bCs/>
                                          <w:color w:val="008080"/>
                                          <w:sz w:val="22"/>
                                          <w:szCs w:val="22"/>
                                          <w:u w:val="single"/>
                                        </w:rPr>
                                      </w:rPrChange>
                                    </w:rPr>
                                    <w:delText>SP2</w:delText>
                                  </w:r>
                                </w:del>
                              </w:p>
                            </w:txbxContent>
                          </v:textbox>
                        </v:roundrect>
                        <v:line id="Straight Connector 453" o:spid="_x0000_s1422" style="position:absolute;visibility:visible;mso-wrap-style:square" from="919,7642" to="691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" strokecolor="black [3213]" strokeweight="1.5pt"/>
                      </v:group>
                      <v:shape id="Picture 451" o:spid="_x0000_s1423" type="#_x0000_t75" style="position:absolute;left:1514;top:6505;width:2391;height: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">
                        <v:imagedata r:id="rId24" o:title="" croptop="24346f" cropbottom="24824f" cropleft="12876f" cropright="11698f"/>
                      </v:shape>
                    </v:group>
                    <v:shape id="Picture 444" o:spid="_x0000_s1424" type="#_x0000_t75" style="position:absolute;left:2466;top:11993;width:3321;height:1321;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">
                      <v:imagedata r:id="rId25" o:title="" croptop="24346f" cropbottom="24824f" cropleft="12876f" cropright="11698f"/>
                    </v:shape>
                    <v:group id="Group 445" o:spid="_x0000_s1425" style="position:absolute;left:919;top:945;width:6001;height:4387" coordorigin="919,945" coordsize="6000,4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">
                      <v:group id="Group 446" o:spid="_x0000_s1426" style="position:absolute;left:919;top:945;width:6001;height:4387" coordorigin="919,945" coordsize="6000,4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">
                        <v:roundrect id="Rectangle: Rounded Corners 448" o:spid="_x0000_s1427" style="position:absolute;left:919;top:945;width:6001;height:43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" filled="f" strokecolor="black [3213]" strokeweight="2pt">
                          <v:textbox inset="0,14.4pt,0,0">
                            <w:txbxContent>
                              <w:p w14:paraId="196E05A0" w14:textId="0C591CA1" w:rsidR="009B0D46" w:rsidRPr="00A015A0" w:rsidRDefault="009B0D46" w:rsidP="00F26A7D">
                                <w:pPr>
                                  <w:pStyle w:val="NormalWeb"/>
                                  <w:spacing w:before="0" w:beforeAutospacing="0" w:after="160" w:afterAutospacing="0" w:line="276" w:lineRule="auto"/>
                                  <w:jc w:val="center"/>
                                  <w:rPr>
                                    <w:color w:val="000000" w:themeColor="text1"/>
                                    <w:rPrChange w:id="4027" w:author="Rajo" w:date="2018-05-24T21:06:00Z">
                                      <w:rPr/>
                                    </w:rPrChange>
                                  </w:rPr>
                                </w:pPr>
                                <w:del w:id="4028" w:author="Rajo" w:date="2018-05-24T20:59:00Z">
                                  <w:r w:rsidRPr="00A015A0" w:rsidDel="00F26A7D">
                                    <w:rPr>
                                      <w:rFonts w:ascii="Microsoft Sans Serif" w:eastAsia="Calibri" w:hAnsi="Microsoft Sans Serif"/>
                                      <w:b/>
                                      <w:bCs/>
                                      <w:color w:val="000000" w:themeColor="text1"/>
                                      <w:sz w:val="22"/>
                                      <w:szCs w:val="22"/>
                                      <w:rPrChange w:id="4029" w:author="Rajo" w:date="2018-05-24T21:06:00Z">
                                        <w:rPr>
                                          <w:rFonts w:ascii="Microsoft Sans Serif" w:eastAsia="Calibri" w:hAnsi="Microsoft Sans Serif"/>
                                          <w:b/>
                                          <w:bCs/>
                                          <w:color w:val="008080"/>
                                          <w:sz w:val="22"/>
                                          <w:szCs w:val="22"/>
                                          <w:u w:val="single"/>
                                        </w:rPr>
                                      </w:rPrChange>
                                    </w:rPr>
                                    <w:delText>SP1</w:delText>
                                  </w:r>
                                </w:del>
                                <w:ins w:id="4030" w:author="Rajo" w:date="2018-05-24T20:59:00Z">
                                  <w:r w:rsidRPr="00A015A0">
                                    <w:rPr>
                                      <w:rFonts w:ascii="Microsoft Sans Serif" w:eastAsia="Calibri" w:hAnsi="Microsoft Sans Serif"/>
                                      <w:b/>
                                      <w:bCs/>
                                      <w:color w:val="000000" w:themeColor="text1"/>
                                      <w:sz w:val="22"/>
                                      <w:szCs w:val="22"/>
                                      <w:rPrChange w:id="4031" w:author="Rajo" w:date="2018-05-24T21:06:00Z">
                                        <w:rPr>
                                          <w:rFonts w:ascii="Microsoft Sans Serif" w:eastAsia="Calibri" w:hAnsi="Microsoft Sans Serif"/>
                                          <w:b/>
                                          <w:bCs/>
                                          <w:color w:val="008080"/>
                                          <w:sz w:val="22"/>
                                          <w:szCs w:val="22"/>
                                          <w:u w:val="single"/>
                                        </w:rPr>
                                      </w:rPrChange>
                                    </w:rPr>
                                    <w:t>Ex</w:t>
                                  </w:r>
                                </w:ins>
                                <w:ins w:id="4032" w:author="Rajo" w:date="2018-05-24T21:00:00Z">
                                  <w:r w:rsidRPr="00A015A0">
                                    <w:rPr>
                                      <w:rFonts w:ascii="Microsoft Sans Serif" w:eastAsia="Calibri" w:hAnsi="Microsoft Sans Serif"/>
                                      <w:b/>
                                      <w:bCs/>
                                      <w:color w:val="000000" w:themeColor="text1"/>
                                      <w:sz w:val="22"/>
                                      <w:szCs w:val="22"/>
                                      <w:rPrChange w:id="4033" w:author="Rajo" w:date="2018-05-24T21:06:00Z">
                                        <w:rPr>
                                          <w:rFonts w:ascii="Microsoft Sans Serif" w:eastAsia="Calibri" w:hAnsi="Microsoft Sans Serif"/>
                                          <w:b/>
                                          <w:bCs/>
                                          <w:color w:val="008080"/>
                                          <w:sz w:val="22"/>
                                          <w:szCs w:val="22"/>
                                          <w:u w:val="single"/>
                                        </w:rPr>
                                      </w:rPrChange>
                                    </w:rPr>
                                    <w:t>t</w:t>
                                  </w:r>
                                </w:ins>
                                <w:ins w:id="4034" w:author="Rajo" w:date="2018-05-24T20:59:00Z">
                                  <w:r w:rsidRPr="00A015A0">
                                    <w:rPr>
                                      <w:rFonts w:ascii="Microsoft Sans Serif" w:eastAsia="Calibri" w:hAnsi="Microsoft Sans Serif"/>
                                      <w:b/>
                                      <w:bCs/>
                                      <w:color w:val="000000" w:themeColor="text1"/>
                                      <w:sz w:val="22"/>
                                      <w:szCs w:val="22"/>
                                      <w:rPrChange w:id="4035" w:author="Rajo" w:date="2018-05-24T21:06:00Z">
                                        <w:rPr>
                                          <w:rFonts w:ascii="Microsoft Sans Serif" w:eastAsia="Calibri" w:hAnsi="Microsoft Sans Serif"/>
                                          <w:b/>
                                          <w:bCs/>
                                          <w:color w:val="008080"/>
                                          <w:sz w:val="22"/>
                                          <w:szCs w:val="22"/>
                                          <w:u w:val="single"/>
                                        </w:rPr>
                                      </w:rPrChange>
                                    </w:rPr>
                                    <w:t>Ap</w:t>
                                  </w:r>
                                </w:ins>
                                <w:ins w:id="4036" w:author="Rajo" w:date="2018-05-24T21:00:00Z">
                                  <w:r w:rsidRPr="00A015A0">
                                    <w:rPr>
                                      <w:rFonts w:ascii="Microsoft Sans Serif" w:eastAsia="Calibri" w:hAnsi="Microsoft Sans Serif"/>
                                      <w:b/>
                                      <w:bCs/>
                                      <w:color w:val="000000" w:themeColor="text1"/>
                                      <w:sz w:val="22"/>
                                      <w:szCs w:val="22"/>
                                      <w:rPrChange w:id="4037" w:author="Rajo" w:date="2018-05-24T21:06:00Z">
                                        <w:rPr>
                                          <w:rFonts w:ascii="Microsoft Sans Serif" w:eastAsia="Calibri" w:hAnsi="Microsoft Sans Serif"/>
                                          <w:b/>
                                          <w:bCs/>
                                          <w:color w:val="008080"/>
                                          <w:sz w:val="22"/>
                                          <w:szCs w:val="22"/>
                                          <w:u w:val="single"/>
                                        </w:rPr>
                                      </w:rPrChange>
                                    </w:rPr>
                                    <w:t>p</w:t>
                                  </w:r>
                                </w:ins>
                                <w:ins w:id="4038" w:author="Rajo" w:date="2018-05-24T20:59:00Z">
                                  <w:r w:rsidRPr="00A015A0">
                                    <w:rPr>
                                      <w:rFonts w:ascii="Microsoft Sans Serif" w:eastAsia="Calibri" w:hAnsi="Microsoft Sans Serif"/>
                                      <w:b/>
                                      <w:bCs/>
                                      <w:color w:val="000000" w:themeColor="text1"/>
                                      <w:sz w:val="22"/>
                                      <w:szCs w:val="22"/>
                                      <w:rPrChange w:id="4039" w:author="Rajo" w:date="2018-05-24T21:06:00Z">
                                        <w:rPr>
                                          <w:rFonts w:ascii="Microsoft Sans Serif" w:eastAsia="Calibri" w:hAnsi="Microsoft Sans Serif"/>
                                          <w:b/>
                                          <w:bCs/>
                                          <w:color w:val="008080"/>
                                          <w:sz w:val="22"/>
                                          <w:szCs w:val="22"/>
                                          <w:u w:val="single"/>
                                        </w:rPr>
                                      </w:rPrChange>
                                    </w:rPr>
                                    <w:t>1</w:t>
                                  </w:r>
                                </w:ins>
                              </w:p>
                            </w:txbxContent>
                          </v:textbox>
                        </v:roundrect>
                        <v:line id="Straight Connector 449" o:spid="_x0000_s1428" style="position:absolute;visibility:visible;mso-wrap-style:square" from="919,2470" to="6920,2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" strokecolor="black [3213]" strokeweight="1.5pt"/>
                      </v:group>
                      <v:shape id="Picture 447" o:spid="_x0000_s1429" type="#_x0000_t75" style="position:absolute;left:1290;top:1320;width:2388;height: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">
                        <v:imagedata r:id="rId24" o:title="" croptop="24346f" cropbottom="24824f" cropleft="12876f" cropright="11698f"/>
                      </v:shape>
                    </v:group>
                  </v:group>
                  <v:shape id="Text Box 149" o:spid="_x0000_s1430" type="#_x0000_t202" style="position:absolute;left:50577;top:18650;width:7906;height:4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" filled="f" stroked="f" strokeweight=".5pt">
                    <v:textbox>
                      <w:txbxContent>
                        <w:p w14:paraId="2A62C9D4" w14:textId="588A172B" w:rsidR="009B0D46" w:rsidRPr="00BF6301" w:rsidRDefault="009B0D46" w:rsidP="00F26A7D">
                          <w:pPr>
                            <w:pStyle w:val="NormalWeb"/>
                            <w:spacing w:before="0" w:beforeAutospacing="0" w:after="160" w:afterAutospacing="0" w:line="276" w:lineRule="auto"/>
                            <w:jc w:val="center"/>
                            <w:rPr>
                              <w:color w:val="009999"/>
                              <w:rPrChange w:id="4040" w:author="Rajo" w:date="2018-05-24T21:18:00Z">
                                <w:rPr/>
                              </w:rPrChange>
                            </w:rPr>
                          </w:pPr>
                          <w:del w:id="4041" w:author="Rajo" w:date="2018-05-24T20:58:00Z">
                            <w:r w:rsidRPr="00BF6301" w:rsidDel="00F26A7D">
                              <w:rPr>
                                <w:rFonts w:ascii="Microsoft Sans Serif" w:eastAsia="Calibri" w:hAnsi="Microsoft Sans Serif"/>
                                <w:b/>
                                <w:bCs/>
                                <w:color w:val="009999"/>
                                <w:sz w:val="22"/>
                                <w:szCs w:val="22"/>
                                <w:rPrChange w:id="4042" w:author="Rajo" w:date="2018-05-24T21:18:00Z">
                                  <w:rPr>
                                    <w:rFonts w:ascii="Microsoft Sans Serif" w:eastAsia="Calibri" w:hAnsi="Microsoft Sans Serif"/>
                                    <w:b/>
                                    <w:bCs/>
                                    <w:color w:val="008080"/>
                                    <w:sz w:val="22"/>
                                    <w:szCs w:val="22"/>
                                    <w:u w:val="single"/>
                                  </w:rPr>
                                </w:rPrChange>
                              </w:rPr>
                              <w:delText>Davaoci usluge</w:delText>
                            </w:r>
                          </w:del>
                          <w:proofErr w:type="spellStart"/>
                          <w:ins w:id="4043" w:author="Rajo" w:date="2018-05-24T20:58:00Z">
                            <w:r w:rsidRPr="00BF6301">
                              <w:rPr>
                                <w:rFonts w:ascii="Microsoft Sans Serif" w:eastAsia="Calibri" w:hAnsi="Microsoft Sans Serif"/>
                                <w:b/>
                                <w:bCs/>
                                <w:color w:val="009999"/>
                                <w:sz w:val="22"/>
                                <w:szCs w:val="22"/>
                                <w:rPrChange w:id="4044" w:author="Rajo" w:date="2018-05-24T21:18:00Z">
                                  <w:rPr>
                                    <w:rFonts w:ascii="Microsoft Sans Serif" w:eastAsia="Calibri" w:hAnsi="Microsoft Sans Serif"/>
                                    <w:b/>
                                    <w:bCs/>
                                    <w:color w:val="008080"/>
                                    <w:sz w:val="22"/>
                                    <w:szCs w:val="22"/>
                                    <w:u w:val="single"/>
                                  </w:rPr>
                                </w:rPrChange>
                              </w:rPr>
                              <w:t>Eksterne</w:t>
                            </w:r>
                            <w:proofErr w:type="spellEnd"/>
                            <w:r w:rsidRPr="00BF6301">
                              <w:rPr>
                                <w:rFonts w:ascii="Microsoft Sans Serif" w:eastAsia="Calibri" w:hAnsi="Microsoft Sans Serif"/>
                                <w:b/>
                                <w:bCs/>
                                <w:color w:val="009999"/>
                                <w:sz w:val="22"/>
                                <w:szCs w:val="22"/>
                                <w:rPrChange w:id="4045" w:author="Rajo" w:date="2018-05-24T21:18:00Z">
                                  <w:rPr>
                                    <w:rFonts w:ascii="Microsoft Sans Serif" w:eastAsia="Calibri" w:hAnsi="Microsoft Sans Serif"/>
                                    <w:b/>
                                    <w:bCs/>
                                    <w:color w:val="008080"/>
                                    <w:sz w:val="22"/>
                                    <w:szCs w:val="22"/>
                                    <w:u w:val="single"/>
                                  </w:rPr>
                                </w:rPrChange>
                              </w:rPr>
                              <w:t xml:space="preserve"> </w:t>
                            </w:r>
                            <w:proofErr w:type="spellStart"/>
                            <w:r w:rsidRPr="00BF6301">
                              <w:rPr>
                                <w:rFonts w:ascii="Microsoft Sans Serif" w:eastAsia="Calibri" w:hAnsi="Microsoft Sans Serif"/>
                                <w:b/>
                                <w:bCs/>
                                <w:color w:val="009999"/>
                                <w:sz w:val="22"/>
                                <w:szCs w:val="22"/>
                                <w:rPrChange w:id="4046" w:author="Rajo" w:date="2018-05-24T21:18:00Z">
                                  <w:rPr>
                                    <w:rFonts w:ascii="Microsoft Sans Serif" w:eastAsia="Calibri" w:hAnsi="Microsoft Sans Serif"/>
                                    <w:b/>
                                    <w:bCs/>
                                    <w:color w:val="008080"/>
                                    <w:sz w:val="22"/>
                                    <w:szCs w:val="22"/>
                                    <w:u w:val="single"/>
                                  </w:rPr>
                                </w:rPrChange>
                              </w:rPr>
                              <w:t>aplikacije</w:t>
                            </w:r>
                          </w:ins>
                          <w:proofErr w:type="spellEnd"/>
                        </w:p>
                      </w:txbxContent>
                    </v:textbox>
                  </v:shape>
                  <v:group id="Group 167" o:spid="_x0000_s1431" style="position:absolute;left:33340;top:2000;width:13818;height:10954" coordorigin="34388,1905" coordsize="13817,10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roundrect id="Rectangle: Rounded Corners 455" o:spid="_x0000_s1432" style="position:absolute;left:34388;top:1905;width:13817;height:10953;visibility:visible;mso-wrap-style:square;v-text-anchor:middle" arcsize="628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" filled="f" strokecolor="#099" strokeweight="2pt">
                      <v:textbox style="layout-flow:vertical;mso-layout-flow-alt:bottom-to-top" inset=",0,0,0"/>
                    </v:roundrect>
                    <v:shape id="Text Box 162" o:spid="_x0000_s1433" type="#_x0000_t202" style="position:absolute;left:36301;top:2126;width:9900;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" filled="f" stroked="f" strokeweight=".5pt">
                      <v:textbox>
                        <w:txbxContent>
                          <w:p w14:paraId="65CAC221" w14:textId="2B02AE67" w:rsidR="009B0D46" w:rsidRPr="00BF6301" w:rsidRDefault="009B0D46" w:rsidP="00A015A0">
                            <w:pPr>
                              <w:pStyle w:val="NormalWeb"/>
                              <w:spacing w:before="0" w:beforeAutospacing="0" w:after="160" w:afterAutospacing="0" w:line="276" w:lineRule="auto"/>
                              <w:jc w:val="center"/>
                              <w:rPr>
                                <w:color w:val="009999"/>
                                <w:rPrChange w:id="4047" w:author="Rajo" w:date="2018-05-24T21:18:00Z">
                                  <w:rPr/>
                                </w:rPrChange>
                              </w:rPr>
                            </w:pPr>
                            <w:del w:id="4048" w:author="Rajo" w:date="2018-05-24T21:02:00Z">
                              <w:r w:rsidRPr="00BF6301" w:rsidDel="00A015A0">
                                <w:rPr>
                                  <w:rFonts w:ascii="Microsoft Sans Serif" w:eastAsia="Calibri" w:hAnsi="Microsoft Sans Serif"/>
                                  <w:b/>
                                  <w:bCs/>
                                  <w:color w:val="009999"/>
                                  <w:sz w:val="22"/>
                                  <w:szCs w:val="22"/>
                                  <w:rPrChange w:id="4049" w:author="Rajo" w:date="2018-05-24T21:18:00Z">
                                    <w:rPr>
                                      <w:rFonts w:ascii="Microsoft Sans Serif" w:eastAsia="Calibri" w:hAnsi="Microsoft Sans Serif"/>
                                      <w:b/>
                                      <w:bCs/>
                                      <w:color w:val="008080"/>
                                      <w:sz w:val="22"/>
                                      <w:szCs w:val="22"/>
                                      <w:u w:val="single"/>
                                    </w:rPr>
                                  </w:rPrChange>
                                </w:rPr>
                                <w:delText xml:space="preserve">Ulazni </w:delText>
                              </w:r>
                            </w:del>
                            <w:proofErr w:type="spellStart"/>
                            <w:ins w:id="4050" w:author="Rajo" w:date="2018-05-24T21:02:00Z">
                              <w:r w:rsidRPr="00BF6301">
                                <w:rPr>
                                  <w:rFonts w:ascii="Microsoft Sans Serif" w:eastAsia="Calibri" w:hAnsi="Microsoft Sans Serif"/>
                                  <w:b/>
                                  <w:bCs/>
                                  <w:color w:val="009999"/>
                                  <w:sz w:val="22"/>
                                  <w:szCs w:val="22"/>
                                  <w:rPrChange w:id="4051" w:author="Rajo" w:date="2018-05-24T21:18:00Z">
                                    <w:rPr>
                                      <w:rFonts w:ascii="Microsoft Sans Serif" w:eastAsia="Calibri" w:hAnsi="Microsoft Sans Serif"/>
                                      <w:b/>
                                      <w:bCs/>
                                      <w:color w:val="008080"/>
                                      <w:sz w:val="22"/>
                                      <w:szCs w:val="22"/>
                                    </w:rPr>
                                  </w:rPrChange>
                                </w:rPr>
                                <w:t>Lokalni</w:t>
                              </w:r>
                              <w:proofErr w:type="spellEnd"/>
                              <w:r w:rsidRPr="00BF6301">
                                <w:rPr>
                                  <w:rFonts w:ascii="Microsoft Sans Serif" w:eastAsia="Calibri" w:hAnsi="Microsoft Sans Serif"/>
                                  <w:b/>
                                  <w:bCs/>
                                  <w:color w:val="009999"/>
                                  <w:sz w:val="22"/>
                                  <w:szCs w:val="22"/>
                                  <w:rPrChange w:id="4052" w:author="Rajo" w:date="2018-05-24T21:18:00Z">
                                    <w:rPr>
                                      <w:rFonts w:ascii="Microsoft Sans Serif" w:eastAsia="Calibri" w:hAnsi="Microsoft Sans Serif"/>
                                      <w:b/>
                                      <w:bCs/>
                                      <w:color w:val="008080"/>
                                      <w:sz w:val="22"/>
                                      <w:szCs w:val="22"/>
                                      <w:u w:val="single"/>
                                    </w:rPr>
                                  </w:rPrChange>
                                </w:rPr>
                                <w:t xml:space="preserve"> </w:t>
                              </w:r>
                            </w:ins>
                            <w:r w:rsidRPr="00BF6301">
                              <w:rPr>
                                <w:rFonts w:ascii="Microsoft Sans Serif" w:eastAsia="Calibri" w:hAnsi="Microsoft Sans Serif"/>
                                <w:b/>
                                <w:bCs/>
                                <w:color w:val="009999"/>
                                <w:sz w:val="22"/>
                                <w:szCs w:val="22"/>
                                <w:rPrChange w:id="4053" w:author="Rajo" w:date="2018-05-24T21:18:00Z">
                                  <w:rPr>
                                    <w:rFonts w:ascii="Microsoft Sans Serif" w:eastAsia="Calibri" w:hAnsi="Microsoft Sans Serif"/>
                                    <w:b/>
                                    <w:bCs/>
                                    <w:color w:val="008080"/>
                                    <w:sz w:val="22"/>
                                    <w:szCs w:val="22"/>
                                    <w:u w:val="single"/>
                                  </w:rPr>
                                </w:rPrChange>
                              </w:rPr>
                              <w:t>autentikatori</w:t>
                            </w:r>
                          </w:p>
                        </w:txbxContent>
                      </v:textbox>
                    </v:shape>
                    <v:roundrect id="Rectangle: Rounded Corners 163" o:spid="_x0000_s1434" style="position:absolute;left:35239;top:6683;width:12287;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" fillcolor="#f79646 [3209]" stroked="f" strokeweight="2pt">
                      <v:textbox inset=",0,0,0">
                        <w:txbxContent>
                          <w:p w14:paraId="3C235EE2" w14:textId="191E1C64" w:rsidR="009B0D46" w:rsidRPr="00A015A0" w:rsidRDefault="009B0D46">
                            <w:pPr>
                              <w:jc w:val="center"/>
                              <w:rPr>
                                <w:rFonts w:ascii="Microsoft Sans Serif" w:hAnsi="Microsoft Sans Serif" w:cs="Microsoft Sans Serif"/>
                                <w:b/>
                                <w:color w:val="000000" w:themeColor="text1"/>
                                <w:sz w:val="20"/>
                                <w:szCs w:val="20"/>
                                <w:rPrChange w:id="4054" w:author="Rajo" w:date="2018-05-24T21:04:00Z">
                                  <w:rPr/>
                                </w:rPrChange>
                              </w:rPr>
                              <w:pPrChange w:id="4055" w:author="Rajo" w:date="2018-05-24T21:03:00Z">
                                <w:pPr/>
                              </w:pPrChange>
                            </w:pPr>
                            <w:proofErr w:type="spellStart"/>
                            <w:ins w:id="4056" w:author="Rajo" w:date="2018-05-24T21:03:00Z">
                              <w:r w:rsidRPr="00A015A0">
                                <w:rPr>
                                  <w:rFonts w:ascii="Microsoft Sans Serif" w:hAnsi="Microsoft Sans Serif" w:cs="Microsoft Sans Serif"/>
                                  <w:b/>
                                  <w:color w:val="000000" w:themeColor="text1"/>
                                  <w:sz w:val="20"/>
                                  <w:szCs w:val="20"/>
                                  <w:rPrChange w:id="4057" w:author="Rajo" w:date="2018-05-24T21:04:00Z">
                                    <w:rPr>
                                      <w:color w:val="000000" w:themeColor="text1"/>
                                    </w:rPr>
                                  </w:rPrChange>
                                </w:rPr>
                                <w:t>Korisničko</w:t>
                              </w:r>
                            </w:ins>
                            <w:proofErr w:type="spellEnd"/>
                            <w:ins w:id="4058" w:author="Rajo" w:date="2018-05-24T21:04:00Z">
                              <w:r w:rsidRPr="00A015A0">
                                <w:rPr>
                                  <w:rFonts w:ascii="Microsoft Sans Serif" w:hAnsi="Microsoft Sans Serif" w:cs="Microsoft Sans Serif"/>
                                  <w:b/>
                                  <w:color w:val="000000" w:themeColor="text1"/>
                                  <w:sz w:val="20"/>
                                  <w:szCs w:val="20"/>
                                  <w:rPrChange w:id="4059" w:author="Rajo" w:date="2018-05-24T21:04:00Z">
                                    <w:rPr>
                                      <w:color w:val="000000" w:themeColor="text1"/>
                                    </w:rPr>
                                  </w:rPrChange>
                                </w:rPr>
                                <w:t>/</w:t>
                              </w:r>
                              <w:proofErr w:type="spellStart"/>
                              <w:r w:rsidRPr="00A015A0">
                                <w:rPr>
                                  <w:rFonts w:ascii="Microsoft Sans Serif" w:hAnsi="Microsoft Sans Serif" w:cs="Microsoft Sans Serif"/>
                                  <w:b/>
                                  <w:color w:val="000000" w:themeColor="text1"/>
                                  <w:sz w:val="20"/>
                                  <w:szCs w:val="20"/>
                                  <w:rPrChange w:id="4060" w:author="Rajo" w:date="2018-05-24T21:04:00Z">
                                    <w:rPr>
                                      <w:color w:val="000000" w:themeColor="text1"/>
                                    </w:rPr>
                                  </w:rPrChange>
                                </w:rPr>
                                <w:t>Lozin</w:t>
                              </w:r>
                              <w:r w:rsidRPr="00A015A0">
                                <w:rPr>
                                  <w:rFonts w:ascii="Microsoft Sans Serif" w:hAnsi="Microsoft Sans Serif" w:cs="Microsoft Sans Serif"/>
                                  <w:b/>
                                  <w:color w:val="000000" w:themeColor="text1"/>
                                  <w:sz w:val="20"/>
                                  <w:szCs w:val="20"/>
                                  <w:rPrChange w:id="4061" w:author="Rajo" w:date="2018-05-24T21:04:00Z">
                                    <w:rPr>
                                      <w:rFonts w:ascii="Microsoft Sans Serif" w:hAnsi="Microsoft Sans Serif" w:cs="Microsoft Sans Serif"/>
                                      <w:color w:val="000000" w:themeColor="text1"/>
                                      <w:sz w:val="20"/>
                                      <w:szCs w:val="20"/>
                                    </w:rPr>
                                  </w:rPrChange>
                                </w:rPr>
                                <w:t>ka</w:t>
                              </w:r>
                            </w:ins>
                            <w:proofErr w:type="spellEnd"/>
                          </w:p>
                        </w:txbxContent>
                      </v:textbox>
                    </v:roundrect>
                    <v:roundrect id="Rectangle: Rounded Corners 457" o:spid="_x0000_s1435" style="position:absolute;left:35159;top:9678;width:12288;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" fillcolor="#f79646 [3209]" stroked="f" strokeweight="2pt">
                      <v:textbox inset=",0,0,0">
                        <w:txbxContent>
                          <w:p w14:paraId="5F7D8BCA" w14:textId="54BA053B" w:rsidR="009B0D46" w:rsidRPr="00A015A0" w:rsidRDefault="009B0D46" w:rsidP="00A015A0">
                            <w:pPr>
                              <w:pStyle w:val="NormalWeb"/>
                              <w:spacing w:before="0" w:beforeAutospacing="0" w:after="160" w:afterAutospacing="0" w:line="276" w:lineRule="auto"/>
                              <w:jc w:val="center"/>
                              <w:rPr>
                                <w:color w:val="000000" w:themeColor="text1"/>
                                <w:rPrChange w:id="4062" w:author="Rajo" w:date="2018-05-24T21:05:00Z">
                                  <w:rPr/>
                                </w:rPrChange>
                              </w:rPr>
                            </w:pPr>
                            <w:del w:id="4063" w:author="Rajo" w:date="2018-05-24T21:05:00Z">
                              <w:r w:rsidRPr="00A015A0" w:rsidDel="00A015A0">
                                <w:rPr>
                                  <w:rFonts w:ascii="Microsoft Sans Serif" w:eastAsia="Calibri" w:hAnsi="Microsoft Sans Serif"/>
                                  <w:b/>
                                  <w:bCs/>
                                  <w:color w:val="000000" w:themeColor="text1"/>
                                  <w:sz w:val="20"/>
                                  <w:szCs w:val="20"/>
                                  <w:rPrChange w:id="4064" w:author="Rajo" w:date="2018-05-24T21:05:00Z">
                                    <w:rPr>
                                      <w:rFonts w:ascii="Microsoft Sans Serif" w:eastAsia="Calibri" w:hAnsi="Microsoft Sans Serif"/>
                                      <w:b/>
                                      <w:bCs/>
                                      <w:color w:val="008080"/>
                                      <w:sz w:val="20"/>
                                      <w:szCs w:val="20"/>
                                      <w:u w:val="single"/>
                                    </w:rPr>
                                  </w:rPrChange>
                                </w:rPr>
                                <w:delText>Korisničko/Lozinka</w:delText>
                              </w:r>
                            </w:del>
                            <w:ins w:id="4065" w:author="Rajo" w:date="2018-05-24T21:05:00Z">
                              <w:r>
                                <w:rPr>
                                  <w:rFonts w:ascii="Microsoft Sans Serif" w:eastAsia="Calibri" w:hAnsi="Microsoft Sans Serif"/>
                                  <w:b/>
                                  <w:bCs/>
                                  <w:color w:val="000000" w:themeColor="text1"/>
                                  <w:sz w:val="20"/>
                                  <w:szCs w:val="20"/>
                                </w:rPr>
                                <w:t>IWA</w:t>
                              </w:r>
                            </w:ins>
                          </w:p>
                        </w:txbxContent>
                      </v:textbox>
                    </v:roundrect>
                  </v:group>
                  <v:group id="Group 166" o:spid="_x0000_s1436" style="position:absolute;left:33340;top:14418;width:13818;height:22183" coordorigin="34388,14382" coordsize="13817,22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shape id="Text Box 162" o:spid="_x0000_s1437" type="#_x0000_t202" style="position:absolute;left:36388;top:14769;width:9900;height:4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" filled="f" stroked="f" strokeweight=".5pt">
                      <v:textbox>
                        <w:txbxContent>
                          <w:p w14:paraId="78BF7FFD" w14:textId="0DD87FF4" w:rsidR="009B0D46" w:rsidRPr="00BF6301" w:rsidRDefault="009B0D46" w:rsidP="00A015A0">
                            <w:pPr>
                              <w:pStyle w:val="NormalWeb"/>
                              <w:spacing w:before="0" w:beforeAutospacing="0" w:after="160" w:afterAutospacing="0" w:line="276" w:lineRule="auto"/>
                              <w:jc w:val="center"/>
                              <w:rPr>
                                <w:color w:val="009999"/>
                                <w:rPrChange w:id="4066" w:author="Rajo" w:date="2018-05-24T21:18:00Z">
                                  <w:rPr/>
                                </w:rPrChange>
                              </w:rPr>
                            </w:pPr>
                            <w:del w:id="4067" w:author="Rajo" w:date="2018-05-24T21:11:00Z">
                              <w:r w:rsidRPr="00BF6301" w:rsidDel="0051718A">
                                <w:rPr>
                                  <w:rFonts w:ascii="Microsoft Sans Serif" w:eastAsia="Calibri" w:hAnsi="Microsoft Sans Serif"/>
                                  <w:b/>
                                  <w:bCs/>
                                  <w:color w:val="009999"/>
                                  <w:sz w:val="22"/>
                                  <w:szCs w:val="22"/>
                                  <w:rPrChange w:id="4068" w:author="Rajo" w:date="2018-05-24T21:18:00Z">
                                    <w:rPr>
                                      <w:rFonts w:ascii="Microsoft Sans Serif" w:eastAsia="Calibri" w:hAnsi="Microsoft Sans Serif"/>
                                      <w:b/>
                                      <w:bCs/>
                                      <w:color w:val="008080"/>
                                      <w:sz w:val="22"/>
                                      <w:szCs w:val="22"/>
                                      <w:u w:val="single"/>
                                    </w:rPr>
                                  </w:rPrChange>
                                </w:rPr>
                                <w:delText xml:space="preserve">Ulazni </w:delText>
                              </w:r>
                            </w:del>
                            <w:proofErr w:type="spellStart"/>
                            <w:ins w:id="4069" w:author="Rajo" w:date="2018-05-24T21:11:00Z">
                              <w:r w:rsidRPr="00BF6301">
                                <w:rPr>
                                  <w:rFonts w:ascii="Microsoft Sans Serif" w:eastAsia="Calibri" w:hAnsi="Microsoft Sans Serif"/>
                                  <w:b/>
                                  <w:bCs/>
                                  <w:color w:val="009999"/>
                                  <w:sz w:val="22"/>
                                  <w:szCs w:val="22"/>
                                  <w:rPrChange w:id="4070" w:author="Rajo" w:date="2018-05-24T21:18:00Z">
                                    <w:rPr>
                                      <w:rFonts w:ascii="Microsoft Sans Serif" w:eastAsia="Calibri" w:hAnsi="Microsoft Sans Serif"/>
                                      <w:b/>
                                      <w:bCs/>
                                      <w:color w:val="008080"/>
                                      <w:sz w:val="22"/>
                                      <w:szCs w:val="22"/>
                                    </w:rPr>
                                  </w:rPrChange>
                                </w:rPr>
                                <w:t>Eksterni</w:t>
                              </w:r>
                              <w:proofErr w:type="spellEnd"/>
                              <w:r w:rsidRPr="00BF6301">
                                <w:rPr>
                                  <w:rFonts w:ascii="Microsoft Sans Serif" w:eastAsia="Calibri" w:hAnsi="Microsoft Sans Serif"/>
                                  <w:b/>
                                  <w:bCs/>
                                  <w:color w:val="009999"/>
                                  <w:sz w:val="22"/>
                                  <w:szCs w:val="22"/>
                                  <w:rPrChange w:id="4071" w:author="Rajo" w:date="2018-05-24T21:18:00Z">
                                    <w:rPr>
                                      <w:rFonts w:ascii="Microsoft Sans Serif" w:eastAsia="Calibri" w:hAnsi="Microsoft Sans Serif"/>
                                      <w:b/>
                                      <w:bCs/>
                                      <w:color w:val="008080"/>
                                      <w:sz w:val="22"/>
                                      <w:szCs w:val="22"/>
                                      <w:u w:val="single"/>
                                    </w:rPr>
                                  </w:rPrChange>
                                </w:rPr>
                                <w:t xml:space="preserve"> </w:t>
                              </w:r>
                            </w:ins>
                            <w:r w:rsidRPr="00BF6301">
                              <w:rPr>
                                <w:rFonts w:ascii="Microsoft Sans Serif" w:eastAsia="Calibri" w:hAnsi="Microsoft Sans Serif"/>
                                <w:b/>
                                <w:bCs/>
                                <w:color w:val="009999"/>
                                <w:sz w:val="22"/>
                                <w:szCs w:val="22"/>
                                <w:rPrChange w:id="4072" w:author="Rajo" w:date="2018-05-24T21:18:00Z">
                                  <w:rPr>
                                    <w:rFonts w:ascii="Microsoft Sans Serif" w:eastAsia="Calibri" w:hAnsi="Microsoft Sans Serif"/>
                                    <w:b/>
                                    <w:bCs/>
                                    <w:color w:val="008080"/>
                                    <w:sz w:val="22"/>
                                    <w:szCs w:val="22"/>
                                    <w:u w:val="single"/>
                                  </w:rPr>
                                </w:rPrChange>
                              </w:rPr>
                              <w:t>autentikatori</w:t>
                            </w:r>
                          </w:p>
                        </w:txbxContent>
                      </v:textbox>
                    </v:shape>
                    <v:roundrect id="Rectangle: Rounded Corners 459" o:spid="_x0000_s1438" style="position:absolute;left:34388;top:14382;width:13817;height:22184;visibility:visible;mso-wrap-style:square;v-text-anchor:middle" arcsize="509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" filled="f" strokecolor="#099" strokeweight="2pt">
                      <v:textbox style="layout-flow:vertical;mso-layout-flow-alt:bottom-to-top" inset=",0,0,0"/>
                    </v:roundrect>
                    <v:roundrect id="Rectangle: Rounded Corners 460" o:spid="_x0000_s1439" style="position:absolute;left:35159;top:19223;width:12288;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" fillcolor="#f79646 [3209]" stroked="f" strokeweight="2pt">
                      <v:textbox inset=",0,0,0">
                        <w:txbxContent>
                          <w:p w14:paraId="17BCB9F8" w14:textId="6F25B4E6" w:rsidR="009B0D46" w:rsidRPr="0051718A" w:rsidRDefault="009B0D46" w:rsidP="0051718A">
                            <w:pPr>
                              <w:pStyle w:val="NormalWeb"/>
                              <w:spacing w:before="0" w:beforeAutospacing="0" w:after="160" w:afterAutospacing="0" w:line="276" w:lineRule="auto"/>
                              <w:jc w:val="center"/>
                              <w:rPr>
                                <w:color w:val="000000" w:themeColor="text1"/>
                                <w:rPrChange w:id="4073" w:author="Rajo" w:date="2018-05-24T21:09:00Z">
                                  <w:rPr/>
                                </w:rPrChange>
                              </w:rPr>
                            </w:pPr>
                            <w:del w:id="4074" w:author="Rajo" w:date="2018-05-24T21:08:00Z">
                              <w:r w:rsidRPr="0051718A" w:rsidDel="0051718A">
                                <w:rPr>
                                  <w:rFonts w:ascii="Microsoft Sans Serif" w:eastAsia="Calibri" w:hAnsi="Microsoft Sans Serif"/>
                                  <w:b/>
                                  <w:bCs/>
                                  <w:color w:val="000000" w:themeColor="text1"/>
                                  <w:sz w:val="20"/>
                                  <w:szCs w:val="20"/>
                                  <w:rPrChange w:id="4075" w:author="Rajo" w:date="2018-05-24T21:09:00Z">
                                    <w:rPr>
                                      <w:rFonts w:ascii="Microsoft Sans Serif" w:eastAsia="Calibri" w:hAnsi="Microsoft Sans Serif"/>
                                      <w:b/>
                                      <w:bCs/>
                                      <w:color w:val="008080"/>
                                      <w:sz w:val="20"/>
                                      <w:szCs w:val="20"/>
                                      <w:u w:val="single"/>
                                    </w:rPr>
                                  </w:rPrChange>
                                </w:rPr>
                                <w:delText>Korisničko/Lozinka</w:delText>
                              </w:r>
                            </w:del>
                            <w:ins w:id="4076" w:author="Rajo" w:date="2018-05-24T21:08:00Z">
                              <w:r w:rsidRPr="0051718A">
                                <w:rPr>
                                  <w:rFonts w:ascii="Microsoft Sans Serif" w:eastAsia="Calibri" w:hAnsi="Microsoft Sans Serif"/>
                                  <w:b/>
                                  <w:bCs/>
                                  <w:color w:val="000000" w:themeColor="text1"/>
                                  <w:sz w:val="20"/>
                                  <w:szCs w:val="20"/>
                                  <w:rPrChange w:id="4077" w:author="Rajo" w:date="2018-05-24T21:09:00Z">
                                    <w:rPr>
                                      <w:rFonts w:ascii="Microsoft Sans Serif" w:eastAsia="Calibri" w:hAnsi="Microsoft Sans Serif"/>
                                      <w:b/>
                                      <w:bCs/>
                                      <w:color w:val="008080"/>
                                      <w:sz w:val="20"/>
                                      <w:szCs w:val="20"/>
                                    </w:rPr>
                                  </w:rPrChange>
                                </w:rPr>
                                <w:t>Open</w:t>
                              </w:r>
                            </w:ins>
                            <w:ins w:id="4078" w:author="Rajo" w:date="2018-05-24T21:09:00Z">
                              <w:r w:rsidRPr="0051718A">
                                <w:rPr>
                                  <w:rFonts w:ascii="Microsoft Sans Serif" w:eastAsia="Calibri" w:hAnsi="Microsoft Sans Serif"/>
                                  <w:b/>
                                  <w:bCs/>
                                  <w:color w:val="000000" w:themeColor="text1"/>
                                  <w:sz w:val="20"/>
                                  <w:szCs w:val="20"/>
                                  <w:rPrChange w:id="4079" w:author="Rajo" w:date="2018-05-24T21:09:00Z">
                                    <w:rPr>
                                      <w:rFonts w:ascii="Microsoft Sans Serif" w:eastAsia="Calibri" w:hAnsi="Microsoft Sans Serif"/>
                                      <w:b/>
                                      <w:bCs/>
                                      <w:color w:val="008080"/>
                                      <w:sz w:val="20"/>
                                      <w:szCs w:val="20"/>
                                    </w:rPr>
                                  </w:rPrChange>
                                </w:rPr>
                                <w:t xml:space="preserve"> ID Connect</w:t>
                              </w:r>
                            </w:ins>
                          </w:p>
                        </w:txbxContent>
                      </v:textbox>
                    </v:roundrect>
                    <v:roundrect id="Rectangle: Rounded Corners 461" o:spid="_x0000_s1440" style="position:absolute;left:35159;top:22078;width:12288;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" fillcolor="#f79646 [3209]" stroked="f" strokeweight="2pt">
                      <v:textbox inset=",0,0,0">
                        <w:txbxContent>
                          <w:p w14:paraId="180E9F1D" w14:textId="73FD683F" w:rsidR="009B0D46" w:rsidRPr="0051718A" w:rsidRDefault="009B0D46" w:rsidP="0051718A">
                            <w:pPr>
                              <w:pStyle w:val="NormalWeb"/>
                              <w:spacing w:before="0" w:beforeAutospacing="0" w:after="160" w:afterAutospacing="0" w:line="276" w:lineRule="auto"/>
                              <w:jc w:val="center"/>
                              <w:rPr>
                                <w:color w:val="000000" w:themeColor="text1"/>
                                <w:rPrChange w:id="4080" w:author="Rajo" w:date="2018-05-24T21:09:00Z">
                                  <w:rPr/>
                                </w:rPrChange>
                              </w:rPr>
                            </w:pPr>
                            <w:del w:id="4081" w:author="Rajo" w:date="2018-05-24T21:09:00Z">
                              <w:r w:rsidRPr="0051718A" w:rsidDel="0051718A">
                                <w:rPr>
                                  <w:rFonts w:ascii="Microsoft Sans Serif" w:eastAsia="Calibri" w:hAnsi="Microsoft Sans Serif"/>
                                  <w:b/>
                                  <w:bCs/>
                                  <w:color w:val="000000" w:themeColor="text1"/>
                                  <w:sz w:val="20"/>
                                  <w:szCs w:val="20"/>
                                  <w:rPrChange w:id="4082" w:author="Rajo" w:date="2018-05-24T21:09:00Z">
                                    <w:rPr>
                                      <w:rFonts w:ascii="Microsoft Sans Serif" w:eastAsia="Calibri" w:hAnsi="Microsoft Sans Serif"/>
                                      <w:b/>
                                      <w:bCs/>
                                      <w:color w:val="008080"/>
                                      <w:sz w:val="20"/>
                                      <w:szCs w:val="20"/>
                                      <w:u w:val="single"/>
                                    </w:rPr>
                                  </w:rPrChange>
                                </w:rPr>
                                <w:delText>Korisničko/Lozinka</w:delText>
                              </w:r>
                            </w:del>
                            <w:ins w:id="4083" w:author="Rajo" w:date="2018-05-24T21:09:00Z">
                              <w:r w:rsidRPr="0051718A">
                                <w:rPr>
                                  <w:rFonts w:ascii="Microsoft Sans Serif" w:eastAsia="Calibri" w:hAnsi="Microsoft Sans Serif"/>
                                  <w:b/>
                                  <w:bCs/>
                                  <w:color w:val="000000" w:themeColor="text1"/>
                                  <w:sz w:val="20"/>
                                  <w:szCs w:val="20"/>
                                  <w:rPrChange w:id="4084" w:author="Rajo" w:date="2018-05-24T21:09:00Z">
                                    <w:rPr>
                                      <w:rFonts w:ascii="Microsoft Sans Serif" w:eastAsia="Calibri" w:hAnsi="Microsoft Sans Serif"/>
                                      <w:b/>
                                      <w:bCs/>
                                      <w:color w:val="008080"/>
                                      <w:sz w:val="20"/>
                                      <w:szCs w:val="20"/>
                                      <w:u w:val="single"/>
                                    </w:rPr>
                                  </w:rPrChange>
                                </w:rPr>
                                <w:t>OAuth</w:t>
                              </w:r>
                            </w:ins>
                          </w:p>
                        </w:txbxContent>
                      </v:textbox>
                    </v:roundrect>
                    <v:roundrect id="Rectangle: Rounded Corners 462" o:spid="_x0000_s1441" style="position:absolute;left:35159;top:25031;width:12288;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" fillcolor="#f79646 [3209]" stroked="f" strokeweight="2pt">
                      <v:textbox inset=",0,0,0">
                        <w:txbxContent>
                          <w:p w14:paraId="757C6413" w14:textId="7272FFD9" w:rsidR="009B0D46" w:rsidRPr="0051718A" w:rsidRDefault="009B0D46" w:rsidP="0051718A">
                            <w:pPr>
                              <w:pStyle w:val="NormalWeb"/>
                              <w:spacing w:before="0" w:beforeAutospacing="0" w:after="160" w:afterAutospacing="0" w:line="276" w:lineRule="auto"/>
                              <w:jc w:val="center"/>
                              <w:rPr>
                                <w:color w:val="000000" w:themeColor="text1"/>
                                <w:rPrChange w:id="4085" w:author="Rajo" w:date="2018-05-24T21:10:00Z">
                                  <w:rPr/>
                                </w:rPrChange>
                              </w:rPr>
                            </w:pPr>
                            <w:del w:id="4086" w:author="Rajo" w:date="2018-05-24T21:10:00Z">
                              <w:r w:rsidRPr="0051718A" w:rsidDel="0051718A">
                                <w:rPr>
                                  <w:rFonts w:ascii="Microsoft Sans Serif" w:eastAsia="Calibri" w:hAnsi="Microsoft Sans Serif"/>
                                  <w:b/>
                                  <w:bCs/>
                                  <w:color w:val="000000" w:themeColor="text1"/>
                                  <w:sz w:val="20"/>
                                  <w:szCs w:val="20"/>
                                  <w:rPrChange w:id="4087" w:author="Rajo" w:date="2018-05-24T21:10:00Z">
                                    <w:rPr>
                                      <w:rFonts w:ascii="Microsoft Sans Serif" w:eastAsia="Calibri" w:hAnsi="Microsoft Sans Serif"/>
                                      <w:b/>
                                      <w:bCs/>
                                      <w:color w:val="008080"/>
                                      <w:sz w:val="20"/>
                                      <w:szCs w:val="20"/>
                                      <w:u w:val="single"/>
                                    </w:rPr>
                                  </w:rPrChange>
                                </w:rPr>
                                <w:delText>Korisničko/Lozinka</w:delText>
                              </w:r>
                            </w:del>
                            <w:ins w:id="4088" w:author="Rajo" w:date="2018-05-24T21:10:00Z">
                              <w:r w:rsidRPr="0051718A">
                                <w:rPr>
                                  <w:rFonts w:ascii="Microsoft Sans Serif" w:eastAsia="Calibri" w:hAnsi="Microsoft Sans Serif"/>
                                  <w:b/>
                                  <w:bCs/>
                                  <w:color w:val="000000" w:themeColor="text1"/>
                                  <w:sz w:val="20"/>
                                  <w:szCs w:val="20"/>
                                  <w:rPrChange w:id="4089" w:author="Rajo" w:date="2018-05-24T21:10:00Z">
                                    <w:rPr>
                                      <w:rFonts w:ascii="Microsoft Sans Serif" w:eastAsia="Calibri" w:hAnsi="Microsoft Sans Serif"/>
                                      <w:b/>
                                      <w:bCs/>
                                      <w:color w:val="008080"/>
                                      <w:sz w:val="20"/>
                                      <w:szCs w:val="20"/>
                                      <w:u w:val="single"/>
                                    </w:rPr>
                                  </w:rPrChange>
                                </w:rPr>
                                <w:t>SAML SSO</w:t>
                              </w:r>
                            </w:ins>
                          </w:p>
                        </w:txbxContent>
                      </v:textbox>
                    </v:roundrect>
                    <v:roundrect id="Rectangle: Rounded Corners 463" o:spid="_x0000_s1442" style="position:absolute;left:35340;top:27984;width:12287;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" fillcolor="#f79646 [3209]" stroked="f" strokeweight="2pt">
                      <v:textbox inset=",0,0,0">
                        <w:txbxContent>
                          <w:p w14:paraId="6D80883B" w14:textId="656E4CA6" w:rsidR="009B0D46" w:rsidRPr="0051718A" w:rsidRDefault="009B0D46" w:rsidP="0051718A">
                            <w:pPr>
                              <w:pStyle w:val="NormalWeb"/>
                              <w:spacing w:before="0" w:beforeAutospacing="0" w:after="160" w:afterAutospacing="0" w:line="276" w:lineRule="auto"/>
                              <w:jc w:val="center"/>
                              <w:rPr>
                                <w:color w:val="000000" w:themeColor="text1"/>
                                <w:rPrChange w:id="4090" w:author="Rajo" w:date="2018-05-24T21:10:00Z">
                                  <w:rPr/>
                                </w:rPrChange>
                              </w:rPr>
                            </w:pPr>
                            <w:del w:id="4091" w:author="Rajo" w:date="2018-05-24T21:10:00Z">
                              <w:r w:rsidRPr="0051718A" w:rsidDel="0051718A">
                                <w:rPr>
                                  <w:rFonts w:ascii="Microsoft Sans Serif" w:eastAsia="Calibri" w:hAnsi="Microsoft Sans Serif"/>
                                  <w:b/>
                                  <w:bCs/>
                                  <w:color w:val="000000" w:themeColor="text1"/>
                                  <w:sz w:val="20"/>
                                  <w:szCs w:val="20"/>
                                  <w:rPrChange w:id="4092" w:author="Rajo" w:date="2018-05-24T21:10:00Z">
                                    <w:rPr>
                                      <w:rFonts w:ascii="Microsoft Sans Serif" w:eastAsia="Calibri" w:hAnsi="Microsoft Sans Serif"/>
                                      <w:b/>
                                      <w:bCs/>
                                      <w:color w:val="008080"/>
                                      <w:sz w:val="20"/>
                                      <w:szCs w:val="20"/>
                                      <w:u w:val="single"/>
                                    </w:rPr>
                                  </w:rPrChange>
                                </w:rPr>
                                <w:delText>Korisničko/Lozinka</w:delText>
                              </w:r>
                            </w:del>
                            <w:ins w:id="4093" w:author="Rajo" w:date="2018-05-24T21:10:00Z">
                              <w:r w:rsidRPr="0051718A">
                                <w:rPr>
                                  <w:rFonts w:ascii="Microsoft Sans Serif" w:eastAsia="Calibri" w:hAnsi="Microsoft Sans Serif"/>
                                  <w:b/>
                                  <w:bCs/>
                                  <w:color w:val="000000" w:themeColor="text1"/>
                                  <w:sz w:val="20"/>
                                  <w:szCs w:val="20"/>
                                  <w:rPrChange w:id="4094" w:author="Rajo" w:date="2018-05-24T21:10:00Z">
                                    <w:rPr>
                                      <w:rFonts w:ascii="Microsoft Sans Serif" w:eastAsia="Calibri" w:hAnsi="Microsoft Sans Serif"/>
                                      <w:b/>
                                      <w:bCs/>
                                      <w:color w:val="008080"/>
                                      <w:sz w:val="20"/>
                                      <w:szCs w:val="20"/>
                                      <w:u w:val="single"/>
                                    </w:rPr>
                                  </w:rPrChange>
                                </w:rPr>
                                <w:t>Passive STS</w:t>
                              </w:r>
                            </w:ins>
                          </w:p>
                        </w:txbxContent>
                      </v:textbox>
                    </v:roundrect>
                    <v:roundrect id="Rectangle: Rounded Corners 464" o:spid="_x0000_s1443" style="position:absolute;left:35340;top:30936;width:12287;height:23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" fillcolor="#f79646 [3209]" stroked="f" strokeweight="2pt">
                      <v:textbox inset=",0,0,0">
                        <w:txbxContent>
                          <w:p w14:paraId="51CCFFFF" w14:textId="2A51C987" w:rsidR="009B0D46" w:rsidRPr="0051718A" w:rsidRDefault="009B0D46" w:rsidP="0051718A">
                            <w:pPr>
                              <w:pStyle w:val="NormalWeb"/>
                              <w:spacing w:before="0" w:beforeAutospacing="0" w:after="160" w:afterAutospacing="0" w:line="276" w:lineRule="auto"/>
                              <w:jc w:val="center"/>
                              <w:rPr>
                                <w:color w:val="000000" w:themeColor="text1"/>
                                <w:rPrChange w:id="4095" w:author="Rajo" w:date="2018-05-24T21:10:00Z">
                                  <w:rPr/>
                                </w:rPrChange>
                              </w:rPr>
                            </w:pPr>
                            <w:del w:id="4096" w:author="Rajo" w:date="2018-05-24T21:10:00Z">
                              <w:r w:rsidRPr="0051718A" w:rsidDel="0051718A">
                                <w:rPr>
                                  <w:rFonts w:ascii="Microsoft Sans Serif" w:eastAsia="Calibri" w:hAnsi="Microsoft Sans Serif"/>
                                  <w:b/>
                                  <w:bCs/>
                                  <w:color w:val="000000" w:themeColor="text1"/>
                                  <w:sz w:val="20"/>
                                  <w:szCs w:val="20"/>
                                  <w:rPrChange w:id="4097" w:author="Rajo" w:date="2018-05-24T21:10:00Z">
                                    <w:rPr>
                                      <w:rFonts w:ascii="Microsoft Sans Serif" w:eastAsia="Calibri" w:hAnsi="Microsoft Sans Serif"/>
                                      <w:b/>
                                      <w:bCs/>
                                      <w:color w:val="008080"/>
                                      <w:sz w:val="20"/>
                                      <w:szCs w:val="20"/>
                                      <w:u w:val="single"/>
                                    </w:rPr>
                                  </w:rPrChange>
                                </w:rPr>
                                <w:delText>Korisničko/Lozinka</w:delText>
                              </w:r>
                            </w:del>
                            <w:ins w:id="4098" w:author="Rajo" w:date="2018-05-24T21:10:00Z">
                              <w:r w:rsidRPr="0051718A">
                                <w:rPr>
                                  <w:rFonts w:ascii="Microsoft Sans Serif" w:eastAsia="Calibri" w:hAnsi="Microsoft Sans Serif"/>
                                  <w:b/>
                                  <w:bCs/>
                                  <w:color w:val="000000" w:themeColor="text1"/>
                                  <w:sz w:val="20"/>
                                  <w:szCs w:val="20"/>
                                  <w:rPrChange w:id="4099" w:author="Rajo" w:date="2018-05-24T21:10:00Z">
                                    <w:rPr>
                                      <w:rFonts w:ascii="Microsoft Sans Serif" w:eastAsia="Calibri" w:hAnsi="Microsoft Sans Serif"/>
                                      <w:b/>
                                      <w:bCs/>
                                      <w:color w:val="008080"/>
                                      <w:sz w:val="20"/>
                                      <w:szCs w:val="20"/>
                                      <w:u w:val="single"/>
                                    </w:rPr>
                                  </w:rPrChange>
                                </w:rPr>
                                <w:t>Facebook</w:t>
                              </w:r>
                            </w:ins>
                          </w:p>
                        </w:txbxContent>
                      </v:textbox>
                    </v:roundrect>
                    <v:roundrect id="Rectangle: Rounded Corners 465" o:spid="_x0000_s1444" style="position:absolute;left:35340;top:33794;width:12287;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" fillcolor="#f79646 [3209]" stroked="f" strokeweight="2pt">
                      <v:textbox inset=",0,0,0">
                        <w:txbxContent>
                          <w:p w14:paraId="72213508" w14:textId="6F88C2BC" w:rsidR="009B0D46" w:rsidRPr="0051718A" w:rsidRDefault="009B0D46" w:rsidP="0051718A">
                            <w:pPr>
                              <w:pStyle w:val="NormalWeb"/>
                              <w:spacing w:before="0" w:beforeAutospacing="0" w:after="160" w:afterAutospacing="0" w:line="276" w:lineRule="auto"/>
                              <w:jc w:val="center"/>
                              <w:rPr>
                                <w:color w:val="000000" w:themeColor="text1"/>
                                <w:rPrChange w:id="4100" w:author="Rajo" w:date="2018-05-24T21:10:00Z">
                                  <w:rPr/>
                                </w:rPrChange>
                              </w:rPr>
                            </w:pPr>
                            <w:del w:id="4101" w:author="Rajo" w:date="2018-05-24T21:10:00Z">
                              <w:r w:rsidRPr="0051718A" w:rsidDel="0051718A">
                                <w:rPr>
                                  <w:rFonts w:ascii="Microsoft Sans Serif" w:eastAsia="Calibri" w:hAnsi="Microsoft Sans Serif"/>
                                  <w:b/>
                                  <w:bCs/>
                                  <w:color w:val="000000" w:themeColor="text1"/>
                                  <w:sz w:val="20"/>
                                  <w:szCs w:val="20"/>
                                  <w:rPrChange w:id="4102" w:author="Rajo" w:date="2018-05-24T21:10:00Z">
                                    <w:rPr>
                                      <w:rFonts w:ascii="Microsoft Sans Serif" w:eastAsia="Calibri" w:hAnsi="Microsoft Sans Serif"/>
                                      <w:b/>
                                      <w:bCs/>
                                      <w:color w:val="008080"/>
                                      <w:sz w:val="20"/>
                                      <w:szCs w:val="20"/>
                                      <w:u w:val="single"/>
                                    </w:rPr>
                                  </w:rPrChange>
                                </w:rPr>
                                <w:delText>Korisničko/Lozinka</w:delText>
                              </w:r>
                            </w:del>
                            <w:ins w:id="4103" w:author="Rajo" w:date="2018-05-24T21:10:00Z">
                              <w:r w:rsidRPr="0051718A">
                                <w:rPr>
                                  <w:rFonts w:ascii="Microsoft Sans Serif" w:eastAsia="Calibri" w:hAnsi="Microsoft Sans Serif"/>
                                  <w:b/>
                                  <w:bCs/>
                                  <w:color w:val="000000" w:themeColor="text1"/>
                                  <w:sz w:val="20"/>
                                  <w:szCs w:val="20"/>
                                  <w:rPrChange w:id="4104" w:author="Rajo" w:date="2018-05-24T21:10:00Z">
                                    <w:rPr>
                                      <w:rFonts w:ascii="Microsoft Sans Serif" w:eastAsia="Calibri" w:hAnsi="Microsoft Sans Serif"/>
                                      <w:b/>
                                      <w:bCs/>
                                      <w:color w:val="008080"/>
                                      <w:sz w:val="20"/>
                                      <w:szCs w:val="20"/>
                                      <w:u w:val="single"/>
                                    </w:rPr>
                                  </w:rPrChange>
                                </w:rPr>
                                <w:t>Google</w:t>
                              </w:r>
                            </w:ins>
                          </w:p>
                        </w:txbxContent>
                      </v:textbox>
                    </v:roundrect>
                  </v:group>
                  <v:group id="Group 165" o:spid="_x0000_s1445" style="position:absolute;left:13623;top:15335;width:15345;height:21266" coordorigin="12480,15329" coordsize="15345,2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v:roundrect id="Rectangle: Rounded Corners 440" o:spid="_x0000_s1446" style="position:absolute;left:12480;top:15329;width:15345;height:21266;visibility:visible;mso-wrap-style:square;v-text-anchor:middle" arcsize="454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" filled="f" strokecolor="#099" strokeweight="2pt">
                      <v:textbox style="layout-flow:vertical;mso-layout-flow-alt:bottom-to-top" inset=",0,0,0"/>
                    </v:roundrect>
                    <v:shape id="Text Box 162" o:spid="_x0000_s1447" type="#_x0000_t202" style="position:absolute;left:15144;top:15430;width:9906;height:4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" filled="f" stroked="f" strokeweight=".5pt">
                      <v:textbox>
                        <w:txbxContent>
                          <w:p w14:paraId="18442ECB" w14:textId="69615D33" w:rsidR="009B0D46" w:rsidRPr="00BF6301" w:rsidRDefault="009B0D46">
                            <w:pPr>
                              <w:jc w:val="center"/>
                              <w:rPr>
                                <w:rFonts w:ascii="Microsoft Sans Serif" w:hAnsi="Microsoft Sans Serif" w:cs="Microsoft Sans Serif"/>
                                <w:b/>
                                <w:color w:val="009999"/>
                                <w:sz w:val="22"/>
                                <w:rPrChange w:id="4105" w:author="Rajo" w:date="2018-05-24T21:18:00Z">
                                  <w:rPr/>
                                </w:rPrChange>
                              </w:rPr>
                              <w:pPrChange w:id="4106" w:author="Rajo" w:date="2018-05-24T20:54:00Z">
                                <w:pPr/>
                              </w:pPrChange>
                            </w:pPr>
                            <w:proofErr w:type="spellStart"/>
                            <w:ins w:id="4107" w:author="Rajo" w:date="2018-05-24T20:54:00Z">
                              <w:r w:rsidRPr="00BF6301">
                                <w:rPr>
                                  <w:rFonts w:ascii="Microsoft Sans Serif" w:hAnsi="Microsoft Sans Serif" w:cs="Microsoft Sans Serif"/>
                                  <w:b/>
                                  <w:color w:val="009999"/>
                                  <w:sz w:val="22"/>
                                  <w:rPrChange w:id="4108" w:author="Rajo" w:date="2018-05-24T21:18:00Z">
                                    <w:rPr/>
                                  </w:rPrChange>
                                </w:rPr>
                                <w:t>Ulazni</w:t>
                              </w:r>
                              <w:proofErr w:type="spellEnd"/>
                              <w:r w:rsidRPr="00BF6301">
                                <w:rPr>
                                  <w:rFonts w:ascii="Microsoft Sans Serif" w:hAnsi="Microsoft Sans Serif" w:cs="Microsoft Sans Serif"/>
                                  <w:b/>
                                  <w:color w:val="009999"/>
                                  <w:sz w:val="22"/>
                                  <w:rPrChange w:id="4109" w:author="Rajo" w:date="2018-05-24T21:18:00Z">
                                    <w:rPr/>
                                  </w:rPrChange>
                                </w:rPr>
                                <w:t xml:space="preserve"> autentikatori</w:t>
                              </w:r>
                            </w:ins>
                          </w:p>
                        </w:txbxContent>
                      </v:textbox>
                    </v:shape>
                    <v:roundrect id="Rectangle: Rounded Corners 467" o:spid="_x0000_s1448" style="position:absolute;left:13230;top:19630;width:14011;height:33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" fillcolor="#099" stroked="f" strokeweight="2pt">
                      <v:textbox inset=",0,0,0">
                        <w:txbxContent>
                          <w:p w14:paraId="25355438" w14:textId="1AA0477A" w:rsidR="009B0D46" w:rsidRPr="00BF6301" w:rsidRDefault="009B0D46" w:rsidP="0051718A">
                            <w:pPr>
                              <w:pStyle w:val="NormalWeb"/>
                              <w:spacing w:before="0" w:beforeAutospacing="0" w:after="160" w:afterAutospacing="0" w:line="276" w:lineRule="auto"/>
                              <w:jc w:val="center"/>
                              <w:rPr>
                                <w:color w:val="FFFFFF" w:themeColor="background1"/>
                                <w:rPrChange w:id="4110" w:author="Rajo" w:date="2018-05-24T21:18:00Z">
                                  <w:rPr/>
                                </w:rPrChange>
                              </w:rPr>
                            </w:pPr>
                            <w:del w:id="4111" w:author="Rajo" w:date="2018-05-24T21:15:00Z">
                              <w:r w:rsidRPr="00BF6301" w:rsidDel="0051718A">
                                <w:rPr>
                                  <w:rFonts w:ascii="Microsoft Sans Serif" w:eastAsia="Calibri" w:hAnsi="Microsoft Sans Serif"/>
                                  <w:b/>
                                  <w:bCs/>
                                  <w:color w:val="FFFFFF" w:themeColor="background1"/>
                                  <w:sz w:val="20"/>
                                  <w:szCs w:val="20"/>
                                  <w:rPrChange w:id="4112" w:author="Rajo" w:date="2018-05-24T21:18:00Z">
                                    <w:rPr>
                                      <w:rFonts w:ascii="Microsoft Sans Serif" w:eastAsia="Calibri" w:hAnsi="Microsoft Sans Serif"/>
                                      <w:b/>
                                      <w:bCs/>
                                      <w:color w:val="008080"/>
                                      <w:sz w:val="20"/>
                                      <w:szCs w:val="20"/>
                                      <w:u w:val="single"/>
                                    </w:rPr>
                                  </w:rPrChange>
                                </w:rPr>
                                <w:delText>Korisničko/Lozinka</w:delText>
                              </w:r>
                            </w:del>
                            <w:proofErr w:type="spellStart"/>
                            <w:ins w:id="4113" w:author="Rajo" w:date="2018-05-24T21:15:00Z">
                              <w:r w:rsidRPr="00BF6301">
                                <w:rPr>
                                  <w:rFonts w:ascii="Microsoft Sans Serif" w:eastAsia="Calibri" w:hAnsi="Microsoft Sans Serif"/>
                                  <w:b/>
                                  <w:bCs/>
                                  <w:color w:val="FFFFFF" w:themeColor="background1"/>
                                  <w:sz w:val="20"/>
                                  <w:szCs w:val="20"/>
                                  <w:rPrChange w:id="4114" w:author="Rajo" w:date="2018-05-24T21:18:00Z">
                                    <w:rPr>
                                      <w:rFonts w:ascii="Microsoft Sans Serif" w:eastAsia="Calibri" w:hAnsi="Microsoft Sans Serif"/>
                                      <w:b/>
                                      <w:bCs/>
                                      <w:color w:val="008080"/>
                                      <w:sz w:val="20"/>
                                      <w:szCs w:val="20"/>
                                      <w:u w:val="single"/>
                                    </w:rPr>
                                  </w:rPrChange>
                                </w:rPr>
                                <w:t>Procesor</w:t>
                              </w:r>
                              <w:proofErr w:type="spellEnd"/>
                              <w:r w:rsidRPr="00BF6301">
                                <w:rPr>
                                  <w:rFonts w:ascii="Microsoft Sans Serif" w:eastAsia="Calibri" w:hAnsi="Microsoft Sans Serif"/>
                                  <w:b/>
                                  <w:bCs/>
                                  <w:color w:val="FFFFFF" w:themeColor="background1"/>
                                  <w:sz w:val="20"/>
                                  <w:szCs w:val="20"/>
                                  <w:rPrChange w:id="4115" w:author="Rajo" w:date="2018-05-24T21:18:00Z">
                                    <w:rPr>
                                      <w:rFonts w:ascii="Microsoft Sans Serif" w:eastAsia="Calibri" w:hAnsi="Microsoft Sans Serif"/>
                                      <w:b/>
                                      <w:bCs/>
                                      <w:color w:val="008080"/>
                                      <w:sz w:val="20"/>
                                      <w:szCs w:val="20"/>
                                      <w:u w:val="single"/>
                                    </w:rPr>
                                  </w:rPrChange>
                                </w:rPr>
                                <w:t xml:space="preserve"> </w:t>
                              </w:r>
                              <w:proofErr w:type="spellStart"/>
                              <w:r w:rsidRPr="00BF6301">
                                <w:rPr>
                                  <w:rFonts w:ascii="Microsoft Sans Serif" w:eastAsia="Calibri" w:hAnsi="Microsoft Sans Serif"/>
                                  <w:b/>
                                  <w:bCs/>
                                  <w:color w:val="FFFFFF" w:themeColor="background1"/>
                                  <w:sz w:val="20"/>
                                  <w:szCs w:val="20"/>
                                  <w:rPrChange w:id="4116" w:author="Rajo" w:date="2018-05-24T21:18:00Z">
                                    <w:rPr>
                                      <w:rFonts w:ascii="Microsoft Sans Serif" w:eastAsia="Calibri" w:hAnsi="Microsoft Sans Serif"/>
                                      <w:b/>
                                      <w:bCs/>
                                      <w:color w:val="008080"/>
                                      <w:sz w:val="20"/>
                                      <w:szCs w:val="20"/>
                                      <w:u w:val="single"/>
                                    </w:rPr>
                                  </w:rPrChange>
                                </w:rPr>
                                <w:t>zahtjeva</w:t>
                              </w:r>
                            </w:ins>
                            <w:proofErr w:type="spellEnd"/>
                          </w:p>
                        </w:txbxContent>
                      </v:textbox>
                    </v:roundrect>
                    <v:roundrect id="Rectangle: Rounded Corners 468" o:spid="_x0000_s1449" style="position:absolute;left:13039;top:32637;width:14008;height:33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" fillcolor="#099" stroked="f" strokeweight="2pt">
                      <v:textbox inset=",0,0,0">
                        <w:txbxContent>
                          <w:p w14:paraId="07DC07B7" w14:textId="54B08912" w:rsidR="009B0D46" w:rsidRPr="00D05FED" w:rsidRDefault="009B0D46">
                            <w:pPr>
                              <w:pStyle w:val="NormalWeb"/>
                              <w:spacing w:before="0" w:beforeAutospacing="0" w:after="160" w:afterAutospacing="0" w:line="276" w:lineRule="auto"/>
                              <w:rPr>
                                <w:color w:val="FFFFFF" w:themeColor="background1"/>
                                <w:rPrChange w:id="4117" w:author="Rajo" w:date="2018-05-24T21:19:00Z">
                                  <w:rPr/>
                                </w:rPrChange>
                              </w:rPr>
                              <w:pPrChange w:id="4118" w:author="Rajo" w:date="2018-05-24T21:19:00Z">
                                <w:pPr>
                                  <w:pStyle w:val="NormalWeb"/>
                                  <w:spacing w:before="0" w:beforeAutospacing="0" w:after="160" w:afterAutospacing="0" w:line="276" w:lineRule="auto"/>
                                  <w:jc w:val="center"/>
                                </w:pPr>
                              </w:pPrChange>
                            </w:pPr>
                            <w:del w:id="4119" w:author="Rajo" w:date="2018-05-24T21:19:00Z">
                              <w:r w:rsidRPr="00D05FED" w:rsidDel="00D05FED">
                                <w:rPr>
                                  <w:rFonts w:ascii="Microsoft Sans Serif" w:eastAsia="Calibri" w:hAnsi="Microsoft Sans Serif"/>
                                  <w:b/>
                                  <w:bCs/>
                                  <w:strike/>
                                  <w:color w:val="FFFFFF" w:themeColor="background1"/>
                                  <w:sz w:val="20"/>
                                  <w:szCs w:val="20"/>
                                  <w:rPrChange w:id="4120" w:author="Rajo" w:date="2018-05-24T21:19:00Z">
                                    <w:rPr>
                                      <w:rFonts w:ascii="Microsoft Sans Serif" w:eastAsia="Calibri" w:hAnsi="Microsoft Sans Serif"/>
                                      <w:b/>
                                      <w:bCs/>
                                      <w:strike/>
                                      <w:color w:val="FF0000"/>
                                      <w:sz w:val="20"/>
                                      <w:szCs w:val="20"/>
                                    </w:rPr>
                                  </w:rPrChange>
                                </w:rPr>
                                <w:delText>Korisničko/Lozinka</w:delText>
                              </w:r>
                              <w:r w:rsidRPr="00D05FED" w:rsidDel="00D05FED">
                                <w:rPr>
                                  <w:rFonts w:ascii="Microsoft Sans Serif" w:eastAsia="Calibri" w:hAnsi="Microsoft Sans Serif"/>
                                  <w:b/>
                                  <w:bCs/>
                                  <w:color w:val="FFFFFF" w:themeColor="background1"/>
                                  <w:sz w:val="20"/>
                                  <w:szCs w:val="20"/>
                                  <w:rPrChange w:id="4121" w:author="Rajo" w:date="2018-05-24T21:19:00Z">
                                    <w:rPr>
                                      <w:rFonts w:ascii="Microsoft Sans Serif" w:eastAsia="Calibri" w:hAnsi="Microsoft Sans Serif"/>
                                      <w:b/>
                                      <w:bCs/>
                                      <w:color w:val="008080"/>
                                      <w:sz w:val="20"/>
                                      <w:szCs w:val="20"/>
                                      <w:u w:val="single"/>
                                    </w:rPr>
                                  </w:rPrChange>
                                </w:rPr>
                                <w:delText>Procesor zahtjev</w:delText>
                              </w:r>
                            </w:del>
                            <w:ins w:id="4122" w:author="Rajo" w:date="2018-05-24T21:19:00Z">
                              <w:r w:rsidRPr="00D05FED">
                                <w:rPr>
                                  <w:rFonts w:ascii="Microsoft Sans Serif" w:eastAsia="Calibri" w:hAnsi="Microsoft Sans Serif"/>
                                  <w:b/>
                                  <w:bCs/>
                                  <w:color w:val="FFFFFF" w:themeColor="background1"/>
                                  <w:sz w:val="20"/>
                                  <w:szCs w:val="20"/>
                                  <w:rPrChange w:id="4123" w:author="Rajo" w:date="2018-05-24T21:19:00Z">
                                    <w:rPr>
                                      <w:rFonts w:ascii="Microsoft Sans Serif" w:eastAsia="Calibri" w:hAnsi="Microsoft Sans Serif"/>
                                      <w:b/>
                                      <w:bCs/>
                                      <w:color w:val="008080"/>
                                      <w:sz w:val="20"/>
                                      <w:szCs w:val="20"/>
                                      <w:u w:val="single"/>
                                    </w:rPr>
                                  </w:rPrChange>
                                </w:rPr>
                                <w:t xml:space="preserve">Generator </w:t>
                              </w:r>
                              <w:proofErr w:type="spellStart"/>
                              <w:r w:rsidRPr="00D05FED">
                                <w:rPr>
                                  <w:rFonts w:ascii="Microsoft Sans Serif" w:eastAsia="Calibri" w:hAnsi="Microsoft Sans Serif"/>
                                  <w:b/>
                                  <w:bCs/>
                                  <w:color w:val="FFFFFF" w:themeColor="background1"/>
                                  <w:sz w:val="20"/>
                                  <w:szCs w:val="20"/>
                                  <w:rPrChange w:id="4124" w:author="Rajo" w:date="2018-05-24T21:19:00Z">
                                    <w:rPr>
                                      <w:rFonts w:ascii="Microsoft Sans Serif" w:eastAsia="Calibri" w:hAnsi="Microsoft Sans Serif"/>
                                      <w:b/>
                                      <w:bCs/>
                                      <w:color w:val="008080"/>
                                      <w:sz w:val="20"/>
                                      <w:szCs w:val="20"/>
                                      <w:u w:val="single"/>
                                    </w:rPr>
                                  </w:rPrChange>
                                </w:rPr>
                                <w:t>odgovora</w:t>
                              </w:r>
                            </w:ins>
                            <w:proofErr w:type="spellEnd"/>
                            <w:del w:id="4125" w:author="Rajo" w:date="2018-05-24T21:19:00Z">
                              <w:r w:rsidRPr="00D05FED" w:rsidDel="00D05FED">
                                <w:rPr>
                                  <w:rFonts w:ascii="Microsoft Sans Serif" w:eastAsia="Calibri" w:hAnsi="Microsoft Sans Serif"/>
                                  <w:b/>
                                  <w:bCs/>
                                  <w:color w:val="FFFFFF" w:themeColor="background1"/>
                                  <w:sz w:val="20"/>
                                  <w:szCs w:val="20"/>
                                  <w:rPrChange w:id="4126" w:author="Rajo" w:date="2018-05-24T21:19:00Z">
                                    <w:rPr>
                                      <w:rFonts w:ascii="Microsoft Sans Serif" w:eastAsia="Calibri" w:hAnsi="Microsoft Sans Serif"/>
                                      <w:b/>
                                      <w:bCs/>
                                      <w:color w:val="008080"/>
                                      <w:sz w:val="20"/>
                                      <w:szCs w:val="20"/>
                                      <w:u w:val="single"/>
                                    </w:rPr>
                                  </w:rPrChange>
                                </w:rPr>
                                <w:delText>a</w:delText>
                              </w:r>
                            </w:del>
                          </w:p>
                        </w:txbxContent>
                      </v:textbox>
                    </v:roundrect>
                    <v:roundrect id="Rectangle: Rounded Corners 469" o:spid="_x0000_s1450" style="position:absolute;left:13325;top:23421;width:13722;height:199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" fillcolor="#f79646 [3209]" stroked="f" strokeweight="2pt">
                      <v:textbox inset=",0,0,0">
                        <w:txbxContent>
                          <w:p w14:paraId="4324ED7B" w14:textId="1A07FE31" w:rsidR="009B0D46" w:rsidRPr="00D05FED" w:rsidRDefault="009B0D46" w:rsidP="00D05FED">
                            <w:pPr>
                              <w:pStyle w:val="NormalWeb"/>
                              <w:spacing w:before="0" w:beforeAutospacing="0" w:after="160" w:afterAutospacing="0" w:line="276" w:lineRule="auto"/>
                              <w:jc w:val="center"/>
                              <w:rPr>
                                <w:color w:val="000000" w:themeColor="text1"/>
                                <w:rPrChange w:id="4127" w:author="Rajo" w:date="2018-05-24T21:20:00Z">
                                  <w:rPr/>
                                </w:rPrChange>
                              </w:rPr>
                            </w:pPr>
                            <w:del w:id="4128" w:author="Rajo" w:date="2018-05-24T21:20:00Z">
                              <w:r w:rsidRPr="00D05FED" w:rsidDel="00D05FED">
                                <w:rPr>
                                  <w:rFonts w:ascii="Microsoft Sans Serif" w:eastAsia="Calibri" w:hAnsi="Microsoft Sans Serif"/>
                                  <w:b/>
                                  <w:bCs/>
                                  <w:color w:val="000000" w:themeColor="text1"/>
                                  <w:sz w:val="20"/>
                                  <w:szCs w:val="20"/>
                                  <w:rPrChange w:id="4129" w:author="Rajo" w:date="2018-05-24T21:20:00Z">
                                    <w:rPr>
                                      <w:rFonts w:ascii="Microsoft Sans Serif" w:eastAsia="Calibri" w:hAnsi="Microsoft Sans Serif"/>
                                      <w:b/>
                                      <w:bCs/>
                                      <w:color w:val="008080"/>
                                      <w:sz w:val="20"/>
                                      <w:szCs w:val="20"/>
                                      <w:u w:val="single"/>
                                    </w:rPr>
                                  </w:rPrChange>
                                </w:rPr>
                                <w:delText>Korisničko/Lozinka</w:delText>
                              </w:r>
                            </w:del>
                            <w:ins w:id="4130" w:author="Rajo" w:date="2018-05-24T21:20:00Z">
                              <w:r w:rsidRPr="00D05FED">
                                <w:rPr>
                                  <w:rFonts w:ascii="Microsoft Sans Serif" w:eastAsia="Calibri" w:hAnsi="Microsoft Sans Serif"/>
                                  <w:b/>
                                  <w:bCs/>
                                  <w:color w:val="000000" w:themeColor="text1"/>
                                  <w:sz w:val="20"/>
                                  <w:szCs w:val="20"/>
                                  <w:rPrChange w:id="4131" w:author="Rajo" w:date="2018-05-24T21:20:00Z">
                                    <w:rPr>
                                      <w:rFonts w:ascii="Microsoft Sans Serif" w:eastAsia="Calibri" w:hAnsi="Microsoft Sans Serif"/>
                                      <w:b/>
                                      <w:bCs/>
                                      <w:color w:val="008080"/>
                                      <w:sz w:val="20"/>
                                      <w:szCs w:val="20"/>
                                      <w:u w:val="single"/>
                                    </w:rPr>
                                  </w:rPrChange>
                                </w:rPr>
                                <w:t>SAML SSO</w:t>
                              </w:r>
                            </w:ins>
                          </w:p>
                        </w:txbxContent>
                      </v:textbox>
                    </v:roundrect>
                    <v:roundrect id="Rectangle: Rounded Corners 470" o:spid="_x0000_s1451" style="position:absolute;left:13230;top:25840;width:13722;height:18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" fillcolor="#f79646 [3209]" stroked="f" strokeweight="2pt">
                      <v:textbox inset=",0,0,0">
                        <w:txbxContent>
                          <w:p w14:paraId="199B27DA" w14:textId="1565DE67" w:rsidR="009B0D46" w:rsidRPr="00D05FED" w:rsidRDefault="009B0D46" w:rsidP="00D05FED">
                            <w:pPr>
                              <w:pStyle w:val="NormalWeb"/>
                              <w:spacing w:before="0" w:beforeAutospacing="0" w:after="160" w:afterAutospacing="0" w:line="276" w:lineRule="auto"/>
                              <w:jc w:val="center"/>
                              <w:rPr>
                                <w:color w:val="000000" w:themeColor="text1"/>
                                <w:rPrChange w:id="4132" w:author="Rajo" w:date="2018-05-24T21:21:00Z">
                                  <w:rPr/>
                                </w:rPrChange>
                              </w:rPr>
                            </w:pPr>
                            <w:del w:id="4133" w:author="Rajo" w:date="2018-05-24T21:21:00Z">
                              <w:r w:rsidRPr="00D05FED" w:rsidDel="00D05FED">
                                <w:rPr>
                                  <w:rFonts w:ascii="Microsoft Sans Serif" w:eastAsia="Calibri" w:hAnsi="Microsoft Sans Serif"/>
                                  <w:b/>
                                  <w:bCs/>
                                  <w:strike/>
                                  <w:color w:val="000000" w:themeColor="text1"/>
                                  <w:sz w:val="20"/>
                                  <w:szCs w:val="20"/>
                                  <w:rPrChange w:id="4134" w:author="Rajo" w:date="2018-05-24T21:21:00Z">
                                    <w:rPr>
                                      <w:rFonts w:ascii="Microsoft Sans Serif" w:eastAsia="Calibri" w:hAnsi="Microsoft Sans Serif"/>
                                      <w:b/>
                                      <w:bCs/>
                                      <w:strike/>
                                      <w:color w:val="FF0000"/>
                                      <w:sz w:val="20"/>
                                      <w:szCs w:val="20"/>
                                    </w:rPr>
                                  </w:rPrChange>
                                </w:rPr>
                                <w:delText>Korisničko/Lozinka</w:delText>
                              </w:r>
                              <w:r w:rsidRPr="00D05FED" w:rsidDel="00D05FED">
                                <w:rPr>
                                  <w:rFonts w:ascii="Microsoft Sans Serif" w:eastAsia="Calibri" w:hAnsi="Microsoft Sans Serif"/>
                                  <w:b/>
                                  <w:bCs/>
                                  <w:color w:val="000000" w:themeColor="text1"/>
                                  <w:sz w:val="20"/>
                                  <w:szCs w:val="20"/>
                                  <w:rPrChange w:id="4135" w:author="Rajo" w:date="2018-05-24T21:21:00Z">
                                    <w:rPr>
                                      <w:rFonts w:ascii="Microsoft Sans Serif" w:eastAsia="Calibri" w:hAnsi="Microsoft Sans Serif"/>
                                      <w:b/>
                                      <w:bCs/>
                                      <w:color w:val="008080"/>
                                      <w:sz w:val="20"/>
                                      <w:szCs w:val="20"/>
                                      <w:u w:val="single"/>
                                    </w:rPr>
                                  </w:rPrChange>
                                </w:rPr>
                                <w:delText>SAML SSO</w:delText>
                              </w:r>
                            </w:del>
                            <w:ins w:id="4136" w:author="Rajo" w:date="2018-05-24T21:21:00Z">
                              <w:r w:rsidRPr="00D05FED">
                                <w:rPr>
                                  <w:rFonts w:ascii="Microsoft Sans Serif" w:eastAsia="Calibri" w:hAnsi="Microsoft Sans Serif"/>
                                  <w:b/>
                                  <w:bCs/>
                                  <w:color w:val="000000" w:themeColor="text1"/>
                                  <w:sz w:val="20"/>
                                  <w:szCs w:val="20"/>
                                  <w:rPrChange w:id="4137" w:author="Rajo" w:date="2018-05-24T21:21:00Z">
                                    <w:rPr>
                                      <w:rFonts w:ascii="Microsoft Sans Serif" w:eastAsia="Calibri" w:hAnsi="Microsoft Sans Serif"/>
                                      <w:b/>
                                      <w:bCs/>
                                      <w:color w:val="008080"/>
                                      <w:sz w:val="20"/>
                                      <w:szCs w:val="20"/>
                                      <w:u w:val="single"/>
                                    </w:rPr>
                                  </w:rPrChange>
                                </w:rPr>
                                <w:t>OAuth</w:t>
                              </w:r>
                            </w:ins>
                          </w:p>
                        </w:txbxContent>
                      </v:textbox>
                    </v:roundrect>
                    <v:roundrect id="Rectangle: Rounded Corners 471" o:spid="_x0000_s1452" style="position:absolute;left:13230;top:28089;width:13722;height:187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" fillcolor="#f79646 [3209]" stroked="f" strokeweight="2pt">
                      <v:textbox inset=",0,0,0">
                        <w:txbxContent>
                          <w:p w14:paraId="13ACD960" w14:textId="442461E7" w:rsidR="009B0D46" w:rsidRPr="00D05FED" w:rsidRDefault="009B0D46" w:rsidP="00D05FED">
                            <w:pPr>
                              <w:pStyle w:val="NormalWeb"/>
                              <w:spacing w:before="0" w:beforeAutospacing="0" w:after="160" w:afterAutospacing="0" w:line="276" w:lineRule="auto"/>
                              <w:jc w:val="center"/>
                              <w:rPr>
                                <w:color w:val="000000" w:themeColor="text1"/>
                                <w:rPrChange w:id="4138" w:author="Rajo" w:date="2018-05-24T21:22:00Z">
                                  <w:rPr/>
                                </w:rPrChange>
                              </w:rPr>
                            </w:pPr>
                            <w:del w:id="4139" w:author="Rajo" w:date="2018-05-24T21:22:00Z">
                              <w:r w:rsidRPr="00D05FED" w:rsidDel="00D05FED">
                                <w:rPr>
                                  <w:rFonts w:ascii="Microsoft Sans Serif" w:eastAsia="Calibri" w:hAnsi="Microsoft Sans Serif"/>
                                  <w:b/>
                                  <w:bCs/>
                                  <w:strike/>
                                  <w:color w:val="000000" w:themeColor="text1"/>
                                  <w:sz w:val="20"/>
                                  <w:szCs w:val="20"/>
                                  <w:rPrChange w:id="4140" w:author="Rajo" w:date="2018-05-24T21:22:00Z">
                                    <w:rPr>
                                      <w:rFonts w:ascii="Microsoft Sans Serif" w:eastAsia="Calibri" w:hAnsi="Microsoft Sans Serif"/>
                                      <w:b/>
                                      <w:bCs/>
                                      <w:strike/>
                                      <w:color w:val="FF0000"/>
                                      <w:sz w:val="20"/>
                                      <w:szCs w:val="20"/>
                                    </w:rPr>
                                  </w:rPrChange>
                                </w:rPr>
                                <w:delText>Korisničko/LozinkaSAML SSO</w:delText>
                              </w:r>
                              <w:r w:rsidRPr="00D05FED" w:rsidDel="00D05FED">
                                <w:rPr>
                                  <w:rFonts w:ascii="Microsoft Sans Serif" w:eastAsia="Calibri" w:hAnsi="Microsoft Sans Serif"/>
                                  <w:b/>
                                  <w:bCs/>
                                  <w:color w:val="000000" w:themeColor="text1"/>
                                  <w:sz w:val="20"/>
                                  <w:szCs w:val="20"/>
                                  <w:rPrChange w:id="4141" w:author="Rajo" w:date="2018-05-24T21:22:00Z">
                                    <w:rPr>
                                      <w:rFonts w:ascii="Microsoft Sans Serif" w:eastAsia="Calibri" w:hAnsi="Microsoft Sans Serif"/>
                                      <w:b/>
                                      <w:bCs/>
                                      <w:color w:val="008080"/>
                                      <w:sz w:val="20"/>
                                      <w:szCs w:val="20"/>
                                      <w:u w:val="single"/>
                                    </w:rPr>
                                  </w:rPrChange>
                                </w:rPr>
                                <w:delText>OAuth</w:delText>
                              </w:r>
                            </w:del>
                            <w:ins w:id="4142" w:author="Rajo" w:date="2018-05-24T21:22:00Z">
                              <w:r w:rsidRPr="00D05FED">
                                <w:rPr>
                                  <w:rFonts w:ascii="Microsoft Sans Serif" w:eastAsia="Calibri" w:hAnsi="Microsoft Sans Serif"/>
                                  <w:b/>
                                  <w:bCs/>
                                  <w:color w:val="000000" w:themeColor="text1"/>
                                  <w:sz w:val="20"/>
                                  <w:szCs w:val="20"/>
                                  <w:rPrChange w:id="4143" w:author="Rajo" w:date="2018-05-24T21:22:00Z">
                                    <w:rPr>
                                      <w:rFonts w:ascii="Microsoft Sans Serif" w:eastAsia="Calibri" w:hAnsi="Microsoft Sans Serif"/>
                                      <w:b/>
                                      <w:bCs/>
                                      <w:color w:val="008080"/>
                                      <w:sz w:val="20"/>
                                      <w:szCs w:val="20"/>
                                      <w:u w:val="single"/>
                                    </w:rPr>
                                  </w:rPrChange>
                                </w:rPr>
                                <w:t>Open ID Connect</w:t>
                              </w:r>
                            </w:ins>
                          </w:p>
                        </w:txbxContent>
                      </v:textbox>
                    </v:roundrect>
                    <v:roundrect id="Rectangle: Rounded Corners 472" o:spid="_x0000_s1453" style="position:absolute;left:13230;top:30365;width:13722;height:187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" fillcolor="#f79646 [3209]" stroked="f" strokeweight="2pt">
                      <v:textbox inset=",0,0,0">
                        <w:txbxContent>
                          <w:p w14:paraId="1B2DD1C7" w14:textId="60CBD343" w:rsidR="009B0D46" w:rsidRPr="00D05FED" w:rsidRDefault="009B0D46" w:rsidP="00D05FED">
                            <w:pPr>
                              <w:pStyle w:val="NormalWeb"/>
                              <w:spacing w:before="0" w:beforeAutospacing="0" w:after="160" w:afterAutospacing="0" w:line="276" w:lineRule="auto"/>
                              <w:jc w:val="center"/>
                              <w:rPr>
                                <w:color w:val="000000" w:themeColor="text1"/>
                                <w:rPrChange w:id="4144" w:author="Rajo" w:date="2018-05-24T21:22:00Z">
                                  <w:rPr/>
                                </w:rPrChange>
                              </w:rPr>
                            </w:pPr>
                            <w:del w:id="4145" w:author="Rajo" w:date="2018-05-24T21:22:00Z">
                              <w:r w:rsidRPr="00D05FED" w:rsidDel="00D05FED">
                                <w:rPr>
                                  <w:rFonts w:ascii="Microsoft Sans Serif" w:eastAsia="Calibri" w:hAnsi="Microsoft Sans Serif"/>
                                  <w:b/>
                                  <w:bCs/>
                                  <w:strike/>
                                  <w:color w:val="000000" w:themeColor="text1"/>
                                  <w:sz w:val="20"/>
                                  <w:szCs w:val="20"/>
                                  <w:rPrChange w:id="4146" w:author="Rajo" w:date="2018-05-24T21:22:00Z">
                                    <w:rPr>
                                      <w:rFonts w:ascii="Microsoft Sans Serif" w:eastAsia="Calibri" w:hAnsi="Microsoft Sans Serif"/>
                                      <w:b/>
                                      <w:bCs/>
                                      <w:strike/>
                                      <w:color w:val="FF0000"/>
                                      <w:sz w:val="20"/>
                                      <w:szCs w:val="20"/>
                                    </w:rPr>
                                  </w:rPrChange>
                                </w:rPr>
                                <w:delText>Korisničko/LozinkaSAML SSO</w:delText>
                              </w:r>
                              <w:r w:rsidRPr="00D05FED" w:rsidDel="00D05FED">
                                <w:rPr>
                                  <w:rFonts w:ascii="Microsoft Sans Serif" w:eastAsia="Calibri" w:hAnsi="Microsoft Sans Serif"/>
                                  <w:b/>
                                  <w:bCs/>
                                  <w:color w:val="000000" w:themeColor="text1"/>
                                  <w:sz w:val="20"/>
                                  <w:szCs w:val="20"/>
                                  <w:rPrChange w:id="4147" w:author="Rajo" w:date="2018-05-24T21:22:00Z">
                                    <w:rPr>
                                      <w:rFonts w:ascii="Microsoft Sans Serif" w:eastAsia="Calibri" w:hAnsi="Microsoft Sans Serif"/>
                                      <w:b/>
                                      <w:bCs/>
                                      <w:color w:val="008080"/>
                                      <w:sz w:val="20"/>
                                      <w:szCs w:val="20"/>
                                      <w:u w:val="single"/>
                                    </w:rPr>
                                  </w:rPrChange>
                                </w:rPr>
                                <w:delText>OAuth</w:delText>
                              </w:r>
                            </w:del>
                            <w:ins w:id="4148" w:author="Rajo" w:date="2018-05-24T21:22:00Z">
                              <w:r w:rsidRPr="00D05FED">
                                <w:rPr>
                                  <w:rFonts w:ascii="Microsoft Sans Serif" w:eastAsia="Calibri" w:hAnsi="Microsoft Sans Serif"/>
                                  <w:b/>
                                  <w:bCs/>
                                  <w:color w:val="000000" w:themeColor="text1"/>
                                  <w:sz w:val="20"/>
                                  <w:szCs w:val="20"/>
                                  <w:rPrChange w:id="4149" w:author="Rajo" w:date="2018-05-24T21:22:00Z">
                                    <w:rPr>
                                      <w:rFonts w:ascii="Microsoft Sans Serif" w:eastAsia="Calibri" w:hAnsi="Microsoft Sans Serif"/>
                                      <w:b/>
                                      <w:bCs/>
                                      <w:color w:val="008080"/>
                                      <w:sz w:val="20"/>
                                      <w:szCs w:val="20"/>
                                      <w:u w:val="single"/>
                                    </w:rPr>
                                  </w:rPrChange>
                                </w:rPr>
                                <w:t>Passive STS</w:t>
                              </w:r>
                            </w:ins>
                          </w:p>
                        </w:txbxContent>
                      </v:textbox>
                    </v:roundrect>
                  </v:group>
                  <v:roundrect id="Rectangle: Rounded Corners 164" o:spid="_x0000_s1454" style="position:absolute;left:13528;top:2000;width:15713;height:11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" fillcolor="#9bbb59 [3206]" stroked="f" strokeweight="2pt">
                    <v:textbox inset="0,0,0,0">
                      <w:txbxContent>
                        <w:p w14:paraId="6E767E79" w14:textId="07D5D7A6" w:rsidR="009B0D46" w:rsidRPr="00841DA4" w:rsidRDefault="009B0D46" w:rsidP="00841DA4">
                          <w:pPr>
                            <w:jc w:val="center"/>
                            <w:rPr>
                              <w:ins w:id="4150" w:author="Rajo" w:date="2018-05-24T21:24:00Z"/>
                              <w:rFonts w:ascii="Microsoft Sans Serif" w:hAnsi="Microsoft Sans Serif" w:cs="Microsoft Sans Serif"/>
                              <w:b/>
                              <w:color w:val="000000" w:themeColor="text1"/>
                              <w:rPrChange w:id="4151" w:author="Rajo" w:date="2018-05-24T21:25:00Z">
                                <w:rPr>
                                  <w:ins w:id="4152" w:author="Rajo" w:date="2018-05-24T21:24:00Z"/>
                                </w:rPr>
                              </w:rPrChange>
                            </w:rPr>
                          </w:pPr>
                          <w:ins w:id="4153" w:author="Rajo" w:date="2018-05-24T21:24:00Z">
                            <w:r w:rsidRPr="00841DA4">
                              <w:rPr>
                                <w:rFonts w:ascii="Microsoft Sans Serif" w:hAnsi="Microsoft Sans Serif" w:cs="Microsoft Sans Serif"/>
                                <w:b/>
                                <w:color w:val="000000" w:themeColor="text1"/>
                                <w:rPrChange w:id="4154" w:author="Rajo" w:date="2018-05-24T21:25:00Z">
                                  <w:rPr/>
                                </w:rPrChange>
                              </w:rPr>
                              <w:t>AUTENTIKACION</w:t>
                            </w:r>
                          </w:ins>
                          <w:ins w:id="4155" w:author="Rajo" w:date="2018-06-17T16:35:00Z">
                            <w:r>
                              <w:rPr>
                                <w:rFonts w:ascii="Microsoft Sans Serif" w:hAnsi="Microsoft Sans Serif" w:cs="Microsoft Sans Serif"/>
                                <w:b/>
                                <w:color w:val="000000" w:themeColor="text1"/>
                              </w:rPr>
                              <w:t>O</w:t>
                            </w:r>
                          </w:ins>
                          <w:ins w:id="4156" w:author="Rajo" w:date="2018-05-24T21:24:00Z">
                            <w:r w:rsidRPr="00841DA4">
                              <w:rPr>
                                <w:rFonts w:ascii="Microsoft Sans Serif" w:hAnsi="Microsoft Sans Serif" w:cs="Microsoft Sans Serif"/>
                                <w:b/>
                                <w:color w:val="000000" w:themeColor="text1"/>
                                <w:rPrChange w:id="4157" w:author="Rajo" w:date="2018-05-24T21:25:00Z">
                                  <w:rPr/>
                                </w:rPrChange>
                              </w:rPr>
                              <w:t xml:space="preserve"> </w:t>
                            </w:r>
                          </w:ins>
                        </w:p>
                        <w:p w14:paraId="5EA31D90" w14:textId="6E60E2C3" w:rsidR="009B0D46" w:rsidRPr="00841DA4" w:rsidRDefault="009B0D46">
                          <w:pPr>
                            <w:jc w:val="center"/>
                            <w:rPr>
                              <w:rFonts w:ascii="Microsoft Sans Serif" w:hAnsi="Microsoft Sans Serif" w:cs="Microsoft Sans Serif"/>
                              <w:b/>
                              <w:i/>
                              <w:color w:val="000000" w:themeColor="text1"/>
                              <w:rPrChange w:id="4158" w:author="Rajo" w:date="2018-05-24T21:25:00Z">
                                <w:rPr/>
                              </w:rPrChange>
                            </w:rPr>
                            <w:pPrChange w:id="4159" w:author="Rajo" w:date="2018-05-24T21:24:00Z">
                              <w:pPr/>
                            </w:pPrChange>
                          </w:pPr>
                          <w:ins w:id="4160" w:author="Rajo" w:date="2018-06-17T16:35:00Z">
                            <w:r>
                              <w:rPr>
                                <w:rFonts w:ascii="Microsoft Sans Serif" w:hAnsi="Microsoft Sans Serif" w:cs="Microsoft Sans Serif"/>
                                <w:b/>
                                <w:i/>
                                <w:color w:val="000000" w:themeColor="text1"/>
                              </w:rPr>
                              <w:t>okruženje</w:t>
                            </w:r>
                          </w:ins>
                        </w:p>
                      </w:txbxContent>
                    </v:textbox>
                  </v:roundrect>
                  <v:shape id="Straight Arrow Connector 192" o:spid="_x0000_s1455" type="#_x0000_t32" style="position:absolute;left:9906;top:26094;width:36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" strokecolor="#00b0f0" strokeweight="2.25pt">
                    <v:stroke endarrow="block"/>
                  </v:shape>
                  <v:shape id="Straight Arrow Connector 193" o:spid="_x0000_s1456" type="#_x0000_t32" style="position:absolute;left:21527;top:13252;width:0;height:19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" strokecolor="#00b0f0" strokeweight="2.25p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94" o:spid="_x0000_s1457" type="#_x0000_t34" style="position:absolute;left:29155;top:9828;width:4098;height:1784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" adj="13541" strokecolor="#00b0f0" strokeweight="2.25pt">
                    <v:stroke endarrow="block"/>
                  </v:shape>
                  <v:shape id="Connector: Elbow 195" o:spid="_x0000_s1458" type="#_x0000_t34" style="position:absolute;left:33126;top:4986;width:127;height:1803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" adj="248759" strokecolor="#00b0f0" strokeweight="2.25pt">
                    <v:stroke startarrow="block" endarrow="block"/>
                  </v:shape>
                  <v:line id="Straight Connector 196" o:spid="_x0000_s1459" style="position:absolute;flip:x;visibility:visible;mso-wrap-style:square" from="29199,7128" to="31649,7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" strokecolor="#00b0f0" strokeweight="2.25pt"/>
                  <v:shape id="Straight Arrow Connector 476" o:spid="_x0000_s1460" type="#_x0000_t32" style="position:absolute;left:47313;top:27671;width:2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" strokecolor="#00b0f0" strokeweight="2.25pt">
                    <v:stroke endarrow="block"/>
                  </v:shape>
                  <w10:anchorlock/>
                </v:group>
              </w:pict>
            </mc:Fallback>
          </mc:AlternateContent>
        </w:r>
      </w:ins>
      <w:commentRangeStart w:id="4161"/>
      <w:del w:id="4162" w:author="Rajo" w:date="2018-05-24T20:24:00Z">
        <w:r w:rsidR="00CC5052" w:rsidDel="003748E8">
          <w:rPr>
            <w:noProof/>
          </w:rPr>
          <w:drawing>
            <wp:inline distT="0" distB="0" distL="0" distR="0" wp14:anchorId="0015EF13" wp14:editId="286D12C9">
              <wp:extent cx="4881245" cy="36671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4938395" cy="3709742"/>
                      </a:xfrm>
                      <a:prstGeom prst="rect">
                        <a:avLst/>
                      </a:prstGeom>
                      <a:noFill/>
                      <a:ln>
                        <a:noFill/>
                      </a:ln>
                    </pic:spPr>
                  </pic:pic>
                </a:graphicData>
              </a:graphic>
            </wp:inline>
          </w:drawing>
        </w:r>
      </w:del>
      <w:commentRangeEnd w:id="4161"/>
      <w:r w:rsidR="00C32512">
        <w:rPr>
          <w:rStyle w:val="CommentReference"/>
        </w:rPr>
        <w:commentReference w:id="4161"/>
      </w:r>
    </w:p>
    <w:p w14:paraId="36266A94" w14:textId="13EEA339" w:rsidR="00E94ADE" w:rsidRDefault="00CC5052">
      <w:pPr>
        <w:pStyle w:val="Caption"/>
        <w:jc w:val="center"/>
        <w:rPr>
          <w:lang w:val="bs-Latn-BA"/>
        </w:rPr>
      </w:pPr>
      <w:r>
        <w:rPr>
          <w:lang w:val="bs-Latn-BA"/>
        </w:rPr>
        <w:t xml:space="preserve">Slika </w:t>
      </w:r>
      <w:ins w:id="4163" w:author="Rajo" w:date="2018-05-31T17:30:00Z">
        <w:r w:rsidR="002105F4">
          <w:rPr>
            <w:lang w:val="bs-Latn-BA"/>
          </w:rPr>
          <w:fldChar w:fldCharType="begin"/>
        </w:r>
        <w:r w:rsidR="002105F4">
          <w:rPr>
            <w:lang w:val="bs-Latn-BA"/>
          </w:rPr>
          <w:instrText xml:space="preserve"> STYLEREF 1 \s </w:instrText>
        </w:r>
      </w:ins>
      <w:r w:rsidR="002105F4">
        <w:rPr>
          <w:lang w:val="bs-Latn-BA"/>
        </w:rPr>
        <w:fldChar w:fldCharType="separate"/>
      </w:r>
      <w:r w:rsidR="002105F4">
        <w:rPr>
          <w:noProof/>
          <w:lang w:val="bs-Latn-BA"/>
        </w:rPr>
        <w:t>9</w:t>
      </w:r>
      <w:ins w:id="4164" w:author="Rajo" w:date="2018-05-31T17:30:00Z">
        <w:r w:rsidR="002105F4">
          <w:rPr>
            <w:lang w:val="bs-Latn-BA"/>
          </w:rPr>
          <w:fldChar w:fldCharType="end"/>
        </w:r>
        <w:r w:rsidR="002105F4">
          <w:rPr>
            <w:lang w:val="bs-Latn-BA"/>
          </w:rPr>
          <w:t>.</w:t>
        </w:r>
        <w:r w:rsidR="002105F4">
          <w:rPr>
            <w:lang w:val="bs-Latn-BA"/>
          </w:rPr>
          <w:fldChar w:fldCharType="begin"/>
        </w:r>
        <w:r w:rsidR="002105F4">
          <w:rPr>
            <w:lang w:val="bs-Latn-BA"/>
          </w:rPr>
          <w:instrText xml:space="preserve"> SEQ Slika \* ARABIC \s 1 </w:instrText>
        </w:r>
      </w:ins>
      <w:r w:rsidR="002105F4">
        <w:rPr>
          <w:lang w:val="bs-Latn-BA"/>
        </w:rPr>
        <w:fldChar w:fldCharType="separate"/>
      </w:r>
      <w:ins w:id="4165" w:author="Rajo" w:date="2018-05-31T17:30:00Z">
        <w:r w:rsidR="002105F4">
          <w:rPr>
            <w:noProof/>
            <w:lang w:val="bs-Latn-BA"/>
          </w:rPr>
          <w:t>4</w:t>
        </w:r>
        <w:r w:rsidR="002105F4">
          <w:rPr>
            <w:lang w:val="bs-Latn-BA"/>
          </w:rPr>
          <w:fldChar w:fldCharType="end"/>
        </w:r>
      </w:ins>
      <w:del w:id="4166" w:author="Rajo" w:date="2018-05-26T20:59:00Z">
        <w:r w:rsidDel="00F674A3">
          <w:rPr>
            <w:lang w:val="bs-Latn-BA"/>
          </w:rPr>
          <w:fldChar w:fldCharType="begin"/>
        </w:r>
        <w:r w:rsidDel="00F674A3">
          <w:rPr>
            <w:lang w:val="bs-Latn-BA"/>
          </w:rPr>
          <w:delInstrText xml:space="preserve"> STYLEREF 1 \s </w:delInstrText>
        </w:r>
        <w:r w:rsidDel="00F674A3">
          <w:rPr>
            <w:lang w:val="bs-Latn-BA"/>
          </w:rPr>
          <w:fldChar w:fldCharType="separate"/>
        </w:r>
        <w:r w:rsidDel="00F674A3">
          <w:rPr>
            <w:lang w:val="bs-Latn-BA"/>
          </w:rPr>
          <w:delText>8</w:delText>
        </w:r>
        <w:r w:rsidDel="00F674A3">
          <w:rPr>
            <w:lang w:val="bs-Latn-BA"/>
          </w:rPr>
          <w:fldChar w:fldCharType="end"/>
        </w:r>
        <w:r w:rsidDel="00F674A3">
          <w:rPr>
            <w:lang w:val="bs-Latn-BA"/>
          </w:rPr>
          <w:delText>.</w:delText>
        </w:r>
        <w:r w:rsidDel="00F674A3">
          <w:rPr>
            <w:lang w:val="bs-Latn-BA"/>
          </w:rPr>
          <w:fldChar w:fldCharType="begin"/>
        </w:r>
        <w:r w:rsidDel="00F674A3">
          <w:rPr>
            <w:lang w:val="bs-Latn-BA"/>
          </w:rPr>
          <w:delInstrText xml:space="preserve"> SEQ Slika \* ARABIC \s 1 </w:delInstrText>
        </w:r>
        <w:r w:rsidDel="00F674A3">
          <w:rPr>
            <w:lang w:val="bs-Latn-BA"/>
          </w:rPr>
          <w:fldChar w:fldCharType="separate"/>
        </w:r>
        <w:r w:rsidDel="00F674A3">
          <w:rPr>
            <w:lang w:val="bs-Latn-BA"/>
          </w:rPr>
          <w:delText>4</w:delText>
        </w:r>
        <w:r w:rsidDel="00F674A3">
          <w:rPr>
            <w:lang w:val="bs-Latn-BA"/>
          </w:rPr>
          <w:fldChar w:fldCharType="end"/>
        </w:r>
      </w:del>
      <w:r>
        <w:rPr>
          <w:lang w:val="bs-Latn-BA"/>
        </w:rPr>
        <w:t xml:space="preserve"> – Arhitektura servera </w:t>
      </w:r>
      <w:r>
        <w:rPr>
          <w:vertAlign w:val="superscript"/>
          <w:lang w:val="bs-Latn-BA"/>
        </w:rPr>
        <w:t>[19]</w:t>
      </w:r>
    </w:p>
    <w:p w14:paraId="7AD38BB3" w14:textId="13DED6FC" w:rsidR="00E94ADE" w:rsidDel="004D451F" w:rsidRDefault="00CC5052">
      <w:pPr>
        <w:spacing w:line="240" w:lineRule="auto"/>
        <w:ind w:firstLine="360"/>
        <w:jc w:val="both"/>
        <w:rPr>
          <w:del w:id="4167" w:author="Rajo" w:date="2018-05-27T16:18:00Z"/>
          <w:lang w:val="bs-Latn-BA"/>
        </w:rPr>
      </w:pPr>
      <w:r>
        <w:rPr>
          <w:lang w:val="bs-Latn-BA"/>
        </w:rPr>
        <w:lastRenderedPageBreak/>
        <w:t xml:space="preserve">Na </w:t>
      </w:r>
      <w:ins w:id="4168" w:author="Rajo" w:date="2018-06-17T15:03:00Z">
        <w:r w:rsidR="0049422E" w:rsidRPr="0049422E">
          <w:rPr>
            <w:b/>
            <w:lang w:val="bs-Latn-BA"/>
            <w:rPrChange w:id="4169" w:author="Rajo" w:date="2018-06-17T15:03:00Z">
              <w:rPr>
                <w:lang w:val="bs-Latn-BA"/>
              </w:rPr>
            </w:rPrChange>
          </w:rPr>
          <w:t>S</w:t>
        </w:r>
      </w:ins>
      <w:del w:id="4170" w:author="Rajo" w:date="2018-06-17T15:03:00Z">
        <w:r w:rsidRPr="0049422E" w:rsidDel="0049422E">
          <w:rPr>
            <w:b/>
            <w:lang w:val="bs-Latn-BA"/>
            <w:rPrChange w:id="4171" w:author="Rajo" w:date="2018-06-17T15:03:00Z">
              <w:rPr>
                <w:lang w:val="bs-Latn-BA"/>
              </w:rPr>
            </w:rPrChange>
          </w:rPr>
          <w:delText>s</w:delText>
        </w:r>
      </w:del>
      <w:r w:rsidRPr="0049422E">
        <w:rPr>
          <w:b/>
          <w:lang w:val="bs-Latn-BA"/>
          <w:rPrChange w:id="4172" w:author="Rajo" w:date="2018-06-17T15:03:00Z">
            <w:rPr>
              <w:lang w:val="bs-Latn-BA"/>
            </w:rPr>
          </w:rPrChange>
        </w:rPr>
        <w:t xml:space="preserve">lici </w:t>
      </w:r>
      <w:ins w:id="4173" w:author="Rajo" w:date="2018-06-17T15:03:00Z">
        <w:r w:rsidR="0049422E" w:rsidRPr="0049422E">
          <w:rPr>
            <w:b/>
            <w:lang w:val="bs-Latn-BA"/>
            <w:rPrChange w:id="4174" w:author="Rajo" w:date="2018-06-17T15:03:00Z">
              <w:rPr>
                <w:lang w:val="bs-Latn-BA"/>
              </w:rPr>
            </w:rPrChange>
          </w:rPr>
          <w:t>9</w:t>
        </w:r>
      </w:ins>
      <w:del w:id="4175" w:author="Rajo" w:date="2018-06-17T15:03:00Z">
        <w:r w:rsidRPr="0049422E" w:rsidDel="0049422E">
          <w:rPr>
            <w:b/>
            <w:lang w:val="bs-Latn-BA"/>
            <w:rPrChange w:id="4176" w:author="Rajo" w:date="2018-06-17T15:03:00Z">
              <w:rPr>
                <w:lang w:val="bs-Latn-BA"/>
              </w:rPr>
            </w:rPrChange>
          </w:rPr>
          <w:delText>8</w:delText>
        </w:r>
      </w:del>
      <w:r w:rsidRPr="0049422E">
        <w:rPr>
          <w:b/>
          <w:lang w:val="bs-Latn-BA"/>
          <w:rPrChange w:id="4177" w:author="Rajo" w:date="2018-06-17T15:03:00Z">
            <w:rPr>
              <w:lang w:val="bs-Latn-BA"/>
            </w:rPr>
          </w:rPrChange>
        </w:rPr>
        <w:t>.4</w:t>
      </w:r>
      <w:r>
        <w:rPr>
          <w:lang w:val="bs-Latn-BA"/>
        </w:rPr>
        <w:t xml:space="preserve"> prikazana je kompletna arhitektura servera identiteta, koja se na osnovu njegovih gore pomenutih funkcionalnosti, može podijeliti na dva velika dijela:</w:t>
      </w:r>
    </w:p>
    <w:p w14:paraId="20A34D5D" w14:textId="77777777" w:rsidR="00E94ADE" w:rsidRDefault="00E94ADE">
      <w:pPr>
        <w:spacing w:line="240" w:lineRule="auto"/>
        <w:ind w:firstLine="360"/>
        <w:jc w:val="both"/>
        <w:rPr>
          <w:lang w:val="bs-Latn-BA"/>
        </w:rPr>
        <w:pPrChange w:id="4178" w:author="Rajo" w:date="2018-05-27T16:18:00Z">
          <w:pPr>
            <w:spacing w:line="240" w:lineRule="auto"/>
            <w:jc w:val="both"/>
          </w:pPr>
        </w:pPrChange>
      </w:pPr>
    </w:p>
    <w:p w14:paraId="33DB9BAA" w14:textId="0948EDE5" w:rsidR="00E94ADE" w:rsidRDefault="00CC5052">
      <w:pPr>
        <w:pStyle w:val="ListParagraph1"/>
        <w:numPr>
          <w:ilvl w:val="0"/>
          <w:numId w:val="29"/>
        </w:numPr>
        <w:spacing w:line="240" w:lineRule="auto"/>
        <w:jc w:val="both"/>
        <w:rPr>
          <w:lang w:val="bs-Latn-BA"/>
        </w:rPr>
      </w:pPr>
      <w:commentRangeStart w:id="4179"/>
      <w:commentRangeStart w:id="4180"/>
      <w:r>
        <w:t>d</w:t>
      </w:r>
      <w:proofErr w:type="spellStart"/>
      <w:r>
        <w:rPr>
          <w:lang w:val="bs-Latn-BA"/>
        </w:rPr>
        <w:t>io</w:t>
      </w:r>
      <w:proofErr w:type="spellEnd"/>
      <w:r>
        <w:rPr>
          <w:lang w:val="bs-Latn-BA"/>
        </w:rPr>
        <w:t xml:space="preserve"> vezan za autentikaciju korisnika (</w:t>
      </w:r>
      <w:proofErr w:type="spellStart"/>
      <w:r>
        <w:rPr>
          <w:i/>
          <w:lang w:val="bs-Latn-BA"/>
        </w:rPr>
        <w:t>Autentication</w:t>
      </w:r>
      <w:proofErr w:type="spellEnd"/>
      <w:r>
        <w:rPr>
          <w:i/>
          <w:lang w:val="bs-Latn-BA"/>
        </w:rPr>
        <w:t xml:space="preserve"> Framework</w:t>
      </w:r>
      <w:r>
        <w:rPr>
          <w:lang w:val="bs-Latn-BA"/>
        </w:rPr>
        <w:t>)</w:t>
      </w:r>
      <w:r>
        <w:t>,</w:t>
      </w:r>
    </w:p>
    <w:p w14:paraId="0AEF890D" w14:textId="4DDB32CC" w:rsidR="00E94ADE" w:rsidDel="00E20B62" w:rsidRDefault="00CC5052">
      <w:pPr>
        <w:pStyle w:val="ListParagraph1"/>
        <w:numPr>
          <w:ilvl w:val="0"/>
          <w:numId w:val="29"/>
        </w:numPr>
        <w:spacing w:line="240" w:lineRule="auto"/>
        <w:jc w:val="both"/>
        <w:rPr>
          <w:del w:id="4181" w:author="Rajo" w:date="2018-06-17T15:03:00Z"/>
          <w:lang w:val="bs-Latn-BA"/>
        </w:rPr>
      </w:pPr>
      <w:r>
        <w:t>d</w:t>
      </w:r>
      <w:proofErr w:type="spellStart"/>
      <w:r>
        <w:rPr>
          <w:lang w:val="bs-Latn-BA"/>
        </w:rPr>
        <w:t>io</w:t>
      </w:r>
      <w:proofErr w:type="spellEnd"/>
      <w:r>
        <w:rPr>
          <w:lang w:val="bs-Latn-BA"/>
        </w:rPr>
        <w:t xml:space="preserve"> vezan za registraciju i dodavanje korisnika (</w:t>
      </w:r>
      <w:proofErr w:type="spellStart"/>
      <w:r>
        <w:rPr>
          <w:i/>
          <w:lang w:val="bs-Latn-BA"/>
        </w:rPr>
        <w:t>Provisioning</w:t>
      </w:r>
      <w:proofErr w:type="spellEnd"/>
      <w:r>
        <w:rPr>
          <w:i/>
          <w:lang w:val="bs-Latn-BA"/>
        </w:rPr>
        <w:t xml:space="preserve"> Framework</w:t>
      </w:r>
      <w:r>
        <w:rPr>
          <w:lang w:val="bs-Latn-BA"/>
        </w:rPr>
        <w:t xml:space="preserve">) </w:t>
      </w:r>
    </w:p>
    <w:p w14:paraId="2269655B" w14:textId="77777777" w:rsidR="00E94ADE" w:rsidRPr="00143689" w:rsidRDefault="00E94ADE">
      <w:pPr>
        <w:pStyle w:val="ListParagraph1"/>
        <w:numPr>
          <w:ilvl w:val="0"/>
          <w:numId w:val="29"/>
        </w:numPr>
        <w:spacing w:line="240" w:lineRule="auto"/>
        <w:jc w:val="both"/>
        <w:rPr>
          <w:lang w:val="bs-Latn-BA"/>
        </w:rPr>
        <w:pPrChange w:id="4182" w:author="Rajo" w:date="2018-06-17T15:03:00Z">
          <w:pPr>
            <w:spacing w:line="240" w:lineRule="auto"/>
            <w:jc w:val="both"/>
          </w:pPr>
        </w:pPrChange>
      </w:pPr>
    </w:p>
    <w:p w14:paraId="40621F49" w14:textId="6DE9C850" w:rsidR="00E94ADE" w:rsidDel="00E91783" w:rsidRDefault="00CC5052">
      <w:pPr>
        <w:spacing w:line="240" w:lineRule="auto"/>
        <w:ind w:firstLine="360"/>
        <w:jc w:val="both"/>
        <w:rPr>
          <w:del w:id="4183" w:author="Rajo" w:date="2018-05-27T16:14:00Z"/>
          <w:lang w:val="bs-Latn-BA"/>
        </w:rPr>
      </w:pPr>
      <w:del w:id="4184" w:author="Rajo" w:date="2018-05-27T16:12:00Z">
        <w:r w:rsidDel="003861C8">
          <w:rPr>
            <w:lang w:val="bs-Latn-BA"/>
          </w:rPr>
          <w:delText xml:space="preserve">Kako je tema ove glave SSO funkcionalnost postojećih rješenja, pa prema tome i autentikacija korisnika kao dio </w:delText>
        </w:r>
        <w:r w:rsidDel="003861C8">
          <w:rPr>
            <w:i/>
            <w:lang w:val="bs-Latn-BA"/>
          </w:rPr>
          <w:delText>Single Sign-On</w:delText>
        </w:r>
        <w:r w:rsidDel="003861C8">
          <w:rPr>
            <w:lang w:val="bs-Latn-BA"/>
          </w:rPr>
          <w:delText xml:space="preserve">-a, u </w:delText>
        </w:r>
      </w:del>
      <w:ins w:id="4185" w:author="Rajo" w:date="2018-05-27T16:12:00Z">
        <w:r w:rsidR="003861C8">
          <w:rPr>
            <w:lang w:val="bs-Latn-BA"/>
          </w:rPr>
          <w:t xml:space="preserve">U </w:t>
        </w:r>
      </w:ins>
      <w:r>
        <w:rPr>
          <w:lang w:val="bs-Latn-BA"/>
        </w:rPr>
        <w:t>naredn</w:t>
      </w:r>
      <w:ins w:id="4186" w:author="Rajo" w:date="2018-05-27T16:12:00Z">
        <w:r w:rsidR="003861C8">
          <w:rPr>
            <w:lang w:val="bs-Latn-BA"/>
          </w:rPr>
          <w:t>im</w:t>
        </w:r>
      </w:ins>
      <w:del w:id="4187" w:author="Rajo" w:date="2018-05-27T16:12:00Z">
        <w:r w:rsidDel="003861C8">
          <w:rPr>
            <w:lang w:val="bs-Latn-BA"/>
          </w:rPr>
          <w:delText>om</w:delText>
        </w:r>
      </w:del>
      <w:r>
        <w:rPr>
          <w:lang w:val="bs-Latn-BA"/>
        </w:rPr>
        <w:t xml:space="preserve"> </w:t>
      </w:r>
      <w:ins w:id="4188" w:author="Rajo" w:date="2018-05-27T16:13:00Z">
        <w:r w:rsidR="003861C8">
          <w:rPr>
            <w:lang w:val="bs-Latn-BA"/>
          </w:rPr>
          <w:t xml:space="preserve">tačkama navedene su komponente </w:t>
        </w:r>
      </w:ins>
      <w:del w:id="4189" w:author="Rajo" w:date="2018-05-27T16:13:00Z">
        <w:r w:rsidDel="003861C8">
          <w:rPr>
            <w:lang w:val="bs-Latn-BA"/>
          </w:rPr>
          <w:delText>dijelu predstavljen je samo dio arhitekture vezan za autentikaciju</w:delText>
        </w:r>
        <w:commentRangeEnd w:id="4179"/>
        <w:r w:rsidDel="003861C8">
          <w:commentReference w:id="4179"/>
        </w:r>
      </w:del>
      <w:commentRangeEnd w:id="4180"/>
      <w:r w:rsidR="00310776">
        <w:rPr>
          <w:rStyle w:val="CommentReference"/>
        </w:rPr>
        <w:commentReference w:id="4180"/>
      </w:r>
      <w:del w:id="4190" w:author="Rajo" w:date="2018-05-27T16:13:00Z">
        <w:r w:rsidDel="003861C8">
          <w:rPr>
            <w:lang w:val="bs-Latn-BA"/>
          </w:rPr>
          <w:delText xml:space="preserve">, zajedno sa </w:delText>
        </w:r>
      </w:del>
      <w:ins w:id="4191" w:author="Rajo" w:date="2018-05-27T16:13:00Z">
        <w:r w:rsidR="003861C8">
          <w:rPr>
            <w:lang w:val="bs-Latn-BA"/>
          </w:rPr>
          <w:t xml:space="preserve">servera </w:t>
        </w:r>
      </w:ins>
      <w:del w:id="4192" w:author="Rajo" w:date="2018-05-27T16:13:00Z">
        <w:r w:rsidDel="003861C8">
          <w:rPr>
            <w:lang w:val="bs-Latn-BA"/>
          </w:rPr>
          <w:delText xml:space="preserve">komponentama </w:delText>
        </w:r>
      </w:del>
      <w:r>
        <w:rPr>
          <w:lang w:val="bs-Latn-BA"/>
        </w:rPr>
        <w:t xml:space="preserve">koje se odnose na </w:t>
      </w:r>
      <w:del w:id="4193" w:author="Rajo" w:date="2018-05-27T16:14:00Z">
        <w:r w:rsidDel="00954913">
          <w:rPr>
            <w:lang w:val="bs-Latn-BA"/>
          </w:rPr>
          <w:delText xml:space="preserve">taj </w:delText>
        </w:r>
      </w:del>
      <w:r>
        <w:rPr>
          <w:lang w:val="bs-Latn-BA"/>
        </w:rPr>
        <w:t>proces</w:t>
      </w:r>
      <w:ins w:id="4194" w:author="Rajo" w:date="2018-05-27T16:14:00Z">
        <w:r w:rsidR="00954913">
          <w:rPr>
            <w:lang w:val="bs-Latn-BA"/>
          </w:rPr>
          <w:t xml:space="preserve"> autentikacije</w:t>
        </w:r>
      </w:ins>
      <w:del w:id="4195" w:author="Rajo" w:date="2018-05-27T16:14:00Z">
        <w:r w:rsidDel="002D3509">
          <w:rPr>
            <w:lang w:val="bs-Latn-BA"/>
          </w:rPr>
          <w:delText>, a to su sledeće</w:delText>
        </w:r>
      </w:del>
      <w:r>
        <w:rPr>
          <w:lang w:val="bs-Latn-BA"/>
        </w:rPr>
        <w:t>:</w:t>
      </w:r>
      <w:ins w:id="4196" w:author="Rajo" w:date="2018-06-17T17:12:00Z">
        <w:r w:rsidR="008A68D9">
          <w:rPr>
            <w:lang w:val="bs-Latn-BA"/>
          </w:rPr>
          <w:t xml:space="preserve"> </w:t>
        </w:r>
      </w:ins>
      <w:moveToRangeStart w:id="4197" w:author="Rajo" w:date="2018-06-17T17:12:00Z" w:name="move517018868"/>
      <w:moveTo w:id="4198" w:author="Rajo" w:date="2018-06-17T17:12:00Z">
        <w:r w:rsidR="008A68D9">
          <w:rPr>
            <w:vertAlign w:val="superscript"/>
            <w:lang w:val="bs-Latn-BA"/>
          </w:rPr>
          <w:t>[19]</w:t>
        </w:r>
      </w:moveTo>
      <w:moveToRangeEnd w:id="4197"/>
    </w:p>
    <w:p w14:paraId="0F571B73" w14:textId="77777777" w:rsidR="00E94ADE" w:rsidRDefault="00E94ADE">
      <w:pPr>
        <w:spacing w:line="240" w:lineRule="auto"/>
        <w:ind w:firstLine="360"/>
        <w:jc w:val="both"/>
        <w:rPr>
          <w:lang w:val="bs-Latn-BA"/>
        </w:rPr>
      </w:pPr>
    </w:p>
    <w:p w14:paraId="1BC4BBC8" w14:textId="5B2E5011" w:rsidR="00E94ADE" w:rsidRDefault="00CC5052">
      <w:pPr>
        <w:pStyle w:val="ListParagraph1"/>
        <w:numPr>
          <w:ilvl w:val="0"/>
          <w:numId w:val="30"/>
        </w:numPr>
        <w:spacing w:line="240" w:lineRule="auto"/>
        <w:jc w:val="both"/>
        <w:rPr>
          <w:lang w:val="bs-Latn-BA"/>
        </w:rPr>
      </w:pPr>
      <w:del w:id="4199" w:author="Rajo" w:date="2018-05-23T20:16:00Z">
        <w:r w:rsidDel="00910C56">
          <w:delText>s</w:delText>
        </w:r>
        <w:r w:rsidDel="00910C56">
          <w:rPr>
            <w:lang w:val="bs-Latn-BA"/>
          </w:rPr>
          <w:delText>ervis provajderi</w:delText>
        </w:r>
      </w:del>
      <w:proofErr w:type="spellStart"/>
      <w:ins w:id="4200" w:author="Rajo" w:date="2018-05-23T20:16:00Z">
        <w:r w:rsidR="00910C56">
          <w:t>davaoci</w:t>
        </w:r>
        <w:proofErr w:type="spellEnd"/>
        <w:r w:rsidR="00910C56">
          <w:t xml:space="preserve"> </w:t>
        </w:r>
        <w:proofErr w:type="spellStart"/>
        <w:r w:rsidR="00910C56">
          <w:t>usluge</w:t>
        </w:r>
      </w:ins>
      <w:proofErr w:type="spellEnd"/>
      <w:r>
        <w:rPr>
          <w:lang w:val="bs-Latn-BA"/>
        </w:rPr>
        <w:t xml:space="preserve"> (</w:t>
      </w:r>
      <w:r>
        <w:rPr>
          <w:i/>
          <w:lang w:val="bs-Latn-BA"/>
        </w:rPr>
        <w:t xml:space="preserve">Service </w:t>
      </w:r>
      <w:proofErr w:type="spellStart"/>
      <w:r>
        <w:rPr>
          <w:i/>
          <w:lang w:val="bs-Latn-BA"/>
        </w:rPr>
        <w:t>providers</w:t>
      </w:r>
      <w:proofErr w:type="spellEnd"/>
      <w:r>
        <w:rPr>
          <w:lang w:val="bs-Latn-BA"/>
        </w:rPr>
        <w:t>)</w:t>
      </w:r>
      <w:r>
        <w:t>,</w:t>
      </w:r>
    </w:p>
    <w:p w14:paraId="6564B98D" w14:textId="2EEBBC4E" w:rsidR="00E94ADE" w:rsidRDefault="00CC5052">
      <w:pPr>
        <w:pStyle w:val="ListParagraph1"/>
        <w:numPr>
          <w:ilvl w:val="0"/>
          <w:numId w:val="30"/>
        </w:numPr>
        <w:spacing w:line="240" w:lineRule="auto"/>
        <w:jc w:val="both"/>
        <w:rPr>
          <w:lang w:val="bs-Latn-BA"/>
        </w:rPr>
      </w:pPr>
      <w:r>
        <w:t>u</w:t>
      </w:r>
      <w:r>
        <w:rPr>
          <w:lang w:val="bs-Latn-BA"/>
        </w:rPr>
        <w:t>lazni autentikatori (</w:t>
      </w:r>
      <w:proofErr w:type="spellStart"/>
      <w:r>
        <w:rPr>
          <w:i/>
          <w:lang w:val="bs-Latn-BA"/>
        </w:rPr>
        <w:t>Inbound</w:t>
      </w:r>
      <w:proofErr w:type="spellEnd"/>
      <w:r>
        <w:rPr>
          <w:i/>
          <w:lang w:val="bs-Latn-BA"/>
        </w:rPr>
        <w:t xml:space="preserve"> </w:t>
      </w:r>
      <w:proofErr w:type="spellStart"/>
      <w:r>
        <w:rPr>
          <w:i/>
          <w:lang w:val="bs-Latn-BA"/>
        </w:rPr>
        <w:t>authenticators</w:t>
      </w:r>
      <w:proofErr w:type="spellEnd"/>
      <w:r>
        <w:rPr>
          <w:lang w:val="bs-Latn-BA"/>
        </w:rPr>
        <w:t>)</w:t>
      </w:r>
      <w:r>
        <w:t>,</w:t>
      </w:r>
    </w:p>
    <w:p w14:paraId="642F4484" w14:textId="7457E445" w:rsidR="00E94ADE" w:rsidRDefault="00CC5052">
      <w:pPr>
        <w:pStyle w:val="ListParagraph1"/>
        <w:numPr>
          <w:ilvl w:val="0"/>
          <w:numId w:val="30"/>
        </w:numPr>
        <w:spacing w:line="240" w:lineRule="auto"/>
        <w:jc w:val="both"/>
        <w:rPr>
          <w:lang w:val="bs-Latn-BA"/>
        </w:rPr>
      </w:pPr>
      <w:r>
        <w:t>a</w:t>
      </w:r>
      <w:proofErr w:type="spellStart"/>
      <w:r>
        <w:rPr>
          <w:lang w:val="bs-Latn-BA"/>
        </w:rPr>
        <w:t>utentikacion</w:t>
      </w:r>
      <w:ins w:id="4201" w:author="Rajo" w:date="2018-06-17T16:35:00Z">
        <w:r w:rsidR="00386445">
          <w:rPr>
            <w:lang w:val="bs-Latn-BA"/>
          </w:rPr>
          <w:t>o</w:t>
        </w:r>
        <w:proofErr w:type="spellEnd"/>
        <w:r w:rsidR="00386445">
          <w:rPr>
            <w:lang w:val="bs-Latn-BA"/>
          </w:rPr>
          <w:t xml:space="preserve"> okruženje </w:t>
        </w:r>
      </w:ins>
      <w:del w:id="4202" w:author="Rajo" w:date="2018-06-17T16:35:00Z">
        <w:r w:rsidDel="00386445">
          <w:rPr>
            <w:lang w:val="bs-Latn-BA"/>
          </w:rPr>
          <w:delText xml:space="preserve">i </w:delText>
        </w:r>
        <w:r w:rsidDel="00386445">
          <w:rPr>
            <w:i/>
            <w:lang w:val="bs-Latn-BA"/>
          </w:rPr>
          <w:delText xml:space="preserve">framework </w:delText>
        </w:r>
      </w:del>
      <w:r>
        <w:rPr>
          <w:lang w:val="bs-Latn-BA"/>
        </w:rPr>
        <w:t>(</w:t>
      </w:r>
      <w:proofErr w:type="spellStart"/>
      <w:r>
        <w:rPr>
          <w:i/>
          <w:lang w:val="bs-Latn-BA"/>
        </w:rPr>
        <w:t>Authentication</w:t>
      </w:r>
      <w:proofErr w:type="spellEnd"/>
      <w:r>
        <w:rPr>
          <w:i/>
          <w:lang w:val="bs-Latn-BA"/>
        </w:rPr>
        <w:t xml:space="preserve"> </w:t>
      </w:r>
      <w:proofErr w:type="spellStart"/>
      <w:r>
        <w:rPr>
          <w:i/>
          <w:lang w:val="bs-Latn-BA"/>
        </w:rPr>
        <w:t>framework</w:t>
      </w:r>
      <w:proofErr w:type="spellEnd"/>
      <w:r>
        <w:rPr>
          <w:lang w:val="bs-Latn-BA"/>
        </w:rPr>
        <w:t>)</w:t>
      </w:r>
      <w:r>
        <w:t>,</w:t>
      </w:r>
    </w:p>
    <w:p w14:paraId="0464642F" w14:textId="3937723B" w:rsidR="00E94ADE" w:rsidRDefault="00CC5052">
      <w:pPr>
        <w:pStyle w:val="ListParagraph1"/>
        <w:numPr>
          <w:ilvl w:val="0"/>
          <w:numId w:val="30"/>
        </w:numPr>
        <w:spacing w:line="240" w:lineRule="auto"/>
        <w:jc w:val="both"/>
        <w:rPr>
          <w:lang w:val="bs-Latn-BA"/>
        </w:rPr>
      </w:pPr>
      <w:r>
        <w:t>l</w:t>
      </w:r>
      <w:proofErr w:type="spellStart"/>
      <w:r>
        <w:rPr>
          <w:lang w:val="bs-Latn-BA"/>
        </w:rPr>
        <w:t>okalni</w:t>
      </w:r>
      <w:proofErr w:type="spellEnd"/>
      <w:r>
        <w:rPr>
          <w:lang w:val="bs-Latn-BA"/>
        </w:rPr>
        <w:t xml:space="preserve"> autentikatori (</w:t>
      </w:r>
      <w:proofErr w:type="spellStart"/>
      <w:r>
        <w:rPr>
          <w:i/>
          <w:lang w:val="bs-Latn-BA"/>
        </w:rPr>
        <w:t>Local</w:t>
      </w:r>
      <w:proofErr w:type="spellEnd"/>
      <w:r>
        <w:rPr>
          <w:i/>
          <w:lang w:val="bs-Latn-BA"/>
        </w:rPr>
        <w:t xml:space="preserve"> </w:t>
      </w:r>
      <w:proofErr w:type="spellStart"/>
      <w:r>
        <w:rPr>
          <w:i/>
          <w:lang w:val="bs-Latn-BA"/>
        </w:rPr>
        <w:t>authenticators</w:t>
      </w:r>
      <w:proofErr w:type="spellEnd"/>
      <w:r>
        <w:rPr>
          <w:lang w:val="bs-Latn-BA"/>
        </w:rPr>
        <w:t>)</w:t>
      </w:r>
      <w:r>
        <w:t>,</w:t>
      </w:r>
    </w:p>
    <w:p w14:paraId="1A640597" w14:textId="1F261DD3" w:rsidR="00E94ADE" w:rsidRDefault="00CC5052">
      <w:pPr>
        <w:pStyle w:val="ListParagraph1"/>
        <w:numPr>
          <w:ilvl w:val="0"/>
          <w:numId w:val="30"/>
        </w:numPr>
        <w:spacing w:line="240" w:lineRule="auto"/>
        <w:jc w:val="both"/>
        <w:rPr>
          <w:lang w:val="bs-Latn-BA"/>
        </w:rPr>
      </w:pPr>
      <w:r>
        <w:t>e</w:t>
      </w:r>
      <w:proofErr w:type="spellStart"/>
      <w:r>
        <w:rPr>
          <w:lang w:val="bs-Latn-BA"/>
        </w:rPr>
        <w:t>ksterni</w:t>
      </w:r>
      <w:proofErr w:type="spellEnd"/>
      <w:r>
        <w:rPr>
          <w:lang w:val="bs-Latn-BA"/>
        </w:rPr>
        <w:t xml:space="preserve"> autentikatori (</w:t>
      </w:r>
      <w:r>
        <w:rPr>
          <w:i/>
          <w:lang w:val="bs-Latn-BA"/>
        </w:rPr>
        <w:t xml:space="preserve">Federated </w:t>
      </w:r>
      <w:proofErr w:type="spellStart"/>
      <w:r>
        <w:rPr>
          <w:i/>
          <w:lang w:val="bs-Latn-BA"/>
        </w:rPr>
        <w:t>authenticators</w:t>
      </w:r>
      <w:proofErr w:type="spellEnd"/>
      <w:r>
        <w:rPr>
          <w:lang w:val="bs-Latn-BA"/>
        </w:rPr>
        <w:t>)</w:t>
      </w:r>
      <w:r>
        <w:t>,</w:t>
      </w:r>
    </w:p>
    <w:p w14:paraId="0A373345" w14:textId="1452D9B5" w:rsidR="00E94ADE" w:rsidDel="00EA6C7A" w:rsidRDefault="00CC5052">
      <w:pPr>
        <w:pStyle w:val="ListParagraph1"/>
        <w:numPr>
          <w:ilvl w:val="0"/>
          <w:numId w:val="30"/>
        </w:numPr>
        <w:spacing w:line="240" w:lineRule="auto"/>
        <w:jc w:val="both"/>
        <w:rPr>
          <w:del w:id="4203" w:author="Rajo" w:date="2018-05-27T16:15:00Z"/>
          <w:lang w:val="bs-Latn-BA"/>
        </w:rPr>
      </w:pPr>
      <w:r>
        <w:t>e</w:t>
      </w:r>
      <w:proofErr w:type="spellStart"/>
      <w:r>
        <w:rPr>
          <w:lang w:val="bs-Latn-BA"/>
        </w:rPr>
        <w:t>ksterne</w:t>
      </w:r>
      <w:proofErr w:type="spellEnd"/>
      <w:r>
        <w:rPr>
          <w:lang w:val="bs-Latn-BA"/>
        </w:rPr>
        <w:t xml:space="preserve"> aplikacije (</w:t>
      </w:r>
      <w:proofErr w:type="spellStart"/>
      <w:r>
        <w:rPr>
          <w:lang w:val="bs-Latn-BA"/>
        </w:rPr>
        <w:t>External</w:t>
      </w:r>
      <w:proofErr w:type="spellEnd"/>
      <w:r>
        <w:rPr>
          <w:lang w:val="bs-Latn-BA"/>
        </w:rPr>
        <w:t xml:space="preserve"> </w:t>
      </w:r>
      <w:proofErr w:type="spellStart"/>
      <w:r>
        <w:rPr>
          <w:lang w:val="bs-Latn-BA"/>
        </w:rPr>
        <w:t>applications</w:t>
      </w:r>
      <w:proofErr w:type="spellEnd"/>
      <w:r>
        <w:rPr>
          <w:lang w:val="bs-Latn-BA"/>
        </w:rPr>
        <w:t>)</w:t>
      </w:r>
      <w:r>
        <w:t>.</w:t>
      </w:r>
    </w:p>
    <w:p w14:paraId="02B6A780" w14:textId="77777777" w:rsidR="00E94ADE" w:rsidRPr="00EA6C7A" w:rsidDel="00E20B62" w:rsidRDefault="00E94ADE">
      <w:pPr>
        <w:pStyle w:val="ListParagraph1"/>
        <w:numPr>
          <w:ilvl w:val="0"/>
          <w:numId w:val="30"/>
        </w:numPr>
        <w:spacing w:line="240" w:lineRule="auto"/>
        <w:jc w:val="both"/>
        <w:rPr>
          <w:del w:id="4204" w:author="Rajo" w:date="2018-06-17T15:04:00Z"/>
          <w:lang w:val="bs-Latn-BA"/>
        </w:rPr>
        <w:pPrChange w:id="4205" w:author="Rajo" w:date="2018-05-27T16:15:00Z">
          <w:pPr>
            <w:spacing w:line="240" w:lineRule="auto"/>
            <w:jc w:val="both"/>
          </w:pPr>
        </w:pPrChange>
      </w:pPr>
    </w:p>
    <w:p w14:paraId="34448D47" w14:textId="77777777" w:rsidR="00E94ADE" w:rsidRPr="00143689" w:rsidRDefault="00E94ADE">
      <w:pPr>
        <w:pStyle w:val="ListParagraph1"/>
        <w:numPr>
          <w:ilvl w:val="0"/>
          <w:numId w:val="30"/>
        </w:numPr>
        <w:spacing w:line="240" w:lineRule="auto"/>
        <w:jc w:val="both"/>
        <w:rPr>
          <w:lang w:val="bs-Latn-BA"/>
        </w:rPr>
        <w:pPrChange w:id="4206" w:author="Rajo" w:date="2018-06-17T15:04:00Z">
          <w:pPr>
            <w:spacing w:line="240" w:lineRule="auto"/>
            <w:jc w:val="both"/>
          </w:pPr>
        </w:pPrChange>
      </w:pPr>
    </w:p>
    <w:p w14:paraId="44ECA3FA" w14:textId="309CC9BA" w:rsidR="00E94ADE" w:rsidDel="00EA6C7A" w:rsidRDefault="00CC5052" w:rsidP="00143689">
      <w:pPr>
        <w:spacing w:line="240" w:lineRule="auto"/>
        <w:ind w:firstLine="360"/>
        <w:jc w:val="both"/>
        <w:rPr>
          <w:del w:id="4207" w:author="Rajo" w:date="2018-05-27T16:15:00Z"/>
          <w:lang w:val="bs-Latn-BA"/>
        </w:rPr>
      </w:pPr>
      <w:commentRangeStart w:id="4208"/>
      <w:del w:id="4209" w:author="Rajo" w:date="2018-05-23T20:16:00Z">
        <w:r w:rsidDel="00910C56">
          <w:rPr>
            <w:b/>
            <w:lang w:val="bs-Latn-BA"/>
          </w:rPr>
          <w:delText>Servis provajderi</w:delText>
        </w:r>
      </w:del>
      <w:commentRangeEnd w:id="4208"/>
      <w:ins w:id="4210" w:author="Rajo" w:date="2018-05-23T20:16:00Z">
        <w:r w:rsidR="00910C56">
          <w:rPr>
            <w:b/>
            <w:lang w:val="bs-Latn-BA"/>
          </w:rPr>
          <w:t>Davaoci usluge</w:t>
        </w:r>
      </w:ins>
      <w:r>
        <w:commentReference w:id="4208"/>
      </w:r>
      <w:r>
        <w:rPr>
          <w:b/>
          <w:lang w:val="bs-Latn-BA"/>
        </w:rPr>
        <w:t xml:space="preserve"> </w:t>
      </w:r>
      <w:r>
        <w:rPr>
          <w:lang w:val="bs-Latn-BA"/>
        </w:rPr>
        <w:t xml:space="preserve">su </w:t>
      </w:r>
      <w:r>
        <w:rPr>
          <w:i/>
          <w:lang w:val="bs-Latn-BA"/>
        </w:rPr>
        <w:t>web</w:t>
      </w:r>
      <w:r>
        <w:rPr>
          <w:lang w:val="bs-Latn-BA"/>
        </w:rPr>
        <w:t xml:space="preserve"> servisi koji se oslanjaju na </w:t>
      </w:r>
      <w:del w:id="4211" w:author="Rajo" w:date="2018-05-23T20:02:00Z">
        <w:r w:rsidDel="00847196">
          <w:rPr>
            <w:lang w:val="bs-Latn-BA"/>
          </w:rPr>
          <w:delText>provajder identiteta</w:delText>
        </w:r>
      </w:del>
      <w:ins w:id="4212" w:author="Rajo" w:date="2018-05-23T20:02:00Z">
        <w:r w:rsidR="00847196">
          <w:rPr>
            <w:lang w:val="bs-Latn-BA"/>
          </w:rPr>
          <w:t>davalac identiteta</w:t>
        </w:r>
      </w:ins>
      <w:r>
        <w:rPr>
          <w:lang w:val="bs-Latn-BA"/>
        </w:rPr>
        <w:t xml:space="preserve">, kako bi posredstvom njega izvršili autentikaciju i autorizaciju korisnika. To se vrši slanjem odgovarajućeg zahtjeva, putem nekog od podržanih protokola među kojima se nalaze SAML 2.0, </w:t>
      </w:r>
      <w:proofErr w:type="spellStart"/>
      <w:r>
        <w:rPr>
          <w:lang w:val="bs-Latn-BA"/>
        </w:rPr>
        <w:t>OpenID</w:t>
      </w:r>
      <w:proofErr w:type="spellEnd"/>
      <w:r>
        <w:rPr>
          <w:lang w:val="bs-Latn-BA"/>
        </w:rPr>
        <w:t xml:space="preserve"> </w:t>
      </w:r>
      <w:proofErr w:type="spellStart"/>
      <w:r>
        <w:rPr>
          <w:lang w:val="bs-Latn-BA"/>
        </w:rPr>
        <w:t>Connect</w:t>
      </w:r>
      <w:proofErr w:type="spellEnd"/>
      <w:r>
        <w:rPr>
          <w:lang w:val="bs-Latn-BA"/>
        </w:rPr>
        <w:t xml:space="preserve"> i WS </w:t>
      </w:r>
      <w:proofErr w:type="spellStart"/>
      <w:r>
        <w:rPr>
          <w:lang w:val="bs-Latn-BA"/>
        </w:rPr>
        <w:t>Federation</w:t>
      </w:r>
      <w:proofErr w:type="spellEnd"/>
      <w:r>
        <w:rPr>
          <w:lang w:val="bs-Latn-BA"/>
        </w:rPr>
        <w:t>/Trust.</w:t>
      </w:r>
    </w:p>
    <w:p w14:paraId="455B8DBB" w14:textId="77777777" w:rsidR="00E94ADE" w:rsidRDefault="00E94ADE">
      <w:pPr>
        <w:spacing w:line="240" w:lineRule="auto"/>
        <w:ind w:firstLine="360"/>
        <w:jc w:val="both"/>
        <w:rPr>
          <w:lang w:val="bs-Latn-BA"/>
        </w:rPr>
        <w:pPrChange w:id="4213" w:author="Rajo" w:date="2018-06-17T15:04:00Z">
          <w:pPr>
            <w:spacing w:line="240" w:lineRule="auto"/>
            <w:jc w:val="both"/>
          </w:pPr>
        </w:pPrChange>
      </w:pPr>
    </w:p>
    <w:p w14:paraId="64590597" w14:textId="609E078A" w:rsidR="00E94ADE" w:rsidDel="00EA6C7A" w:rsidRDefault="00CC5052" w:rsidP="00143689">
      <w:pPr>
        <w:spacing w:line="240" w:lineRule="auto"/>
        <w:ind w:firstLine="360"/>
        <w:jc w:val="both"/>
        <w:rPr>
          <w:del w:id="4214" w:author="Rajo" w:date="2018-05-27T16:15:00Z"/>
          <w:lang w:val="bs-Latn-BA"/>
        </w:rPr>
      </w:pPr>
      <w:r>
        <w:rPr>
          <w:lang w:val="bs-Latn-BA"/>
        </w:rPr>
        <w:t xml:space="preserve"> </w:t>
      </w:r>
      <w:r>
        <w:rPr>
          <w:b/>
          <w:lang w:val="bs-Latn-BA"/>
        </w:rPr>
        <w:t xml:space="preserve">Ulazni autentikatori </w:t>
      </w:r>
      <w:r>
        <w:rPr>
          <w:lang w:val="bs-Latn-BA"/>
        </w:rPr>
        <w:t xml:space="preserve">su odgovorni za identifikovanje i parsiranje svih dolaznih zahtjeva za autentikaciju, kao i generisanje odgovarajućeg odgovora za primljeni zahtjev. Za svaki od podržanih protokola, postoji po jedan ulazni autentikator. Tako npr. ulazni autentikator za SAML 2.0 zahtjeve treba da prihvati SAML zahtjev od </w:t>
      </w:r>
      <w:del w:id="4215" w:author="Rajo" w:date="2018-05-23T20:03:00Z">
        <w:r w:rsidDel="00847196">
          <w:rPr>
            <w:lang w:val="bs-Latn-BA"/>
          </w:rPr>
          <w:delText>servis provajdera</w:delText>
        </w:r>
      </w:del>
      <w:ins w:id="4216" w:author="Rajo" w:date="2018-05-23T20:08:00Z">
        <w:r w:rsidR="00BD270B">
          <w:rPr>
            <w:lang w:val="bs-Latn-BA"/>
          </w:rPr>
          <w:t>davaoca usluge</w:t>
        </w:r>
      </w:ins>
      <w:r>
        <w:rPr>
          <w:lang w:val="bs-Latn-BA"/>
        </w:rPr>
        <w:t xml:space="preserve">, provjeri ga, te u zajedničkom internom obliku proslijedi autentikacionom </w:t>
      </w:r>
      <w:del w:id="4217" w:author="Rajo" w:date="2018-06-17T16:35:00Z">
        <w:r w:rsidDel="00242801">
          <w:rPr>
            <w:i/>
            <w:lang w:val="bs-Latn-BA"/>
          </w:rPr>
          <w:delText>framework</w:delText>
        </w:r>
      </w:del>
      <w:ins w:id="4218" w:author="Rajo" w:date="2018-06-17T16:35:00Z">
        <w:r w:rsidR="00242801">
          <w:rPr>
            <w:lang w:val="bs-Latn-BA"/>
          </w:rPr>
          <w:t>okruženju</w:t>
        </w:r>
      </w:ins>
      <w:del w:id="4219" w:author="Rajo" w:date="2018-06-17T16:35:00Z">
        <w:r w:rsidDel="00242801">
          <w:rPr>
            <w:lang w:val="bs-Latn-BA"/>
          </w:rPr>
          <w:delText>-u</w:delText>
        </w:r>
      </w:del>
      <w:r>
        <w:rPr>
          <w:lang w:val="bs-Latn-BA"/>
        </w:rPr>
        <w:t xml:space="preserve"> na dalju obradu. Takođe, kada od njega nazad dobije odgovor, treba da ga pretvori u odgovarajući SAML odgovor koji vraća </w:t>
      </w:r>
      <w:del w:id="4220" w:author="Rajo" w:date="2018-05-23T20:05:00Z">
        <w:r w:rsidDel="00847196">
          <w:rPr>
            <w:lang w:val="bs-Latn-BA"/>
          </w:rPr>
          <w:delText>servis provajderu</w:delText>
        </w:r>
      </w:del>
      <w:ins w:id="4221" w:author="Rajo" w:date="2018-05-23T20:09:00Z">
        <w:r w:rsidR="00BD270B">
          <w:rPr>
            <w:lang w:val="bs-Latn-BA"/>
          </w:rPr>
          <w:t>davaoca usluge</w:t>
        </w:r>
      </w:ins>
      <w:r>
        <w:rPr>
          <w:lang w:val="bs-Latn-BA"/>
        </w:rPr>
        <w:t>.</w:t>
      </w:r>
    </w:p>
    <w:p w14:paraId="463856B5" w14:textId="77777777" w:rsidR="00E94ADE" w:rsidRDefault="00E94ADE">
      <w:pPr>
        <w:spacing w:line="240" w:lineRule="auto"/>
        <w:ind w:firstLine="360"/>
        <w:jc w:val="both"/>
        <w:rPr>
          <w:lang w:val="bs-Latn-BA"/>
        </w:rPr>
        <w:pPrChange w:id="4222" w:author="Rajo" w:date="2018-06-17T15:04:00Z">
          <w:pPr>
            <w:spacing w:line="240" w:lineRule="auto"/>
            <w:jc w:val="both"/>
          </w:pPr>
        </w:pPrChange>
      </w:pPr>
    </w:p>
    <w:p w14:paraId="7A634A52" w14:textId="6C1A33D0" w:rsidR="00E94ADE" w:rsidDel="00EA6C7A" w:rsidRDefault="00CC5052" w:rsidP="00143689">
      <w:pPr>
        <w:spacing w:line="240" w:lineRule="auto"/>
        <w:ind w:firstLine="360"/>
        <w:jc w:val="both"/>
        <w:rPr>
          <w:del w:id="4223" w:author="Rajo" w:date="2018-05-27T16:15:00Z"/>
          <w:lang w:val="bs-Latn-BA"/>
        </w:rPr>
      </w:pPr>
      <w:r>
        <w:rPr>
          <w:b/>
          <w:lang w:val="bs-Latn-BA"/>
        </w:rPr>
        <w:t>Autentikacion</w:t>
      </w:r>
      <w:ins w:id="4224" w:author="Rajo" w:date="2018-06-17T16:35:00Z">
        <w:r w:rsidR="00242801">
          <w:rPr>
            <w:b/>
            <w:lang w:val="bs-Latn-BA"/>
          </w:rPr>
          <w:t xml:space="preserve">o okruženje </w:t>
        </w:r>
      </w:ins>
      <w:del w:id="4225" w:author="Rajo" w:date="2018-06-17T16:35:00Z">
        <w:r w:rsidDel="00242801">
          <w:rPr>
            <w:b/>
            <w:lang w:val="bs-Latn-BA"/>
          </w:rPr>
          <w:delText xml:space="preserve">i </w:delText>
        </w:r>
        <w:r w:rsidDel="00242801">
          <w:rPr>
            <w:b/>
            <w:i/>
            <w:lang w:val="bs-Latn-BA"/>
          </w:rPr>
          <w:delText>framework</w:delText>
        </w:r>
        <w:r w:rsidDel="00242801">
          <w:rPr>
            <w:i/>
            <w:lang w:val="bs-Latn-BA"/>
          </w:rPr>
          <w:delText xml:space="preserve"> </w:delText>
        </w:r>
      </w:del>
      <w:r>
        <w:rPr>
          <w:lang w:val="bs-Latn-BA"/>
        </w:rPr>
        <w:t>iz zahtjeva koji je primi</w:t>
      </w:r>
      <w:ins w:id="4226" w:author="Rajo" w:date="2018-06-17T16:38:00Z">
        <w:r w:rsidR="002157AE">
          <w:rPr>
            <w:lang w:val="bs-Latn-BA"/>
          </w:rPr>
          <w:t>lo</w:t>
        </w:r>
      </w:ins>
      <w:del w:id="4227" w:author="Rajo" w:date="2018-06-17T16:38:00Z">
        <w:r w:rsidDel="002157AE">
          <w:rPr>
            <w:lang w:val="bs-Latn-BA"/>
          </w:rPr>
          <w:delText>o</w:delText>
        </w:r>
      </w:del>
      <w:r>
        <w:rPr>
          <w:lang w:val="bs-Latn-BA"/>
        </w:rPr>
        <w:t xml:space="preserve"> od ulaznog autentikatora izvlači podatak o tome koji </w:t>
      </w:r>
      <w:del w:id="4228" w:author="Rajo" w:date="2018-05-23T20:15:00Z">
        <w:r w:rsidDel="00910C56">
          <w:rPr>
            <w:lang w:val="bs-Latn-BA"/>
          </w:rPr>
          <w:delText>servis provajder</w:delText>
        </w:r>
      </w:del>
      <w:ins w:id="4229" w:author="Rajo" w:date="2018-05-23T20:15:00Z">
        <w:r w:rsidR="00910C56">
          <w:rPr>
            <w:lang w:val="bs-Latn-BA"/>
          </w:rPr>
          <w:t>davalac usluge</w:t>
        </w:r>
      </w:ins>
      <w:r>
        <w:rPr>
          <w:lang w:val="bs-Latn-BA"/>
        </w:rPr>
        <w:t xml:space="preserve"> je ga je uputio, te na osnovu postavki koje odgovaraju tom provajderu, određuje način na koji treba izvršiti autentikaciju korisnika kako bi ona bila u skladu sa autentikacionim zahtjevom. Ova komponenta nije vezana ni za jedan određeni protokol, nego radi nad zajedničkim internim modelom u čijem obliku je i primila zahtjev od ulaznog autentikatora. </w:t>
      </w:r>
    </w:p>
    <w:p w14:paraId="4E27338F" w14:textId="77777777" w:rsidR="00E94ADE" w:rsidRDefault="00E94ADE">
      <w:pPr>
        <w:spacing w:line="240" w:lineRule="auto"/>
        <w:ind w:firstLine="360"/>
        <w:jc w:val="both"/>
        <w:rPr>
          <w:lang w:val="bs-Latn-BA"/>
        </w:rPr>
        <w:pPrChange w:id="4230" w:author="Rajo" w:date="2018-06-17T15:04:00Z">
          <w:pPr>
            <w:spacing w:line="240" w:lineRule="auto"/>
            <w:jc w:val="both"/>
          </w:pPr>
        </w:pPrChange>
      </w:pPr>
    </w:p>
    <w:p w14:paraId="50F1D3E2" w14:textId="4A42A7C2" w:rsidR="00E94ADE" w:rsidDel="00EA6C7A" w:rsidRDefault="00CC5052" w:rsidP="00143689">
      <w:pPr>
        <w:spacing w:line="240" w:lineRule="auto"/>
        <w:ind w:firstLine="360"/>
        <w:jc w:val="both"/>
        <w:rPr>
          <w:del w:id="4231" w:author="Rajo" w:date="2018-05-27T16:15:00Z"/>
          <w:lang w:val="bs-Latn-BA"/>
        </w:rPr>
      </w:pPr>
      <w:r>
        <w:rPr>
          <w:b/>
          <w:lang w:val="bs-Latn-BA"/>
        </w:rPr>
        <w:t>Lokalni autentikatori</w:t>
      </w:r>
      <w:r>
        <w:rPr>
          <w:lang w:val="bs-Latn-BA"/>
        </w:rPr>
        <w:t xml:space="preserve"> vrše autentikaciju korisnika na osnovu lokalno dostupnih kredencijala, odnosno pristupnih podataka. Autentikacija se najčešće vrši provjerom korisničkog imena i lozinke, koji su primljeni u okviru zahtjeva proslijeđenog od strane autentikacionog </w:t>
      </w:r>
      <w:del w:id="4232" w:author="Rajo" w:date="2018-06-17T16:35:00Z">
        <w:r w:rsidDel="00AF05DB">
          <w:rPr>
            <w:i/>
            <w:lang w:val="bs-Latn-BA"/>
          </w:rPr>
          <w:delText>framework</w:delText>
        </w:r>
        <w:r w:rsidDel="00AF05DB">
          <w:rPr>
            <w:lang w:val="bs-Latn-BA"/>
          </w:rPr>
          <w:delText>-a</w:delText>
        </w:r>
      </w:del>
      <w:ins w:id="4233" w:author="Rajo" w:date="2018-06-17T16:35:00Z">
        <w:r w:rsidR="00AF05DB">
          <w:rPr>
            <w:lang w:val="bs-Latn-BA"/>
          </w:rPr>
          <w:t>okru</w:t>
        </w:r>
      </w:ins>
      <w:ins w:id="4234" w:author="Rajo" w:date="2018-06-17T16:36:00Z">
        <w:r w:rsidR="00AF05DB">
          <w:rPr>
            <w:lang w:val="bs-Latn-BA"/>
          </w:rPr>
          <w:t>ženja</w:t>
        </w:r>
      </w:ins>
      <w:r>
        <w:rPr>
          <w:lang w:val="bs-Latn-BA"/>
        </w:rPr>
        <w:t>,  u odnosu na bazu korisničkih naloga na koju je server povezan. Pored toga, moguće je razviti i sopstveni autentikator te ga integrisati u okviru servera. Ukoliko je autentikacija bila uspješna, lokalni autentikator će o tome informisati autentikacion</w:t>
      </w:r>
      <w:ins w:id="4235" w:author="Rajo" w:date="2018-06-17T16:36:00Z">
        <w:r w:rsidR="00424862">
          <w:rPr>
            <w:lang w:val="bs-Latn-BA"/>
          </w:rPr>
          <w:t>o okruženje</w:t>
        </w:r>
      </w:ins>
      <w:del w:id="4236" w:author="Rajo" w:date="2018-06-17T16:36:00Z">
        <w:r w:rsidDel="00424862">
          <w:rPr>
            <w:lang w:val="bs-Latn-BA"/>
          </w:rPr>
          <w:delText>i</w:delText>
        </w:r>
      </w:del>
      <w:ins w:id="4237" w:author="Rajo" w:date="2018-06-17T16:36:00Z">
        <w:r w:rsidR="00424862">
          <w:rPr>
            <w:lang w:val="bs-Latn-BA"/>
          </w:rPr>
          <w:t xml:space="preserve"> </w:t>
        </w:r>
      </w:ins>
      <w:del w:id="4238" w:author="Rajo" w:date="2018-06-17T16:36:00Z">
        <w:r w:rsidDel="00424862">
          <w:rPr>
            <w:lang w:val="bs-Latn-BA"/>
          </w:rPr>
          <w:delText xml:space="preserve"> </w:delText>
        </w:r>
        <w:r w:rsidDel="00424862">
          <w:rPr>
            <w:i/>
            <w:lang w:val="bs-Latn-BA"/>
          </w:rPr>
          <w:delText>framework</w:delText>
        </w:r>
      </w:del>
      <w:del w:id="4239" w:author="Rajo" w:date="2018-05-28T20:40:00Z">
        <w:r w:rsidDel="007F00CC">
          <w:rPr>
            <w:lang w:val="bs-Latn-BA"/>
          </w:rPr>
          <w:delText>,</w:delText>
        </w:r>
      </w:del>
      <w:del w:id="4240" w:author="Rajo" w:date="2018-05-28T20:54:00Z">
        <w:r w:rsidDel="001F03D3">
          <w:rPr>
            <w:lang w:val="bs-Latn-BA"/>
          </w:rPr>
          <w:delText xml:space="preserve"> </w:delText>
        </w:r>
      </w:del>
      <w:ins w:id="4241" w:author="Rajo" w:date="2018-05-28T20:54:00Z">
        <w:r w:rsidR="001F03D3">
          <w:rPr>
            <w:lang w:val="bs-Latn-BA"/>
          </w:rPr>
          <w:t>koj</w:t>
        </w:r>
      </w:ins>
      <w:ins w:id="4242" w:author="Rajo" w:date="2018-06-17T16:36:00Z">
        <w:r w:rsidR="00424862">
          <w:rPr>
            <w:lang w:val="bs-Latn-BA"/>
          </w:rPr>
          <w:t>e</w:t>
        </w:r>
      </w:ins>
      <w:ins w:id="4243" w:author="Rajo" w:date="2018-05-28T20:50:00Z">
        <w:r w:rsidR="00280E7F">
          <w:rPr>
            <w:lang w:val="bs-Latn-BA"/>
          </w:rPr>
          <w:t xml:space="preserve"> </w:t>
        </w:r>
      </w:ins>
      <w:del w:id="4244" w:author="Rajo" w:date="2018-05-28T20:50:00Z">
        <w:r w:rsidDel="00280E7F">
          <w:rPr>
            <w:lang w:val="bs-Latn-BA"/>
          </w:rPr>
          <w:delText xml:space="preserve">koji </w:delText>
        </w:r>
      </w:del>
      <w:r>
        <w:rPr>
          <w:lang w:val="bs-Latn-BA"/>
        </w:rPr>
        <w:t xml:space="preserve">će odlučiti da li je potrebna </w:t>
      </w:r>
      <w:commentRangeStart w:id="4245"/>
      <w:commentRangeStart w:id="4246"/>
      <w:r>
        <w:rPr>
          <w:lang w:val="bs-Latn-BA"/>
        </w:rPr>
        <w:t>dodatna autentikacija</w:t>
      </w:r>
      <w:commentRangeEnd w:id="4245"/>
      <w:r>
        <w:commentReference w:id="4245"/>
      </w:r>
      <w:commentRangeEnd w:id="4246"/>
      <w:r w:rsidR="00310776">
        <w:rPr>
          <w:rStyle w:val="CommentReference"/>
        </w:rPr>
        <w:commentReference w:id="4246"/>
      </w:r>
      <w:ins w:id="4247" w:author="Rajo" w:date="2018-05-28T20:56:00Z">
        <w:r w:rsidR="0006114C">
          <w:rPr>
            <w:lang w:val="bs-Latn-BA"/>
          </w:rPr>
          <w:t>,</w:t>
        </w:r>
      </w:ins>
      <w:r>
        <w:rPr>
          <w:lang w:val="bs-Latn-BA"/>
        </w:rPr>
        <w:t xml:space="preserve"> </w:t>
      </w:r>
      <w:ins w:id="4248" w:author="Rajo" w:date="2018-05-28T20:54:00Z">
        <w:r w:rsidR="001F03D3">
          <w:rPr>
            <w:lang w:val="bs-Latn-BA"/>
          </w:rPr>
          <w:t>što</w:t>
        </w:r>
      </w:ins>
      <w:ins w:id="4249" w:author="Rajo" w:date="2018-05-28T20:51:00Z">
        <w:r w:rsidR="00280E7F">
          <w:rPr>
            <w:lang w:val="bs-Latn-BA"/>
          </w:rPr>
          <w:t xml:space="preserve"> podrazumijeva</w:t>
        </w:r>
      </w:ins>
      <w:ins w:id="4250" w:author="Rajo" w:date="2018-05-28T20:52:00Z">
        <w:r w:rsidR="00280E7F">
          <w:rPr>
            <w:lang w:val="bs-Latn-BA"/>
          </w:rPr>
          <w:t xml:space="preserve"> da se korisnik mora autentikovati upotrebom još jedne ili više </w:t>
        </w:r>
      </w:ins>
      <w:ins w:id="4251" w:author="Rajo" w:date="2018-05-28T20:53:00Z">
        <w:r w:rsidR="00280E7F">
          <w:rPr>
            <w:lang w:val="bs-Latn-BA"/>
          </w:rPr>
          <w:t>autentikacionih metoda</w:t>
        </w:r>
      </w:ins>
      <w:ins w:id="4252" w:author="Rajo" w:date="2018-05-28T20:59:00Z">
        <w:r w:rsidR="007A4B6B">
          <w:rPr>
            <w:lang w:val="bs-Latn-BA"/>
          </w:rPr>
          <w:t xml:space="preserve">, </w:t>
        </w:r>
      </w:ins>
      <w:ins w:id="4253" w:author="Rajo" w:date="2018-05-28T20:55:00Z">
        <w:r w:rsidR="009D6EEE">
          <w:rPr>
            <w:lang w:val="bs-Latn-BA"/>
          </w:rPr>
          <w:t>zavisno od toga koji lokalni autentikatori su podešeni za davaoca usluge na kog se</w:t>
        </w:r>
      </w:ins>
      <w:ins w:id="4254" w:author="Rajo" w:date="2018-05-28T20:56:00Z">
        <w:r w:rsidR="008069A2">
          <w:rPr>
            <w:lang w:val="bs-Latn-BA"/>
          </w:rPr>
          <w:t xml:space="preserve"> taj</w:t>
        </w:r>
      </w:ins>
      <w:ins w:id="4255" w:author="Rajo" w:date="2018-05-28T20:55:00Z">
        <w:r w:rsidR="009D6EEE">
          <w:rPr>
            <w:lang w:val="bs-Latn-BA"/>
          </w:rPr>
          <w:t xml:space="preserve"> zahtjev odnosi</w:t>
        </w:r>
      </w:ins>
      <w:ins w:id="4256" w:author="Rajo" w:date="2018-05-28T20:59:00Z">
        <w:r w:rsidR="007A4B6B">
          <w:rPr>
            <w:lang w:val="bs-Latn-BA"/>
          </w:rPr>
          <w:t xml:space="preserve">. </w:t>
        </w:r>
      </w:ins>
      <w:ins w:id="4257" w:author="Rajo" w:date="2018-05-28T21:00:00Z">
        <w:r w:rsidR="007A4B6B">
          <w:rPr>
            <w:lang w:val="bs-Latn-BA"/>
          </w:rPr>
          <w:t>Nakon toga, autentikacion</w:t>
        </w:r>
      </w:ins>
      <w:ins w:id="4258" w:author="Rajo" w:date="2018-06-17T16:36:00Z">
        <w:r w:rsidR="00424862">
          <w:rPr>
            <w:lang w:val="bs-Latn-BA"/>
          </w:rPr>
          <w:t>o</w:t>
        </w:r>
      </w:ins>
      <w:ins w:id="4259" w:author="Rajo" w:date="2018-05-28T21:00:00Z">
        <w:r w:rsidR="007A4B6B">
          <w:rPr>
            <w:lang w:val="bs-Latn-BA"/>
          </w:rPr>
          <w:t xml:space="preserve"> </w:t>
        </w:r>
      </w:ins>
      <w:ins w:id="4260" w:author="Rajo" w:date="2018-06-17T16:36:00Z">
        <w:r w:rsidR="00424862" w:rsidRPr="00424862">
          <w:rPr>
            <w:lang w:val="bs-Latn-BA"/>
            <w:rPrChange w:id="4261" w:author="Rajo" w:date="2018-06-17T16:36:00Z">
              <w:rPr>
                <w:i/>
                <w:lang w:val="bs-Latn-BA"/>
              </w:rPr>
            </w:rPrChange>
          </w:rPr>
          <w:t>okruženje</w:t>
        </w:r>
      </w:ins>
      <w:ins w:id="4262" w:author="Rajo" w:date="2018-05-28T21:00:00Z">
        <w:r w:rsidR="007A4B6B">
          <w:rPr>
            <w:lang w:val="bs-Latn-BA"/>
          </w:rPr>
          <w:t xml:space="preserve"> će </w:t>
        </w:r>
      </w:ins>
      <w:del w:id="4263" w:author="Rajo" w:date="2018-05-28T20:51:00Z">
        <w:r w:rsidDel="00280E7F">
          <w:rPr>
            <w:lang w:val="bs-Latn-BA"/>
          </w:rPr>
          <w:delText>ili ne</w:delText>
        </w:r>
      </w:del>
      <w:del w:id="4264" w:author="Rajo" w:date="2018-05-28T20:38:00Z">
        <w:r w:rsidDel="007F00CC">
          <w:rPr>
            <w:lang w:val="bs-Latn-BA"/>
          </w:rPr>
          <w:delText>,</w:delText>
        </w:r>
      </w:del>
      <w:del w:id="4265" w:author="Rajo" w:date="2018-05-28T21:01:00Z">
        <w:r w:rsidDel="00481BB8">
          <w:rPr>
            <w:lang w:val="bs-Latn-BA"/>
          </w:rPr>
          <w:delText xml:space="preserve"> </w:delText>
        </w:r>
      </w:del>
      <w:del w:id="4266" w:author="Rajo" w:date="2018-05-28T21:00:00Z">
        <w:r w:rsidDel="007A4B6B">
          <w:rPr>
            <w:lang w:val="bs-Latn-BA"/>
          </w:rPr>
          <w:delText xml:space="preserve">te proslijediti </w:delText>
        </w:r>
      </w:del>
      <w:r>
        <w:rPr>
          <w:lang w:val="bs-Latn-BA"/>
        </w:rPr>
        <w:t xml:space="preserve">odgovor </w:t>
      </w:r>
      <w:ins w:id="4267" w:author="Rajo" w:date="2018-05-28T21:00:00Z">
        <w:r w:rsidR="007A4B6B">
          <w:rPr>
            <w:lang w:val="bs-Latn-BA"/>
          </w:rPr>
          <w:t xml:space="preserve">proslijediti </w:t>
        </w:r>
      </w:ins>
      <w:r>
        <w:rPr>
          <w:lang w:val="bs-Latn-BA"/>
        </w:rPr>
        <w:t>odgovarajućem ulaznom autentikatoru</w:t>
      </w:r>
      <w:ins w:id="4268" w:author="Rajo" w:date="2018-05-28T21:01:00Z">
        <w:r w:rsidR="005F5704">
          <w:rPr>
            <w:lang w:val="bs-Latn-BA"/>
          </w:rPr>
          <w:t>,</w:t>
        </w:r>
      </w:ins>
      <w:r>
        <w:rPr>
          <w:lang w:val="bs-Latn-BA"/>
        </w:rPr>
        <w:t xml:space="preserve"> kako bi on</w:t>
      </w:r>
      <w:ins w:id="4269" w:author="Rajo" w:date="2018-05-28T21:03:00Z">
        <w:r w:rsidR="003C46BD">
          <w:rPr>
            <w:lang w:val="bs-Latn-BA"/>
          </w:rPr>
          <w:t xml:space="preserve"> dalje</w:t>
        </w:r>
      </w:ins>
      <w:r>
        <w:rPr>
          <w:lang w:val="bs-Latn-BA"/>
        </w:rPr>
        <w:t xml:space="preserve"> izvršio generisanje odgovora koji je u skladu sa datim protokolom.</w:t>
      </w:r>
    </w:p>
    <w:p w14:paraId="685A6442" w14:textId="77777777" w:rsidR="00E94ADE" w:rsidRDefault="00E94ADE">
      <w:pPr>
        <w:spacing w:line="240" w:lineRule="auto"/>
        <w:ind w:firstLine="360"/>
        <w:jc w:val="both"/>
        <w:rPr>
          <w:lang w:val="bs-Latn-BA"/>
        </w:rPr>
        <w:pPrChange w:id="4270" w:author="Rajo" w:date="2018-06-17T15:04:00Z">
          <w:pPr>
            <w:spacing w:line="240" w:lineRule="auto"/>
            <w:jc w:val="both"/>
          </w:pPr>
        </w:pPrChange>
      </w:pPr>
    </w:p>
    <w:p w14:paraId="6EC52C0A" w14:textId="716EBA96" w:rsidR="00E94ADE" w:rsidDel="00EA6C7A" w:rsidRDefault="00CC5052" w:rsidP="00143689">
      <w:pPr>
        <w:spacing w:line="240" w:lineRule="auto"/>
        <w:ind w:firstLine="360"/>
        <w:jc w:val="both"/>
        <w:rPr>
          <w:del w:id="4271" w:author="Rajo" w:date="2018-05-27T16:15:00Z"/>
          <w:lang w:val="bs-Latn-BA"/>
        </w:rPr>
      </w:pPr>
      <w:r>
        <w:rPr>
          <w:b/>
          <w:lang w:val="bs-Latn-BA"/>
        </w:rPr>
        <w:lastRenderedPageBreak/>
        <w:t>Eksterni autentikatori</w:t>
      </w:r>
      <w:r>
        <w:rPr>
          <w:lang w:val="bs-Latn-BA"/>
        </w:rPr>
        <w:t xml:space="preserve"> su odgovorni za autentikaciju korisnika posredstvom nekog od podržanih eksternih sistema, kao što su Facebook, Google, Yahoo, LinkedIn, Twitter ili bilo koji drugi </w:t>
      </w:r>
      <w:del w:id="4272" w:author="Rajo" w:date="2018-05-23T20:18:00Z">
        <w:r w:rsidDel="00910C56">
          <w:rPr>
            <w:lang w:val="bs-Latn-BA"/>
          </w:rPr>
          <w:delText>provajder identiteta</w:delText>
        </w:r>
      </w:del>
      <w:ins w:id="4273" w:author="Rajo" w:date="2018-05-23T20:18:00Z">
        <w:r w:rsidR="00910C56">
          <w:rPr>
            <w:lang w:val="bs-Latn-BA"/>
          </w:rPr>
          <w:t>davalac identiteta</w:t>
        </w:r>
      </w:ins>
      <w:r>
        <w:rPr>
          <w:lang w:val="bs-Latn-BA"/>
        </w:rPr>
        <w:t>. Kada autentikacion</w:t>
      </w:r>
      <w:ins w:id="4274" w:author="Rajo" w:date="2018-06-17T16:36:00Z">
        <w:r w:rsidR="00DB0785">
          <w:rPr>
            <w:lang w:val="bs-Latn-BA"/>
          </w:rPr>
          <w:t>o</w:t>
        </w:r>
      </w:ins>
      <w:del w:id="4275" w:author="Rajo" w:date="2018-06-17T16:36:00Z">
        <w:r w:rsidDel="00DB0785">
          <w:rPr>
            <w:lang w:val="bs-Latn-BA"/>
          </w:rPr>
          <w:delText>i</w:delText>
        </w:r>
      </w:del>
      <w:r>
        <w:rPr>
          <w:lang w:val="bs-Latn-BA"/>
        </w:rPr>
        <w:t xml:space="preserve"> </w:t>
      </w:r>
      <w:commentRangeStart w:id="4276"/>
      <w:del w:id="4277" w:author="Rajo" w:date="2018-06-17T16:36:00Z">
        <w:r w:rsidRPr="00DB0785" w:rsidDel="00DB0785">
          <w:rPr>
            <w:lang w:val="bs-Latn-BA"/>
            <w:rPrChange w:id="4278" w:author="Rajo" w:date="2018-06-17T16:36:00Z">
              <w:rPr>
                <w:i/>
                <w:lang w:val="bs-Latn-BA"/>
              </w:rPr>
            </w:rPrChange>
          </w:rPr>
          <w:delText>framework</w:delText>
        </w:r>
        <w:r w:rsidRPr="00DB0785" w:rsidDel="00DB0785">
          <w:rPr>
            <w:lang w:val="bs-Latn-BA"/>
          </w:rPr>
          <w:delText xml:space="preserve"> </w:delText>
        </w:r>
      </w:del>
      <w:commentRangeEnd w:id="4276"/>
      <w:ins w:id="4279" w:author="Rajo" w:date="2018-06-17T16:36:00Z">
        <w:r w:rsidR="00DB0785" w:rsidRPr="00DB0785">
          <w:rPr>
            <w:lang w:val="bs-Latn-BA"/>
            <w:rPrChange w:id="4280" w:author="Rajo" w:date="2018-06-17T16:36:00Z">
              <w:rPr>
                <w:i/>
                <w:lang w:val="bs-Latn-BA"/>
              </w:rPr>
            </w:rPrChange>
          </w:rPr>
          <w:t>okruženje</w:t>
        </w:r>
        <w:r w:rsidR="00DB0785">
          <w:rPr>
            <w:lang w:val="bs-Latn-BA"/>
          </w:rPr>
          <w:t xml:space="preserve"> </w:t>
        </w:r>
      </w:ins>
      <w:r>
        <w:commentReference w:id="4276"/>
      </w:r>
      <w:r>
        <w:rPr>
          <w:lang w:val="bs-Latn-BA"/>
        </w:rPr>
        <w:t>primi zahtjev od ulaznog autentikatora, on</w:t>
      </w:r>
      <w:ins w:id="4281" w:author="Rajo" w:date="2018-06-17T16:38:00Z">
        <w:r w:rsidR="000B71FE">
          <w:rPr>
            <w:lang w:val="bs-Latn-BA"/>
          </w:rPr>
          <w:t>o</w:t>
        </w:r>
      </w:ins>
      <w:r>
        <w:rPr>
          <w:lang w:val="bs-Latn-BA"/>
        </w:rPr>
        <w:t xml:space="preserve"> na osnovu zahtjeva i postavki podešenih za dati </w:t>
      </w:r>
      <w:del w:id="4282" w:author="Rajo" w:date="2018-05-23T20:15:00Z">
        <w:r w:rsidDel="00910C56">
          <w:rPr>
            <w:lang w:val="bs-Latn-BA"/>
          </w:rPr>
          <w:delText>servis provajder</w:delText>
        </w:r>
      </w:del>
      <w:ins w:id="4283" w:author="Rajo" w:date="2018-05-23T20:15:00Z">
        <w:r w:rsidR="00910C56">
          <w:rPr>
            <w:lang w:val="bs-Latn-BA"/>
          </w:rPr>
          <w:t>davalac usluge</w:t>
        </w:r>
      </w:ins>
      <w:r>
        <w:rPr>
          <w:lang w:val="bs-Latn-BA"/>
        </w:rPr>
        <w:t xml:space="preserve"> pronalazi koji eksterni autentikatori su registrovani za njega, te komunicira sa njima u cilju eksterne autentikacije korisnika.  Važi isto kao i za prethodnu komponentu - moguće je razviti </w:t>
      </w:r>
      <w:ins w:id="4284" w:author="Rajo" w:date="2018-05-27T16:28:00Z">
        <w:r w:rsidR="00475442">
          <w:rPr>
            <w:lang w:val="bs-Latn-BA"/>
          </w:rPr>
          <w:t>te</w:t>
        </w:r>
      </w:ins>
      <w:del w:id="4285" w:author="Rajo" w:date="2018-05-27T16:28:00Z">
        <w:r w:rsidDel="00475442">
          <w:rPr>
            <w:lang w:val="bs-Latn-BA"/>
          </w:rPr>
          <w:delText>i</w:delText>
        </w:r>
      </w:del>
      <w:r>
        <w:rPr>
          <w:lang w:val="bs-Latn-BA"/>
        </w:rPr>
        <w:t xml:space="preserve"> </w:t>
      </w:r>
      <w:commentRangeStart w:id="4286"/>
      <w:commentRangeStart w:id="4287"/>
      <w:r>
        <w:rPr>
          <w:lang w:val="bs-Latn-BA"/>
        </w:rPr>
        <w:t>integrisati sa server</w:t>
      </w:r>
      <w:ins w:id="4288" w:author="Rajo" w:date="2018-05-27T16:26:00Z">
        <w:r w:rsidR="00000C08">
          <w:rPr>
            <w:lang w:val="bs-Latn-BA"/>
          </w:rPr>
          <w:t>om</w:t>
        </w:r>
      </w:ins>
      <w:r>
        <w:rPr>
          <w:lang w:val="bs-Latn-BA"/>
        </w:rPr>
        <w:t xml:space="preserve"> </w:t>
      </w:r>
      <w:commentRangeEnd w:id="4286"/>
      <w:r w:rsidR="00C32512">
        <w:rPr>
          <w:rStyle w:val="CommentReference"/>
        </w:rPr>
        <w:commentReference w:id="4286"/>
      </w:r>
      <w:commentRangeEnd w:id="4287"/>
      <w:r w:rsidR="00A4233A">
        <w:rPr>
          <w:rStyle w:val="CommentReference"/>
        </w:rPr>
        <w:commentReference w:id="4287"/>
      </w:r>
      <w:r>
        <w:rPr>
          <w:lang w:val="bs-Latn-BA"/>
        </w:rPr>
        <w:t>sopstveni eksterni autentikator. Takođe, nakon uspješne autentikacije kontrola se prebacuje na autentikacion</w:t>
      </w:r>
      <w:ins w:id="4289" w:author="Rajo" w:date="2018-06-17T16:37:00Z">
        <w:r w:rsidR="00DB0785">
          <w:rPr>
            <w:lang w:val="bs-Latn-BA"/>
          </w:rPr>
          <w:t>o okruženje</w:t>
        </w:r>
      </w:ins>
      <w:del w:id="4290" w:author="Rajo" w:date="2018-06-17T16:37:00Z">
        <w:r w:rsidDel="00DB0785">
          <w:rPr>
            <w:lang w:val="bs-Latn-BA"/>
          </w:rPr>
          <w:delText>i</w:delText>
        </w:r>
      </w:del>
      <w:del w:id="4291" w:author="Rajo" w:date="2018-06-17T16:36:00Z">
        <w:r w:rsidDel="00DB0785">
          <w:rPr>
            <w:lang w:val="bs-Latn-BA"/>
          </w:rPr>
          <w:delText xml:space="preserve"> </w:delText>
        </w:r>
        <w:r w:rsidDel="00DB0785">
          <w:rPr>
            <w:i/>
            <w:lang w:val="bs-Latn-BA"/>
          </w:rPr>
          <w:delText>framework</w:delText>
        </w:r>
      </w:del>
      <w:r>
        <w:rPr>
          <w:lang w:val="bs-Latn-BA"/>
        </w:rPr>
        <w:t>, koj</w:t>
      </w:r>
      <w:ins w:id="4292" w:author="Rajo" w:date="2018-06-17T16:37:00Z">
        <w:r w:rsidR="004A4E16">
          <w:rPr>
            <w:lang w:val="bs-Latn-BA"/>
          </w:rPr>
          <w:t>e</w:t>
        </w:r>
      </w:ins>
      <w:del w:id="4293" w:author="Rajo" w:date="2018-06-17T16:37:00Z">
        <w:r w:rsidDel="004A4E16">
          <w:rPr>
            <w:lang w:val="bs-Latn-BA"/>
          </w:rPr>
          <w:delText>i</w:delText>
        </w:r>
      </w:del>
      <w:r>
        <w:rPr>
          <w:lang w:val="bs-Latn-BA"/>
        </w:rPr>
        <w:t xml:space="preserve"> dalje prosleđuje odgovor ulaznom autentikatoru s ciljem generisanja odgovora u skladu sa datim protokolom.</w:t>
      </w:r>
    </w:p>
    <w:p w14:paraId="1D376356" w14:textId="77777777" w:rsidR="00E94ADE" w:rsidRDefault="00E94ADE">
      <w:pPr>
        <w:spacing w:line="240" w:lineRule="auto"/>
        <w:ind w:firstLine="360"/>
        <w:jc w:val="both"/>
        <w:rPr>
          <w:lang w:val="bs-Latn-BA"/>
        </w:rPr>
        <w:pPrChange w:id="4294" w:author="Rajo" w:date="2018-06-17T15:04:00Z">
          <w:pPr>
            <w:spacing w:line="240" w:lineRule="auto"/>
            <w:jc w:val="both"/>
          </w:pPr>
        </w:pPrChange>
      </w:pPr>
    </w:p>
    <w:p w14:paraId="70EA9CB3" w14:textId="4D41C754" w:rsidR="00E94ADE" w:rsidDel="00EA6C7A" w:rsidRDefault="00CC5052" w:rsidP="00143689">
      <w:pPr>
        <w:spacing w:line="240" w:lineRule="auto"/>
        <w:ind w:firstLine="360"/>
        <w:jc w:val="both"/>
        <w:rPr>
          <w:del w:id="4295" w:author="Rajo" w:date="2018-05-27T16:15:00Z"/>
          <w:lang w:val="bs-Latn-BA"/>
        </w:rPr>
      </w:pPr>
      <w:r>
        <w:rPr>
          <w:b/>
          <w:lang w:val="bs-Latn-BA"/>
        </w:rPr>
        <w:t>Eksterne aplikacije</w:t>
      </w:r>
      <w:r>
        <w:rPr>
          <w:lang w:val="bs-Latn-BA"/>
        </w:rPr>
        <w:t xml:space="preserve"> su eksterni sistemi koji se mogu koristiti i kao </w:t>
      </w:r>
      <w:del w:id="4296" w:author="Rajo" w:date="2018-05-23T20:20:00Z">
        <w:r w:rsidDel="00910C56">
          <w:rPr>
            <w:lang w:val="bs-Latn-BA"/>
          </w:rPr>
          <w:delText xml:space="preserve">provajderi </w:delText>
        </w:r>
      </w:del>
      <w:ins w:id="4297" w:author="Rajo" w:date="2018-05-23T20:20:00Z">
        <w:r w:rsidR="00910C56">
          <w:rPr>
            <w:lang w:val="bs-Latn-BA"/>
          </w:rPr>
          <w:t xml:space="preserve">davaoci </w:t>
        </w:r>
      </w:ins>
      <w:r>
        <w:rPr>
          <w:lang w:val="bs-Latn-BA"/>
        </w:rPr>
        <w:t>identiteta u slučaju autentikacije upotrebom nekog od eksternih autentikatora.</w:t>
      </w:r>
      <w:del w:id="4298" w:author="Rajo" w:date="2018-06-17T17:12:00Z">
        <w:r w:rsidDel="008A68D9">
          <w:rPr>
            <w:lang w:val="bs-Latn-BA"/>
          </w:rPr>
          <w:delText xml:space="preserve"> </w:delText>
        </w:r>
      </w:del>
      <w:moveFromRangeStart w:id="4299" w:author="Rajo" w:date="2018-06-17T17:12:00Z" w:name="move517018868"/>
      <w:moveFrom w:id="4300" w:author="Rajo" w:date="2018-06-17T17:12:00Z">
        <w:r w:rsidDel="008A68D9">
          <w:rPr>
            <w:vertAlign w:val="superscript"/>
            <w:lang w:val="bs-Latn-BA"/>
          </w:rPr>
          <w:t>[19]</w:t>
        </w:r>
      </w:moveFrom>
      <w:moveFromRangeEnd w:id="4299"/>
    </w:p>
    <w:p w14:paraId="738A83A6" w14:textId="77777777" w:rsidR="00E94ADE" w:rsidRDefault="00E94ADE">
      <w:pPr>
        <w:spacing w:line="240" w:lineRule="auto"/>
        <w:ind w:firstLine="360"/>
        <w:jc w:val="both"/>
        <w:rPr>
          <w:lang w:val="bs-Latn-BA"/>
        </w:rPr>
        <w:pPrChange w:id="4301" w:author="Rajo" w:date="2018-06-17T15:04:00Z">
          <w:pPr>
            <w:spacing w:line="240" w:lineRule="auto"/>
            <w:jc w:val="both"/>
          </w:pPr>
        </w:pPrChange>
      </w:pPr>
    </w:p>
    <w:p w14:paraId="23E964A1" w14:textId="04FB2312" w:rsidR="00E94ADE" w:rsidDel="00185625" w:rsidRDefault="00CC5052" w:rsidP="00143689">
      <w:pPr>
        <w:spacing w:line="240" w:lineRule="auto"/>
        <w:ind w:firstLine="360"/>
        <w:jc w:val="both"/>
        <w:rPr>
          <w:del w:id="4302" w:author="Rajo" w:date="2018-05-27T16:30:00Z"/>
          <w:moveFrom w:id="4303" w:author="Rajo" w:date="2018-05-27T16:16:00Z"/>
          <w:lang w:val="bs-Latn-BA"/>
        </w:rPr>
      </w:pPr>
      <w:moveFromRangeStart w:id="4304" w:author="Rajo" w:date="2018-05-27T16:16:00Z" w:name="move515201134"/>
      <w:moveFrom w:id="4305" w:author="Rajo" w:date="2018-05-27T16:16:00Z">
        <w:r w:rsidDel="00536EBF">
          <w:rPr>
            <w:lang w:val="bs-Latn-BA"/>
          </w:rPr>
          <w:t>WSO2 Identity Server 5.4.0+, zahtijeva minimalno Oracle JDK 8 verziju Jave kako bi mogao da funkcioniše. Što se tiče baze podataka, podržava većinu standardnih baza, s tim da se preporučuje upotreba Oracle, PostgreSQL, MySQL, MS SQL itd.</w:t>
        </w:r>
        <w:r w:rsidDel="00536EBF">
          <w:rPr>
            <w:rStyle w:val="FootnoteReference"/>
            <w:lang w:val="bs-Latn-BA"/>
          </w:rPr>
          <w:footnoteReference w:id="19"/>
        </w:r>
      </w:moveFrom>
    </w:p>
    <w:p w14:paraId="4BC62890" w14:textId="317D2170" w:rsidR="00E94ADE" w:rsidDel="00185625" w:rsidRDefault="00E94ADE">
      <w:pPr>
        <w:spacing w:line="240" w:lineRule="auto"/>
        <w:ind w:firstLine="360"/>
        <w:jc w:val="both"/>
        <w:rPr>
          <w:del w:id="4308" w:author="Rajo" w:date="2018-05-27T16:30:00Z"/>
          <w:moveFrom w:id="4309" w:author="Rajo" w:date="2018-05-27T16:16:00Z"/>
          <w:lang w:val="bs-Latn-BA"/>
        </w:rPr>
        <w:pPrChange w:id="4310" w:author="Rajo" w:date="2018-06-17T15:04:00Z">
          <w:pPr>
            <w:spacing w:line="240" w:lineRule="auto"/>
            <w:jc w:val="both"/>
          </w:pPr>
        </w:pPrChange>
      </w:pPr>
    </w:p>
    <w:moveFromRangeEnd w:id="4304"/>
    <w:p w14:paraId="0C0EFF5F" w14:textId="77777777" w:rsidR="00E94ADE" w:rsidDel="00185625" w:rsidRDefault="00E94ADE">
      <w:pPr>
        <w:spacing w:line="240" w:lineRule="auto"/>
        <w:ind w:firstLine="360"/>
        <w:jc w:val="both"/>
        <w:rPr>
          <w:del w:id="4311" w:author="Rajo" w:date="2018-05-27T16:30:00Z"/>
          <w:lang w:val="bs-Latn-BA"/>
        </w:rPr>
        <w:pPrChange w:id="4312" w:author="Rajo" w:date="2018-06-17T15:04:00Z">
          <w:pPr>
            <w:spacing w:line="240" w:lineRule="auto"/>
            <w:jc w:val="both"/>
          </w:pPr>
        </w:pPrChange>
      </w:pPr>
    </w:p>
    <w:p w14:paraId="366797EF" w14:textId="5A39713E" w:rsidR="00E94ADE" w:rsidDel="00185625" w:rsidRDefault="00CC5052">
      <w:pPr>
        <w:pStyle w:val="Heading3"/>
        <w:spacing w:line="240" w:lineRule="auto"/>
        <w:ind w:firstLine="360"/>
        <w:rPr>
          <w:del w:id="4313" w:author="Rajo" w:date="2018-05-27T16:30:00Z"/>
          <w:lang w:val="bs-Latn-BA"/>
        </w:rPr>
        <w:pPrChange w:id="4314" w:author="Rajo" w:date="2018-06-17T15:04:00Z">
          <w:pPr>
            <w:pStyle w:val="Heading3"/>
            <w:spacing w:line="240" w:lineRule="auto"/>
          </w:pPr>
        </w:pPrChange>
      </w:pPr>
      <w:bookmarkStart w:id="4315" w:name="_Toc511154452"/>
      <w:del w:id="4316" w:author="Rajo" w:date="2018-05-23T20:15:00Z">
        <w:r w:rsidDel="00910C56">
          <w:rPr>
            <w:lang w:val="bs-Latn-BA"/>
          </w:rPr>
          <w:delText>Servis provajder</w:delText>
        </w:r>
      </w:del>
      <w:del w:id="4317" w:author="Rajo" w:date="2018-05-27T16:30:00Z">
        <w:r w:rsidDel="00185625">
          <w:rPr>
            <w:lang w:val="bs-Latn-BA"/>
          </w:rPr>
          <w:delText xml:space="preserve"> – SP</w:delText>
        </w:r>
        <w:bookmarkEnd w:id="4315"/>
      </w:del>
    </w:p>
    <w:p w14:paraId="3F3C7D0C" w14:textId="68BA41B2" w:rsidR="00E94ADE" w:rsidDel="00185625" w:rsidRDefault="00E94ADE">
      <w:pPr>
        <w:spacing w:line="240" w:lineRule="auto"/>
        <w:ind w:firstLine="360"/>
        <w:rPr>
          <w:del w:id="4318" w:author="Rajo" w:date="2018-05-27T16:30:00Z"/>
          <w:lang w:val="bs-Latn-BA"/>
        </w:rPr>
        <w:pPrChange w:id="4319" w:author="Rajo" w:date="2018-06-17T15:04:00Z">
          <w:pPr>
            <w:spacing w:line="240" w:lineRule="auto"/>
          </w:pPr>
        </w:pPrChange>
      </w:pPr>
    </w:p>
    <w:p w14:paraId="0E960B4E" w14:textId="7C5352BB" w:rsidR="00E94ADE" w:rsidDel="00843D81" w:rsidRDefault="0077710E">
      <w:pPr>
        <w:spacing w:line="240" w:lineRule="auto"/>
        <w:ind w:firstLine="360"/>
        <w:jc w:val="both"/>
        <w:rPr>
          <w:del w:id="4320" w:author="Rajo" w:date="2018-05-27T16:15:00Z"/>
          <w:lang w:val="bs-Latn-BA"/>
        </w:rPr>
        <w:pPrChange w:id="4321" w:author="Rajo" w:date="2018-06-17T15:04:00Z">
          <w:pPr>
            <w:spacing w:line="240" w:lineRule="auto"/>
            <w:ind w:firstLine="720"/>
            <w:jc w:val="both"/>
          </w:pPr>
        </w:pPrChange>
      </w:pPr>
      <w:ins w:id="4322" w:author="Rajo" w:date="2018-05-27T16:30:00Z">
        <w:r>
          <w:rPr>
            <w:lang w:val="bs-Latn-BA"/>
          </w:rPr>
          <w:t>Što se tiče davaoca usluge (SP), z</w:t>
        </w:r>
      </w:ins>
      <w:del w:id="4323" w:author="Rajo" w:date="2018-05-27T16:30:00Z">
        <w:r w:rsidR="00CC5052" w:rsidDel="0077710E">
          <w:rPr>
            <w:lang w:val="bs-Latn-BA"/>
          </w:rPr>
          <w:delText>Z</w:delText>
        </w:r>
      </w:del>
      <w:r w:rsidR="00CC5052">
        <w:rPr>
          <w:lang w:val="bs-Latn-BA"/>
        </w:rPr>
        <w:t xml:space="preserve">a razliku od prethodnih SSO sistema, WSO2 ne obezbjeđuje gotovo rješenje (bilo u obliku aplikacije ili biblioteke) koje bi se moglo integrisati u okviru postojeće </w:t>
      </w:r>
      <w:r w:rsidR="00CC5052" w:rsidRPr="00185625">
        <w:rPr>
          <w:i/>
          <w:lang w:val="bs-Latn-BA"/>
          <w:rPrChange w:id="4324" w:author="Rajo" w:date="2018-05-27T16:30:00Z">
            <w:rPr>
              <w:lang w:val="bs-Latn-BA"/>
            </w:rPr>
          </w:rPrChange>
        </w:rPr>
        <w:t>web</w:t>
      </w:r>
      <w:r w:rsidR="00CC5052">
        <w:rPr>
          <w:lang w:val="bs-Latn-BA"/>
        </w:rPr>
        <w:t xml:space="preserve"> aplikacije</w:t>
      </w:r>
      <w:del w:id="4325" w:author="Rajo" w:date="2018-05-27T16:32:00Z">
        <w:r w:rsidR="00CC5052" w:rsidDel="004B5334">
          <w:rPr>
            <w:lang w:val="bs-Latn-BA"/>
          </w:rPr>
          <w:delText xml:space="preserve"> kao </w:delText>
        </w:r>
      </w:del>
      <w:del w:id="4326" w:author="Rajo" w:date="2018-05-23T20:03:00Z">
        <w:r w:rsidR="00CC5052" w:rsidDel="00847196">
          <w:rPr>
            <w:lang w:val="bs-Latn-BA"/>
          </w:rPr>
          <w:delText>servis provajdera</w:delText>
        </w:r>
      </w:del>
      <w:r w:rsidR="00CC5052">
        <w:rPr>
          <w:lang w:val="bs-Latn-BA"/>
        </w:rPr>
        <w:t xml:space="preserve">, s ciljem </w:t>
      </w:r>
      <w:del w:id="4327" w:author="Rajo" w:date="2018-05-27T16:32:00Z">
        <w:r w:rsidR="00CC5052" w:rsidDel="004B5334">
          <w:rPr>
            <w:lang w:val="bs-Latn-BA"/>
          </w:rPr>
          <w:delText xml:space="preserve">njegovog </w:delText>
        </w:r>
      </w:del>
      <w:ins w:id="4328" w:author="Rajo" w:date="2018-05-27T16:32:00Z">
        <w:r w:rsidR="004B5334">
          <w:rPr>
            <w:lang w:val="bs-Latn-BA"/>
          </w:rPr>
          <w:t xml:space="preserve">njenog </w:t>
        </w:r>
      </w:ins>
      <w:r w:rsidR="00CC5052">
        <w:rPr>
          <w:lang w:val="bs-Latn-BA"/>
        </w:rPr>
        <w:t xml:space="preserve">povezivanja na WSO2 </w:t>
      </w:r>
      <w:del w:id="4329" w:author="Rajo" w:date="2018-05-23T20:20:00Z">
        <w:r w:rsidR="00CC5052" w:rsidDel="001D11B8">
          <w:rPr>
            <w:lang w:val="bs-Latn-BA"/>
          </w:rPr>
          <w:delText>provajder</w:delText>
        </w:r>
      </w:del>
      <w:ins w:id="4330" w:author="Rajo" w:date="2018-05-23T20:20:00Z">
        <w:r w:rsidR="003A03C6">
          <w:rPr>
            <w:lang w:val="bs-Latn-BA"/>
          </w:rPr>
          <w:t>davalac</w:t>
        </w:r>
      </w:ins>
      <w:r w:rsidR="00CC5052">
        <w:rPr>
          <w:lang w:val="bs-Latn-BA"/>
        </w:rPr>
        <w:t>/server identiteta.</w:t>
      </w:r>
    </w:p>
    <w:p w14:paraId="2D3C6FED" w14:textId="77777777" w:rsidR="00E94ADE" w:rsidRDefault="00E94ADE">
      <w:pPr>
        <w:spacing w:line="240" w:lineRule="auto"/>
        <w:ind w:firstLine="360"/>
        <w:jc w:val="both"/>
        <w:rPr>
          <w:lang w:val="bs-Latn-BA"/>
        </w:rPr>
        <w:pPrChange w:id="4331" w:author="Rajo" w:date="2018-06-17T15:04:00Z">
          <w:pPr>
            <w:spacing w:line="240" w:lineRule="auto"/>
            <w:jc w:val="both"/>
          </w:pPr>
        </w:pPrChange>
      </w:pPr>
    </w:p>
    <w:p w14:paraId="029EA09B" w14:textId="77777777" w:rsidR="00E94ADE" w:rsidRDefault="00E94ADE">
      <w:pPr>
        <w:spacing w:line="240" w:lineRule="auto"/>
        <w:jc w:val="both"/>
        <w:rPr>
          <w:lang w:val="bs-Latn-BA"/>
        </w:rPr>
      </w:pPr>
      <w:commentRangeStart w:id="4332"/>
      <w:commentRangeStart w:id="4333"/>
    </w:p>
    <w:p w14:paraId="1A84150E" w14:textId="77777777" w:rsidR="00E94ADE" w:rsidDel="0072392D" w:rsidRDefault="00CC5052">
      <w:pPr>
        <w:pStyle w:val="Heading3"/>
        <w:spacing w:line="240" w:lineRule="auto"/>
        <w:rPr>
          <w:del w:id="4334" w:author="Rajo" w:date="2018-06-17T15:04:00Z"/>
          <w:lang w:val="bs-Latn-BA"/>
        </w:rPr>
      </w:pPr>
      <w:bookmarkStart w:id="4335" w:name="_Toc511154453"/>
      <w:r>
        <w:rPr>
          <w:lang w:val="bs-Latn-BA"/>
        </w:rPr>
        <w:t>Protokoli</w:t>
      </w:r>
      <w:bookmarkEnd w:id="4335"/>
    </w:p>
    <w:p w14:paraId="58287D26" w14:textId="77777777" w:rsidR="00E94ADE" w:rsidRPr="00143689" w:rsidRDefault="00E94ADE">
      <w:pPr>
        <w:pStyle w:val="Heading3"/>
        <w:spacing w:line="240" w:lineRule="auto"/>
        <w:rPr>
          <w:lang w:val="bs-Latn-BA"/>
        </w:rPr>
        <w:pPrChange w:id="4336" w:author="Rajo" w:date="2018-06-17T15:04:00Z">
          <w:pPr>
            <w:spacing w:line="240" w:lineRule="auto"/>
            <w:jc w:val="both"/>
          </w:pPr>
        </w:pPrChange>
      </w:pPr>
    </w:p>
    <w:p w14:paraId="2455FB17" w14:textId="77777777" w:rsidR="00E94ADE" w:rsidDel="00384363" w:rsidRDefault="00CC5052">
      <w:pPr>
        <w:spacing w:line="240" w:lineRule="auto"/>
        <w:ind w:firstLine="360"/>
        <w:jc w:val="both"/>
        <w:rPr>
          <w:del w:id="4337" w:author="Rajo" w:date="2018-05-27T16:32:00Z"/>
          <w:lang w:val="bs-Latn-BA"/>
        </w:rPr>
      </w:pPr>
      <w:r>
        <w:rPr>
          <w:lang w:val="bs-Latn-BA"/>
        </w:rPr>
        <w:t>U okviru SSO funkcionalnosti servera podržani su sledeći protokoli:</w:t>
      </w:r>
    </w:p>
    <w:p w14:paraId="118E647F" w14:textId="77777777" w:rsidR="00E94ADE" w:rsidRDefault="00E94ADE">
      <w:pPr>
        <w:spacing w:line="240" w:lineRule="auto"/>
        <w:ind w:firstLine="360"/>
        <w:jc w:val="both"/>
        <w:rPr>
          <w:lang w:val="bs-Latn-BA"/>
        </w:rPr>
        <w:pPrChange w:id="4338" w:author="Rajo" w:date="2018-05-27T16:32:00Z">
          <w:pPr>
            <w:spacing w:line="240" w:lineRule="auto"/>
            <w:jc w:val="both"/>
          </w:pPr>
        </w:pPrChange>
      </w:pPr>
    </w:p>
    <w:p w14:paraId="1EB20606" w14:textId="77777777" w:rsidR="00E94ADE" w:rsidRDefault="00CC5052">
      <w:pPr>
        <w:pStyle w:val="ListParagraph1"/>
        <w:numPr>
          <w:ilvl w:val="0"/>
          <w:numId w:val="31"/>
        </w:numPr>
        <w:spacing w:line="240" w:lineRule="auto"/>
        <w:jc w:val="both"/>
        <w:rPr>
          <w:lang w:val="bs-Latn-BA"/>
        </w:rPr>
      </w:pPr>
      <w:r>
        <w:rPr>
          <w:lang w:val="bs-Latn-BA"/>
        </w:rPr>
        <w:t>SAML 2.0</w:t>
      </w:r>
      <w:r>
        <w:t>,</w:t>
      </w:r>
    </w:p>
    <w:p w14:paraId="2E9DDC43" w14:textId="77777777" w:rsidR="00E94ADE" w:rsidRDefault="00CC5052">
      <w:pPr>
        <w:pStyle w:val="ListParagraph1"/>
        <w:numPr>
          <w:ilvl w:val="0"/>
          <w:numId w:val="31"/>
        </w:numPr>
        <w:spacing w:line="240" w:lineRule="auto"/>
        <w:jc w:val="both"/>
        <w:rPr>
          <w:lang w:val="bs-Latn-BA"/>
        </w:rPr>
      </w:pPr>
      <w:r>
        <w:rPr>
          <w:lang w:val="bs-Latn-BA"/>
        </w:rPr>
        <w:t>WS-</w:t>
      </w:r>
      <w:proofErr w:type="spellStart"/>
      <w:r>
        <w:rPr>
          <w:lang w:val="bs-Latn-BA"/>
        </w:rPr>
        <w:t>Federation</w:t>
      </w:r>
      <w:proofErr w:type="spellEnd"/>
      <w:r>
        <w:t>,</w:t>
      </w:r>
    </w:p>
    <w:p w14:paraId="7917C623" w14:textId="77777777" w:rsidR="00E94ADE" w:rsidRDefault="00CC5052">
      <w:pPr>
        <w:pStyle w:val="ListParagraph1"/>
        <w:numPr>
          <w:ilvl w:val="0"/>
          <w:numId w:val="31"/>
        </w:numPr>
        <w:spacing w:line="240" w:lineRule="auto"/>
        <w:jc w:val="both"/>
        <w:rPr>
          <w:lang w:val="bs-Latn-BA"/>
        </w:rPr>
      </w:pPr>
      <w:r>
        <w:rPr>
          <w:lang w:val="bs-Latn-BA"/>
        </w:rPr>
        <w:t xml:space="preserve">OAuth2 i </w:t>
      </w:r>
      <w:proofErr w:type="spellStart"/>
      <w:r>
        <w:rPr>
          <w:lang w:val="bs-Latn-BA"/>
        </w:rPr>
        <w:t>OpenID</w:t>
      </w:r>
      <w:proofErr w:type="spellEnd"/>
      <w:r>
        <w:rPr>
          <w:lang w:val="bs-Latn-BA"/>
        </w:rPr>
        <w:t xml:space="preserve"> </w:t>
      </w:r>
      <w:proofErr w:type="spellStart"/>
      <w:r>
        <w:rPr>
          <w:lang w:val="bs-Latn-BA"/>
        </w:rPr>
        <w:t>Connect</w:t>
      </w:r>
      <w:proofErr w:type="spellEnd"/>
      <w:r>
        <w:t>,</w:t>
      </w:r>
    </w:p>
    <w:p w14:paraId="201917B7" w14:textId="4F21386B" w:rsidR="00143689" w:rsidRDefault="00CC5052">
      <w:pPr>
        <w:pStyle w:val="ListParagraph1"/>
        <w:numPr>
          <w:ilvl w:val="0"/>
          <w:numId w:val="31"/>
        </w:numPr>
        <w:spacing w:line="240" w:lineRule="auto"/>
        <w:jc w:val="both"/>
        <w:rPr>
          <w:ins w:id="4339" w:author="Rajo" w:date="2018-06-17T19:12:00Z"/>
        </w:rPr>
      </w:pPr>
      <w:r>
        <w:rPr>
          <w:lang w:val="bs-Latn-BA"/>
        </w:rPr>
        <w:t>WS-Trust</w:t>
      </w:r>
      <w:r>
        <w:t>.</w:t>
      </w:r>
    </w:p>
    <w:p w14:paraId="487E3CF5" w14:textId="77777777" w:rsidR="00215B7E" w:rsidRDefault="00215B7E">
      <w:pPr>
        <w:pStyle w:val="ListParagraph1"/>
        <w:spacing w:line="240" w:lineRule="auto"/>
        <w:ind w:left="0"/>
        <w:jc w:val="both"/>
        <w:rPr>
          <w:ins w:id="4340" w:author="Rajo" w:date="2018-06-17T15:25:00Z"/>
        </w:rPr>
        <w:pPrChange w:id="4341" w:author="Rajo" w:date="2018-06-17T19:13:00Z">
          <w:pPr>
            <w:pStyle w:val="ListParagraph1"/>
            <w:numPr>
              <w:numId w:val="31"/>
            </w:numPr>
            <w:spacing w:line="240" w:lineRule="auto"/>
            <w:ind w:hanging="360"/>
            <w:jc w:val="both"/>
          </w:pPr>
        </w:pPrChange>
      </w:pPr>
    </w:p>
    <w:p w14:paraId="22E9C0E2" w14:textId="77777777" w:rsidR="00215B7E" w:rsidRPr="00215B7E" w:rsidRDefault="00215B7E" w:rsidP="00215B7E">
      <w:pPr>
        <w:pStyle w:val="Heading2"/>
        <w:rPr>
          <w:ins w:id="4342" w:author="Rajo" w:date="2018-06-17T19:12:00Z"/>
          <w:rPrChange w:id="4343" w:author="Rajo" w:date="2018-06-17T19:12:00Z">
            <w:rPr>
              <w:ins w:id="4344" w:author="Rajo" w:date="2018-06-17T19:12:00Z"/>
              <w:lang w:val="bs-Latn-BA"/>
            </w:rPr>
          </w:rPrChange>
        </w:rPr>
      </w:pPr>
      <w:ins w:id="4345" w:author="Rajo" w:date="2018-06-17T19:12:00Z">
        <w:r>
          <w:rPr>
            <w:lang w:val="bs-Latn-BA"/>
          </w:rPr>
          <w:t>Uporedna analiza postojećih rješenja</w:t>
        </w:r>
      </w:ins>
    </w:p>
    <w:p w14:paraId="0D127ADF" w14:textId="57A20219" w:rsidR="00215B7E" w:rsidRDefault="00215B7E" w:rsidP="00215B7E">
      <w:pPr>
        <w:spacing w:line="240" w:lineRule="auto"/>
        <w:ind w:firstLine="360"/>
        <w:jc w:val="both"/>
        <w:rPr>
          <w:ins w:id="4346" w:author="Rajo" w:date="2018-06-17T19:13:00Z"/>
          <w:lang w:val="bs-Latn-BA"/>
        </w:rPr>
      </w:pPr>
      <w:ins w:id="4347" w:author="Rajo" w:date="2018-06-17T19:12:00Z">
        <w:r>
          <w:rPr>
            <w:lang w:val="bs-Latn-BA"/>
          </w:rPr>
          <w:t xml:space="preserve">U narednoj </w:t>
        </w:r>
        <w:r w:rsidRPr="00252FD0">
          <w:rPr>
            <w:b/>
            <w:lang w:val="bs-Latn-BA"/>
          </w:rPr>
          <w:t xml:space="preserve">Tabeli </w:t>
        </w:r>
      </w:ins>
      <w:ins w:id="4348" w:author="Rajo" w:date="2018-06-17T19:22:00Z">
        <w:r w:rsidR="00216134">
          <w:rPr>
            <w:b/>
            <w:lang w:val="bs-Latn-BA"/>
          </w:rPr>
          <w:t>9</w:t>
        </w:r>
      </w:ins>
      <w:ins w:id="4349" w:author="Rajo" w:date="2018-06-17T19:12:00Z">
        <w:r w:rsidRPr="00252FD0">
          <w:rPr>
            <w:b/>
            <w:lang w:val="bs-Latn-BA"/>
          </w:rPr>
          <w:t>.</w:t>
        </w:r>
      </w:ins>
      <w:ins w:id="4350" w:author="Rajo" w:date="2018-06-18T19:19:00Z">
        <w:r w:rsidR="00B05D2E">
          <w:rPr>
            <w:b/>
            <w:lang w:val="bs-Latn-BA"/>
          </w:rPr>
          <w:t>2</w:t>
        </w:r>
      </w:ins>
      <w:ins w:id="4351" w:author="Rajo" w:date="2018-06-17T19:15:00Z">
        <w:r w:rsidR="00BD5330">
          <w:rPr>
            <w:b/>
            <w:lang w:val="bs-Latn-BA"/>
          </w:rPr>
          <w:t>,</w:t>
        </w:r>
      </w:ins>
      <w:ins w:id="4352" w:author="Rajo" w:date="2018-06-17T19:12:00Z">
        <w:r>
          <w:rPr>
            <w:lang w:val="bs-Latn-BA"/>
          </w:rPr>
          <w:t xml:space="preserve"> nalazi se uporedna analiza </w:t>
        </w:r>
      </w:ins>
      <w:ins w:id="4353" w:author="Rajo" w:date="2018-06-17T19:19:00Z">
        <w:r w:rsidR="00BD5330">
          <w:rPr>
            <w:lang w:val="bs-Latn-BA"/>
          </w:rPr>
          <w:t xml:space="preserve">odabranih </w:t>
        </w:r>
      </w:ins>
      <w:ins w:id="4354" w:author="Rajo" w:date="2018-06-17T19:12:00Z">
        <w:r>
          <w:rPr>
            <w:lang w:val="bs-Latn-BA"/>
          </w:rPr>
          <w:t>postojećih rješenja</w:t>
        </w:r>
      </w:ins>
      <w:ins w:id="4355" w:author="Rajo" w:date="2018-06-17T19:19:00Z">
        <w:r w:rsidR="006E0E87">
          <w:rPr>
            <w:lang w:val="bs-Latn-BA"/>
          </w:rPr>
          <w:t>, predstavljenih i analiziranih u</w:t>
        </w:r>
      </w:ins>
      <w:ins w:id="4356" w:author="Rajo" w:date="2018-06-17T19:20:00Z">
        <w:r w:rsidR="006E0E87">
          <w:rPr>
            <w:lang w:val="bs-Latn-BA"/>
          </w:rPr>
          <w:t xml:space="preserve"> okviru ove glave</w:t>
        </w:r>
      </w:ins>
      <w:ins w:id="4357" w:author="Rajo" w:date="2018-06-17T19:12:00Z">
        <w:r>
          <w:rPr>
            <w:lang w:val="bs-Latn-BA"/>
          </w:rPr>
          <w:t>. U prvoj koloni navedene su karakteristike svojstvene SSO serveru na osnovu kojih je i izvršena uporedna analiza, dok su u zaglavljima narednih kolona navedena sama rješenja. Neke karakteristike su takođe grupisane, kao što je to slučaj sa podržanim protokolima, tako da grupa opisuje aspekt na koji se te karakteristike odnose. Ukoliko neko od rješenja posjeduje određenu karakteristiku, na presjeku njegove kolone sa redom koji odgovara toj karakteristici, odnosno u odgovarajućoj ćeliji, nalazi se simbol (</w:t>
        </w:r>
        <w:r>
          <w:rPr>
            <w:lang w:val="bs-Latn-BA"/>
          </w:rPr>
          <w:sym w:font="Wingdings" w:char="F0FC"/>
        </w:r>
        <w:r>
          <w:rPr>
            <w:lang w:val="bs-Latn-BA"/>
          </w:rPr>
          <w:t xml:space="preserve">), u suprotnom je ćelija prazna. </w:t>
        </w:r>
      </w:ins>
    </w:p>
    <w:p w14:paraId="22251D0C" w14:textId="3C4DF681" w:rsidR="006B4D82" w:rsidRDefault="00D846E7" w:rsidP="00A17950">
      <w:pPr>
        <w:spacing w:line="240" w:lineRule="auto"/>
        <w:ind w:firstLine="360"/>
        <w:jc w:val="both"/>
        <w:rPr>
          <w:ins w:id="4358" w:author="Rajo" w:date="2018-06-17T19:12:00Z"/>
          <w:lang w:val="bs-Latn-BA"/>
        </w:rPr>
        <w:pPrChange w:id="4359" w:author="Rajo" w:date="2018-06-18T19:11:00Z">
          <w:pPr>
            <w:spacing w:line="240" w:lineRule="auto"/>
            <w:ind w:firstLine="360"/>
            <w:jc w:val="both"/>
          </w:pPr>
        </w:pPrChange>
      </w:pPr>
      <w:ins w:id="4360" w:author="Rajo" w:date="2018-06-17T19:21:00Z">
        <w:r>
          <w:rPr>
            <w:lang w:val="bs-Latn-BA"/>
          </w:rPr>
          <w:t xml:space="preserve">Prva grupa karakteristika odnosi se na </w:t>
        </w:r>
        <w:r>
          <w:rPr>
            <w:b/>
            <w:lang w:val="bs-Latn-BA"/>
          </w:rPr>
          <w:t>podržane protokole</w:t>
        </w:r>
        <w:r>
          <w:rPr>
            <w:lang w:val="bs-Latn-BA"/>
          </w:rPr>
          <w:t xml:space="preserve">, pa su navedeni oni protokoli koji su podržani u bar jednom od rješenja. </w:t>
        </w:r>
      </w:ins>
      <w:ins w:id="4361" w:author="Rajo" w:date="2018-06-17T19:26:00Z">
        <w:r w:rsidR="00EF6D08">
          <w:rPr>
            <w:lang w:val="bs-Latn-BA"/>
          </w:rPr>
          <w:t xml:space="preserve">Kao </w:t>
        </w:r>
      </w:ins>
      <w:ins w:id="4362" w:author="Rajo" w:date="2018-06-17T19:27:00Z">
        <w:r w:rsidR="00EF6D08">
          <w:rPr>
            <w:lang w:val="bs-Latn-BA"/>
          </w:rPr>
          <w:t xml:space="preserve">što je moguće vidjeti, </w:t>
        </w:r>
      </w:ins>
      <w:ins w:id="4363" w:author="Rajo" w:date="2018-06-17T19:28:00Z">
        <w:r w:rsidR="00EF6D08">
          <w:rPr>
            <w:lang w:val="bs-Latn-BA"/>
          </w:rPr>
          <w:t xml:space="preserve">CAS i WSO2 </w:t>
        </w:r>
      </w:ins>
      <w:ins w:id="4364" w:author="Rajo" w:date="2018-06-17T19:29:00Z">
        <w:r w:rsidR="00EF6D08">
          <w:rPr>
            <w:lang w:val="bs-Latn-BA"/>
          </w:rPr>
          <w:t>nude podršku za većinu danas popularnih i zastupljenih protokola</w:t>
        </w:r>
      </w:ins>
      <w:ins w:id="4365" w:author="Rajo" w:date="2018-06-18T19:09:00Z">
        <w:r w:rsidR="007B7EF3">
          <w:rPr>
            <w:lang w:val="bs-Latn-BA"/>
          </w:rPr>
          <w:t xml:space="preserve"> – SAML, CAS, </w:t>
        </w:r>
        <w:proofErr w:type="spellStart"/>
        <w:r w:rsidR="007B7EF3">
          <w:rPr>
            <w:lang w:val="bs-Latn-BA"/>
          </w:rPr>
          <w:t>OpenID</w:t>
        </w:r>
        <w:proofErr w:type="spellEnd"/>
        <w:r w:rsidR="007B7EF3">
          <w:rPr>
            <w:lang w:val="bs-Latn-BA"/>
          </w:rPr>
          <w:t xml:space="preserve"> (samo </w:t>
        </w:r>
      </w:ins>
      <w:proofErr w:type="spellStart"/>
      <w:ins w:id="4366" w:author="Rajo" w:date="2018-06-18T19:10:00Z">
        <w:r w:rsidR="007B7EF3">
          <w:rPr>
            <w:lang w:val="bs-Latn-BA"/>
          </w:rPr>
          <w:t>Apereo</w:t>
        </w:r>
        <w:proofErr w:type="spellEnd"/>
        <w:r w:rsidR="007B7EF3">
          <w:rPr>
            <w:lang w:val="bs-Latn-BA"/>
          </w:rPr>
          <w:t xml:space="preserve"> CAS</w:t>
        </w:r>
      </w:ins>
      <w:ins w:id="4367" w:author="Rajo" w:date="2018-06-18T19:09:00Z">
        <w:r w:rsidR="007B7EF3">
          <w:rPr>
            <w:lang w:val="bs-Latn-BA"/>
          </w:rPr>
          <w:t>)</w:t>
        </w:r>
      </w:ins>
      <w:ins w:id="4368" w:author="Rajo" w:date="2018-06-18T19:10:00Z">
        <w:r w:rsidR="007B7EF3">
          <w:rPr>
            <w:lang w:val="bs-Latn-BA"/>
          </w:rPr>
          <w:t xml:space="preserve">, </w:t>
        </w:r>
        <w:proofErr w:type="spellStart"/>
        <w:r w:rsidR="007B7EF3">
          <w:rPr>
            <w:lang w:val="bs-Latn-BA"/>
          </w:rPr>
          <w:t>OpenID</w:t>
        </w:r>
        <w:proofErr w:type="spellEnd"/>
        <w:r w:rsidR="007B7EF3">
          <w:rPr>
            <w:lang w:val="bs-Latn-BA"/>
          </w:rPr>
          <w:t xml:space="preserve"> </w:t>
        </w:r>
        <w:proofErr w:type="spellStart"/>
        <w:r w:rsidR="007B7EF3">
          <w:rPr>
            <w:lang w:val="bs-Latn-BA"/>
          </w:rPr>
          <w:t>Connect</w:t>
        </w:r>
        <w:proofErr w:type="spellEnd"/>
        <w:r w:rsidR="007B7EF3">
          <w:rPr>
            <w:lang w:val="bs-Latn-BA"/>
          </w:rPr>
          <w:t xml:space="preserve">, </w:t>
        </w:r>
        <w:proofErr w:type="spellStart"/>
        <w:r w:rsidR="007B7EF3">
          <w:rPr>
            <w:lang w:val="bs-Latn-BA"/>
          </w:rPr>
          <w:t>OAuth</w:t>
        </w:r>
        <w:proofErr w:type="spellEnd"/>
        <w:r w:rsidR="007B7EF3">
          <w:rPr>
            <w:lang w:val="bs-Latn-BA"/>
          </w:rPr>
          <w:t>, WS-</w:t>
        </w:r>
        <w:proofErr w:type="spellStart"/>
        <w:r w:rsidR="007B7EF3">
          <w:rPr>
            <w:lang w:val="bs-Latn-BA"/>
          </w:rPr>
          <w:t>Federation</w:t>
        </w:r>
        <w:proofErr w:type="spellEnd"/>
        <w:r w:rsidR="007B7EF3">
          <w:rPr>
            <w:lang w:val="bs-Latn-BA"/>
          </w:rPr>
          <w:t>, WS</w:t>
        </w:r>
      </w:ins>
      <w:ins w:id="4369" w:author="Rajo" w:date="2018-06-18T19:11:00Z">
        <w:r w:rsidR="007B7EF3">
          <w:rPr>
            <w:lang w:val="bs-Latn-BA"/>
          </w:rPr>
          <w:t>-Trust (samo WSO2)</w:t>
        </w:r>
      </w:ins>
      <w:ins w:id="4370" w:author="Rajo" w:date="2018-06-17T19:29:00Z">
        <w:r w:rsidR="00EF6D08">
          <w:rPr>
            <w:lang w:val="bs-Latn-BA"/>
          </w:rPr>
          <w:t xml:space="preserve">, dok to nije slučaj sa </w:t>
        </w:r>
        <w:proofErr w:type="spellStart"/>
        <w:r w:rsidR="00EF6D08">
          <w:rPr>
            <w:lang w:val="bs-Latn-BA"/>
          </w:rPr>
          <w:t>Shibboleth</w:t>
        </w:r>
        <w:proofErr w:type="spellEnd"/>
        <w:r w:rsidR="00EF6D08">
          <w:rPr>
            <w:lang w:val="bs-Latn-BA"/>
          </w:rPr>
          <w:t xml:space="preserve"> rješenjem koje osim </w:t>
        </w:r>
      </w:ins>
      <w:ins w:id="4371" w:author="Rajo" w:date="2018-06-17T19:34:00Z">
        <w:r w:rsidR="00BE1828">
          <w:rPr>
            <w:lang w:val="bs-Latn-BA"/>
          </w:rPr>
          <w:t xml:space="preserve">svog </w:t>
        </w:r>
      </w:ins>
      <w:ins w:id="4372" w:author="Rajo" w:date="2018-06-17T19:30:00Z">
        <w:r w:rsidR="00476B6B">
          <w:rPr>
            <w:lang w:val="bs-Latn-BA"/>
          </w:rPr>
          <w:t>primarnog protokola</w:t>
        </w:r>
      </w:ins>
      <w:ins w:id="4373" w:author="Rajo" w:date="2018-06-17T19:34:00Z">
        <w:r w:rsidR="00BE1828">
          <w:rPr>
            <w:lang w:val="bs-Latn-BA"/>
          </w:rPr>
          <w:t xml:space="preserve"> - SAML</w:t>
        </w:r>
      </w:ins>
      <w:ins w:id="4374" w:author="Rajo" w:date="2018-06-17T19:32:00Z">
        <w:r w:rsidR="00D57668">
          <w:rPr>
            <w:lang w:val="bs-Latn-BA"/>
          </w:rPr>
          <w:t>,</w:t>
        </w:r>
      </w:ins>
      <w:ins w:id="4375" w:author="Rajo" w:date="2018-06-17T19:30:00Z">
        <w:r w:rsidR="00476B6B">
          <w:rPr>
            <w:lang w:val="bs-Latn-BA"/>
          </w:rPr>
          <w:t xml:space="preserve"> nudi podršku još samo za CAS protokol.</w:t>
        </w:r>
      </w:ins>
      <w:ins w:id="4376" w:author="Rajo" w:date="2018-06-17T19:38:00Z">
        <w:r w:rsidR="00445831">
          <w:rPr>
            <w:lang w:val="bs-Latn-BA"/>
          </w:rPr>
          <w:t xml:space="preserve"> </w:t>
        </w:r>
      </w:ins>
      <w:ins w:id="4377" w:author="Rajo" w:date="2018-06-17T19:39:00Z">
        <w:r w:rsidR="00210FE1">
          <w:rPr>
            <w:lang w:val="bs-Latn-BA"/>
          </w:rPr>
          <w:t xml:space="preserve">Međutim, manjak </w:t>
        </w:r>
      </w:ins>
      <w:ins w:id="4378" w:author="Rajo" w:date="2018-06-17T19:42:00Z">
        <w:r w:rsidR="004712F0">
          <w:rPr>
            <w:lang w:val="bs-Latn-BA"/>
          </w:rPr>
          <w:t xml:space="preserve">te </w:t>
        </w:r>
      </w:ins>
      <w:ins w:id="4379" w:author="Rajo" w:date="2018-06-17T19:39:00Z">
        <w:r w:rsidR="00210FE1">
          <w:rPr>
            <w:lang w:val="bs-Latn-BA"/>
          </w:rPr>
          <w:t xml:space="preserve">podrške u okviru </w:t>
        </w:r>
        <w:proofErr w:type="spellStart"/>
        <w:r w:rsidR="00210FE1">
          <w:rPr>
            <w:lang w:val="bs-Latn-BA"/>
          </w:rPr>
          <w:t>Shibboleth</w:t>
        </w:r>
        <w:proofErr w:type="spellEnd"/>
        <w:r w:rsidR="00210FE1">
          <w:rPr>
            <w:lang w:val="bs-Latn-BA"/>
          </w:rPr>
          <w:t xml:space="preserve"> rješenja ne mora nuž</w:t>
        </w:r>
      </w:ins>
      <w:ins w:id="4380" w:author="Rajo" w:date="2018-06-17T19:40:00Z">
        <w:r w:rsidR="00210FE1">
          <w:rPr>
            <w:lang w:val="bs-Latn-BA"/>
          </w:rPr>
          <w:t>no predstavljati veliku manu</w:t>
        </w:r>
      </w:ins>
      <w:ins w:id="4381" w:author="Rajo" w:date="2018-06-17T19:46:00Z">
        <w:r w:rsidR="00623351">
          <w:rPr>
            <w:lang w:val="bs-Latn-BA"/>
          </w:rPr>
          <w:t>,</w:t>
        </w:r>
      </w:ins>
      <w:ins w:id="4382" w:author="Rajo" w:date="2018-06-17T19:40:00Z">
        <w:r w:rsidR="00210FE1">
          <w:rPr>
            <w:lang w:val="bs-Latn-BA"/>
          </w:rPr>
          <w:t xml:space="preserve"> </w:t>
        </w:r>
      </w:ins>
      <w:ins w:id="4383" w:author="Rajo" w:date="2018-06-17T19:46:00Z">
        <w:r w:rsidR="00623351">
          <w:rPr>
            <w:lang w:val="bs-Latn-BA"/>
          </w:rPr>
          <w:t>n</w:t>
        </w:r>
      </w:ins>
      <w:ins w:id="4384" w:author="Rajo" w:date="2018-06-17T19:40:00Z">
        <w:r w:rsidR="007A0495">
          <w:rPr>
            <w:lang w:val="bs-Latn-BA"/>
          </w:rPr>
          <w:t xml:space="preserve">pr. ukoliko su zahtjevi </w:t>
        </w:r>
      </w:ins>
      <w:ins w:id="4385" w:author="Rajo" w:date="2018-06-17T19:45:00Z">
        <w:r w:rsidR="00496F94">
          <w:rPr>
            <w:lang w:val="bs-Latn-BA"/>
          </w:rPr>
          <w:t xml:space="preserve">takvi </w:t>
        </w:r>
      </w:ins>
      <w:ins w:id="4386" w:author="Rajo" w:date="2018-06-17T19:40:00Z">
        <w:r w:rsidR="007A0495">
          <w:rPr>
            <w:lang w:val="bs-Latn-BA"/>
          </w:rPr>
          <w:t xml:space="preserve">da </w:t>
        </w:r>
      </w:ins>
      <w:ins w:id="4387" w:author="Rajo" w:date="2018-06-17T19:42:00Z">
        <w:r w:rsidR="004712F0">
          <w:rPr>
            <w:lang w:val="bs-Latn-BA"/>
          </w:rPr>
          <w:t xml:space="preserve">treba implementirati SSO </w:t>
        </w:r>
      </w:ins>
      <w:ins w:id="4388" w:author="Rajo" w:date="2018-06-17T19:45:00Z">
        <w:r w:rsidR="00623351">
          <w:rPr>
            <w:lang w:val="bs-Latn-BA"/>
          </w:rPr>
          <w:t xml:space="preserve">sistem </w:t>
        </w:r>
      </w:ins>
      <w:ins w:id="4389" w:author="Rajo" w:date="2018-06-17T19:42:00Z">
        <w:r w:rsidR="004712F0">
          <w:rPr>
            <w:lang w:val="bs-Latn-BA"/>
          </w:rPr>
          <w:t>koji</w:t>
        </w:r>
      </w:ins>
      <w:ins w:id="4390" w:author="Rajo" w:date="2018-06-17T19:40:00Z">
        <w:r w:rsidR="007A0495">
          <w:rPr>
            <w:lang w:val="bs-Latn-BA"/>
          </w:rPr>
          <w:t xml:space="preserve"> koristi</w:t>
        </w:r>
      </w:ins>
      <w:ins w:id="4391" w:author="Rajo" w:date="2018-06-17T19:42:00Z">
        <w:r w:rsidR="004712F0">
          <w:rPr>
            <w:lang w:val="bs-Latn-BA"/>
          </w:rPr>
          <w:t>ti</w:t>
        </w:r>
      </w:ins>
      <w:ins w:id="4392" w:author="Rajo" w:date="2018-06-17T19:40:00Z">
        <w:r w:rsidR="007A0495">
          <w:rPr>
            <w:lang w:val="bs-Latn-BA"/>
          </w:rPr>
          <w:t xml:space="preserve"> </w:t>
        </w:r>
      </w:ins>
      <w:ins w:id="4393" w:author="Rajo" w:date="2018-06-17T19:43:00Z">
        <w:r w:rsidR="004712F0">
          <w:rPr>
            <w:lang w:val="bs-Latn-BA"/>
          </w:rPr>
          <w:t>isključivo</w:t>
        </w:r>
      </w:ins>
      <w:ins w:id="4394" w:author="Rajo" w:date="2018-06-17T19:40:00Z">
        <w:r w:rsidR="007A0495">
          <w:rPr>
            <w:lang w:val="bs-Latn-BA"/>
          </w:rPr>
          <w:t xml:space="preserve"> SAML</w:t>
        </w:r>
      </w:ins>
      <w:ins w:id="4395" w:author="Rajo" w:date="2018-06-17T19:47:00Z">
        <w:r w:rsidR="009502A6">
          <w:rPr>
            <w:lang w:val="bs-Latn-BA"/>
          </w:rPr>
          <w:t>/</w:t>
        </w:r>
      </w:ins>
      <w:ins w:id="4396" w:author="Rajo" w:date="2018-06-17T19:43:00Z">
        <w:r w:rsidR="004712F0">
          <w:rPr>
            <w:lang w:val="bs-Latn-BA"/>
          </w:rPr>
          <w:t>CAS</w:t>
        </w:r>
      </w:ins>
      <w:ins w:id="4397" w:author="Rajo" w:date="2018-06-17T19:40:00Z">
        <w:r w:rsidR="007A0495">
          <w:rPr>
            <w:lang w:val="bs-Latn-BA"/>
          </w:rPr>
          <w:t xml:space="preserve"> protokol</w:t>
        </w:r>
      </w:ins>
      <w:ins w:id="4398" w:author="Rajo" w:date="2018-06-17T19:48:00Z">
        <w:r w:rsidR="00044B0A">
          <w:rPr>
            <w:lang w:val="bs-Latn-BA"/>
          </w:rPr>
          <w:t>,</w:t>
        </w:r>
      </w:ins>
      <w:ins w:id="4399" w:author="Rajo" w:date="2018-06-17T19:40:00Z">
        <w:r w:rsidR="007A0495">
          <w:rPr>
            <w:lang w:val="bs-Latn-BA"/>
          </w:rPr>
          <w:t xml:space="preserve"> i </w:t>
        </w:r>
      </w:ins>
      <w:ins w:id="4400" w:author="Rajo" w:date="2018-06-17T19:41:00Z">
        <w:r w:rsidR="007A0495">
          <w:rPr>
            <w:lang w:val="bs-Latn-BA"/>
          </w:rPr>
          <w:t xml:space="preserve">koji neće biti potrebno proširivati u smislu integracije sa nekim vanjskim sistemima koji možda zahtijevaju upotrebu drugog protokola. </w:t>
        </w:r>
      </w:ins>
    </w:p>
    <w:p w14:paraId="19006447" w14:textId="5088C17B" w:rsidR="00215B7E" w:rsidRDefault="00215B7E" w:rsidP="00215B7E">
      <w:pPr>
        <w:pStyle w:val="Caption"/>
        <w:keepNext/>
        <w:jc w:val="center"/>
        <w:rPr>
          <w:ins w:id="4401" w:author="Rajo" w:date="2018-06-17T19:12:00Z"/>
          <w:lang w:val="bs-Latn-BA"/>
        </w:rPr>
      </w:pPr>
      <w:ins w:id="4402" w:author="Rajo" w:date="2018-06-17T19:12:00Z">
        <w:r>
          <w:rPr>
            <w:lang w:val="bs-Latn-BA"/>
          </w:rPr>
          <w:lastRenderedPageBreak/>
          <w:t xml:space="preserve">Tabela </w:t>
        </w:r>
      </w:ins>
      <w:ins w:id="4403" w:author="Rajo" w:date="2018-06-17T19:22:00Z">
        <w:r w:rsidR="00216134">
          <w:rPr>
            <w:lang w:val="bs-Latn-BA"/>
          </w:rPr>
          <w:t>9</w:t>
        </w:r>
      </w:ins>
      <w:ins w:id="4404" w:author="Rajo" w:date="2018-06-17T19:12:00Z">
        <w:r>
          <w:rPr>
            <w:lang w:val="bs-Latn-BA"/>
          </w:rPr>
          <w:t>.</w:t>
        </w:r>
      </w:ins>
      <w:ins w:id="4405" w:author="Rajo" w:date="2018-06-18T19:19:00Z">
        <w:r w:rsidR="00B05D2E">
          <w:rPr>
            <w:lang w:val="bs-Latn-BA"/>
          </w:rPr>
          <w:t>2</w:t>
        </w:r>
      </w:ins>
      <w:ins w:id="4406" w:author="Rajo" w:date="2018-06-17T19:12:00Z">
        <w:r>
          <w:rPr>
            <w:lang w:val="bs-Latn-BA"/>
          </w:rPr>
          <w:t xml:space="preserve"> – Uporedna analiza </w:t>
        </w:r>
      </w:ins>
      <w:ins w:id="4407" w:author="Rajo" w:date="2018-06-17T19:14:00Z">
        <w:r>
          <w:rPr>
            <w:lang w:val="bs-Latn-BA"/>
          </w:rPr>
          <w:t xml:space="preserve">postojećih </w:t>
        </w:r>
      </w:ins>
      <w:ins w:id="4408" w:author="Rajo" w:date="2018-06-17T19:12:00Z">
        <w:r>
          <w:rPr>
            <w:lang w:val="bs-Latn-BA"/>
          </w:rPr>
          <w:t>rješenja</w:t>
        </w:r>
      </w:ins>
    </w:p>
    <w:tbl>
      <w:tblPr>
        <w:tblStyle w:val="TableGrid"/>
        <w:tblW w:w="7938" w:type="dxa"/>
        <w:jc w:val="center"/>
        <w:tblLayout w:type="fixed"/>
        <w:tblLook w:val="04A0" w:firstRow="1" w:lastRow="0" w:firstColumn="1" w:lastColumn="0" w:noHBand="0" w:noVBand="1"/>
        <w:tblPrChange w:id="4409" w:author="Rajo" w:date="2018-06-17T19:14:00Z">
          <w:tblPr>
            <w:tblStyle w:val="TableGrid"/>
            <w:tblW w:w="9576" w:type="dxa"/>
            <w:tblLayout w:type="fixed"/>
            <w:tblLook w:val="04A0" w:firstRow="1" w:lastRow="0" w:firstColumn="1" w:lastColumn="0" w:noHBand="0" w:noVBand="1"/>
          </w:tblPr>
        </w:tblPrChange>
      </w:tblPr>
      <w:tblGrid>
        <w:gridCol w:w="828"/>
        <w:gridCol w:w="3060"/>
        <w:gridCol w:w="1152"/>
        <w:gridCol w:w="1458"/>
        <w:gridCol w:w="1440"/>
        <w:tblGridChange w:id="4410">
          <w:tblGrid>
            <w:gridCol w:w="828"/>
            <w:gridCol w:w="3060"/>
            <w:gridCol w:w="1152"/>
            <w:gridCol w:w="1458"/>
            <w:gridCol w:w="1440"/>
          </w:tblGrid>
        </w:tblGridChange>
      </w:tblGrid>
      <w:tr w:rsidR="00215B7E" w14:paraId="1544A52B" w14:textId="77777777" w:rsidTr="00215B7E">
        <w:trPr>
          <w:trHeight w:val="953"/>
          <w:jc w:val="center"/>
          <w:ins w:id="4411" w:author="Rajo" w:date="2018-06-17T19:12:00Z"/>
          <w:trPrChange w:id="4412" w:author="Rajo" w:date="2018-06-17T19:14:00Z">
            <w:trPr>
              <w:trHeight w:val="953"/>
            </w:trPr>
          </w:trPrChange>
        </w:trPr>
        <w:tc>
          <w:tcPr>
            <w:tcW w:w="3888" w:type="dxa"/>
            <w:gridSpan w:val="2"/>
            <w:shd w:val="clear" w:color="auto" w:fill="DBE5F1" w:themeFill="accent1" w:themeFillTint="33"/>
            <w:vAlign w:val="center"/>
            <w:tcPrChange w:id="4413" w:author="Rajo" w:date="2018-06-17T19:14:00Z">
              <w:tcPr>
                <w:tcW w:w="3888" w:type="dxa"/>
                <w:gridSpan w:val="2"/>
                <w:shd w:val="clear" w:color="auto" w:fill="DBE5F1" w:themeFill="accent1" w:themeFillTint="33"/>
                <w:vAlign w:val="center"/>
              </w:tcPr>
            </w:tcPrChange>
          </w:tcPr>
          <w:p w14:paraId="3F13B22A" w14:textId="77777777" w:rsidR="00215B7E" w:rsidRDefault="00215B7E" w:rsidP="009B0D46">
            <w:pPr>
              <w:jc w:val="center"/>
              <w:rPr>
                <w:ins w:id="4414" w:author="Rajo" w:date="2018-06-17T19:12:00Z"/>
                <w:rFonts w:asciiTheme="majorHAnsi" w:hAnsiTheme="majorHAnsi"/>
                <w:b/>
                <w:color w:val="365F91" w:themeColor="accent1" w:themeShade="BF"/>
                <w:lang w:val="bs-Latn-BA"/>
              </w:rPr>
            </w:pPr>
            <w:ins w:id="4415" w:author="Rajo" w:date="2018-06-17T19:12:00Z">
              <w:r>
                <w:rPr>
                  <w:rFonts w:asciiTheme="majorHAnsi" w:hAnsiTheme="majorHAnsi"/>
                  <w:b/>
                  <w:color w:val="365F91" w:themeColor="accent1" w:themeShade="BF"/>
                  <w:lang w:val="bs-Latn-BA"/>
                </w:rPr>
                <w:t>Karakteristika</w:t>
              </w:r>
            </w:ins>
          </w:p>
        </w:tc>
        <w:tc>
          <w:tcPr>
            <w:tcW w:w="1152" w:type="dxa"/>
            <w:shd w:val="clear" w:color="auto" w:fill="DBE5F1" w:themeFill="accent1" w:themeFillTint="33"/>
            <w:vAlign w:val="center"/>
            <w:tcPrChange w:id="4416" w:author="Rajo" w:date="2018-06-17T19:14:00Z">
              <w:tcPr>
                <w:tcW w:w="1152" w:type="dxa"/>
                <w:shd w:val="clear" w:color="auto" w:fill="DBE5F1" w:themeFill="accent1" w:themeFillTint="33"/>
                <w:vAlign w:val="center"/>
              </w:tcPr>
            </w:tcPrChange>
          </w:tcPr>
          <w:p w14:paraId="71A6BBD6" w14:textId="77777777" w:rsidR="00215B7E" w:rsidRDefault="00215B7E" w:rsidP="009B0D46">
            <w:pPr>
              <w:jc w:val="center"/>
              <w:rPr>
                <w:ins w:id="4417" w:author="Rajo" w:date="2018-06-17T19:12:00Z"/>
                <w:rFonts w:asciiTheme="majorHAnsi" w:hAnsiTheme="majorHAnsi"/>
                <w:b/>
                <w:color w:val="365F91" w:themeColor="accent1" w:themeShade="BF"/>
                <w:lang w:val="bs-Latn-BA"/>
              </w:rPr>
            </w:pPr>
            <w:proofErr w:type="spellStart"/>
            <w:ins w:id="4418" w:author="Rajo" w:date="2018-06-17T19:12:00Z">
              <w:r>
                <w:rPr>
                  <w:rFonts w:asciiTheme="majorHAnsi" w:hAnsiTheme="majorHAnsi"/>
                  <w:b/>
                  <w:color w:val="365F91" w:themeColor="accent1" w:themeShade="BF"/>
                  <w:lang w:val="bs-Latn-BA"/>
                </w:rPr>
                <w:t>Apereo</w:t>
              </w:r>
              <w:proofErr w:type="spellEnd"/>
              <w:r>
                <w:rPr>
                  <w:rFonts w:asciiTheme="majorHAnsi" w:hAnsiTheme="majorHAnsi"/>
                  <w:b/>
                  <w:color w:val="365F91" w:themeColor="accent1" w:themeShade="BF"/>
                  <w:lang w:val="bs-Latn-BA"/>
                </w:rPr>
                <w:t xml:space="preserve"> CAS</w:t>
              </w:r>
            </w:ins>
          </w:p>
        </w:tc>
        <w:tc>
          <w:tcPr>
            <w:tcW w:w="1458" w:type="dxa"/>
            <w:shd w:val="clear" w:color="auto" w:fill="DBE5F1" w:themeFill="accent1" w:themeFillTint="33"/>
            <w:vAlign w:val="center"/>
            <w:tcPrChange w:id="4419" w:author="Rajo" w:date="2018-06-17T19:14:00Z">
              <w:tcPr>
                <w:tcW w:w="1458" w:type="dxa"/>
                <w:shd w:val="clear" w:color="auto" w:fill="DBE5F1" w:themeFill="accent1" w:themeFillTint="33"/>
                <w:vAlign w:val="center"/>
              </w:tcPr>
            </w:tcPrChange>
          </w:tcPr>
          <w:p w14:paraId="248104FE" w14:textId="77777777" w:rsidR="00215B7E" w:rsidRDefault="00215B7E" w:rsidP="009B0D46">
            <w:pPr>
              <w:jc w:val="center"/>
              <w:rPr>
                <w:ins w:id="4420" w:author="Rajo" w:date="2018-06-17T19:12:00Z"/>
                <w:rFonts w:asciiTheme="majorHAnsi" w:hAnsiTheme="majorHAnsi"/>
                <w:b/>
                <w:color w:val="365F91" w:themeColor="accent1" w:themeShade="BF"/>
                <w:lang w:val="bs-Latn-BA"/>
              </w:rPr>
            </w:pPr>
            <w:proofErr w:type="spellStart"/>
            <w:ins w:id="4421" w:author="Rajo" w:date="2018-06-17T19:12:00Z">
              <w:r>
                <w:rPr>
                  <w:rFonts w:asciiTheme="majorHAnsi" w:hAnsiTheme="majorHAnsi"/>
                  <w:b/>
                  <w:color w:val="365F91" w:themeColor="accent1" w:themeShade="BF"/>
                  <w:lang w:val="bs-Latn-BA"/>
                </w:rPr>
                <w:t>Shibboleth</w:t>
              </w:r>
              <w:proofErr w:type="spellEnd"/>
            </w:ins>
          </w:p>
        </w:tc>
        <w:tc>
          <w:tcPr>
            <w:tcW w:w="1440" w:type="dxa"/>
            <w:shd w:val="clear" w:color="auto" w:fill="DBE5F1" w:themeFill="accent1" w:themeFillTint="33"/>
            <w:vAlign w:val="center"/>
            <w:tcPrChange w:id="4422" w:author="Rajo" w:date="2018-06-17T19:14:00Z">
              <w:tcPr>
                <w:tcW w:w="1440" w:type="dxa"/>
                <w:shd w:val="clear" w:color="auto" w:fill="DBE5F1" w:themeFill="accent1" w:themeFillTint="33"/>
                <w:vAlign w:val="center"/>
              </w:tcPr>
            </w:tcPrChange>
          </w:tcPr>
          <w:p w14:paraId="04A94EAE" w14:textId="77777777" w:rsidR="00215B7E" w:rsidRDefault="00215B7E" w:rsidP="009B0D46">
            <w:pPr>
              <w:jc w:val="center"/>
              <w:rPr>
                <w:ins w:id="4423" w:author="Rajo" w:date="2018-06-17T19:12:00Z"/>
                <w:rFonts w:asciiTheme="majorHAnsi" w:hAnsiTheme="majorHAnsi"/>
                <w:b/>
                <w:color w:val="365F91" w:themeColor="accent1" w:themeShade="BF"/>
                <w:lang w:val="bs-Latn-BA"/>
              </w:rPr>
            </w:pPr>
            <w:ins w:id="4424" w:author="Rajo" w:date="2018-06-17T19:12:00Z">
              <w:r>
                <w:rPr>
                  <w:rFonts w:asciiTheme="majorHAnsi" w:hAnsiTheme="majorHAnsi"/>
                  <w:b/>
                  <w:color w:val="365F91" w:themeColor="accent1" w:themeShade="BF"/>
                  <w:lang w:val="bs-Latn-BA"/>
                </w:rPr>
                <w:t xml:space="preserve">WSO2 </w:t>
              </w:r>
              <w:proofErr w:type="spellStart"/>
              <w:r>
                <w:rPr>
                  <w:rFonts w:asciiTheme="majorHAnsi" w:hAnsiTheme="majorHAnsi"/>
                  <w:b/>
                  <w:color w:val="365F91" w:themeColor="accent1" w:themeShade="BF"/>
                  <w:lang w:val="bs-Latn-BA"/>
                </w:rPr>
                <w:t>Identity</w:t>
              </w:r>
              <w:proofErr w:type="spellEnd"/>
              <w:r>
                <w:rPr>
                  <w:rFonts w:asciiTheme="majorHAnsi" w:hAnsiTheme="majorHAnsi"/>
                  <w:b/>
                  <w:color w:val="365F91" w:themeColor="accent1" w:themeShade="BF"/>
                  <w:lang w:val="bs-Latn-BA"/>
                </w:rPr>
                <w:t xml:space="preserve"> Server</w:t>
              </w:r>
            </w:ins>
          </w:p>
        </w:tc>
      </w:tr>
      <w:tr w:rsidR="00215B7E" w14:paraId="3AE7B70E" w14:textId="77777777" w:rsidTr="00215B7E">
        <w:trPr>
          <w:jc w:val="center"/>
          <w:ins w:id="4425" w:author="Rajo" w:date="2018-06-17T19:12:00Z"/>
        </w:trPr>
        <w:tc>
          <w:tcPr>
            <w:tcW w:w="828" w:type="dxa"/>
            <w:vMerge w:val="restart"/>
            <w:textDirection w:val="btLr"/>
            <w:vAlign w:val="center"/>
            <w:tcPrChange w:id="4426" w:author="Rajo" w:date="2018-06-17T19:14:00Z">
              <w:tcPr>
                <w:tcW w:w="828" w:type="dxa"/>
                <w:vMerge w:val="restart"/>
                <w:textDirection w:val="btLr"/>
                <w:vAlign w:val="center"/>
              </w:tcPr>
            </w:tcPrChange>
          </w:tcPr>
          <w:p w14:paraId="0581307A" w14:textId="77777777" w:rsidR="00215B7E" w:rsidRDefault="00215B7E" w:rsidP="009B0D46">
            <w:pPr>
              <w:ind w:left="113" w:right="113"/>
              <w:jc w:val="center"/>
              <w:rPr>
                <w:ins w:id="4427" w:author="Rajo" w:date="2018-06-17T19:12:00Z"/>
                <w:rFonts w:asciiTheme="majorHAnsi" w:hAnsiTheme="majorHAnsi"/>
                <w:b/>
                <w:color w:val="365F91" w:themeColor="accent1" w:themeShade="BF"/>
                <w:lang w:val="bs-Latn-BA"/>
              </w:rPr>
            </w:pPr>
            <w:ins w:id="4428" w:author="Rajo" w:date="2018-06-17T19:12:00Z">
              <w:r>
                <w:rPr>
                  <w:rFonts w:asciiTheme="majorHAnsi" w:hAnsiTheme="majorHAnsi"/>
                  <w:b/>
                  <w:color w:val="365F91" w:themeColor="accent1" w:themeShade="BF"/>
                  <w:lang w:val="bs-Latn-BA"/>
                </w:rPr>
                <w:t>Podržani protokoli</w:t>
              </w:r>
            </w:ins>
          </w:p>
        </w:tc>
        <w:tc>
          <w:tcPr>
            <w:tcW w:w="3060" w:type="dxa"/>
            <w:vAlign w:val="center"/>
            <w:tcPrChange w:id="4429" w:author="Rajo" w:date="2018-06-17T19:14:00Z">
              <w:tcPr>
                <w:tcW w:w="3060" w:type="dxa"/>
                <w:vAlign w:val="center"/>
              </w:tcPr>
            </w:tcPrChange>
          </w:tcPr>
          <w:p w14:paraId="482D613B" w14:textId="77777777" w:rsidR="00215B7E" w:rsidRDefault="00215B7E" w:rsidP="009B0D46">
            <w:pPr>
              <w:rPr>
                <w:ins w:id="4430" w:author="Rajo" w:date="2018-06-17T19:12:00Z"/>
                <w:lang w:val="bs-Latn-BA"/>
              </w:rPr>
            </w:pPr>
            <w:ins w:id="4431" w:author="Rajo" w:date="2018-06-17T19:12:00Z">
              <w:r>
                <w:rPr>
                  <w:lang w:val="bs-Latn-BA"/>
                </w:rPr>
                <w:t>SAML</w:t>
              </w:r>
            </w:ins>
          </w:p>
        </w:tc>
        <w:tc>
          <w:tcPr>
            <w:tcW w:w="1152" w:type="dxa"/>
            <w:vAlign w:val="center"/>
            <w:tcPrChange w:id="4432" w:author="Rajo" w:date="2018-06-17T19:14:00Z">
              <w:tcPr>
                <w:tcW w:w="1152" w:type="dxa"/>
                <w:vAlign w:val="center"/>
              </w:tcPr>
            </w:tcPrChange>
          </w:tcPr>
          <w:p w14:paraId="0FF7F505" w14:textId="77777777" w:rsidR="00215B7E" w:rsidRDefault="00215B7E" w:rsidP="009B0D46">
            <w:pPr>
              <w:jc w:val="center"/>
              <w:rPr>
                <w:ins w:id="4433" w:author="Rajo" w:date="2018-06-17T19:12:00Z"/>
                <w:lang w:val="bs-Latn-BA"/>
              </w:rPr>
            </w:pPr>
            <w:ins w:id="4434" w:author="Rajo" w:date="2018-06-17T19:12:00Z">
              <w:r>
                <w:rPr>
                  <w:lang w:val="bs-Latn-BA"/>
                </w:rPr>
                <w:sym w:font="Wingdings" w:char="F0FC"/>
              </w:r>
            </w:ins>
          </w:p>
        </w:tc>
        <w:tc>
          <w:tcPr>
            <w:tcW w:w="1458" w:type="dxa"/>
            <w:vAlign w:val="center"/>
            <w:tcPrChange w:id="4435" w:author="Rajo" w:date="2018-06-17T19:14:00Z">
              <w:tcPr>
                <w:tcW w:w="1458" w:type="dxa"/>
                <w:vAlign w:val="center"/>
              </w:tcPr>
            </w:tcPrChange>
          </w:tcPr>
          <w:p w14:paraId="367F7977" w14:textId="77777777" w:rsidR="00215B7E" w:rsidRDefault="00215B7E" w:rsidP="009B0D46">
            <w:pPr>
              <w:jc w:val="center"/>
              <w:rPr>
                <w:ins w:id="4436" w:author="Rajo" w:date="2018-06-17T19:12:00Z"/>
                <w:lang w:val="bs-Latn-BA"/>
              </w:rPr>
            </w:pPr>
            <w:ins w:id="4437" w:author="Rajo" w:date="2018-06-17T19:12:00Z">
              <w:r>
                <w:rPr>
                  <w:lang w:val="bs-Latn-BA"/>
                </w:rPr>
                <w:sym w:font="Wingdings" w:char="F0FC"/>
              </w:r>
            </w:ins>
          </w:p>
        </w:tc>
        <w:tc>
          <w:tcPr>
            <w:tcW w:w="1440" w:type="dxa"/>
            <w:vAlign w:val="center"/>
            <w:tcPrChange w:id="4438" w:author="Rajo" w:date="2018-06-17T19:14:00Z">
              <w:tcPr>
                <w:tcW w:w="1440" w:type="dxa"/>
                <w:vAlign w:val="center"/>
              </w:tcPr>
            </w:tcPrChange>
          </w:tcPr>
          <w:p w14:paraId="536389FE" w14:textId="77777777" w:rsidR="00215B7E" w:rsidRDefault="00215B7E" w:rsidP="009B0D46">
            <w:pPr>
              <w:jc w:val="center"/>
              <w:rPr>
                <w:ins w:id="4439" w:author="Rajo" w:date="2018-06-17T19:12:00Z"/>
                <w:lang w:val="bs-Latn-BA"/>
              </w:rPr>
            </w:pPr>
            <w:ins w:id="4440" w:author="Rajo" w:date="2018-06-17T19:12:00Z">
              <w:r>
                <w:rPr>
                  <w:lang w:val="bs-Latn-BA"/>
                </w:rPr>
                <w:sym w:font="Wingdings" w:char="F0FC"/>
              </w:r>
            </w:ins>
          </w:p>
        </w:tc>
      </w:tr>
      <w:tr w:rsidR="00215B7E" w14:paraId="6CAC2C05" w14:textId="77777777" w:rsidTr="00215B7E">
        <w:trPr>
          <w:jc w:val="center"/>
          <w:ins w:id="4441" w:author="Rajo" w:date="2018-06-17T19:12:00Z"/>
        </w:trPr>
        <w:tc>
          <w:tcPr>
            <w:tcW w:w="828" w:type="dxa"/>
            <w:vMerge/>
            <w:vAlign w:val="center"/>
            <w:tcPrChange w:id="4442" w:author="Rajo" w:date="2018-06-17T19:14:00Z">
              <w:tcPr>
                <w:tcW w:w="828" w:type="dxa"/>
                <w:vMerge/>
                <w:vAlign w:val="center"/>
              </w:tcPr>
            </w:tcPrChange>
          </w:tcPr>
          <w:p w14:paraId="66667963" w14:textId="77777777" w:rsidR="00215B7E" w:rsidRDefault="00215B7E" w:rsidP="009B0D46">
            <w:pPr>
              <w:rPr>
                <w:ins w:id="4443" w:author="Rajo" w:date="2018-06-17T19:12:00Z"/>
                <w:lang w:val="bs-Latn-BA"/>
              </w:rPr>
            </w:pPr>
          </w:p>
        </w:tc>
        <w:tc>
          <w:tcPr>
            <w:tcW w:w="3060" w:type="dxa"/>
            <w:vAlign w:val="center"/>
            <w:tcPrChange w:id="4444" w:author="Rajo" w:date="2018-06-17T19:14:00Z">
              <w:tcPr>
                <w:tcW w:w="3060" w:type="dxa"/>
                <w:vAlign w:val="center"/>
              </w:tcPr>
            </w:tcPrChange>
          </w:tcPr>
          <w:p w14:paraId="044BBAFD" w14:textId="77777777" w:rsidR="00215B7E" w:rsidRDefault="00215B7E" w:rsidP="009B0D46">
            <w:pPr>
              <w:rPr>
                <w:ins w:id="4445" w:author="Rajo" w:date="2018-06-17T19:12:00Z"/>
                <w:lang w:val="bs-Latn-BA"/>
              </w:rPr>
            </w:pPr>
            <w:ins w:id="4446" w:author="Rajo" w:date="2018-06-17T19:12:00Z">
              <w:r>
                <w:rPr>
                  <w:lang w:val="bs-Latn-BA"/>
                </w:rPr>
                <w:t>CAS</w:t>
              </w:r>
            </w:ins>
          </w:p>
        </w:tc>
        <w:tc>
          <w:tcPr>
            <w:tcW w:w="1152" w:type="dxa"/>
            <w:vAlign w:val="center"/>
            <w:tcPrChange w:id="4447" w:author="Rajo" w:date="2018-06-17T19:14:00Z">
              <w:tcPr>
                <w:tcW w:w="1152" w:type="dxa"/>
                <w:vAlign w:val="center"/>
              </w:tcPr>
            </w:tcPrChange>
          </w:tcPr>
          <w:p w14:paraId="68511E3A" w14:textId="77777777" w:rsidR="00215B7E" w:rsidRDefault="00215B7E" w:rsidP="009B0D46">
            <w:pPr>
              <w:jc w:val="center"/>
              <w:rPr>
                <w:ins w:id="4448" w:author="Rajo" w:date="2018-06-17T19:12:00Z"/>
                <w:lang w:val="bs-Latn-BA"/>
              </w:rPr>
            </w:pPr>
            <w:ins w:id="4449" w:author="Rajo" w:date="2018-06-17T19:12:00Z">
              <w:r>
                <w:rPr>
                  <w:lang w:val="bs-Latn-BA"/>
                </w:rPr>
                <w:sym w:font="Wingdings" w:char="F0FC"/>
              </w:r>
            </w:ins>
          </w:p>
        </w:tc>
        <w:tc>
          <w:tcPr>
            <w:tcW w:w="1458" w:type="dxa"/>
            <w:vAlign w:val="center"/>
            <w:tcPrChange w:id="4450" w:author="Rajo" w:date="2018-06-17T19:14:00Z">
              <w:tcPr>
                <w:tcW w:w="1458" w:type="dxa"/>
                <w:vAlign w:val="center"/>
              </w:tcPr>
            </w:tcPrChange>
          </w:tcPr>
          <w:p w14:paraId="0B017842" w14:textId="77777777" w:rsidR="00215B7E" w:rsidRDefault="00215B7E" w:rsidP="009B0D46">
            <w:pPr>
              <w:jc w:val="center"/>
              <w:rPr>
                <w:ins w:id="4451" w:author="Rajo" w:date="2018-06-17T19:12:00Z"/>
                <w:lang w:val="bs-Latn-BA"/>
              </w:rPr>
            </w:pPr>
            <w:ins w:id="4452" w:author="Rajo" w:date="2018-06-17T19:12:00Z">
              <w:r>
                <w:rPr>
                  <w:lang w:val="bs-Latn-BA"/>
                </w:rPr>
                <w:sym w:font="Wingdings" w:char="F0FC"/>
              </w:r>
            </w:ins>
          </w:p>
        </w:tc>
        <w:tc>
          <w:tcPr>
            <w:tcW w:w="1440" w:type="dxa"/>
            <w:vAlign w:val="center"/>
            <w:tcPrChange w:id="4453" w:author="Rajo" w:date="2018-06-17T19:14:00Z">
              <w:tcPr>
                <w:tcW w:w="1440" w:type="dxa"/>
                <w:vAlign w:val="center"/>
              </w:tcPr>
            </w:tcPrChange>
          </w:tcPr>
          <w:p w14:paraId="526F1FA4" w14:textId="77777777" w:rsidR="00215B7E" w:rsidRDefault="00215B7E" w:rsidP="009B0D46">
            <w:pPr>
              <w:jc w:val="center"/>
              <w:rPr>
                <w:ins w:id="4454" w:author="Rajo" w:date="2018-06-17T19:12:00Z"/>
                <w:lang w:val="bs-Latn-BA"/>
              </w:rPr>
            </w:pPr>
            <w:ins w:id="4455" w:author="Rajo" w:date="2018-06-17T19:12:00Z">
              <w:r>
                <w:rPr>
                  <w:lang w:val="bs-Latn-BA"/>
                </w:rPr>
                <w:sym w:font="Wingdings" w:char="F0FC"/>
              </w:r>
            </w:ins>
          </w:p>
        </w:tc>
      </w:tr>
      <w:tr w:rsidR="00215B7E" w14:paraId="21CE1AEA" w14:textId="77777777" w:rsidTr="00215B7E">
        <w:trPr>
          <w:jc w:val="center"/>
          <w:ins w:id="4456" w:author="Rajo" w:date="2018-06-17T19:12:00Z"/>
        </w:trPr>
        <w:tc>
          <w:tcPr>
            <w:tcW w:w="828" w:type="dxa"/>
            <w:vMerge/>
            <w:vAlign w:val="center"/>
            <w:tcPrChange w:id="4457" w:author="Rajo" w:date="2018-06-17T19:14:00Z">
              <w:tcPr>
                <w:tcW w:w="828" w:type="dxa"/>
                <w:vMerge/>
                <w:vAlign w:val="center"/>
              </w:tcPr>
            </w:tcPrChange>
          </w:tcPr>
          <w:p w14:paraId="2421AE16" w14:textId="77777777" w:rsidR="00215B7E" w:rsidRDefault="00215B7E" w:rsidP="009B0D46">
            <w:pPr>
              <w:rPr>
                <w:ins w:id="4458" w:author="Rajo" w:date="2018-06-17T19:12:00Z"/>
                <w:lang w:val="bs-Latn-BA"/>
              </w:rPr>
            </w:pPr>
          </w:p>
        </w:tc>
        <w:tc>
          <w:tcPr>
            <w:tcW w:w="3060" w:type="dxa"/>
            <w:vAlign w:val="center"/>
            <w:tcPrChange w:id="4459" w:author="Rajo" w:date="2018-06-17T19:14:00Z">
              <w:tcPr>
                <w:tcW w:w="3060" w:type="dxa"/>
                <w:vAlign w:val="center"/>
              </w:tcPr>
            </w:tcPrChange>
          </w:tcPr>
          <w:p w14:paraId="3B20359E" w14:textId="77777777" w:rsidR="00215B7E" w:rsidRDefault="00215B7E" w:rsidP="009B0D46">
            <w:pPr>
              <w:rPr>
                <w:ins w:id="4460" w:author="Rajo" w:date="2018-06-17T19:12:00Z"/>
                <w:lang w:val="bs-Latn-BA"/>
              </w:rPr>
            </w:pPr>
            <w:proofErr w:type="spellStart"/>
            <w:ins w:id="4461" w:author="Rajo" w:date="2018-06-17T19:12:00Z">
              <w:r>
                <w:rPr>
                  <w:lang w:val="bs-Latn-BA"/>
                </w:rPr>
                <w:t>OpenID</w:t>
              </w:r>
              <w:proofErr w:type="spellEnd"/>
            </w:ins>
          </w:p>
        </w:tc>
        <w:tc>
          <w:tcPr>
            <w:tcW w:w="1152" w:type="dxa"/>
            <w:vAlign w:val="center"/>
            <w:tcPrChange w:id="4462" w:author="Rajo" w:date="2018-06-17T19:14:00Z">
              <w:tcPr>
                <w:tcW w:w="1152" w:type="dxa"/>
                <w:vAlign w:val="center"/>
              </w:tcPr>
            </w:tcPrChange>
          </w:tcPr>
          <w:p w14:paraId="5DB5CE01" w14:textId="77777777" w:rsidR="00215B7E" w:rsidRDefault="00215B7E" w:rsidP="009B0D46">
            <w:pPr>
              <w:jc w:val="center"/>
              <w:rPr>
                <w:ins w:id="4463" w:author="Rajo" w:date="2018-06-17T19:12:00Z"/>
                <w:lang w:val="bs-Latn-BA"/>
              </w:rPr>
            </w:pPr>
            <w:ins w:id="4464" w:author="Rajo" w:date="2018-06-17T19:12:00Z">
              <w:r>
                <w:rPr>
                  <w:lang w:val="bs-Latn-BA"/>
                </w:rPr>
                <w:sym w:font="Wingdings" w:char="F0FC"/>
              </w:r>
            </w:ins>
          </w:p>
        </w:tc>
        <w:tc>
          <w:tcPr>
            <w:tcW w:w="1458" w:type="dxa"/>
            <w:vAlign w:val="center"/>
            <w:tcPrChange w:id="4465" w:author="Rajo" w:date="2018-06-17T19:14:00Z">
              <w:tcPr>
                <w:tcW w:w="1458" w:type="dxa"/>
                <w:vAlign w:val="center"/>
              </w:tcPr>
            </w:tcPrChange>
          </w:tcPr>
          <w:p w14:paraId="22ACF3E0" w14:textId="77777777" w:rsidR="00215B7E" w:rsidRDefault="00215B7E" w:rsidP="009B0D46">
            <w:pPr>
              <w:jc w:val="center"/>
              <w:rPr>
                <w:ins w:id="4466" w:author="Rajo" w:date="2018-06-17T19:12:00Z"/>
                <w:lang w:val="bs-Latn-BA"/>
              </w:rPr>
            </w:pPr>
          </w:p>
        </w:tc>
        <w:tc>
          <w:tcPr>
            <w:tcW w:w="1440" w:type="dxa"/>
            <w:vAlign w:val="center"/>
            <w:tcPrChange w:id="4467" w:author="Rajo" w:date="2018-06-17T19:14:00Z">
              <w:tcPr>
                <w:tcW w:w="1440" w:type="dxa"/>
                <w:vAlign w:val="center"/>
              </w:tcPr>
            </w:tcPrChange>
          </w:tcPr>
          <w:p w14:paraId="6014A759" w14:textId="77777777" w:rsidR="00215B7E" w:rsidRDefault="00215B7E" w:rsidP="009B0D46">
            <w:pPr>
              <w:jc w:val="center"/>
              <w:rPr>
                <w:ins w:id="4468" w:author="Rajo" w:date="2018-06-17T19:12:00Z"/>
                <w:lang w:val="bs-Latn-BA"/>
              </w:rPr>
            </w:pPr>
          </w:p>
        </w:tc>
      </w:tr>
      <w:tr w:rsidR="00215B7E" w14:paraId="3069DF56" w14:textId="77777777" w:rsidTr="00215B7E">
        <w:trPr>
          <w:jc w:val="center"/>
          <w:ins w:id="4469" w:author="Rajo" w:date="2018-06-17T19:12:00Z"/>
        </w:trPr>
        <w:tc>
          <w:tcPr>
            <w:tcW w:w="828" w:type="dxa"/>
            <w:vMerge/>
            <w:vAlign w:val="center"/>
            <w:tcPrChange w:id="4470" w:author="Rajo" w:date="2018-06-17T19:14:00Z">
              <w:tcPr>
                <w:tcW w:w="828" w:type="dxa"/>
                <w:vMerge/>
                <w:vAlign w:val="center"/>
              </w:tcPr>
            </w:tcPrChange>
          </w:tcPr>
          <w:p w14:paraId="7AEB4145" w14:textId="77777777" w:rsidR="00215B7E" w:rsidRDefault="00215B7E" w:rsidP="009B0D46">
            <w:pPr>
              <w:rPr>
                <w:ins w:id="4471" w:author="Rajo" w:date="2018-06-17T19:12:00Z"/>
                <w:lang w:val="bs-Latn-BA"/>
              </w:rPr>
            </w:pPr>
          </w:p>
        </w:tc>
        <w:tc>
          <w:tcPr>
            <w:tcW w:w="3060" w:type="dxa"/>
            <w:vAlign w:val="center"/>
            <w:tcPrChange w:id="4472" w:author="Rajo" w:date="2018-06-17T19:14:00Z">
              <w:tcPr>
                <w:tcW w:w="3060" w:type="dxa"/>
                <w:vAlign w:val="center"/>
              </w:tcPr>
            </w:tcPrChange>
          </w:tcPr>
          <w:p w14:paraId="2E33F219" w14:textId="77777777" w:rsidR="00215B7E" w:rsidRDefault="00215B7E" w:rsidP="009B0D46">
            <w:pPr>
              <w:rPr>
                <w:ins w:id="4473" w:author="Rajo" w:date="2018-06-17T19:12:00Z"/>
                <w:lang w:val="bs-Latn-BA"/>
              </w:rPr>
            </w:pPr>
            <w:proofErr w:type="spellStart"/>
            <w:ins w:id="4474" w:author="Rajo" w:date="2018-06-17T19:12:00Z">
              <w:r>
                <w:rPr>
                  <w:lang w:val="bs-Latn-BA"/>
                </w:rPr>
                <w:t>OpenID</w:t>
              </w:r>
              <w:proofErr w:type="spellEnd"/>
              <w:r>
                <w:rPr>
                  <w:lang w:val="bs-Latn-BA"/>
                </w:rPr>
                <w:t xml:space="preserve"> </w:t>
              </w:r>
              <w:proofErr w:type="spellStart"/>
              <w:r>
                <w:rPr>
                  <w:lang w:val="bs-Latn-BA"/>
                </w:rPr>
                <w:t>Connect</w:t>
              </w:r>
              <w:proofErr w:type="spellEnd"/>
            </w:ins>
          </w:p>
        </w:tc>
        <w:tc>
          <w:tcPr>
            <w:tcW w:w="1152" w:type="dxa"/>
            <w:vAlign w:val="center"/>
            <w:tcPrChange w:id="4475" w:author="Rajo" w:date="2018-06-17T19:14:00Z">
              <w:tcPr>
                <w:tcW w:w="1152" w:type="dxa"/>
                <w:vAlign w:val="center"/>
              </w:tcPr>
            </w:tcPrChange>
          </w:tcPr>
          <w:p w14:paraId="19DB70A4" w14:textId="77777777" w:rsidR="00215B7E" w:rsidRDefault="00215B7E" w:rsidP="009B0D46">
            <w:pPr>
              <w:jc w:val="center"/>
              <w:rPr>
                <w:ins w:id="4476" w:author="Rajo" w:date="2018-06-17T19:12:00Z"/>
                <w:lang w:val="bs-Latn-BA"/>
              </w:rPr>
            </w:pPr>
            <w:ins w:id="4477" w:author="Rajo" w:date="2018-06-17T19:12:00Z">
              <w:r>
                <w:rPr>
                  <w:lang w:val="bs-Latn-BA"/>
                </w:rPr>
                <w:sym w:font="Wingdings" w:char="F0FC"/>
              </w:r>
            </w:ins>
          </w:p>
        </w:tc>
        <w:tc>
          <w:tcPr>
            <w:tcW w:w="1458" w:type="dxa"/>
            <w:vAlign w:val="center"/>
            <w:tcPrChange w:id="4478" w:author="Rajo" w:date="2018-06-17T19:14:00Z">
              <w:tcPr>
                <w:tcW w:w="1458" w:type="dxa"/>
                <w:vAlign w:val="center"/>
              </w:tcPr>
            </w:tcPrChange>
          </w:tcPr>
          <w:p w14:paraId="127D08F7" w14:textId="77777777" w:rsidR="00215B7E" w:rsidRDefault="00215B7E" w:rsidP="009B0D46">
            <w:pPr>
              <w:jc w:val="center"/>
              <w:rPr>
                <w:ins w:id="4479" w:author="Rajo" w:date="2018-06-17T19:12:00Z"/>
                <w:lang w:val="bs-Latn-BA"/>
              </w:rPr>
            </w:pPr>
          </w:p>
        </w:tc>
        <w:tc>
          <w:tcPr>
            <w:tcW w:w="1440" w:type="dxa"/>
            <w:vAlign w:val="center"/>
            <w:tcPrChange w:id="4480" w:author="Rajo" w:date="2018-06-17T19:14:00Z">
              <w:tcPr>
                <w:tcW w:w="1440" w:type="dxa"/>
                <w:vAlign w:val="center"/>
              </w:tcPr>
            </w:tcPrChange>
          </w:tcPr>
          <w:p w14:paraId="61CDA6D9" w14:textId="77777777" w:rsidR="00215B7E" w:rsidRDefault="00215B7E" w:rsidP="009B0D46">
            <w:pPr>
              <w:jc w:val="center"/>
              <w:rPr>
                <w:ins w:id="4481" w:author="Rajo" w:date="2018-06-17T19:12:00Z"/>
                <w:lang w:val="bs-Latn-BA"/>
              </w:rPr>
            </w:pPr>
            <w:ins w:id="4482" w:author="Rajo" w:date="2018-06-17T19:12:00Z">
              <w:r>
                <w:rPr>
                  <w:lang w:val="bs-Latn-BA"/>
                </w:rPr>
                <w:sym w:font="Wingdings" w:char="F0FC"/>
              </w:r>
            </w:ins>
          </w:p>
        </w:tc>
      </w:tr>
      <w:tr w:rsidR="00215B7E" w14:paraId="49ED6BF0" w14:textId="77777777" w:rsidTr="00215B7E">
        <w:trPr>
          <w:jc w:val="center"/>
          <w:ins w:id="4483" w:author="Rajo" w:date="2018-06-17T19:12:00Z"/>
        </w:trPr>
        <w:tc>
          <w:tcPr>
            <w:tcW w:w="828" w:type="dxa"/>
            <w:vMerge/>
            <w:vAlign w:val="center"/>
            <w:tcPrChange w:id="4484" w:author="Rajo" w:date="2018-06-17T19:14:00Z">
              <w:tcPr>
                <w:tcW w:w="828" w:type="dxa"/>
                <w:vMerge/>
                <w:vAlign w:val="center"/>
              </w:tcPr>
            </w:tcPrChange>
          </w:tcPr>
          <w:p w14:paraId="68A9B451" w14:textId="77777777" w:rsidR="00215B7E" w:rsidRDefault="00215B7E" w:rsidP="009B0D46">
            <w:pPr>
              <w:rPr>
                <w:ins w:id="4485" w:author="Rajo" w:date="2018-06-17T19:12:00Z"/>
                <w:lang w:val="bs-Latn-BA"/>
              </w:rPr>
            </w:pPr>
          </w:p>
        </w:tc>
        <w:tc>
          <w:tcPr>
            <w:tcW w:w="3060" w:type="dxa"/>
            <w:vAlign w:val="center"/>
            <w:tcPrChange w:id="4486" w:author="Rajo" w:date="2018-06-17T19:14:00Z">
              <w:tcPr>
                <w:tcW w:w="3060" w:type="dxa"/>
                <w:vAlign w:val="center"/>
              </w:tcPr>
            </w:tcPrChange>
          </w:tcPr>
          <w:p w14:paraId="51776B9B" w14:textId="77777777" w:rsidR="00215B7E" w:rsidRDefault="00215B7E" w:rsidP="009B0D46">
            <w:pPr>
              <w:rPr>
                <w:ins w:id="4487" w:author="Rajo" w:date="2018-06-17T19:12:00Z"/>
                <w:lang w:val="bs-Latn-BA"/>
              </w:rPr>
            </w:pPr>
            <w:proofErr w:type="spellStart"/>
            <w:ins w:id="4488" w:author="Rajo" w:date="2018-06-17T19:12:00Z">
              <w:r>
                <w:rPr>
                  <w:lang w:val="bs-Latn-BA"/>
                </w:rPr>
                <w:t>OAuth</w:t>
              </w:r>
              <w:proofErr w:type="spellEnd"/>
            </w:ins>
          </w:p>
        </w:tc>
        <w:tc>
          <w:tcPr>
            <w:tcW w:w="1152" w:type="dxa"/>
            <w:vAlign w:val="center"/>
            <w:tcPrChange w:id="4489" w:author="Rajo" w:date="2018-06-17T19:14:00Z">
              <w:tcPr>
                <w:tcW w:w="1152" w:type="dxa"/>
                <w:vAlign w:val="center"/>
              </w:tcPr>
            </w:tcPrChange>
          </w:tcPr>
          <w:p w14:paraId="6D67ED87" w14:textId="77777777" w:rsidR="00215B7E" w:rsidRDefault="00215B7E" w:rsidP="009B0D46">
            <w:pPr>
              <w:jc w:val="center"/>
              <w:rPr>
                <w:ins w:id="4490" w:author="Rajo" w:date="2018-06-17T19:12:00Z"/>
                <w:lang w:val="bs-Latn-BA"/>
              </w:rPr>
            </w:pPr>
            <w:ins w:id="4491" w:author="Rajo" w:date="2018-06-17T19:12:00Z">
              <w:r>
                <w:rPr>
                  <w:lang w:val="bs-Latn-BA"/>
                </w:rPr>
                <w:sym w:font="Wingdings" w:char="F0FC"/>
              </w:r>
            </w:ins>
          </w:p>
        </w:tc>
        <w:tc>
          <w:tcPr>
            <w:tcW w:w="1458" w:type="dxa"/>
            <w:vAlign w:val="center"/>
            <w:tcPrChange w:id="4492" w:author="Rajo" w:date="2018-06-17T19:14:00Z">
              <w:tcPr>
                <w:tcW w:w="1458" w:type="dxa"/>
                <w:vAlign w:val="center"/>
              </w:tcPr>
            </w:tcPrChange>
          </w:tcPr>
          <w:p w14:paraId="4710342D" w14:textId="77777777" w:rsidR="00215B7E" w:rsidRDefault="00215B7E" w:rsidP="009B0D46">
            <w:pPr>
              <w:jc w:val="center"/>
              <w:rPr>
                <w:ins w:id="4493" w:author="Rajo" w:date="2018-06-17T19:12:00Z"/>
                <w:lang w:val="bs-Latn-BA"/>
              </w:rPr>
            </w:pPr>
          </w:p>
        </w:tc>
        <w:tc>
          <w:tcPr>
            <w:tcW w:w="1440" w:type="dxa"/>
            <w:vAlign w:val="center"/>
            <w:tcPrChange w:id="4494" w:author="Rajo" w:date="2018-06-17T19:14:00Z">
              <w:tcPr>
                <w:tcW w:w="1440" w:type="dxa"/>
                <w:vAlign w:val="center"/>
              </w:tcPr>
            </w:tcPrChange>
          </w:tcPr>
          <w:p w14:paraId="53AE7DFC" w14:textId="77777777" w:rsidR="00215B7E" w:rsidRDefault="00215B7E" w:rsidP="009B0D46">
            <w:pPr>
              <w:jc w:val="center"/>
              <w:rPr>
                <w:ins w:id="4495" w:author="Rajo" w:date="2018-06-17T19:12:00Z"/>
                <w:lang w:val="bs-Latn-BA"/>
              </w:rPr>
            </w:pPr>
            <w:ins w:id="4496" w:author="Rajo" w:date="2018-06-17T19:12:00Z">
              <w:r>
                <w:rPr>
                  <w:lang w:val="bs-Latn-BA"/>
                </w:rPr>
                <w:sym w:font="Wingdings" w:char="F0FC"/>
              </w:r>
            </w:ins>
          </w:p>
        </w:tc>
      </w:tr>
      <w:tr w:rsidR="00215B7E" w14:paraId="2AB8A386" w14:textId="77777777" w:rsidTr="00215B7E">
        <w:trPr>
          <w:jc w:val="center"/>
          <w:ins w:id="4497" w:author="Rajo" w:date="2018-06-17T19:12:00Z"/>
        </w:trPr>
        <w:tc>
          <w:tcPr>
            <w:tcW w:w="828" w:type="dxa"/>
            <w:vMerge/>
            <w:vAlign w:val="center"/>
            <w:tcPrChange w:id="4498" w:author="Rajo" w:date="2018-06-17T19:14:00Z">
              <w:tcPr>
                <w:tcW w:w="828" w:type="dxa"/>
                <w:vMerge/>
                <w:vAlign w:val="center"/>
              </w:tcPr>
            </w:tcPrChange>
          </w:tcPr>
          <w:p w14:paraId="3452AD68" w14:textId="77777777" w:rsidR="00215B7E" w:rsidRDefault="00215B7E" w:rsidP="009B0D46">
            <w:pPr>
              <w:rPr>
                <w:ins w:id="4499" w:author="Rajo" w:date="2018-06-17T19:12:00Z"/>
                <w:lang w:val="bs-Latn-BA"/>
              </w:rPr>
            </w:pPr>
          </w:p>
        </w:tc>
        <w:tc>
          <w:tcPr>
            <w:tcW w:w="3060" w:type="dxa"/>
            <w:vAlign w:val="center"/>
            <w:tcPrChange w:id="4500" w:author="Rajo" w:date="2018-06-17T19:14:00Z">
              <w:tcPr>
                <w:tcW w:w="3060" w:type="dxa"/>
                <w:vAlign w:val="center"/>
              </w:tcPr>
            </w:tcPrChange>
          </w:tcPr>
          <w:p w14:paraId="62D332BD" w14:textId="77777777" w:rsidR="00215B7E" w:rsidRDefault="00215B7E" w:rsidP="009B0D46">
            <w:pPr>
              <w:rPr>
                <w:ins w:id="4501" w:author="Rajo" w:date="2018-06-17T19:12:00Z"/>
                <w:lang w:val="bs-Latn-BA"/>
              </w:rPr>
            </w:pPr>
            <w:ins w:id="4502" w:author="Rajo" w:date="2018-06-17T19:12:00Z">
              <w:r>
                <w:rPr>
                  <w:lang w:val="bs-Latn-BA"/>
                </w:rPr>
                <w:t>WS-</w:t>
              </w:r>
              <w:proofErr w:type="spellStart"/>
              <w:r>
                <w:rPr>
                  <w:lang w:val="bs-Latn-BA"/>
                </w:rPr>
                <w:t>Federation</w:t>
              </w:r>
              <w:proofErr w:type="spellEnd"/>
            </w:ins>
          </w:p>
        </w:tc>
        <w:tc>
          <w:tcPr>
            <w:tcW w:w="1152" w:type="dxa"/>
            <w:vAlign w:val="center"/>
            <w:tcPrChange w:id="4503" w:author="Rajo" w:date="2018-06-17T19:14:00Z">
              <w:tcPr>
                <w:tcW w:w="1152" w:type="dxa"/>
                <w:vAlign w:val="center"/>
              </w:tcPr>
            </w:tcPrChange>
          </w:tcPr>
          <w:p w14:paraId="5B4E7332" w14:textId="77777777" w:rsidR="00215B7E" w:rsidRDefault="00215B7E" w:rsidP="009B0D46">
            <w:pPr>
              <w:jc w:val="center"/>
              <w:rPr>
                <w:ins w:id="4504" w:author="Rajo" w:date="2018-06-17T19:12:00Z"/>
                <w:lang w:val="bs-Latn-BA"/>
              </w:rPr>
            </w:pPr>
            <w:ins w:id="4505" w:author="Rajo" w:date="2018-06-17T19:12:00Z">
              <w:r>
                <w:rPr>
                  <w:lang w:val="bs-Latn-BA"/>
                </w:rPr>
                <w:sym w:font="Wingdings" w:char="F0FC"/>
              </w:r>
            </w:ins>
          </w:p>
        </w:tc>
        <w:tc>
          <w:tcPr>
            <w:tcW w:w="1458" w:type="dxa"/>
            <w:vAlign w:val="center"/>
            <w:tcPrChange w:id="4506" w:author="Rajo" w:date="2018-06-17T19:14:00Z">
              <w:tcPr>
                <w:tcW w:w="1458" w:type="dxa"/>
                <w:vAlign w:val="center"/>
              </w:tcPr>
            </w:tcPrChange>
          </w:tcPr>
          <w:p w14:paraId="6BA62CA3" w14:textId="77777777" w:rsidR="00215B7E" w:rsidRDefault="00215B7E" w:rsidP="009B0D46">
            <w:pPr>
              <w:jc w:val="center"/>
              <w:rPr>
                <w:ins w:id="4507" w:author="Rajo" w:date="2018-06-17T19:12:00Z"/>
                <w:lang w:val="bs-Latn-BA"/>
              </w:rPr>
            </w:pPr>
          </w:p>
        </w:tc>
        <w:tc>
          <w:tcPr>
            <w:tcW w:w="1440" w:type="dxa"/>
            <w:vAlign w:val="center"/>
            <w:tcPrChange w:id="4508" w:author="Rajo" w:date="2018-06-17T19:14:00Z">
              <w:tcPr>
                <w:tcW w:w="1440" w:type="dxa"/>
                <w:vAlign w:val="center"/>
              </w:tcPr>
            </w:tcPrChange>
          </w:tcPr>
          <w:p w14:paraId="610B637F" w14:textId="77777777" w:rsidR="00215B7E" w:rsidRDefault="00215B7E" w:rsidP="009B0D46">
            <w:pPr>
              <w:jc w:val="center"/>
              <w:rPr>
                <w:ins w:id="4509" w:author="Rajo" w:date="2018-06-17T19:12:00Z"/>
                <w:lang w:val="bs-Latn-BA"/>
              </w:rPr>
            </w:pPr>
            <w:ins w:id="4510" w:author="Rajo" w:date="2018-06-17T19:12:00Z">
              <w:r>
                <w:rPr>
                  <w:lang w:val="bs-Latn-BA"/>
                </w:rPr>
                <w:sym w:font="Wingdings" w:char="F0FC"/>
              </w:r>
            </w:ins>
          </w:p>
        </w:tc>
      </w:tr>
      <w:tr w:rsidR="00215B7E" w14:paraId="31501C3D" w14:textId="77777777" w:rsidTr="00215B7E">
        <w:trPr>
          <w:jc w:val="center"/>
          <w:ins w:id="4511" w:author="Rajo" w:date="2018-06-17T19:12:00Z"/>
        </w:trPr>
        <w:tc>
          <w:tcPr>
            <w:tcW w:w="828" w:type="dxa"/>
            <w:vMerge/>
            <w:vAlign w:val="center"/>
            <w:tcPrChange w:id="4512" w:author="Rajo" w:date="2018-06-17T19:14:00Z">
              <w:tcPr>
                <w:tcW w:w="828" w:type="dxa"/>
                <w:vMerge/>
                <w:vAlign w:val="center"/>
              </w:tcPr>
            </w:tcPrChange>
          </w:tcPr>
          <w:p w14:paraId="086622AD" w14:textId="77777777" w:rsidR="00215B7E" w:rsidRDefault="00215B7E" w:rsidP="009B0D46">
            <w:pPr>
              <w:rPr>
                <w:ins w:id="4513" w:author="Rajo" w:date="2018-06-17T19:12:00Z"/>
                <w:lang w:val="bs-Latn-BA"/>
              </w:rPr>
            </w:pPr>
          </w:p>
        </w:tc>
        <w:tc>
          <w:tcPr>
            <w:tcW w:w="3060" w:type="dxa"/>
            <w:vAlign w:val="center"/>
            <w:tcPrChange w:id="4514" w:author="Rajo" w:date="2018-06-17T19:14:00Z">
              <w:tcPr>
                <w:tcW w:w="3060" w:type="dxa"/>
                <w:vAlign w:val="center"/>
              </w:tcPr>
            </w:tcPrChange>
          </w:tcPr>
          <w:p w14:paraId="514CF5E7" w14:textId="77777777" w:rsidR="00215B7E" w:rsidRDefault="00215B7E" w:rsidP="009B0D46">
            <w:pPr>
              <w:rPr>
                <w:ins w:id="4515" w:author="Rajo" w:date="2018-06-17T19:12:00Z"/>
                <w:lang w:val="bs-Latn-BA"/>
              </w:rPr>
            </w:pPr>
            <w:ins w:id="4516" w:author="Rajo" w:date="2018-06-17T19:12:00Z">
              <w:r>
                <w:rPr>
                  <w:lang w:val="bs-Latn-BA"/>
                </w:rPr>
                <w:t>WS-Trust</w:t>
              </w:r>
            </w:ins>
          </w:p>
        </w:tc>
        <w:tc>
          <w:tcPr>
            <w:tcW w:w="1152" w:type="dxa"/>
            <w:vAlign w:val="center"/>
            <w:tcPrChange w:id="4517" w:author="Rajo" w:date="2018-06-17T19:14:00Z">
              <w:tcPr>
                <w:tcW w:w="1152" w:type="dxa"/>
                <w:vAlign w:val="center"/>
              </w:tcPr>
            </w:tcPrChange>
          </w:tcPr>
          <w:p w14:paraId="10827B75" w14:textId="77777777" w:rsidR="00215B7E" w:rsidRDefault="00215B7E" w:rsidP="009B0D46">
            <w:pPr>
              <w:jc w:val="center"/>
              <w:rPr>
                <w:ins w:id="4518" w:author="Rajo" w:date="2018-06-17T19:12:00Z"/>
                <w:lang w:val="bs-Latn-BA"/>
              </w:rPr>
            </w:pPr>
          </w:p>
        </w:tc>
        <w:tc>
          <w:tcPr>
            <w:tcW w:w="1458" w:type="dxa"/>
            <w:vAlign w:val="center"/>
            <w:tcPrChange w:id="4519" w:author="Rajo" w:date="2018-06-17T19:14:00Z">
              <w:tcPr>
                <w:tcW w:w="1458" w:type="dxa"/>
                <w:vAlign w:val="center"/>
              </w:tcPr>
            </w:tcPrChange>
          </w:tcPr>
          <w:p w14:paraId="78C6F77D" w14:textId="77777777" w:rsidR="00215B7E" w:rsidRDefault="00215B7E" w:rsidP="009B0D46">
            <w:pPr>
              <w:jc w:val="center"/>
              <w:rPr>
                <w:ins w:id="4520" w:author="Rajo" w:date="2018-06-17T19:12:00Z"/>
                <w:lang w:val="bs-Latn-BA"/>
              </w:rPr>
            </w:pPr>
          </w:p>
        </w:tc>
        <w:tc>
          <w:tcPr>
            <w:tcW w:w="1440" w:type="dxa"/>
            <w:vAlign w:val="center"/>
            <w:tcPrChange w:id="4521" w:author="Rajo" w:date="2018-06-17T19:14:00Z">
              <w:tcPr>
                <w:tcW w:w="1440" w:type="dxa"/>
                <w:vAlign w:val="center"/>
              </w:tcPr>
            </w:tcPrChange>
          </w:tcPr>
          <w:p w14:paraId="04117B43" w14:textId="77777777" w:rsidR="00215B7E" w:rsidRDefault="00215B7E" w:rsidP="009B0D46">
            <w:pPr>
              <w:jc w:val="center"/>
              <w:rPr>
                <w:ins w:id="4522" w:author="Rajo" w:date="2018-06-17T19:12:00Z"/>
                <w:lang w:val="bs-Latn-BA"/>
              </w:rPr>
            </w:pPr>
            <w:ins w:id="4523" w:author="Rajo" w:date="2018-06-17T19:12:00Z">
              <w:r>
                <w:rPr>
                  <w:lang w:val="bs-Latn-BA"/>
                </w:rPr>
                <w:sym w:font="Wingdings" w:char="F0FC"/>
              </w:r>
            </w:ins>
          </w:p>
        </w:tc>
      </w:tr>
      <w:tr w:rsidR="00215B7E" w14:paraId="45BC9CB4" w14:textId="77777777" w:rsidTr="00215B7E">
        <w:trPr>
          <w:jc w:val="center"/>
          <w:ins w:id="4524" w:author="Rajo" w:date="2018-06-17T19:12:00Z"/>
        </w:trPr>
        <w:tc>
          <w:tcPr>
            <w:tcW w:w="828" w:type="dxa"/>
            <w:vAlign w:val="center"/>
            <w:tcPrChange w:id="4525" w:author="Rajo" w:date="2018-06-17T19:14:00Z">
              <w:tcPr>
                <w:tcW w:w="828" w:type="dxa"/>
                <w:vAlign w:val="center"/>
              </w:tcPr>
            </w:tcPrChange>
          </w:tcPr>
          <w:p w14:paraId="69580B20" w14:textId="77777777" w:rsidR="00215B7E" w:rsidRDefault="00215B7E" w:rsidP="009B0D46">
            <w:pPr>
              <w:rPr>
                <w:ins w:id="4526" w:author="Rajo" w:date="2018-06-17T19:12:00Z"/>
                <w:lang w:val="bs-Latn-BA"/>
              </w:rPr>
            </w:pPr>
          </w:p>
        </w:tc>
        <w:tc>
          <w:tcPr>
            <w:tcW w:w="3060" w:type="dxa"/>
            <w:vAlign w:val="center"/>
            <w:tcPrChange w:id="4527" w:author="Rajo" w:date="2018-06-17T19:14:00Z">
              <w:tcPr>
                <w:tcW w:w="3060" w:type="dxa"/>
                <w:vAlign w:val="center"/>
              </w:tcPr>
            </w:tcPrChange>
          </w:tcPr>
          <w:p w14:paraId="71AFC8F4" w14:textId="77777777" w:rsidR="00215B7E" w:rsidRDefault="00215B7E" w:rsidP="009B0D46">
            <w:pPr>
              <w:rPr>
                <w:ins w:id="4528" w:author="Rajo" w:date="2018-06-17T19:12:00Z"/>
                <w:lang w:val="bs-Latn-BA"/>
              </w:rPr>
            </w:pPr>
            <w:ins w:id="4529" w:author="Rajo" w:date="2018-06-17T19:12:00Z">
              <w:r>
                <w:rPr>
                  <w:lang w:val="bs-Latn-BA"/>
                </w:rPr>
                <w:t>Višestepena autentikacija</w:t>
              </w:r>
            </w:ins>
          </w:p>
        </w:tc>
        <w:tc>
          <w:tcPr>
            <w:tcW w:w="1152" w:type="dxa"/>
            <w:vAlign w:val="center"/>
            <w:tcPrChange w:id="4530" w:author="Rajo" w:date="2018-06-17T19:14:00Z">
              <w:tcPr>
                <w:tcW w:w="1152" w:type="dxa"/>
                <w:vAlign w:val="center"/>
              </w:tcPr>
            </w:tcPrChange>
          </w:tcPr>
          <w:p w14:paraId="7FBD1BEB" w14:textId="77777777" w:rsidR="00215B7E" w:rsidRDefault="00215B7E" w:rsidP="009B0D46">
            <w:pPr>
              <w:jc w:val="center"/>
              <w:rPr>
                <w:ins w:id="4531" w:author="Rajo" w:date="2018-06-17T19:12:00Z"/>
                <w:lang w:val="bs-Latn-BA"/>
              </w:rPr>
            </w:pPr>
            <w:ins w:id="4532" w:author="Rajo" w:date="2018-06-17T19:12:00Z">
              <w:r>
                <w:rPr>
                  <w:lang w:val="bs-Latn-BA"/>
                </w:rPr>
                <w:sym w:font="Wingdings" w:char="F0FC"/>
              </w:r>
            </w:ins>
          </w:p>
        </w:tc>
        <w:tc>
          <w:tcPr>
            <w:tcW w:w="1458" w:type="dxa"/>
            <w:vAlign w:val="center"/>
            <w:tcPrChange w:id="4533" w:author="Rajo" w:date="2018-06-17T19:14:00Z">
              <w:tcPr>
                <w:tcW w:w="1458" w:type="dxa"/>
                <w:vAlign w:val="center"/>
              </w:tcPr>
            </w:tcPrChange>
          </w:tcPr>
          <w:p w14:paraId="14E4FA23" w14:textId="77777777" w:rsidR="00215B7E" w:rsidRDefault="00215B7E" w:rsidP="009B0D46">
            <w:pPr>
              <w:jc w:val="center"/>
              <w:rPr>
                <w:ins w:id="4534" w:author="Rajo" w:date="2018-06-17T19:12:00Z"/>
                <w:lang w:val="bs-Latn-BA"/>
              </w:rPr>
            </w:pPr>
            <w:ins w:id="4535" w:author="Rajo" w:date="2018-06-17T19:12:00Z">
              <w:r>
                <w:rPr>
                  <w:lang w:val="bs-Latn-BA"/>
                </w:rPr>
                <w:sym w:font="Wingdings" w:char="F0FC"/>
              </w:r>
            </w:ins>
          </w:p>
        </w:tc>
        <w:tc>
          <w:tcPr>
            <w:tcW w:w="1440" w:type="dxa"/>
            <w:vAlign w:val="center"/>
            <w:tcPrChange w:id="4536" w:author="Rajo" w:date="2018-06-17T19:14:00Z">
              <w:tcPr>
                <w:tcW w:w="1440" w:type="dxa"/>
                <w:vAlign w:val="center"/>
              </w:tcPr>
            </w:tcPrChange>
          </w:tcPr>
          <w:p w14:paraId="2F5CDC9E" w14:textId="77777777" w:rsidR="00215B7E" w:rsidRDefault="00215B7E" w:rsidP="009B0D46">
            <w:pPr>
              <w:jc w:val="center"/>
              <w:rPr>
                <w:ins w:id="4537" w:author="Rajo" w:date="2018-06-17T19:12:00Z"/>
                <w:lang w:val="bs-Latn-BA"/>
              </w:rPr>
            </w:pPr>
            <w:ins w:id="4538" w:author="Rajo" w:date="2018-06-17T19:12:00Z">
              <w:r>
                <w:rPr>
                  <w:lang w:val="bs-Latn-BA"/>
                </w:rPr>
                <w:sym w:font="Wingdings" w:char="F0FC"/>
              </w:r>
            </w:ins>
          </w:p>
        </w:tc>
      </w:tr>
      <w:tr w:rsidR="00215B7E" w14:paraId="0F4972F5" w14:textId="77777777" w:rsidTr="00215B7E">
        <w:trPr>
          <w:jc w:val="center"/>
          <w:ins w:id="4539" w:author="Rajo" w:date="2018-06-17T19:12:00Z"/>
        </w:trPr>
        <w:tc>
          <w:tcPr>
            <w:tcW w:w="828" w:type="dxa"/>
            <w:vAlign w:val="center"/>
            <w:tcPrChange w:id="4540" w:author="Rajo" w:date="2018-06-17T19:14:00Z">
              <w:tcPr>
                <w:tcW w:w="828" w:type="dxa"/>
                <w:vAlign w:val="center"/>
              </w:tcPr>
            </w:tcPrChange>
          </w:tcPr>
          <w:p w14:paraId="6FD47AA8" w14:textId="77777777" w:rsidR="00215B7E" w:rsidRDefault="00215B7E" w:rsidP="009B0D46">
            <w:pPr>
              <w:rPr>
                <w:ins w:id="4541" w:author="Rajo" w:date="2018-06-17T19:12:00Z"/>
                <w:lang w:val="bs-Latn-BA"/>
              </w:rPr>
            </w:pPr>
          </w:p>
        </w:tc>
        <w:tc>
          <w:tcPr>
            <w:tcW w:w="3060" w:type="dxa"/>
            <w:vAlign w:val="center"/>
            <w:tcPrChange w:id="4542" w:author="Rajo" w:date="2018-06-17T19:14:00Z">
              <w:tcPr>
                <w:tcW w:w="3060" w:type="dxa"/>
                <w:vAlign w:val="center"/>
              </w:tcPr>
            </w:tcPrChange>
          </w:tcPr>
          <w:p w14:paraId="457273FF" w14:textId="77777777" w:rsidR="00215B7E" w:rsidRDefault="00215B7E" w:rsidP="009B0D46">
            <w:pPr>
              <w:rPr>
                <w:ins w:id="4543" w:author="Rajo" w:date="2018-06-17T19:12:00Z"/>
                <w:lang w:val="bs-Latn-BA"/>
              </w:rPr>
            </w:pPr>
            <w:ins w:id="4544" w:author="Rajo" w:date="2018-06-17T19:12:00Z">
              <w:r>
                <w:rPr>
                  <w:lang w:val="bs-Latn-BA"/>
                </w:rPr>
                <w:t>Delegirana autentikacija</w:t>
              </w:r>
            </w:ins>
          </w:p>
        </w:tc>
        <w:tc>
          <w:tcPr>
            <w:tcW w:w="1152" w:type="dxa"/>
            <w:vAlign w:val="center"/>
            <w:tcPrChange w:id="4545" w:author="Rajo" w:date="2018-06-17T19:14:00Z">
              <w:tcPr>
                <w:tcW w:w="1152" w:type="dxa"/>
                <w:vAlign w:val="center"/>
              </w:tcPr>
            </w:tcPrChange>
          </w:tcPr>
          <w:p w14:paraId="52D8C5F1" w14:textId="77777777" w:rsidR="00215B7E" w:rsidRDefault="00215B7E" w:rsidP="009B0D46">
            <w:pPr>
              <w:jc w:val="center"/>
              <w:rPr>
                <w:ins w:id="4546" w:author="Rajo" w:date="2018-06-17T19:12:00Z"/>
                <w:lang w:val="bs-Latn-BA"/>
              </w:rPr>
            </w:pPr>
            <w:ins w:id="4547" w:author="Rajo" w:date="2018-06-17T19:12:00Z">
              <w:r>
                <w:rPr>
                  <w:lang w:val="bs-Latn-BA"/>
                </w:rPr>
                <w:sym w:font="Wingdings" w:char="F0FC"/>
              </w:r>
            </w:ins>
          </w:p>
        </w:tc>
        <w:tc>
          <w:tcPr>
            <w:tcW w:w="1458" w:type="dxa"/>
            <w:vAlign w:val="center"/>
            <w:tcPrChange w:id="4548" w:author="Rajo" w:date="2018-06-17T19:14:00Z">
              <w:tcPr>
                <w:tcW w:w="1458" w:type="dxa"/>
                <w:vAlign w:val="center"/>
              </w:tcPr>
            </w:tcPrChange>
          </w:tcPr>
          <w:p w14:paraId="612E9341" w14:textId="77777777" w:rsidR="00215B7E" w:rsidRDefault="00215B7E" w:rsidP="009B0D46">
            <w:pPr>
              <w:jc w:val="center"/>
              <w:rPr>
                <w:ins w:id="4549" w:author="Rajo" w:date="2018-06-17T19:12:00Z"/>
                <w:lang w:val="bs-Latn-BA"/>
              </w:rPr>
            </w:pPr>
            <w:ins w:id="4550" w:author="Rajo" w:date="2018-06-17T19:12:00Z">
              <w:r>
                <w:rPr>
                  <w:lang w:val="bs-Latn-BA"/>
                </w:rPr>
                <w:sym w:font="Wingdings" w:char="F0FC"/>
              </w:r>
            </w:ins>
          </w:p>
        </w:tc>
        <w:tc>
          <w:tcPr>
            <w:tcW w:w="1440" w:type="dxa"/>
            <w:vAlign w:val="center"/>
            <w:tcPrChange w:id="4551" w:author="Rajo" w:date="2018-06-17T19:14:00Z">
              <w:tcPr>
                <w:tcW w:w="1440" w:type="dxa"/>
                <w:vAlign w:val="center"/>
              </w:tcPr>
            </w:tcPrChange>
          </w:tcPr>
          <w:p w14:paraId="52D4033F" w14:textId="77777777" w:rsidR="00215B7E" w:rsidRDefault="00215B7E" w:rsidP="009B0D46">
            <w:pPr>
              <w:jc w:val="center"/>
              <w:rPr>
                <w:ins w:id="4552" w:author="Rajo" w:date="2018-06-17T19:12:00Z"/>
                <w:lang w:val="bs-Latn-BA"/>
              </w:rPr>
            </w:pPr>
            <w:ins w:id="4553" w:author="Rajo" w:date="2018-06-17T19:12:00Z">
              <w:r>
                <w:rPr>
                  <w:lang w:val="bs-Latn-BA"/>
                </w:rPr>
                <w:sym w:font="Wingdings" w:char="F0FC"/>
              </w:r>
            </w:ins>
          </w:p>
        </w:tc>
      </w:tr>
      <w:tr w:rsidR="00215B7E" w14:paraId="0FA591BF" w14:textId="77777777" w:rsidTr="00215B7E">
        <w:trPr>
          <w:jc w:val="center"/>
          <w:ins w:id="4554" w:author="Rajo" w:date="2018-06-17T19:12:00Z"/>
        </w:trPr>
        <w:tc>
          <w:tcPr>
            <w:tcW w:w="828" w:type="dxa"/>
            <w:vAlign w:val="center"/>
            <w:tcPrChange w:id="4555" w:author="Rajo" w:date="2018-06-17T19:14:00Z">
              <w:tcPr>
                <w:tcW w:w="828" w:type="dxa"/>
                <w:vAlign w:val="center"/>
              </w:tcPr>
            </w:tcPrChange>
          </w:tcPr>
          <w:p w14:paraId="0FCBE0D9" w14:textId="77777777" w:rsidR="00215B7E" w:rsidRDefault="00215B7E" w:rsidP="009B0D46">
            <w:pPr>
              <w:rPr>
                <w:ins w:id="4556" w:author="Rajo" w:date="2018-06-17T19:12:00Z"/>
                <w:lang w:val="bs-Latn-BA"/>
              </w:rPr>
            </w:pPr>
          </w:p>
        </w:tc>
        <w:tc>
          <w:tcPr>
            <w:tcW w:w="3060" w:type="dxa"/>
            <w:vAlign w:val="center"/>
            <w:tcPrChange w:id="4557" w:author="Rajo" w:date="2018-06-17T19:14:00Z">
              <w:tcPr>
                <w:tcW w:w="3060" w:type="dxa"/>
                <w:vAlign w:val="center"/>
              </w:tcPr>
            </w:tcPrChange>
          </w:tcPr>
          <w:p w14:paraId="1B7D8F05" w14:textId="77777777" w:rsidR="00215B7E" w:rsidRDefault="00215B7E" w:rsidP="009B0D46">
            <w:pPr>
              <w:rPr>
                <w:ins w:id="4558" w:author="Rajo" w:date="2018-06-17T19:12:00Z"/>
                <w:lang w:val="bs-Latn-BA"/>
              </w:rPr>
            </w:pPr>
            <w:ins w:id="4559" w:author="Rajo" w:date="2018-06-17T19:12:00Z">
              <w:r>
                <w:rPr>
                  <w:i/>
                  <w:lang w:val="bs-Latn-BA"/>
                </w:rPr>
                <w:t xml:space="preserve">Single </w:t>
              </w:r>
              <w:proofErr w:type="spellStart"/>
              <w:r>
                <w:rPr>
                  <w:i/>
                  <w:lang w:val="bs-Latn-BA"/>
                </w:rPr>
                <w:t>Log</w:t>
              </w:r>
              <w:proofErr w:type="spellEnd"/>
              <w:r>
                <w:rPr>
                  <w:i/>
                  <w:lang w:val="bs-Latn-BA"/>
                </w:rPr>
                <w:t>-Out</w:t>
              </w:r>
              <w:r>
                <w:rPr>
                  <w:lang w:val="bs-Latn-BA"/>
                </w:rPr>
                <w:t xml:space="preserve"> (SLO)</w:t>
              </w:r>
            </w:ins>
          </w:p>
        </w:tc>
        <w:tc>
          <w:tcPr>
            <w:tcW w:w="1152" w:type="dxa"/>
            <w:vAlign w:val="center"/>
            <w:tcPrChange w:id="4560" w:author="Rajo" w:date="2018-06-17T19:14:00Z">
              <w:tcPr>
                <w:tcW w:w="1152" w:type="dxa"/>
                <w:vAlign w:val="center"/>
              </w:tcPr>
            </w:tcPrChange>
          </w:tcPr>
          <w:p w14:paraId="3AE47068" w14:textId="77777777" w:rsidR="00215B7E" w:rsidRDefault="00215B7E" w:rsidP="009B0D46">
            <w:pPr>
              <w:jc w:val="center"/>
              <w:rPr>
                <w:ins w:id="4561" w:author="Rajo" w:date="2018-06-17T19:12:00Z"/>
                <w:lang w:val="bs-Latn-BA"/>
              </w:rPr>
            </w:pPr>
            <w:ins w:id="4562" w:author="Rajo" w:date="2018-06-17T19:12:00Z">
              <w:r>
                <w:rPr>
                  <w:lang w:val="bs-Latn-BA"/>
                </w:rPr>
                <w:sym w:font="Wingdings" w:char="F0FC"/>
              </w:r>
            </w:ins>
          </w:p>
        </w:tc>
        <w:tc>
          <w:tcPr>
            <w:tcW w:w="1458" w:type="dxa"/>
            <w:vAlign w:val="center"/>
            <w:tcPrChange w:id="4563" w:author="Rajo" w:date="2018-06-17T19:14:00Z">
              <w:tcPr>
                <w:tcW w:w="1458" w:type="dxa"/>
                <w:vAlign w:val="center"/>
              </w:tcPr>
            </w:tcPrChange>
          </w:tcPr>
          <w:p w14:paraId="68B92B75" w14:textId="77777777" w:rsidR="00215B7E" w:rsidRDefault="00215B7E" w:rsidP="009B0D46">
            <w:pPr>
              <w:jc w:val="center"/>
              <w:rPr>
                <w:ins w:id="4564" w:author="Rajo" w:date="2018-06-17T19:12:00Z"/>
                <w:lang w:val="bs-Latn-BA"/>
              </w:rPr>
            </w:pPr>
            <w:ins w:id="4565" w:author="Rajo" w:date="2018-06-17T19:12:00Z">
              <w:r>
                <w:rPr>
                  <w:lang w:val="bs-Latn-BA"/>
                </w:rPr>
                <w:sym w:font="Wingdings" w:char="F0FC"/>
              </w:r>
            </w:ins>
          </w:p>
        </w:tc>
        <w:tc>
          <w:tcPr>
            <w:tcW w:w="1440" w:type="dxa"/>
            <w:vAlign w:val="center"/>
            <w:tcPrChange w:id="4566" w:author="Rajo" w:date="2018-06-17T19:14:00Z">
              <w:tcPr>
                <w:tcW w:w="1440" w:type="dxa"/>
                <w:vAlign w:val="center"/>
              </w:tcPr>
            </w:tcPrChange>
          </w:tcPr>
          <w:p w14:paraId="22C51401" w14:textId="77777777" w:rsidR="00215B7E" w:rsidRDefault="00215B7E" w:rsidP="009B0D46">
            <w:pPr>
              <w:jc w:val="center"/>
              <w:rPr>
                <w:ins w:id="4567" w:author="Rajo" w:date="2018-06-17T19:12:00Z"/>
                <w:lang w:val="bs-Latn-BA"/>
              </w:rPr>
            </w:pPr>
            <w:ins w:id="4568" w:author="Rajo" w:date="2018-06-17T19:12:00Z">
              <w:r>
                <w:rPr>
                  <w:lang w:val="bs-Latn-BA"/>
                </w:rPr>
                <w:sym w:font="Wingdings" w:char="F0FC"/>
              </w:r>
            </w:ins>
          </w:p>
        </w:tc>
      </w:tr>
      <w:tr w:rsidR="00215B7E" w14:paraId="20D79F55" w14:textId="77777777" w:rsidTr="00215B7E">
        <w:trPr>
          <w:jc w:val="center"/>
          <w:ins w:id="4569" w:author="Rajo" w:date="2018-06-17T19:12:00Z"/>
        </w:trPr>
        <w:tc>
          <w:tcPr>
            <w:tcW w:w="828" w:type="dxa"/>
            <w:vAlign w:val="center"/>
            <w:tcPrChange w:id="4570" w:author="Rajo" w:date="2018-06-17T19:14:00Z">
              <w:tcPr>
                <w:tcW w:w="828" w:type="dxa"/>
                <w:vAlign w:val="center"/>
              </w:tcPr>
            </w:tcPrChange>
          </w:tcPr>
          <w:p w14:paraId="5DD504F5" w14:textId="77777777" w:rsidR="00215B7E" w:rsidRDefault="00215B7E" w:rsidP="009B0D46">
            <w:pPr>
              <w:rPr>
                <w:ins w:id="4571" w:author="Rajo" w:date="2018-06-17T19:12:00Z"/>
                <w:lang w:val="bs-Latn-BA"/>
              </w:rPr>
            </w:pPr>
          </w:p>
        </w:tc>
        <w:tc>
          <w:tcPr>
            <w:tcW w:w="3060" w:type="dxa"/>
            <w:vAlign w:val="center"/>
            <w:tcPrChange w:id="4572" w:author="Rajo" w:date="2018-06-17T19:14:00Z">
              <w:tcPr>
                <w:tcW w:w="3060" w:type="dxa"/>
                <w:vAlign w:val="center"/>
              </w:tcPr>
            </w:tcPrChange>
          </w:tcPr>
          <w:p w14:paraId="502C0A2A" w14:textId="77777777" w:rsidR="00215B7E" w:rsidRDefault="00215B7E" w:rsidP="009B0D46">
            <w:pPr>
              <w:rPr>
                <w:ins w:id="4573" w:author="Rajo" w:date="2018-06-17T19:12:00Z"/>
                <w:lang w:val="bs-Latn-BA"/>
              </w:rPr>
            </w:pPr>
            <w:ins w:id="4574" w:author="Rajo" w:date="2018-06-17T19:12:00Z">
              <w:r>
                <w:rPr>
                  <w:lang w:val="bs-Latn-BA"/>
                </w:rPr>
                <w:t>Dostupna klijentska aplikacija ili biblioteka</w:t>
              </w:r>
            </w:ins>
          </w:p>
        </w:tc>
        <w:tc>
          <w:tcPr>
            <w:tcW w:w="1152" w:type="dxa"/>
            <w:vAlign w:val="center"/>
            <w:tcPrChange w:id="4575" w:author="Rajo" w:date="2018-06-17T19:14:00Z">
              <w:tcPr>
                <w:tcW w:w="1152" w:type="dxa"/>
                <w:vAlign w:val="center"/>
              </w:tcPr>
            </w:tcPrChange>
          </w:tcPr>
          <w:p w14:paraId="448EBAF5" w14:textId="77777777" w:rsidR="00215B7E" w:rsidRDefault="00215B7E" w:rsidP="009B0D46">
            <w:pPr>
              <w:jc w:val="center"/>
              <w:rPr>
                <w:ins w:id="4576" w:author="Rajo" w:date="2018-06-17T19:12:00Z"/>
                <w:lang w:val="bs-Latn-BA"/>
              </w:rPr>
            </w:pPr>
            <w:ins w:id="4577" w:author="Rajo" w:date="2018-06-17T19:12:00Z">
              <w:r>
                <w:rPr>
                  <w:lang w:val="bs-Latn-BA"/>
                </w:rPr>
                <w:sym w:font="Wingdings" w:char="F0FC"/>
              </w:r>
            </w:ins>
          </w:p>
        </w:tc>
        <w:tc>
          <w:tcPr>
            <w:tcW w:w="1458" w:type="dxa"/>
            <w:vAlign w:val="center"/>
            <w:tcPrChange w:id="4578" w:author="Rajo" w:date="2018-06-17T19:14:00Z">
              <w:tcPr>
                <w:tcW w:w="1458" w:type="dxa"/>
                <w:vAlign w:val="center"/>
              </w:tcPr>
            </w:tcPrChange>
          </w:tcPr>
          <w:p w14:paraId="32A730B5" w14:textId="77777777" w:rsidR="00215B7E" w:rsidRDefault="00215B7E" w:rsidP="009B0D46">
            <w:pPr>
              <w:jc w:val="center"/>
              <w:rPr>
                <w:ins w:id="4579" w:author="Rajo" w:date="2018-06-17T19:12:00Z"/>
                <w:lang w:val="bs-Latn-BA"/>
              </w:rPr>
            </w:pPr>
            <w:ins w:id="4580" w:author="Rajo" w:date="2018-06-17T19:12:00Z">
              <w:r>
                <w:rPr>
                  <w:lang w:val="bs-Latn-BA"/>
                </w:rPr>
                <w:sym w:font="Wingdings" w:char="F0FC"/>
              </w:r>
            </w:ins>
          </w:p>
        </w:tc>
        <w:tc>
          <w:tcPr>
            <w:tcW w:w="1440" w:type="dxa"/>
            <w:vAlign w:val="center"/>
            <w:tcPrChange w:id="4581" w:author="Rajo" w:date="2018-06-17T19:14:00Z">
              <w:tcPr>
                <w:tcW w:w="1440" w:type="dxa"/>
                <w:vAlign w:val="center"/>
              </w:tcPr>
            </w:tcPrChange>
          </w:tcPr>
          <w:p w14:paraId="53045237" w14:textId="77777777" w:rsidR="00215B7E" w:rsidRDefault="00215B7E" w:rsidP="009B0D46">
            <w:pPr>
              <w:jc w:val="center"/>
              <w:rPr>
                <w:ins w:id="4582" w:author="Rajo" w:date="2018-06-17T19:12:00Z"/>
                <w:lang w:val="bs-Latn-BA"/>
              </w:rPr>
            </w:pPr>
          </w:p>
        </w:tc>
      </w:tr>
      <w:tr w:rsidR="00215B7E" w14:paraId="359EEF91" w14:textId="77777777" w:rsidTr="00215B7E">
        <w:trPr>
          <w:jc w:val="center"/>
          <w:ins w:id="4583" w:author="Rajo" w:date="2018-06-17T19:12:00Z"/>
        </w:trPr>
        <w:tc>
          <w:tcPr>
            <w:tcW w:w="828" w:type="dxa"/>
            <w:vAlign w:val="center"/>
            <w:tcPrChange w:id="4584" w:author="Rajo" w:date="2018-06-17T19:14:00Z">
              <w:tcPr>
                <w:tcW w:w="828" w:type="dxa"/>
                <w:vAlign w:val="center"/>
              </w:tcPr>
            </w:tcPrChange>
          </w:tcPr>
          <w:p w14:paraId="0B084C4F" w14:textId="77777777" w:rsidR="00215B7E" w:rsidRDefault="00215B7E" w:rsidP="009B0D46">
            <w:pPr>
              <w:rPr>
                <w:ins w:id="4585" w:author="Rajo" w:date="2018-06-17T19:12:00Z"/>
                <w:lang w:val="bs-Latn-BA"/>
              </w:rPr>
            </w:pPr>
          </w:p>
        </w:tc>
        <w:tc>
          <w:tcPr>
            <w:tcW w:w="3060" w:type="dxa"/>
            <w:vAlign w:val="center"/>
            <w:tcPrChange w:id="4586" w:author="Rajo" w:date="2018-06-17T19:14:00Z">
              <w:tcPr>
                <w:tcW w:w="3060" w:type="dxa"/>
                <w:vAlign w:val="center"/>
              </w:tcPr>
            </w:tcPrChange>
          </w:tcPr>
          <w:p w14:paraId="586430AA" w14:textId="77777777" w:rsidR="00215B7E" w:rsidRDefault="00215B7E" w:rsidP="009B0D46">
            <w:pPr>
              <w:rPr>
                <w:ins w:id="4587" w:author="Rajo" w:date="2018-06-17T19:12:00Z"/>
                <w:lang w:val="bs-Latn-BA"/>
              </w:rPr>
            </w:pPr>
            <w:proofErr w:type="spellStart"/>
            <w:ins w:id="4588" w:author="Rajo" w:date="2018-06-17T19:12:00Z">
              <w:r>
                <w:rPr>
                  <w:i/>
                  <w:lang w:val="bs-Latn-BA"/>
                </w:rPr>
                <w:t>OpenSource</w:t>
              </w:r>
              <w:proofErr w:type="spellEnd"/>
              <w:r>
                <w:rPr>
                  <w:lang w:val="bs-Latn-BA"/>
                </w:rPr>
                <w:t xml:space="preserve"> licenca</w:t>
              </w:r>
            </w:ins>
          </w:p>
        </w:tc>
        <w:tc>
          <w:tcPr>
            <w:tcW w:w="1152" w:type="dxa"/>
            <w:vAlign w:val="center"/>
            <w:tcPrChange w:id="4589" w:author="Rajo" w:date="2018-06-17T19:14:00Z">
              <w:tcPr>
                <w:tcW w:w="1152" w:type="dxa"/>
                <w:vAlign w:val="center"/>
              </w:tcPr>
            </w:tcPrChange>
          </w:tcPr>
          <w:p w14:paraId="16ABCBEB" w14:textId="77777777" w:rsidR="00215B7E" w:rsidRDefault="00215B7E" w:rsidP="009B0D46">
            <w:pPr>
              <w:jc w:val="center"/>
              <w:rPr>
                <w:ins w:id="4590" w:author="Rajo" w:date="2018-06-17T19:12:00Z"/>
                <w:lang w:val="bs-Latn-BA"/>
              </w:rPr>
            </w:pPr>
            <w:ins w:id="4591" w:author="Rajo" w:date="2018-06-17T19:12:00Z">
              <w:r>
                <w:rPr>
                  <w:lang w:val="bs-Latn-BA"/>
                </w:rPr>
                <w:sym w:font="Wingdings" w:char="F0FC"/>
              </w:r>
            </w:ins>
          </w:p>
        </w:tc>
        <w:tc>
          <w:tcPr>
            <w:tcW w:w="1458" w:type="dxa"/>
            <w:vAlign w:val="center"/>
            <w:tcPrChange w:id="4592" w:author="Rajo" w:date="2018-06-17T19:14:00Z">
              <w:tcPr>
                <w:tcW w:w="1458" w:type="dxa"/>
                <w:vAlign w:val="center"/>
              </w:tcPr>
            </w:tcPrChange>
          </w:tcPr>
          <w:p w14:paraId="57BAA7E6" w14:textId="77777777" w:rsidR="00215B7E" w:rsidRDefault="00215B7E" w:rsidP="009B0D46">
            <w:pPr>
              <w:jc w:val="center"/>
              <w:rPr>
                <w:ins w:id="4593" w:author="Rajo" w:date="2018-06-17T19:12:00Z"/>
                <w:lang w:val="bs-Latn-BA"/>
              </w:rPr>
            </w:pPr>
            <w:ins w:id="4594" w:author="Rajo" w:date="2018-06-17T19:12:00Z">
              <w:r>
                <w:rPr>
                  <w:lang w:val="bs-Latn-BA"/>
                </w:rPr>
                <w:sym w:font="Wingdings" w:char="F0FC"/>
              </w:r>
            </w:ins>
          </w:p>
        </w:tc>
        <w:tc>
          <w:tcPr>
            <w:tcW w:w="1440" w:type="dxa"/>
            <w:vAlign w:val="center"/>
            <w:tcPrChange w:id="4595" w:author="Rajo" w:date="2018-06-17T19:14:00Z">
              <w:tcPr>
                <w:tcW w:w="1440" w:type="dxa"/>
                <w:vAlign w:val="center"/>
              </w:tcPr>
            </w:tcPrChange>
          </w:tcPr>
          <w:p w14:paraId="2EC7FEDE" w14:textId="77777777" w:rsidR="00215B7E" w:rsidRDefault="00215B7E" w:rsidP="009B0D46">
            <w:pPr>
              <w:jc w:val="center"/>
              <w:rPr>
                <w:ins w:id="4596" w:author="Rajo" w:date="2018-06-17T19:12:00Z"/>
                <w:lang w:val="bs-Latn-BA"/>
              </w:rPr>
            </w:pPr>
            <w:ins w:id="4597" w:author="Rajo" w:date="2018-06-17T19:12:00Z">
              <w:r>
                <w:rPr>
                  <w:lang w:val="bs-Latn-BA"/>
                </w:rPr>
                <w:sym w:font="Wingdings" w:char="F0FC"/>
              </w:r>
            </w:ins>
          </w:p>
        </w:tc>
      </w:tr>
    </w:tbl>
    <w:p w14:paraId="44182D9F" w14:textId="77777777" w:rsidR="00215B7E" w:rsidRDefault="00215B7E" w:rsidP="00215B7E">
      <w:pPr>
        <w:rPr>
          <w:ins w:id="4598" w:author="Rajo" w:date="2018-06-17T19:13:00Z"/>
          <w:lang w:val="bs-Latn-BA"/>
        </w:rPr>
      </w:pPr>
    </w:p>
    <w:p w14:paraId="4649AD05" w14:textId="1FC74B36" w:rsidR="00445831" w:rsidRDefault="00EF6D08">
      <w:pPr>
        <w:ind w:firstLine="360"/>
        <w:jc w:val="both"/>
        <w:rPr>
          <w:ins w:id="4599" w:author="Rajo" w:date="2018-06-17T19:36:00Z"/>
          <w:b/>
          <w:lang w:val="bs-Latn-BA"/>
        </w:rPr>
        <w:pPrChange w:id="4600" w:author="Rajo" w:date="2018-06-17T19:48:00Z">
          <w:pPr>
            <w:jc w:val="both"/>
          </w:pPr>
        </w:pPrChange>
      </w:pPr>
      <w:ins w:id="4601" w:author="Rajo" w:date="2018-06-17T19:26:00Z">
        <w:r>
          <w:rPr>
            <w:lang w:val="bs-Latn-BA"/>
          </w:rPr>
          <w:t xml:space="preserve">Naredna karakteristika je </w:t>
        </w:r>
        <w:r>
          <w:rPr>
            <w:b/>
            <w:lang w:val="bs-Latn-BA"/>
          </w:rPr>
          <w:t>podrška za višestepenu autentikaciju</w:t>
        </w:r>
        <w:r>
          <w:rPr>
            <w:lang w:val="bs-Latn-BA"/>
          </w:rPr>
          <w:t xml:space="preserve">, odnosno mogućnost podešavanja servera da zahtijeva od korisnika autentikaciju upotrebom bar još jednog autentikacionog faktora, npr. upotrebom jednokratne lozinke primljene putem SMS-a/email-a ili odobravanjem pristupa putem aplikacije na mobilnom telefonu, kao što su npr. Google </w:t>
        </w:r>
        <w:proofErr w:type="spellStart"/>
        <w:r>
          <w:rPr>
            <w:lang w:val="bs-Latn-BA"/>
          </w:rPr>
          <w:t>Authenticator</w:t>
        </w:r>
        <w:proofErr w:type="spellEnd"/>
        <w:r>
          <w:rPr>
            <w:lang w:val="bs-Latn-BA"/>
          </w:rPr>
          <w:t xml:space="preserve">, Duo </w:t>
        </w:r>
        <w:proofErr w:type="spellStart"/>
        <w:r>
          <w:rPr>
            <w:lang w:val="bs-Latn-BA"/>
          </w:rPr>
          <w:t>Security</w:t>
        </w:r>
        <w:proofErr w:type="spellEnd"/>
        <w:r>
          <w:rPr>
            <w:lang w:val="bs-Latn-BA"/>
          </w:rPr>
          <w:t xml:space="preserve"> itd.</w:t>
        </w:r>
      </w:ins>
      <w:ins w:id="4602" w:author="Rajo" w:date="2018-06-17T19:51:00Z">
        <w:r w:rsidR="00180551">
          <w:rPr>
            <w:lang w:val="bs-Latn-BA"/>
          </w:rPr>
          <w:t xml:space="preserve"> </w:t>
        </w:r>
      </w:ins>
      <w:ins w:id="4603" w:author="Rajo" w:date="2018-06-17T19:52:00Z">
        <w:r w:rsidR="00180551">
          <w:rPr>
            <w:lang w:val="bs-Latn-BA"/>
          </w:rPr>
          <w:t xml:space="preserve">Po ovoj tački su </w:t>
        </w:r>
      </w:ins>
      <w:ins w:id="4604" w:author="Rajo" w:date="2018-06-18T19:13:00Z">
        <w:r w:rsidR="00385FA6">
          <w:rPr>
            <w:lang w:val="bs-Latn-BA"/>
          </w:rPr>
          <w:t>izabrana</w:t>
        </w:r>
      </w:ins>
      <w:ins w:id="4605" w:author="Rajo" w:date="2018-06-17T19:53:00Z">
        <w:r w:rsidR="00180551">
          <w:rPr>
            <w:lang w:val="bs-Latn-BA"/>
          </w:rPr>
          <w:t xml:space="preserve"> rješenja izjednačena</w:t>
        </w:r>
      </w:ins>
      <w:ins w:id="4606" w:author="Rajo" w:date="2018-06-17T19:56:00Z">
        <w:r w:rsidR="00180551">
          <w:rPr>
            <w:lang w:val="bs-Latn-BA"/>
          </w:rPr>
          <w:t>,</w:t>
        </w:r>
      </w:ins>
      <w:ins w:id="4607" w:author="Rajo" w:date="2018-06-17T19:53:00Z">
        <w:r w:rsidR="00180551">
          <w:rPr>
            <w:lang w:val="bs-Latn-BA"/>
          </w:rPr>
          <w:t xml:space="preserve"> jer svako od njih nudi tu mogućnost</w:t>
        </w:r>
      </w:ins>
      <w:ins w:id="4608" w:author="Rajo" w:date="2018-06-17T19:56:00Z">
        <w:r w:rsidR="00180551">
          <w:rPr>
            <w:lang w:val="bs-Latn-BA"/>
          </w:rPr>
          <w:t>, koja je u današ</w:t>
        </w:r>
      </w:ins>
      <w:ins w:id="4609" w:author="Rajo" w:date="2018-06-17T19:57:00Z">
        <w:r w:rsidR="00180551">
          <w:rPr>
            <w:lang w:val="bs-Latn-BA"/>
          </w:rPr>
          <w:t xml:space="preserve">nje vrijeme veoma bitna i prihvaćena </w:t>
        </w:r>
      </w:ins>
      <w:ins w:id="4610" w:author="Rajo" w:date="2018-06-17T19:59:00Z">
        <w:r w:rsidR="00A1625E">
          <w:rPr>
            <w:lang w:val="bs-Latn-BA"/>
          </w:rPr>
          <w:t xml:space="preserve">i </w:t>
        </w:r>
      </w:ins>
      <w:ins w:id="4611" w:author="Rajo" w:date="2018-06-17T19:57:00Z">
        <w:r w:rsidR="00180551">
          <w:rPr>
            <w:lang w:val="bs-Latn-BA"/>
          </w:rPr>
          <w:t>od velikog broj običnih korisnika</w:t>
        </w:r>
      </w:ins>
      <w:ins w:id="4612" w:author="Rajo" w:date="2018-06-17T20:00:00Z">
        <w:r w:rsidR="000D364C">
          <w:rPr>
            <w:lang w:val="bs-Latn-BA"/>
          </w:rPr>
          <w:t>, iako oni</w:t>
        </w:r>
      </w:ins>
      <w:ins w:id="4613" w:author="Rajo" w:date="2018-06-17T19:57:00Z">
        <w:r w:rsidR="00180551">
          <w:rPr>
            <w:lang w:val="bs-Latn-BA"/>
          </w:rPr>
          <w:t xml:space="preserve"> nisu dio nekog poslovnog sistema koji zahtjeva visok nivo sigurnost</w:t>
        </w:r>
      </w:ins>
      <w:ins w:id="4614" w:author="Rajo" w:date="2018-06-17T19:58:00Z">
        <w:r w:rsidR="00180551">
          <w:rPr>
            <w:lang w:val="bs-Latn-BA"/>
          </w:rPr>
          <w:t xml:space="preserve">i i zaštite informacija. </w:t>
        </w:r>
      </w:ins>
      <w:ins w:id="4615" w:author="Rajo" w:date="2018-06-17T20:01:00Z">
        <w:r w:rsidR="000D364C">
          <w:rPr>
            <w:lang w:val="bs-Latn-BA"/>
          </w:rPr>
          <w:t xml:space="preserve">Razlog tome je </w:t>
        </w:r>
      </w:ins>
      <w:ins w:id="4616" w:author="Rajo" w:date="2018-06-17T20:05:00Z">
        <w:r w:rsidR="000D364C">
          <w:rPr>
            <w:lang w:val="bs-Latn-BA"/>
          </w:rPr>
          <w:t xml:space="preserve">možda i </w:t>
        </w:r>
      </w:ins>
      <w:ins w:id="4617" w:author="Rajo" w:date="2018-06-17T20:01:00Z">
        <w:r w:rsidR="000D364C">
          <w:rPr>
            <w:lang w:val="bs-Latn-BA"/>
          </w:rPr>
          <w:t>rasprostranjena upotreba socijalnih mreža</w:t>
        </w:r>
      </w:ins>
      <w:ins w:id="4618" w:author="Rajo" w:date="2018-06-17T20:04:00Z">
        <w:r w:rsidR="000D364C">
          <w:rPr>
            <w:lang w:val="bs-Latn-BA"/>
          </w:rPr>
          <w:t>,</w:t>
        </w:r>
      </w:ins>
      <w:ins w:id="4619" w:author="Rajo" w:date="2018-06-17T20:03:00Z">
        <w:r w:rsidR="000D364C">
          <w:rPr>
            <w:lang w:val="bs-Latn-BA"/>
          </w:rPr>
          <w:t xml:space="preserve"> u okviru kojih postoje sigurnosne prijetnje </w:t>
        </w:r>
      </w:ins>
      <w:ins w:id="4620" w:author="Rajo" w:date="2018-06-17T20:05:00Z">
        <w:r w:rsidR="000D364C">
          <w:rPr>
            <w:lang w:val="bs-Latn-BA"/>
          </w:rPr>
          <w:t>kao što su npr.</w:t>
        </w:r>
      </w:ins>
      <w:ins w:id="4621" w:author="Rajo" w:date="2018-06-17T20:03:00Z">
        <w:r w:rsidR="000D364C">
          <w:rPr>
            <w:lang w:val="bs-Latn-BA"/>
          </w:rPr>
          <w:t xml:space="preserve"> krađ</w:t>
        </w:r>
      </w:ins>
      <w:ins w:id="4622" w:author="Rajo" w:date="2018-06-17T20:05:00Z">
        <w:r w:rsidR="000D364C">
          <w:rPr>
            <w:lang w:val="bs-Latn-BA"/>
          </w:rPr>
          <w:t>a</w:t>
        </w:r>
      </w:ins>
      <w:ins w:id="4623" w:author="Rajo" w:date="2018-06-17T20:03:00Z">
        <w:r w:rsidR="000D364C">
          <w:rPr>
            <w:lang w:val="bs-Latn-BA"/>
          </w:rPr>
          <w:t xml:space="preserve"> </w:t>
        </w:r>
      </w:ins>
      <w:ins w:id="4624" w:author="Rajo" w:date="2018-06-17T20:04:00Z">
        <w:r w:rsidR="000D364C">
          <w:rPr>
            <w:lang w:val="bs-Latn-BA"/>
          </w:rPr>
          <w:t xml:space="preserve">identiteta i neovlašten pristup ličnim podacima.  </w:t>
        </w:r>
      </w:ins>
    </w:p>
    <w:p w14:paraId="036DE412" w14:textId="4EA13440" w:rsidR="0057127F" w:rsidRPr="0057127F" w:rsidRDefault="00EF6D08">
      <w:pPr>
        <w:ind w:firstLine="360"/>
        <w:jc w:val="both"/>
        <w:rPr>
          <w:ins w:id="4625" w:author="Rajo" w:date="2018-06-17T20:06:00Z"/>
          <w:lang w:val="bs-Latn-BA"/>
          <w:rPrChange w:id="4626" w:author="Rajo" w:date="2018-06-17T20:06:00Z">
            <w:rPr>
              <w:ins w:id="4627" w:author="Rajo" w:date="2018-06-17T20:06:00Z"/>
              <w:b/>
              <w:i/>
              <w:lang w:val="bs-Latn-BA"/>
            </w:rPr>
          </w:rPrChange>
        </w:rPr>
        <w:pPrChange w:id="4628" w:author="Rajo" w:date="2018-06-17T20:06:00Z">
          <w:pPr>
            <w:jc w:val="both"/>
          </w:pPr>
        </w:pPrChange>
      </w:pPr>
      <w:ins w:id="4629" w:author="Rajo" w:date="2018-06-17T19:26:00Z">
        <w:r>
          <w:rPr>
            <w:b/>
            <w:lang w:val="bs-Latn-BA"/>
          </w:rPr>
          <w:t>Delegirana autentikacija</w:t>
        </w:r>
        <w:r>
          <w:rPr>
            <w:lang w:val="bs-Latn-BA"/>
          </w:rPr>
          <w:t xml:space="preserve"> se odnosi na mogućnost podešavanja servera da delegira tj. proslijedi autentikaciju korisnika nekom vanjskom davaocu identiteta, kao što su npr. Google, Facebook, Twitter itd.</w:t>
        </w:r>
      </w:ins>
      <w:ins w:id="4630" w:author="Rajo" w:date="2018-06-17T20:06:00Z">
        <w:r w:rsidR="0057127F">
          <w:rPr>
            <w:b/>
            <w:i/>
            <w:lang w:val="bs-Latn-BA"/>
          </w:rPr>
          <w:t xml:space="preserve"> </w:t>
        </w:r>
      </w:ins>
      <w:ins w:id="4631" w:author="Rajo" w:date="2018-06-17T20:07:00Z">
        <w:r w:rsidR="0057127F">
          <w:rPr>
            <w:lang w:val="bs-Latn-BA"/>
          </w:rPr>
          <w:t xml:space="preserve">Isto kao u </w:t>
        </w:r>
      </w:ins>
      <w:ins w:id="4632" w:author="Rajo" w:date="2018-06-17T20:08:00Z">
        <w:r w:rsidR="0057127F">
          <w:rPr>
            <w:lang w:val="bs-Latn-BA"/>
          </w:rPr>
          <w:t xml:space="preserve">slučaju prethodne, ova mogućnost je takođe podržana u okviru </w:t>
        </w:r>
      </w:ins>
      <w:ins w:id="4633" w:author="Rajo" w:date="2018-06-17T20:09:00Z">
        <w:r w:rsidR="0057127F">
          <w:rPr>
            <w:lang w:val="bs-Latn-BA"/>
          </w:rPr>
          <w:t>sva tri odabrana</w:t>
        </w:r>
      </w:ins>
      <w:ins w:id="4634" w:author="Rajo" w:date="2018-06-17T20:08:00Z">
        <w:r w:rsidR="0057127F">
          <w:rPr>
            <w:lang w:val="bs-Latn-BA"/>
          </w:rPr>
          <w:t xml:space="preserve"> rješenja</w:t>
        </w:r>
      </w:ins>
      <w:ins w:id="4635" w:author="Rajo" w:date="2018-06-17T20:09:00Z">
        <w:r w:rsidR="0057127F">
          <w:rPr>
            <w:lang w:val="bs-Latn-BA"/>
          </w:rPr>
          <w:t xml:space="preserve">. </w:t>
        </w:r>
      </w:ins>
      <w:ins w:id="4636" w:author="Rajo" w:date="2018-06-17T20:10:00Z">
        <w:r w:rsidR="0057127F">
          <w:rPr>
            <w:lang w:val="bs-Latn-BA"/>
          </w:rPr>
          <w:t xml:space="preserve">Takođe bi se moglo reći da </w:t>
        </w:r>
      </w:ins>
      <w:ins w:id="4637" w:author="Rajo" w:date="2018-06-17T20:18:00Z">
        <w:r w:rsidR="00186820">
          <w:rPr>
            <w:lang w:val="bs-Latn-BA"/>
          </w:rPr>
          <w:t xml:space="preserve">je potreba </w:t>
        </w:r>
      </w:ins>
      <w:ins w:id="4638" w:author="Rajo" w:date="2018-06-17T20:19:00Z">
        <w:r w:rsidR="00186820">
          <w:rPr>
            <w:lang w:val="bs-Latn-BA"/>
          </w:rPr>
          <w:t>za njom</w:t>
        </w:r>
      </w:ins>
      <w:ins w:id="4639" w:author="Rajo" w:date="2018-06-17T20:10:00Z">
        <w:r w:rsidR="0057127F">
          <w:rPr>
            <w:lang w:val="bs-Latn-BA"/>
          </w:rPr>
          <w:t xml:space="preserve"> </w:t>
        </w:r>
      </w:ins>
      <w:ins w:id="4640" w:author="Rajo" w:date="2018-06-17T20:22:00Z">
        <w:r w:rsidR="00B044DF">
          <w:rPr>
            <w:lang w:val="bs-Latn-BA"/>
          </w:rPr>
          <w:t>porasla</w:t>
        </w:r>
      </w:ins>
      <w:ins w:id="4641" w:author="Rajo" w:date="2018-06-17T20:19:00Z">
        <w:r w:rsidR="00186820">
          <w:rPr>
            <w:lang w:val="bs-Latn-BA"/>
          </w:rPr>
          <w:t xml:space="preserve"> zbog </w:t>
        </w:r>
      </w:ins>
      <w:ins w:id="4642" w:author="Rajo" w:date="2018-06-17T20:10:00Z">
        <w:r w:rsidR="00186820">
          <w:rPr>
            <w:lang w:val="bs-Latn-BA"/>
          </w:rPr>
          <w:t>popularnost socijalnih mreža u okviru kojih korisnici već posjeduju nalog,</w:t>
        </w:r>
        <w:r w:rsidR="0057127F">
          <w:rPr>
            <w:lang w:val="bs-Latn-BA"/>
          </w:rPr>
          <w:t xml:space="preserve"> </w:t>
        </w:r>
      </w:ins>
      <w:ins w:id="4643" w:author="Rajo" w:date="2018-06-17T20:19:00Z">
        <w:r w:rsidR="00186820">
          <w:rPr>
            <w:lang w:val="bs-Latn-BA"/>
          </w:rPr>
          <w:t xml:space="preserve">zbog čega se često odlučuju da </w:t>
        </w:r>
      </w:ins>
      <w:ins w:id="4644" w:author="Rajo" w:date="2018-06-17T20:24:00Z">
        <w:r w:rsidR="009D465F">
          <w:rPr>
            <w:lang w:val="bs-Latn-BA"/>
          </w:rPr>
          <w:t xml:space="preserve">taj </w:t>
        </w:r>
      </w:ins>
      <w:ins w:id="4645" w:author="Rajo" w:date="2018-06-17T20:23:00Z">
        <w:r w:rsidR="00B044DF">
          <w:rPr>
            <w:lang w:val="bs-Latn-BA"/>
          </w:rPr>
          <w:t xml:space="preserve">isti nalog </w:t>
        </w:r>
      </w:ins>
      <w:ins w:id="4646" w:author="Rajo" w:date="2018-06-17T20:19:00Z">
        <w:r w:rsidR="00186820">
          <w:rPr>
            <w:lang w:val="bs-Latn-BA"/>
          </w:rPr>
          <w:t>upotrijebe</w:t>
        </w:r>
      </w:ins>
      <w:ins w:id="4647" w:author="Rajo" w:date="2018-06-17T20:24:00Z">
        <w:r w:rsidR="00876500">
          <w:rPr>
            <w:lang w:val="bs-Latn-BA"/>
          </w:rPr>
          <w:t xml:space="preserve"> i</w:t>
        </w:r>
      </w:ins>
      <w:ins w:id="4648" w:author="Rajo" w:date="2018-06-17T20:19:00Z">
        <w:r w:rsidR="00186820">
          <w:rPr>
            <w:lang w:val="bs-Latn-BA"/>
          </w:rPr>
          <w:t xml:space="preserve"> za </w:t>
        </w:r>
      </w:ins>
      <w:ins w:id="4649" w:author="Rajo" w:date="2018-06-17T20:20:00Z">
        <w:r w:rsidR="00186820">
          <w:rPr>
            <w:lang w:val="bs-Latn-BA"/>
          </w:rPr>
          <w:t xml:space="preserve">autentikaciju u okviru </w:t>
        </w:r>
        <w:r w:rsidR="00CD1ABD">
          <w:rPr>
            <w:lang w:val="bs-Latn-BA"/>
          </w:rPr>
          <w:t xml:space="preserve">neke druge, nezavisne aplikacije koja nudi </w:t>
        </w:r>
      </w:ins>
      <w:ins w:id="4650" w:author="Rajo" w:date="2018-06-17T20:24:00Z">
        <w:r w:rsidR="00447A25">
          <w:rPr>
            <w:lang w:val="bs-Latn-BA"/>
          </w:rPr>
          <w:t xml:space="preserve">tu </w:t>
        </w:r>
      </w:ins>
      <w:ins w:id="4651" w:author="Rajo" w:date="2018-06-17T20:20:00Z">
        <w:r w:rsidR="00CD1ABD">
          <w:rPr>
            <w:lang w:val="bs-Latn-BA"/>
          </w:rPr>
          <w:t xml:space="preserve">mogućnost. </w:t>
        </w:r>
      </w:ins>
      <w:ins w:id="4652" w:author="Rajo" w:date="2018-06-17T20:21:00Z">
        <w:r w:rsidR="00CD1ABD">
          <w:rPr>
            <w:lang w:val="bs-Latn-BA"/>
          </w:rPr>
          <w:t xml:space="preserve">Sa aspekta korisnika je to veoma zgodna opcija, jer na taj način </w:t>
        </w:r>
      </w:ins>
      <w:ins w:id="4653" w:author="Rajo" w:date="2018-06-17T20:24:00Z">
        <w:r w:rsidR="009B6604">
          <w:rPr>
            <w:lang w:val="bs-Latn-BA"/>
          </w:rPr>
          <w:t xml:space="preserve">jedan </w:t>
        </w:r>
      </w:ins>
      <w:ins w:id="4654" w:author="Rajo" w:date="2018-06-17T20:21:00Z">
        <w:r w:rsidR="00B044DF">
          <w:rPr>
            <w:lang w:val="bs-Latn-BA"/>
          </w:rPr>
          <w:t xml:space="preserve">nalog </w:t>
        </w:r>
      </w:ins>
      <w:ins w:id="4655" w:author="Rajo" w:date="2018-06-17T20:25:00Z">
        <w:r w:rsidR="009B6604">
          <w:rPr>
            <w:lang w:val="bs-Latn-BA"/>
          </w:rPr>
          <w:t xml:space="preserve">mogu </w:t>
        </w:r>
      </w:ins>
      <w:ins w:id="4656" w:author="Rajo" w:date="2018-06-17T20:21:00Z">
        <w:r w:rsidR="00B044DF">
          <w:rPr>
            <w:lang w:val="bs-Latn-BA"/>
          </w:rPr>
          <w:t xml:space="preserve">koristiti za veliki broj </w:t>
        </w:r>
      </w:ins>
      <w:ins w:id="4657" w:author="Rajo" w:date="2018-06-17T20:24:00Z">
        <w:r w:rsidR="009B6604">
          <w:rPr>
            <w:lang w:val="bs-Latn-BA"/>
          </w:rPr>
          <w:t xml:space="preserve">aplikacija, </w:t>
        </w:r>
      </w:ins>
      <w:ins w:id="4658" w:author="Rajo" w:date="2018-06-17T20:25:00Z">
        <w:r w:rsidR="009B6604">
          <w:rPr>
            <w:lang w:val="bs-Latn-BA"/>
          </w:rPr>
          <w:t xml:space="preserve">čime se izbjegava </w:t>
        </w:r>
      </w:ins>
      <w:ins w:id="4659" w:author="Rajo" w:date="2018-06-17T20:26:00Z">
        <w:r w:rsidR="009B6604">
          <w:rPr>
            <w:lang w:val="bs-Latn-BA"/>
          </w:rPr>
          <w:t xml:space="preserve">pamćenje dodatnih </w:t>
        </w:r>
        <w:r w:rsidR="00254465">
          <w:rPr>
            <w:lang w:val="bs-Latn-BA"/>
          </w:rPr>
          <w:t>lozinki</w:t>
        </w:r>
        <w:r w:rsidR="009B6604">
          <w:rPr>
            <w:lang w:val="bs-Latn-BA"/>
          </w:rPr>
          <w:t>.</w:t>
        </w:r>
      </w:ins>
    </w:p>
    <w:p w14:paraId="7A890EFB" w14:textId="4A08AB85" w:rsidR="005568A8" w:rsidRDefault="00EF6D08">
      <w:pPr>
        <w:ind w:firstLine="360"/>
        <w:jc w:val="both"/>
        <w:rPr>
          <w:ins w:id="4660" w:author="Rajo" w:date="2018-06-17T20:27:00Z"/>
          <w:lang w:val="bs-Latn-BA"/>
        </w:rPr>
        <w:pPrChange w:id="4661" w:author="Rajo" w:date="2018-06-17T20:27:00Z">
          <w:pPr>
            <w:jc w:val="both"/>
          </w:pPr>
        </w:pPrChange>
      </w:pPr>
      <w:ins w:id="4662" w:author="Rajo" w:date="2018-06-17T19:26:00Z">
        <w:r>
          <w:rPr>
            <w:b/>
            <w:i/>
            <w:lang w:val="bs-Latn-BA"/>
          </w:rPr>
          <w:lastRenderedPageBreak/>
          <w:t>Single-</w:t>
        </w:r>
        <w:proofErr w:type="spellStart"/>
        <w:r>
          <w:rPr>
            <w:b/>
            <w:i/>
            <w:lang w:val="bs-Latn-BA"/>
          </w:rPr>
          <w:t>Log</w:t>
        </w:r>
        <w:proofErr w:type="spellEnd"/>
        <w:r>
          <w:rPr>
            <w:b/>
            <w:i/>
            <w:lang w:val="bs-Latn-BA"/>
          </w:rPr>
          <w:t>-Out</w:t>
        </w:r>
        <w:r>
          <w:rPr>
            <w:lang w:val="bs-Latn-BA"/>
          </w:rPr>
          <w:t xml:space="preserve"> (SLO) </w:t>
        </w:r>
      </w:ins>
      <w:ins w:id="4663" w:author="Rajo" w:date="2018-06-17T20:31:00Z">
        <w:r w:rsidR="007171A1">
          <w:rPr>
            <w:lang w:val="bs-Latn-BA"/>
          </w:rPr>
          <w:t xml:space="preserve">je </w:t>
        </w:r>
      </w:ins>
      <w:ins w:id="4664" w:author="Rajo" w:date="2018-06-17T19:26:00Z">
        <w:r>
          <w:rPr>
            <w:lang w:val="bs-Latn-BA"/>
          </w:rPr>
          <w:t xml:space="preserve">funkcionalnost </w:t>
        </w:r>
      </w:ins>
      <w:ins w:id="4665" w:author="Rajo" w:date="2018-06-17T20:31:00Z">
        <w:r w:rsidR="007171A1">
          <w:rPr>
            <w:lang w:val="bs-Latn-BA"/>
          </w:rPr>
          <w:t xml:space="preserve">koju </w:t>
        </w:r>
      </w:ins>
      <w:ins w:id="4666" w:author="Rajo" w:date="2018-06-17T20:29:00Z">
        <w:r w:rsidR="005568A8">
          <w:rPr>
            <w:lang w:val="bs-Latn-BA"/>
          </w:rPr>
          <w:t xml:space="preserve">nude sva tri rješenja, </w:t>
        </w:r>
      </w:ins>
      <w:ins w:id="4667" w:author="Rajo" w:date="2018-06-17T20:31:00Z">
        <w:r w:rsidR="007171A1">
          <w:rPr>
            <w:lang w:val="bs-Latn-BA"/>
          </w:rPr>
          <w:t>a ona</w:t>
        </w:r>
      </w:ins>
      <w:ins w:id="4668" w:author="Rajo" w:date="2018-06-17T20:30:00Z">
        <w:r w:rsidR="005568A8">
          <w:rPr>
            <w:lang w:val="bs-Latn-BA"/>
          </w:rPr>
          <w:t xml:space="preserve"> korisniku</w:t>
        </w:r>
      </w:ins>
      <w:ins w:id="4669" w:author="Rajo" w:date="2018-06-17T20:29:00Z">
        <w:r w:rsidR="005568A8">
          <w:rPr>
            <w:lang w:val="bs-Latn-BA"/>
          </w:rPr>
          <w:t xml:space="preserve"> </w:t>
        </w:r>
      </w:ins>
      <w:ins w:id="4670" w:author="Rajo" w:date="2018-06-17T19:26:00Z">
        <w:r>
          <w:rPr>
            <w:lang w:val="bs-Latn-BA"/>
          </w:rPr>
          <w:t>omoguć</w:t>
        </w:r>
      </w:ins>
      <w:ins w:id="4671" w:author="Rajo" w:date="2018-06-17T20:30:00Z">
        <w:r w:rsidR="005568A8">
          <w:rPr>
            <w:lang w:val="bs-Latn-BA"/>
          </w:rPr>
          <w:t>ava</w:t>
        </w:r>
      </w:ins>
      <w:ins w:id="4672" w:author="Rajo" w:date="2018-06-17T19:26:00Z">
        <w:r>
          <w:rPr>
            <w:lang w:val="bs-Latn-BA"/>
          </w:rPr>
          <w:t xml:space="preserve"> da se odjavom iz bilo koje od aplikacija, automatski odjavi iz svih ostalih aplikacija u koje se prijavio upotrebom SSO servera. </w:t>
        </w:r>
      </w:ins>
      <w:ins w:id="4673" w:author="Rajo" w:date="2018-06-17T21:12:00Z">
        <w:r w:rsidR="00875371">
          <w:rPr>
            <w:lang w:val="bs-Latn-BA"/>
          </w:rPr>
          <w:t xml:space="preserve">Iako ne zvuči kao nešto što bi trebalo predstavljati bitnu karakteristiku </w:t>
        </w:r>
        <w:r w:rsidR="00875371" w:rsidRPr="00875371">
          <w:rPr>
            <w:i/>
            <w:lang w:val="bs-Latn-BA"/>
            <w:rPrChange w:id="4674" w:author="Rajo" w:date="2018-06-17T21:12:00Z">
              <w:rPr>
                <w:lang w:val="bs-Latn-BA"/>
              </w:rPr>
            </w:rPrChange>
          </w:rPr>
          <w:t>Single-Sign-On</w:t>
        </w:r>
        <w:r w:rsidR="00875371">
          <w:rPr>
            <w:lang w:val="bs-Latn-BA"/>
          </w:rPr>
          <w:t xml:space="preserve"> sistema, </w:t>
        </w:r>
      </w:ins>
      <w:ins w:id="4675" w:author="Rajo" w:date="2018-06-17T21:13:00Z">
        <w:r w:rsidR="003E639D">
          <w:rPr>
            <w:lang w:val="bs-Latn-BA"/>
          </w:rPr>
          <w:t>za korisnika i njegovu sigurnost je značajna iz razloga što umanjuje šansu</w:t>
        </w:r>
      </w:ins>
      <w:ins w:id="4676" w:author="Rajo" w:date="2018-06-17T21:17:00Z">
        <w:r w:rsidR="008A7826">
          <w:rPr>
            <w:lang w:val="bs-Latn-BA"/>
          </w:rPr>
          <w:t xml:space="preserve"> da</w:t>
        </w:r>
      </w:ins>
      <w:ins w:id="4677" w:author="Rajo" w:date="2018-06-17T21:13:00Z">
        <w:r w:rsidR="003E639D">
          <w:rPr>
            <w:lang w:val="bs-Latn-BA"/>
          </w:rPr>
          <w:t xml:space="preserve"> </w:t>
        </w:r>
      </w:ins>
      <w:ins w:id="4678" w:author="Rajo" w:date="2018-06-17T21:17:00Z">
        <w:r w:rsidR="008A7826">
          <w:rPr>
            <w:lang w:val="bs-Latn-BA"/>
          </w:rPr>
          <w:t>on</w:t>
        </w:r>
      </w:ins>
      <w:ins w:id="4679" w:author="Rajo" w:date="2018-06-17T21:14:00Z">
        <w:r w:rsidR="003E639D">
          <w:rPr>
            <w:lang w:val="bs-Latn-BA"/>
          </w:rPr>
          <w:t xml:space="preserve"> nesvjesno</w:t>
        </w:r>
      </w:ins>
      <w:ins w:id="4680" w:author="Rajo" w:date="2018-06-17T21:13:00Z">
        <w:r w:rsidR="003E639D">
          <w:rPr>
            <w:lang w:val="bs-Latn-BA"/>
          </w:rPr>
          <w:t xml:space="preserve"> </w:t>
        </w:r>
      </w:ins>
      <w:ins w:id="4681" w:author="Rajo" w:date="2018-06-17T21:17:00Z">
        <w:r w:rsidR="008A7826">
          <w:rPr>
            <w:lang w:val="bs-Latn-BA"/>
          </w:rPr>
          <w:t>ostane</w:t>
        </w:r>
      </w:ins>
      <w:ins w:id="4682" w:author="Rajo" w:date="2018-06-17T21:13:00Z">
        <w:r w:rsidR="003E639D">
          <w:rPr>
            <w:lang w:val="bs-Latn-BA"/>
          </w:rPr>
          <w:t xml:space="preserve"> prijavljen</w:t>
        </w:r>
      </w:ins>
      <w:ins w:id="4683" w:author="Rajo" w:date="2018-06-17T21:14:00Z">
        <w:r w:rsidR="003E639D">
          <w:rPr>
            <w:lang w:val="bs-Latn-BA"/>
          </w:rPr>
          <w:t xml:space="preserve"> unutar određenih aplikacija na koje se prijavio putem SSO-a</w:t>
        </w:r>
      </w:ins>
      <w:ins w:id="4684" w:author="Rajo" w:date="2018-06-17T21:15:00Z">
        <w:r w:rsidR="003E639D">
          <w:rPr>
            <w:lang w:val="bs-Latn-BA"/>
          </w:rPr>
          <w:t xml:space="preserve">, što bi moglo dovesti do </w:t>
        </w:r>
      </w:ins>
      <w:ins w:id="4685" w:author="Rajo" w:date="2018-06-17T21:16:00Z">
        <w:r w:rsidR="003E639D">
          <w:rPr>
            <w:lang w:val="bs-Latn-BA"/>
          </w:rPr>
          <w:t>neovlaštenog pristupa njegovim „živim“ sesijama, npr. ukoliko je koristio dijeljeni</w:t>
        </w:r>
      </w:ins>
      <w:ins w:id="4686" w:author="Rajo" w:date="2018-06-18T19:14:00Z">
        <w:r w:rsidR="0091264A">
          <w:rPr>
            <w:lang w:val="bs-Latn-BA"/>
          </w:rPr>
          <w:t>/javni</w:t>
        </w:r>
      </w:ins>
      <w:ins w:id="4687" w:author="Rajo" w:date="2018-06-17T21:16:00Z">
        <w:r w:rsidR="003E639D">
          <w:rPr>
            <w:lang w:val="bs-Latn-BA"/>
          </w:rPr>
          <w:t xml:space="preserve"> računar i nij</w:t>
        </w:r>
      </w:ins>
      <w:ins w:id="4688" w:author="Rajo" w:date="2018-06-17T21:17:00Z">
        <w:r w:rsidR="003E639D">
          <w:rPr>
            <w:lang w:val="bs-Latn-BA"/>
          </w:rPr>
          <w:t xml:space="preserve">e zatvorio internet preglednik. </w:t>
        </w:r>
      </w:ins>
    </w:p>
    <w:p w14:paraId="4585A8C6" w14:textId="34EC20A7" w:rsidR="003610D8" w:rsidRDefault="00EF6D08">
      <w:pPr>
        <w:ind w:firstLine="360"/>
        <w:jc w:val="both"/>
        <w:rPr>
          <w:ins w:id="4689" w:author="Rajo" w:date="2018-06-17T20:33:00Z"/>
          <w:lang w:val="bs-Latn-BA"/>
        </w:rPr>
        <w:pPrChange w:id="4690" w:author="Rajo" w:date="2018-06-17T20:33:00Z">
          <w:pPr>
            <w:jc w:val="both"/>
          </w:pPr>
        </w:pPrChange>
      </w:pPr>
      <w:ins w:id="4691" w:author="Rajo" w:date="2018-06-17T19:26:00Z">
        <w:r>
          <w:rPr>
            <w:lang w:val="bs-Latn-BA"/>
          </w:rPr>
          <w:t xml:space="preserve">Karakteristika koja je bitna programerima je i </w:t>
        </w:r>
        <w:r>
          <w:rPr>
            <w:b/>
            <w:lang w:val="bs-Latn-BA"/>
          </w:rPr>
          <w:t>dostupnost klijentske aplikacije ili biblioteke</w:t>
        </w:r>
        <w:r>
          <w:rPr>
            <w:lang w:val="bs-Latn-BA"/>
          </w:rPr>
          <w:t xml:space="preserve">, jer znatno olakšava integraciju željene aplikacije, odnosno davaoca usluge, u SSO sistem. </w:t>
        </w:r>
      </w:ins>
      <w:ins w:id="4692" w:author="Rajo" w:date="2018-06-17T20:44:00Z">
        <w:r w:rsidR="00F24E9A">
          <w:rPr>
            <w:lang w:val="bs-Latn-BA"/>
          </w:rPr>
          <w:t>Ovu</w:t>
        </w:r>
      </w:ins>
      <w:ins w:id="4693" w:author="Rajo" w:date="2018-06-17T20:35:00Z">
        <w:r w:rsidR="003610D8">
          <w:rPr>
            <w:lang w:val="bs-Latn-BA"/>
          </w:rPr>
          <w:t xml:space="preserve"> karakteristik</w:t>
        </w:r>
      </w:ins>
      <w:ins w:id="4694" w:author="Rajo" w:date="2018-06-17T20:44:00Z">
        <w:r w:rsidR="00F24E9A">
          <w:rPr>
            <w:lang w:val="bs-Latn-BA"/>
          </w:rPr>
          <w:t>u</w:t>
        </w:r>
      </w:ins>
      <w:ins w:id="4695" w:author="Rajo" w:date="2018-06-17T20:35:00Z">
        <w:r w:rsidR="003610D8">
          <w:rPr>
            <w:lang w:val="bs-Latn-BA"/>
          </w:rPr>
          <w:t xml:space="preserve"> ne posjeduje </w:t>
        </w:r>
      </w:ins>
      <w:ins w:id="4696" w:author="Rajo" w:date="2018-06-17T20:46:00Z">
        <w:r w:rsidR="00846C30">
          <w:rPr>
            <w:lang w:val="bs-Latn-BA"/>
          </w:rPr>
          <w:t>jedino</w:t>
        </w:r>
      </w:ins>
      <w:ins w:id="4697" w:author="Rajo" w:date="2018-06-17T20:35:00Z">
        <w:r w:rsidR="003610D8">
          <w:rPr>
            <w:lang w:val="bs-Latn-BA"/>
          </w:rPr>
          <w:t xml:space="preserve"> WSO2 rješenje</w:t>
        </w:r>
      </w:ins>
      <w:ins w:id="4698" w:author="Rajo" w:date="2018-06-17T20:36:00Z">
        <w:r w:rsidR="003610D8">
          <w:rPr>
            <w:lang w:val="bs-Latn-BA"/>
          </w:rPr>
          <w:t xml:space="preserve">, </w:t>
        </w:r>
      </w:ins>
      <w:ins w:id="4699" w:author="Rajo" w:date="2018-06-17T20:39:00Z">
        <w:r w:rsidR="003610D8">
          <w:rPr>
            <w:lang w:val="bs-Latn-BA"/>
          </w:rPr>
          <w:t xml:space="preserve">što znači da </w:t>
        </w:r>
      </w:ins>
      <w:ins w:id="4700" w:author="Rajo" w:date="2018-06-17T20:40:00Z">
        <w:r w:rsidR="003610D8">
          <w:rPr>
            <w:lang w:val="bs-Latn-BA"/>
          </w:rPr>
          <w:t xml:space="preserve">povezivanje </w:t>
        </w:r>
      </w:ins>
      <w:ins w:id="4701" w:author="Rajo" w:date="2018-06-17T20:39:00Z">
        <w:r w:rsidR="003610D8">
          <w:rPr>
            <w:lang w:val="bs-Latn-BA"/>
          </w:rPr>
          <w:t xml:space="preserve">davaoca </w:t>
        </w:r>
      </w:ins>
      <w:ins w:id="4702" w:author="Rajo" w:date="2018-06-17T20:41:00Z">
        <w:r w:rsidR="0088496E">
          <w:rPr>
            <w:lang w:val="bs-Latn-BA"/>
          </w:rPr>
          <w:t>usl</w:t>
        </w:r>
      </w:ins>
      <w:ins w:id="4703" w:author="Rajo" w:date="2018-06-17T20:42:00Z">
        <w:r w:rsidR="0088496E">
          <w:rPr>
            <w:lang w:val="bs-Latn-BA"/>
          </w:rPr>
          <w:t>uge</w:t>
        </w:r>
      </w:ins>
      <w:ins w:id="4704" w:author="Rajo" w:date="2018-06-17T20:39:00Z">
        <w:r w:rsidR="003610D8">
          <w:rPr>
            <w:lang w:val="bs-Latn-BA"/>
          </w:rPr>
          <w:t xml:space="preserve"> </w:t>
        </w:r>
      </w:ins>
      <w:ins w:id="4705" w:author="Rajo" w:date="2018-06-17T20:45:00Z">
        <w:r w:rsidR="00F24E9A">
          <w:rPr>
            <w:lang w:val="bs-Latn-BA"/>
          </w:rPr>
          <w:t xml:space="preserve">na njega </w:t>
        </w:r>
      </w:ins>
      <w:ins w:id="4706" w:author="Rajo" w:date="2018-06-17T20:43:00Z">
        <w:r w:rsidR="00513412">
          <w:rPr>
            <w:lang w:val="bs-Latn-BA"/>
          </w:rPr>
          <w:t>iziskuje</w:t>
        </w:r>
      </w:ins>
      <w:ins w:id="4707" w:author="Rajo" w:date="2018-06-17T20:41:00Z">
        <w:r w:rsidR="0088496E">
          <w:rPr>
            <w:lang w:val="bs-Latn-BA"/>
          </w:rPr>
          <w:t xml:space="preserve"> </w:t>
        </w:r>
      </w:ins>
      <w:ins w:id="4708" w:author="Rajo" w:date="2018-06-17T20:40:00Z">
        <w:r w:rsidR="003610D8">
          <w:rPr>
            <w:lang w:val="bs-Latn-BA"/>
          </w:rPr>
          <w:t>dodani napor i vrijeme</w:t>
        </w:r>
      </w:ins>
      <w:ins w:id="4709" w:author="Rajo" w:date="2018-06-17T20:42:00Z">
        <w:r w:rsidR="00513412">
          <w:rPr>
            <w:lang w:val="bs-Latn-BA"/>
          </w:rPr>
          <w:t xml:space="preserve"> </w:t>
        </w:r>
      </w:ins>
      <w:ins w:id="4710" w:author="Rajo" w:date="2018-06-17T20:43:00Z">
        <w:r w:rsidR="00513412">
          <w:rPr>
            <w:lang w:val="bs-Latn-BA"/>
          </w:rPr>
          <w:t xml:space="preserve">od </w:t>
        </w:r>
      </w:ins>
      <w:ins w:id="4711" w:author="Rajo" w:date="2018-06-17T20:46:00Z">
        <w:r w:rsidR="00562E1D">
          <w:rPr>
            <w:lang w:val="bs-Latn-BA"/>
          </w:rPr>
          <w:t xml:space="preserve">strane </w:t>
        </w:r>
      </w:ins>
      <w:ins w:id="4712" w:author="Rajo" w:date="2018-06-17T20:43:00Z">
        <w:r w:rsidR="00513412">
          <w:rPr>
            <w:lang w:val="bs-Latn-BA"/>
          </w:rPr>
          <w:t>tima koji radi na realizaciji SSO sistema</w:t>
        </w:r>
      </w:ins>
      <w:ins w:id="4713" w:author="Rajo" w:date="2018-06-17T20:46:00Z">
        <w:r w:rsidR="00F24E9A">
          <w:rPr>
            <w:lang w:val="bs-Latn-BA"/>
          </w:rPr>
          <w:t xml:space="preserve">. </w:t>
        </w:r>
      </w:ins>
      <w:ins w:id="4714" w:author="Rajo" w:date="2018-06-17T20:47:00Z">
        <w:r w:rsidR="0055116F">
          <w:rPr>
            <w:lang w:val="bs-Latn-BA"/>
          </w:rPr>
          <w:t xml:space="preserve">Što se tiče druga dva rješenja, </w:t>
        </w:r>
        <w:proofErr w:type="spellStart"/>
        <w:r w:rsidR="0055116F">
          <w:rPr>
            <w:lang w:val="bs-Latn-BA"/>
          </w:rPr>
          <w:t>Shibboleth</w:t>
        </w:r>
        <w:proofErr w:type="spellEnd"/>
        <w:r w:rsidR="0055116F">
          <w:rPr>
            <w:lang w:val="bs-Latn-BA"/>
          </w:rPr>
          <w:t xml:space="preserve"> </w:t>
        </w:r>
      </w:ins>
      <w:ins w:id="4715" w:author="Rajo" w:date="2018-06-17T20:49:00Z">
        <w:r w:rsidR="0055116F">
          <w:rPr>
            <w:lang w:val="bs-Latn-BA"/>
          </w:rPr>
          <w:t>pored dostupnosti same klijentske aplikacije/biblioteke, pruža po</w:t>
        </w:r>
      </w:ins>
      <w:ins w:id="4716" w:author="Rajo" w:date="2018-06-17T20:50:00Z">
        <w:r w:rsidR="0055116F">
          <w:rPr>
            <w:lang w:val="bs-Latn-BA"/>
          </w:rPr>
          <w:t>dršku za bilo koju implementaciju davaoca usluge (SP-a) koja je je kompatibilna sa SAML 1.1 i 2.0 protokolom</w:t>
        </w:r>
      </w:ins>
      <w:ins w:id="4717" w:author="Rajo" w:date="2018-06-17T20:52:00Z">
        <w:r w:rsidR="00727642">
          <w:rPr>
            <w:lang w:val="bs-Latn-BA"/>
          </w:rPr>
          <w:t xml:space="preserve">, bez potrebe </w:t>
        </w:r>
        <w:r w:rsidR="00643C74">
          <w:rPr>
            <w:lang w:val="bs-Latn-BA"/>
          </w:rPr>
          <w:t xml:space="preserve">za </w:t>
        </w:r>
      </w:ins>
      <w:ins w:id="4718" w:author="Rajo" w:date="2018-06-17T20:54:00Z">
        <w:r w:rsidR="00B51940">
          <w:rPr>
            <w:lang w:val="bs-Latn-BA"/>
          </w:rPr>
          <w:t>njegovim prepravkama</w:t>
        </w:r>
      </w:ins>
      <w:ins w:id="4719" w:author="Rajo" w:date="2018-06-17T21:01:00Z">
        <w:r w:rsidR="0063199F">
          <w:rPr>
            <w:lang w:val="bs-Latn-BA"/>
          </w:rPr>
          <w:t xml:space="preserve"> </w:t>
        </w:r>
      </w:ins>
      <w:ins w:id="4720" w:author="Rajo" w:date="2018-06-17T21:03:00Z">
        <w:r w:rsidR="00904803">
          <w:rPr>
            <w:lang w:val="bs-Latn-BA"/>
          </w:rPr>
          <w:t xml:space="preserve">i </w:t>
        </w:r>
      </w:ins>
      <w:ins w:id="4721" w:author="Rajo" w:date="2018-06-17T21:01:00Z">
        <w:r w:rsidR="0063199F">
          <w:rPr>
            <w:lang w:val="bs-Latn-BA"/>
          </w:rPr>
          <w:t>upotreb</w:t>
        </w:r>
      </w:ins>
      <w:ins w:id="4722" w:author="Rajo" w:date="2018-06-18T19:15:00Z">
        <w:r w:rsidR="00185D41">
          <w:rPr>
            <w:lang w:val="bs-Latn-BA"/>
          </w:rPr>
          <w:t>om</w:t>
        </w:r>
      </w:ins>
      <w:ins w:id="4723" w:author="Rajo" w:date="2018-06-17T21:01:00Z">
        <w:r w:rsidR="0063199F">
          <w:rPr>
            <w:lang w:val="bs-Latn-BA"/>
          </w:rPr>
          <w:t xml:space="preserve"> dodatnih biblio</w:t>
        </w:r>
      </w:ins>
      <w:ins w:id="4724" w:author="Rajo" w:date="2018-06-17T21:02:00Z">
        <w:r w:rsidR="0063199F">
          <w:rPr>
            <w:lang w:val="bs-Latn-BA"/>
          </w:rPr>
          <w:t>teka/aplikacija</w:t>
        </w:r>
      </w:ins>
      <w:ins w:id="4725" w:author="Rajo" w:date="2018-06-17T20:55:00Z">
        <w:r w:rsidR="0022330B">
          <w:rPr>
            <w:lang w:val="bs-Latn-BA"/>
          </w:rPr>
          <w:t xml:space="preserve">. Za razliku od njega, CAS zahtjeva </w:t>
        </w:r>
      </w:ins>
      <w:ins w:id="4726" w:author="Rajo" w:date="2018-06-17T21:00:00Z">
        <w:r w:rsidR="0063199F">
          <w:rPr>
            <w:lang w:val="bs-Latn-BA"/>
          </w:rPr>
          <w:t xml:space="preserve">dodatni posao, odnosno </w:t>
        </w:r>
      </w:ins>
      <w:ins w:id="4727" w:author="Rajo" w:date="2018-06-17T20:58:00Z">
        <w:r w:rsidR="0022330B">
          <w:rPr>
            <w:lang w:val="bs-Latn-BA"/>
          </w:rPr>
          <w:t>da se davalac usluge „upakuje“</w:t>
        </w:r>
      </w:ins>
      <w:ins w:id="4728" w:author="Rajo" w:date="2018-06-17T20:59:00Z">
        <w:r w:rsidR="0022330B">
          <w:rPr>
            <w:lang w:val="bs-Latn-BA"/>
          </w:rPr>
          <w:t xml:space="preserve"> unutar CAS klijenta kako bi se posredstvom njega postigla integracija sa CAS serverom, što je još poznato pod nazivom CAS</w:t>
        </w:r>
      </w:ins>
      <w:ins w:id="4729" w:author="Rajo" w:date="2018-06-17T21:00:00Z">
        <w:r w:rsidR="0022330B">
          <w:rPr>
            <w:lang w:val="bs-Latn-BA"/>
          </w:rPr>
          <w:t>-</w:t>
        </w:r>
        <w:proofErr w:type="spellStart"/>
        <w:r w:rsidR="0022330B">
          <w:rPr>
            <w:lang w:val="bs-Latn-BA"/>
          </w:rPr>
          <w:t>ifikacija</w:t>
        </w:r>
        <w:proofErr w:type="spellEnd"/>
        <w:r w:rsidR="0022330B">
          <w:rPr>
            <w:lang w:val="bs-Latn-BA"/>
          </w:rPr>
          <w:t xml:space="preserve">. </w:t>
        </w:r>
      </w:ins>
    </w:p>
    <w:p w14:paraId="1CB98944" w14:textId="59A15FAB" w:rsidR="00E94ADE" w:rsidRPr="00143689" w:rsidRDefault="00EF6D08">
      <w:pPr>
        <w:ind w:firstLine="360"/>
        <w:jc w:val="both"/>
        <w:rPr>
          <w:rPrChange w:id="4730" w:author="Rajo" w:date="2018-06-17T15:25:00Z">
            <w:rPr>
              <w:lang w:val="bs-Latn-BA"/>
            </w:rPr>
          </w:rPrChange>
        </w:rPr>
        <w:pPrChange w:id="4731" w:author="Rajo" w:date="2018-06-17T20:33:00Z">
          <w:pPr>
            <w:pStyle w:val="ListParagraph1"/>
            <w:numPr>
              <w:numId w:val="31"/>
            </w:numPr>
            <w:spacing w:line="240" w:lineRule="auto"/>
            <w:ind w:hanging="360"/>
            <w:jc w:val="both"/>
          </w:pPr>
        </w:pPrChange>
      </w:pPr>
      <w:ins w:id="4732" w:author="Rajo" w:date="2018-06-17T19:26:00Z">
        <w:r>
          <w:rPr>
            <w:lang w:val="bs-Latn-BA"/>
          </w:rPr>
          <w:t xml:space="preserve">Na kraju, takođe bitnu karakteristiku, naročito za menadžment organizacije koja uvodi SSO sistem, predstavlja i to da li je u pitanju </w:t>
        </w:r>
        <w:r>
          <w:rPr>
            <w:b/>
            <w:lang w:val="bs-Latn-BA"/>
          </w:rPr>
          <w:t xml:space="preserve">rješenje sa </w:t>
        </w:r>
        <w:proofErr w:type="spellStart"/>
        <w:r>
          <w:rPr>
            <w:b/>
            <w:i/>
            <w:lang w:val="bs-Latn-BA"/>
          </w:rPr>
          <w:t>OpenSource</w:t>
        </w:r>
        <w:proofErr w:type="spellEnd"/>
        <w:r>
          <w:rPr>
            <w:b/>
            <w:lang w:val="bs-Latn-BA"/>
          </w:rPr>
          <w:t xml:space="preserve"> licencom</w:t>
        </w:r>
        <w:r>
          <w:rPr>
            <w:lang w:val="bs-Latn-BA"/>
          </w:rPr>
          <w:t>, koje je samim tim besplatno.</w:t>
        </w:r>
        <w:r>
          <w:rPr>
            <w:rStyle w:val="CommentReference"/>
          </w:rPr>
          <w:commentReference w:id="4733"/>
        </w:r>
      </w:ins>
      <w:ins w:id="4734" w:author="Rajo" w:date="2018-06-17T21:10:00Z">
        <w:r w:rsidR="006F1594">
          <w:rPr>
            <w:rStyle w:val="CommentReference"/>
          </w:rPr>
          <w:commentReference w:id="4735"/>
        </w:r>
      </w:ins>
      <w:ins w:id="4736" w:author="Rajo" w:date="2018-06-17T21:05:00Z">
        <w:r w:rsidR="00883AF4">
          <w:rPr>
            <w:lang w:val="bs-Latn-BA"/>
          </w:rPr>
          <w:t xml:space="preserve"> S obzi</w:t>
        </w:r>
      </w:ins>
      <w:ins w:id="4737" w:author="Rajo" w:date="2018-06-17T21:06:00Z">
        <w:r w:rsidR="00883AF4">
          <w:rPr>
            <w:lang w:val="bs-Latn-BA"/>
          </w:rPr>
          <w:t xml:space="preserve">rom na to da je </w:t>
        </w:r>
      </w:ins>
      <w:ins w:id="4738" w:author="Rajo" w:date="2018-06-18T19:16:00Z">
        <w:r w:rsidR="00ED3DE3">
          <w:rPr>
            <w:lang w:val="bs-Latn-BA"/>
          </w:rPr>
          <w:t>to</w:t>
        </w:r>
      </w:ins>
      <w:ins w:id="4739" w:author="Rajo" w:date="2018-06-17T21:06:00Z">
        <w:r w:rsidR="00883AF4">
          <w:rPr>
            <w:lang w:val="bs-Latn-BA"/>
          </w:rPr>
          <w:t xml:space="preserve"> bio jedan od kriterijuma za odabir, </w:t>
        </w:r>
      </w:ins>
      <w:ins w:id="4740" w:author="Rajo" w:date="2018-06-17T21:09:00Z">
        <w:r w:rsidR="00B11E09">
          <w:rPr>
            <w:lang w:val="bs-Latn-BA"/>
          </w:rPr>
          <w:t xml:space="preserve">sva tri rješenja posjeduju ovu karakteristiku. </w:t>
        </w:r>
      </w:ins>
      <w:ins w:id="4741" w:author="Rajo" w:date="2018-06-17T21:07:00Z">
        <w:r w:rsidR="00883AF4">
          <w:rPr>
            <w:lang w:val="bs-Latn-BA"/>
          </w:rPr>
          <w:t xml:space="preserve"> </w:t>
        </w:r>
      </w:ins>
      <w:ins w:id="4742" w:author="Rajo" w:date="2018-06-17T15:25:00Z">
        <w:r w:rsidR="00143689">
          <w:br w:type="page"/>
        </w:r>
      </w:ins>
    </w:p>
    <w:p w14:paraId="79ED79A8" w14:textId="4E0167A2" w:rsidR="00E94ADE" w:rsidDel="007303D5" w:rsidRDefault="00CC5052">
      <w:pPr>
        <w:spacing w:line="240" w:lineRule="auto"/>
        <w:jc w:val="both"/>
        <w:rPr>
          <w:del w:id="4743" w:author="Rajo" w:date="2018-05-31T17:19:00Z"/>
          <w:lang w:val="bs-Latn-BA"/>
        </w:rPr>
      </w:pPr>
      <w:del w:id="4744" w:author="Rajo" w:date="2018-06-17T15:25:00Z">
        <w:r w:rsidRPr="00143689" w:rsidDel="00143689">
          <w:rPr>
            <w:lang w:val="bs-Latn-BA"/>
          </w:rPr>
          <w:lastRenderedPageBreak/>
          <w:br w:type="page"/>
        </w:r>
      </w:del>
      <w:commentRangeEnd w:id="4332"/>
      <w:r w:rsidR="00C32512">
        <w:rPr>
          <w:rStyle w:val="CommentReference"/>
        </w:rPr>
        <w:commentReference w:id="4332"/>
      </w:r>
      <w:commentRangeEnd w:id="4333"/>
      <w:r w:rsidR="00D846E7">
        <w:rPr>
          <w:rStyle w:val="CommentReference"/>
        </w:rPr>
        <w:commentReference w:id="4333"/>
      </w:r>
    </w:p>
    <w:p w14:paraId="52404154" w14:textId="2BD49FF9" w:rsidR="00E94ADE" w:rsidDel="00CB2B3B" w:rsidRDefault="00CC5052">
      <w:pPr>
        <w:pStyle w:val="Heading1"/>
        <w:numPr>
          <w:ilvl w:val="0"/>
          <w:numId w:val="0"/>
        </w:numPr>
        <w:spacing w:line="240" w:lineRule="auto"/>
        <w:jc w:val="both"/>
        <w:rPr>
          <w:del w:id="4745" w:author="Rajo" w:date="2018-05-31T16:26:00Z"/>
          <w:lang w:val="bs-Latn-BA"/>
        </w:rPr>
        <w:pPrChange w:id="4746" w:author="Rajo" w:date="2018-05-31T17:19:00Z">
          <w:pPr>
            <w:pStyle w:val="Heading1"/>
            <w:spacing w:line="240" w:lineRule="auto"/>
            <w:jc w:val="both"/>
          </w:pPr>
        </w:pPrChange>
      </w:pPr>
      <w:bookmarkStart w:id="4747" w:name="_Toc511154454"/>
      <w:commentRangeStart w:id="4748"/>
      <w:del w:id="4749" w:author="Rajo" w:date="2018-05-31T17:19:00Z">
        <w:r w:rsidDel="007303D5">
          <w:rPr>
            <w:lang w:val="bs-Latn-BA"/>
          </w:rPr>
          <w:delText>IZBOR STRATEGIJE ZA REALIZACIJU SSO SERVERA</w:delText>
        </w:r>
        <w:bookmarkEnd w:id="4747"/>
        <w:commentRangeEnd w:id="4748"/>
        <w:r w:rsidR="00297C24" w:rsidDel="007303D5">
          <w:rPr>
            <w:rStyle w:val="CommentReference"/>
            <w:rFonts w:ascii="Times New Roman" w:eastAsiaTheme="minorHAnsi" w:hAnsi="Times New Roman" w:cstheme="minorBidi"/>
            <w:color w:val="auto"/>
          </w:rPr>
          <w:commentReference w:id="4748"/>
        </w:r>
      </w:del>
    </w:p>
    <w:p w14:paraId="06170AF6" w14:textId="77777777" w:rsidR="00E94ADE" w:rsidRPr="008A2C52" w:rsidDel="00AA66E7" w:rsidRDefault="00E94ADE">
      <w:pPr>
        <w:pStyle w:val="Heading1"/>
        <w:numPr>
          <w:ilvl w:val="0"/>
          <w:numId w:val="0"/>
        </w:numPr>
        <w:spacing w:line="240" w:lineRule="auto"/>
        <w:jc w:val="both"/>
        <w:rPr>
          <w:del w:id="4750" w:author="Rajo" w:date="2018-05-30T21:06:00Z"/>
          <w:lang w:val="bs-Latn-BA"/>
        </w:rPr>
        <w:pPrChange w:id="4751" w:author="Rajo" w:date="2018-05-31T17:19:00Z">
          <w:pPr>
            <w:spacing w:line="240" w:lineRule="auto"/>
            <w:jc w:val="both"/>
          </w:pPr>
        </w:pPrChange>
      </w:pPr>
    </w:p>
    <w:p w14:paraId="3D0C31DF" w14:textId="08783905" w:rsidR="00E94ADE" w:rsidDel="00AA66E7" w:rsidRDefault="00CC5052">
      <w:pPr>
        <w:pStyle w:val="Heading1"/>
        <w:numPr>
          <w:ilvl w:val="0"/>
          <w:numId w:val="0"/>
        </w:numPr>
        <w:rPr>
          <w:del w:id="4752" w:author="Rajo" w:date="2018-05-30T21:06:00Z"/>
          <w:lang w:val="bs-Latn-BA"/>
        </w:rPr>
        <w:pPrChange w:id="4753" w:author="Rajo" w:date="2018-05-31T17:19:00Z">
          <w:pPr>
            <w:spacing w:line="240" w:lineRule="auto"/>
            <w:ind w:firstLine="360"/>
            <w:jc w:val="both"/>
          </w:pPr>
        </w:pPrChange>
      </w:pPr>
      <w:del w:id="4754" w:author="Rajo" w:date="2018-05-30T21:06:00Z">
        <w:r w:rsidDel="00AA66E7">
          <w:rPr>
            <w:lang w:val="bs-Latn-BA"/>
          </w:rPr>
          <w:delText>Kao što je ranije rečeno u glavi 4 koja se odnosi na SSO, njegova glavna uloga je da uz minimalan broj unosa pristupnih podataka, korisnicima obezbijedi jednostavan i brz način prijave u više različitih sistema i aplikacija koje svakodnevno koriste u obavljanju svojih poslova.</w:delText>
        </w:r>
      </w:del>
    </w:p>
    <w:p w14:paraId="17E1FBD3" w14:textId="073032A3" w:rsidR="00E94ADE" w:rsidDel="00AA66E7" w:rsidRDefault="00E94ADE">
      <w:pPr>
        <w:pStyle w:val="Heading1"/>
        <w:numPr>
          <w:ilvl w:val="0"/>
          <w:numId w:val="0"/>
        </w:numPr>
        <w:rPr>
          <w:del w:id="4755" w:author="Rajo" w:date="2018-05-30T21:06:00Z"/>
          <w:lang w:val="bs-Latn-BA"/>
        </w:rPr>
        <w:pPrChange w:id="4756" w:author="Rajo" w:date="2018-05-31T17:19:00Z">
          <w:pPr>
            <w:spacing w:line="240" w:lineRule="auto"/>
            <w:jc w:val="both"/>
          </w:pPr>
        </w:pPrChange>
      </w:pPr>
    </w:p>
    <w:p w14:paraId="53868FE3" w14:textId="014DA3AD" w:rsidR="00E94ADE" w:rsidDel="00AA66E7" w:rsidRDefault="00CC5052">
      <w:pPr>
        <w:pStyle w:val="Heading1"/>
        <w:numPr>
          <w:ilvl w:val="0"/>
          <w:numId w:val="0"/>
        </w:numPr>
        <w:rPr>
          <w:del w:id="4757" w:author="Rajo" w:date="2018-05-30T21:06:00Z"/>
          <w:lang w:val="bs-Latn-BA"/>
        </w:rPr>
        <w:pPrChange w:id="4758" w:author="Rajo" w:date="2018-05-31T17:19:00Z">
          <w:pPr>
            <w:spacing w:line="240" w:lineRule="auto"/>
            <w:ind w:firstLine="360"/>
            <w:jc w:val="both"/>
          </w:pPr>
        </w:pPrChange>
      </w:pPr>
      <w:del w:id="4759" w:author="Rajo" w:date="2018-05-30T21:06:00Z">
        <w:r w:rsidDel="00AA66E7">
          <w:rPr>
            <w:lang w:val="bs-Latn-BA"/>
          </w:rPr>
          <w:delText>Sa aspekta korisnika, njega ne interesuje na koji način funkcioniše SSO. Sve što on želi je da na jednostavan i brz način pristupi željenim aplikacijama, uz pamćenje što manjeg broja korisničkih imena i lozinki.</w:delText>
        </w:r>
      </w:del>
    </w:p>
    <w:p w14:paraId="6C4AE72E" w14:textId="1A8CD90D" w:rsidR="00E94ADE" w:rsidDel="00AA66E7" w:rsidRDefault="00E94ADE">
      <w:pPr>
        <w:pStyle w:val="Heading1"/>
        <w:numPr>
          <w:ilvl w:val="0"/>
          <w:numId w:val="0"/>
        </w:numPr>
        <w:rPr>
          <w:del w:id="4760" w:author="Rajo" w:date="2018-05-30T21:06:00Z"/>
          <w:lang w:val="bs-Latn-BA"/>
        </w:rPr>
        <w:pPrChange w:id="4761" w:author="Rajo" w:date="2018-05-31T17:19:00Z">
          <w:pPr>
            <w:spacing w:line="240" w:lineRule="auto"/>
            <w:jc w:val="both"/>
          </w:pPr>
        </w:pPrChange>
      </w:pPr>
    </w:p>
    <w:p w14:paraId="1093C93F" w14:textId="0B7E5634" w:rsidR="00E94ADE" w:rsidDel="00AA66E7" w:rsidRDefault="00CC5052">
      <w:pPr>
        <w:pStyle w:val="Heading1"/>
        <w:numPr>
          <w:ilvl w:val="0"/>
          <w:numId w:val="0"/>
        </w:numPr>
        <w:rPr>
          <w:del w:id="4762" w:author="Rajo" w:date="2018-05-30T21:06:00Z"/>
          <w:lang w:val="bs-Latn-BA"/>
        </w:rPr>
        <w:pPrChange w:id="4763" w:author="Rajo" w:date="2018-05-31T17:19:00Z">
          <w:pPr>
            <w:spacing w:line="240" w:lineRule="auto"/>
            <w:ind w:firstLine="360"/>
            <w:jc w:val="both"/>
          </w:pPr>
        </w:pPrChange>
      </w:pPr>
      <w:del w:id="4764" w:author="Rajo" w:date="2018-05-30T21:06:00Z">
        <w:r w:rsidDel="00AA66E7">
          <w:rPr>
            <w:lang w:val="bs-Latn-BA"/>
          </w:rPr>
          <w:delText>Kako bi se korisniku omogućilo takvo iskustvo, potrebno je implementirati odgovarajuće SSO rješenje. Postoji mnogo strategija za implementaciju SSO-a, među kojima su dvije popularne one zasnovane na upotrebi SAML i OAuth2, detaljnije opisane i upoređene u narednim paragrafima.</w:delText>
        </w:r>
      </w:del>
    </w:p>
    <w:p w14:paraId="109C4158" w14:textId="08BDCAC2" w:rsidR="00E94ADE" w:rsidDel="00AA66E7" w:rsidRDefault="00E94ADE">
      <w:pPr>
        <w:pStyle w:val="Heading1"/>
        <w:numPr>
          <w:ilvl w:val="0"/>
          <w:numId w:val="0"/>
        </w:numPr>
        <w:rPr>
          <w:del w:id="4765" w:author="Rajo" w:date="2018-05-30T21:06:00Z"/>
          <w:lang w:val="bs-Latn-BA"/>
        </w:rPr>
        <w:pPrChange w:id="4766" w:author="Rajo" w:date="2018-05-31T17:19:00Z">
          <w:pPr>
            <w:spacing w:line="240" w:lineRule="auto"/>
            <w:jc w:val="both"/>
          </w:pPr>
        </w:pPrChange>
      </w:pPr>
    </w:p>
    <w:p w14:paraId="55837D12" w14:textId="784E5559" w:rsidR="00E94ADE" w:rsidDel="00CB2B3B" w:rsidRDefault="00E94ADE">
      <w:pPr>
        <w:pStyle w:val="Heading1"/>
        <w:numPr>
          <w:ilvl w:val="0"/>
          <w:numId w:val="0"/>
        </w:numPr>
        <w:rPr>
          <w:del w:id="4767" w:author="Rajo" w:date="2018-05-31T16:26:00Z"/>
          <w:lang w:val="bs-Latn-BA"/>
        </w:rPr>
        <w:pPrChange w:id="4768" w:author="Rajo" w:date="2018-05-31T17:19:00Z">
          <w:pPr>
            <w:spacing w:line="240" w:lineRule="auto"/>
            <w:jc w:val="both"/>
          </w:pPr>
        </w:pPrChange>
      </w:pPr>
    </w:p>
    <w:p w14:paraId="30620CE8" w14:textId="029A7BDE" w:rsidR="00E94ADE" w:rsidDel="00CB2B3B" w:rsidRDefault="00CC5052">
      <w:pPr>
        <w:pStyle w:val="Heading1"/>
        <w:numPr>
          <w:ilvl w:val="0"/>
          <w:numId w:val="0"/>
        </w:numPr>
        <w:rPr>
          <w:del w:id="4769" w:author="Rajo" w:date="2018-05-31T16:26:00Z"/>
          <w:lang w:val="bs-Latn-BA"/>
        </w:rPr>
        <w:pPrChange w:id="4770" w:author="Rajo" w:date="2018-05-31T17:19:00Z">
          <w:pPr>
            <w:pStyle w:val="Heading2"/>
            <w:spacing w:line="240" w:lineRule="auto"/>
            <w:jc w:val="both"/>
          </w:pPr>
        </w:pPrChange>
      </w:pPr>
      <w:bookmarkStart w:id="4771" w:name="_Toc511154455"/>
      <w:commentRangeStart w:id="4772"/>
      <w:del w:id="4773" w:author="Rajo" w:date="2018-05-31T16:26:00Z">
        <w:r w:rsidDel="00CB2B3B">
          <w:rPr>
            <w:lang w:val="bs-Latn-BA"/>
          </w:rPr>
          <w:delText>SAML 2.0</w:delText>
        </w:r>
        <w:bookmarkEnd w:id="4771"/>
        <w:commentRangeEnd w:id="4772"/>
        <w:r w:rsidDel="00CB2B3B">
          <w:commentReference w:id="4772"/>
        </w:r>
      </w:del>
    </w:p>
    <w:p w14:paraId="3C95F34D" w14:textId="7B8E9CC8" w:rsidR="00E94ADE" w:rsidDel="00CB2B3B" w:rsidRDefault="00E94ADE">
      <w:pPr>
        <w:pStyle w:val="Heading1"/>
        <w:numPr>
          <w:ilvl w:val="0"/>
          <w:numId w:val="0"/>
        </w:numPr>
        <w:rPr>
          <w:del w:id="4774" w:author="Rajo" w:date="2018-05-31T16:26:00Z"/>
          <w:lang w:val="bs-Latn-BA"/>
        </w:rPr>
        <w:pPrChange w:id="4775" w:author="Rajo" w:date="2018-05-31T17:19:00Z">
          <w:pPr>
            <w:spacing w:line="240" w:lineRule="auto"/>
          </w:pPr>
        </w:pPrChange>
      </w:pPr>
    </w:p>
    <w:p w14:paraId="5FA3B4B3" w14:textId="29219A26" w:rsidR="00E94ADE" w:rsidDel="00625339" w:rsidRDefault="00CC5052">
      <w:pPr>
        <w:pStyle w:val="Heading1"/>
        <w:numPr>
          <w:ilvl w:val="0"/>
          <w:numId w:val="0"/>
        </w:numPr>
        <w:rPr>
          <w:del w:id="4776" w:author="Rajo" w:date="2018-05-31T14:42:00Z"/>
          <w:lang w:val="bs-Latn-BA"/>
        </w:rPr>
        <w:pPrChange w:id="4777" w:author="Rajo" w:date="2018-05-31T17:19:00Z">
          <w:pPr>
            <w:spacing w:line="240" w:lineRule="auto"/>
            <w:ind w:firstLine="576"/>
            <w:jc w:val="both"/>
          </w:pPr>
        </w:pPrChange>
      </w:pPr>
      <w:del w:id="4778" w:author="Rajo" w:date="2018-05-31T16:26:00Z">
        <w:r w:rsidDel="00CB2B3B">
          <w:rPr>
            <w:lang w:val="bs-Latn-BA"/>
          </w:rPr>
          <w:delText xml:space="preserve">SAML 2.0 predstavlja drugu verziju ranije opisanog skupa otvorenih standarda pod nazivom SAML, potvrđenu od strane OASIS u Martu 2005. godine kao zamjenu za SAML 1.1. </w:delText>
        </w:r>
      </w:del>
    </w:p>
    <w:p w14:paraId="26582E2A" w14:textId="0923672B" w:rsidR="00E94ADE" w:rsidDel="00CB2B3B" w:rsidRDefault="00E94ADE">
      <w:pPr>
        <w:pStyle w:val="Heading1"/>
        <w:numPr>
          <w:ilvl w:val="0"/>
          <w:numId w:val="0"/>
        </w:numPr>
        <w:rPr>
          <w:del w:id="4779" w:author="Rajo" w:date="2018-05-31T16:26:00Z"/>
          <w:lang w:val="bs-Latn-BA"/>
        </w:rPr>
        <w:pPrChange w:id="4780" w:author="Rajo" w:date="2018-05-31T17:19:00Z">
          <w:pPr>
            <w:spacing w:line="240" w:lineRule="auto"/>
          </w:pPr>
        </w:pPrChange>
      </w:pPr>
    </w:p>
    <w:p w14:paraId="1FEFD3C2" w14:textId="56CC0AD3" w:rsidR="00E94ADE" w:rsidDel="00625339" w:rsidRDefault="00CC5052">
      <w:pPr>
        <w:pStyle w:val="Heading1"/>
        <w:numPr>
          <w:ilvl w:val="0"/>
          <w:numId w:val="0"/>
        </w:numPr>
        <w:rPr>
          <w:del w:id="4781" w:author="Rajo" w:date="2018-05-31T14:42:00Z"/>
          <w:lang w:val="bs-Latn-BA"/>
        </w:rPr>
        <w:pPrChange w:id="4782" w:author="Rajo" w:date="2018-05-31T17:19:00Z">
          <w:pPr>
            <w:spacing w:line="240" w:lineRule="auto"/>
            <w:ind w:firstLine="576"/>
            <w:jc w:val="both"/>
          </w:pPr>
        </w:pPrChange>
      </w:pPr>
      <w:del w:id="4783" w:author="Rajo" w:date="2018-05-31T16:26:00Z">
        <w:r w:rsidDel="00CB2B3B">
          <w:rPr>
            <w:lang w:val="bs-Latn-BA"/>
          </w:rPr>
          <w:delText xml:space="preserve">Najznačajnija promjena koju donosi SAML 2.0 specifikacija (nadalje SAML) je to što omogućava realizovanje SSO-a unutar mreže, između različitih domena. Profil koji opisuje kako se to može postići naziva se </w:delText>
        </w:r>
        <w:r w:rsidDel="00CB2B3B">
          <w:rPr>
            <w:i/>
            <w:lang w:val="bs-Latn-BA"/>
          </w:rPr>
          <w:delText>Web Browser SSO Profile</w:delText>
        </w:r>
        <w:r w:rsidDel="00CB2B3B">
          <w:rPr>
            <w:lang w:val="bs-Latn-BA"/>
          </w:rPr>
          <w:delText xml:space="preserve">, i ujedno je i najvažniji SAML profil. </w:delText>
        </w:r>
        <w:r w:rsidDel="00CB2B3B">
          <w:rPr>
            <w:vertAlign w:val="superscript"/>
            <w:lang w:val="bs-Latn-BA"/>
          </w:rPr>
          <w:delText>[8]</w:delText>
        </w:r>
      </w:del>
    </w:p>
    <w:p w14:paraId="4E9B6C6D" w14:textId="6CC82F05" w:rsidR="00E94ADE" w:rsidDel="00CB2B3B" w:rsidRDefault="00CC5052">
      <w:pPr>
        <w:pStyle w:val="Heading1"/>
        <w:numPr>
          <w:ilvl w:val="0"/>
          <w:numId w:val="0"/>
        </w:numPr>
        <w:rPr>
          <w:del w:id="4784" w:author="Rajo" w:date="2018-05-31T16:26:00Z"/>
          <w:lang w:val="bs-Latn-BA"/>
        </w:rPr>
        <w:pPrChange w:id="4785" w:author="Rajo" w:date="2018-05-31T17:19:00Z">
          <w:pPr>
            <w:spacing w:line="240" w:lineRule="auto"/>
          </w:pPr>
        </w:pPrChange>
      </w:pPr>
      <w:del w:id="4786" w:author="Rajo" w:date="2018-05-31T14:42:00Z">
        <w:r w:rsidDel="00625339">
          <w:rPr>
            <w:lang w:val="bs-Latn-BA"/>
          </w:rPr>
          <w:delText xml:space="preserve"> </w:delText>
        </w:r>
      </w:del>
    </w:p>
    <w:p w14:paraId="3B9B7F38" w14:textId="3BDFB5D9" w:rsidR="00E94ADE" w:rsidDel="00625339" w:rsidRDefault="00CC5052">
      <w:pPr>
        <w:pStyle w:val="Heading1"/>
        <w:numPr>
          <w:ilvl w:val="0"/>
          <w:numId w:val="0"/>
        </w:numPr>
        <w:rPr>
          <w:del w:id="4787" w:author="Rajo" w:date="2018-05-31T14:42:00Z"/>
          <w:lang w:val="bs-Latn-BA"/>
        </w:rPr>
        <w:pPrChange w:id="4788" w:author="Rajo" w:date="2018-05-31T17:19:00Z">
          <w:pPr>
            <w:spacing w:line="240" w:lineRule="auto"/>
            <w:ind w:firstLine="360"/>
            <w:jc w:val="both"/>
          </w:pPr>
        </w:pPrChange>
      </w:pPr>
      <w:del w:id="4789" w:author="Rajo" w:date="2018-05-31T16:26:00Z">
        <w:r w:rsidDel="00CB2B3B">
          <w:rPr>
            <w:lang w:val="bs-Latn-BA"/>
          </w:rPr>
          <w:delText>Posmatrajući na nekom nižem, tj. tehničkom nivou u odnosu na navedeno u paragrafu 6.1, učesnici u SAML scenarijima su sledeći:</w:delText>
        </w:r>
      </w:del>
    </w:p>
    <w:p w14:paraId="576C5737" w14:textId="694124AB" w:rsidR="00E94ADE" w:rsidDel="00CB2B3B" w:rsidRDefault="00CC5052">
      <w:pPr>
        <w:pStyle w:val="Heading1"/>
        <w:numPr>
          <w:ilvl w:val="0"/>
          <w:numId w:val="0"/>
        </w:numPr>
        <w:rPr>
          <w:del w:id="4790" w:author="Rajo" w:date="2018-05-31T16:26:00Z"/>
          <w:lang w:val="bs-Latn-BA"/>
        </w:rPr>
        <w:pPrChange w:id="4791" w:author="Rajo" w:date="2018-05-31T17:19:00Z">
          <w:pPr>
            <w:tabs>
              <w:tab w:val="left" w:pos="6690"/>
            </w:tabs>
            <w:spacing w:line="240" w:lineRule="auto"/>
            <w:jc w:val="both"/>
          </w:pPr>
        </w:pPrChange>
      </w:pPr>
      <w:del w:id="4792" w:author="Rajo" w:date="2018-05-31T16:26:00Z">
        <w:r w:rsidDel="00CB2B3B">
          <w:rPr>
            <w:lang w:val="bs-Latn-BA"/>
          </w:rPr>
          <w:tab/>
        </w:r>
      </w:del>
    </w:p>
    <w:p w14:paraId="725ACAF2" w14:textId="102B66C3" w:rsidR="00E94ADE" w:rsidDel="00CB2B3B" w:rsidRDefault="00CC5052">
      <w:pPr>
        <w:pStyle w:val="Heading1"/>
        <w:numPr>
          <w:ilvl w:val="0"/>
          <w:numId w:val="0"/>
        </w:numPr>
        <w:rPr>
          <w:del w:id="4793" w:author="Rajo" w:date="2018-05-31T16:26:00Z"/>
          <w:lang w:val="bs-Latn-BA"/>
        </w:rPr>
        <w:pPrChange w:id="4794" w:author="Rajo" w:date="2018-05-31T17:19:00Z">
          <w:pPr>
            <w:pStyle w:val="ListParagraph1"/>
            <w:numPr>
              <w:numId w:val="32"/>
            </w:numPr>
            <w:spacing w:line="240" w:lineRule="auto"/>
            <w:ind w:hanging="360"/>
            <w:jc w:val="both"/>
          </w:pPr>
        </w:pPrChange>
      </w:pPr>
      <w:del w:id="4795" w:author="Rajo" w:date="2018-05-31T16:26:00Z">
        <w:r w:rsidDel="00CB2B3B">
          <w:rPr>
            <w:lang w:val="bs-Latn-BA"/>
          </w:rPr>
          <w:delText>Klijent (</w:delText>
        </w:r>
        <w:r w:rsidDel="00CB2B3B">
          <w:rPr>
            <w:i/>
            <w:lang w:val="bs-Latn-BA"/>
          </w:rPr>
          <w:delText>Client</w:delText>
        </w:r>
        <w:r w:rsidDel="00CB2B3B">
          <w:rPr>
            <w:lang w:val="bs-Latn-BA"/>
          </w:rPr>
          <w:delText xml:space="preserve">) - web aplikacija učitana u okviru web preglednika korisnika, kojom korisnik međudjeluje sa </w:delText>
        </w:r>
      </w:del>
      <w:del w:id="4796" w:author="Rajo" w:date="2018-05-23T20:17:00Z">
        <w:r w:rsidDel="00910C56">
          <w:rPr>
            <w:lang w:val="bs-Latn-BA"/>
          </w:rPr>
          <w:delText>servis provajderom</w:delText>
        </w:r>
      </w:del>
    </w:p>
    <w:p w14:paraId="20288A52" w14:textId="3960B22A" w:rsidR="00E94ADE" w:rsidDel="00CB2B3B" w:rsidRDefault="00CC5052">
      <w:pPr>
        <w:pStyle w:val="Heading1"/>
        <w:numPr>
          <w:ilvl w:val="0"/>
          <w:numId w:val="0"/>
        </w:numPr>
        <w:rPr>
          <w:del w:id="4797" w:author="Rajo" w:date="2018-05-31T16:26:00Z"/>
          <w:lang w:val="bs-Latn-BA"/>
        </w:rPr>
        <w:pPrChange w:id="4798" w:author="Rajo" w:date="2018-05-31T17:19:00Z">
          <w:pPr>
            <w:pStyle w:val="ListParagraph1"/>
            <w:numPr>
              <w:numId w:val="32"/>
            </w:numPr>
            <w:spacing w:line="240" w:lineRule="auto"/>
            <w:ind w:hanging="360"/>
            <w:jc w:val="both"/>
          </w:pPr>
        </w:pPrChange>
      </w:pPr>
      <w:del w:id="4799" w:author="Rajo" w:date="2018-05-23T20:15:00Z">
        <w:r w:rsidDel="00910C56">
          <w:rPr>
            <w:lang w:val="bs-Latn-BA"/>
          </w:rPr>
          <w:delText>Servis provajder</w:delText>
        </w:r>
      </w:del>
      <w:del w:id="4800" w:author="Rajo" w:date="2018-05-31T16:26:00Z">
        <w:r w:rsidDel="00CB2B3B">
          <w:rPr>
            <w:lang w:val="bs-Latn-BA"/>
          </w:rPr>
          <w:delText xml:space="preserve"> (</w:delText>
        </w:r>
        <w:r w:rsidDel="00CB2B3B">
          <w:rPr>
            <w:i/>
            <w:lang w:val="bs-Latn-BA"/>
          </w:rPr>
          <w:delText>Service Provider</w:delText>
        </w:r>
        <w:r w:rsidDel="00CB2B3B">
          <w:rPr>
            <w:lang w:val="bs-Latn-BA"/>
          </w:rPr>
          <w:delText xml:space="preserve"> - SP) – </w:delText>
        </w:r>
        <w:r w:rsidDel="00CB2B3B">
          <w:rPr>
            <w:i/>
            <w:lang w:val="bs-Latn-BA"/>
          </w:rPr>
          <w:delText>web</w:delText>
        </w:r>
        <w:r w:rsidDel="00CB2B3B">
          <w:rPr>
            <w:lang w:val="bs-Latn-BA"/>
          </w:rPr>
          <w:delText xml:space="preserve"> server čijim uslugama i resursima korisnik pokušava pristupiti putem klijenta</w:delText>
        </w:r>
      </w:del>
    </w:p>
    <w:p w14:paraId="4E4F2E8D" w14:textId="285F9927" w:rsidR="00E94ADE" w:rsidDel="00EF1FED" w:rsidRDefault="00CC5052">
      <w:pPr>
        <w:pStyle w:val="Heading1"/>
        <w:numPr>
          <w:ilvl w:val="0"/>
          <w:numId w:val="0"/>
        </w:numPr>
        <w:rPr>
          <w:del w:id="4801" w:author="Rajo" w:date="2018-05-23T21:08:00Z"/>
          <w:lang w:val="bs-Latn-BA"/>
        </w:rPr>
        <w:pPrChange w:id="4802" w:author="Rajo" w:date="2018-05-31T17:19:00Z">
          <w:pPr>
            <w:pStyle w:val="ListParagraph1"/>
            <w:numPr>
              <w:numId w:val="32"/>
            </w:numPr>
            <w:spacing w:line="240" w:lineRule="auto"/>
            <w:ind w:hanging="360"/>
            <w:jc w:val="both"/>
          </w:pPr>
        </w:pPrChange>
      </w:pPr>
      <w:del w:id="4803" w:author="Rajo" w:date="2018-05-23T20:02:00Z">
        <w:r w:rsidDel="00847196">
          <w:rPr>
            <w:lang w:val="bs-Latn-BA"/>
          </w:rPr>
          <w:delText>Provajder identiteta</w:delText>
        </w:r>
      </w:del>
      <w:del w:id="4804" w:author="Rajo" w:date="2018-05-31T16:26:00Z">
        <w:r w:rsidDel="00CB2B3B">
          <w:rPr>
            <w:lang w:val="bs-Latn-BA"/>
          </w:rPr>
          <w:delText xml:space="preserve"> (</w:delText>
        </w:r>
        <w:r w:rsidDel="00CB2B3B">
          <w:rPr>
            <w:i/>
            <w:lang w:val="bs-Latn-BA"/>
          </w:rPr>
          <w:delText>Identity Provider</w:delText>
        </w:r>
        <w:r w:rsidDel="00CB2B3B">
          <w:rPr>
            <w:lang w:val="bs-Latn-BA"/>
          </w:rPr>
          <w:delText xml:space="preserve"> - IdP) – server koji posjeduje identitet i pristupne podatke korisnika, i koristi se za utvrđivanje njegovog identiteta</w:delText>
        </w:r>
      </w:del>
    </w:p>
    <w:p w14:paraId="4EB9AAFE" w14:textId="768322AA" w:rsidR="00E94ADE" w:rsidRPr="00EF1FED" w:rsidDel="00CB2B3B" w:rsidRDefault="00CC5052">
      <w:pPr>
        <w:pStyle w:val="Heading1"/>
        <w:numPr>
          <w:ilvl w:val="0"/>
          <w:numId w:val="0"/>
        </w:numPr>
        <w:rPr>
          <w:del w:id="4805" w:author="Rajo" w:date="2018-05-31T16:26:00Z"/>
          <w:lang w:val="bs-Latn-BA"/>
        </w:rPr>
        <w:pPrChange w:id="4806" w:author="Rajo" w:date="2018-05-31T17:19:00Z">
          <w:pPr>
            <w:spacing w:line="240" w:lineRule="auto"/>
            <w:jc w:val="both"/>
          </w:pPr>
        </w:pPrChange>
      </w:pPr>
      <w:del w:id="4807" w:author="Rajo" w:date="2018-05-23T21:08:00Z">
        <w:r w:rsidRPr="00EF1FED" w:rsidDel="00EF1FED">
          <w:rPr>
            <w:lang w:val="bs-Latn-BA"/>
          </w:rPr>
          <w:br w:type="page"/>
        </w:r>
      </w:del>
    </w:p>
    <w:p w14:paraId="43E1AEF6" w14:textId="676B2A8C" w:rsidR="00E94ADE" w:rsidDel="00CB2B3B" w:rsidRDefault="00CC5052">
      <w:pPr>
        <w:pStyle w:val="Heading1"/>
        <w:numPr>
          <w:ilvl w:val="0"/>
          <w:numId w:val="0"/>
        </w:numPr>
        <w:rPr>
          <w:del w:id="4808" w:author="Rajo" w:date="2018-05-31T16:26:00Z"/>
          <w:lang w:val="bs-Latn-BA"/>
        </w:rPr>
        <w:pPrChange w:id="4809" w:author="Rajo" w:date="2018-05-31T17:19:00Z">
          <w:pPr>
            <w:spacing w:line="240" w:lineRule="auto"/>
            <w:ind w:firstLine="360"/>
            <w:jc w:val="both"/>
          </w:pPr>
        </w:pPrChange>
      </w:pPr>
      <w:del w:id="4810" w:author="Rajo" w:date="2018-05-31T16:26:00Z">
        <w:r w:rsidDel="00CB2B3B">
          <w:rPr>
            <w:lang w:val="bs-Latn-BA"/>
          </w:rPr>
          <w:delText>Dijagram najčešćeg scenarija upotrebe SAML-a, dat je na narednoj slici 9.1.</w:delText>
        </w:r>
      </w:del>
    </w:p>
    <w:p w14:paraId="4401E14B" w14:textId="154C1C2C" w:rsidR="00E94ADE" w:rsidDel="00CB2B3B" w:rsidRDefault="00E94ADE">
      <w:pPr>
        <w:pStyle w:val="Heading1"/>
        <w:numPr>
          <w:ilvl w:val="0"/>
          <w:numId w:val="0"/>
        </w:numPr>
        <w:rPr>
          <w:del w:id="4811" w:author="Rajo" w:date="2018-05-31T16:26:00Z"/>
          <w:lang w:val="bs-Latn-BA"/>
        </w:rPr>
        <w:pPrChange w:id="4812" w:author="Rajo" w:date="2018-05-31T17:19:00Z">
          <w:pPr>
            <w:spacing w:line="240" w:lineRule="auto"/>
            <w:ind w:firstLine="360"/>
            <w:jc w:val="both"/>
          </w:pPr>
        </w:pPrChange>
      </w:pPr>
    </w:p>
    <w:p w14:paraId="172CD07E" w14:textId="47F0BAE1" w:rsidR="00E94ADE" w:rsidDel="00CB2B3B" w:rsidRDefault="00CC5052">
      <w:pPr>
        <w:pStyle w:val="Heading1"/>
        <w:numPr>
          <w:ilvl w:val="0"/>
          <w:numId w:val="0"/>
        </w:numPr>
        <w:rPr>
          <w:del w:id="4813" w:author="Rajo" w:date="2018-05-31T16:26:00Z"/>
          <w:lang w:val="bs-Latn-BA"/>
        </w:rPr>
        <w:pPrChange w:id="4814" w:author="Rajo" w:date="2018-05-31T17:19:00Z">
          <w:pPr>
            <w:keepNext/>
            <w:spacing w:line="240" w:lineRule="auto"/>
            <w:jc w:val="both"/>
          </w:pPr>
        </w:pPrChange>
      </w:pPr>
      <w:del w:id="4815" w:author="Rajo" w:date="2018-05-31T16:26:00Z">
        <w:r w:rsidDel="00CB2B3B">
          <w:rPr>
            <w:noProof/>
          </w:rPr>
          <mc:AlternateContent>
            <mc:Choice Requires="wpc">
              <w:drawing>
                <wp:inline distT="0" distB="0" distL="0" distR="0" wp14:anchorId="53E6EA62" wp14:editId="7B76797D">
                  <wp:extent cx="5915025" cy="3343275"/>
                  <wp:effectExtent l="0" t="0" r="9525" b="9525"/>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9" name="Rectangle: Rounded Corners 69"/>
                          <wps:cNvSpPr/>
                          <wps:spPr>
                            <a:xfrm>
                              <a:off x="276225" y="47625"/>
                              <a:ext cx="1295400" cy="495301"/>
                            </a:xfrm>
                            <a:prstGeom prst="round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24880731" w14:textId="5599D7D2" w:rsidR="009B0D46" w:rsidRDefault="009B0D46">
                                <w:pPr>
                                  <w:jc w:val="center"/>
                                  <w:rPr>
                                    <w:rFonts w:ascii="Microsoft Sans Serif" w:hAnsi="Microsoft Sans Serif" w:cs="Microsoft Sans Serif"/>
                                    <w:b/>
                                    <w:color w:val="000000" w:themeColor="text1"/>
                                    <w:sz w:val="22"/>
                                  </w:rPr>
                                </w:pPr>
                                <w:del w:id="4816" w:author="Rajo" w:date="2018-05-23T20:16:00Z">
                                  <w:r w:rsidDel="00910C56">
                                    <w:rPr>
                                      <w:rFonts w:ascii="Microsoft Sans Serif" w:hAnsi="Microsoft Sans Serif" w:cs="Microsoft Sans Serif"/>
                                      <w:b/>
                                      <w:color w:val="000000" w:themeColor="text1"/>
                                      <w:sz w:val="22"/>
                                    </w:rPr>
                                    <w:delText>Servis provajder</w:delText>
                                  </w:r>
                                </w:del>
                                <w:proofErr w:type="spellStart"/>
                                <w:ins w:id="4817" w:author="Rajo" w:date="2018-05-23T20:16:00Z">
                                  <w:r>
                                    <w:rPr>
                                      <w:rFonts w:ascii="Microsoft Sans Serif" w:hAnsi="Microsoft Sans Serif" w:cs="Microsoft Sans Serif"/>
                                      <w:b/>
                                      <w:color w:val="000000" w:themeColor="text1"/>
                                      <w:sz w:val="22"/>
                                    </w:rPr>
                                    <w:t>Davalac</w:t>
                                  </w:r>
                                  <w:proofErr w:type="spellEnd"/>
                                  <w:r>
                                    <w:rPr>
                                      <w:rFonts w:ascii="Microsoft Sans Serif" w:hAnsi="Microsoft Sans Serif" w:cs="Microsoft Sans Serif"/>
                                      <w:b/>
                                      <w:color w:val="000000" w:themeColor="text1"/>
                                      <w:sz w:val="22"/>
                                    </w:rPr>
                                    <w:t xml:space="preserve"> </w:t>
                                  </w:r>
                                  <w:proofErr w:type="spellStart"/>
                                  <w:r>
                                    <w:rPr>
                                      <w:rFonts w:ascii="Microsoft Sans Serif" w:hAnsi="Microsoft Sans Serif" w:cs="Microsoft Sans Serif"/>
                                      <w:b/>
                                      <w:color w:val="000000" w:themeColor="text1"/>
                                      <w:sz w:val="22"/>
                                    </w:rPr>
                                    <w:t>usluge</w:t>
                                  </w:r>
                                </w:ins>
                                <w:proofErr w:type="spellEnd"/>
                                <w:r>
                                  <w:rPr>
                                    <w:rFonts w:ascii="Microsoft Sans Serif" w:hAnsi="Microsoft Sans Serif" w:cs="Microsoft Sans Serif"/>
                                    <w:b/>
                                    <w:color w:val="000000" w:themeColor="text1"/>
                                    <w:sz w:val="22"/>
                                  </w:rPr>
                                  <w:t xml:space="preserve"> / SP</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1" name="Rectangle: Rounded Corners 291"/>
                          <wps:cNvSpPr/>
                          <wps:spPr>
                            <a:xfrm>
                              <a:off x="2313600" y="57150"/>
                              <a:ext cx="1295400" cy="485775"/>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43D1073C" w14:textId="77777777" w:rsidR="009B0D46" w:rsidRDefault="009B0D46">
                                <w:pPr>
                                  <w:pStyle w:val="NormalWeb"/>
                                  <w:spacing w:before="0" w:beforeAutospacing="0" w:after="0" w:afterAutospacing="0" w:line="276" w:lineRule="auto"/>
                                  <w:jc w:val="center"/>
                                  <w:rPr>
                                    <w:rFonts w:ascii="Microsoft Sans Serif" w:eastAsia="Calibri" w:hAnsi="Microsoft Sans Serif"/>
                                    <w:b/>
                                    <w:bCs/>
                                    <w:color w:val="000000"/>
                                    <w:sz w:val="22"/>
                                    <w:szCs w:val="22"/>
                                  </w:rPr>
                                </w:pPr>
                                <w:proofErr w:type="spellStart"/>
                                <w:r>
                                  <w:rPr>
                                    <w:rFonts w:ascii="Microsoft Sans Serif" w:eastAsia="Calibri" w:hAnsi="Microsoft Sans Serif"/>
                                    <w:b/>
                                    <w:bCs/>
                                    <w:color w:val="000000"/>
                                    <w:sz w:val="22"/>
                                    <w:szCs w:val="22"/>
                                  </w:rPr>
                                  <w:t>Klijent</w:t>
                                </w:r>
                                <w:proofErr w:type="spellEnd"/>
                              </w:p>
                            </w:txbxContent>
                          </wps:txbx>
                          <wps:bodyPr rot="0" spcFirstLastPara="0" vert="horz" wrap="square" lIns="91440" tIns="45720" rIns="91440" bIns="45720" numCol="1" spcCol="0" rtlCol="0" fromWordArt="0" anchor="ctr" anchorCtr="0" forceAA="0" compatLnSpc="1">
                            <a:noAutofit/>
                          </wps:bodyPr>
                        </wps:wsp>
                        <wps:wsp>
                          <wps:cNvPr id="303" name="Rectangle: Rounded Corners 303"/>
                          <wps:cNvSpPr/>
                          <wps:spPr>
                            <a:xfrm>
                              <a:off x="4305299" y="47626"/>
                              <a:ext cx="1476376" cy="484800"/>
                            </a:xfrm>
                            <a:prstGeom prst="round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7BB7C854" w14:textId="0582DC0D" w:rsidR="009B0D46" w:rsidRDefault="009B0D46">
                                <w:pPr>
                                  <w:pStyle w:val="NormalWeb"/>
                                  <w:spacing w:before="0" w:beforeAutospacing="0" w:after="0" w:afterAutospacing="0" w:line="276" w:lineRule="auto"/>
                                  <w:jc w:val="center"/>
                                </w:pPr>
                                <w:del w:id="4818" w:author="Rajo" w:date="2018-05-23T20:02:00Z">
                                  <w:r w:rsidDel="00847196">
                                    <w:rPr>
                                      <w:rFonts w:ascii="Microsoft Sans Serif" w:eastAsia="Calibri" w:hAnsi="Microsoft Sans Serif"/>
                                      <w:b/>
                                      <w:bCs/>
                                      <w:color w:val="000000"/>
                                      <w:sz w:val="22"/>
                                      <w:szCs w:val="22"/>
                                    </w:rPr>
                                    <w:delText>Provajder identiteta</w:delText>
                                  </w:r>
                                </w:del>
                                <w:proofErr w:type="spellStart"/>
                                <w:ins w:id="4819" w:author="Rajo" w:date="2018-05-23T20:02:00Z">
                                  <w:r>
                                    <w:rPr>
                                      <w:rFonts w:ascii="Microsoft Sans Serif" w:eastAsia="Calibri" w:hAnsi="Microsoft Sans Serif"/>
                                      <w:b/>
                                      <w:bCs/>
                                      <w:color w:val="000000"/>
                                      <w:sz w:val="22"/>
                                      <w:szCs w:val="22"/>
                                    </w:rPr>
                                    <w:t>Davalac</w:t>
                                  </w:r>
                                  <w:proofErr w:type="spellEnd"/>
                                  <w:r>
                                    <w:rPr>
                                      <w:rFonts w:ascii="Microsoft Sans Serif" w:eastAsia="Calibri" w:hAnsi="Microsoft Sans Serif"/>
                                      <w:b/>
                                      <w:bCs/>
                                      <w:color w:val="000000"/>
                                      <w:sz w:val="22"/>
                                      <w:szCs w:val="22"/>
                                    </w:rPr>
                                    <w:t xml:space="preserve"> </w:t>
                                  </w:r>
                                  <w:proofErr w:type="spellStart"/>
                                  <w:r>
                                    <w:rPr>
                                      <w:rFonts w:ascii="Microsoft Sans Serif" w:eastAsia="Calibri" w:hAnsi="Microsoft Sans Serif"/>
                                      <w:b/>
                                      <w:bCs/>
                                      <w:color w:val="000000"/>
                                      <w:sz w:val="22"/>
                                      <w:szCs w:val="22"/>
                                    </w:rPr>
                                    <w:t>identiteta</w:t>
                                  </w:r>
                                </w:ins>
                                <w:proofErr w:type="spellEnd"/>
                                <w:r>
                                  <w:rPr>
                                    <w:rFonts w:ascii="Microsoft Sans Serif" w:eastAsia="Calibri" w:hAnsi="Microsoft Sans Serif"/>
                                    <w:b/>
                                    <w:bCs/>
                                    <w:color w:val="000000"/>
                                    <w:sz w:val="22"/>
                                    <w:szCs w:val="22"/>
                                  </w:rPr>
                                  <w:t xml:space="preserve"> / </w:t>
                                </w:r>
                                <w:proofErr w:type="spellStart"/>
                                <w:r>
                                  <w:rPr>
                                    <w:rFonts w:ascii="Microsoft Sans Serif" w:eastAsia="Calibri" w:hAnsi="Microsoft Sans Serif"/>
                                    <w:b/>
                                    <w:bCs/>
                                    <w:color w:val="000000"/>
                                    <w:sz w:val="22"/>
                                    <w:szCs w:val="22"/>
                                  </w:rPr>
                                  <w:t>IdP</w:t>
                                </w:r>
                                <w:proofErr w:type="spellEnd"/>
                              </w:p>
                            </w:txbxContent>
                          </wps:txbx>
                          <wps:bodyPr rot="0" spcFirstLastPara="0" vert="horz" wrap="square" lIns="91440" tIns="45720" rIns="91440" bIns="45720" numCol="1" spcCol="0" rtlCol="0" fromWordArt="0" anchor="ctr" anchorCtr="0" forceAA="0" compatLnSpc="1">
                            <a:noAutofit/>
                          </wps:bodyPr>
                        </wps:wsp>
                        <wps:wsp>
                          <wps:cNvPr id="304" name="Straight Connector 304"/>
                          <wps:cNvCnPr/>
                          <wps:spPr>
                            <a:xfrm>
                              <a:off x="914400" y="542925"/>
                              <a:ext cx="0" cy="2752725"/>
                            </a:xfrm>
                            <a:prstGeom prst="line">
                              <a:avLst/>
                            </a:prstGeom>
                            <a:ln w="57150">
                              <a:solidFill>
                                <a:schemeClr val="accent5">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305" name="Straight Connector 305"/>
                          <wps:cNvCnPr/>
                          <wps:spPr>
                            <a:xfrm>
                              <a:off x="2980350" y="542925"/>
                              <a:ext cx="0" cy="2752725"/>
                            </a:xfrm>
                            <a:prstGeom prst="line">
                              <a:avLst/>
                            </a:prstGeom>
                            <a:ln w="57150">
                              <a:solidFill>
                                <a:schemeClr val="accent3">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306" name="Straight Connector 306"/>
                          <wps:cNvCnPr/>
                          <wps:spPr>
                            <a:xfrm>
                              <a:off x="5066325" y="532425"/>
                              <a:ext cx="0" cy="2752725"/>
                            </a:xfrm>
                            <a:prstGeom prst="line">
                              <a:avLst/>
                            </a:prstGeom>
                            <a:ln w="571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307" name="Straight Connector 307"/>
                          <wps:cNvCnPr/>
                          <wps:spPr>
                            <a:xfrm flipH="1">
                              <a:off x="942975" y="942975"/>
                              <a:ext cx="2027850" cy="0"/>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8" name="Oval 308"/>
                          <wps:cNvSpPr/>
                          <wps:spPr>
                            <a:xfrm>
                              <a:off x="2857499" y="819151"/>
                              <a:ext cx="275693" cy="269409"/>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B0A9AD0" w14:textId="77777777" w:rsidR="009B0D46" w:rsidRDefault="009B0D46">
                                <w:pPr>
                                  <w:jc w:val="center"/>
                                  <w:rPr>
                                    <w:rFonts w:ascii="Microsoft Sans Serif" w:hAnsi="Microsoft Sans Serif" w:cs="Microsoft Sans Serif"/>
                                    <w:b/>
                                    <w:sz w:val="20"/>
                                    <w:szCs w:val="20"/>
                                  </w:rPr>
                                </w:pPr>
                                <w:r>
                                  <w:rPr>
                                    <w:rFonts w:ascii="Microsoft Sans Serif" w:hAnsi="Microsoft Sans Serif" w:cs="Microsoft Sans Serif"/>
                                    <w:b/>
                                    <w:sz w:val="20"/>
                                    <w:szCs w:val="20"/>
                                  </w:rPr>
                                  <w:t>A</w:t>
                                </w:r>
                              </w:p>
                            </w:txbxContent>
                          </wps:txbx>
                          <wps:bodyPr rot="0" spcFirstLastPara="0" vertOverflow="overflow" horzOverflow="overflow" vert="horz" wrap="square" lIns="0" tIns="0" rIns="0" bIns="0" numCol="1" spcCol="0" rtlCol="0" fromWordArt="0" anchor="t" anchorCtr="0" forceAA="0" compatLnSpc="1">
                            <a:noAutofit/>
                          </wps:bodyPr>
                        </wps:wsp>
                        <wps:wsp>
                          <wps:cNvPr id="309" name="Oval 309"/>
                          <wps:cNvSpPr/>
                          <wps:spPr>
                            <a:xfrm>
                              <a:off x="789600" y="2913675"/>
                              <a:ext cx="275693" cy="269407"/>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3BD7D3"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20"/>
                                    <w:szCs w:val="20"/>
                                  </w:rPr>
                                  <w:t>E</w:t>
                                </w:r>
                              </w:p>
                            </w:txbxContent>
                          </wps:txbx>
                          <wps:bodyPr rot="0" spcFirstLastPara="0" vert="horz" wrap="square" lIns="0" tIns="0" rIns="0" bIns="0" numCol="1" spcCol="0" rtlCol="0" fromWordArt="0" anchor="t" anchorCtr="0" forceAA="0" compatLnSpc="1">
                            <a:spAutoFit/>
                          </wps:bodyPr>
                        </wps:wsp>
                        <wps:wsp>
                          <wps:cNvPr id="310" name="Straight Connector 310"/>
                          <wps:cNvCnPr/>
                          <wps:spPr>
                            <a:xfrm>
                              <a:off x="1065190" y="3056550"/>
                              <a:ext cx="1878035" cy="0"/>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13" name="Straight Connector 313"/>
                          <wps:cNvCnPr/>
                          <wps:spPr>
                            <a:xfrm flipH="1">
                              <a:off x="3008925" y="1837350"/>
                              <a:ext cx="2027555" cy="0"/>
                            </a:xfrm>
                            <a:prstGeom prst="line">
                              <a:avLst/>
                            </a:prstGeom>
                            <a:ln w="38100">
                              <a:solidFill>
                                <a:srgbClr val="00B050"/>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14" name="Oval 314"/>
                          <wps:cNvSpPr/>
                          <wps:spPr>
                            <a:xfrm>
                              <a:off x="4942500" y="1694475"/>
                              <a:ext cx="275693" cy="269407"/>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9DBF2D"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20"/>
                                    <w:szCs w:val="20"/>
                                  </w:rPr>
                                  <w:t>C</w:t>
                                </w:r>
                              </w:p>
                            </w:txbxContent>
                          </wps:txbx>
                          <wps:bodyPr rot="0" spcFirstLastPara="0" vert="horz" wrap="square" lIns="0" tIns="0" rIns="0" bIns="0" numCol="1" spcCol="0" rtlCol="0" fromWordArt="0" anchor="t" anchorCtr="0" forceAA="0" compatLnSpc="1">
                            <a:spAutoFit/>
                          </wps:bodyPr>
                        </wps:wsp>
                        <wps:wsp>
                          <wps:cNvPr id="315" name="Straight Connector 315"/>
                          <wps:cNvCnPr/>
                          <wps:spPr>
                            <a:xfrm flipV="1">
                              <a:off x="2970825" y="1797980"/>
                              <a:ext cx="7281" cy="364195"/>
                            </a:xfrm>
                            <a:prstGeom prst="line">
                              <a:avLst/>
                            </a:prstGeom>
                            <a:ln w="38100">
                              <a:solidFill>
                                <a:srgbClr val="00B050"/>
                              </a:solidFill>
                              <a:prstDash val="sysDot"/>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16" name="Straight Connector 316"/>
                          <wps:cNvCnPr/>
                          <wps:spPr>
                            <a:xfrm flipH="1">
                              <a:off x="3008925" y="2140880"/>
                              <a:ext cx="2027555" cy="0"/>
                            </a:xfrm>
                            <a:prstGeom prst="line">
                              <a:avLst/>
                            </a:prstGeom>
                            <a:ln w="38100">
                              <a:solidFill>
                                <a:srgbClr val="00B050"/>
                              </a:solidFill>
                              <a:prstDash val="sysDot"/>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17" name="Straight Connector 317"/>
                          <wps:cNvCnPr>
                            <a:stCxn id="318" idx="2"/>
                          </wps:cNvCnPr>
                          <wps:spPr>
                            <a:xfrm flipH="1" flipV="1">
                              <a:off x="950552" y="2589825"/>
                              <a:ext cx="3972898" cy="10795"/>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18" name="Oval 318"/>
                          <wps:cNvSpPr/>
                          <wps:spPr>
                            <a:xfrm>
                              <a:off x="4923450" y="2466000"/>
                              <a:ext cx="275693" cy="269407"/>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BA9379"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20"/>
                                    <w:szCs w:val="20"/>
                                  </w:rPr>
                                  <w:t>D</w:t>
                                </w:r>
                              </w:p>
                            </w:txbxContent>
                          </wps:txbx>
                          <wps:bodyPr rot="0" spcFirstLastPara="0" vert="horz" wrap="square" lIns="0" tIns="0" rIns="0" bIns="0" numCol="1" spcCol="0" rtlCol="0" fromWordArt="0" anchor="t" anchorCtr="0" forceAA="0" compatLnSpc="1">
                            <a:spAutoFit/>
                          </wps:bodyPr>
                        </wps:wsp>
                        <wps:wsp>
                          <wps:cNvPr id="319" name="Oval 319"/>
                          <wps:cNvSpPr/>
                          <wps:spPr>
                            <a:xfrm>
                              <a:off x="770550" y="1265850"/>
                              <a:ext cx="275693" cy="269408"/>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FBDCF4C"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20"/>
                                    <w:szCs w:val="20"/>
                                  </w:rPr>
                                  <w:t>B</w:t>
                                </w:r>
                              </w:p>
                            </w:txbxContent>
                          </wps:txbx>
                          <wps:bodyPr rot="0" spcFirstLastPara="0" vert="horz" wrap="square" lIns="0" tIns="0" rIns="0" bIns="0" numCol="1" spcCol="0" rtlCol="0" fromWordArt="0" anchor="t" anchorCtr="0" forceAA="0" compatLnSpc="1">
                            <a:spAutoFit/>
                          </wps:bodyPr>
                        </wps:wsp>
                        <wps:wsp>
                          <wps:cNvPr id="320" name="Straight Connector 320"/>
                          <wps:cNvCnPr/>
                          <wps:spPr>
                            <a:xfrm>
                              <a:off x="1035345" y="1397930"/>
                              <a:ext cx="4012905" cy="0"/>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5" name="Text Box 105"/>
                          <wps:cNvSpPr txBox="1"/>
                          <wps:spPr>
                            <a:xfrm>
                              <a:off x="971551" y="666750"/>
                              <a:ext cx="1971674" cy="238126"/>
                            </a:xfrm>
                            <a:prstGeom prst="rect">
                              <a:avLst/>
                            </a:prstGeom>
                            <a:noFill/>
                            <a:ln w="6350">
                              <a:noFill/>
                            </a:ln>
                          </wps:spPr>
                          <wps:txbx>
                            <w:txbxContent>
                              <w:p w14:paraId="6DB1BC9E" w14:textId="77777777" w:rsidR="009B0D46" w:rsidRDefault="009B0D46">
                                <w:pPr>
                                  <w:jc w:val="center"/>
                                  <w:rPr>
                                    <w:rFonts w:ascii="Microsoft Sans Serif" w:hAnsi="Microsoft Sans Serif" w:cs="Microsoft Sans Serif"/>
                                    <w:b/>
                                    <w:sz w:val="20"/>
                                    <w:szCs w:val="20"/>
                                  </w:rPr>
                                </w:pPr>
                                <w:proofErr w:type="spellStart"/>
                                <w:r>
                                  <w:rPr>
                                    <w:rFonts w:ascii="Microsoft Sans Serif" w:hAnsi="Microsoft Sans Serif" w:cs="Microsoft Sans Serif"/>
                                    <w:b/>
                                    <w:sz w:val="20"/>
                                    <w:szCs w:val="20"/>
                                  </w:rPr>
                                  <w:t>Korisnik</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posjećuje</w:t>
                                </w:r>
                                <w:proofErr w:type="spellEnd"/>
                                <w:r>
                                  <w:rPr>
                                    <w:rFonts w:ascii="Microsoft Sans Serif" w:hAnsi="Microsoft Sans Serif" w:cs="Microsoft Sans Serif"/>
                                    <w:b/>
                                    <w:sz w:val="20"/>
                                    <w:szCs w:val="20"/>
                                  </w:rPr>
                                  <w:t xml:space="preserve"> URL</w:t>
                                </w:r>
                              </w:p>
                            </w:txbxContent>
                          </wps:txbx>
                          <wps:bodyPr rot="0" spcFirstLastPara="0" vertOverflow="overflow" horzOverflow="overflow" vert="horz" wrap="square" lIns="91440" tIns="45720" rIns="91440" bIns="0" numCol="1" spcCol="0" rtlCol="0" fromWordArt="0" anchor="t" anchorCtr="0" forceAA="0" compatLnSpc="1">
                            <a:noAutofit/>
                          </wps:bodyPr>
                        </wps:wsp>
                        <wps:wsp>
                          <wps:cNvPr id="321" name="Text Box 105"/>
                          <wps:cNvSpPr txBox="1"/>
                          <wps:spPr>
                            <a:xfrm>
                              <a:off x="19050" y="847725"/>
                              <a:ext cx="847725" cy="628650"/>
                            </a:xfrm>
                            <a:prstGeom prst="rect">
                              <a:avLst/>
                            </a:prstGeom>
                            <a:noFill/>
                            <a:ln w="6350">
                              <a:noFill/>
                            </a:ln>
                          </wps:spPr>
                          <wps:txbx>
                            <w:txbxContent>
                              <w:p w14:paraId="0540FD7D" w14:textId="77777777" w:rsidR="009B0D46" w:rsidRDefault="009B0D46">
                                <w:pPr>
                                  <w:pStyle w:val="NormalWeb"/>
                                  <w:spacing w:before="0" w:beforeAutospacing="0" w:after="0" w:afterAutospacing="0" w:line="276" w:lineRule="auto"/>
                                  <w:jc w:val="center"/>
                                  <w:rPr>
                                    <w:rFonts w:ascii="Microsoft Sans Serif" w:eastAsia="Calibri" w:hAnsi="Microsoft Sans Serif"/>
                                    <w:b/>
                                    <w:bCs/>
                                    <w:sz w:val="20"/>
                                    <w:szCs w:val="20"/>
                                  </w:rPr>
                                </w:pPr>
                                <w:proofErr w:type="spellStart"/>
                                <w:r>
                                  <w:rPr>
                                    <w:rFonts w:ascii="Microsoft Sans Serif" w:eastAsia="Calibri" w:hAnsi="Microsoft Sans Serif"/>
                                    <w:b/>
                                    <w:bCs/>
                                    <w:sz w:val="20"/>
                                    <w:szCs w:val="20"/>
                                  </w:rPr>
                                  <w:t>Generiše</w:t>
                                </w:r>
                                <w:proofErr w:type="spellEnd"/>
                                <w:r>
                                  <w:rPr>
                                    <w:rFonts w:ascii="Microsoft Sans Serif" w:eastAsia="Calibri" w:hAnsi="Microsoft Sans Serif"/>
                                    <w:b/>
                                    <w:bCs/>
                                    <w:sz w:val="20"/>
                                    <w:szCs w:val="20"/>
                                  </w:rPr>
                                  <w:t xml:space="preserve"> </w:t>
                                </w:r>
                              </w:p>
                              <w:p w14:paraId="294948D4"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20"/>
                                    <w:szCs w:val="20"/>
                                  </w:rPr>
                                  <w:t xml:space="preserve">autorizacioni </w:t>
                                </w:r>
                                <w:proofErr w:type="spellStart"/>
                                <w:r>
                                  <w:rPr>
                                    <w:rFonts w:ascii="Microsoft Sans Serif" w:eastAsia="Calibri" w:hAnsi="Microsoft Sans Serif"/>
                                    <w:b/>
                                    <w:bCs/>
                                    <w:sz w:val="20"/>
                                    <w:szCs w:val="20"/>
                                  </w:rPr>
                                  <w:t>zahtjev</w:t>
                                </w:r>
                                <w:proofErr w:type="spellEnd"/>
                              </w:p>
                            </w:txbxContent>
                          </wps:txbx>
                          <wps:bodyPr rot="0" spcFirstLastPara="0" vert="horz" wrap="square" lIns="0" tIns="45720" rIns="0" bIns="45720" numCol="1" spcCol="0" rtlCol="0" fromWordArt="0" anchor="t" anchorCtr="0" forceAA="0" compatLnSpc="1">
                            <a:noAutofit/>
                          </wps:bodyPr>
                        </wps:wsp>
                        <wps:wsp>
                          <wps:cNvPr id="322" name="Text Box 105"/>
                          <wps:cNvSpPr txBox="1"/>
                          <wps:spPr>
                            <a:xfrm>
                              <a:off x="1082970" y="1162514"/>
                              <a:ext cx="1800225" cy="206841"/>
                            </a:xfrm>
                            <a:prstGeom prst="rect">
                              <a:avLst/>
                            </a:prstGeom>
                            <a:noFill/>
                            <a:ln w="6350">
                              <a:noFill/>
                            </a:ln>
                          </wps:spPr>
                          <wps:txbx>
                            <w:txbxContent>
                              <w:p w14:paraId="52610115"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20"/>
                                    <w:szCs w:val="20"/>
                                  </w:rPr>
                                  <w:t xml:space="preserve">HTTP POST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IdP</w:t>
                                </w:r>
                                <w:proofErr w:type="spellEnd"/>
                                <w:r>
                                  <w:rPr>
                                    <w:rFonts w:ascii="Microsoft Sans Serif" w:eastAsia="Calibri" w:hAnsi="Microsoft Sans Serif"/>
                                    <w:b/>
                                    <w:bCs/>
                                    <w:sz w:val="20"/>
                                    <w:szCs w:val="20"/>
                                  </w:rPr>
                                  <w:t xml:space="preserve"> </w:t>
                                </w:r>
                              </w:p>
                            </w:txbxContent>
                          </wps:txbx>
                          <wps:bodyPr rot="0" spcFirstLastPara="0" vert="horz" wrap="square" lIns="91440" tIns="45720" rIns="91440" bIns="0" numCol="1" spcCol="0" rtlCol="0" fromWordArt="0" anchor="t" anchorCtr="0" forceAA="0" compatLnSpc="1">
                            <a:noAutofit/>
                          </wps:bodyPr>
                        </wps:wsp>
                        <wps:wsp>
                          <wps:cNvPr id="323" name="Text Box 105"/>
                          <wps:cNvSpPr txBox="1"/>
                          <wps:spPr>
                            <a:xfrm>
                              <a:off x="5066325" y="1088560"/>
                              <a:ext cx="846750" cy="628650"/>
                            </a:xfrm>
                            <a:prstGeom prst="rect">
                              <a:avLst/>
                            </a:prstGeom>
                            <a:noFill/>
                            <a:ln w="6350">
                              <a:noFill/>
                            </a:ln>
                          </wps:spPr>
                          <wps:txbx>
                            <w:txbxContent>
                              <w:p w14:paraId="59284ADA"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20"/>
                                    <w:szCs w:val="20"/>
                                  </w:rPr>
                                  <w:t xml:space="preserve">Autorizacioni </w:t>
                                </w:r>
                                <w:proofErr w:type="spellStart"/>
                                <w:r>
                                  <w:rPr>
                                    <w:rFonts w:ascii="Microsoft Sans Serif" w:eastAsia="Calibri" w:hAnsi="Microsoft Sans Serif"/>
                                    <w:b/>
                                    <w:bCs/>
                                    <w:sz w:val="20"/>
                                    <w:szCs w:val="20"/>
                                  </w:rPr>
                                  <w:t>zahtjev</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usvojen</w:t>
                                </w:r>
                                <w:proofErr w:type="spellEnd"/>
                              </w:p>
                            </w:txbxContent>
                          </wps:txbx>
                          <wps:bodyPr rot="0" spcFirstLastPara="0" vert="horz" wrap="square" lIns="0" tIns="45720" rIns="0" bIns="45720" numCol="1" spcCol="0" rtlCol="0" fromWordArt="0" anchor="t" anchorCtr="0" forceAA="0" compatLnSpc="1">
                            <a:noAutofit/>
                          </wps:bodyPr>
                        </wps:wsp>
                        <wps:wsp>
                          <wps:cNvPr id="324" name="Text Box 105"/>
                          <wps:cNvSpPr txBox="1"/>
                          <wps:spPr>
                            <a:xfrm>
                              <a:off x="3076042" y="1397930"/>
                              <a:ext cx="1800225" cy="400050"/>
                            </a:xfrm>
                            <a:prstGeom prst="rect">
                              <a:avLst/>
                            </a:prstGeom>
                            <a:noFill/>
                            <a:ln w="6350">
                              <a:noFill/>
                            </a:ln>
                          </wps:spPr>
                          <wps:txbx>
                            <w:txbxContent>
                              <w:p w14:paraId="350EEE1C" w14:textId="77777777" w:rsidR="009B0D46" w:rsidRDefault="009B0D46">
                                <w:pPr>
                                  <w:pStyle w:val="NormalWeb"/>
                                  <w:spacing w:before="0" w:beforeAutospacing="0" w:after="0" w:afterAutospacing="0"/>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poslan</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stranicu</w:t>
                                </w:r>
                                <w:proofErr w:type="spellEnd"/>
                                <w:r>
                                  <w:rPr>
                                    <w:rFonts w:ascii="Microsoft Sans Serif" w:eastAsia="Calibri" w:hAnsi="Microsoft Sans Serif"/>
                                    <w:b/>
                                    <w:bCs/>
                                    <w:sz w:val="20"/>
                                    <w:szCs w:val="20"/>
                                  </w:rPr>
                                  <w:t xml:space="preserve"> za </w:t>
                                </w:r>
                                <w:proofErr w:type="spellStart"/>
                                <w:r>
                                  <w:rPr>
                                    <w:rFonts w:ascii="Microsoft Sans Serif" w:eastAsia="Calibri" w:hAnsi="Microsoft Sans Serif"/>
                                    <w:b/>
                                    <w:bCs/>
                                    <w:sz w:val="20"/>
                                    <w:szCs w:val="20"/>
                                  </w:rPr>
                                  <w:t>prijavu</w:t>
                                </w:r>
                                <w:proofErr w:type="spellEnd"/>
                                <w:r>
                                  <w:rPr>
                                    <w:rFonts w:ascii="Microsoft Sans Serif" w:eastAsia="Calibri" w:hAnsi="Microsoft Sans Serif"/>
                                    <w:b/>
                                    <w:bCs/>
                                    <w:sz w:val="20"/>
                                    <w:szCs w:val="20"/>
                                  </w:rPr>
                                  <w:t xml:space="preserve"> u </w:t>
                                </w:r>
                                <w:proofErr w:type="spellStart"/>
                                <w:r>
                                  <w:rPr>
                                    <w:rFonts w:ascii="Microsoft Sans Serif" w:eastAsia="Calibri" w:hAnsi="Microsoft Sans Serif"/>
                                    <w:b/>
                                    <w:bCs/>
                                    <w:sz w:val="20"/>
                                    <w:szCs w:val="20"/>
                                  </w:rPr>
                                  <w:t>okviru</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IdP</w:t>
                                </w:r>
                                <w:proofErr w:type="spellEnd"/>
                                <w:r>
                                  <w:rPr>
                                    <w:rFonts w:ascii="Microsoft Sans Serif" w:eastAsia="Calibri" w:hAnsi="Microsoft Sans Serif"/>
                                    <w:b/>
                                    <w:bCs/>
                                    <w:sz w:val="20"/>
                                    <w:szCs w:val="20"/>
                                  </w:rPr>
                                  <w:t>-a</w:t>
                                </w:r>
                              </w:p>
                            </w:txbxContent>
                          </wps:txbx>
                          <wps:bodyPr rot="0" spcFirstLastPara="0" vert="horz" wrap="square" lIns="91440" tIns="91440" rIns="91440" bIns="0" numCol="1" spcCol="0" rtlCol="0" fromWordArt="0" anchor="t" anchorCtr="0" forceAA="0" compatLnSpc="1">
                            <a:noAutofit/>
                          </wps:bodyPr>
                        </wps:wsp>
                        <wps:wsp>
                          <wps:cNvPr id="325" name="Text Box 105"/>
                          <wps:cNvSpPr txBox="1"/>
                          <wps:spPr>
                            <a:xfrm>
                              <a:off x="3133192" y="1894500"/>
                              <a:ext cx="1800225" cy="206375"/>
                            </a:xfrm>
                            <a:prstGeom prst="rect">
                              <a:avLst/>
                            </a:prstGeom>
                            <a:noFill/>
                            <a:ln w="6350">
                              <a:noFill/>
                            </a:ln>
                          </wps:spPr>
                          <wps:txbx>
                            <w:txbxContent>
                              <w:p w14:paraId="37EB84F8" w14:textId="77777777" w:rsidR="009B0D46" w:rsidRDefault="009B0D46">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se </w:t>
                                </w:r>
                                <w:proofErr w:type="spellStart"/>
                                <w:r>
                                  <w:rPr>
                                    <w:rFonts w:ascii="Microsoft Sans Serif" w:eastAsia="Calibri" w:hAnsi="Microsoft Sans Serif"/>
                                    <w:b/>
                                    <w:bCs/>
                                    <w:sz w:val="20"/>
                                    <w:szCs w:val="20"/>
                                  </w:rPr>
                                  <w:t>prijavljuje</w:t>
                                </w:r>
                                <w:proofErr w:type="spellEnd"/>
                              </w:p>
                            </w:txbxContent>
                          </wps:txbx>
                          <wps:bodyPr rot="0" spcFirstLastPara="0" vert="horz" wrap="square" lIns="91440" tIns="45720" rIns="91440" bIns="0" numCol="1" spcCol="0" rtlCol="0" fromWordArt="0" anchor="t" anchorCtr="0" forceAA="0" compatLnSpc="1">
                            <a:noAutofit/>
                          </wps:bodyPr>
                        </wps:wsp>
                        <wps:wsp>
                          <wps:cNvPr id="326" name="Text Box 105"/>
                          <wps:cNvSpPr txBox="1"/>
                          <wps:spPr>
                            <a:xfrm>
                              <a:off x="5153025" y="2304075"/>
                              <a:ext cx="760050" cy="628650"/>
                            </a:xfrm>
                            <a:prstGeom prst="rect">
                              <a:avLst/>
                            </a:prstGeom>
                            <a:noFill/>
                            <a:ln w="6350">
                              <a:noFill/>
                            </a:ln>
                          </wps:spPr>
                          <wps:txbx>
                            <w:txbxContent>
                              <w:p w14:paraId="2E0113ED"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20"/>
                                    <w:szCs w:val="20"/>
                                  </w:rPr>
                                  <w:t xml:space="preserve">SAML token </w:t>
                                </w:r>
                                <w:proofErr w:type="spellStart"/>
                                <w:r>
                                  <w:rPr>
                                    <w:rFonts w:ascii="Microsoft Sans Serif" w:eastAsia="Calibri" w:hAnsi="Microsoft Sans Serif"/>
                                    <w:b/>
                                    <w:bCs/>
                                    <w:sz w:val="20"/>
                                    <w:szCs w:val="20"/>
                                  </w:rPr>
                                  <w:t>generisan</w:t>
                                </w:r>
                                <w:proofErr w:type="spellEnd"/>
                              </w:p>
                            </w:txbxContent>
                          </wps:txbx>
                          <wps:bodyPr rot="0" spcFirstLastPara="0" vert="horz" wrap="square" lIns="0" tIns="45720" rIns="0" bIns="45720" numCol="1" spcCol="0" rtlCol="0" fromWordArt="0" anchor="t" anchorCtr="0" forceAA="0" compatLnSpc="1">
                            <a:noAutofit/>
                          </wps:bodyPr>
                        </wps:wsp>
                        <wps:wsp>
                          <wps:cNvPr id="327" name="Text Box 105"/>
                          <wps:cNvSpPr txBox="1"/>
                          <wps:spPr>
                            <a:xfrm>
                              <a:off x="971551" y="2332650"/>
                              <a:ext cx="1971674" cy="220050"/>
                            </a:xfrm>
                            <a:prstGeom prst="rect">
                              <a:avLst/>
                            </a:prstGeom>
                            <a:noFill/>
                            <a:ln w="6350">
                              <a:noFill/>
                            </a:ln>
                          </wps:spPr>
                          <wps:txbx>
                            <w:txbxContent>
                              <w:p w14:paraId="40A8FA46" w14:textId="77777777" w:rsidR="009B0D46" w:rsidRDefault="009B0D46">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Preusmjeravanje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SP</w:t>
                                </w:r>
                              </w:p>
                            </w:txbxContent>
                          </wps:txbx>
                          <wps:bodyPr rot="0" spcFirstLastPara="0" vert="horz" wrap="square" lIns="91440" tIns="45720" rIns="91440" bIns="0" numCol="1" spcCol="0" rtlCol="0" fromWordArt="0" anchor="t" anchorCtr="0" forceAA="0" compatLnSpc="1">
                            <a:noAutofit/>
                          </wps:bodyPr>
                        </wps:wsp>
                        <wps:wsp>
                          <wps:cNvPr id="328" name="Text Box 105"/>
                          <wps:cNvSpPr txBox="1"/>
                          <wps:spPr>
                            <a:xfrm>
                              <a:off x="971551" y="2800350"/>
                              <a:ext cx="2037375" cy="230330"/>
                            </a:xfrm>
                            <a:prstGeom prst="rect">
                              <a:avLst/>
                            </a:prstGeom>
                            <a:noFill/>
                            <a:ln w="6350">
                              <a:noFill/>
                            </a:ln>
                          </wps:spPr>
                          <wps:txbx>
                            <w:txbxContent>
                              <w:p w14:paraId="73D41815" w14:textId="77777777" w:rsidR="009B0D46" w:rsidRDefault="009B0D46">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prijavljen</w:t>
                                </w:r>
                                <w:proofErr w:type="spellEnd"/>
                                <w:r>
                                  <w:rPr>
                                    <w:rFonts w:ascii="Microsoft Sans Serif" w:eastAsia="Calibri" w:hAnsi="Microsoft Sans Serif"/>
                                    <w:b/>
                                    <w:bCs/>
                                    <w:sz w:val="20"/>
                                    <w:szCs w:val="20"/>
                                  </w:rPr>
                                  <w:t xml:space="preserve"> u </w:t>
                                </w:r>
                                <w:proofErr w:type="spellStart"/>
                                <w:r>
                                  <w:rPr>
                                    <w:rFonts w:ascii="Microsoft Sans Serif" w:eastAsia="Calibri" w:hAnsi="Microsoft Sans Serif"/>
                                    <w:b/>
                                    <w:bCs/>
                                    <w:sz w:val="20"/>
                                    <w:szCs w:val="20"/>
                                  </w:rPr>
                                  <w:t>okviru</w:t>
                                </w:r>
                                <w:proofErr w:type="spellEnd"/>
                                <w:r>
                                  <w:rPr>
                                    <w:rFonts w:ascii="Microsoft Sans Serif" w:eastAsia="Calibri" w:hAnsi="Microsoft Sans Serif"/>
                                    <w:b/>
                                    <w:bCs/>
                                    <w:sz w:val="20"/>
                                    <w:szCs w:val="20"/>
                                  </w:rPr>
                                  <w:t xml:space="preserve"> SP-a</w:t>
                                </w:r>
                              </w:p>
                            </w:txbxContent>
                          </wps:txbx>
                          <wps:bodyPr rot="0" spcFirstLastPara="0" vert="horz" wrap="square" lIns="91440" tIns="45720" rIns="91440" bIns="0" numCol="1" spcCol="0" rtlCol="0" fromWordArt="0" anchor="t" anchorCtr="0" forceAA="0" compatLnSpc="1">
                            <a:noAutofit/>
                          </wps:bodyPr>
                        </wps:wsp>
                      </wpc:wpc>
                    </a:graphicData>
                  </a:graphic>
                </wp:inline>
              </w:drawing>
            </mc:Choice>
            <mc:Fallback>
              <w:pict>
                <v:group w14:anchorId="53E6EA62" id="Canvas 4" o:spid="_x0000_s1461" editas="canvas" style="width:465.75pt;height:263.25pt;mso-position-horizontal-relative:char;mso-position-vertical-relative:line" coordsize="59150,33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">
                  <v:shape id="_x0000_s1462" type="#_x0000_t75" style="position:absolute;width:59150;height:33432;visibility:visible;mso-wrap-style:square">
                    <v:fill o:detectmouseclick="t"/>
                    <v:path o:connecttype="none"/>
                  </v:shape>
                  <v:roundrect id="Rectangle: Rounded Corners 69" o:spid="_x0000_s1463" style="position:absolute;left:2762;top:476;width:12954;height:4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" fillcolor="#4bacc6 [3208]" stroked="f">
                    <v:fill opacity="32896f"/>
                    <v:textbox>
                      <w:txbxContent>
                        <w:p w14:paraId="24880731" w14:textId="5599D7D2" w:rsidR="009B0D46" w:rsidRDefault="009B0D46">
                          <w:pPr>
                            <w:jc w:val="center"/>
                            <w:rPr>
                              <w:rFonts w:ascii="Microsoft Sans Serif" w:hAnsi="Microsoft Sans Serif" w:cs="Microsoft Sans Serif"/>
                              <w:b/>
                              <w:color w:val="000000" w:themeColor="text1"/>
                              <w:sz w:val="22"/>
                            </w:rPr>
                          </w:pPr>
                          <w:del w:id="4820" w:author="Rajo" w:date="2018-05-23T20:16:00Z">
                            <w:r w:rsidDel="00910C56">
                              <w:rPr>
                                <w:rFonts w:ascii="Microsoft Sans Serif" w:hAnsi="Microsoft Sans Serif" w:cs="Microsoft Sans Serif"/>
                                <w:b/>
                                <w:color w:val="000000" w:themeColor="text1"/>
                                <w:sz w:val="22"/>
                              </w:rPr>
                              <w:delText>Servis provajder</w:delText>
                            </w:r>
                          </w:del>
                          <w:proofErr w:type="spellStart"/>
                          <w:ins w:id="4821" w:author="Rajo" w:date="2018-05-23T20:16:00Z">
                            <w:r>
                              <w:rPr>
                                <w:rFonts w:ascii="Microsoft Sans Serif" w:hAnsi="Microsoft Sans Serif" w:cs="Microsoft Sans Serif"/>
                                <w:b/>
                                <w:color w:val="000000" w:themeColor="text1"/>
                                <w:sz w:val="22"/>
                              </w:rPr>
                              <w:t>Davalac</w:t>
                            </w:r>
                            <w:proofErr w:type="spellEnd"/>
                            <w:r>
                              <w:rPr>
                                <w:rFonts w:ascii="Microsoft Sans Serif" w:hAnsi="Microsoft Sans Serif" w:cs="Microsoft Sans Serif"/>
                                <w:b/>
                                <w:color w:val="000000" w:themeColor="text1"/>
                                <w:sz w:val="22"/>
                              </w:rPr>
                              <w:t xml:space="preserve"> </w:t>
                            </w:r>
                            <w:proofErr w:type="spellStart"/>
                            <w:r>
                              <w:rPr>
                                <w:rFonts w:ascii="Microsoft Sans Serif" w:hAnsi="Microsoft Sans Serif" w:cs="Microsoft Sans Serif"/>
                                <w:b/>
                                <w:color w:val="000000" w:themeColor="text1"/>
                                <w:sz w:val="22"/>
                              </w:rPr>
                              <w:t>usluge</w:t>
                            </w:r>
                          </w:ins>
                          <w:proofErr w:type="spellEnd"/>
                          <w:r>
                            <w:rPr>
                              <w:rFonts w:ascii="Microsoft Sans Serif" w:hAnsi="Microsoft Sans Serif" w:cs="Microsoft Sans Serif"/>
                              <w:b/>
                              <w:color w:val="000000" w:themeColor="text1"/>
                              <w:sz w:val="22"/>
                            </w:rPr>
                            <w:t xml:space="preserve"> / SP</w:t>
                          </w:r>
                        </w:p>
                      </w:txbxContent>
                    </v:textbox>
                  </v:roundrect>
                  <v:roundrect id="Rectangle: Rounded Corners 291" o:spid="_x0000_s1464" style="position:absolute;left:23136;top:571;width:12954;height:48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" fillcolor="#9bbb59 [3206]" stroked="f">
                    <v:fill opacity="32896f"/>
                    <v:textbox>
                      <w:txbxContent>
                        <w:p w14:paraId="43D1073C" w14:textId="77777777" w:rsidR="009B0D46" w:rsidRDefault="009B0D46">
                          <w:pPr>
                            <w:pStyle w:val="NormalWeb"/>
                            <w:spacing w:before="0" w:beforeAutospacing="0" w:after="0" w:afterAutospacing="0" w:line="276" w:lineRule="auto"/>
                            <w:jc w:val="center"/>
                            <w:rPr>
                              <w:rFonts w:ascii="Microsoft Sans Serif" w:eastAsia="Calibri" w:hAnsi="Microsoft Sans Serif"/>
                              <w:b/>
                              <w:bCs/>
                              <w:color w:val="000000"/>
                              <w:sz w:val="22"/>
                              <w:szCs w:val="22"/>
                            </w:rPr>
                          </w:pPr>
                          <w:proofErr w:type="spellStart"/>
                          <w:r>
                            <w:rPr>
                              <w:rFonts w:ascii="Microsoft Sans Serif" w:eastAsia="Calibri" w:hAnsi="Microsoft Sans Serif"/>
                              <w:b/>
                              <w:bCs/>
                              <w:color w:val="000000"/>
                              <w:sz w:val="22"/>
                              <w:szCs w:val="22"/>
                            </w:rPr>
                            <w:t>Klijent</w:t>
                          </w:r>
                          <w:proofErr w:type="spellEnd"/>
                        </w:p>
                      </w:txbxContent>
                    </v:textbox>
                  </v:roundrect>
                  <v:roundrect id="Rectangle: Rounded Corners 303" o:spid="_x0000_s1465" style="position:absolute;left:43052;top:476;width:14764;height:48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" fillcolor="#f79646 [3209]" stroked="f">
                    <v:fill opacity="32896f"/>
                    <v:textbox>
                      <w:txbxContent>
                        <w:p w14:paraId="7BB7C854" w14:textId="0582DC0D" w:rsidR="009B0D46" w:rsidRDefault="009B0D46">
                          <w:pPr>
                            <w:pStyle w:val="NormalWeb"/>
                            <w:spacing w:before="0" w:beforeAutospacing="0" w:after="0" w:afterAutospacing="0" w:line="276" w:lineRule="auto"/>
                            <w:jc w:val="center"/>
                          </w:pPr>
                          <w:del w:id="4822" w:author="Rajo" w:date="2018-05-23T20:02:00Z">
                            <w:r w:rsidDel="00847196">
                              <w:rPr>
                                <w:rFonts w:ascii="Microsoft Sans Serif" w:eastAsia="Calibri" w:hAnsi="Microsoft Sans Serif"/>
                                <w:b/>
                                <w:bCs/>
                                <w:color w:val="000000"/>
                                <w:sz w:val="22"/>
                                <w:szCs w:val="22"/>
                              </w:rPr>
                              <w:delText>Provajder identiteta</w:delText>
                            </w:r>
                          </w:del>
                          <w:proofErr w:type="spellStart"/>
                          <w:ins w:id="4823" w:author="Rajo" w:date="2018-05-23T20:02:00Z">
                            <w:r>
                              <w:rPr>
                                <w:rFonts w:ascii="Microsoft Sans Serif" w:eastAsia="Calibri" w:hAnsi="Microsoft Sans Serif"/>
                                <w:b/>
                                <w:bCs/>
                                <w:color w:val="000000"/>
                                <w:sz w:val="22"/>
                                <w:szCs w:val="22"/>
                              </w:rPr>
                              <w:t>Davalac</w:t>
                            </w:r>
                            <w:proofErr w:type="spellEnd"/>
                            <w:r>
                              <w:rPr>
                                <w:rFonts w:ascii="Microsoft Sans Serif" w:eastAsia="Calibri" w:hAnsi="Microsoft Sans Serif"/>
                                <w:b/>
                                <w:bCs/>
                                <w:color w:val="000000"/>
                                <w:sz w:val="22"/>
                                <w:szCs w:val="22"/>
                              </w:rPr>
                              <w:t xml:space="preserve"> </w:t>
                            </w:r>
                            <w:proofErr w:type="spellStart"/>
                            <w:r>
                              <w:rPr>
                                <w:rFonts w:ascii="Microsoft Sans Serif" w:eastAsia="Calibri" w:hAnsi="Microsoft Sans Serif"/>
                                <w:b/>
                                <w:bCs/>
                                <w:color w:val="000000"/>
                                <w:sz w:val="22"/>
                                <w:szCs w:val="22"/>
                              </w:rPr>
                              <w:t>identiteta</w:t>
                            </w:r>
                          </w:ins>
                          <w:proofErr w:type="spellEnd"/>
                          <w:r>
                            <w:rPr>
                              <w:rFonts w:ascii="Microsoft Sans Serif" w:eastAsia="Calibri" w:hAnsi="Microsoft Sans Serif"/>
                              <w:b/>
                              <w:bCs/>
                              <w:color w:val="000000"/>
                              <w:sz w:val="22"/>
                              <w:szCs w:val="22"/>
                            </w:rPr>
                            <w:t xml:space="preserve"> / </w:t>
                          </w:r>
                          <w:proofErr w:type="spellStart"/>
                          <w:r>
                            <w:rPr>
                              <w:rFonts w:ascii="Microsoft Sans Serif" w:eastAsia="Calibri" w:hAnsi="Microsoft Sans Serif"/>
                              <w:b/>
                              <w:bCs/>
                              <w:color w:val="000000"/>
                              <w:sz w:val="22"/>
                              <w:szCs w:val="22"/>
                            </w:rPr>
                            <w:t>IdP</w:t>
                          </w:r>
                          <w:proofErr w:type="spellEnd"/>
                        </w:p>
                      </w:txbxContent>
                    </v:textbox>
                  </v:roundrect>
                  <v:line id="Straight Connector 304" o:spid="_x0000_s1466" style="position:absolute;visibility:visible;mso-wrap-style:square" from="9144,5429" to="9144,32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" strokecolor="#92cddc [1944]" strokeweight="4.5pt"/>
                  <v:line id="Straight Connector 305" o:spid="_x0000_s1467" style="position:absolute;visibility:visible;mso-wrap-style:square" from="29803,5429" to="29803,32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" strokecolor="#c2d69b [1942]" strokeweight="4.5pt"/>
                  <v:line id="Straight Connector 306" o:spid="_x0000_s1468" style="position:absolute;visibility:visible;mso-wrap-style:square" from="50663,5324" to="50663,32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" strokecolor="#fabf8f [1945]" strokeweight="4.5pt"/>
                  <v:line id="Straight Connector 307" o:spid="_x0000_s1469" style="position:absolute;flip:x;visibility:visible;mso-wrap-style:square" from="9429,9429" to="29708,9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" strokecolor="#00b050" strokeweight="3pt">
                    <v:stroke endarrow="block"/>
                  </v:line>
                  <v:oval id="Oval 308" o:spid="_x0000_s1470" style="position:absolute;left:28574;top:8191;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" fillcolor="#00b050" stroked="f" strokeweight="2pt">
                    <v:textbox inset="0,0,0,0">
                      <w:txbxContent>
                        <w:p w14:paraId="4B0A9AD0" w14:textId="77777777" w:rsidR="009B0D46" w:rsidRDefault="009B0D46">
                          <w:pPr>
                            <w:jc w:val="center"/>
                            <w:rPr>
                              <w:rFonts w:ascii="Microsoft Sans Serif" w:hAnsi="Microsoft Sans Serif" w:cs="Microsoft Sans Serif"/>
                              <w:b/>
                              <w:sz w:val="20"/>
                              <w:szCs w:val="20"/>
                            </w:rPr>
                          </w:pPr>
                          <w:r>
                            <w:rPr>
                              <w:rFonts w:ascii="Microsoft Sans Serif" w:hAnsi="Microsoft Sans Serif" w:cs="Microsoft Sans Serif"/>
                              <w:b/>
                              <w:sz w:val="20"/>
                              <w:szCs w:val="20"/>
                            </w:rPr>
                            <w:t>A</w:t>
                          </w:r>
                        </w:p>
                      </w:txbxContent>
                    </v:textbox>
                  </v:oval>
                  <v:oval id="Oval 309" o:spid="_x0000_s1471" style="position:absolute;left:7896;top:29136;width:2756;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" fillcolor="#00b050" stroked="f" strokeweight="2pt">
                    <v:textbox style="mso-fit-shape-to-text:t" inset="0,0,0,0">
                      <w:txbxContent>
                        <w:p w14:paraId="283BD7D3"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20"/>
                              <w:szCs w:val="20"/>
                            </w:rPr>
                            <w:t>E</w:t>
                          </w:r>
                        </w:p>
                      </w:txbxContent>
                    </v:textbox>
                  </v:oval>
                  <v:line id="Straight Connector 310" o:spid="_x0000_s1472" style="position:absolute;visibility:visible;mso-wrap-style:square" from="10651,30565" to="29432,30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" strokecolor="#00b050" strokeweight="3pt">
                    <v:stroke endarrow="block"/>
                  </v:line>
                  <v:line id="Straight Connector 313" o:spid="_x0000_s1473" style="position:absolute;flip:x;visibility:visible;mso-wrap-style:square" from="30089,18373" to="50364,18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" strokecolor="#00b050" strokeweight="3pt"/>
                  <v:oval id="Oval 314" o:spid="_x0000_s1474" style="position:absolute;left:49425;top:16944;width:2756;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" fillcolor="#00b050" stroked="f" strokeweight="2pt">
                    <v:textbox style="mso-fit-shape-to-text:t" inset="0,0,0,0">
                      <w:txbxContent>
                        <w:p w14:paraId="3E9DBF2D"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20"/>
                              <w:szCs w:val="20"/>
                            </w:rPr>
                            <w:t>C</w:t>
                          </w:r>
                        </w:p>
                      </w:txbxContent>
                    </v:textbox>
                  </v:oval>
                  <v:line id="Straight Connector 315" o:spid="_x0000_s1475" style="position:absolute;flip:y;visibility:visible;mso-wrap-style:square" from="29708,17979" to="29781,2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" strokecolor="#00b050" strokeweight="3pt">
                    <v:stroke dashstyle="1 1"/>
                  </v:line>
                  <v:line id="Straight Connector 316" o:spid="_x0000_s1476" style="position:absolute;flip:x;visibility:visible;mso-wrap-style:square" from="30089,21408" to="50364,21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" strokecolor="#00b050" strokeweight="3pt">
                    <v:stroke dashstyle="1 1" startarrow="block"/>
                  </v:line>
                  <v:line id="Straight Connector 317" o:spid="_x0000_s1477" style="position:absolute;flip:x y;visibility:visible;mso-wrap-style:square" from="9505,25898" to="49234,26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" strokecolor="#00b050" strokeweight="3pt">
                    <v:stroke endarrow="block"/>
                  </v:line>
                  <v:oval id="Oval 318" o:spid="_x0000_s1478" style="position:absolute;left:49234;top:24660;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" fillcolor="#00b050" stroked="f" strokeweight="2pt">
                    <v:textbox style="mso-fit-shape-to-text:t" inset="0,0,0,0">
                      <w:txbxContent>
                        <w:p w14:paraId="77BA9379"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20"/>
                              <w:szCs w:val="20"/>
                            </w:rPr>
                            <w:t>D</w:t>
                          </w:r>
                        </w:p>
                      </w:txbxContent>
                    </v:textbox>
                  </v:oval>
                  <v:oval id="Oval 319" o:spid="_x0000_s1479" style="position:absolute;left:7705;top:12658;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" fillcolor="#00b050" stroked="f" strokeweight="2pt">
                    <v:textbox style="mso-fit-shape-to-text:t" inset="0,0,0,0">
                      <w:txbxContent>
                        <w:p w14:paraId="7FBDCF4C"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20"/>
                              <w:szCs w:val="20"/>
                            </w:rPr>
                            <w:t>B</w:t>
                          </w:r>
                        </w:p>
                      </w:txbxContent>
                    </v:textbox>
                  </v:oval>
                  <v:line id="Straight Connector 320" o:spid="_x0000_s1480" style="position:absolute;visibility:visible;mso-wrap-style:square" from="10353,13979" to="50482,13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" strokecolor="#00b050" strokeweight="3pt">
                    <v:stroke endarrow="block"/>
                  </v:line>
                  <v:shape id="Text Box 105" o:spid="_x0000_s1481" type="#_x0000_t202" style="position:absolute;left:9715;top:6667;width:19717;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" filled="f" stroked="f" strokeweight=".5pt">
                    <v:textbox inset=",,,0">
                      <w:txbxContent>
                        <w:p w14:paraId="6DB1BC9E" w14:textId="77777777" w:rsidR="009B0D46" w:rsidRDefault="009B0D46">
                          <w:pPr>
                            <w:jc w:val="center"/>
                            <w:rPr>
                              <w:rFonts w:ascii="Microsoft Sans Serif" w:hAnsi="Microsoft Sans Serif" w:cs="Microsoft Sans Serif"/>
                              <w:b/>
                              <w:sz w:val="20"/>
                              <w:szCs w:val="20"/>
                            </w:rPr>
                          </w:pPr>
                          <w:proofErr w:type="spellStart"/>
                          <w:r>
                            <w:rPr>
                              <w:rFonts w:ascii="Microsoft Sans Serif" w:hAnsi="Microsoft Sans Serif" w:cs="Microsoft Sans Serif"/>
                              <w:b/>
                              <w:sz w:val="20"/>
                              <w:szCs w:val="20"/>
                            </w:rPr>
                            <w:t>Korisnik</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posjećuje</w:t>
                          </w:r>
                          <w:proofErr w:type="spellEnd"/>
                          <w:r>
                            <w:rPr>
                              <w:rFonts w:ascii="Microsoft Sans Serif" w:hAnsi="Microsoft Sans Serif" w:cs="Microsoft Sans Serif"/>
                              <w:b/>
                              <w:sz w:val="20"/>
                              <w:szCs w:val="20"/>
                            </w:rPr>
                            <w:t xml:space="preserve"> URL</w:t>
                          </w:r>
                        </w:p>
                      </w:txbxContent>
                    </v:textbox>
                  </v:shape>
                  <v:shape id="Text Box 105" o:spid="_x0000_s1482" type="#_x0000_t202" style="position:absolute;left:190;top:8477;width:8477;height:6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" filled="f" stroked="f" strokeweight=".5pt">
                    <v:textbox inset="0,,0">
                      <w:txbxContent>
                        <w:p w14:paraId="0540FD7D" w14:textId="77777777" w:rsidR="009B0D46" w:rsidRDefault="009B0D46">
                          <w:pPr>
                            <w:pStyle w:val="NormalWeb"/>
                            <w:spacing w:before="0" w:beforeAutospacing="0" w:after="0" w:afterAutospacing="0" w:line="276" w:lineRule="auto"/>
                            <w:jc w:val="center"/>
                            <w:rPr>
                              <w:rFonts w:ascii="Microsoft Sans Serif" w:eastAsia="Calibri" w:hAnsi="Microsoft Sans Serif"/>
                              <w:b/>
                              <w:bCs/>
                              <w:sz w:val="20"/>
                              <w:szCs w:val="20"/>
                            </w:rPr>
                          </w:pPr>
                          <w:proofErr w:type="spellStart"/>
                          <w:r>
                            <w:rPr>
                              <w:rFonts w:ascii="Microsoft Sans Serif" w:eastAsia="Calibri" w:hAnsi="Microsoft Sans Serif"/>
                              <w:b/>
                              <w:bCs/>
                              <w:sz w:val="20"/>
                              <w:szCs w:val="20"/>
                            </w:rPr>
                            <w:t>Generiše</w:t>
                          </w:r>
                          <w:proofErr w:type="spellEnd"/>
                          <w:r>
                            <w:rPr>
                              <w:rFonts w:ascii="Microsoft Sans Serif" w:eastAsia="Calibri" w:hAnsi="Microsoft Sans Serif"/>
                              <w:b/>
                              <w:bCs/>
                              <w:sz w:val="20"/>
                              <w:szCs w:val="20"/>
                            </w:rPr>
                            <w:t xml:space="preserve"> </w:t>
                          </w:r>
                        </w:p>
                        <w:p w14:paraId="294948D4"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20"/>
                              <w:szCs w:val="20"/>
                            </w:rPr>
                            <w:t xml:space="preserve">autorizacioni </w:t>
                          </w:r>
                          <w:proofErr w:type="spellStart"/>
                          <w:r>
                            <w:rPr>
                              <w:rFonts w:ascii="Microsoft Sans Serif" w:eastAsia="Calibri" w:hAnsi="Microsoft Sans Serif"/>
                              <w:b/>
                              <w:bCs/>
                              <w:sz w:val="20"/>
                              <w:szCs w:val="20"/>
                            </w:rPr>
                            <w:t>zahtjev</w:t>
                          </w:r>
                          <w:proofErr w:type="spellEnd"/>
                        </w:p>
                      </w:txbxContent>
                    </v:textbox>
                  </v:shape>
                  <v:shape id="Text Box 105" o:spid="_x0000_s1483" type="#_x0000_t202" style="position:absolute;left:10829;top:11625;width:18002;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" filled="f" stroked="f" strokeweight=".5pt">
                    <v:textbox inset=",,,0">
                      <w:txbxContent>
                        <w:p w14:paraId="52610115"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20"/>
                              <w:szCs w:val="20"/>
                            </w:rPr>
                            <w:t xml:space="preserve">HTTP POST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IdP</w:t>
                          </w:r>
                          <w:proofErr w:type="spellEnd"/>
                          <w:r>
                            <w:rPr>
                              <w:rFonts w:ascii="Microsoft Sans Serif" w:eastAsia="Calibri" w:hAnsi="Microsoft Sans Serif"/>
                              <w:b/>
                              <w:bCs/>
                              <w:sz w:val="20"/>
                              <w:szCs w:val="20"/>
                            </w:rPr>
                            <w:t xml:space="preserve"> </w:t>
                          </w:r>
                        </w:p>
                      </w:txbxContent>
                    </v:textbox>
                  </v:shape>
                  <v:shape id="Text Box 105" o:spid="_x0000_s1484" type="#_x0000_t202" style="position:absolute;left:50663;top:10885;width:8467;height:6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" filled="f" stroked="f" strokeweight=".5pt">
                    <v:textbox inset="0,,0">
                      <w:txbxContent>
                        <w:p w14:paraId="59284ADA"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20"/>
                              <w:szCs w:val="20"/>
                            </w:rPr>
                            <w:t xml:space="preserve">Autorizacioni </w:t>
                          </w:r>
                          <w:proofErr w:type="spellStart"/>
                          <w:r>
                            <w:rPr>
                              <w:rFonts w:ascii="Microsoft Sans Serif" w:eastAsia="Calibri" w:hAnsi="Microsoft Sans Serif"/>
                              <w:b/>
                              <w:bCs/>
                              <w:sz w:val="20"/>
                              <w:szCs w:val="20"/>
                            </w:rPr>
                            <w:t>zahtjev</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usvojen</w:t>
                          </w:r>
                          <w:proofErr w:type="spellEnd"/>
                        </w:p>
                      </w:txbxContent>
                    </v:textbox>
                  </v:shape>
                  <v:shape id="Text Box 105" o:spid="_x0000_s1485" type="#_x0000_t202" style="position:absolute;left:30760;top:13979;width:18002;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" filled="f" stroked="f" strokeweight=".5pt">
                    <v:textbox inset=",7.2pt,,0">
                      <w:txbxContent>
                        <w:p w14:paraId="350EEE1C" w14:textId="77777777" w:rsidR="009B0D46" w:rsidRDefault="009B0D46">
                          <w:pPr>
                            <w:pStyle w:val="NormalWeb"/>
                            <w:spacing w:before="0" w:beforeAutospacing="0" w:after="0" w:afterAutospacing="0"/>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poslan</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stranicu</w:t>
                          </w:r>
                          <w:proofErr w:type="spellEnd"/>
                          <w:r>
                            <w:rPr>
                              <w:rFonts w:ascii="Microsoft Sans Serif" w:eastAsia="Calibri" w:hAnsi="Microsoft Sans Serif"/>
                              <w:b/>
                              <w:bCs/>
                              <w:sz w:val="20"/>
                              <w:szCs w:val="20"/>
                            </w:rPr>
                            <w:t xml:space="preserve"> za </w:t>
                          </w:r>
                          <w:proofErr w:type="spellStart"/>
                          <w:r>
                            <w:rPr>
                              <w:rFonts w:ascii="Microsoft Sans Serif" w:eastAsia="Calibri" w:hAnsi="Microsoft Sans Serif"/>
                              <w:b/>
                              <w:bCs/>
                              <w:sz w:val="20"/>
                              <w:szCs w:val="20"/>
                            </w:rPr>
                            <w:t>prijavu</w:t>
                          </w:r>
                          <w:proofErr w:type="spellEnd"/>
                          <w:r>
                            <w:rPr>
                              <w:rFonts w:ascii="Microsoft Sans Serif" w:eastAsia="Calibri" w:hAnsi="Microsoft Sans Serif"/>
                              <w:b/>
                              <w:bCs/>
                              <w:sz w:val="20"/>
                              <w:szCs w:val="20"/>
                            </w:rPr>
                            <w:t xml:space="preserve"> u </w:t>
                          </w:r>
                          <w:proofErr w:type="spellStart"/>
                          <w:r>
                            <w:rPr>
                              <w:rFonts w:ascii="Microsoft Sans Serif" w:eastAsia="Calibri" w:hAnsi="Microsoft Sans Serif"/>
                              <w:b/>
                              <w:bCs/>
                              <w:sz w:val="20"/>
                              <w:szCs w:val="20"/>
                            </w:rPr>
                            <w:t>okviru</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IdP</w:t>
                          </w:r>
                          <w:proofErr w:type="spellEnd"/>
                          <w:r>
                            <w:rPr>
                              <w:rFonts w:ascii="Microsoft Sans Serif" w:eastAsia="Calibri" w:hAnsi="Microsoft Sans Serif"/>
                              <w:b/>
                              <w:bCs/>
                              <w:sz w:val="20"/>
                              <w:szCs w:val="20"/>
                            </w:rPr>
                            <w:t>-a</w:t>
                          </w:r>
                        </w:p>
                      </w:txbxContent>
                    </v:textbox>
                  </v:shape>
                  <v:shape id="Text Box 105" o:spid="_x0000_s1486" type="#_x0000_t202" style="position:absolute;left:31331;top:18945;width:18003;height:2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" filled="f" stroked="f" strokeweight=".5pt">
                    <v:textbox inset=",,,0">
                      <w:txbxContent>
                        <w:p w14:paraId="37EB84F8" w14:textId="77777777" w:rsidR="009B0D46" w:rsidRDefault="009B0D46">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se </w:t>
                          </w:r>
                          <w:proofErr w:type="spellStart"/>
                          <w:r>
                            <w:rPr>
                              <w:rFonts w:ascii="Microsoft Sans Serif" w:eastAsia="Calibri" w:hAnsi="Microsoft Sans Serif"/>
                              <w:b/>
                              <w:bCs/>
                              <w:sz w:val="20"/>
                              <w:szCs w:val="20"/>
                            </w:rPr>
                            <w:t>prijavljuje</w:t>
                          </w:r>
                          <w:proofErr w:type="spellEnd"/>
                        </w:p>
                      </w:txbxContent>
                    </v:textbox>
                  </v:shape>
                  <v:shape id="Text Box 105" o:spid="_x0000_s1487" type="#_x0000_t202" style="position:absolute;left:51530;top:23040;width:7600;height:6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" filled="f" stroked="f" strokeweight=".5pt">
                    <v:textbox inset="0,,0">
                      <w:txbxContent>
                        <w:p w14:paraId="2E0113ED"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20"/>
                              <w:szCs w:val="20"/>
                            </w:rPr>
                            <w:t xml:space="preserve">SAML token </w:t>
                          </w:r>
                          <w:proofErr w:type="spellStart"/>
                          <w:r>
                            <w:rPr>
                              <w:rFonts w:ascii="Microsoft Sans Serif" w:eastAsia="Calibri" w:hAnsi="Microsoft Sans Serif"/>
                              <w:b/>
                              <w:bCs/>
                              <w:sz w:val="20"/>
                              <w:szCs w:val="20"/>
                            </w:rPr>
                            <w:t>generisan</w:t>
                          </w:r>
                          <w:proofErr w:type="spellEnd"/>
                        </w:p>
                      </w:txbxContent>
                    </v:textbox>
                  </v:shape>
                  <v:shape id="Text Box 105" o:spid="_x0000_s1488" type="#_x0000_t202" style="position:absolute;left:9715;top:23326;width:1971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" filled="f" stroked="f" strokeweight=".5pt">
                    <v:textbox inset=",,,0">
                      <w:txbxContent>
                        <w:p w14:paraId="40A8FA46" w14:textId="77777777" w:rsidR="009B0D46" w:rsidRDefault="009B0D46">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Preusmjeravanje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SP</w:t>
                          </w:r>
                        </w:p>
                      </w:txbxContent>
                    </v:textbox>
                  </v:shape>
                  <v:shape id="Text Box 105" o:spid="_x0000_s1489" type="#_x0000_t202" style="position:absolute;left:9715;top:28003;width:20374;height:2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" filled="f" stroked="f" strokeweight=".5pt">
                    <v:textbox inset=",,,0">
                      <w:txbxContent>
                        <w:p w14:paraId="73D41815" w14:textId="77777777" w:rsidR="009B0D46" w:rsidRDefault="009B0D46">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prijavljen</w:t>
                          </w:r>
                          <w:proofErr w:type="spellEnd"/>
                          <w:r>
                            <w:rPr>
                              <w:rFonts w:ascii="Microsoft Sans Serif" w:eastAsia="Calibri" w:hAnsi="Microsoft Sans Serif"/>
                              <w:b/>
                              <w:bCs/>
                              <w:sz w:val="20"/>
                              <w:szCs w:val="20"/>
                            </w:rPr>
                            <w:t xml:space="preserve"> u </w:t>
                          </w:r>
                          <w:proofErr w:type="spellStart"/>
                          <w:r>
                            <w:rPr>
                              <w:rFonts w:ascii="Microsoft Sans Serif" w:eastAsia="Calibri" w:hAnsi="Microsoft Sans Serif"/>
                              <w:b/>
                              <w:bCs/>
                              <w:sz w:val="20"/>
                              <w:szCs w:val="20"/>
                            </w:rPr>
                            <w:t>okviru</w:t>
                          </w:r>
                          <w:proofErr w:type="spellEnd"/>
                          <w:r>
                            <w:rPr>
                              <w:rFonts w:ascii="Microsoft Sans Serif" w:eastAsia="Calibri" w:hAnsi="Microsoft Sans Serif"/>
                              <w:b/>
                              <w:bCs/>
                              <w:sz w:val="20"/>
                              <w:szCs w:val="20"/>
                            </w:rPr>
                            <w:t xml:space="preserve"> SP-a</w:t>
                          </w:r>
                        </w:p>
                      </w:txbxContent>
                    </v:textbox>
                  </v:shape>
                  <w10:anchorlock/>
                </v:group>
              </w:pict>
            </mc:Fallback>
          </mc:AlternateContent>
        </w:r>
      </w:del>
    </w:p>
    <w:p w14:paraId="2D4727E0" w14:textId="3392A7C5" w:rsidR="00E94ADE" w:rsidDel="00CB2B3B" w:rsidRDefault="00CC5052">
      <w:pPr>
        <w:pStyle w:val="Heading1"/>
        <w:numPr>
          <w:ilvl w:val="0"/>
          <w:numId w:val="0"/>
        </w:numPr>
        <w:rPr>
          <w:del w:id="4824" w:author="Rajo" w:date="2018-05-31T16:26:00Z"/>
          <w:lang w:val="bs-Latn-BA"/>
        </w:rPr>
        <w:pPrChange w:id="4825" w:author="Rajo" w:date="2018-05-31T17:19:00Z">
          <w:pPr>
            <w:pStyle w:val="Caption"/>
            <w:jc w:val="center"/>
          </w:pPr>
        </w:pPrChange>
      </w:pPr>
      <w:del w:id="4826" w:author="Rajo" w:date="2018-05-31T16:26:00Z">
        <w:r w:rsidDel="00CB2B3B">
          <w:rPr>
            <w:lang w:val="bs-Latn-BA"/>
          </w:rPr>
          <w:delText xml:space="preserve">Slika  </w:delText>
        </w:r>
      </w:del>
      <w:del w:id="4827" w:author="Rajo" w:date="2018-05-26T20:59:00Z">
        <w:r w:rsidDel="00F674A3">
          <w:rPr>
            <w:lang w:val="bs-Latn-BA"/>
          </w:rPr>
          <w:fldChar w:fldCharType="begin"/>
        </w:r>
        <w:r w:rsidDel="00F674A3">
          <w:rPr>
            <w:lang w:val="bs-Latn-BA"/>
          </w:rPr>
          <w:delInstrText xml:space="preserve"> STYLEREF 1 \s </w:delInstrText>
        </w:r>
        <w:r w:rsidDel="00F674A3">
          <w:rPr>
            <w:lang w:val="bs-Latn-BA"/>
          </w:rPr>
          <w:fldChar w:fldCharType="separate"/>
        </w:r>
        <w:r w:rsidDel="00F674A3">
          <w:rPr>
            <w:lang w:val="bs-Latn-BA"/>
          </w:rPr>
          <w:delText>9</w:delText>
        </w:r>
        <w:r w:rsidDel="00F674A3">
          <w:rPr>
            <w:lang w:val="bs-Latn-BA"/>
          </w:rPr>
          <w:fldChar w:fldCharType="end"/>
        </w:r>
        <w:r w:rsidDel="00F674A3">
          <w:rPr>
            <w:lang w:val="bs-Latn-BA"/>
          </w:rPr>
          <w:delText>.</w:delText>
        </w:r>
        <w:r w:rsidDel="00F674A3">
          <w:rPr>
            <w:lang w:val="bs-Latn-BA"/>
          </w:rPr>
          <w:fldChar w:fldCharType="begin"/>
        </w:r>
        <w:r w:rsidDel="00F674A3">
          <w:rPr>
            <w:lang w:val="bs-Latn-BA"/>
          </w:rPr>
          <w:delInstrText xml:space="preserve"> SEQ Slika \* ARABIC \s 1 </w:delInstrText>
        </w:r>
        <w:r w:rsidDel="00F674A3">
          <w:rPr>
            <w:lang w:val="bs-Latn-BA"/>
          </w:rPr>
          <w:fldChar w:fldCharType="separate"/>
        </w:r>
        <w:r w:rsidDel="00F674A3">
          <w:rPr>
            <w:lang w:val="bs-Latn-BA"/>
          </w:rPr>
          <w:delText>1</w:delText>
        </w:r>
        <w:r w:rsidDel="00F674A3">
          <w:rPr>
            <w:lang w:val="bs-Latn-BA"/>
          </w:rPr>
          <w:fldChar w:fldCharType="end"/>
        </w:r>
      </w:del>
      <w:del w:id="4828" w:author="Rajo" w:date="2018-05-31T16:26:00Z">
        <w:r w:rsidDel="00CB2B3B">
          <w:rPr>
            <w:lang w:val="bs-Latn-BA"/>
          </w:rPr>
          <w:delText xml:space="preserve"> - Najčešći scenario upotrebe SAML-a</w:delText>
        </w:r>
      </w:del>
    </w:p>
    <w:p w14:paraId="1DD17566" w14:textId="1C3B0C0E" w:rsidR="00E94ADE" w:rsidDel="00CB2B3B" w:rsidRDefault="00E94ADE">
      <w:pPr>
        <w:pStyle w:val="Heading1"/>
        <w:numPr>
          <w:ilvl w:val="0"/>
          <w:numId w:val="0"/>
        </w:numPr>
        <w:rPr>
          <w:del w:id="4829" w:author="Rajo" w:date="2018-05-31T16:26:00Z"/>
          <w:lang w:val="bs-Latn-BA"/>
        </w:rPr>
        <w:pPrChange w:id="4830" w:author="Rajo" w:date="2018-05-31T17:19:00Z">
          <w:pPr>
            <w:spacing w:line="240" w:lineRule="auto"/>
            <w:jc w:val="both"/>
          </w:pPr>
        </w:pPrChange>
      </w:pPr>
    </w:p>
    <w:p w14:paraId="0791864D" w14:textId="204A469C" w:rsidR="00E94ADE" w:rsidDel="005779A4" w:rsidRDefault="00CC5052">
      <w:pPr>
        <w:pStyle w:val="Heading1"/>
        <w:numPr>
          <w:ilvl w:val="0"/>
          <w:numId w:val="0"/>
        </w:numPr>
        <w:rPr>
          <w:del w:id="4831" w:author="Rajo" w:date="2018-05-31T14:42:00Z"/>
          <w:lang w:val="bs-Latn-BA"/>
        </w:rPr>
        <w:pPrChange w:id="4832" w:author="Rajo" w:date="2018-05-31T17:19:00Z">
          <w:pPr>
            <w:spacing w:line="240" w:lineRule="auto"/>
            <w:ind w:firstLine="360"/>
            <w:jc w:val="both"/>
          </w:pPr>
        </w:pPrChange>
      </w:pPr>
      <w:del w:id="4833" w:author="Rajo" w:date="2018-05-31T16:26:00Z">
        <w:r w:rsidDel="00CB2B3B">
          <w:rPr>
            <w:lang w:val="bs-Latn-BA"/>
          </w:rPr>
          <w:delText>Primjer jednog slučaja upotrebe, koji opisuje gornji dijagram:</w:delText>
        </w:r>
      </w:del>
    </w:p>
    <w:p w14:paraId="74D9ECF2" w14:textId="5C839A20" w:rsidR="00E94ADE" w:rsidDel="00CB2B3B" w:rsidRDefault="00E94ADE">
      <w:pPr>
        <w:pStyle w:val="Heading1"/>
        <w:numPr>
          <w:ilvl w:val="0"/>
          <w:numId w:val="0"/>
        </w:numPr>
        <w:rPr>
          <w:del w:id="4834" w:author="Rajo" w:date="2018-05-31T16:26:00Z"/>
          <w:lang w:val="bs-Latn-BA"/>
        </w:rPr>
        <w:pPrChange w:id="4835" w:author="Rajo" w:date="2018-05-31T17:19:00Z">
          <w:pPr>
            <w:spacing w:line="240" w:lineRule="auto"/>
            <w:jc w:val="both"/>
          </w:pPr>
        </w:pPrChange>
      </w:pPr>
    </w:p>
    <w:p w14:paraId="6763E9DC" w14:textId="4E17CF62" w:rsidR="00E94ADE" w:rsidDel="00CB2B3B" w:rsidRDefault="00CC5052">
      <w:pPr>
        <w:pStyle w:val="Heading1"/>
        <w:numPr>
          <w:ilvl w:val="0"/>
          <w:numId w:val="0"/>
        </w:numPr>
        <w:rPr>
          <w:del w:id="4836" w:author="Rajo" w:date="2018-05-31T16:26:00Z"/>
          <w:lang w:val="bs-Latn-BA"/>
        </w:rPr>
        <w:pPrChange w:id="4837" w:author="Rajo" w:date="2018-05-31T17:19:00Z">
          <w:pPr>
            <w:pStyle w:val="ListParagraph1"/>
            <w:numPr>
              <w:numId w:val="33"/>
            </w:numPr>
            <w:spacing w:line="240" w:lineRule="auto"/>
            <w:ind w:hanging="360"/>
            <w:jc w:val="both"/>
          </w:pPr>
        </w:pPrChange>
      </w:pPr>
      <w:del w:id="4838" w:author="Rajo" w:date="2018-05-31T16:26:00Z">
        <w:r w:rsidDel="00CB2B3B">
          <w:rPr>
            <w:lang w:val="bs-Latn-BA"/>
          </w:rPr>
          <w:delText xml:space="preserve">A – korisnik otvara </w:delText>
        </w:r>
        <w:r w:rsidDel="00CB2B3B">
          <w:rPr>
            <w:i/>
            <w:lang w:val="bs-Latn-BA"/>
          </w:rPr>
          <w:delText>web</w:delText>
        </w:r>
        <w:r w:rsidDel="00CB2B3B">
          <w:rPr>
            <w:lang w:val="bs-Latn-BA"/>
          </w:rPr>
          <w:delText xml:space="preserve"> preglednik i posjećuje </w:delText>
        </w:r>
      </w:del>
      <w:del w:id="4839" w:author="Rajo" w:date="2018-05-23T20:03:00Z">
        <w:r w:rsidDel="00847196">
          <w:rPr>
            <w:lang w:val="bs-Latn-BA"/>
          </w:rPr>
          <w:delText>servis provajdera</w:delText>
        </w:r>
      </w:del>
      <w:del w:id="4840" w:author="Rajo" w:date="2018-05-31T16:26:00Z">
        <w:r w:rsidDel="00CB2B3B">
          <w:rPr>
            <w:lang w:val="bs-Latn-BA"/>
          </w:rPr>
          <w:delText xml:space="preserve"> (SP) na kome se nalaze njegovi dokumenti, međutim SP ne može sam vršiti autentikaciju korisnika.</w:delText>
        </w:r>
      </w:del>
    </w:p>
    <w:p w14:paraId="7F0F9720" w14:textId="3F3C932F" w:rsidR="00E94ADE" w:rsidDel="00CB2B3B" w:rsidRDefault="00CC5052">
      <w:pPr>
        <w:pStyle w:val="Heading1"/>
        <w:numPr>
          <w:ilvl w:val="0"/>
          <w:numId w:val="0"/>
        </w:numPr>
        <w:rPr>
          <w:del w:id="4841" w:author="Rajo" w:date="2018-05-31T16:26:00Z"/>
          <w:lang w:val="bs-Latn-BA"/>
        </w:rPr>
        <w:pPrChange w:id="4842" w:author="Rajo" w:date="2018-05-31T17:19:00Z">
          <w:pPr>
            <w:pStyle w:val="ListParagraph1"/>
            <w:numPr>
              <w:numId w:val="33"/>
            </w:numPr>
            <w:spacing w:line="240" w:lineRule="auto"/>
            <w:ind w:hanging="360"/>
            <w:jc w:val="both"/>
          </w:pPr>
        </w:pPrChange>
      </w:pPr>
      <w:del w:id="4843" w:author="Rajo" w:date="2018-05-31T16:26:00Z">
        <w:r w:rsidDel="00CB2B3B">
          <w:rPr>
            <w:lang w:val="bs-Latn-BA"/>
          </w:rPr>
          <w:delText xml:space="preserve">B – kako bi autentikovao korisnika, SP pravi SAML autentikacioni zahtjev (SAML AuthnRequest), potpisuje ga, eventualno šifruje, a zatim kodira (šifrovati znači sakriti sadržaj, dok kodirati znači obezbijediti njegovu upotrebljivost s ciljem izbjegavanja gubitka informacija ili grešaka u prenosu). Nakon toga, preusmjerava </w:delText>
        </w:r>
        <w:r w:rsidDel="00CB2B3B">
          <w:rPr>
            <w:i/>
            <w:lang w:val="bs-Latn-BA"/>
          </w:rPr>
          <w:delText>web</w:delText>
        </w:r>
        <w:r w:rsidDel="00CB2B3B">
          <w:rPr>
            <w:lang w:val="bs-Latn-BA"/>
          </w:rPr>
          <w:delText xml:space="preserve"> preglednik korisnika zajedno sa SAML zahtjevom na </w:delText>
        </w:r>
      </w:del>
      <w:del w:id="4844" w:author="Rajo" w:date="2018-05-23T20:02:00Z">
        <w:r w:rsidDel="00847196">
          <w:rPr>
            <w:lang w:val="bs-Latn-BA"/>
          </w:rPr>
          <w:delText>provajder identiteta</w:delText>
        </w:r>
      </w:del>
      <w:del w:id="4845" w:author="Rajo" w:date="2018-05-31T16:26:00Z">
        <w:r w:rsidDel="00CB2B3B">
          <w:rPr>
            <w:lang w:val="bs-Latn-BA"/>
          </w:rPr>
          <w:delText xml:space="preserve"> (IdP), s ciljem autentikacije korisnika. IdP prima zahtjev, dekodira ga, ukoliko je potrebno dešifruje, te provjerava potpis.</w:delText>
        </w:r>
      </w:del>
    </w:p>
    <w:p w14:paraId="1425B0A5" w14:textId="70C2A867" w:rsidR="00E94ADE" w:rsidDel="00CB2B3B" w:rsidRDefault="00CC5052">
      <w:pPr>
        <w:pStyle w:val="Heading1"/>
        <w:numPr>
          <w:ilvl w:val="0"/>
          <w:numId w:val="0"/>
        </w:numPr>
        <w:rPr>
          <w:del w:id="4846" w:author="Rajo" w:date="2018-05-31T16:26:00Z"/>
          <w:lang w:val="bs-Latn-BA"/>
        </w:rPr>
        <w:pPrChange w:id="4847" w:author="Rajo" w:date="2018-05-31T17:19:00Z">
          <w:pPr>
            <w:pStyle w:val="ListParagraph1"/>
            <w:numPr>
              <w:numId w:val="33"/>
            </w:numPr>
            <w:spacing w:line="240" w:lineRule="auto"/>
            <w:ind w:hanging="360"/>
            <w:jc w:val="both"/>
          </w:pPr>
        </w:pPrChange>
      </w:pPr>
      <w:del w:id="4848" w:author="Rajo" w:date="2018-05-31T16:26:00Z">
        <w:r w:rsidDel="00CB2B3B">
          <w:rPr>
            <w:lang w:val="bs-Latn-BA"/>
          </w:rPr>
          <w:delText>C – Ukoliko je autentikacioni zahtjev ispravan, IdP će korisniku prikazati stranicu za prijavu na kojoj može unijeti svoje korisničko ime i lozinku.</w:delText>
        </w:r>
      </w:del>
    </w:p>
    <w:p w14:paraId="04F673E6" w14:textId="33054429" w:rsidR="00E94ADE" w:rsidDel="00CB2B3B" w:rsidRDefault="00CC5052">
      <w:pPr>
        <w:pStyle w:val="Heading1"/>
        <w:numPr>
          <w:ilvl w:val="0"/>
          <w:numId w:val="0"/>
        </w:numPr>
        <w:rPr>
          <w:del w:id="4849" w:author="Rajo" w:date="2018-05-31T16:26:00Z"/>
          <w:lang w:val="bs-Latn-BA"/>
        </w:rPr>
        <w:pPrChange w:id="4850" w:author="Rajo" w:date="2018-05-31T17:19:00Z">
          <w:pPr>
            <w:pStyle w:val="ListParagraph1"/>
            <w:numPr>
              <w:numId w:val="33"/>
            </w:numPr>
            <w:spacing w:line="240" w:lineRule="auto"/>
            <w:ind w:hanging="360"/>
            <w:jc w:val="both"/>
          </w:pPr>
        </w:pPrChange>
      </w:pPr>
      <w:del w:id="4851" w:author="Rajo" w:date="2018-05-31T16:26:00Z">
        <w:r w:rsidDel="00CB2B3B">
          <w:rPr>
            <w:lang w:val="bs-Latn-BA"/>
          </w:rPr>
          <w:delText>D – Nakon što se korisnik uspješno prijavio, IdP generiše SAML token koji sadrži informacije o identitetu korisnika (kao što su korisničko ime, email adresa itd.) i zajedno sa tokenom preusmjerava korisnika nazad na SP.</w:delText>
        </w:r>
      </w:del>
    </w:p>
    <w:p w14:paraId="7DC8FCBE" w14:textId="6F115F60" w:rsidR="00E94ADE" w:rsidDel="005779A4" w:rsidRDefault="00CC5052">
      <w:pPr>
        <w:pStyle w:val="Heading1"/>
        <w:numPr>
          <w:ilvl w:val="0"/>
          <w:numId w:val="0"/>
        </w:numPr>
        <w:rPr>
          <w:del w:id="4852" w:author="Rajo" w:date="2018-05-31T14:42:00Z"/>
          <w:lang w:val="bs-Latn-BA"/>
        </w:rPr>
        <w:pPrChange w:id="4853" w:author="Rajo" w:date="2018-05-31T17:19:00Z">
          <w:pPr>
            <w:pStyle w:val="ListParagraph1"/>
            <w:numPr>
              <w:numId w:val="33"/>
            </w:numPr>
            <w:spacing w:line="240" w:lineRule="auto"/>
            <w:ind w:hanging="360"/>
            <w:jc w:val="both"/>
          </w:pPr>
        </w:pPrChange>
      </w:pPr>
      <w:del w:id="4854" w:author="Rajo" w:date="2018-05-31T16:26:00Z">
        <w:r w:rsidDel="00CB2B3B">
          <w:rPr>
            <w:lang w:val="bs-Latn-BA"/>
          </w:rPr>
          <w:delText>E – SP provjerava SAML token, ukoliko je potrebno dešifruje ga i izdvaja informacije o identitetu korisnika – ko je taj korisnik i koje dozvole posjeduje. SP zatim korisnika prijavljuje u sistem, najčešće upotrebom kolačića ili kreiranjem nove sesije.</w:delText>
        </w:r>
      </w:del>
    </w:p>
    <w:p w14:paraId="2294FC16" w14:textId="0884D05A" w:rsidR="00E94ADE" w:rsidRPr="008A2C52" w:rsidDel="00CB2B3B" w:rsidRDefault="00E94ADE">
      <w:pPr>
        <w:pStyle w:val="Heading1"/>
        <w:numPr>
          <w:ilvl w:val="0"/>
          <w:numId w:val="0"/>
        </w:numPr>
        <w:rPr>
          <w:del w:id="4855" w:author="Rajo" w:date="2018-05-31T16:26:00Z"/>
          <w:lang w:val="bs-Latn-BA"/>
        </w:rPr>
        <w:pPrChange w:id="4856" w:author="Rajo" w:date="2018-05-31T17:19:00Z">
          <w:pPr>
            <w:spacing w:line="240" w:lineRule="auto"/>
            <w:jc w:val="both"/>
          </w:pPr>
        </w:pPrChange>
      </w:pPr>
    </w:p>
    <w:p w14:paraId="4897A398" w14:textId="51BCB205" w:rsidR="00E94ADE" w:rsidDel="00CB2B3B" w:rsidRDefault="00CC5052">
      <w:pPr>
        <w:pStyle w:val="Heading1"/>
        <w:numPr>
          <w:ilvl w:val="0"/>
          <w:numId w:val="0"/>
        </w:numPr>
        <w:rPr>
          <w:del w:id="4857" w:author="Rajo" w:date="2018-05-31T16:26:00Z"/>
          <w:lang w:val="bs-Latn-BA"/>
        </w:rPr>
        <w:pPrChange w:id="4858" w:author="Rajo" w:date="2018-05-31T17:19:00Z">
          <w:pPr>
            <w:spacing w:line="240" w:lineRule="auto"/>
            <w:ind w:firstLine="360"/>
            <w:jc w:val="both"/>
          </w:pPr>
        </w:pPrChange>
      </w:pPr>
      <w:del w:id="4859" w:author="Rajo" w:date="2018-05-31T16:26:00Z">
        <w:r w:rsidDel="00CB2B3B">
          <w:rPr>
            <w:lang w:val="bs-Latn-BA"/>
          </w:rPr>
          <w:delText xml:space="preserve">Na kraju jednog ovakvog procesa, korisnik može koristiti SP kao prijavljeni korisnik. Pristupni podaci korisnika se nikada ne prosljeđuju kroz SP nego samo kroz IdP. </w:delText>
        </w:r>
        <w:r w:rsidDel="00CB2B3B">
          <w:rPr>
            <w:vertAlign w:val="superscript"/>
            <w:lang w:val="bs-Latn-BA"/>
          </w:rPr>
          <w:delText>[20]</w:delText>
        </w:r>
      </w:del>
    </w:p>
    <w:p w14:paraId="7C6BE29F" w14:textId="4F065650" w:rsidR="00E94ADE" w:rsidDel="00CB2B3B" w:rsidRDefault="00E94ADE">
      <w:pPr>
        <w:pStyle w:val="Heading1"/>
        <w:numPr>
          <w:ilvl w:val="0"/>
          <w:numId w:val="0"/>
        </w:numPr>
        <w:rPr>
          <w:del w:id="4860" w:author="Rajo" w:date="2018-05-31T16:26:00Z"/>
          <w:lang w:val="bs-Latn-BA"/>
        </w:rPr>
        <w:pPrChange w:id="4861" w:author="Rajo" w:date="2018-05-31T17:19:00Z">
          <w:pPr>
            <w:spacing w:line="240" w:lineRule="auto"/>
            <w:ind w:firstLine="360"/>
            <w:jc w:val="both"/>
          </w:pPr>
        </w:pPrChange>
      </w:pPr>
    </w:p>
    <w:p w14:paraId="51E1D6E3" w14:textId="79D494BD" w:rsidR="00E94ADE" w:rsidDel="00CB2B3B" w:rsidRDefault="00CC5052">
      <w:pPr>
        <w:pStyle w:val="Heading1"/>
        <w:numPr>
          <w:ilvl w:val="0"/>
          <w:numId w:val="0"/>
        </w:numPr>
        <w:rPr>
          <w:del w:id="4862" w:author="Rajo" w:date="2018-05-31T16:26:00Z"/>
          <w:lang w:val="bs-Latn-BA"/>
        </w:rPr>
        <w:pPrChange w:id="4863" w:author="Rajo" w:date="2018-05-31T17:19:00Z">
          <w:pPr>
            <w:pStyle w:val="Heading3"/>
            <w:spacing w:line="240" w:lineRule="auto"/>
            <w:jc w:val="both"/>
          </w:pPr>
        </w:pPrChange>
      </w:pPr>
      <w:bookmarkStart w:id="4864" w:name="_Toc511154456"/>
      <w:del w:id="4865" w:author="Rajo" w:date="2018-05-31T16:26:00Z">
        <w:r w:rsidDel="00CB2B3B">
          <w:rPr>
            <w:lang w:val="bs-Latn-BA"/>
          </w:rPr>
          <w:delText>SAML ograničenja</w:delText>
        </w:r>
        <w:bookmarkEnd w:id="4864"/>
      </w:del>
    </w:p>
    <w:p w14:paraId="5FFD964F" w14:textId="6B5B0016" w:rsidR="00E94ADE" w:rsidDel="00CB2B3B" w:rsidRDefault="00E94ADE">
      <w:pPr>
        <w:pStyle w:val="Heading1"/>
        <w:numPr>
          <w:ilvl w:val="0"/>
          <w:numId w:val="0"/>
        </w:numPr>
        <w:rPr>
          <w:del w:id="4866" w:author="Rajo" w:date="2018-05-31T16:26:00Z"/>
          <w:lang w:val="bs-Latn-BA"/>
        </w:rPr>
        <w:pPrChange w:id="4867" w:author="Rajo" w:date="2018-05-31T17:19:00Z">
          <w:pPr>
            <w:spacing w:line="240" w:lineRule="auto"/>
          </w:pPr>
        </w:pPrChange>
      </w:pPr>
    </w:p>
    <w:p w14:paraId="1E7C385B" w14:textId="729382B0" w:rsidR="00E94ADE" w:rsidDel="00D511E2" w:rsidRDefault="00CC5052">
      <w:pPr>
        <w:pStyle w:val="Heading1"/>
        <w:numPr>
          <w:ilvl w:val="0"/>
          <w:numId w:val="0"/>
        </w:numPr>
        <w:rPr>
          <w:del w:id="4868" w:author="Rajo" w:date="2018-05-30T20:35:00Z"/>
          <w:lang w:val="bs-Latn-BA"/>
        </w:rPr>
        <w:pPrChange w:id="4869" w:author="Rajo" w:date="2018-05-31T17:19:00Z">
          <w:pPr>
            <w:spacing w:line="240" w:lineRule="auto"/>
            <w:ind w:firstLine="720"/>
            <w:jc w:val="both"/>
          </w:pPr>
        </w:pPrChange>
      </w:pPr>
      <w:del w:id="4870" w:author="Rajo" w:date="2018-05-31T16:26:00Z">
        <w:r w:rsidDel="00CB2B3B">
          <w:rPr>
            <w:lang w:val="bs-Latn-BA"/>
          </w:rPr>
          <w:delText xml:space="preserve">SAML podržava koncept uvezivanja. To je u suštini sredstvo kojim se vrši preusmjeravanje korisnika između SP-a i IdP-a. Npr. u koraku </w:delText>
        </w:r>
        <w:r w:rsidDel="00CB2B3B">
          <w:rPr>
            <w:b/>
            <w:lang w:val="bs-Latn-BA"/>
          </w:rPr>
          <w:delText>D</w:delText>
        </w:r>
        <w:r w:rsidDel="00CB2B3B">
          <w:rPr>
            <w:lang w:val="bs-Latn-BA"/>
          </w:rPr>
          <w:delText>, IdP preusmjerava korisnika nazad na SP.</w:delText>
        </w:r>
      </w:del>
    </w:p>
    <w:p w14:paraId="1E8AC4DE" w14:textId="2009A070" w:rsidR="00E94ADE" w:rsidDel="00D511E2" w:rsidRDefault="00E94ADE">
      <w:pPr>
        <w:pStyle w:val="Heading1"/>
        <w:numPr>
          <w:ilvl w:val="0"/>
          <w:numId w:val="0"/>
        </w:numPr>
        <w:rPr>
          <w:del w:id="4871" w:author="Rajo" w:date="2018-05-30T20:35:00Z"/>
          <w:lang w:val="bs-Latn-BA"/>
        </w:rPr>
        <w:pPrChange w:id="4872" w:author="Rajo" w:date="2018-05-31T17:19:00Z">
          <w:pPr>
            <w:spacing w:line="240" w:lineRule="auto"/>
            <w:jc w:val="both"/>
          </w:pPr>
        </w:pPrChange>
      </w:pPr>
    </w:p>
    <w:p w14:paraId="4CAF28E7" w14:textId="0BC29D5E" w:rsidR="00E94ADE" w:rsidDel="00E515AE" w:rsidRDefault="00CC5052">
      <w:pPr>
        <w:pStyle w:val="Heading1"/>
        <w:numPr>
          <w:ilvl w:val="0"/>
          <w:numId w:val="0"/>
        </w:numPr>
        <w:rPr>
          <w:del w:id="4873" w:author="Rajo" w:date="2018-05-31T13:44:00Z"/>
          <w:lang w:val="bs-Latn-BA"/>
        </w:rPr>
        <w:pPrChange w:id="4874" w:author="Rajo" w:date="2018-05-31T17:19:00Z">
          <w:pPr>
            <w:spacing w:line="240" w:lineRule="auto"/>
            <w:ind w:firstLine="720"/>
            <w:jc w:val="both"/>
          </w:pPr>
        </w:pPrChange>
      </w:pPr>
      <w:del w:id="4875" w:author="Rajo" w:date="2018-05-31T16:26:00Z">
        <w:r w:rsidDel="00CB2B3B">
          <w:rPr>
            <w:lang w:val="bs-Latn-BA"/>
          </w:rPr>
          <w:delText>Dva bitna tipa uvezivanja su HTTP preusmjeravanje (</w:delText>
        </w:r>
        <w:r w:rsidDel="00CB2B3B">
          <w:rPr>
            <w:i/>
            <w:lang w:val="bs-Latn-BA"/>
          </w:rPr>
          <w:delText>HTTP Redirect</w:delText>
        </w:r>
        <w:r w:rsidDel="00CB2B3B">
          <w:rPr>
            <w:lang w:val="bs-Latn-BA"/>
          </w:rPr>
          <w:delText xml:space="preserve">) i HTTP POST, uvedena u SAML 2.0 specifikaciji. </w:delText>
        </w:r>
      </w:del>
    </w:p>
    <w:p w14:paraId="76C0FEDB" w14:textId="441BC3B7" w:rsidR="00E94ADE" w:rsidDel="00CB2B3B" w:rsidRDefault="00E94ADE">
      <w:pPr>
        <w:pStyle w:val="Heading1"/>
        <w:numPr>
          <w:ilvl w:val="0"/>
          <w:numId w:val="0"/>
        </w:numPr>
        <w:rPr>
          <w:del w:id="4876" w:author="Rajo" w:date="2018-05-31T16:26:00Z"/>
          <w:lang w:val="bs-Latn-BA"/>
        </w:rPr>
        <w:pPrChange w:id="4877" w:author="Rajo" w:date="2018-05-31T17:19:00Z">
          <w:pPr>
            <w:spacing w:line="240" w:lineRule="auto"/>
            <w:jc w:val="both"/>
          </w:pPr>
        </w:pPrChange>
      </w:pPr>
    </w:p>
    <w:p w14:paraId="64FE08B3" w14:textId="06D6EB5B" w:rsidR="00E94ADE" w:rsidDel="00E515AE" w:rsidRDefault="00CC5052">
      <w:pPr>
        <w:pStyle w:val="Heading1"/>
        <w:numPr>
          <w:ilvl w:val="0"/>
          <w:numId w:val="0"/>
        </w:numPr>
        <w:rPr>
          <w:del w:id="4878" w:author="Rajo" w:date="2018-05-31T13:44:00Z"/>
          <w:lang w:val="bs-Latn-BA"/>
        </w:rPr>
        <w:pPrChange w:id="4879" w:author="Rajo" w:date="2018-05-31T17:19:00Z">
          <w:pPr>
            <w:spacing w:line="240" w:lineRule="auto"/>
            <w:ind w:firstLine="720"/>
            <w:jc w:val="both"/>
          </w:pPr>
        </w:pPrChange>
      </w:pPr>
      <w:del w:id="4880" w:author="Rajo" w:date="2018-05-31T16:26:00Z">
        <w:r w:rsidDel="00CB2B3B">
          <w:rPr>
            <w:i/>
            <w:lang w:val="bs-Latn-BA"/>
          </w:rPr>
          <w:delText>HTTP Redirect</w:delText>
        </w:r>
        <w:r w:rsidDel="00CB2B3B">
          <w:rPr>
            <w:lang w:val="bs-Latn-BA"/>
          </w:rPr>
          <w:delText xml:space="preserve"> koristi HTTP preusmjeravanje kako bi se korisnik poslao nazad na SP. To uvezivanje je pogodno za kratke SAML poruke, ali se ne preporučuje njegova upotreba ukoliko su poruke duge, kao što je slučaj sa SAML tvrdnjama. Razlog tome je što većina </w:delText>
        </w:r>
        <w:r w:rsidDel="00CB2B3B">
          <w:rPr>
            <w:i/>
            <w:lang w:val="bs-Latn-BA"/>
          </w:rPr>
          <w:delText>web</w:delText>
        </w:r>
        <w:r w:rsidDel="00CB2B3B">
          <w:rPr>
            <w:lang w:val="bs-Latn-BA"/>
          </w:rPr>
          <w:delText xml:space="preserve"> preglednika ima ograničenje od 2kB do 8kB za veličinu </w:delText>
        </w:r>
        <w:r w:rsidDel="00CB2B3B">
          <w:rPr>
            <w:i/>
            <w:lang w:val="bs-Latn-BA"/>
          </w:rPr>
          <w:delText>HTTP Redirect</w:delText>
        </w:r>
        <w:r w:rsidDel="00CB2B3B">
          <w:rPr>
            <w:lang w:val="bs-Latn-BA"/>
          </w:rPr>
          <w:delText xml:space="preserve"> odgovora.</w:delText>
        </w:r>
      </w:del>
    </w:p>
    <w:p w14:paraId="00A09FA9" w14:textId="7E0FBF7F" w:rsidR="00E94ADE" w:rsidDel="00CB2B3B" w:rsidRDefault="00E94ADE">
      <w:pPr>
        <w:pStyle w:val="Heading1"/>
        <w:numPr>
          <w:ilvl w:val="0"/>
          <w:numId w:val="0"/>
        </w:numPr>
        <w:rPr>
          <w:del w:id="4881" w:author="Rajo" w:date="2018-05-31T16:26:00Z"/>
          <w:lang w:val="bs-Latn-BA"/>
        </w:rPr>
        <w:pPrChange w:id="4882" w:author="Rajo" w:date="2018-05-31T17:19:00Z">
          <w:pPr>
            <w:spacing w:line="240" w:lineRule="auto"/>
            <w:jc w:val="both"/>
          </w:pPr>
        </w:pPrChange>
      </w:pPr>
    </w:p>
    <w:p w14:paraId="2D19C7B3" w14:textId="57B4DE9C" w:rsidR="00E94ADE" w:rsidDel="00E176D1" w:rsidRDefault="00CC5052">
      <w:pPr>
        <w:pStyle w:val="Heading1"/>
        <w:numPr>
          <w:ilvl w:val="0"/>
          <w:numId w:val="0"/>
        </w:numPr>
        <w:rPr>
          <w:del w:id="4883" w:author="Rajo" w:date="2018-05-30T20:36:00Z"/>
          <w:lang w:val="bs-Latn-BA"/>
        </w:rPr>
        <w:pPrChange w:id="4884" w:author="Rajo" w:date="2018-05-31T17:19:00Z">
          <w:pPr>
            <w:spacing w:line="240" w:lineRule="auto"/>
            <w:ind w:firstLine="720"/>
            <w:jc w:val="both"/>
          </w:pPr>
        </w:pPrChange>
      </w:pPr>
      <w:del w:id="4885" w:author="Rajo" w:date="2018-05-31T16:26:00Z">
        <w:r w:rsidDel="00CB2B3B">
          <w:rPr>
            <w:lang w:val="bs-Latn-BA"/>
          </w:rPr>
          <w:delText xml:space="preserve">Preporučeni način uvezivanja - HTTP POST, </w:delText>
        </w:r>
        <w:commentRangeStart w:id="4886"/>
        <w:commentRangeStart w:id="4887"/>
        <w:r w:rsidDel="00CB2B3B">
          <w:rPr>
            <w:lang w:val="bs-Latn-BA"/>
          </w:rPr>
          <w:delText>takođe ime svoje nedostatke</w:delText>
        </w:r>
        <w:commentRangeEnd w:id="4886"/>
        <w:r w:rsidDel="00CB2B3B">
          <w:commentReference w:id="4886"/>
        </w:r>
        <w:commentRangeEnd w:id="4887"/>
        <w:r w:rsidR="00375A09" w:rsidDel="00CB2B3B">
          <w:rPr>
            <w:rStyle w:val="CommentReference"/>
          </w:rPr>
          <w:commentReference w:id="4887"/>
        </w:r>
        <w:r w:rsidDel="00CB2B3B">
          <w:rPr>
            <w:lang w:val="bs-Latn-BA"/>
          </w:rPr>
          <w:delText xml:space="preserve">. Npr. SAML specifikacija preporučuje da se u koraku </w:delText>
        </w:r>
        <w:r w:rsidDel="00CB2B3B">
          <w:rPr>
            <w:b/>
            <w:lang w:val="bs-Latn-BA"/>
          </w:rPr>
          <w:delText>D</w:delText>
        </w:r>
      </w:del>
      <w:del w:id="4888" w:author="Rajo" w:date="2018-05-31T12:45:00Z">
        <w:r w:rsidDel="00DB65FB">
          <w:rPr>
            <w:b/>
            <w:lang w:val="bs-Latn-BA"/>
          </w:rPr>
          <w:delText>,</w:delText>
        </w:r>
      </w:del>
      <w:del w:id="4889" w:author="Rajo" w:date="2018-05-31T16:26:00Z">
        <w:r w:rsidRPr="00DB65FB" w:rsidDel="00CB2B3B">
          <w:rPr>
            <w:lang w:val="bs-Latn-BA"/>
            <w:rPrChange w:id="4890" w:author="Rajo" w:date="2018-05-31T12:45:00Z">
              <w:rPr>
                <w:b/>
                <w:lang w:val="bs-Latn-BA"/>
              </w:rPr>
            </w:rPrChange>
          </w:rPr>
          <w:delText xml:space="preserve"> </w:delText>
        </w:r>
        <w:r w:rsidDel="00CB2B3B">
          <w:rPr>
            <w:lang w:val="bs-Latn-BA"/>
          </w:rPr>
          <w:delText xml:space="preserve">korisniku </w:delText>
        </w:r>
      </w:del>
      <w:del w:id="4891" w:author="Rajo" w:date="2018-05-31T13:45:00Z">
        <w:r w:rsidDel="00BA7C74">
          <w:rPr>
            <w:lang w:val="bs-Latn-BA"/>
          </w:rPr>
          <w:delText>prikaže</w:delText>
        </w:r>
      </w:del>
      <w:del w:id="4892" w:author="Rajo" w:date="2018-05-31T16:26:00Z">
        <w:r w:rsidDel="00CB2B3B">
          <w:rPr>
            <w:lang w:val="bs-Latn-BA"/>
          </w:rPr>
          <w:delText xml:space="preserve"> HTML form</w:delText>
        </w:r>
      </w:del>
      <w:del w:id="4893" w:author="Rajo" w:date="2018-05-31T13:18:00Z">
        <w:r w:rsidDel="00B12545">
          <w:rPr>
            <w:lang w:val="bs-Latn-BA"/>
          </w:rPr>
          <w:delText>a</w:delText>
        </w:r>
      </w:del>
      <w:del w:id="4894" w:author="Rajo" w:date="2018-05-31T16:26:00Z">
        <w:r w:rsidDel="00CB2B3B">
          <w:rPr>
            <w:lang w:val="bs-Latn-BA"/>
          </w:rPr>
          <w:delText xml:space="preserve"> </w:delText>
        </w:r>
      </w:del>
      <w:del w:id="4895" w:author="Rajo" w:date="2018-05-31T16:09:00Z">
        <w:r w:rsidDel="00B74993">
          <w:rPr>
            <w:lang w:val="bs-Latn-BA"/>
          </w:rPr>
          <w:delText xml:space="preserve">sa </w:delText>
        </w:r>
      </w:del>
      <w:del w:id="4896" w:author="Rajo" w:date="2018-05-31T16:26:00Z">
        <w:r w:rsidDel="00CB2B3B">
          <w:rPr>
            <w:lang w:val="bs-Latn-BA"/>
          </w:rPr>
          <w:delText>akcij</w:delText>
        </w:r>
      </w:del>
      <w:del w:id="4897" w:author="Rajo" w:date="2018-05-31T16:09:00Z">
        <w:r w:rsidDel="00B74993">
          <w:rPr>
            <w:lang w:val="bs-Latn-BA"/>
          </w:rPr>
          <w:delText>om</w:delText>
        </w:r>
      </w:del>
      <w:del w:id="4898" w:author="Rajo" w:date="2018-05-31T16:26:00Z">
        <w:r w:rsidDel="00CB2B3B">
          <w:rPr>
            <w:lang w:val="bs-Latn-BA"/>
          </w:rPr>
          <w:delText xml:space="preserve"> koja upućuje nazad na SP. </w:delText>
        </w:r>
      </w:del>
    </w:p>
    <w:p w14:paraId="510EE56F" w14:textId="77777777" w:rsidR="00E94ADE" w:rsidDel="00E176D1" w:rsidRDefault="00E94ADE">
      <w:pPr>
        <w:pStyle w:val="Heading1"/>
        <w:numPr>
          <w:ilvl w:val="0"/>
          <w:numId w:val="0"/>
        </w:numPr>
        <w:rPr>
          <w:del w:id="4899" w:author="Rajo" w:date="2018-05-30T20:36:00Z"/>
          <w:lang w:val="bs-Latn-BA"/>
        </w:rPr>
        <w:pPrChange w:id="4900" w:author="Rajo" w:date="2018-05-31T17:19:00Z">
          <w:pPr>
            <w:spacing w:line="240" w:lineRule="auto"/>
            <w:jc w:val="both"/>
          </w:pPr>
        </w:pPrChange>
      </w:pPr>
    </w:p>
    <w:p w14:paraId="4384BCA3" w14:textId="2A977B8F" w:rsidR="00E94ADE" w:rsidDel="00E176D1" w:rsidRDefault="00CC5052">
      <w:pPr>
        <w:pStyle w:val="Heading1"/>
        <w:numPr>
          <w:ilvl w:val="0"/>
          <w:numId w:val="0"/>
        </w:numPr>
        <w:rPr>
          <w:del w:id="4901" w:author="Rajo" w:date="2018-05-30T20:36:00Z"/>
          <w:lang w:val="bs-Latn-BA"/>
        </w:rPr>
        <w:pPrChange w:id="4902" w:author="Rajo" w:date="2018-05-31T17:19:00Z">
          <w:pPr>
            <w:spacing w:line="240" w:lineRule="auto"/>
            <w:ind w:firstLine="720"/>
            <w:jc w:val="both"/>
          </w:pPr>
        </w:pPrChange>
      </w:pPr>
      <w:del w:id="4903" w:author="Rajo" w:date="2018-05-31T16:26:00Z">
        <w:r w:rsidDel="00CB2B3B">
          <w:rPr>
            <w:lang w:val="bs-Latn-BA"/>
          </w:rPr>
          <w:delText>Forma može sadržati dugmić na koji korisnik treba kliknuti kako bi poslao</w:delText>
        </w:r>
      </w:del>
      <w:del w:id="4904" w:author="Rajo" w:date="2018-05-31T13:19:00Z">
        <w:r w:rsidDel="00240BFF">
          <w:rPr>
            <w:lang w:val="bs-Latn-BA"/>
          </w:rPr>
          <w:delText xml:space="preserve"> podatke sa forme</w:delText>
        </w:r>
      </w:del>
      <w:del w:id="4905" w:author="Rajo" w:date="2018-05-31T16:26:00Z">
        <w:r w:rsidDel="00CB2B3B">
          <w:rPr>
            <w:lang w:val="bs-Latn-BA"/>
          </w:rPr>
          <w:delText xml:space="preserve">, ili se može koristiti JavaScript funkcija za automatizovano slanje. </w:delText>
        </w:r>
      </w:del>
      <w:commentRangeStart w:id="4906"/>
      <w:del w:id="4907" w:author="Rajo" w:date="2018-05-26T15:11:00Z">
        <w:r w:rsidDel="00C935C8">
          <w:rPr>
            <w:lang w:val="bs-Latn-BA"/>
          </w:rPr>
          <w:delText>Zbog čega mora postojati forma koja se šalje?</w:delText>
        </w:r>
        <w:commentRangeEnd w:id="4906"/>
        <w:r w:rsidDel="00C935C8">
          <w:commentReference w:id="4906"/>
        </w:r>
        <w:r w:rsidDel="00C935C8">
          <w:rPr>
            <w:lang w:val="bs-Latn-BA"/>
          </w:rPr>
          <w:delText xml:space="preserve"> </w:delText>
        </w:r>
      </w:del>
      <w:del w:id="4908" w:author="Rajo" w:date="2018-05-31T12:51:00Z">
        <w:r w:rsidDel="008724E5">
          <w:rPr>
            <w:lang w:val="bs-Latn-BA"/>
          </w:rPr>
          <w:delText>Razlog je taj što je u vrijeme kada je izašla SAML 2.0 specifikacija, to bilo</w:delText>
        </w:r>
        <w:commentRangeStart w:id="4909"/>
        <w:commentRangeStart w:id="4910"/>
        <w:r w:rsidDel="008724E5">
          <w:rPr>
            <w:lang w:val="bs-Latn-BA"/>
          </w:rPr>
          <w:delText xml:space="preserve"> moguće postići jedino upotrebom forme, tako da je bilo neophodno koristiti HTTP POST za slanje SAML tokena nazad do SP-a. Tada nije bilo drugog rješenja.</w:delText>
        </w:r>
      </w:del>
    </w:p>
    <w:p w14:paraId="56458B2F" w14:textId="77777777" w:rsidR="00E94ADE" w:rsidDel="00E176D1" w:rsidRDefault="00E94ADE">
      <w:pPr>
        <w:pStyle w:val="Heading1"/>
        <w:numPr>
          <w:ilvl w:val="0"/>
          <w:numId w:val="0"/>
        </w:numPr>
        <w:rPr>
          <w:del w:id="4911" w:author="Rajo" w:date="2018-05-30T20:36:00Z"/>
          <w:lang w:val="bs-Latn-BA"/>
        </w:rPr>
        <w:pPrChange w:id="4912" w:author="Rajo" w:date="2018-05-31T17:19:00Z">
          <w:pPr>
            <w:spacing w:line="240" w:lineRule="auto"/>
            <w:jc w:val="both"/>
          </w:pPr>
        </w:pPrChange>
      </w:pPr>
    </w:p>
    <w:p w14:paraId="44F97F56" w14:textId="792A1581" w:rsidR="00E94ADE" w:rsidDel="006A028B" w:rsidRDefault="00CC5052">
      <w:pPr>
        <w:pStyle w:val="Heading1"/>
        <w:numPr>
          <w:ilvl w:val="0"/>
          <w:numId w:val="0"/>
        </w:numPr>
        <w:rPr>
          <w:del w:id="4913" w:author="Rajo" w:date="2018-05-30T20:37:00Z"/>
          <w:lang w:val="bs-Latn-BA"/>
        </w:rPr>
        <w:pPrChange w:id="4914" w:author="Rajo" w:date="2018-05-31T17:19:00Z">
          <w:pPr>
            <w:spacing w:line="240" w:lineRule="auto"/>
            <w:ind w:firstLine="720"/>
            <w:jc w:val="both"/>
          </w:pPr>
        </w:pPrChange>
      </w:pPr>
      <w:del w:id="4915" w:author="Rajo" w:date="2018-05-31T16:26:00Z">
        <w:r w:rsidDel="00CB2B3B">
          <w:rPr>
            <w:lang w:val="bs-Latn-BA"/>
          </w:rPr>
          <w:delText xml:space="preserve">Međutim, to predstavlja problem u slučaju kada klijent nije </w:delText>
        </w:r>
        <w:r w:rsidDel="00CB2B3B">
          <w:rPr>
            <w:i/>
            <w:lang w:val="bs-Latn-BA"/>
          </w:rPr>
          <w:delText>web</w:delText>
        </w:r>
        <w:r w:rsidDel="00CB2B3B">
          <w:rPr>
            <w:lang w:val="bs-Latn-BA"/>
          </w:rPr>
          <w:delText>-bazirana aplikacij</w:delText>
        </w:r>
      </w:del>
      <w:del w:id="4916" w:author="Rajo" w:date="2018-05-31T12:51:00Z">
        <w:r w:rsidDel="008724E5">
          <w:rPr>
            <w:lang w:val="bs-Latn-BA"/>
          </w:rPr>
          <w:delText>e</w:delText>
        </w:r>
      </w:del>
      <w:del w:id="4917" w:author="Rajo" w:date="2018-05-31T16:26:00Z">
        <w:r w:rsidDel="00CB2B3B">
          <w:rPr>
            <w:lang w:val="bs-Latn-BA"/>
          </w:rPr>
          <w:delText xml:space="preserve"> </w:delText>
        </w:r>
      </w:del>
      <w:del w:id="4918" w:author="Rajo" w:date="2018-05-31T12:58:00Z">
        <w:r w:rsidDel="004A1328">
          <w:rPr>
            <w:lang w:val="bs-Latn-BA"/>
          </w:rPr>
          <w:delText xml:space="preserve">nego </w:delText>
        </w:r>
      </w:del>
      <w:del w:id="4919" w:author="Rajo" w:date="2018-05-31T16:26:00Z">
        <w:r w:rsidDel="00CB2B3B">
          <w:rPr>
            <w:lang w:val="bs-Latn-BA"/>
          </w:rPr>
          <w:delText>nativna aplikacija</w:delText>
        </w:r>
      </w:del>
      <w:del w:id="4920" w:author="Rajo" w:date="2018-05-31T12:56:00Z">
        <w:r w:rsidDel="005A0DB6">
          <w:rPr>
            <w:lang w:val="bs-Latn-BA"/>
          </w:rPr>
          <w:delText xml:space="preserve">, kao što su </w:delText>
        </w:r>
      </w:del>
      <w:del w:id="4921" w:author="Rajo" w:date="2018-05-31T16:26:00Z">
        <w:r w:rsidDel="00CB2B3B">
          <w:rPr>
            <w:lang w:val="bs-Latn-BA"/>
          </w:rPr>
          <w:delText>mobiln</w:delText>
        </w:r>
      </w:del>
      <w:del w:id="4922" w:author="Rajo" w:date="2018-05-31T12:56:00Z">
        <w:r w:rsidDel="005A0DB6">
          <w:rPr>
            <w:lang w:val="bs-Latn-BA"/>
          </w:rPr>
          <w:delText>e</w:delText>
        </w:r>
      </w:del>
      <w:del w:id="4923" w:author="Rajo" w:date="2018-05-31T16:26:00Z">
        <w:r w:rsidDel="00CB2B3B">
          <w:rPr>
            <w:lang w:val="bs-Latn-BA"/>
          </w:rPr>
          <w:delText xml:space="preserve"> aplikacij</w:delText>
        </w:r>
      </w:del>
      <w:del w:id="4924" w:author="Rajo" w:date="2018-05-31T12:56:00Z">
        <w:r w:rsidDel="005A0DB6">
          <w:rPr>
            <w:lang w:val="bs-Latn-BA"/>
          </w:rPr>
          <w:delText>e</w:delText>
        </w:r>
      </w:del>
      <w:del w:id="4925" w:author="Rajo" w:date="2018-05-31T12:52:00Z">
        <w:r w:rsidDel="008724E5">
          <w:rPr>
            <w:lang w:val="bs-Latn-BA"/>
          </w:rPr>
          <w:delText>.</w:delText>
        </w:r>
      </w:del>
      <w:del w:id="4926" w:author="Rajo" w:date="2018-05-23T20:24:00Z">
        <w:r w:rsidDel="00BA5FB2">
          <w:rPr>
            <w:lang w:val="bs-Latn-BA"/>
          </w:rPr>
          <w:delText xml:space="preserve"> Npr.</w:delText>
        </w:r>
      </w:del>
      <w:del w:id="4927" w:author="Rajo" w:date="2018-05-31T12:59:00Z">
        <w:r w:rsidDel="00F90C77">
          <w:rPr>
            <w:lang w:val="bs-Latn-BA"/>
          </w:rPr>
          <w:delText xml:space="preserve"> </w:delText>
        </w:r>
      </w:del>
      <w:del w:id="4928" w:author="Rajo" w:date="2018-05-23T20:24:00Z">
        <w:r w:rsidDel="00BA5FB2">
          <w:rPr>
            <w:lang w:val="bs-Latn-BA"/>
          </w:rPr>
          <w:delText>r</w:delText>
        </w:r>
      </w:del>
      <w:del w:id="4929" w:author="Rajo" w:date="2018-05-31T16:26:00Z">
        <w:r w:rsidDel="00CB2B3B">
          <w:rPr>
            <w:lang w:val="bs-Latn-BA"/>
          </w:rPr>
          <w:delText xml:space="preserve">ecimo da je korisnik instalirao odgovarajuću aplikaciju za iPhone koja za prijavu koristi SSO upotrebom SAML-a. </w:delText>
        </w:r>
      </w:del>
      <w:del w:id="4930" w:author="Rajo" w:date="2018-05-31T13:59:00Z">
        <w:r w:rsidDel="003B26CA">
          <w:rPr>
            <w:lang w:val="bs-Latn-BA"/>
          </w:rPr>
          <w:delText xml:space="preserve">Posle </w:delText>
        </w:r>
      </w:del>
      <w:del w:id="4931" w:author="Rajo" w:date="2018-05-31T16:26:00Z">
        <w:r w:rsidDel="00CB2B3B">
          <w:rPr>
            <w:lang w:val="bs-Latn-BA"/>
          </w:rPr>
          <w:delText>pokretanja aplikacij</w:delText>
        </w:r>
      </w:del>
      <w:del w:id="4932" w:author="Rajo" w:date="2018-05-31T14:07:00Z">
        <w:r w:rsidDel="00856A56">
          <w:rPr>
            <w:lang w:val="bs-Latn-BA"/>
          </w:rPr>
          <w:delText>e</w:delText>
        </w:r>
      </w:del>
      <w:del w:id="4933" w:author="Rajo" w:date="2018-05-31T14:06:00Z">
        <w:r w:rsidDel="00D27C5C">
          <w:rPr>
            <w:lang w:val="bs-Latn-BA"/>
          </w:rPr>
          <w:delText>,</w:delText>
        </w:r>
      </w:del>
      <w:del w:id="4934" w:author="Rajo" w:date="2018-05-31T16:26:00Z">
        <w:r w:rsidDel="00CB2B3B">
          <w:rPr>
            <w:lang w:val="bs-Latn-BA"/>
          </w:rPr>
          <w:delText xml:space="preserve"> potrebna je autentikacija posredstvom </w:delText>
        </w:r>
      </w:del>
      <w:del w:id="4935" w:author="Rajo" w:date="2018-05-23T20:13:00Z">
        <w:r w:rsidDel="00910C56">
          <w:rPr>
            <w:lang w:val="bs-Latn-BA"/>
          </w:rPr>
          <w:delText>provajdera identiteta</w:delText>
        </w:r>
      </w:del>
      <w:del w:id="4936" w:author="Rajo" w:date="2018-05-31T13:59:00Z">
        <w:r w:rsidDel="003B26CA">
          <w:rPr>
            <w:lang w:val="bs-Latn-BA"/>
          </w:rPr>
          <w:delText xml:space="preserve">, tj. </w:delText>
        </w:r>
      </w:del>
      <w:del w:id="4937" w:author="Rajo" w:date="2018-05-31T16:26:00Z">
        <w:r w:rsidDel="00CB2B3B">
          <w:rPr>
            <w:lang w:val="bs-Latn-BA"/>
          </w:rPr>
          <w:delText>IdP</w:delText>
        </w:r>
      </w:del>
      <w:del w:id="4938" w:author="Rajo" w:date="2018-05-31T13:59:00Z">
        <w:r w:rsidDel="003B26CA">
          <w:rPr>
            <w:lang w:val="bs-Latn-BA"/>
          </w:rPr>
          <w:delText>-a</w:delText>
        </w:r>
      </w:del>
      <w:del w:id="4939" w:author="Rajo" w:date="2018-05-31T16:26:00Z">
        <w:r w:rsidDel="00CB2B3B">
          <w:rPr>
            <w:lang w:val="bs-Latn-BA"/>
          </w:rPr>
          <w:delText xml:space="preserve">. Nakon što se korisnik autentikovao, IdP treba nekako poslati SAML token nazad </w:delText>
        </w:r>
      </w:del>
      <w:del w:id="4940" w:author="Rajo" w:date="2018-05-31T14:05:00Z">
        <w:r w:rsidDel="00355FFF">
          <w:rPr>
            <w:lang w:val="bs-Latn-BA"/>
          </w:rPr>
          <w:delText xml:space="preserve">do te </w:delText>
        </w:r>
      </w:del>
      <w:del w:id="4941" w:author="Rajo" w:date="2018-05-31T16:26:00Z">
        <w:r w:rsidDel="00CB2B3B">
          <w:rPr>
            <w:lang w:val="bs-Latn-BA"/>
          </w:rPr>
          <w:delText>aplikacije</w:delText>
        </w:r>
      </w:del>
      <w:del w:id="4942" w:author="Rajo" w:date="2018-05-31T14:08:00Z">
        <w:r w:rsidDel="00B875D6">
          <w:rPr>
            <w:lang w:val="bs-Latn-BA"/>
          </w:rPr>
          <w:delText>.</w:delText>
        </w:r>
        <w:commentRangeEnd w:id="4909"/>
        <w:r w:rsidDel="00B875D6">
          <w:commentReference w:id="4909"/>
        </w:r>
      </w:del>
      <w:commentRangeEnd w:id="4910"/>
      <w:del w:id="4943" w:author="Rajo" w:date="2018-05-31T16:26:00Z">
        <w:r w:rsidR="00375A09" w:rsidDel="00CB2B3B">
          <w:rPr>
            <w:rStyle w:val="CommentReference"/>
          </w:rPr>
          <w:commentReference w:id="4910"/>
        </w:r>
      </w:del>
      <w:del w:id="4944" w:author="Rajo" w:date="2018-05-30T20:37:00Z">
        <w:r w:rsidDel="00E176D1">
          <w:rPr>
            <w:lang w:val="bs-Latn-BA"/>
          </w:rPr>
          <w:delText xml:space="preserve"> </w:delText>
        </w:r>
      </w:del>
    </w:p>
    <w:p w14:paraId="3296EA59" w14:textId="77777777" w:rsidR="00E94ADE" w:rsidDel="00E176D1" w:rsidRDefault="00E94ADE">
      <w:pPr>
        <w:pStyle w:val="Heading1"/>
        <w:numPr>
          <w:ilvl w:val="0"/>
          <w:numId w:val="0"/>
        </w:numPr>
        <w:rPr>
          <w:del w:id="4945" w:author="Rajo" w:date="2018-05-30T20:37:00Z"/>
          <w:lang w:val="bs-Latn-BA"/>
        </w:rPr>
        <w:pPrChange w:id="4946" w:author="Rajo" w:date="2018-05-31T17:19:00Z">
          <w:pPr>
            <w:spacing w:line="240" w:lineRule="auto"/>
            <w:jc w:val="both"/>
          </w:pPr>
        </w:pPrChange>
      </w:pPr>
    </w:p>
    <w:p w14:paraId="62A92595" w14:textId="6DF04044" w:rsidR="00E94ADE" w:rsidDel="00D1471E" w:rsidRDefault="00CC5052">
      <w:pPr>
        <w:pStyle w:val="Heading1"/>
        <w:numPr>
          <w:ilvl w:val="0"/>
          <w:numId w:val="0"/>
        </w:numPr>
        <w:rPr>
          <w:del w:id="4947" w:author="Rajo" w:date="2018-05-30T20:34:00Z"/>
          <w:lang w:val="bs-Latn-BA"/>
        </w:rPr>
        <w:pPrChange w:id="4948" w:author="Rajo" w:date="2018-05-31T17:19:00Z">
          <w:pPr>
            <w:spacing w:line="240" w:lineRule="auto"/>
            <w:ind w:firstLine="720"/>
            <w:jc w:val="both"/>
          </w:pPr>
        </w:pPrChange>
      </w:pPr>
      <w:del w:id="4949" w:author="Rajo" w:date="2018-05-31T14:11:00Z">
        <w:r w:rsidDel="00F57E64">
          <w:rPr>
            <w:lang w:val="bs-Latn-BA"/>
          </w:rPr>
          <w:delText xml:space="preserve">Većina mobilnih aplikacija mogu biti pokrenute upotrebom prilagođenog URL-a, kao što je </w:delText>
        </w:r>
      </w:del>
      <w:del w:id="4950" w:author="Rajo" w:date="2018-05-31T16:26:00Z">
        <w:r w:rsidDel="00CB2B3B">
          <w:rPr>
            <w:lang w:val="bs-Latn-BA"/>
          </w:rPr>
          <w:delText>npr.</w:delText>
        </w:r>
      </w:del>
      <w:del w:id="4951" w:author="Rajo" w:date="2018-05-31T14:37:00Z">
        <w:r w:rsidDel="000E4BC8">
          <w:rPr>
            <w:lang w:val="bs-Latn-BA"/>
          </w:rPr>
          <w:delText xml:space="preserve"> </w:delText>
        </w:r>
      </w:del>
      <w:del w:id="4952" w:author="Rajo" w:date="2018-05-31T14:12:00Z">
        <w:r w:rsidRPr="008A2C52" w:rsidDel="00F57E64">
          <w:rPr>
            <w:lang w:val="bs-Latn-BA"/>
          </w:rPr>
          <w:delText>„</w:delText>
        </w:r>
      </w:del>
      <w:del w:id="4953" w:author="Rajo" w:date="2018-05-31T16:26:00Z">
        <w:r w:rsidRPr="00143689" w:rsidDel="00CB2B3B">
          <w:rPr>
            <w:lang w:val="bs-Latn-BA"/>
          </w:rPr>
          <w:delText>my-app://authenticate</w:delText>
        </w:r>
      </w:del>
      <w:del w:id="4954" w:author="Rajo" w:date="2018-05-31T14:12:00Z">
        <w:r w:rsidDel="00F57E64">
          <w:rPr>
            <w:lang w:val="bs-Latn-BA"/>
          </w:rPr>
          <w:delText xml:space="preserve">“, i najvjerovatnije, </w:delText>
        </w:r>
      </w:del>
      <w:commentRangeStart w:id="4955"/>
      <w:del w:id="4956" w:author="Rajo" w:date="2018-05-23T20:02:00Z">
        <w:r w:rsidDel="00847196">
          <w:rPr>
            <w:lang w:val="bs-Latn-BA"/>
          </w:rPr>
          <w:delText>provajder identiteta</w:delText>
        </w:r>
      </w:del>
      <w:commentRangeEnd w:id="4955"/>
      <w:del w:id="4957" w:author="Rajo" w:date="2018-05-31T14:12:00Z">
        <w:r w:rsidDel="00F57E64">
          <w:commentReference w:id="4955"/>
        </w:r>
        <w:r w:rsidDel="00F57E64">
          <w:rPr>
            <w:lang w:val="bs-Latn-BA"/>
          </w:rPr>
          <w:delText xml:space="preserve"> šalje formu koja sadrži SAML token na taj URL.</w:delText>
        </w:r>
      </w:del>
      <w:del w:id="4958" w:author="Rajo" w:date="2018-05-31T16:26:00Z">
        <w:r w:rsidDel="00CB2B3B">
          <w:rPr>
            <w:lang w:val="bs-Latn-BA"/>
          </w:rPr>
          <w:delText xml:space="preserve"> </w:delText>
        </w:r>
      </w:del>
      <w:del w:id="4959" w:author="Rajo" w:date="2018-05-31T14:14:00Z">
        <w:r w:rsidDel="0012577F">
          <w:rPr>
            <w:lang w:val="bs-Latn-BA"/>
          </w:rPr>
          <w:delText>Međutim</w:delText>
        </w:r>
      </w:del>
      <w:del w:id="4960" w:author="Rajo" w:date="2018-05-31T16:26:00Z">
        <w:r w:rsidDel="00CB2B3B">
          <w:rPr>
            <w:lang w:val="bs-Latn-BA"/>
          </w:rPr>
          <w:delText>, aplikacija će se pokrenuti</w:delText>
        </w:r>
      </w:del>
      <w:del w:id="4961" w:author="Rajo" w:date="2018-05-31T14:14:00Z">
        <w:r w:rsidDel="0012577F">
          <w:rPr>
            <w:lang w:val="bs-Latn-BA"/>
          </w:rPr>
          <w:delText>,</w:delText>
        </w:r>
      </w:del>
      <w:del w:id="4962" w:author="Rajo" w:date="2018-05-31T16:26:00Z">
        <w:r w:rsidDel="00CB2B3B">
          <w:rPr>
            <w:lang w:val="bs-Latn-BA"/>
          </w:rPr>
          <w:delText xml:space="preserve"> ali korisnik neće biti uspješno prijavljen</w:delText>
        </w:r>
      </w:del>
      <w:del w:id="4963" w:author="Rajo" w:date="2018-05-31T14:14:00Z">
        <w:r w:rsidDel="0012577F">
          <w:rPr>
            <w:lang w:val="bs-Latn-BA"/>
          </w:rPr>
          <w:delText>.</w:delText>
        </w:r>
      </w:del>
      <w:del w:id="4964" w:author="Rajo" w:date="2018-05-30T20:34:00Z">
        <w:r w:rsidDel="00D1471E">
          <w:rPr>
            <w:lang w:val="bs-Latn-BA"/>
          </w:rPr>
          <w:delText xml:space="preserve"> </w:delText>
        </w:r>
      </w:del>
    </w:p>
    <w:p w14:paraId="0E13A963" w14:textId="4E83692C" w:rsidR="00E94ADE" w:rsidDel="00D1471E" w:rsidRDefault="00E94ADE">
      <w:pPr>
        <w:pStyle w:val="Heading1"/>
        <w:numPr>
          <w:ilvl w:val="0"/>
          <w:numId w:val="0"/>
        </w:numPr>
        <w:rPr>
          <w:del w:id="4965" w:author="Rajo" w:date="2018-05-30T20:33:00Z"/>
          <w:lang w:val="bs-Latn-BA"/>
        </w:rPr>
        <w:pPrChange w:id="4966" w:author="Rajo" w:date="2018-05-31T17:19:00Z">
          <w:pPr>
            <w:spacing w:line="240" w:lineRule="auto"/>
            <w:jc w:val="both"/>
          </w:pPr>
        </w:pPrChange>
      </w:pPr>
    </w:p>
    <w:p w14:paraId="2355EFCB" w14:textId="1AB37E42" w:rsidR="00E94ADE" w:rsidDel="00EF073C" w:rsidRDefault="00CC5052">
      <w:pPr>
        <w:pStyle w:val="Heading1"/>
        <w:numPr>
          <w:ilvl w:val="0"/>
          <w:numId w:val="0"/>
        </w:numPr>
        <w:rPr>
          <w:del w:id="4967" w:author="Rajo" w:date="2018-05-30T20:45:00Z"/>
          <w:lang w:val="bs-Latn-BA"/>
        </w:rPr>
        <w:pPrChange w:id="4968" w:author="Rajo" w:date="2018-05-31T17:19:00Z">
          <w:pPr>
            <w:spacing w:line="240" w:lineRule="auto"/>
            <w:ind w:firstLine="720"/>
            <w:jc w:val="both"/>
          </w:pPr>
        </w:pPrChange>
      </w:pPr>
      <w:commentRangeStart w:id="4969"/>
      <w:commentRangeStart w:id="4970"/>
      <w:del w:id="4971" w:author="Rajo" w:date="2018-05-31T14:14:00Z">
        <w:r w:rsidDel="0012577F">
          <w:rPr>
            <w:lang w:val="bs-Latn-BA"/>
          </w:rPr>
          <w:delText>Razlog tome je to što mobilne aplikacije nemaju pristup HTTP POST tijelu</w:delText>
        </w:r>
      </w:del>
      <w:del w:id="4972" w:author="Rajo" w:date="2018-05-31T16:26:00Z">
        <w:r w:rsidDel="00CB2B3B">
          <w:rPr>
            <w:lang w:val="bs-Latn-BA"/>
          </w:rPr>
          <w:delText xml:space="preserve">. </w:delText>
        </w:r>
      </w:del>
      <w:del w:id="4973" w:author="Rajo" w:date="2018-05-31T14:13:00Z">
        <w:r w:rsidDel="0012577F">
          <w:rPr>
            <w:lang w:val="bs-Latn-BA"/>
          </w:rPr>
          <w:delText>One imaju pristup samo URL-u koji se koristi za pokretanje aplikacije, što znači da ne mogu pročitati SAML token</w:delText>
        </w:r>
        <w:commentRangeEnd w:id="4969"/>
        <w:r w:rsidDel="0012577F">
          <w:commentReference w:id="4969"/>
        </w:r>
      </w:del>
      <w:commentRangeEnd w:id="4970"/>
      <w:del w:id="4974" w:author="Rajo" w:date="2018-05-31T16:26:00Z">
        <w:r w:rsidR="00C9178B" w:rsidDel="00CB2B3B">
          <w:rPr>
            <w:rStyle w:val="CommentReference"/>
          </w:rPr>
          <w:commentReference w:id="4970"/>
        </w:r>
      </w:del>
      <w:del w:id="4975" w:author="Rajo" w:date="2018-05-31T14:13:00Z">
        <w:r w:rsidDel="0012577F">
          <w:rPr>
            <w:lang w:val="bs-Latn-BA"/>
          </w:rPr>
          <w:delText xml:space="preserve">. </w:delText>
        </w:r>
      </w:del>
      <w:commentRangeStart w:id="4976"/>
      <w:del w:id="4977" w:author="Rajo" w:date="2018-05-31T16:26:00Z">
        <w:r w:rsidRPr="00B6557F" w:rsidDel="00CB2B3B">
          <w:rPr>
            <w:vertAlign w:val="superscript"/>
            <w:lang w:val="bs-Latn-BA"/>
            <w:rPrChange w:id="4978" w:author="Rajo" w:date="2018-05-23T21:09:00Z">
              <w:rPr>
                <w:lang w:val="bs-Latn-BA"/>
              </w:rPr>
            </w:rPrChange>
          </w:rPr>
          <w:delText>[20]</w:delText>
        </w:r>
        <w:commentRangeEnd w:id="4976"/>
        <w:r w:rsidRPr="00B6557F" w:rsidDel="00CB2B3B">
          <w:rPr>
            <w:vertAlign w:val="superscript"/>
            <w:rPrChange w:id="4979" w:author="Rajo" w:date="2018-05-23T21:09:00Z">
              <w:rPr/>
            </w:rPrChange>
          </w:rPr>
          <w:commentReference w:id="4976"/>
        </w:r>
      </w:del>
    </w:p>
    <w:p w14:paraId="32DCF465" w14:textId="77777777" w:rsidR="00E94ADE" w:rsidDel="00EF073C" w:rsidRDefault="00E94ADE">
      <w:pPr>
        <w:pStyle w:val="Heading1"/>
        <w:numPr>
          <w:ilvl w:val="0"/>
          <w:numId w:val="0"/>
        </w:numPr>
        <w:rPr>
          <w:del w:id="4980" w:author="Rajo" w:date="2018-05-30T20:45:00Z"/>
          <w:lang w:val="bs-Latn-BA"/>
        </w:rPr>
        <w:pPrChange w:id="4981" w:author="Rajo" w:date="2018-05-31T17:19:00Z">
          <w:pPr>
            <w:spacing w:line="240" w:lineRule="auto"/>
            <w:jc w:val="both"/>
          </w:pPr>
        </w:pPrChange>
      </w:pPr>
    </w:p>
    <w:p w14:paraId="6198A2A0" w14:textId="77777777" w:rsidR="00E94ADE" w:rsidDel="00EF073C" w:rsidRDefault="00CC5052">
      <w:pPr>
        <w:pStyle w:val="Heading1"/>
        <w:numPr>
          <w:ilvl w:val="0"/>
          <w:numId w:val="0"/>
        </w:numPr>
        <w:rPr>
          <w:del w:id="4982" w:author="Rajo" w:date="2018-05-30T20:45:00Z"/>
          <w:lang w:val="bs-Latn-BA"/>
        </w:rPr>
        <w:pPrChange w:id="4983" w:author="Rajo" w:date="2018-05-31T17:19:00Z">
          <w:pPr>
            <w:spacing w:line="240" w:lineRule="auto"/>
            <w:jc w:val="both"/>
          </w:pPr>
        </w:pPrChange>
      </w:pPr>
      <w:del w:id="4984" w:author="Rajo" w:date="2018-05-30T20:45:00Z">
        <w:r w:rsidDel="00EF073C">
          <w:rPr>
            <w:lang w:val="bs-Latn-BA"/>
          </w:rPr>
          <w:br w:type="page"/>
        </w:r>
      </w:del>
    </w:p>
    <w:p w14:paraId="37A3CF75" w14:textId="7837C0EB" w:rsidR="00E94ADE" w:rsidDel="00EF073C" w:rsidRDefault="00CC5052">
      <w:pPr>
        <w:pStyle w:val="Heading1"/>
        <w:numPr>
          <w:ilvl w:val="0"/>
          <w:numId w:val="0"/>
        </w:numPr>
        <w:rPr>
          <w:del w:id="4985" w:author="Rajo" w:date="2018-05-30T20:45:00Z"/>
          <w:lang w:val="bs-Latn-BA"/>
        </w:rPr>
        <w:pPrChange w:id="4986" w:author="Rajo" w:date="2018-05-31T17:19:00Z">
          <w:pPr>
            <w:pStyle w:val="Heading3"/>
            <w:spacing w:line="240" w:lineRule="auto"/>
            <w:jc w:val="both"/>
          </w:pPr>
        </w:pPrChange>
      </w:pPr>
      <w:bookmarkStart w:id="4987" w:name="_Toc511154457"/>
      <w:commentRangeStart w:id="4988"/>
      <w:commentRangeStart w:id="4989"/>
      <w:del w:id="4990" w:author="Rajo" w:date="2018-05-30T20:45:00Z">
        <w:r w:rsidDel="00EF073C">
          <w:rPr>
            <w:lang w:val="bs-Latn-BA"/>
          </w:rPr>
          <w:delText>Zaobilazno rješenje SAML HTTP POST uvezivanja</w:delText>
        </w:r>
        <w:bookmarkEnd w:id="4987"/>
        <w:commentRangeEnd w:id="4988"/>
        <w:r w:rsidDel="00EF073C">
          <w:commentReference w:id="4988"/>
        </w:r>
        <w:commentRangeEnd w:id="4989"/>
        <w:r w:rsidR="00EF073C" w:rsidDel="00EF073C">
          <w:rPr>
            <w:rStyle w:val="CommentReference"/>
            <w:rFonts w:ascii="Times New Roman" w:eastAsiaTheme="minorHAnsi" w:hAnsi="Times New Roman" w:cstheme="minorBidi"/>
            <w:i/>
            <w:color w:val="auto"/>
          </w:rPr>
          <w:commentReference w:id="4989"/>
        </w:r>
      </w:del>
    </w:p>
    <w:p w14:paraId="225A9499" w14:textId="72FF5C53" w:rsidR="00E94ADE" w:rsidDel="00CB2B3B" w:rsidRDefault="00E94ADE">
      <w:pPr>
        <w:pStyle w:val="Heading1"/>
        <w:numPr>
          <w:ilvl w:val="0"/>
          <w:numId w:val="0"/>
        </w:numPr>
        <w:rPr>
          <w:del w:id="4991" w:author="Rajo" w:date="2018-05-31T16:26:00Z"/>
          <w:lang w:val="bs-Latn-BA"/>
        </w:rPr>
        <w:pPrChange w:id="4992" w:author="Rajo" w:date="2018-05-31T17:19:00Z">
          <w:pPr>
            <w:spacing w:line="240" w:lineRule="auto"/>
          </w:pPr>
        </w:pPrChange>
      </w:pPr>
    </w:p>
    <w:p w14:paraId="080363F0" w14:textId="61A14484" w:rsidR="00E94ADE" w:rsidDel="00EF073C" w:rsidRDefault="00CC5052">
      <w:pPr>
        <w:pStyle w:val="Heading1"/>
        <w:numPr>
          <w:ilvl w:val="0"/>
          <w:numId w:val="0"/>
        </w:numPr>
        <w:rPr>
          <w:del w:id="4993" w:author="Rajo" w:date="2018-05-30T20:46:00Z"/>
          <w:lang w:val="bs-Latn-BA"/>
        </w:rPr>
        <w:pPrChange w:id="4994" w:author="Rajo" w:date="2018-05-31T17:19:00Z">
          <w:pPr>
            <w:spacing w:line="240" w:lineRule="auto"/>
            <w:ind w:firstLine="720"/>
            <w:jc w:val="both"/>
          </w:pPr>
        </w:pPrChange>
      </w:pPr>
      <w:del w:id="4995" w:author="Rajo" w:date="2018-05-31T14:36:00Z">
        <w:r w:rsidDel="00527E6B">
          <w:rPr>
            <w:lang w:val="bs-Latn-BA"/>
          </w:rPr>
          <w:delText>O</w:delText>
        </w:r>
      </w:del>
      <w:del w:id="4996" w:author="Rajo" w:date="2018-05-31T16:26:00Z">
        <w:r w:rsidDel="00CB2B3B">
          <w:rPr>
            <w:lang w:val="bs-Latn-BA"/>
          </w:rPr>
          <w:delText xml:space="preserve">graničenje HTTP POST uvezivanja za mobilne aplikacije može biti riješeno na </w:delText>
        </w:r>
      </w:del>
      <w:del w:id="4997" w:author="Rajo" w:date="2018-05-31T14:35:00Z">
        <w:r w:rsidDel="00527E6B">
          <w:rPr>
            <w:lang w:val="bs-Latn-BA"/>
          </w:rPr>
          <w:delText xml:space="preserve">drugi </w:delText>
        </w:r>
      </w:del>
      <w:del w:id="4998" w:author="Rajo" w:date="2018-05-31T16:26:00Z">
        <w:r w:rsidDel="00CB2B3B">
          <w:rPr>
            <w:lang w:val="bs-Latn-BA"/>
          </w:rPr>
          <w:delText xml:space="preserve">način. Npr. moguće je koristiti ugrađene </w:delText>
        </w:r>
        <w:r w:rsidDel="00CB2B3B">
          <w:rPr>
            <w:i/>
            <w:lang w:val="bs-Latn-BA"/>
          </w:rPr>
          <w:delText>web</w:delText>
        </w:r>
        <w:r w:rsidDel="00CB2B3B">
          <w:rPr>
            <w:lang w:val="bs-Latn-BA"/>
          </w:rPr>
          <w:delText xml:space="preserve"> prikaze, u okviru kojih se može napisati odgovarajući kod koji će nadgledati cijeli proces autentikacije. Po završetku cjelokupnog procesa, potrebno je odstraniti nepotreban HTML kod i izvući SAML token.</w:delText>
        </w:r>
      </w:del>
    </w:p>
    <w:p w14:paraId="051DA411" w14:textId="02CE6861" w:rsidR="00E94ADE" w:rsidDel="00375A09" w:rsidRDefault="00E94ADE">
      <w:pPr>
        <w:pStyle w:val="Heading1"/>
        <w:numPr>
          <w:ilvl w:val="0"/>
          <w:numId w:val="0"/>
        </w:numPr>
        <w:rPr>
          <w:del w:id="4999" w:author="Rajo" w:date="2018-05-31T14:35:00Z"/>
          <w:lang w:val="bs-Latn-BA"/>
        </w:rPr>
        <w:pPrChange w:id="5000" w:author="Rajo" w:date="2018-05-31T17:19:00Z">
          <w:pPr>
            <w:spacing w:line="240" w:lineRule="auto"/>
            <w:ind w:firstLine="720"/>
            <w:jc w:val="both"/>
          </w:pPr>
        </w:pPrChange>
      </w:pPr>
    </w:p>
    <w:p w14:paraId="5D2BC44A" w14:textId="4B3F4083" w:rsidR="00E94ADE" w:rsidDel="00EF073C" w:rsidRDefault="00CC5052">
      <w:pPr>
        <w:pStyle w:val="Heading1"/>
        <w:numPr>
          <w:ilvl w:val="0"/>
          <w:numId w:val="0"/>
        </w:numPr>
        <w:rPr>
          <w:del w:id="5001" w:author="Rajo" w:date="2018-05-30T20:46:00Z"/>
          <w:lang w:val="bs-Latn-BA"/>
        </w:rPr>
        <w:pPrChange w:id="5002" w:author="Rajo" w:date="2018-05-31T17:19:00Z">
          <w:pPr>
            <w:spacing w:line="240" w:lineRule="auto"/>
            <w:ind w:firstLine="720"/>
            <w:jc w:val="both"/>
          </w:pPr>
        </w:pPrChange>
      </w:pPr>
      <w:del w:id="5003" w:author="Rajo" w:date="2018-05-31T16:26:00Z">
        <w:r w:rsidDel="00CB2B3B">
          <w:rPr>
            <w:lang w:val="bs-Latn-BA"/>
          </w:rPr>
          <w:delText>Drugo zaobilazno rješenje je implementacija proksi servera koji može primiti HTTP POST zahtijev, izvući SAML token iz tijela, a zatim napraviti URL koji u sebi sadrži taj token (npr. „my-app://authenticate/?</w:delText>
        </w:r>
      </w:del>
      <w:del w:id="5004" w:author="Rajo" w:date="2018-05-31T16:24:00Z">
        <w:r w:rsidDel="00B50BA2">
          <w:rPr>
            <w:lang w:val="bs-Latn-BA"/>
          </w:rPr>
          <w:delText>SAMLRequest</w:delText>
        </w:r>
      </w:del>
      <w:del w:id="5005" w:author="Rajo" w:date="2018-05-31T16:26:00Z">
        <w:r w:rsidDel="00CB2B3B">
          <w:rPr>
            <w:lang w:val="bs-Latn-BA"/>
          </w:rPr>
          <w:delText>=gfhvcmijtrra“). Proksi server bi zatim mogao upotrebiti HTTP preusmjeravanje kako bi doveo do toga da uređaj pokrene aplikaciju korištenjem generisanog URL-a. Kako je SAML token sada dio URL-a, aplikacija ga može izdvojiti i pročitati, te upotrijebiti za prijavu korisnika.</w:delText>
        </w:r>
      </w:del>
      <w:moveToRangeStart w:id="5006" w:author="Rajo" w:date="2018-05-31T16:25:00Z" w:name="move515547274"/>
      <w:moveTo w:id="5007" w:author="Rajo" w:date="2018-05-31T16:25:00Z">
        <w:del w:id="5008" w:author="Rajo" w:date="2018-05-31T16:26:00Z">
          <w:r w:rsidR="00357239" w:rsidDel="00CB2B3B">
            <w:rPr>
              <w:vertAlign w:val="superscript"/>
              <w:lang w:val="bs-Latn-BA"/>
            </w:rPr>
            <w:delText>[20]</w:delText>
          </w:r>
        </w:del>
      </w:moveTo>
      <w:moveToRangeEnd w:id="5006"/>
    </w:p>
    <w:p w14:paraId="731639D9" w14:textId="77777777" w:rsidR="00E94ADE" w:rsidDel="00357239" w:rsidRDefault="00E94ADE">
      <w:pPr>
        <w:pStyle w:val="Heading1"/>
        <w:numPr>
          <w:ilvl w:val="0"/>
          <w:numId w:val="0"/>
        </w:numPr>
        <w:rPr>
          <w:del w:id="5009" w:author="Rajo" w:date="2018-05-31T16:25:00Z"/>
          <w:lang w:val="bs-Latn-BA"/>
        </w:rPr>
        <w:pPrChange w:id="5010" w:author="Rajo" w:date="2018-05-31T17:19:00Z">
          <w:pPr>
            <w:spacing w:line="240" w:lineRule="auto"/>
            <w:ind w:firstLine="720"/>
            <w:jc w:val="both"/>
          </w:pPr>
        </w:pPrChange>
      </w:pPr>
    </w:p>
    <w:p w14:paraId="36B63A69" w14:textId="679D015A" w:rsidR="00E94ADE" w:rsidDel="001F5AB3" w:rsidRDefault="00CC5052">
      <w:pPr>
        <w:pStyle w:val="Heading1"/>
        <w:numPr>
          <w:ilvl w:val="0"/>
          <w:numId w:val="0"/>
        </w:numPr>
        <w:rPr>
          <w:del w:id="5011" w:author="Rajo" w:date="2018-05-31T14:42:00Z"/>
          <w:lang w:val="bs-Latn-BA"/>
        </w:rPr>
        <w:pPrChange w:id="5012" w:author="Rajo" w:date="2018-05-31T17:19:00Z">
          <w:pPr>
            <w:spacing w:line="240" w:lineRule="auto"/>
            <w:ind w:firstLine="576"/>
            <w:jc w:val="both"/>
          </w:pPr>
        </w:pPrChange>
      </w:pPr>
      <w:del w:id="5013" w:author="Rajo" w:date="2018-05-31T16:25:00Z">
        <w:r w:rsidDel="00357239">
          <w:rPr>
            <w:lang w:val="bs-Latn-BA"/>
          </w:rPr>
          <w:delText xml:space="preserve">Još jedan pristup koji ne koristi zaobilazno rješenje je da se ne koristi SAML nego neka druga strategija koja se zasniva na upotrebi OAuth 2.0. </w:delText>
        </w:r>
      </w:del>
      <w:moveFromRangeStart w:id="5014" w:author="Rajo" w:date="2018-05-31T16:25:00Z" w:name="move515547274"/>
      <w:moveFrom w:id="5015" w:author="Rajo" w:date="2018-05-31T16:25:00Z">
        <w:del w:id="5016" w:author="Rajo" w:date="2018-05-31T16:25:00Z">
          <w:r w:rsidDel="00357239">
            <w:rPr>
              <w:vertAlign w:val="superscript"/>
              <w:lang w:val="bs-Latn-BA"/>
            </w:rPr>
            <w:delText>[20]</w:delText>
          </w:r>
        </w:del>
      </w:moveFrom>
      <w:moveFromRangeEnd w:id="5014"/>
    </w:p>
    <w:p w14:paraId="07EB9C4C" w14:textId="77777777" w:rsidR="00E94ADE" w:rsidDel="007303D5" w:rsidRDefault="00E94ADE" w:rsidP="008A2C52">
      <w:pPr>
        <w:spacing w:line="240" w:lineRule="auto"/>
        <w:jc w:val="both"/>
        <w:rPr>
          <w:del w:id="5017" w:author="Rajo" w:date="2018-05-31T17:19:00Z"/>
          <w:lang w:val="bs-Latn-BA"/>
        </w:rPr>
      </w:pPr>
    </w:p>
    <w:p w14:paraId="74D7D464" w14:textId="1B63BD4E" w:rsidR="00E94ADE" w:rsidDel="007303D5" w:rsidRDefault="00E94ADE">
      <w:pPr>
        <w:spacing w:line="240" w:lineRule="auto"/>
        <w:jc w:val="both"/>
        <w:rPr>
          <w:del w:id="5018" w:author="Rajo" w:date="2018-05-31T17:19:00Z"/>
          <w:lang w:val="bs-Latn-BA"/>
        </w:rPr>
      </w:pPr>
    </w:p>
    <w:p w14:paraId="16FBF6CB" w14:textId="00D2C835" w:rsidR="00E94ADE" w:rsidDel="007303D5" w:rsidRDefault="00CC5052">
      <w:pPr>
        <w:pStyle w:val="Heading2"/>
        <w:spacing w:line="240" w:lineRule="auto"/>
        <w:jc w:val="both"/>
        <w:rPr>
          <w:del w:id="5019" w:author="Rajo" w:date="2018-05-31T17:19:00Z"/>
          <w:lang w:val="bs-Latn-BA"/>
        </w:rPr>
      </w:pPr>
      <w:bookmarkStart w:id="5020" w:name="_Toc511154458"/>
      <w:commentRangeStart w:id="5021"/>
      <w:del w:id="5022" w:author="Rajo" w:date="2018-05-31T17:19:00Z">
        <w:r w:rsidDel="007303D5">
          <w:rPr>
            <w:lang w:val="bs-Latn-BA"/>
          </w:rPr>
          <w:delText>OAuth 2.0</w:delText>
        </w:r>
        <w:bookmarkEnd w:id="5020"/>
        <w:commentRangeEnd w:id="5021"/>
        <w:r w:rsidDel="007303D5">
          <w:commentReference w:id="5021"/>
        </w:r>
      </w:del>
    </w:p>
    <w:p w14:paraId="5B3783F7" w14:textId="31575559" w:rsidR="00E94ADE" w:rsidDel="007303D5" w:rsidRDefault="00E94ADE">
      <w:pPr>
        <w:spacing w:line="240" w:lineRule="auto"/>
        <w:rPr>
          <w:del w:id="5023" w:author="Rajo" w:date="2018-05-31T17:19:00Z"/>
          <w:lang w:val="bs-Latn-BA"/>
        </w:rPr>
      </w:pPr>
    </w:p>
    <w:p w14:paraId="7BCE79BC" w14:textId="0BBE990C" w:rsidR="00E94ADE" w:rsidDel="007303D5" w:rsidRDefault="00CC5052">
      <w:pPr>
        <w:spacing w:line="240" w:lineRule="auto"/>
        <w:ind w:firstLine="576"/>
        <w:jc w:val="both"/>
        <w:rPr>
          <w:del w:id="5024" w:author="Rajo" w:date="2018-05-31T17:19:00Z"/>
          <w:lang w:val="bs-Latn-BA"/>
        </w:rPr>
      </w:pPr>
      <w:del w:id="5025" w:author="Rajo" w:date="2018-05-31T17:19:00Z">
        <w:r w:rsidDel="007303D5">
          <w:rPr>
            <w:lang w:val="bs-Latn-BA"/>
          </w:rPr>
          <w:delText>Za razliku od SAML-a, OAuth 2.0 (nadalje OAuth2) je specifikacija koja je gotovo u potpunosti odbačena krajem 2012. godine. Objavljena je 2010. godine kao zamjena za inicijalnu verziju OAuth-a, koja je nastala 2007. godine kao autentikaciona metoda za Twitter API.</w:delText>
        </w:r>
        <w:r w:rsidDel="007303D5">
          <w:rPr>
            <w:rStyle w:val="FootnoteReference"/>
            <w:lang w:val="bs-Latn-BA"/>
          </w:rPr>
          <w:footnoteReference w:id="20"/>
        </w:r>
        <w:r w:rsidDel="007303D5">
          <w:rPr>
            <w:lang w:val="bs-Latn-BA"/>
          </w:rPr>
          <w:delText xml:space="preserve"> Kao i prva verzija OAuth-a, OAuth2 omoguć</w:delText>
        </w:r>
        <w:r w:rsidDel="007303D5">
          <w:delText>ava</w:delText>
        </w:r>
        <w:r w:rsidDel="007303D5">
          <w:rPr>
            <w:lang w:val="bs-Latn-BA"/>
          </w:rPr>
          <w:delText xml:space="preserve"> internet korisnicima da odobre </w:delText>
        </w:r>
        <w:r w:rsidDel="007303D5">
          <w:rPr>
            <w:i/>
            <w:lang w:val="bs-Latn-BA"/>
          </w:rPr>
          <w:delText>web</w:delText>
        </w:r>
        <w:r w:rsidDel="007303D5">
          <w:rPr>
            <w:lang w:val="bs-Latn-BA"/>
          </w:rPr>
          <w:delText xml:space="preserve"> stranicama ili aplikacijama pristup svojim informacijama na drugim </w:delText>
        </w:r>
        <w:r w:rsidDel="007303D5">
          <w:rPr>
            <w:i/>
            <w:lang w:val="bs-Latn-BA"/>
          </w:rPr>
          <w:delText>web</w:delText>
        </w:r>
        <w:r w:rsidDel="007303D5">
          <w:rPr>
            <w:lang w:val="bs-Latn-BA"/>
          </w:rPr>
          <w:delText xml:space="preserve"> stranicama, bez dijeljenja lozinke. Ima prednost u tome što je to novija specifikacija i što uzima u obzir napredak i razvoj svijeta tehnologije. </w:delText>
        </w:r>
      </w:del>
    </w:p>
    <w:p w14:paraId="3B212DCA" w14:textId="2A022B2A" w:rsidR="00E94ADE" w:rsidDel="007303D5" w:rsidRDefault="00E94ADE">
      <w:pPr>
        <w:spacing w:line="240" w:lineRule="auto"/>
        <w:jc w:val="both"/>
        <w:rPr>
          <w:del w:id="5028" w:author="Rajo" w:date="2018-05-31T17:19:00Z"/>
          <w:lang w:val="bs-Latn-BA"/>
        </w:rPr>
      </w:pPr>
    </w:p>
    <w:p w14:paraId="02E6680B" w14:textId="727A2A50" w:rsidR="00E94ADE" w:rsidDel="007303D5" w:rsidRDefault="00CC5052">
      <w:pPr>
        <w:spacing w:line="240" w:lineRule="auto"/>
        <w:ind w:firstLine="576"/>
        <w:jc w:val="both"/>
        <w:rPr>
          <w:del w:id="5029" w:author="Rajo" w:date="2018-05-31T17:19:00Z"/>
          <w:lang w:val="bs-Latn-BA"/>
        </w:rPr>
      </w:pPr>
      <w:del w:id="5030" w:author="Rajo" w:date="2018-05-31T17:19:00Z">
        <w:r w:rsidDel="007303D5">
          <w:rPr>
            <w:lang w:val="bs-Latn-BA"/>
          </w:rPr>
          <w:delText xml:space="preserve">Mobilni uređaji i nativne aplikacije su u međuvremenu napredovale na način koji SAML nije mogao očekivati 2005. godine. </w:delText>
        </w:r>
      </w:del>
    </w:p>
    <w:p w14:paraId="5C321050" w14:textId="53B63034" w:rsidR="00E94ADE" w:rsidDel="007303D5" w:rsidRDefault="00E94ADE">
      <w:pPr>
        <w:spacing w:line="240" w:lineRule="auto"/>
        <w:jc w:val="both"/>
        <w:rPr>
          <w:del w:id="5031" w:author="Rajo" w:date="2018-05-31T17:19:00Z"/>
          <w:lang w:val="bs-Latn-BA"/>
        </w:rPr>
      </w:pPr>
    </w:p>
    <w:p w14:paraId="07A8AE40" w14:textId="74D772F3" w:rsidR="00E94ADE" w:rsidDel="007303D5" w:rsidRDefault="00CC5052">
      <w:pPr>
        <w:spacing w:line="240" w:lineRule="auto"/>
        <w:ind w:firstLine="360"/>
        <w:jc w:val="both"/>
        <w:rPr>
          <w:del w:id="5032" w:author="Rajo" w:date="2018-05-31T17:19:00Z"/>
          <w:lang w:val="bs-Latn-BA"/>
        </w:rPr>
      </w:pPr>
      <w:del w:id="5033" w:author="Rajo" w:date="2018-05-31T17:19:00Z">
        <w:r w:rsidDel="007303D5">
          <w:rPr>
            <w:lang w:val="bs-Latn-BA"/>
          </w:rPr>
          <w:delText>SAML i OAuth2 koriste slične pojmove za slične koncepte. Zbog poređenja, pored zvaničnog OAuth2 izraza, u zagradama se navodi i ekvivalentan SAML izraz:</w:delText>
        </w:r>
      </w:del>
    </w:p>
    <w:p w14:paraId="6D3187EB" w14:textId="0861D874" w:rsidR="00E94ADE" w:rsidDel="007303D5" w:rsidRDefault="00E94ADE">
      <w:pPr>
        <w:spacing w:line="240" w:lineRule="auto"/>
        <w:jc w:val="both"/>
        <w:rPr>
          <w:del w:id="5034" w:author="Rajo" w:date="2018-05-31T17:19:00Z"/>
          <w:lang w:val="bs-Latn-BA"/>
        </w:rPr>
      </w:pPr>
    </w:p>
    <w:p w14:paraId="203824D4" w14:textId="3E804C49" w:rsidR="00E94ADE" w:rsidDel="007303D5" w:rsidRDefault="00CC5052">
      <w:pPr>
        <w:pStyle w:val="ListParagraph1"/>
        <w:numPr>
          <w:ilvl w:val="0"/>
          <w:numId w:val="34"/>
        </w:numPr>
        <w:spacing w:line="240" w:lineRule="auto"/>
        <w:jc w:val="both"/>
        <w:rPr>
          <w:del w:id="5035" w:author="Rajo" w:date="2018-05-31T17:19:00Z"/>
          <w:lang w:val="bs-Latn-BA"/>
        </w:rPr>
      </w:pPr>
      <w:del w:id="5036" w:author="Rajo" w:date="2018-05-31T17:19:00Z">
        <w:r w:rsidDel="007303D5">
          <w:rPr>
            <w:lang w:val="bs-Latn-BA"/>
          </w:rPr>
          <w:delText xml:space="preserve">Server resursa – </w:delText>
        </w:r>
        <w:r w:rsidDel="007303D5">
          <w:rPr>
            <w:i/>
            <w:lang w:val="bs-Latn-BA"/>
          </w:rPr>
          <w:delText>Resource Server</w:delText>
        </w:r>
        <w:r w:rsidDel="007303D5">
          <w:rPr>
            <w:lang w:val="bs-Latn-BA"/>
          </w:rPr>
          <w:delText xml:space="preserve"> (</w:delText>
        </w:r>
        <w:r w:rsidDel="007303D5">
          <w:rPr>
            <w:i/>
            <w:lang w:val="bs-Latn-BA"/>
          </w:rPr>
          <w:delText>Service Provider</w:delText>
        </w:r>
        <w:r w:rsidDel="007303D5">
          <w:rPr>
            <w:lang w:val="bs-Latn-BA"/>
          </w:rPr>
          <w:delText xml:space="preserve">) – </w:delText>
        </w:r>
        <w:r w:rsidDel="007303D5">
          <w:rPr>
            <w:i/>
            <w:lang w:val="bs-Latn-BA"/>
          </w:rPr>
          <w:delText>web</w:delText>
        </w:r>
        <w:r w:rsidDel="007303D5">
          <w:rPr>
            <w:lang w:val="bs-Latn-BA"/>
          </w:rPr>
          <w:delText xml:space="preserve"> server čijim informacijama korisnik pokušava pristupiti.</w:delText>
        </w:r>
      </w:del>
    </w:p>
    <w:p w14:paraId="24E9A692" w14:textId="34122FF1" w:rsidR="00E94ADE" w:rsidDel="007303D5" w:rsidRDefault="00CC5052">
      <w:pPr>
        <w:pStyle w:val="ListParagraph1"/>
        <w:numPr>
          <w:ilvl w:val="0"/>
          <w:numId w:val="34"/>
        </w:numPr>
        <w:spacing w:line="240" w:lineRule="auto"/>
        <w:jc w:val="both"/>
        <w:rPr>
          <w:del w:id="5037" w:author="Rajo" w:date="2018-05-31T17:19:00Z"/>
          <w:lang w:val="bs-Latn-BA"/>
        </w:rPr>
      </w:pPr>
      <w:del w:id="5038" w:author="Rajo" w:date="2018-05-31T17:19:00Z">
        <w:r w:rsidDel="007303D5">
          <w:rPr>
            <w:lang w:val="bs-Latn-BA"/>
          </w:rPr>
          <w:delText xml:space="preserve">Klijent – </w:delText>
        </w:r>
        <w:r w:rsidDel="007303D5">
          <w:rPr>
            <w:i/>
            <w:lang w:val="bs-Latn-BA"/>
          </w:rPr>
          <w:delText>Client</w:delText>
        </w:r>
        <w:r w:rsidDel="007303D5">
          <w:rPr>
            <w:lang w:val="bs-Latn-BA"/>
          </w:rPr>
          <w:delText xml:space="preserve"> – način na koji korisnik međudjeluje sa serverom resursa. To može biti </w:delText>
        </w:r>
        <w:r w:rsidDel="007303D5">
          <w:rPr>
            <w:i/>
            <w:lang w:val="bs-Latn-BA"/>
          </w:rPr>
          <w:delText>web</w:delText>
        </w:r>
        <w:r w:rsidDel="007303D5">
          <w:rPr>
            <w:lang w:val="bs-Latn-BA"/>
          </w:rPr>
          <w:delText xml:space="preserve"> aplikacija u okviru preglednika, nativna mobilna aplikacija, desktop aplikacija, serverska aplikacija itd. </w:delText>
        </w:r>
      </w:del>
    </w:p>
    <w:p w14:paraId="32A7E271" w14:textId="39C8AA9B" w:rsidR="00E94ADE" w:rsidDel="007303D5" w:rsidRDefault="00CC5052">
      <w:pPr>
        <w:pStyle w:val="ListParagraph1"/>
        <w:numPr>
          <w:ilvl w:val="0"/>
          <w:numId w:val="34"/>
        </w:numPr>
        <w:spacing w:line="240" w:lineRule="auto"/>
        <w:jc w:val="both"/>
        <w:rPr>
          <w:del w:id="5039" w:author="Rajo" w:date="2018-05-31T17:19:00Z"/>
          <w:lang w:val="bs-Latn-BA"/>
        </w:rPr>
      </w:pPr>
      <w:del w:id="5040" w:author="Rajo" w:date="2018-05-31T17:19:00Z">
        <w:r w:rsidDel="007303D5">
          <w:rPr>
            <w:lang w:val="bs-Latn-BA"/>
          </w:rPr>
          <w:delText xml:space="preserve">Autorizacioni server - </w:delText>
        </w:r>
        <w:r w:rsidDel="007303D5">
          <w:rPr>
            <w:i/>
            <w:lang w:val="bs-Latn-BA"/>
          </w:rPr>
          <w:delText>Authorization Server</w:delText>
        </w:r>
        <w:r w:rsidDel="007303D5">
          <w:rPr>
            <w:lang w:val="bs-Latn-BA"/>
          </w:rPr>
          <w:delText xml:space="preserve"> (</w:delText>
        </w:r>
        <w:r w:rsidDel="007303D5">
          <w:rPr>
            <w:i/>
            <w:lang w:val="bs-Latn-BA"/>
          </w:rPr>
          <w:delText>Identity Provider</w:delText>
        </w:r>
        <w:r w:rsidDel="007303D5">
          <w:rPr>
            <w:lang w:val="bs-Latn-BA"/>
          </w:rPr>
          <w:delText>) - server koji posjeduje identitet i pristupne podatke korisnika, tj. utvrđuje njegov identitet i prava pristupa.</w:delText>
        </w:r>
      </w:del>
    </w:p>
    <w:p w14:paraId="6DA6D3C0" w14:textId="2AC831E7" w:rsidR="00E94ADE" w:rsidDel="007303D5" w:rsidRDefault="00CC5052">
      <w:pPr>
        <w:spacing w:line="240" w:lineRule="auto"/>
        <w:jc w:val="both"/>
        <w:rPr>
          <w:del w:id="5041" w:author="Rajo" w:date="2018-05-31T17:19:00Z"/>
          <w:lang w:val="bs-Latn-BA"/>
        </w:rPr>
      </w:pPr>
      <w:del w:id="5042" w:author="Rajo" w:date="2018-05-31T17:19:00Z">
        <w:r w:rsidDel="007303D5">
          <w:rPr>
            <w:lang w:val="bs-Latn-BA"/>
          </w:rPr>
          <w:br w:type="page"/>
        </w:r>
      </w:del>
    </w:p>
    <w:p w14:paraId="341670A0" w14:textId="774E5097" w:rsidR="00E94ADE" w:rsidDel="007303D5" w:rsidRDefault="00CC5052">
      <w:pPr>
        <w:spacing w:line="240" w:lineRule="auto"/>
        <w:ind w:firstLine="360"/>
        <w:jc w:val="both"/>
        <w:rPr>
          <w:del w:id="5043" w:author="Rajo" w:date="2018-05-31T17:19:00Z"/>
          <w:lang w:val="bs-Latn-BA"/>
        </w:rPr>
      </w:pPr>
      <w:del w:id="5044" w:author="Rajo" w:date="2018-05-31T17:19:00Z">
        <w:r w:rsidDel="007303D5">
          <w:rPr>
            <w:lang w:val="bs-Latn-BA"/>
          </w:rPr>
          <w:delText>Na visokom nivou, OAuth2 scenario upotrebe se ne razlikuje mnogo od SAML scenarija:</w:delText>
        </w:r>
      </w:del>
    </w:p>
    <w:p w14:paraId="5BEB77F9" w14:textId="127695DD" w:rsidR="00E94ADE" w:rsidDel="007303D5" w:rsidRDefault="00E94ADE">
      <w:pPr>
        <w:spacing w:line="240" w:lineRule="auto"/>
        <w:jc w:val="both"/>
        <w:rPr>
          <w:del w:id="5045" w:author="Rajo" w:date="2018-05-31T17:19:00Z"/>
          <w:lang w:val="bs-Latn-BA"/>
        </w:rPr>
      </w:pPr>
    </w:p>
    <w:p w14:paraId="73668117" w14:textId="2FEEC93D" w:rsidR="00E94ADE" w:rsidDel="007303D5" w:rsidRDefault="00CC5052">
      <w:pPr>
        <w:keepNext/>
        <w:spacing w:line="240" w:lineRule="auto"/>
        <w:jc w:val="both"/>
        <w:rPr>
          <w:del w:id="5046" w:author="Rajo" w:date="2018-05-31T17:19:00Z"/>
          <w:lang w:val="bs-Latn-BA"/>
        </w:rPr>
      </w:pPr>
      <w:del w:id="5047" w:author="Rajo" w:date="2018-05-31T17:19:00Z">
        <w:r w:rsidDel="007303D5">
          <w:rPr>
            <w:noProof/>
          </w:rPr>
          <mc:AlternateContent>
            <mc:Choice Requires="wpc">
              <w:drawing>
                <wp:inline distT="0" distB="0" distL="0" distR="0" wp14:anchorId="7C395792" wp14:editId="0B1FB3C3">
                  <wp:extent cx="5915025" cy="3343275"/>
                  <wp:effectExtent l="0" t="0" r="0" b="9525"/>
                  <wp:docPr id="336" name="Canvas 3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6" name="Rectangle: Rounded Corners 106"/>
                          <wps:cNvSpPr/>
                          <wps:spPr>
                            <a:xfrm>
                              <a:off x="276225" y="85726"/>
                              <a:ext cx="1295400" cy="457199"/>
                            </a:xfrm>
                            <a:prstGeom prst="round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425FE1CD" w14:textId="77777777" w:rsidR="009B0D46" w:rsidRDefault="009B0D46">
                                <w:pPr>
                                  <w:jc w:val="center"/>
                                  <w:rPr>
                                    <w:rFonts w:ascii="Microsoft Sans Serif" w:hAnsi="Microsoft Sans Serif" w:cs="Microsoft Sans Serif"/>
                                    <w:b/>
                                    <w:color w:val="000000" w:themeColor="text1"/>
                                    <w:sz w:val="22"/>
                                  </w:rPr>
                                </w:pPr>
                                <w:r>
                                  <w:rPr>
                                    <w:rFonts w:ascii="Microsoft Sans Serif" w:hAnsi="Microsoft Sans Serif" w:cs="Microsoft Sans Serif"/>
                                    <w:b/>
                                    <w:color w:val="000000" w:themeColor="text1"/>
                                    <w:sz w:val="22"/>
                                  </w:rPr>
                                  <w:t xml:space="preserve">Server </w:t>
                                </w:r>
                                <w:proofErr w:type="spellStart"/>
                                <w:r>
                                  <w:rPr>
                                    <w:rFonts w:ascii="Microsoft Sans Serif" w:hAnsi="Microsoft Sans Serif" w:cs="Microsoft Sans Serif"/>
                                    <w:b/>
                                    <w:color w:val="000000" w:themeColor="text1"/>
                                    <w:sz w:val="22"/>
                                  </w:rPr>
                                  <w:t>resursa</w:t>
                                </w:r>
                                <w:proofErr w:type="spellEnd"/>
                                <w:r>
                                  <w:rPr>
                                    <w:rFonts w:ascii="Microsoft Sans Serif" w:hAnsi="Microsoft Sans Serif" w:cs="Microsoft Sans Serif"/>
                                    <w:b/>
                                    <w:color w:val="000000" w:themeColor="text1"/>
                                    <w:sz w:val="22"/>
                                  </w:rPr>
                                  <w:t xml:space="preserve"> / SR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7" name="Rectangle: Rounded Corners 107"/>
                          <wps:cNvSpPr/>
                          <wps:spPr>
                            <a:xfrm>
                              <a:off x="2313600" y="85726"/>
                              <a:ext cx="1295400" cy="45720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37E65743" w14:textId="77777777" w:rsidR="009B0D46" w:rsidRDefault="009B0D46">
                                <w:pPr>
                                  <w:pStyle w:val="NormalWeb"/>
                                  <w:spacing w:before="0" w:beforeAutospacing="0" w:after="0" w:afterAutospacing="0" w:line="276" w:lineRule="auto"/>
                                  <w:jc w:val="center"/>
                                  <w:rPr>
                                    <w:rFonts w:ascii="Microsoft Sans Serif" w:eastAsia="Calibri" w:hAnsi="Microsoft Sans Serif"/>
                                    <w:b/>
                                    <w:bCs/>
                                    <w:color w:val="000000"/>
                                    <w:sz w:val="22"/>
                                    <w:szCs w:val="22"/>
                                  </w:rPr>
                                </w:pPr>
                                <w:proofErr w:type="spellStart"/>
                                <w:r>
                                  <w:rPr>
                                    <w:rFonts w:ascii="Microsoft Sans Serif" w:eastAsia="Calibri" w:hAnsi="Microsoft Sans Serif"/>
                                    <w:b/>
                                    <w:bCs/>
                                    <w:color w:val="000000"/>
                                    <w:sz w:val="22"/>
                                    <w:szCs w:val="22"/>
                                  </w:rPr>
                                  <w:t>Klijent</w:t>
                                </w:r>
                                <w:proofErr w:type="spellEnd"/>
                              </w:p>
                            </w:txbxContent>
                          </wps:txbx>
                          <wps:bodyPr rot="0" spcFirstLastPara="0" vert="horz" wrap="square" lIns="91440" tIns="45720" rIns="91440" bIns="45720" numCol="1" spcCol="0" rtlCol="0" fromWordArt="0" anchor="ctr" anchorCtr="0" forceAA="0" compatLnSpc="1">
                            <a:noAutofit/>
                          </wps:bodyPr>
                        </wps:wsp>
                        <wps:wsp>
                          <wps:cNvPr id="108" name="Rectangle: Rounded Corners 108"/>
                          <wps:cNvSpPr/>
                          <wps:spPr>
                            <a:xfrm>
                              <a:off x="4305299" y="66676"/>
                              <a:ext cx="1476376" cy="465750"/>
                            </a:xfrm>
                            <a:prstGeom prst="round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2F3B8875"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color w:val="000000"/>
                                    <w:sz w:val="22"/>
                                    <w:szCs w:val="22"/>
                                  </w:rPr>
                                  <w:t>Autorizacioni server / AS</w:t>
                                </w:r>
                              </w:p>
                            </w:txbxContent>
                          </wps:txbx>
                          <wps:bodyPr rot="0" spcFirstLastPara="0" vert="horz" wrap="square" lIns="91440" tIns="45720" rIns="91440" bIns="45720" numCol="1" spcCol="0" rtlCol="0" fromWordArt="0" anchor="ctr" anchorCtr="0" forceAA="0" compatLnSpc="1">
                            <a:noAutofit/>
                          </wps:bodyPr>
                        </wps:wsp>
                        <wps:wsp>
                          <wps:cNvPr id="111" name="Straight Connector 111"/>
                          <wps:cNvCnPr/>
                          <wps:spPr>
                            <a:xfrm>
                              <a:off x="914400" y="542925"/>
                              <a:ext cx="0" cy="2752725"/>
                            </a:xfrm>
                            <a:prstGeom prst="line">
                              <a:avLst/>
                            </a:prstGeom>
                            <a:ln w="57150">
                              <a:solidFill>
                                <a:schemeClr val="accent5">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112" name="Straight Connector 112"/>
                          <wps:cNvCnPr/>
                          <wps:spPr>
                            <a:xfrm>
                              <a:off x="2980350" y="542925"/>
                              <a:ext cx="0" cy="2752725"/>
                            </a:xfrm>
                            <a:prstGeom prst="line">
                              <a:avLst/>
                            </a:prstGeom>
                            <a:ln w="57150">
                              <a:solidFill>
                                <a:schemeClr val="accent3">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113" name="Straight Connector 113"/>
                          <wps:cNvCnPr/>
                          <wps:spPr>
                            <a:xfrm>
                              <a:off x="5066325" y="532425"/>
                              <a:ext cx="0" cy="2752725"/>
                            </a:xfrm>
                            <a:prstGeom prst="line">
                              <a:avLst/>
                            </a:prstGeom>
                            <a:ln w="571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114" name="Straight Connector 114"/>
                          <wps:cNvCnPr/>
                          <wps:spPr>
                            <a:xfrm flipH="1">
                              <a:off x="942975" y="942975"/>
                              <a:ext cx="2027850" cy="0"/>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5" name="Oval 115"/>
                          <wps:cNvSpPr/>
                          <wps:spPr>
                            <a:xfrm>
                              <a:off x="2857499" y="819151"/>
                              <a:ext cx="275693" cy="285749"/>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599DB0" w14:textId="77777777" w:rsidR="009B0D46" w:rsidRDefault="009B0D46">
                                <w:pPr>
                                  <w:jc w:val="center"/>
                                  <w:rPr>
                                    <w:rFonts w:ascii="Microsoft Sans Serif" w:hAnsi="Microsoft Sans Serif" w:cs="Microsoft Sans Serif"/>
                                    <w:b/>
                                    <w:sz w:val="20"/>
                                    <w:szCs w:val="20"/>
                                  </w:rPr>
                                </w:pPr>
                                <w:r>
                                  <w:rPr>
                                    <w:rFonts w:ascii="Microsoft Sans Serif" w:hAnsi="Microsoft Sans Serif" w:cs="Microsoft Sans Serif"/>
                                    <w:b/>
                                    <w:sz w:val="20"/>
                                    <w:szCs w:val="20"/>
                                  </w:rPr>
                                  <w:t>A</w:t>
                                </w:r>
                              </w:p>
                            </w:txbxContent>
                          </wps:txbx>
                          <wps:bodyPr rot="0" spcFirstLastPara="0" vertOverflow="overflow" horzOverflow="overflow" vert="horz" wrap="square" lIns="0" tIns="0" rIns="0" bIns="0" numCol="1" spcCol="0" rtlCol="0" fromWordArt="0" anchor="t" anchorCtr="0" forceAA="0" compatLnSpc="1">
                            <a:noAutofit/>
                          </wps:bodyPr>
                        </wps:wsp>
                        <wps:wsp>
                          <wps:cNvPr id="116" name="Oval 116"/>
                          <wps:cNvSpPr/>
                          <wps:spPr>
                            <a:xfrm>
                              <a:off x="770550" y="2285025"/>
                              <a:ext cx="275693" cy="269407"/>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2A58B8"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20"/>
                                    <w:szCs w:val="20"/>
                                  </w:rPr>
                                  <w:t>E</w:t>
                                </w:r>
                              </w:p>
                            </w:txbxContent>
                          </wps:txbx>
                          <wps:bodyPr rot="0" spcFirstLastPara="0" vert="horz" wrap="square" lIns="0" tIns="0" rIns="0" bIns="0" numCol="1" spcCol="0" rtlCol="0" fromWordArt="0" anchor="t" anchorCtr="0" forceAA="0" compatLnSpc="1">
                            <a:spAutoFit/>
                          </wps:bodyPr>
                        </wps:wsp>
                        <wps:wsp>
                          <wps:cNvPr id="117" name="Straight Connector 117"/>
                          <wps:cNvCnPr/>
                          <wps:spPr>
                            <a:xfrm>
                              <a:off x="1046243" y="2427900"/>
                              <a:ext cx="3992482" cy="0"/>
                            </a:xfrm>
                            <a:prstGeom prst="line">
                              <a:avLst/>
                            </a:prstGeom>
                            <a:ln w="38100">
                              <a:solidFill>
                                <a:srgbClr val="00B050"/>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18" name="Straight Connector 118"/>
                          <wps:cNvCnPr/>
                          <wps:spPr>
                            <a:xfrm flipH="1">
                              <a:off x="3085126" y="1501268"/>
                              <a:ext cx="1944074" cy="0"/>
                            </a:xfrm>
                            <a:prstGeom prst="line">
                              <a:avLst/>
                            </a:prstGeom>
                            <a:ln w="38100">
                              <a:solidFill>
                                <a:srgbClr val="00B050"/>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19" name="Oval 119"/>
                          <wps:cNvSpPr/>
                          <wps:spPr>
                            <a:xfrm>
                              <a:off x="2837475" y="1358393"/>
                              <a:ext cx="275693" cy="269407"/>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7F37EF"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20"/>
                                    <w:szCs w:val="20"/>
                                  </w:rPr>
                                  <w:t>C</w:t>
                                </w:r>
                              </w:p>
                            </w:txbxContent>
                          </wps:txbx>
                          <wps:bodyPr rot="0" spcFirstLastPara="0" vert="horz" wrap="square" lIns="0" tIns="0" rIns="0" bIns="0" numCol="1" spcCol="0" rtlCol="0" fromWordArt="0" anchor="t" anchorCtr="0" forceAA="0" compatLnSpc="1">
                            <a:spAutoFit/>
                          </wps:bodyPr>
                        </wps:wsp>
                        <wps:wsp>
                          <wps:cNvPr id="121" name="Straight Connector 121"/>
                          <wps:cNvCnPr/>
                          <wps:spPr>
                            <a:xfrm flipH="1">
                              <a:off x="943271" y="2732360"/>
                              <a:ext cx="4133554" cy="0"/>
                            </a:xfrm>
                            <a:prstGeom prst="line">
                              <a:avLst/>
                            </a:prstGeom>
                            <a:ln w="38100">
                              <a:solidFill>
                                <a:srgbClr val="00B050"/>
                              </a:solidFill>
                              <a:prstDash val="sysDot"/>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22" name="Straight Connector 122"/>
                          <wps:cNvCnPr>
                            <a:stCxn id="123" idx="2"/>
                          </wps:cNvCnPr>
                          <wps:spPr>
                            <a:xfrm flipH="1" flipV="1">
                              <a:off x="942975" y="2046901"/>
                              <a:ext cx="1884975" cy="10878"/>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23" name="Oval 123"/>
                          <wps:cNvSpPr/>
                          <wps:spPr>
                            <a:xfrm>
                              <a:off x="2827950" y="1923075"/>
                              <a:ext cx="275693" cy="269407"/>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5B628A8"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20"/>
                                    <w:szCs w:val="20"/>
                                  </w:rPr>
                                  <w:t>D</w:t>
                                </w:r>
                              </w:p>
                            </w:txbxContent>
                          </wps:txbx>
                          <wps:bodyPr rot="0" spcFirstLastPara="0" vert="horz" wrap="square" lIns="0" tIns="0" rIns="0" bIns="0" numCol="1" spcCol="0" rtlCol="0" fromWordArt="0" anchor="t" anchorCtr="0" forceAA="0" compatLnSpc="1">
                            <a:spAutoFit/>
                          </wps:bodyPr>
                        </wps:wsp>
                        <wps:wsp>
                          <wps:cNvPr id="124" name="Oval 124"/>
                          <wps:cNvSpPr/>
                          <wps:spPr>
                            <a:xfrm>
                              <a:off x="781448" y="1128522"/>
                              <a:ext cx="275693" cy="269408"/>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09D22A6"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20"/>
                                    <w:szCs w:val="20"/>
                                  </w:rPr>
                                  <w:t>B</w:t>
                                </w:r>
                              </w:p>
                            </w:txbxContent>
                          </wps:txbx>
                          <wps:bodyPr rot="0" spcFirstLastPara="0" vert="horz" wrap="square" lIns="0" tIns="0" rIns="0" bIns="0" numCol="1" spcCol="0" rtlCol="0" fromWordArt="0" anchor="t" anchorCtr="0" forceAA="0" compatLnSpc="1">
                            <a:spAutoFit/>
                          </wps:bodyPr>
                        </wps:wsp>
                        <wps:wsp>
                          <wps:cNvPr id="125" name="Straight Connector 125"/>
                          <wps:cNvCnPr/>
                          <wps:spPr>
                            <a:xfrm>
                              <a:off x="1046243" y="1274105"/>
                              <a:ext cx="1887457" cy="0"/>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26" name="Text Box 126"/>
                          <wps:cNvSpPr txBox="1"/>
                          <wps:spPr>
                            <a:xfrm>
                              <a:off x="971551" y="666750"/>
                              <a:ext cx="1971674" cy="238126"/>
                            </a:xfrm>
                            <a:prstGeom prst="rect">
                              <a:avLst/>
                            </a:prstGeom>
                            <a:noFill/>
                            <a:ln w="6350">
                              <a:noFill/>
                            </a:ln>
                          </wps:spPr>
                          <wps:txbx>
                            <w:txbxContent>
                              <w:p w14:paraId="4E103346" w14:textId="77777777" w:rsidR="009B0D46" w:rsidRDefault="009B0D46">
                                <w:pPr>
                                  <w:jc w:val="center"/>
                                  <w:rPr>
                                    <w:rFonts w:ascii="Microsoft Sans Serif" w:hAnsi="Microsoft Sans Serif" w:cs="Microsoft Sans Serif"/>
                                    <w:b/>
                                    <w:sz w:val="20"/>
                                    <w:szCs w:val="20"/>
                                  </w:rPr>
                                </w:pPr>
                                <w:proofErr w:type="spellStart"/>
                                <w:r>
                                  <w:rPr>
                                    <w:rFonts w:ascii="Microsoft Sans Serif" w:hAnsi="Microsoft Sans Serif" w:cs="Microsoft Sans Serif"/>
                                    <w:b/>
                                    <w:sz w:val="20"/>
                                    <w:szCs w:val="20"/>
                                  </w:rPr>
                                  <w:t>Klijent</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zahtijeva</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autorizaciju</w:t>
                                </w:r>
                                <w:proofErr w:type="spellEnd"/>
                              </w:p>
                            </w:txbxContent>
                          </wps:txbx>
                          <wps:bodyPr rot="0" spcFirstLastPara="0" vertOverflow="overflow" horzOverflow="overflow" vert="horz" wrap="square" lIns="91440" tIns="45720" rIns="91440" bIns="0" numCol="1" spcCol="0" rtlCol="0" fromWordArt="0" anchor="t" anchorCtr="0" forceAA="0" compatLnSpc="1">
                            <a:noAutofit/>
                          </wps:bodyPr>
                        </wps:wsp>
                        <wps:wsp>
                          <wps:cNvPr id="329" name="Text Box 105"/>
                          <wps:cNvSpPr txBox="1"/>
                          <wps:spPr>
                            <a:xfrm>
                              <a:off x="990600" y="1010114"/>
                              <a:ext cx="1892595" cy="218611"/>
                            </a:xfrm>
                            <a:prstGeom prst="rect">
                              <a:avLst/>
                            </a:prstGeom>
                            <a:noFill/>
                            <a:ln w="6350">
                              <a:noFill/>
                            </a:ln>
                          </wps:spPr>
                          <wps:txbx>
                            <w:txbxContent>
                              <w:p w14:paraId="39B20E05" w14:textId="77777777" w:rsidR="009B0D46" w:rsidRDefault="009B0D46">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Dobija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dozvolu</w:t>
                                </w:r>
                                <w:proofErr w:type="spellEnd"/>
                                <w:r>
                                  <w:rPr>
                                    <w:rFonts w:ascii="Microsoft Sans Serif" w:eastAsia="Calibri" w:hAnsi="Microsoft Sans Serif"/>
                                    <w:b/>
                                    <w:bCs/>
                                    <w:sz w:val="20"/>
                                    <w:szCs w:val="20"/>
                                  </w:rPr>
                                  <w:t xml:space="preserve"> za </w:t>
                                </w:r>
                                <w:proofErr w:type="spellStart"/>
                                <w:r>
                                  <w:rPr>
                                    <w:rFonts w:ascii="Microsoft Sans Serif" w:eastAsia="Calibri" w:hAnsi="Microsoft Sans Serif"/>
                                    <w:b/>
                                    <w:bCs/>
                                    <w:sz w:val="20"/>
                                    <w:szCs w:val="20"/>
                                  </w:rPr>
                                  <w:t>autorizaciju</w:t>
                                </w:r>
                                <w:proofErr w:type="spellEnd"/>
                              </w:p>
                            </w:txbxContent>
                          </wps:txbx>
                          <wps:bodyPr rot="0" spcFirstLastPara="0" vert="horz" wrap="square" lIns="91440" tIns="45720" rIns="91440" bIns="0" numCol="1" spcCol="0" rtlCol="0" fromWordArt="0" anchor="t" anchorCtr="0" forceAA="0" compatLnSpc="1">
                            <a:noAutofit/>
                          </wps:bodyPr>
                        </wps:wsp>
                        <wps:wsp>
                          <wps:cNvPr id="331" name="Text Box 105"/>
                          <wps:cNvSpPr txBox="1"/>
                          <wps:spPr>
                            <a:xfrm>
                              <a:off x="3113168" y="1061848"/>
                              <a:ext cx="1800225" cy="400050"/>
                            </a:xfrm>
                            <a:prstGeom prst="rect">
                              <a:avLst/>
                            </a:prstGeom>
                            <a:noFill/>
                            <a:ln w="6350">
                              <a:noFill/>
                            </a:ln>
                          </wps:spPr>
                          <wps:txbx>
                            <w:txbxContent>
                              <w:p w14:paraId="25D8BE40" w14:textId="77777777" w:rsidR="009B0D46" w:rsidRDefault="009B0D46">
                                <w:pPr>
                                  <w:pStyle w:val="NormalWeb"/>
                                  <w:spacing w:before="0" w:beforeAutospacing="0" w:after="0" w:afterAutospacing="0"/>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zahtijeva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 </w:t>
                                </w:r>
                                <w:proofErr w:type="spellStart"/>
                                <w:r>
                                  <w:rPr>
                                    <w:rFonts w:ascii="Microsoft Sans Serif" w:eastAsia="Calibri" w:hAnsi="Microsoft Sans Serif"/>
                                    <w:b/>
                                    <w:bCs/>
                                    <w:sz w:val="20"/>
                                    <w:szCs w:val="20"/>
                                  </w:rPr>
                                  <w:t>koristeći</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odobrenje</w:t>
                                </w:r>
                                <w:proofErr w:type="spellEnd"/>
                              </w:p>
                            </w:txbxContent>
                          </wps:txbx>
                          <wps:bodyPr rot="0" spcFirstLastPara="0" vert="horz" wrap="square" lIns="91440" tIns="91440" rIns="91440" bIns="0" numCol="1" spcCol="0" rtlCol="0" fromWordArt="0" anchor="t" anchorCtr="0" forceAA="0" compatLnSpc="1">
                            <a:noAutofit/>
                          </wps:bodyPr>
                        </wps:wsp>
                        <wps:wsp>
                          <wps:cNvPr id="332" name="Text Box 105"/>
                          <wps:cNvSpPr txBox="1"/>
                          <wps:spPr>
                            <a:xfrm>
                              <a:off x="818084" y="1610103"/>
                              <a:ext cx="2285559" cy="447676"/>
                            </a:xfrm>
                            <a:prstGeom prst="rect">
                              <a:avLst/>
                            </a:prstGeom>
                            <a:noFill/>
                            <a:ln w="6350">
                              <a:noFill/>
                            </a:ln>
                          </wps:spPr>
                          <wps:txbx>
                            <w:txbxContent>
                              <w:p w14:paraId="410C6615" w14:textId="77777777" w:rsidR="009B0D46" w:rsidRDefault="009B0D46">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zahtijeva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zaštićeni</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resurs</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koristeći</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w:t>
                                </w:r>
                              </w:p>
                            </w:txbxContent>
                          </wps:txbx>
                          <wps:bodyPr rot="0" spcFirstLastPara="0" vert="horz" wrap="square" lIns="91440" tIns="45720" rIns="91440" bIns="0" numCol="1" spcCol="0" rtlCol="0" fromWordArt="0" anchor="t" anchorCtr="0" forceAA="0" compatLnSpc="1">
                            <a:noAutofit/>
                          </wps:bodyPr>
                        </wps:wsp>
                        <wps:wsp>
                          <wps:cNvPr id="335" name="Text Box 105"/>
                          <wps:cNvSpPr txBox="1"/>
                          <wps:spPr>
                            <a:xfrm>
                              <a:off x="952501" y="2192482"/>
                              <a:ext cx="2037375" cy="230330"/>
                            </a:xfrm>
                            <a:prstGeom prst="rect">
                              <a:avLst/>
                            </a:prstGeom>
                            <a:noFill/>
                            <a:ln w="6350">
                              <a:noFill/>
                            </a:ln>
                          </wps:spPr>
                          <wps:txbx>
                            <w:txbxContent>
                              <w:p w14:paraId="264AE9D1"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20"/>
                                    <w:szCs w:val="20"/>
                                  </w:rPr>
                                  <w:t xml:space="preserve">SR </w:t>
                                </w:r>
                                <w:proofErr w:type="spellStart"/>
                                <w:r>
                                  <w:rPr>
                                    <w:rFonts w:ascii="Microsoft Sans Serif" w:eastAsia="Calibri" w:hAnsi="Microsoft Sans Serif"/>
                                    <w:b/>
                                    <w:bCs/>
                                    <w:sz w:val="20"/>
                                    <w:szCs w:val="20"/>
                                  </w:rPr>
                                  <w:t>provjerava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w:t>
                                </w:r>
                              </w:p>
                            </w:txbxContent>
                          </wps:txbx>
                          <wps:bodyPr rot="0" spcFirstLastPara="0" vert="horz" wrap="square" lIns="91440" tIns="45720" rIns="91440" bIns="0" numCol="1" spcCol="0" rtlCol="0" fromWordArt="0" anchor="t" anchorCtr="0" forceAA="0" compatLnSpc="1">
                            <a:noAutofit/>
                          </wps:bodyPr>
                        </wps:wsp>
                        <wps:wsp>
                          <wps:cNvPr id="337" name="Straight Connector 337"/>
                          <wps:cNvCnPr/>
                          <wps:spPr>
                            <a:xfrm flipV="1">
                              <a:off x="5068865" y="2389800"/>
                              <a:ext cx="6985" cy="363855"/>
                            </a:xfrm>
                            <a:prstGeom prst="line">
                              <a:avLst/>
                            </a:prstGeom>
                            <a:ln w="38100">
                              <a:solidFill>
                                <a:srgbClr val="00B050"/>
                              </a:solidFill>
                              <a:prstDash val="sysDot"/>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38" name="Oval 338"/>
                          <wps:cNvSpPr/>
                          <wps:spPr>
                            <a:xfrm>
                              <a:off x="781551" y="2923200"/>
                              <a:ext cx="275693" cy="269408"/>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B92B8E"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20"/>
                                    <w:szCs w:val="20"/>
                                  </w:rPr>
                                  <w:t>F</w:t>
                                </w:r>
                              </w:p>
                            </w:txbxContent>
                          </wps:txbx>
                          <wps:bodyPr rot="0" spcFirstLastPara="0" vert="horz" wrap="square" lIns="0" tIns="0" rIns="0" bIns="0" numCol="1" spcCol="0" rtlCol="0" fromWordArt="0" anchor="t" anchorCtr="0" forceAA="0" compatLnSpc="1">
                            <a:spAutoFit/>
                          </wps:bodyPr>
                        </wps:wsp>
                        <wps:wsp>
                          <wps:cNvPr id="339" name="Straight Connector 339"/>
                          <wps:cNvCnPr/>
                          <wps:spPr>
                            <a:xfrm>
                              <a:off x="1056005" y="3063535"/>
                              <a:ext cx="1887220" cy="0"/>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40" name="Text Box 105"/>
                          <wps:cNvSpPr txBox="1"/>
                          <wps:spPr>
                            <a:xfrm>
                              <a:off x="896620" y="2808900"/>
                              <a:ext cx="2037080" cy="229870"/>
                            </a:xfrm>
                            <a:prstGeom prst="rect">
                              <a:avLst/>
                            </a:prstGeom>
                            <a:noFill/>
                            <a:ln w="6350">
                              <a:noFill/>
                            </a:ln>
                          </wps:spPr>
                          <wps:txbx>
                            <w:txbxContent>
                              <w:p w14:paraId="694F0C83" w14:textId="77777777" w:rsidR="009B0D46" w:rsidRDefault="009B0D46">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prima </w:t>
                                </w:r>
                                <w:proofErr w:type="spellStart"/>
                                <w:r>
                                  <w:rPr>
                                    <w:rFonts w:ascii="Microsoft Sans Serif" w:eastAsia="Calibri" w:hAnsi="Microsoft Sans Serif"/>
                                    <w:b/>
                                    <w:bCs/>
                                    <w:sz w:val="20"/>
                                    <w:szCs w:val="20"/>
                                  </w:rPr>
                                  <w:t>resurs</w:t>
                                </w:r>
                                <w:proofErr w:type="spellEnd"/>
                              </w:p>
                            </w:txbxContent>
                          </wps:txbx>
                          <wps:bodyPr rot="0" spcFirstLastPara="0" vert="horz" wrap="square" lIns="91440" tIns="45720" rIns="91440" bIns="0" numCol="1" spcCol="0" rtlCol="0" fromWordArt="0" anchor="t" anchorCtr="0" forceAA="0" compatLnSpc="1">
                            <a:noAutofit/>
                          </wps:bodyPr>
                        </wps:wsp>
                        <wps:wsp>
                          <wps:cNvPr id="333" name="Straight Connector 333"/>
                          <wps:cNvCnPr/>
                          <wps:spPr>
                            <a:xfrm flipH="1" flipV="1">
                              <a:off x="3029245" y="1912280"/>
                              <a:ext cx="1884680" cy="10795"/>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50" name="Oval 350"/>
                          <wps:cNvSpPr/>
                          <wps:spPr>
                            <a:xfrm>
                              <a:off x="4913925" y="1788455"/>
                              <a:ext cx="275590" cy="269240"/>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70AB13"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20"/>
                                    <w:szCs w:val="20"/>
                                  </w:rPr>
                                  <w:t>D</w:t>
                                </w:r>
                              </w:p>
                            </w:txbxContent>
                          </wps:txbx>
                          <wps:bodyPr rot="0" spcFirstLastPara="0" vert="horz" wrap="square" lIns="0" tIns="0" rIns="0" bIns="0" numCol="1" spcCol="0" rtlCol="0" fromWordArt="0" anchor="t" anchorCtr="0" forceAA="0" compatLnSpc="1">
                            <a:spAutoFit/>
                          </wps:bodyPr>
                        </wps:wsp>
                        <wps:wsp>
                          <wps:cNvPr id="356" name="Text Box 105"/>
                          <wps:cNvSpPr txBox="1"/>
                          <wps:spPr>
                            <a:xfrm>
                              <a:off x="2857499" y="1646851"/>
                              <a:ext cx="2285365" cy="210524"/>
                            </a:xfrm>
                            <a:prstGeom prst="rect">
                              <a:avLst/>
                            </a:prstGeom>
                            <a:noFill/>
                            <a:ln w="6350">
                              <a:noFill/>
                            </a:ln>
                          </wps:spPr>
                          <wps:txbx>
                            <w:txbxContent>
                              <w:p w14:paraId="0B298145" w14:textId="77777777" w:rsidR="009B0D46" w:rsidRDefault="009B0D46">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Odobrava</w:t>
                                </w:r>
                                <w:proofErr w:type="spellEnd"/>
                                <w:r>
                                  <w:rPr>
                                    <w:rFonts w:ascii="Microsoft Sans Serif" w:eastAsia="Calibri" w:hAnsi="Microsoft Sans Serif"/>
                                    <w:b/>
                                    <w:bCs/>
                                    <w:sz w:val="20"/>
                                    <w:szCs w:val="20"/>
                                  </w:rPr>
                                  <w:t xml:space="preserve"> i </w:t>
                                </w:r>
                                <w:proofErr w:type="spellStart"/>
                                <w:r>
                                  <w:rPr>
                                    <w:rFonts w:ascii="Microsoft Sans Serif" w:eastAsia="Calibri" w:hAnsi="Microsoft Sans Serif"/>
                                    <w:b/>
                                    <w:bCs/>
                                    <w:sz w:val="20"/>
                                    <w:szCs w:val="20"/>
                                  </w:rPr>
                                  <w:t>izdaje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w:t>
                                </w:r>
                              </w:p>
                            </w:txbxContent>
                          </wps:txbx>
                          <wps:bodyPr rot="0" spcFirstLastPara="0" vert="horz" wrap="square" lIns="91440" tIns="45720" rIns="91440" bIns="0" numCol="1" spcCol="0" rtlCol="0" fromWordArt="0" anchor="t" anchorCtr="0" forceAA="0" compatLnSpc="1">
                            <a:noAutofit/>
                          </wps:bodyPr>
                        </wps:wsp>
                        <wps:wsp>
                          <wps:cNvPr id="373" name="Text Box 105"/>
                          <wps:cNvSpPr txBox="1"/>
                          <wps:spPr>
                            <a:xfrm>
                              <a:off x="2857499" y="2466000"/>
                              <a:ext cx="2352676" cy="229575"/>
                            </a:xfrm>
                            <a:prstGeom prst="rect">
                              <a:avLst/>
                            </a:prstGeom>
                            <a:noFill/>
                            <a:ln w="6350">
                              <a:noFill/>
                            </a:ln>
                          </wps:spPr>
                          <wps:txbx>
                            <w:txbxContent>
                              <w:p w14:paraId="0473954F" w14:textId="77777777" w:rsidR="009B0D46" w:rsidRDefault="009B0D46">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Šalje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informacije</w:t>
                                </w:r>
                                <w:proofErr w:type="spellEnd"/>
                                <w:r>
                                  <w:rPr>
                                    <w:rFonts w:ascii="Microsoft Sans Serif" w:eastAsia="Calibri" w:hAnsi="Microsoft Sans Serif"/>
                                    <w:b/>
                                    <w:bCs/>
                                    <w:sz w:val="20"/>
                                    <w:szCs w:val="20"/>
                                  </w:rPr>
                                  <w:t xml:space="preserve"> o </w:t>
                                </w:r>
                                <w:proofErr w:type="spellStart"/>
                                <w:r>
                                  <w:rPr>
                                    <w:rFonts w:ascii="Microsoft Sans Serif" w:eastAsia="Calibri" w:hAnsi="Microsoft Sans Serif"/>
                                    <w:b/>
                                    <w:bCs/>
                                    <w:sz w:val="20"/>
                                    <w:szCs w:val="20"/>
                                  </w:rPr>
                                  <w:t>korisniku</w:t>
                                </w:r>
                                <w:proofErr w:type="spellEnd"/>
                              </w:p>
                            </w:txbxContent>
                          </wps:txbx>
                          <wps:bodyPr rot="0" spcFirstLastPara="0" vert="horz" wrap="square" lIns="91440" tIns="45720" rIns="91440" bIns="0" numCol="1" spcCol="0" rtlCol="0" fromWordArt="0" anchor="t" anchorCtr="0" forceAA="0" compatLnSpc="1">
                            <a:noAutofit/>
                          </wps:bodyPr>
                        </wps:wsp>
                      </wpc:wpc>
                    </a:graphicData>
                  </a:graphic>
                </wp:inline>
              </w:drawing>
            </mc:Choice>
            <mc:Fallback>
              <w:pict>
                <v:group w14:anchorId="7C395792" id="Canvas 336" o:spid="_x0000_s1490" editas="canvas" style="width:465.75pt;height:263.25pt;mso-position-horizontal-relative:char;mso-position-vertical-relative:line" coordsize="59150,33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">
                  <v:shape id="_x0000_s1491" type="#_x0000_t75" style="position:absolute;width:59150;height:33432;visibility:visible;mso-wrap-style:square">
                    <v:fill o:detectmouseclick="t"/>
                    <v:path o:connecttype="none"/>
                  </v:shape>
                  <v:roundrect id="Rectangle: Rounded Corners 106" o:spid="_x0000_s1492" style="position:absolute;left:2762;top:857;width:12954;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" fillcolor="#4bacc6 [3208]" stroked="f">
                    <v:fill opacity="32896f"/>
                    <v:textbox>
                      <w:txbxContent>
                        <w:p w14:paraId="425FE1CD" w14:textId="77777777" w:rsidR="009B0D46" w:rsidRDefault="009B0D46">
                          <w:pPr>
                            <w:jc w:val="center"/>
                            <w:rPr>
                              <w:rFonts w:ascii="Microsoft Sans Serif" w:hAnsi="Microsoft Sans Serif" w:cs="Microsoft Sans Serif"/>
                              <w:b/>
                              <w:color w:val="000000" w:themeColor="text1"/>
                              <w:sz w:val="22"/>
                            </w:rPr>
                          </w:pPr>
                          <w:r>
                            <w:rPr>
                              <w:rFonts w:ascii="Microsoft Sans Serif" w:hAnsi="Microsoft Sans Serif" w:cs="Microsoft Sans Serif"/>
                              <w:b/>
                              <w:color w:val="000000" w:themeColor="text1"/>
                              <w:sz w:val="22"/>
                            </w:rPr>
                            <w:t xml:space="preserve">Server </w:t>
                          </w:r>
                          <w:proofErr w:type="spellStart"/>
                          <w:r>
                            <w:rPr>
                              <w:rFonts w:ascii="Microsoft Sans Serif" w:hAnsi="Microsoft Sans Serif" w:cs="Microsoft Sans Serif"/>
                              <w:b/>
                              <w:color w:val="000000" w:themeColor="text1"/>
                              <w:sz w:val="22"/>
                            </w:rPr>
                            <w:t>resursa</w:t>
                          </w:r>
                          <w:proofErr w:type="spellEnd"/>
                          <w:r>
                            <w:rPr>
                              <w:rFonts w:ascii="Microsoft Sans Serif" w:hAnsi="Microsoft Sans Serif" w:cs="Microsoft Sans Serif"/>
                              <w:b/>
                              <w:color w:val="000000" w:themeColor="text1"/>
                              <w:sz w:val="22"/>
                            </w:rPr>
                            <w:t xml:space="preserve"> / SR</w:t>
                          </w:r>
                        </w:p>
                      </w:txbxContent>
                    </v:textbox>
                  </v:roundrect>
                  <v:roundrect id="Rectangle: Rounded Corners 107" o:spid="_x0000_s1493" style="position:absolute;left:23136;top:857;width:12954;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" fillcolor="#9bbb59 [3206]" stroked="f">
                    <v:fill opacity="32896f"/>
                    <v:textbox>
                      <w:txbxContent>
                        <w:p w14:paraId="37E65743" w14:textId="77777777" w:rsidR="009B0D46" w:rsidRDefault="009B0D46">
                          <w:pPr>
                            <w:pStyle w:val="NormalWeb"/>
                            <w:spacing w:before="0" w:beforeAutospacing="0" w:after="0" w:afterAutospacing="0" w:line="276" w:lineRule="auto"/>
                            <w:jc w:val="center"/>
                            <w:rPr>
                              <w:rFonts w:ascii="Microsoft Sans Serif" w:eastAsia="Calibri" w:hAnsi="Microsoft Sans Serif"/>
                              <w:b/>
                              <w:bCs/>
                              <w:color w:val="000000"/>
                              <w:sz w:val="22"/>
                              <w:szCs w:val="22"/>
                            </w:rPr>
                          </w:pPr>
                          <w:proofErr w:type="spellStart"/>
                          <w:r>
                            <w:rPr>
                              <w:rFonts w:ascii="Microsoft Sans Serif" w:eastAsia="Calibri" w:hAnsi="Microsoft Sans Serif"/>
                              <w:b/>
                              <w:bCs/>
                              <w:color w:val="000000"/>
                              <w:sz w:val="22"/>
                              <w:szCs w:val="22"/>
                            </w:rPr>
                            <w:t>Klijent</w:t>
                          </w:r>
                          <w:proofErr w:type="spellEnd"/>
                        </w:p>
                      </w:txbxContent>
                    </v:textbox>
                  </v:roundrect>
                  <v:roundrect id="Rectangle: Rounded Corners 108" o:spid="_x0000_s1494" style="position:absolute;left:43052;top:666;width:14764;height:46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" fillcolor="#f79646 [3209]" stroked="f">
                    <v:fill opacity="32896f"/>
                    <v:textbox>
                      <w:txbxContent>
                        <w:p w14:paraId="2F3B8875"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color w:val="000000"/>
                              <w:sz w:val="22"/>
                              <w:szCs w:val="22"/>
                            </w:rPr>
                            <w:t>Autorizacioni server / AS</w:t>
                          </w:r>
                        </w:p>
                      </w:txbxContent>
                    </v:textbox>
                  </v:roundrect>
                  <v:line id="Straight Connector 111" o:spid="_x0000_s1495" style="position:absolute;visibility:visible;mso-wrap-style:square" from="9144,5429" to="9144,32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" strokecolor="#92cddc [1944]" strokeweight="4.5pt"/>
                  <v:line id="Straight Connector 112" o:spid="_x0000_s1496" style="position:absolute;visibility:visible;mso-wrap-style:square" from="29803,5429" to="29803,32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" strokecolor="#c2d69b [1942]" strokeweight="4.5pt"/>
                  <v:line id="Straight Connector 113" o:spid="_x0000_s1497" style="position:absolute;visibility:visible;mso-wrap-style:square" from="50663,5324" to="50663,32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" strokecolor="#fabf8f [1945]" strokeweight="4.5pt"/>
                  <v:line id="Straight Connector 114" o:spid="_x0000_s1498" style="position:absolute;flip:x;visibility:visible;mso-wrap-style:square" from="9429,9429" to="29708,9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" strokecolor="#00b050" strokeweight="3pt">
                    <v:stroke endarrow="block"/>
                  </v:line>
                  <v:oval id="Oval 115" o:spid="_x0000_s1499" style="position:absolute;left:28574;top:8191;width:2757;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" fillcolor="#00b050" stroked="f" strokeweight="2pt">
                    <v:textbox inset="0,0,0,0">
                      <w:txbxContent>
                        <w:p w14:paraId="79599DB0" w14:textId="77777777" w:rsidR="009B0D46" w:rsidRDefault="009B0D46">
                          <w:pPr>
                            <w:jc w:val="center"/>
                            <w:rPr>
                              <w:rFonts w:ascii="Microsoft Sans Serif" w:hAnsi="Microsoft Sans Serif" w:cs="Microsoft Sans Serif"/>
                              <w:b/>
                              <w:sz w:val="20"/>
                              <w:szCs w:val="20"/>
                            </w:rPr>
                          </w:pPr>
                          <w:r>
                            <w:rPr>
                              <w:rFonts w:ascii="Microsoft Sans Serif" w:hAnsi="Microsoft Sans Serif" w:cs="Microsoft Sans Serif"/>
                              <w:b/>
                              <w:sz w:val="20"/>
                              <w:szCs w:val="20"/>
                            </w:rPr>
                            <w:t>A</w:t>
                          </w:r>
                        </w:p>
                      </w:txbxContent>
                    </v:textbox>
                  </v:oval>
                  <v:oval id="Oval 116" o:spid="_x0000_s1500" style="position:absolute;left:7705;top:22850;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" fillcolor="#00b050" stroked="f" strokeweight="2pt">
                    <v:textbox style="mso-fit-shape-to-text:t" inset="0,0,0,0">
                      <w:txbxContent>
                        <w:p w14:paraId="642A58B8"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20"/>
                              <w:szCs w:val="20"/>
                            </w:rPr>
                            <w:t>E</w:t>
                          </w:r>
                        </w:p>
                      </w:txbxContent>
                    </v:textbox>
                  </v:oval>
                  <v:line id="Straight Connector 117" o:spid="_x0000_s1501" style="position:absolute;visibility:visible;mso-wrap-style:square" from="10462,24279" to="50387,24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" strokecolor="#00b050" strokeweight="3pt"/>
                  <v:line id="Straight Connector 118" o:spid="_x0000_s1502" style="position:absolute;flip:x;visibility:visible;mso-wrap-style:square" from="30851,15012" to="50292,15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" strokecolor="#00b050" strokeweight="3pt">
                    <v:stroke startarrow="block"/>
                  </v:line>
                  <v:oval id="Oval 119" o:spid="_x0000_s1503" style="position:absolute;left:28374;top:13583;width:2757;height:2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" fillcolor="#00b050" stroked="f" strokeweight="2pt">
                    <v:textbox style="mso-fit-shape-to-text:t" inset="0,0,0,0">
                      <w:txbxContent>
                        <w:p w14:paraId="0C7F37EF"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20"/>
                              <w:szCs w:val="20"/>
                            </w:rPr>
                            <w:t>C</w:t>
                          </w:r>
                        </w:p>
                      </w:txbxContent>
                    </v:textbox>
                  </v:oval>
                  <v:line id="Straight Connector 121" o:spid="_x0000_s1504" style="position:absolute;flip:x;visibility:visible;mso-wrap-style:square" from="9432,27323" to="50768,273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" strokecolor="#00b050" strokeweight="3pt">
                    <v:stroke dashstyle="1 1" endarrow="block"/>
                  </v:line>
                  <v:line id="Straight Connector 122" o:spid="_x0000_s1505" style="position:absolute;flip:x y;visibility:visible;mso-wrap-style:square" from="9429,20469" to="28279,20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" strokecolor="#00b050" strokeweight="3pt">
                    <v:stroke endarrow="block"/>
                  </v:line>
                  <v:oval id="Oval 123" o:spid="_x0000_s1506" style="position:absolute;left:28279;top:19230;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" fillcolor="#00b050" stroked="f" strokeweight="2pt">
                    <v:textbox style="mso-fit-shape-to-text:t" inset="0,0,0,0">
                      <w:txbxContent>
                        <w:p w14:paraId="75B628A8"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20"/>
                              <w:szCs w:val="20"/>
                            </w:rPr>
                            <w:t>D</w:t>
                          </w:r>
                        </w:p>
                      </w:txbxContent>
                    </v:textbox>
                  </v:oval>
                  <v:oval id="Oval 124" o:spid="_x0000_s1507" style="position:absolute;left:7814;top:11285;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" fillcolor="#00b050" stroked="f" strokeweight="2pt">
                    <v:textbox style="mso-fit-shape-to-text:t" inset="0,0,0,0">
                      <w:txbxContent>
                        <w:p w14:paraId="609D22A6"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20"/>
                              <w:szCs w:val="20"/>
                            </w:rPr>
                            <w:t>B</w:t>
                          </w:r>
                        </w:p>
                      </w:txbxContent>
                    </v:textbox>
                  </v:oval>
                  <v:line id="Straight Connector 125" o:spid="_x0000_s1508" style="position:absolute;visibility:visible;mso-wrap-style:square" from="10462,12741" to="29337,12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" strokecolor="#00b050" strokeweight="3pt">
                    <v:stroke endarrow="block"/>
                  </v:line>
                  <v:shape id="Text Box 126" o:spid="_x0000_s1509" type="#_x0000_t202" style="position:absolute;left:9715;top:6667;width:19717;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" filled="f" stroked="f" strokeweight=".5pt">
                    <v:textbox inset=",,,0">
                      <w:txbxContent>
                        <w:p w14:paraId="4E103346" w14:textId="77777777" w:rsidR="009B0D46" w:rsidRDefault="009B0D46">
                          <w:pPr>
                            <w:jc w:val="center"/>
                            <w:rPr>
                              <w:rFonts w:ascii="Microsoft Sans Serif" w:hAnsi="Microsoft Sans Serif" w:cs="Microsoft Sans Serif"/>
                              <w:b/>
                              <w:sz w:val="20"/>
                              <w:szCs w:val="20"/>
                            </w:rPr>
                          </w:pPr>
                          <w:proofErr w:type="spellStart"/>
                          <w:r>
                            <w:rPr>
                              <w:rFonts w:ascii="Microsoft Sans Serif" w:hAnsi="Microsoft Sans Serif" w:cs="Microsoft Sans Serif"/>
                              <w:b/>
                              <w:sz w:val="20"/>
                              <w:szCs w:val="20"/>
                            </w:rPr>
                            <w:t>Klijent</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zahtijeva</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autorizaciju</w:t>
                          </w:r>
                          <w:proofErr w:type="spellEnd"/>
                        </w:p>
                      </w:txbxContent>
                    </v:textbox>
                  </v:shape>
                  <v:shape id="Text Box 105" o:spid="_x0000_s1510" type="#_x0000_t202" style="position:absolute;left:9906;top:10101;width:18925;height:2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" filled="f" stroked="f" strokeweight=".5pt">
                    <v:textbox inset=",,,0">
                      <w:txbxContent>
                        <w:p w14:paraId="39B20E05" w14:textId="77777777" w:rsidR="009B0D46" w:rsidRDefault="009B0D46">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Dobija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dozvolu</w:t>
                          </w:r>
                          <w:proofErr w:type="spellEnd"/>
                          <w:r>
                            <w:rPr>
                              <w:rFonts w:ascii="Microsoft Sans Serif" w:eastAsia="Calibri" w:hAnsi="Microsoft Sans Serif"/>
                              <w:b/>
                              <w:bCs/>
                              <w:sz w:val="20"/>
                              <w:szCs w:val="20"/>
                            </w:rPr>
                            <w:t xml:space="preserve"> za </w:t>
                          </w:r>
                          <w:proofErr w:type="spellStart"/>
                          <w:r>
                            <w:rPr>
                              <w:rFonts w:ascii="Microsoft Sans Serif" w:eastAsia="Calibri" w:hAnsi="Microsoft Sans Serif"/>
                              <w:b/>
                              <w:bCs/>
                              <w:sz w:val="20"/>
                              <w:szCs w:val="20"/>
                            </w:rPr>
                            <w:t>autorizaciju</w:t>
                          </w:r>
                          <w:proofErr w:type="spellEnd"/>
                        </w:p>
                      </w:txbxContent>
                    </v:textbox>
                  </v:shape>
                  <v:shape id="Text Box 105" o:spid="_x0000_s1511" type="#_x0000_t202" style="position:absolute;left:31131;top:10618;width:18002;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" filled="f" stroked="f" strokeweight=".5pt">
                    <v:textbox inset=",7.2pt,,0">
                      <w:txbxContent>
                        <w:p w14:paraId="25D8BE40" w14:textId="77777777" w:rsidR="009B0D46" w:rsidRDefault="009B0D46">
                          <w:pPr>
                            <w:pStyle w:val="NormalWeb"/>
                            <w:spacing w:before="0" w:beforeAutospacing="0" w:after="0" w:afterAutospacing="0"/>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zahtijeva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 </w:t>
                          </w:r>
                          <w:proofErr w:type="spellStart"/>
                          <w:r>
                            <w:rPr>
                              <w:rFonts w:ascii="Microsoft Sans Serif" w:eastAsia="Calibri" w:hAnsi="Microsoft Sans Serif"/>
                              <w:b/>
                              <w:bCs/>
                              <w:sz w:val="20"/>
                              <w:szCs w:val="20"/>
                            </w:rPr>
                            <w:t>koristeći</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odobrenje</w:t>
                          </w:r>
                          <w:proofErr w:type="spellEnd"/>
                        </w:p>
                      </w:txbxContent>
                    </v:textbox>
                  </v:shape>
                  <v:shape id="Text Box 105" o:spid="_x0000_s1512" type="#_x0000_t202" style="position:absolute;left:8180;top:16101;width:22856;height:4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" filled="f" stroked="f" strokeweight=".5pt">
                    <v:textbox inset=",,,0">
                      <w:txbxContent>
                        <w:p w14:paraId="410C6615" w14:textId="77777777" w:rsidR="009B0D46" w:rsidRDefault="009B0D46">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zahtijeva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zaštićeni</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resurs</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koristeći</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w:t>
                          </w:r>
                        </w:p>
                      </w:txbxContent>
                    </v:textbox>
                  </v:shape>
                  <v:shape id="Text Box 105" o:spid="_x0000_s1513" type="#_x0000_t202" style="position:absolute;left:9525;top:21924;width:20373;height:2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" filled="f" stroked="f" strokeweight=".5pt">
                    <v:textbox inset=",,,0">
                      <w:txbxContent>
                        <w:p w14:paraId="264AE9D1"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20"/>
                              <w:szCs w:val="20"/>
                            </w:rPr>
                            <w:t xml:space="preserve">SR </w:t>
                          </w:r>
                          <w:proofErr w:type="spellStart"/>
                          <w:r>
                            <w:rPr>
                              <w:rFonts w:ascii="Microsoft Sans Serif" w:eastAsia="Calibri" w:hAnsi="Microsoft Sans Serif"/>
                              <w:b/>
                              <w:bCs/>
                              <w:sz w:val="20"/>
                              <w:szCs w:val="20"/>
                            </w:rPr>
                            <w:t>provjerava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w:t>
                          </w:r>
                        </w:p>
                      </w:txbxContent>
                    </v:textbox>
                  </v:shape>
                  <v:line id="Straight Connector 337" o:spid="_x0000_s1514" style="position:absolute;flip:y;visibility:visible;mso-wrap-style:square" from="50688,23898" to="50758,27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" strokecolor="#00b050" strokeweight="3pt">
                    <v:stroke dashstyle="1 1"/>
                  </v:line>
                  <v:oval id="Oval 338" o:spid="_x0000_s1515" style="position:absolute;left:7815;top:29232;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" fillcolor="#00b050" stroked="f" strokeweight="2pt">
                    <v:textbox style="mso-fit-shape-to-text:t" inset="0,0,0,0">
                      <w:txbxContent>
                        <w:p w14:paraId="3AB92B8E"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20"/>
                              <w:szCs w:val="20"/>
                            </w:rPr>
                            <w:t>F</w:t>
                          </w:r>
                        </w:p>
                      </w:txbxContent>
                    </v:textbox>
                  </v:oval>
                  <v:line id="Straight Connector 339" o:spid="_x0000_s1516" style="position:absolute;visibility:visible;mso-wrap-style:square" from="10560,30635" to="29432,306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" strokecolor="#00b050" strokeweight="3pt">
                    <v:stroke endarrow="block"/>
                  </v:line>
                  <v:shape id="Text Box 105" o:spid="_x0000_s1517" type="#_x0000_t202" style="position:absolute;left:8966;top:28089;width:20371;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" filled="f" stroked="f" strokeweight=".5pt">
                    <v:textbox inset=",,,0">
                      <w:txbxContent>
                        <w:p w14:paraId="694F0C83" w14:textId="77777777" w:rsidR="009B0D46" w:rsidRDefault="009B0D46">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prima </w:t>
                          </w:r>
                          <w:proofErr w:type="spellStart"/>
                          <w:r>
                            <w:rPr>
                              <w:rFonts w:ascii="Microsoft Sans Serif" w:eastAsia="Calibri" w:hAnsi="Microsoft Sans Serif"/>
                              <w:b/>
                              <w:bCs/>
                              <w:sz w:val="20"/>
                              <w:szCs w:val="20"/>
                            </w:rPr>
                            <w:t>resurs</w:t>
                          </w:r>
                          <w:proofErr w:type="spellEnd"/>
                        </w:p>
                      </w:txbxContent>
                    </v:textbox>
                  </v:shape>
                  <v:line id="Straight Connector 333" o:spid="_x0000_s1518" style="position:absolute;flip:x y;visibility:visible;mso-wrap-style:square" from="30292,19122" to="49139,19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" strokecolor="#00b050" strokeweight="3pt">
                    <v:stroke endarrow="block"/>
                  </v:line>
                  <v:oval id="Oval 350" o:spid="_x0000_s1519" style="position:absolute;left:49139;top:17884;width:2756;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" fillcolor="#00b050" stroked="f" strokeweight="2pt">
                    <v:textbox style="mso-fit-shape-to-text:t" inset="0,0,0,0">
                      <w:txbxContent>
                        <w:p w14:paraId="4C70AB13"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20"/>
                              <w:szCs w:val="20"/>
                            </w:rPr>
                            <w:t>D</w:t>
                          </w:r>
                        </w:p>
                      </w:txbxContent>
                    </v:textbox>
                  </v:oval>
                  <v:shape id="Text Box 105" o:spid="_x0000_s1520" type="#_x0000_t202" style="position:absolute;left:28574;top:16468;width:22854;height:2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" filled="f" stroked="f" strokeweight=".5pt">
                    <v:textbox inset=",,,0">
                      <w:txbxContent>
                        <w:p w14:paraId="0B298145" w14:textId="77777777" w:rsidR="009B0D46" w:rsidRDefault="009B0D46">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Odobrava</w:t>
                          </w:r>
                          <w:proofErr w:type="spellEnd"/>
                          <w:r>
                            <w:rPr>
                              <w:rFonts w:ascii="Microsoft Sans Serif" w:eastAsia="Calibri" w:hAnsi="Microsoft Sans Serif"/>
                              <w:b/>
                              <w:bCs/>
                              <w:sz w:val="20"/>
                              <w:szCs w:val="20"/>
                            </w:rPr>
                            <w:t xml:space="preserve"> i </w:t>
                          </w:r>
                          <w:proofErr w:type="spellStart"/>
                          <w:r>
                            <w:rPr>
                              <w:rFonts w:ascii="Microsoft Sans Serif" w:eastAsia="Calibri" w:hAnsi="Microsoft Sans Serif"/>
                              <w:b/>
                              <w:bCs/>
                              <w:sz w:val="20"/>
                              <w:szCs w:val="20"/>
                            </w:rPr>
                            <w:t>izdaje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w:t>
                          </w:r>
                        </w:p>
                      </w:txbxContent>
                    </v:textbox>
                  </v:shape>
                  <v:shape id="Text Box 105" o:spid="_x0000_s1521" type="#_x0000_t202" style="position:absolute;left:28574;top:24660;width:23527;height:2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" filled="f" stroked="f" strokeweight=".5pt">
                    <v:textbox inset=",,,0">
                      <w:txbxContent>
                        <w:p w14:paraId="0473954F" w14:textId="77777777" w:rsidR="009B0D46" w:rsidRDefault="009B0D46">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Šalje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informacije</w:t>
                          </w:r>
                          <w:proofErr w:type="spellEnd"/>
                          <w:r>
                            <w:rPr>
                              <w:rFonts w:ascii="Microsoft Sans Serif" w:eastAsia="Calibri" w:hAnsi="Microsoft Sans Serif"/>
                              <w:b/>
                              <w:bCs/>
                              <w:sz w:val="20"/>
                              <w:szCs w:val="20"/>
                            </w:rPr>
                            <w:t xml:space="preserve"> o </w:t>
                          </w:r>
                          <w:proofErr w:type="spellStart"/>
                          <w:r>
                            <w:rPr>
                              <w:rFonts w:ascii="Microsoft Sans Serif" w:eastAsia="Calibri" w:hAnsi="Microsoft Sans Serif"/>
                              <w:b/>
                              <w:bCs/>
                              <w:sz w:val="20"/>
                              <w:szCs w:val="20"/>
                            </w:rPr>
                            <w:t>korisniku</w:t>
                          </w:r>
                          <w:proofErr w:type="spellEnd"/>
                        </w:p>
                      </w:txbxContent>
                    </v:textbox>
                  </v:shape>
                  <w10:anchorlock/>
                </v:group>
              </w:pict>
            </mc:Fallback>
          </mc:AlternateContent>
        </w:r>
      </w:del>
    </w:p>
    <w:p w14:paraId="3E73564D" w14:textId="4B5DE17C" w:rsidR="00E94ADE" w:rsidDel="007303D5" w:rsidRDefault="00CC5052">
      <w:pPr>
        <w:pStyle w:val="Caption"/>
        <w:jc w:val="center"/>
        <w:rPr>
          <w:del w:id="5048" w:author="Rajo" w:date="2018-05-31T17:19:00Z"/>
          <w:lang w:val="bs-Latn-BA"/>
        </w:rPr>
      </w:pPr>
      <w:del w:id="5049" w:author="Rajo" w:date="2018-05-31T17:19:00Z">
        <w:r w:rsidDel="007303D5">
          <w:rPr>
            <w:lang w:val="bs-Latn-BA"/>
          </w:rPr>
          <w:delText xml:space="preserve">Slika </w:delText>
        </w:r>
      </w:del>
      <w:del w:id="5050" w:author="Rajo" w:date="2018-05-26T20:59:00Z">
        <w:r w:rsidDel="00F674A3">
          <w:rPr>
            <w:lang w:val="bs-Latn-BA"/>
          </w:rPr>
          <w:fldChar w:fldCharType="begin"/>
        </w:r>
        <w:r w:rsidDel="00F674A3">
          <w:rPr>
            <w:lang w:val="bs-Latn-BA"/>
          </w:rPr>
          <w:delInstrText xml:space="preserve"> STYLEREF 1 \s </w:delInstrText>
        </w:r>
        <w:r w:rsidDel="00F674A3">
          <w:rPr>
            <w:lang w:val="bs-Latn-BA"/>
          </w:rPr>
          <w:fldChar w:fldCharType="separate"/>
        </w:r>
        <w:r w:rsidDel="00F674A3">
          <w:rPr>
            <w:lang w:val="bs-Latn-BA"/>
          </w:rPr>
          <w:delText>9</w:delText>
        </w:r>
        <w:r w:rsidDel="00F674A3">
          <w:rPr>
            <w:lang w:val="bs-Latn-BA"/>
          </w:rPr>
          <w:fldChar w:fldCharType="end"/>
        </w:r>
        <w:r w:rsidDel="00F674A3">
          <w:rPr>
            <w:lang w:val="bs-Latn-BA"/>
          </w:rPr>
          <w:delText>.</w:delText>
        </w:r>
        <w:r w:rsidDel="00F674A3">
          <w:rPr>
            <w:lang w:val="bs-Latn-BA"/>
          </w:rPr>
          <w:fldChar w:fldCharType="begin"/>
        </w:r>
        <w:r w:rsidDel="00F674A3">
          <w:rPr>
            <w:lang w:val="bs-Latn-BA"/>
          </w:rPr>
          <w:delInstrText xml:space="preserve"> SEQ Slika \* ARABIC \s 1 </w:delInstrText>
        </w:r>
        <w:r w:rsidDel="00F674A3">
          <w:rPr>
            <w:lang w:val="bs-Latn-BA"/>
          </w:rPr>
          <w:fldChar w:fldCharType="separate"/>
        </w:r>
        <w:r w:rsidDel="00F674A3">
          <w:rPr>
            <w:lang w:val="bs-Latn-BA"/>
          </w:rPr>
          <w:delText>2</w:delText>
        </w:r>
        <w:r w:rsidDel="00F674A3">
          <w:rPr>
            <w:lang w:val="bs-Latn-BA"/>
          </w:rPr>
          <w:fldChar w:fldCharType="end"/>
        </w:r>
      </w:del>
      <w:del w:id="5051" w:author="Rajo" w:date="2018-05-31T17:19:00Z">
        <w:r w:rsidDel="007303D5">
          <w:rPr>
            <w:lang w:val="bs-Latn-BA"/>
          </w:rPr>
          <w:delText xml:space="preserve"> - OAuth2 scenario upotrebe</w:delText>
        </w:r>
      </w:del>
    </w:p>
    <w:p w14:paraId="69C2A70E" w14:textId="6BA03553" w:rsidR="00E94ADE" w:rsidDel="007303D5" w:rsidRDefault="00E94ADE">
      <w:pPr>
        <w:spacing w:line="240" w:lineRule="auto"/>
        <w:jc w:val="both"/>
        <w:rPr>
          <w:del w:id="5052" w:author="Rajo" w:date="2018-05-31T17:19:00Z"/>
          <w:lang w:val="bs-Latn-BA"/>
        </w:rPr>
      </w:pPr>
    </w:p>
    <w:p w14:paraId="6B8FB12E" w14:textId="0B02B755" w:rsidR="00E94ADE" w:rsidDel="007303D5" w:rsidRDefault="00CC5052">
      <w:pPr>
        <w:spacing w:line="240" w:lineRule="auto"/>
        <w:ind w:firstLine="360"/>
        <w:jc w:val="both"/>
        <w:rPr>
          <w:del w:id="5053" w:author="Rajo" w:date="2018-05-31T17:19:00Z"/>
          <w:lang w:val="bs-Latn-BA"/>
        </w:rPr>
      </w:pPr>
      <w:del w:id="5054" w:author="Rajo" w:date="2018-05-31T17:19:00Z">
        <w:r w:rsidDel="007303D5">
          <w:rPr>
            <w:lang w:val="bs-Latn-BA"/>
          </w:rPr>
          <w:delText>Primjer slučaja upotrebe korišten i kod ranije opisanog SAML-a:</w:delText>
        </w:r>
      </w:del>
    </w:p>
    <w:p w14:paraId="028D1D89" w14:textId="023FE8A9" w:rsidR="00E94ADE" w:rsidDel="007303D5" w:rsidRDefault="00E94ADE">
      <w:pPr>
        <w:spacing w:line="240" w:lineRule="auto"/>
        <w:jc w:val="both"/>
        <w:rPr>
          <w:del w:id="5055" w:author="Rajo" w:date="2018-05-31T17:19:00Z"/>
          <w:lang w:val="bs-Latn-BA"/>
        </w:rPr>
      </w:pPr>
    </w:p>
    <w:p w14:paraId="7AB2D2EE" w14:textId="432B1CD2" w:rsidR="00E94ADE" w:rsidDel="007303D5" w:rsidRDefault="00CC5052">
      <w:pPr>
        <w:pStyle w:val="ListParagraph1"/>
        <w:numPr>
          <w:ilvl w:val="0"/>
          <w:numId w:val="35"/>
        </w:numPr>
        <w:spacing w:line="240" w:lineRule="auto"/>
        <w:jc w:val="both"/>
        <w:rPr>
          <w:del w:id="5056" w:author="Rajo" w:date="2018-05-31T17:19:00Z"/>
          <w:lang w:val="bs-Latn-BA"/>
        </w:rPr>
      </w:pPr>
      <w:del w:id="5057" w:author="Rajo" w:date="2018-05-31T17:19:00Z">
        <w:r w:rsidDel="007303D5">
          <w:rPr>
            <w:lang w:val="bs-Latn-BA"/>
          </w:rPr>
          <w:delText xml:space="preserve">A – korisnik otvara </w:delText>
        </w:r>
        <w:r w:rsidDel="007303D5">
          <w:rPr>
            <w:i/>
            <w:lang w:val="bs-Latn-BA"/>
          </w:rPr>
          <w:delText>web</w:delText>
        </w:r>
        <w:r w:rsidDel="007303D5">
          <w:rPr>
            <w:lang w:val="bs-Latn-BA"/>
          </w:rPr>
          <w:delText xml:space="preserve"> preglednik i posjećuje server resursa (SR) na kome se nalaze njegovi dokumenti, i traži određeni resurs. SR ne može sam vršiti autentikaciju korisnika, tako da preusmjerava korisnika na autorizacijski server (AS), zajedno sa zahtjevom za autorizaciju. Korisniku se prikazuje forma za prijavu i traži odobrenje da server sa resursima djeluje u njegovo ime. Korisnik se prijavljuje i zatim preusmjerava nazad na SR. </w:delText>
        </w:r>
      </w:del>
    </w:p>
    <w:p w14:paraId="3952DD37" w14:textId="04077C37" w:rsidR="00E94ADE" w:rsidDel="007303D5" w:rsidRDefault="00CC5052">
      <w:pPr>
        <w:pStyle w:val="ListParagraph1"/>
        <w:numPr>
          <w:ilvl w:val="0"/>
          <w:numId w:val="35"/>
        </w:numPr>
        <w:spacing w:line="240" w:lineRule="auto"/>
        <w:jc w:val="both"/>
        <w:rPr>
          <w:del w:id="5058" w:author="Rajo" w:date="2018-05-31T17:19:00Z"/>
          <w:lang w:val="bs-Latn-BA"/>
        </w:rPr>
      </w:pPr>
      <w:del w:id="5059" w:author="Rajo" w:date="2018-05-31T17:19:00Z">
        <w:r w:rsidDel="007303D5">
          <w:rPr>
            <w:lang w:val="bs-Latn-BA"/>
          </w:rPr>
          <w:delText>B – SR prima kod odobrenja autorizacije kao dio preusmjeravanja i prosljeđuje ga klijentu</w:delText>
        </w:r>
      </w:del>
    </w:p>
    <w:p w14:paraId="3AFD4EFD" w14:textId="40DE0F55" w:rsidR="00E94ADE" w:rsidDel="007303D5" w:rsidRDefault="00CC5052">
      <w:pPr>
        <w:pStyle w:val="ListParagraph1"/>
        <w:numPr>
          <w:ilvl w:val="0"/>
          <w:numId w:val="35"/>
        </w:numPr>
        <w:spacing w:line="240" w:lineRule="auto"/>
        <w:jc w:val="both"/>
        <w:rPr>
          <w:del w:id="5060" w:author="Rajo" w:date="2018-05-31T17:19:00Z"/>
          <w:lang w:val="bs-Latn-BA"/>
        </w:rPr>
      </w:pPr>
      <w:del w:id="5061" w:author="Rajo" w:date="2018-05-31T17:19:00Z">
        <w:r w:rsidDel="007303D5">
          <w:rPr>
            <w:lang w:val="bs-Latn-BA"/>
          </w:rPr>
          <w:delText>C – klijent zatim koristi taj kod odobrenja autorizacije kako bi zahtijevao pristupni token od autorizacionog servera</w:delText>
        </w:r>
      </w:del>
    </w:p>
    <w:p w14:paraId="22CC08BE" w14:textId="50A323D3" w:rsidR="00E94ADE" w:rsidDel="007303D5" w:rsidRDefault="00CC5052">
      <w:pPr>
        <w:pStyle w:val="ListParagraph1"/>
        <w:numPr>
          <w:ilvl w:val="0"/>
          <w:numId w:val="35"/>
        </w:numPr>
        <w:spacing w:line="240" w:lineRule="auto"/>
        <w:jc w:val="both"/>
        <w:rPr>
          <w:del w:id="5062" w:author="Rajo" w:date="2018-05-31T17:19:00Z"/>
          <w:lang w:val="bs-Latn-BA"/>
        </w:rPr>
      </w:pPr>
      <w:del w:id="5063" w:author="Rajo" w:date="2018-05-31T17:19:00Z">
        <w:r w:rsidDel="007303D5">
          <w:rPr>
            <w:lang w:val="bs-Latn-BA"/>
          </w:rPr>
          <w:delText xml:space="preserve">D – ukoliko je kod odobrenja autorizacije ispravan, autorizacioni server odobrava i izdaje pristupni token. Pristupni token se zatim koristi od strane klijenta pri zahtijevanju resursa od servera sa resursima. </w:delText>
        </w:r>
      </w:del>
    </w:p>
    <w:p w14:paraId="087829C8" w14:textId="75194A26" w:rsidR="00E94ADE" w:rsidDel="007303D5" w:rsidRDefault="00CC5052">
      <w:pPr>
        <w:pStyle w:val="ListParagraph1"/>
        <w:numPr>
          <w:ilvl w:val="0"/>
          <w:numId w:val="35"/>
        </w:numPr>
        <w:spacing w:line="240" w:lineRule="auto"/>
        <w:jc w:val="both"/>
        <w:rPr>
          <w:del w:id="5064" w:author="Rajo" w:date="2018-05-31T17:19:00Z"/>
          <w:lang w:val="bs-Latn-BA"/>
        </w:rPr>
      </w:pPr>
      <w:del w:id="5065" w:author="Rajo" w:date="2018-05-31T17:19:00Z">
        <w:r w:rsidDel="007303D5">
          <w:rPr>
            <w:lang w:val="bs-Latn-BA"/>
          </w:rPr>
          <w:delText xml:space="preserve">E – Server resursa prima zahtjev za resursom, zajedno sa pristupnim token. Kako bi se uvjerio da je token ispravan, šalje ga direktno autorizacionom serveru na provjeru. Ukoliko je token ispravan, autorizacioni server šalje nazad informacije o korisniku. </w:delText>
        </w:r>
      </w:del>
    </w:p>
    <w:p w14:paraId="04E79F72" w14:textId="00D6C3E2" w:rsidR="00E94ADE" w:rsidDel="007303D5" w:rsidRDefault="00CC5052">
      <w:pPr>
        <w:pStyle w:val="ListParagraph1"/>
        <w:numPr>
          <w:ilvl w:val="0"/>
          <w:numId w:val="35"/>
        </w:numPr>
        <w:spacing w:line="240" w:lineRule="auto"/>
        <w:jc w:val="both"/>
        <w:rPr>
          <w:del w:id="5066" w:author="Rajo" w:date="2018-05-31T17:19:00Z"/>
          <w:lang w:val="bs-Latn-BA"/>
        </w:rPr>
      </w:pPr>
      <w:del w:id="5067" w:author="Rajo" w:date="2018-05-31T17:19:00Z">
        <w:r w:rsidDel="007303D5">
          <w:rPr>
            <w:lang w:val="bs-Latn-BA"/>
          </w:rPr>
          <w:delText>F – nakon provjere korisničkog zahtjeva, SP korisniku šalje zahtijevani resurs.</w:delText>
        </w:r>
      </w:del>
    </w:p>
    <w:p w14:paraId="44DC9E52" w14:textId="4A255A57" w:rsidR="00E94ADE" w:rsidDel="007303D5" w:rsidRDefault="00E94ADE">
      <w:pPr>
        <w:spacing w:line="240" w:lineRule="auto"/>
        <w:jc w:val="both"/>
        <w:rPr>
          <w:del w:id="5068" w:author="Rajo" w:date="2018-05-31T17:19:00Z"/>
          <w:lang w:val="bs-Latn-BA"/>
        </w:rPr>
      </w:pPr>
    </w:p>
    <w:p w14:paraId="5EB29BAF" w14:textId="33AC2C2E" w:rsidR="00E94ADE" w:rsidDel="007303D5" w:rsidRDefault="00CC5052">
      <w:pPr>
        <w:spacing w:line="240" w:lineRule="auto"/>
        <w:ind w:firstLine="360"/>
        <w:jc w:val="both"/>
        <w:rPr>
          <w:del w:id="5069" w:author="Rajo" w:date="2018-05-31T17:19:00Z"/>
          <w:lang w:val="bs-Latn-BA"/>
        </w:rPr>
      </w:pPr>
      <w:del w:id="5070" w:author="Rajo" w:date="2018-05-31T17:19:00Z">
        <w:r w:rsidDel="007303D5">
          <w:rPr>
            <w:lang w:val="bs-Latn-BA"/>
          </w:rPr>
          <w:delText xml:space="preserve">Ovo je najčešći OAuth2 tok dešavanja: tok autorizacijskog koda. OAuth2 nudi tri dodatna toka dešavanja (odobrenja autorizacije) koji su namijenjeni malo drugačijim scenarijima, kao što su JavaScript aplikacije u okviru jedne stranice, nativne mobilne aplikacije, nativne desktop aplikacije, standardne web aplikacije, i serverske aplikacije gdje korisnik nije direktno uključen u dešavanja već je dao odobrenje da aplikacija djeluje u njegovo ime. </w:delText>
        </w:r>
      </w:del>
    </w:p>
    <w:p w14:paraId="050B77FF" w14:textId="6F27ACB0" w:rsidR="00E94ADE" w:rsidDel="007303D5" w:rsidRDefault="00E94ADE">
      <w:pPr>
        <w:spacing w:line="240" w:lineRule="auto"/>
        <w:jc w:val="both"/>
        <w:rPr>
          <w:del w:id="5071" w:author="Rajo" w:date="2018-05-31T17:19:00Z"/>
          <w:lang w:val="bs-Latn-BA"/>
        </w:rPr>
      </w:pPr>
    </w:p>
    <w:p w14:paraId="240728F0" w14:textId="3F500C7F" w:rsidR="00E94ADE" w:rsidDel="007303D5" w:rsidRDefault="00CC5052">
      <w:pPr>
        <w:spacing w:line="240" w:lineRule="auto"/>
        <w:ind w:firstLine="360"/>
        <w:jc w:val="both"/>
        <w:rPr>
          <w:del w:id="5072" w:author="Rajo" w:date="2018-05-31T17:19:00Z"/>
          <w:lang w:val="bs-Latn-BA"/>
        </w:rPr>
      </w:pPr>
      <w:commentRangeStart w:id="5073"/>
      <w:commentRangeStart w:id="5074"/>
      <w:del w:id="5075" w:author="Rajo" w:date="2018-05-31T17:19:00Z">
        <w:r w:rsidDel="007303D5">
          <w:rPr>
            <w:lang w:val="bs-Latn-BA"/>
          </w:rPr>
          <w:delText>Velika prednost OAuth2</w:delText>
        </w:r>
        <w:commentRangeEnd w:id="5073"/>
        <w:r w:rsidDel="007303D5">
          <w:commentReference w:id="5073"/>
        </w:r>
        <w:commentRangeEnd w:id="5074"/>
        <w:r w:rsidR="0035717F" w:rsidDel="007303D5">
          <w:rPr>
            <w:rStyle w:val="CommentReference"/>
          </w:rPr>
          <w:commentReference w:id="5074"/>
        </w:r>
        <w:r w:rsidDel="007303D5">
          <w:rPr>
            <w:lang w:val="bs-Latn-BA"/>
          </w:rPr>
          <w:delText xml:space="preserve"> tokova dešavanja je to što se komunikacija od autorizacionog servera nazad do klijenta i servera sa resursima vrši putem HTTP preusmjeravanja (HTTP Redirect), sa informacijama o tokenu dostupnim u obliku parametara zahtjeva. OAuth2 takođe ne pretpostavlja da je klijent u stvari web preglednik, dok </w:delText>
        </w:r>
        <w:r w:rsidDel="007303D5">
          <w:rPr>
            <w:i/>
            <w:lang w:val="bs-Latn-BA"/>
          </w:rPr>
          <w:delText>SAML Web Browser SSO Profil</w:delText>
        </w:r>
        <w:r w:rsidDel="007303D5">
          <w:rPr>
            <w:lang w:val="bs-Latn-BA"/>
          </w:rPr>
          <w:delText xml:space="preserve"> ima tu pretpostavku. </w:delText>
        </w:r>
      </w:del>
    </w:p>
    <w:p w14:paraId="41BA349D" w14:textId="7CFC3954" w:rsidR="00E94ADE" w:rsidDel="007303D5" w:rsidRDefault="00E94ADE">
      <w:pPr>
        <w:spacing w:line="240" w:lineRule="auto"/>
        <w:jc w:val="both"/>
        <w:rPr>
          <w:del w:id="5076" w:author="Rajo" w:date="2018-05-31T17:19:00Z"/>
          <w:lang w:val="bs-Latn-BA"/>
        </w:rPr>
      </w:pPr>
    </w:p>
    <w:p w14:paraId="1F813212" w14:textId="581854FC" w:rsidR="00E94ADE" w:rsidDel="007303D5" w:rsidRDefault="00CC5052">
      <w:pPr>
        <w:spacing w:line="240" w:lineRule="auto"/>
        <w:ind w:firstLine="360"/>
        <w:jc w:val="both"/>
        <w:rPr>
          <w:del w:id="5077" w:author="Rajo" w:date="2018-05-31T17:19:00Z"/>
          <w:lang w:val="bs-Latn-BA"/>
        </w:rPr>
      </w:pPr>
      <w:del w:id="5078" w:author="Rajo" w:date="2018-05-31T17:19:00Z">
        <w:r w:rsidDel="007303D5">
          <w:rPr>
            <w:lang w:val="bs-Latn-BA"/>
          </w:rPr>
          <w:delText xml:space="preserve">Prema gore navedenom, OAuth2 se može koristiti u okviru nativnih mobilnih aplikacija, bez potrebe za zaobilaznim rješenjima kao što je to slučaj sa SAML-om. </w:delText>
        </w:r>
        <w:r w:rsidDel="007303D5">
          <w:rPr>
            <w:vertAlign w:val="superscript"/>
            <w:lang w:val="bs-Latn-BA"/>
          </w:rPr>
          <w:delText>[20]</w:delText>
        </w:r>
      </w:del>
    </w:p>
    <w:p w14:paraId="3A6A9782" w14:textId="388134CB" w:rsidR="00E94ADE" w:rsidDel="007303D5" w:rsidRDefault="00E94ADE">
      <w:pPr>
        <w:spacing w:line="240" w:lineRule="auto"/>
        <w:jc w:val="both"/>
        <w:rPr>
          <w:del w:id="5079" w:author="Rajo" w:date="2018-05-31T17:19:00Z"/>
          <w:lang w:val="bs-Latn-BA"/>
        </w:rPr>
      </w:pPr>
    </w:p>
    <w:p w14:paraId="26432E32" w14:textId="4FD32324" w:rsidR="00E94ADE" w:rsidDel="007303D5" w:rsidRDefault="00E94ADE">
      <w:pPr>
        <w:spacing w:line="240" w:lineRule="auto"/>
        <w:jc w:val="both"/>
        <w:rPr>
          <w:del w:id="5080" w:author="Rajo" w:date="2018-05-31T17:19:00Z"/>
          <w:lang w:val="bs-Latn-BA"/>
        </w:rPr>
      </w:pPr>
    </w:p>
    <w:p w14:paraId="7A4FF114" w14:textId="516815BD" w:rsidR="00E94ADE" w:rsidDel="007303D5" w:rsidRDefault="00CC5052">
      <w:pPr>
        <w:pStyle w:val="Heading3"/>
        <w:spacing w:line="240" w:lineRule="auto"/>
        <w:jc w:val="both"/>
        <w:rPr>
          <w:del w:id="5081" w:author="Rajo" w:date="2018-05-31T17:19:00Z"/>
          <w:lang w:val="bs-Latn-BA"/>
        </w:rPr>
      </w:pPr>
      <w:bookmarkStart w:id="5082" w:name="_Toc511154459"/>
      <w:del w:id="5083" w:author="Rajo" w:date="2018-05-31T17:19:00Z">
        <w:r w:rsidDel="007303D5">
          <w:rPr>
            <w:lang w:val="bs-Latn-BA"/>
          </w:rPr>
          <w:delText>OAuth2 nedostaci</w:delText>
        </w:r>
        <w:bookmarkEnd w:id="5082"/>
      </w:del>
    </w:p>
    <w:p w14:paraId="67E07FF4" w14:textId="2116E434" w:rsidR="00E94ADE" w:rsidDel="007303D5" w:rsidRDefault="00E94ADE">
      <w:pPr>
        <w:spacing w:line="240" w:lineRule="auto"/>
        <w:rPr>
          <w:del w:id="5084" w:author="Rajo" w:date="2018-05-31T17:19:00Z"/>
          <w:lang w:val="bs-Latn-BA"/>
        </w:rPr>
      </w:pPr>
    </w:p>
    <w:p w14:paraId="2A999EDD" w14:textId="13FE2C8B" w:rsidR="00E94ADE" w:rsidDel="007303D5" w:rsidRDefault="00CC5052">
      <w:pPr>
        <w:spacing w:line="240" w:lineRule="auto"/>
        <w:ind w:firstLine="720"/>
        <w:jc w:val="both"/>
        <w:rPr>
          <w:del w:id="5085" w:author="Rajo" w:date="2018-05-31T17:19:00Z"/>
          <w:lang w:val="bs-Latn-BA"/>
        </w:rPr>
      </w:pPr>
      <w:del w:id="5086" w:author="Rajo" w:date="2018-05-31T17:19:00Z">
        <w:r w:rsidDel="007303D5">
          <w:rPr>
            <w:lang w:val="bs-Latn-BA"/>
          </w:rPr>
          <w:delText xml:space="preserve">OAuth2 specifikacija, za većinu situacija, ne propisuje kako treba da se vrši komunikacija između resursnog servera i autorizacionog servera, kao npr. u slučaju provjere tokena. Takođe, ne govori ništa o tome koje informacije o korisniku bi trebale biti vraćene i u kom obliku. </w:delText>
        </w:r>
      </w:del>
    </w:p>
    <w:p w14:paraId="62705B5A" w14:textId="18FF7D15" w:rsidR="00E94ADE" w:rsidDel="007303D5" w:rsidRDefault="00E94ADE">
      <w:pPr>
        <w:spacing w:line="240" w:lineRule="auto"/>
        <w:jc w:val="both"/>
        <w:rPr>
          <w:del w:id="5087" w:author="Rajo" w:date="2018-05-31T17:19:00Z"/>
          <w:lang w:val="bs-Latn-BA"/>
        </w:rPr>
      </w:pPr>
    </w:p>
    <w:p w14:paraId="0B6D6816" w14:textId="0E51F323" w:rsidR="00E94ADE" w:rsidDel="007303D5" w:rsidRDefault="00CC5052">
      <w:pPr>
        <w:spacing w:line="240" w:lineRule="auto"/>
        <w:ind w:firstLine="720"/>
        <w:jc w:val="both"/>
        <w:rPr>
          <w:del w:id="5088" w:author="Rajo" w:date="2018-05-31T17:19:00Z"/>
          <w:lang w:val="bs-Latn-BA"/>
        </w:rPr>
      </w:pPr>
      <w:del w:id="5089" w:author="Rajo" w:date="2018-05-31T17:19:00Z">
        <w:r w:rsidDel="007303D5">
          <w:rPr>
            <w:lang w:val="bs-Latn-BA"/>
          </w:rPr>
          <w:delText>Postoji dosta toga gdje OAuth2 specifikacija navodi da su stvari „van okvira ove specifikacije“. To predstavlja jednu od mana OAuth2 specifikacij</w:delText>
        </w:r>
        <w:r w:rsidDel="007303D5">
          <w:delText>e</w:delText>
        </w:r>
        <w:r w:rsidDel="007303D5">
          <w:rPr>
            <w:lang w:val="bs-Latn-BA"/>
          </w:rPr>
          <w:delText xml:space="preserve"> jer su mnoge stvari prepuštene implementaciji, što bi u jednom trenutku moglo dovesti do nekompatibilne implementacije.</w:delText>
        </w:r>
      </w:del>
    </w:p>
    <w:p w14:paraId="7F3EC60A" w14:textId="78E92D59" w:rsidR="00E94ADE" w:rsidDel="007303D5" w:rsidRDefault="00E94ADE">
      <w:pPr>
        <w:spacing w:line="240" w:lineRule="auto"/>
        <w:jc w:val="both"/>
        <w:rPr>
          <w:del w:id="5090" w:author="Rajo" w:date="2018-05-31T17:19:00Z"/>
          <w:lang w:val="bs-Latn-BA"/>
        </w:rPr>
      </w:pPr>
    </w:p>
    <w:p w14:paraId="26407ABA" w14:textId="5B8B4393" w:rsidR="00E94ADE" w:rsidDel="007303D5" w:rsidRDefault="00CC5052">
      <w:pPr>
        <w:spacing w:line="240" w:lineRule="auto"/>
        <w:ind w:firstLine="576"/>
        <w:jc w:val="both"/>
        <w:rPr>
          <w:del w:id="5091" w:author="Rajo" w:date="2018-05-31T17:19:00Z"/>
          <w:lang w:val="bs-Latn-BA"/>
        </w:rPr>
      </w:pPr>
      <w:commentRangeStart w:id="5092"/>
      <w:commentRangeStart w:id="5093"/>
      <w:del w:id="5094" w:author="Rajo" w:date="2018-05-31T17:19:00Z">
        <w:r w:rsidDel="007303D5">
          <w:rPr>
            <w:lang w:val="bs-Latn-BA"/>
          </w:rPr>
          <w:delText>OAuth2 je ipak široko prihvaćen</w:delText>
        </w:r>
        <w:commentRangeEnd w:id="5092"/>
        <w:r w:rsidDel="007303D5">
          <w:commentReference w:id="5092"/>
        </w:r>
        <w:commentRangeEnd w:id="5093"/>
        <w:r w:rsidR="00251FBF" w:rsidDel="007303D5">
          <w:rPr>
            <w:rStyle w:val="CommentReference"/>
          </w:rPr>
          <w:commentReference w:id="5093"/>
        </w:r>
        <w:r w:rsidDel="007303D5">
          <w:rPr>
            <w:lang w:val="bs-Latn-BA"/>
          </w:rPr>
          <w:delText xml:space="preserve"> od strane Google-a, Facebook-a, Salesforce-a, Twitter-a i mnogih drugih. Najbolja osobina OAuth2 je njegova jednostavnost. Kao alternativa, OpenID Connect Basic Profile, izgrađen na OAuth2, popunjava neke oblasti i praznine koje sama OAuth2 specifikacija ne definiše. </w:delText>
        </w:r>
        <w:r w:rsidDel="007303D5">
          <w:rPr>
            <w:vertAlign w:val="superscript"/>
            <w:lang w:val="bs-Latn-BA"/>
          </w:rPr>
          <w:delText>[20]</w:delText>
        </w:r>
      </w:del>
    </w:p>
    <w:p w14:paraId="12B0E63F" w14:textId="08AC4030" w:rsidR="00E94ADE" w:rsidDel="007303D5" w:rsidRDefault="00E94ADE">
      <w:pPr>
        <w:spacing w:line="240" w:lineRule="auto"/>
        <w:jc w:val="both"/>
        <w:rPr>
          <w:del w:id="5095" w:author="Rajo" w:date="2018-05-31T17:19:00Z"/>
          <w:lang w:val="bs-Latn-BA"/>
        </w:rPr>
      </w:pPr>
    </w:p>
    <w:p w14:paraId="277DCCF7" w14:textId="5327267C" w:rsidR="00E94ADE" w:rsidDel="007303D5" w:rsidRDefault="00E94ADE">
      <w:pPr>
        <w:spacing w:line="240" w:lineRule="auto"/>
        <w:jc w:val="both"/>
        <w:rPr>
          <w:del w:id="5096" w:author="Rajo" w:date="2018-05-31T17:19:00Z"/>
          <w:lang w:val="bs-Latn-BA"/>
        </w:rPr>
      </w:pPr>
    </w:p>
    <w:p w14:paraId="202CDD8C" w14:textId="51866E25" w:rsidR="00E94ADE" w:rsidDel="007303D5" w:rsidRDefault="00CC5052">
      <w:pPr>
        <w:pStyle w:val="Heading2"/>
        <w:spacing w:line="240" w:lineRule="auto"/>
        <w:jc w:val="both"/>
        <w:rPr>
          <w:del w:id="5097" w:author="Rajo" w:date="2018-05-31T17:19:00Z"/>
          <w:lang w:val="bs-Latn-BA"/>
        </w:rPr>
      </w:pPr>
      <w:bookmarkStart w:id="5098" w:name="_Toc511154460"/>
      <w:commentRangeStart w:id="5099"/>
      <w:del w:id="5100" w:author="Rajo" w:date="2018-05-31T17:19:00Z">
        <w:r w:rsidDel="007303D5">
          <w:rPr>
            <w:lang w:val="bs-Latn-BA"/>
          </w:rPr>
          <w:delText>Rezime – SAML vs. OAuth2</w:delText>
        </w:r>
        <w:bookmarkEnd w:id="5098"/>
        <w:commentRangeEnd w:id="5099"/>
        <w:r w:rsidDel="007303D5">
          <w:commentReference w:id="5099"/>
        </w:r>
      </w:del>
    </w:p>
    <w:p w14:paraId="743C1813" w14:textId="2D3C52E4" w:rsidR="00E94ADE" w:rsidDel="007303D5" w:rsidRDefault="00E94ADE">
      <w:pPr>
        <w:spacing w:line="240" w:lineRule="auto"/>
        <w:rPr>
          <w:del w:id="5101" w:author="Rajo" w:date="2018-05-31T17:19:00Z"/>
          <w:lang w:val="bs-Latn-BA"/>
        </w:rPr>
      </w:pPr>
    </w:p>
    <w:p w14:paraId="40749766" w14:textId="2D860CA7" w:rsidR="00E94ADE" w:rsidDel="00251FBF" w:rsidRDefault="00CC5052">
      <w:pPr>
        <w:spacing w:line="240" w:lineRule="auto"/>
        <w:ind w:firstLine="576"/>
        <w:jc w:val="both"/>
        <w:rPr>
          <w:del w:id="5102" w:author="Rajo" w:date="2018-05-31T16:44:00Z"/>
          <w:lang w:val="bs-Latn-BA"/>
        </w:rPr>
      </w:pPr>
      <w:del w:id="5103" w:author="Rajo" w:date="2018-05-31T17:19:00Z">
        <w:r w:rsidDel="007303D5">
          <w:rPr>
            <w:lang w:val="bs-Latn-BA"/>
          </w:rPr>
          <w:delText>SAML posjeduje svojstvo koje nedostaje u OAuth2 specifikaciji: SAML token sadrži informacije o identitetu korisnika. Upotrebom OAuth2 takve informacije nisu odmah direktno dostupne, te kako bi provjerio token, resursni server mora napraviti dodatni zahtjev prema autorizacionom serveru.</w:delText>
        </w:r>
      </w:del>
    </w:p>
    <w:p w14:paraId="53E0FFB1" w14:textId="0AA02D60" w:rsidR="00E94ADE" w:rsidDel="007303D5" w:rsidRDefault="00E94ADE">
      <w:pPr>
        <w:spacing w:line="240" w:lineRule="auto"/>
        <w:ind w:firstLine="576"/>
        <w:jc w:val="both"/>
        <w:rPr>
          <w:del w:id="5104" w:author="Rajo" w:date="2018-05-31T17:19:00Z"/>
          <w:lang w:val="bs-Latn-BA"/>
        </w:rPr>
        <w:pPrChange w:id="5105" w:author="Rajo" w:date="2018-05-31T16:44:00Z">
          <w:pPr>
            <w:spacing w:line="240" w:lineRule="auto"/>
            <w:jc w:val="both"/>
          </w:pPr>
        </w:pPrChange>
      </w:pPr>
    </w:p>
    <w:p w14:paraId="79BE08C2" w14:textId="25BE7B08" w:rsidR="00E94ADE" w:rsidDel="00251FBF" w:rsidRDefault="00CC5052">
      <w:pPr>
        <w:spacing w:line="240" w:lineRule="auto"/>
        <w:ind w:firstLine="576"/>
        <w:jc w:val="both"/>
        <w:rPr>
          <w:del w:id="5106" w:author="Rajo" w:date="2018-05-31T16:44:00Z"/>
          <w:lang w:val="bs-Latn-BA"/>
        </w:rPr>
      </w:pPr>
      <w:del w:id="5107" w:author="Rajo" w:date="2018-05-31T17:19:00Z">
        <w:r w:rsidDel="007303D5">
          <w:rPr>
            <w:lang w:val="bs-Latn-BA"/>
          </w:rPr>
          <w:delText xml:space="preserve">Sa druge strane, upotrebom OAuth2 moguće je poništiti pristupni token na autorizacionom serveru, i onemogućiti njegovu dalju upotrebu na resursnom serveru. </w:delText>
        </w:r>
      </w:del>
    </w:p>
    <w:p w14:paraId="0A62E40E" w14:textId="1782B12F" w:rsidR="00E94ADE" w:rsidDel="007303D5" w:rsidRDefault="00E94ADE">
      <w:pPr>
        <w:spacing w:line="240" w:lineRule="auto"/>
        <w:ind w:firstLine="576"/>
        <w:jc w:val="both"/>
        <w:rPr>
          <w:del w:id="5108" w:author="Rajo" w:date="2018-05-31T17:19:00Z"/>
          <w:lang w:val="bs-Latn-BA"/>
        </w:rPr>
        <w:pPrChange w:id="5109" w:author="Rajo" w:date="2018-05-31T16:44:00Z">
          <w:pPr>
            <w:spacing w:line="240" w:lineRule="auto"/>
            <w:jc w:val="both"/>
          </w:pPr>
        </w:pPrChange>
      </w:pPr>
    </w:p>
    <w:p w14:paraId="0ED39E04" w14:textId="0BD4124C" w:rsidR="00E94ADE" w:rsidDel="00251FBF" w:rsidRDefault="00CC5052">
      <w:pPr>
        <w:spacing w:line="240" w:lineRule="auto"/>
        <w:ind w:firstLine="576"/>
        <w:jc w:val="both"/>
        <w:rPr>
          <w:del w:id="5110" w:author="Rajo" w:date="2018-05-31T16:44:00Z"/>
          <w:lang w:val="bs-Latn-BA"/>
        </w:rPr>
      </w:pPr>
      <w:del w:id="5111" w:author="Rajo" w:date="2018-05-31T17:19:00Z">
        <w:r w:rsidDel="007303D5">
          <w:rPr>
            <w:lang w:val="bs-Latn-BA"/>
          </w:rPr>
          <w:delText>Oba pristupa imaju svoje prednosti, i predstavljaju dobra rješenja za SSO implementaciju.</w:delText>
        </w:r>
      </w:del>
    </w:p>
    <w:p w14:paraId="6761CA61" w14:textId="61CEA641" w:rsidR="00E94ADE" w:rsidDel="007303D5" w:rsidRDefault="00E94ADE">
      <w:pPr>
        <w:spacing w:line="240" w:lineRule="auto"/>
        <w:ind w:firstLine="576"/>
        <w:jc w:val="both"/>
        <w:rPr>
          <w:del w:id="5112" w:author="Rajo" w:date="2018-05-31T17:19:00Z"/>
          <w:lang w:val="bs-Latn-BA"/>
        </w:rPr>
        <w:pPrChange w:id="5113" w:author="Rajo" w:date="2018-05-31T16:44:00Z">
          <w:pPr>
            <w:spacing w:line="240" w:lineRule="auto"/>
            <w:jc w:val="both"/>
          </w:pPr>
        </w:pPrChange>
      </w:pPr>
    </w:p>
    <w:p w14:paraId="2D9DDDA8" w14:textId="23EFB81F" w:rsidR="00E94ADE" w:rsidDel="007303D5" w:rsidRDefault="00CC5052">
      <w:pPr>
        <w:spacing w:line="240" w:lineRule="auto"/>
        <w:ind w:firstLine="360"/>
        <w:jc w:val="both"/>
        <w:rPr>
          <w:del w:id="5114" w:author="Rajo" w:date="2018-05-31T17:19:00Z"/>
          <w:lang w:val="bs-Latn-BA"/>
        </w:rPr>
      </w:pPr>
      <w:del w:id="5115" w:author="Rajo" w:date="2018-05-31T17:19:00Z">
        <w:r w:rsidDel="007303D5">
          <w:rPr>
            <w:lang w:val="bs-Latn-BA"/>
          </w:rPr>
          <w:delText xml:space="preserve">OAuth2 nudi jednostavnije i više standarizovano rješenje za podršku nativnih aplikacija, jer se njegovom upotrebom izbjegavaju zaobilazna rješenja, za razliku od SAML-a. Međutim, kako ovaj rad prvenstveno pokriva i sadrži detaljniju analizu SAML specifikacije, i pri tome ne uključuje integraciju mobilne nativne aplikacije u komunikaciju sa SSO serverom, za implementaciju koja predstavlja praktični dio rada i koja je detaljnije opisana u narednom poglavlju, korišten je SAML standard odnosno specifikacija. </w:delText>
        </w:r>
      </w:del>
    </w:p>
    <w:p w14:paraId="1C4D3785" w14:textId="6CF13F37" w:rsidR="00E94ADE" w:rsidDel="007303D5" w:rsidRDefault="00CC5052">
      <w:pPr>
        <w:spacing w:line="240" w:lineRule="auto"/>
        <w:jc w:val="both"/>
        <w:rPr>
          <w:del w:id="5116" w:author="Rajo" w:date="2018-05-31T17:20:00Z"/>
          <w:lang w:val="bs-Latn-BA"/>
        </w:rPr>
      </w:pPr>
      <w:del w:id="5117" w:author="Rajo" w:date="2018-05-31T17:19:00Z">
        <w:r w:rsidDel="007303D5">
          <w:rPr>
            <w:lang w:val="bs-Latn-BA"/>
          </w:rPr>
          <w:br w:type="page"/>
        </w:r>
      </w:del>
    </w:p>
    <w:p w14:paraId="5957B9B7" w14:textId="77777777" w:rsidR="00E94ADE" w:rsidDel="0072392D" w:rsidRDefault="00CC5052">
      <w:pPr>
        <w:pStyle w:val="Heading1"/>
        <w:rPr>
          <w:del w:id="5118" w:author="Rajo" w:date="2018-06-17T15:04:00Z"/>
          <w:lang w:val="bs-Latn-BA"/>
        </w:rPr>
        <w:pPrChange w:id="5119" w:author="Rajo" w:date="2018-05-31T17:20:00Z">
          <w:pPr>
            <w:pStyle w:val="Heading1"/>
            <w:spacing w:line="240" w:lineRule="auto"/>
            <w:jc w:val="both"/>
          </w:pPr>
        </w:pPrChange>
      </w:pPr>
      <w:bookmarkStart w:id="5120" w:name="_Toc511154461"/>
      <w:r>
        <w:rPr>
          <w:lang w:val="bs-Latn-BA"/>
        </w:rPr>
        <w:t>IMPLEMENTACIJA SSO SERVERA</w:t>
      </w:r>
      <w:bookmarkEnd w:id="5120"/>
    </w:p>
    <w:p w14:paraId="157C7780" w14:textId="77777777" w:rsidR="00E94ADE" w:rsidRPr="00143689" w:rsidRDefault="00E94ADE">
      <w:pPr>
        <w:pStyle w:val="Heading1"/>
        <w:rPr>
          <w:lang w:val="bs-Latn-BA"/>
        </w:rPr>
        <w:pPrChange w:id="5121" w:author="Rajo" w:date="2018-06-17T15:04:00Z">
          <w:pPr>
            <w:spacing w:line="240" w:lineRule="auto"/>
            <w:jc w:val="both"/>
          </w:pPr>
        </w:pPrChange>
      </w:pPr>
    </w:p>
    <w:p w14:paraId="6301310E" w14:textId="77777777" w:rsidR="00E94ADE" w:rsidDel="00180D56" w:rsidRDefault="00CC5052">
      <w:pPr>
        <w:spacing w:line="240" w:lineRule="auto"/>
        <w:ind w:firstLine="360"/>
        <w:jc w:val="both"/>
        <w:rPr>
          <w:del w:id="5122" w:author="Rajo" w:date="2018-06-01T17:28:00Z"/>
          <w:lang w:val="bs-Latn-BA"/>
        </w:rPr>
      </w:pPr>
      <w:r>
        <w:rPr>
          <w:lang w:val="bs-Latn-BA"/>
        </w:rPr>
        <w:t xml:space="preserve">Zadatak praktičnog dijela ovog rada je realizacija SSO servera sa osnovnim funkcionalnostima, odnosno servera koji omogućava autentikaciju i autorizaciju korisnika. Pored toga, server osim SSO funkcionalnosti podržava i </w:t>
      </w:r>
      <w:r>
        <w:rPr>
          <w:i/>
          <w:lang w:val="bs-Latn-BA"/>
        </w:rPr>
        <w:t>Single-</w:t>
      </w:r>
      <w:proofErr w:type="spellStart"/>
      <w:r>
        <w:rPr>
          <w:i/>
          <w:lang w:val="bs-Latn-BA"/>
        </w:rPr>
        <w:t>Log</w:t>
      </w:r>
      <w:proofErr w:type="spellEnd"/>
      <w:r>
        <w:rPr>
          <w:i/>
          <w:lang w:val="bs-Latn-BA"/>
        </w:rPr>
        <w:t>-Out</w:t>
      </w:r>
      <w:r>
        <w:rPr>
          <w:lang w:val="bs-Latn-BA"/>
        </w:rPr>
        <w:t xml:space="preserve"> (SLO) iako to nije dio zadatka. To je funkcionalnost koju takođe podržava i svako od analiziranih postojećih rješenja. Time se postiže još veća sigurnost korisnika, jer mu omogućava da se odjavom iz jedne od klijentskih aplikacija, odjavi sa svih aplikacija na koje je bio prijavljen upotrebom  SSO servera. Na taj način se smanjuje mogućnost greške korisnika da se odjavi iz samo od jedne od aplikacija, zaboravljajući na ostale, ili misleći da će time biti odjavljen i iz svih ostalih aplikacija, što naravno u slučaju upotrebe SSO-a bez SLO-a nije tačno. Tako da u suštini implementacija SSO servera predstavlja kombinaciju SSO i SLO servera, ali dalje u tekstu će se zbog jednostavnosti koristiti samo skraćenica SSO.</w:t>
      </w:r>
    </w:p>
    <w:p w14:paraId="3FC3D1D5" w14:textId="77777777" w:rsidR="00E94ADE" w:rsidRDefault="00E94ADE">
      <w:pPr>
        <w:spacing w:line="240" w:lineRule="auto"/>
        <w:ind w:firstLine="360"/>
        <w:jc w:val="both"/>
        <w:rPr>
          <w:lang w:val="bs-Latn-BA"/>
        </w:rPr>
        <w:pPrChange w:id="5123" w:author="Rajo" w:date="2018-06-01T17:28:00Z">
          <w:pPr>
            <w:spacing w:line="240" w:lineRule="auto"/>
            <w:jc w:val="both"/>
          </w:pPr>
        </w:pPrChange>
      </w:pPr>
    </w:p>
    <w:p w14:paraId="5655B9DC" w14:textId="10617DFF" w:rsidR="00E94ADE" w:rsidDel="00180D56" w:rsidRDefault="00CC5052">
      <w:pPr>
        <w:spacing w:line="240" w:lineRule="auto"/>
        <w:ind w:firstLine="360"/>
        <w:jc w:val="both"/>
        <w:rPr>
          <w:del w:id="5124" w:author="Rajo" w:date="2018-06-01T17:28:00Z"/>
          <w:lang w:val="bs-Latn-BA"/>
        </w:rPr>
      </w:pPr>
      <w:r>
        <w:rPr>
          <w:lang w:val="bs-Latn-BA"/>
        </w:rPr>
        <w:t xml:space="preserve">Implementacija se sastoji od implementacije SSO servera, tj. </w:t>
      </w:r>
      <w:del w:id="5125" w:author="Rajo" w:date="2018-05-23T20:13:00Z">
        <w:r w:rsidDel="00910C56">
          <w:rPr>
            <w:lang w:val="bs-Latn-BA"/>
          </w:rPr>
          <w:delText>provajdera identiteta</w:delText>
        </w:r>
      </w:del>
      <w:ins w:id="5126" w:author="Rajo" w:date="2018-05-23T20:13:00Z">
        <w:r w:rsidR="00910C56">
          <w:rPr>
            <w:lang w:val="bs-Latn-BA"/>
          </w:rPr>
          <w:t>davaoca identiteta</w:t>
        </w:r>
      </w:ins>
      <w:r>
        <w:rPr>
          <w:lang w:val="bs-Latn-BA"/>
        </w:rPr>
        <w:t xml:space="preserve"> (</w:t>
      </w:r>
      <w:proofErr w:type="spellStart"/>
      <w:r>
        <w:rPr>
          <w:lang w:val="bs-Latn-BA"/>
        </w:rPr>
        <w:t>IdP</w:t>
      </w:r>
      <w:proofErr w:type="spellEnd"/>
      <w:r>
        <w:rPr>
          <w:lang w:val="bs-Latn-BA"/>
        </w:rPr>
        <w:t xml:space="preserve">-a), te dvije demonstrativne klijentske aplikacije koje predstavljaju </w:t>
      </w:r>
      <w:del w:id="5127" w:author="Rajo" w:date="2018-05-23T20:17:00Z">
        <w:r w:rsidDel="00910C56">
          <w:rPr>
            <w:lang w:val="bs-Latn-BA"/>
          </w:rPr>
          <w:delText>servis provajdere</w:delText>
        </w:r>
      </w:del>
      <w:ins w:id="5128" w:author="Rajo" w:date="2018-05-23T20:17:00Z">
        <w:r w:rsidR="00910C56">
          <w:rPr>
            <w:lang w:val="bs-Latn-BA"/>
          </w:rPr>
          <w:t>davaoce usluge</w:t>
        </w:r>
      </w:ins>
      <w:r>
        <w:rPr>
          <w:lang w:val="bs-Latn-BA"/>
        </w:rPr>
        <w:t xml:space="preserve"> (SP), koji vrše komunikaciju sa </w:t>
      </w:r>
      <w:proofErr w:type="spellStart"/>
      <w:r>
        <w:rPr>
          <w:lang w:val="bs-Latn-BA"/>
        </w:rPr>
        <w:t>IdP</w:t>
      </w:r>
      <w:proofErr w:type="spellEnd"/>
      <w:r>
        <w:rPr>
          <w:lang w:val="bs-Latn-BA"/>
        </w:rPr>
        <w:t xml:space="preserve">-om u cilju njegove autentikacije i autorizacije. </w:t>
      </w:r>
      <w:r>
        <w:t>S</w:t>
      </w:r>
      <w:proofErr w:type="spellStart"/>
      <w:r>
        <w:rPr>
          <w:lang w:val="bs-Latn-BA"/>
        </w:rPr>
        <w:t>istem</w:t>
      </w:r>
      <w:proofErr w:type="spellEnd"/>
      <w:r>
        <w:rPr>
          <w:lang w:val="bs-Latn-BA"/>
        </w:rPr>
        <w:t xml:space="preserve"> je moguće proširiti sa više klijentskih aplikacija koje se povezuju na server.</w:t>
      </w:r>
    </w:p>
    <w:p w14:paraId="31C812D3" w14:textId="77777777" w:rsidR="00E94ADE" w:rsidRDefault="00E94ADE">
      <w:pPr>
        <w:spacing w:line="240" w:lineRule="auto"/>
        <w:ind w:firstLine="360"/>
        <w:jc w:val="both"/>
        <w:rPr>
          <w:lang w:val="bs-Latn-BA"/>
        </w:rPr>
        <w:pPrChange w:id="5129" w:author="Rajo" w:date="2018-06-01T17:28:00Z">
          <w:pPr>
            <w:spacing w:line="240" w:lineRule="auto"/>
            <w:jc w:val="both"/>
          </w:pPr>
        </w:pPrChange>
      </w:pPr>
    </w:p>
    <w:p w14:paraId="638703B0" w14:textId="12128A86" w:rsidR="00E94ADE" w:rsidDel="00180D56" w:rsidRDefault="00CC5052">
      <w:pPr>
        <w:spacing w:line="240" w:lineRule="auto"/>
        <w:ind w:firstLine="360"/>
        <w:jc w:val="both"/>
        <w:rPr>
          <w:del w:id="5130" w:author="Rajo" w:date="2018-06-01T17:28:00Z"/>
          <w:lang w:val="bs-Latn-BA"/>
        </w:rPr>
      </w:pPr>
      <w:r>
        <w:rPr>
          <w:lang w:val="bs-Latn-BA"/>
        </w:rPr>
        <w:t xml:space="preserve">Klijentske aplikacije su neophodne za demonstraciju funkcionisanja SSO servera, a služe i kao primjer za podešavanje nekog drugog </w:t>
      </w:r>
      <w:del w:id="5131" w:author="Rajo" w:date="2018-05-23T20:04:00Z">
        <w:r w:rsidDel="00847196">
          <w:rPr>
            <w:lang w:val="bs-Latn-BA"/>
          </w:rPr>
          <w:delText>servis provajdera</w:delText>
        </w:r>
      </w:del>
      <w:ins w:id="5132" w:author="Rajo" w:date="2018-05-23T20:08:00Z">
        <w:r w:rsidR="00BD270B">
          <w:rPr>
            <w:lang w:val="bs-Latn-BA"/>
          </w:rPr>
          <w:t>davaoca usluge</w:t>
        </w:r>
      </w:ins>
      <w:r>
        <w:rPr>
          <w:lang w:val="bs-Latn-BA"/>
        </w:rPr>
        <w:t xml:space="preserve"> koji treba povezati sa njim. Implementirane su kao veoma jednostavne </w:t>
      </w:r>
      <w:proofErr w:type="spellStart"/>
      <w:r>
        <w:rPr>
          <w:i/>
          <w:lang w:val="bs-Latn-BA"/>
        </w:rPr>
        <w:t>Spring</w:t>
      </w:r>
      <w:proofErr w:type="spellEnd"/>
      <w:r>
        <w:rPr>
          <w:i/>
          <w:lang w:val="bs-Latn-BA"/>
        </w:rPr>
        <w:t xml:space="preserve"> </w:t>
      </w:r>
      <w:proofErr w:type="spellStart"/>
      <w:r>
        <w:rPr>
          <w:i/>
          <w:lang w:val="bs-Latn-BA"/>
        </w:rPr>
        <w:t>Boot</w:t>
      </w:r>
      <w:proofErr w:type="spellEnd"/>
      <w:r>
        <w:rPr>
          <w:lang w:val="bs-Latn-BA"/>
        </w:rPr>
        <w:t xml:space="preserve"> aplikacije koje se sastoje od samo tri stranice. Početna stranica nije zaštićena, tj. pristup je omogućen svim korisnicima, dok su druge dvije stranice zaštićene i zahtijevaju da korisnik posjeduje odgovarajuću ulogu (</w:t>
      </w:r>
      <w:r>
        <w:rPr>
          <w:i/>
          <w:lang w:val="bs-Latn-BA"/>
        </w:rPr>
        <w:t>role</w:t>
      </w:r>
      <w:r>
        <w:rPr>
          <w:lang w:val="bs-Latn-BA"/>
        </w:rPr>
        <w:t xml:space="preserve">) kako bi im pristupio. Zbog lakše i jednostavnije integracije sa </w:t>
      </w:r>
      <w:proofErr w:type="spellStart"/>
      <w:r>
        <w:rPr>
          <w:lang w:val="bs-Latn-BA"/>
        </w:rPr>
        <w:t>IdP</w:t>
      </w:r>
      <w:proofErr w:type="spellEnd"/>
      <w:r>
        <w:rPr>
          <w:lang w:val="bs-Latn-BA"/>
        </w:rPr>
        <w:t xml:space="preserve">-om, klijentske aplikacije koriste biblioteku generisanu od strane samog </w:t>
      </w:r>
      <w:proofErr w:type="spellStart"/>
      <w:r>
        <w:rPr>
          <w:lang w:val="bs-Latn-BA"/>
        </w:rPr>
        <w:t>IdP</w:t>
      </w:r>
      <w:proofErr w:type="spellEnd"/>
      <w:r>
        <w:rPr>
          <w:lang w:val="bs-Latn-BA"/>
        </w:rPr>
        <w:t xml:space="preserve">-a, pri čemu ta biblioteka obezbjeđuje jednostavan i standardizovan način generisanja SAML poruka koje se razmijenjuju između klijenta i servera, kao i URL adresa na koje se te poruke šalju. </w:t>
      </w:r>
      <w:commentRangeStart w:id="5133"/>
      <w:r>
        <w:rPr>
          <w:lang w:val="bs-Latn-BA"/>
        </w:rPr>
        <w:t xml:space="preserve">Analizirani serveri </w:t>
      </w:r>
      <w:proofErr w:type="spellStart"/>
      <w:r>
        <w:rPr>
          <w:lang w:val="bs-Latn-BA"/>
        </w:rPr>
        <w:t>Apereo</w:t>
      </w:r>
      <w:proofErr w:type="spellEnd"/>
      <w:r>
        <w:rPr>
          <w:lang w:val="bs-Latn-BA"/>
        </w:rPr>
        <w:t xml:space="preserve"> CAS i </w:t>
      </w:r>
      <w:proofErr w:type="spellStart"/>
      <w:r>
        <w:rPr>
          <w:lang w:val="bs-Latn-BA"/>
        </w:rPr>
        <w:t>Shibboleth</w:t>
      </w:r>
      <w:proofErr w:type="spellEnd"/>
      <w:r>
        <w:rPr>
          <w:lang w:val="bs-Latn-BA"/>
        </w:rPr>
        <w:t xml:space="preserve"> takođe nude gotovo rješenje za integraciju sa </w:t>
      </w:r>
      <w:proofErr w:type="spellStart"/>
      <w:r>
        <w:rPr>
          <w:lang w:val="bs-Latn-BA"/>
        </w:rPr>
        <w:t>IdP</w:t>
      </w:r>
      <w:proofErr w:type="spellEnd"/>
      <w:r>
        <w:rPr>
          <w:lang w:val="bs-Latn-BA"/>
        </w:rPr>
        <w:t>-om, dok to nije slučaj sa WSO IS-om.</w:t>
      </w:r>
      <w:commentRangeEnd w:id="5133"/>
      <w:r w:rsidR="00297C24">
        <w:rPr>
          <w:rStyle w:val="CommentReference"/>
        </w:rPr>
        <w:commentReference w:id="5133"/>
      </w:r>
    </w:p>
    <w:p w14:paraId="4DA56B60" w14:textId="77777777" w:rsidR="00E94ADE" w:rsidRDefault="00E94ADE">
      <w:pPr>
        <w:spacing w:line="240" w:lineRule="auto"/>
        <w:ind w:firstLine="360"/>
        <w:jc w:val="both"/>
        <w:rPr>
          <w:lang w:val="bs-Latn-BA"/>
        </w:rPr>
        <w:pPrChange w:id="5134" w:author="Rajo" w:date="2018-06-01T17:28:00Z">
          <w:pPr>
            <w:spacing w:line="240" w:lineRule="auto"/>
            <w:jc w:val="both"/>
          </w:pPr>
        </w:pPrChange>
      </w:pPr>
    </w:p>
    <w:p w14:paraId="5E15260D" w14:textId="77777777" w:rsidR="00E94ADE" w:rsidDel="00180D56" w:rsidRDefault="00CC5052">
      <w:pPr>
        <w:spacing w:line="240" w:lineRule="auto"/>
        <w:ind w:firstLine="360"/>
        <w:jc w:val="both"/>
        <w:rPr>
          <w:del w:id="5135" w:author="Rajo" w:date="2018-06-01T17:28:00Z"/>
          <w:lang w:val="bs-Latn-BA"/>
        </w:rPr>
      </w:pPr>
      <w:proofErr w:type="spellStart"/>
      <w:r>
        <w:rPr>
          <w:lang w:val="bs-Latn-BA"/>
        </w:rPr>
        <w:t>IdP</w:t>
      </w:r>
      <w:proofErr w:type="spellEnd"/>
      <w:r>
        <w:rPr>
          <w:lang w:val="bs-Latn-BA"/>
        </w:rPr>
        <w:t xml:space="preserve"> aplikacija je takođe </w:t>
      </w:r>
      <w:proofErr w:type="spellStart"/>
      <w:r>
        <w:rPr>
          <w:i/>
          <w:lang w:val="bs-Latn-BA"/>
        </w:rPr>
        <w:t>Spring</w:t>
      </w:r>
      <w:proofErr w:type="spellEnd"/>
      <w:r>
        <w:rPr>
          <w:i/>
          <w:lang w:val="bs-Latn-BA"/>
        </w:rPr>
        <w:t xml:space="preserve"> </w:t>
      </w:r>
      <w:proofErr w:type="spellStart"/>
      <w:r>
        <w:rPr>
          <w:i/>
          <w:lang w:val="bs-Latn-BA"/>
        </w:rPr>
        <w:t>Boot</w:t>
      </w:r>
      <w:proofErr w:type="spellEnd"/>
      <w:r>
        <w:rPr>
          <w:lang w:val="bs-Latn-BA"/>
        </w:rPr>
        <w:t xml:space="preserve"> aplikacija, i sadrži samo stranicu za prijavu koja se prikazuje ukoliko korisnik (preusmjeren na </w:t>
      </w:r>
      <w:proofErr w:type="spellStart"/>
      <w:r>
        <w:rPr>
          <w:lang w:val="bs-Latn-BA"/>
        </w:rPr>
        <w:t>IdP</w:t>
      </w:r>
      <w:proofErr w:type="spellEnd"/>
      <w:r>
        <w:rPr>
          <w:lang w:val="bs-Latn-BA"/>
        </w:rPr>
        <w:t xml:space="preserve"> od strane SP-a) još uvijek ne posjeduje važeći sigurnosni kontekst na </w:t>
      </w:r>
      <w:proofErr w:type="spellStart"/>
      <w:r>
        <w:rPr>
          <w:lang w:val="bs-Latn-BA"/>
        </w:rPr>
        <w:t>IdP</w:t>
      </w:r>
      <w:proofErr w:type="spellEnd"/>
      <w:r>
        <w:rPr>
          <w:lang w:val="bs-Latn-BA"/>
        </w:rPr>
        <w:t xml:space="preserve"> strani, tj. nije autentikovan. Kao što je gore navedeno, </w:t>
      </w:r>
      <w:proofErr w:type="spellStart"/>
      <w:r>
        <w:rPr>
          <w:lang w:val="bs-Latn-BA"/>
        </w:rPr>
        <w:t>IdP</w:t>
      </w:r>
      <w:proofErr w:type="spellEnd"/>
      <w:r>
        <w:rPr>
          <w:lang w:val="bs-Latn-BA"/>
        </w:rPr>
        <w:t xml:space="preserve"> aplikacija generiše klijentsku biblioteku koja olakšava njegovu integraciju sa serverom, a za pakovanje odgovarajućih klasa biblioteke u JAR datoteku, koristi se </w:t>
      </w:r>
      <w:proofErr w:type="spellStart"/>
      <w:r>
        <w:rPr>
          <w:i/>
          <w:lang w:val="bs-Latn-BA"/>
        </w:rPr>
        <w:t>Maven</w:t>
      </w:r>
      <w:proofErr w:type="spellEnd"/>
      <w:r>
        <w:rPr>
          <w:lang w:val="bs-Latn-BA"/>
        </w:rPr>
        <w:t xml:space="preserve"> </w:t>
      </w:r>
      <w:proofErr w:type="spellStart"/>
      <w:r>
        <w:rPr>
          <w:i/>
          <w:lang w:val="bs-Latn-BA"/>
        </w:rPr>
        <w:t>plugin</w:t>
      </w:r>
      <w:proofErr w:type="spellEnd"/>
      <w:r>
        <w:rPr>
          <w:lang w:val="bs-Latn-BA"/>
        </w:rPr>
        <w:t xml:space="preserve">. Biblioteka sadrži metodu za kreiranje </w:t>
      </w:r>
      <w:proofErr w:type="spellStart"/>
      <w:r>
        <w:rPr>
          <w:i/>
          <w:lang w:val="bs-Latn-BA"/>
        </w:rPr>
        <w:t>AuthnRequest</w:t>
      </w:r>
      <w:proofErr w:type="spellEnd"/>
      <w:r>
        <w:rPr>
          <w:lang w:val="bs-Latn-BA"/>
        </w:rPr>
        <w:t xml:space="preserve"> poruke i njenu pripremu za slanje putem preusmjeravanja, zatim metodu za generisanje odgovarajućeg HTTP preusmjeravanja koje sadrži tačnu putanju do </w:t>
      </w:r>
      <w:proofErr w:type="spellStart"/>
      <w:r>
        <w:rPr>
          <w:lang w:val="bs-Latn-BA"/>
        </w:rPr>
        <w:t>IdP</w:t>
      </w:r>
      <w:proofErr w:type="spellEnd"/>
      <w:r>
        <w:rPr>
          <w:lang w:val="bs-Latn-BA"/>
        </w:rPr>
        <w:t xml:space="preserve">-a, kao i metodu za konvertovanje SAML odgovora u odgovarajući </w:t>
      </w:r>
      <w:proofErr w:type="spellStart"/>
      <w:r>
        <w:rPr>
          <w:i/>
          <w:lang w:val="bs-Latn-BA"/>
        </w:rPr>
        <w:t>Response</w:t>
      </w:r>
      <w:proofErr w:type="spellEnd"/>
      <w:r>
        <w:rPr>
          <w:lang w:val="bs-Latn-BA"/>
        </w:rPr>
        <w:t xml:space="preserve"> objekat iz </w:t>
      </w:r>
      <w:proofErr w:type="spellStart"/>
      <w:r>
        <w:rPr>
          <w:i/>
          <w:lang w:val="bs-Latn-BA"/>
        </w:rPr>
        <w:t>OpenSAML</w:t>
      </w:r>
      <w:proofErr w:type="spellEnd"/>
      <w:r>
        <w:rPr>
          <w:lang w:val="bs-Latn-BA"/>
        </w:rPr>
        <w:t xml:space="preserve"> biblioteke.</w:t>
      </w:r>
    </w:p>
    <w:p w14:paraId="6C61BB4E" w14:textId="77777777" w:rsidR="00E94ADE" w:rsidRDefault="00E94ADE">
      <w:pPr>
        <w:spacing w:line="240" w:lineRule="auto"/>
        <w:ind w:firstLine="360"/>
        <w:jc w:val="both"/>
        <w:rPr>
          <w:lang w:val="bs-Latn-BA"/>
        </w:rPr>
        <w:pPrChange w:id="5136" w:author="Rajo" w:date="2018-06-01T17:28:00Z">
          <w:pPr>
            <w:spacing w:line="240" w:lineRule="auto"/>
            <w:jc w:val="both"/>
          </w:pPr>
        </w:pPrChange>
      </w:pPr>
    </w:p>
    <w:p w14:paraId="7C5B7F77" w14:textId="49860824" w:rsidR="00E94ADE" w:rsidRDefault="00CC5052">
      <w:pPr>
        <w:spacing w:line="240" w:lineRule="auto"/>
        <w:ind w:firstLine="360"/>
        <w:jc w:val="both"/>
        <w:rPr>
          <w:lang w:val="bs-Latn-BA"/>
        </w:rPr>
      </w:pPr>
      <w:r>
        <w:rPr>
          <w:lang w:val="bs-Latn-BA"/>
        </w:rPr>
        <w:t xml:space="preserve">S obzirom na to da </w:t>
      </w:r>
      <w:proofErr w:type="spellStart"/>
      <w:r>
        <w:rPr>
          <w:lang w:val="bs-Latn-BA"/>
        </w:rPr>
        <w:t>IdP</w:t>
      </w:r>
      <w:proofErr w:type="spellEnd"/>
      <w:r>
        <w:rPr>
          <w:lang w:val="bs-Latn-BA"/>
        </w:rPr>
        <w:t xml:space="preserve"> mora sadržati skladište podataka koje će da služi za čuvanje informacija o identitetu korisnika, kao i podataka o pristupnim pravima korisnika u okviru različitih klijentskih aplikacija koje su integrisane sa njim, </w:t>
      </w:r>
      <w:proofErr w:type="spellStart"/>
      <w:r>
        <w:rPr>
          <w:lang w:val="bs-Latn-BA"/>
        </w:rPr>
        <w:t>IdP</w:t>
      </w:r>
      <w:proofErr w:type="spellEnd"/>
      <w:r>
        <w:rPr>
          <w:lang w:val="bs-Latn-BA"/>
        </w:rPr>
        <w:t xml:space="preserve"> se povezuje na </w:t>
      </w:r>
      <w:proofErr w:type="spellStart"/>
      <w:r>
        <w:rPr>
          <w:lang w:val="bs-Latn-BA"/>
        </w:rPr>
        <w:t>MySQL</w:t>
      </w:r>
      <w:proofErr w:type="spellEnd"/>
      <w:r>
        <w:rPr>
          <w:lang w:val="bs-Latn-BA"/>
        </w:rPr>
        <w:t xml:space="preserve"> bazu podataka čija je struktura prikazana na narednoj </w:t>
      </w:r>
      <w:ins w:id="5137" w:author="Rajo" w:date="2018-06-18T19:17:00Z">
        <w:r w:rsidR="00094AA4" w:rsidRPr="00094AA4">
          <w:rPr>
            <w:b/>
            <w:lang w:val="bs-Latn-BA"/>
            <w:rPrChange w:id="5138" w:author="Rajo" w:date="2018-06-18T19:17:00Z">
              <w:rPr>
                <w:lang w:val="bs-Latn-BA"/>
              </w:rPr>
            </w:rPrChange>
          </w:rPr>
          <w:t>S</w:t>
        </w:r>
      </w:ins>
      <w:del w:id="5139" w:author="Rajo" w:date="2018-06-18T19:17:00Z">
        <w:r w:rsidRPr="00094AA4" w:rsidDel="00094AA4">
          <w:rPr>
            <w:b/>
            <w:lang w:val="bs-Latn-BA"/>
            <w:rPrChange w:id="5140" w:author="Rajo" w:date="2018-06-18T19:17:00Z">
              <w:rPr>
                <w:lang w:val="bs-Latn-BA"/>
              </w:rPr>
            </w:rPrChange>
          </w:rPr>
          <w:delText>s</w:delText>
        </w:r>
      </w:del>
      <w:r w:rsidRPr="00094AA4">
        <w:rPr>
          <w:b/>
          <w:lang w:val="bs-Latn-BA"/>
          <w:rPrChange w:id="5141" w:author="Rajo" w:date="2018-06-18T19:17:00Z">
            <w:rPr>
              <w:lang w:val="bs-Latn-BA"/>
            </w:rPr>
          </w:rPrChange>
        </w:rPr>
        <w:t>lici 10.1</w:t>
      </w:r>
      <w:r>
        <w:rPr>
          <w:lang w:val="bs-Latn-BA"/>
        </w:rPr>
        <w:t>.</w:t>
      </w:r>
    </w:p>
    <w:p w14:paraId="5D35FA3B" w14:textId="77777777" w:rsidR="00E94ADE" w:rsidRDefault="00E94ADE">
      <w:pPr>
        <w:spacing w:line="240" w:lineRule="auto"/>
        <w:jc w:val="both"/>
        <w:rPr>
          <w:lang w:val="bs-Latn-BA"/>
        </w:rPr>
      </w:pPr>
    </w:p>
    <w:p w14:paraId="7ACD88F7" w14:textId="77777777" w:rsidR="00E94ADE" w:rsidRDefault="00CC5052">
      <w:pPr>
        <w:keepNext/>
        <w:spacing w:line="240" w:lineRule="auto"/>
        <w:jc w:val="both"/>
        <w:rPr>
          <w:lang w:val="bs-Latn-BA"/>
        </w:rPr>
      </w:pPr>
      <w:r>
        <w:rPr>
          <w:noProof/>
        </w:rPr>
        <w:lastRenderedPageBreak/>
        <w:drawing>
          <wp:inline distT="0" distB="0" distL="0" distR="0" wp14:anchorId="6CACF994" wp14:editId="5A400359">
            <wp:extent cx="5943600" cy="30029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943600" cy="3002915"/>
                    </a:xfrm>
                    <a:prstGeom prst="rect">
                      <a:avLst/>
                    </a:prstGeom>
                  </pic:spPr>
                </pic:pic>
              </a:graphicData>
            </a:graphic>
          </wp:inline>
        </w:drawing>
      </w:r>
    </w:p>
    <w:p w14:paraId="3A0C5C46" w14:textId="5B663045" w:rsidR="00E94ADE" w:rsidDel="008054F7" w:rsidRDefault="00CC5052">
      <w:pPr>
        <w:pStyle w:val="Caption"/>
        <w:jc w:val="center"/>
        <w:rPr>
          <w:del w:id="5142" w:author="Rajo" w:date="2018-06-17T15:05:00Z"/>
          <w:lang w:val="bs-Latn-BA"/>
        </w:rPr>
      </w:pPr>
      <w:r>
        <w:rPr>
          <w:lang w:val="bs-Latn-BA"/>
        </w:rPr>
        <w:t xml:space="preserve">Slika </w:t>
      </w:r>
      <w:ins w:id="5143" w:author="Rajo" w:date="2018-05-31T17:30:00Z">
        <w:r w:rsidR="002105F4">
          <w:rPr>
            <w:lang w:val="bs-Latn-BA"/>
          </w:rPr>
          <w:fldChar w:fldCharType="begin"/>
        </w:r>
        <w:r w:rsidR="002105F4">
          <w:rPr>
            <w:lang w:val="bs-Latn-BA"/>
          </w:rPr>
          <w:instrText xml:space="preserve"> STYLEREF 1 \s </w:instrText>
        </w:r>
      </w:ins>
      <w:r w:rsidR="002105F4">
        <w:rPr>
          <w:lang w:val="bs-Latn-BA"/>
        </w:rPr>
        <w:fldChar w:fldCharType="separate"/>
      </w:r>
      <w:r w:rsidR="002105F4">
        <w:rPr>
          <w:noProof/>
          <w:lang w:val="bs-Latn-BA"/>
        </w:rPr>
        <w:t>10</w:t>
      </w:r>
      <w:ins w:id="5144" w:author="Rajo" w:date="2018-05-31T17:30:00Z">
        <w:r w:rsidR="002105F4">
          <w:rPr>
            <w:lang w:val="bs-Latn-BA"/>
          </w:rPr>
          <w:fldChar w:fldCharType="end"/>
        </w:r>
        <w:r w:rsidR="002105F4">
          <w:rPr>
            <w:lang w:val="bs-Latn-BA"/>
          </w:rPr>
          <w:t>.</w:t>
        </w:r>
        <w:r w:rsidR="002105F4">
          <w:rPr>
            <w:lang w:val="bs-Latn-BA"/>
          </w:rPr>
          <w:fldChar w:fldCharType="begin"/>
        </w:r>
        <w:r w:rsidR="002105F4">
          <w:rPr>
            <w:lang w:val="bs-Latn-BA"/>
          </w:rPr>
          <w:instrText xml:space="preserve"> SEQ Slika \* ARABIC \s 1 </w:instrText>
        </w:r>
      </w:ins>
      <w:r w:rsidR="002105F4">
        <w:rPr>
          <w:lang w:val="bs-Latn-BA"/>
        </w:rPr>
        <w:fldChar w:fldCharType="separate"/>
      </w:r>
      <w:ins w:id="5145" w:author="Rajo" w:date="2018-05-31T17:30:00Z">
        <w:r w:rsidR="002105F4">
          <w:rPr>
            <w:noProof/>
            <w:lang w:val="bs-Latn-BA"/>
          </w:rPr>
          <w:t>1</w:t>
        </w:r>
        <w:r w:rsidR="002105F4">
          <w:rPr>
            <w:lang w:val="bs-Latn-BA"/>
          </w:rPr>
          <w:fldChar w:fldCharType="end"/>
        </w:r>
      </w:ins>
      <w:del w:id="5146" w:author="Rajo" w:date="2018-05-26T20:59:00Z">
        <w:r w:rsidDel="00F674A3">
          <w:rPr>
            <w:lang w:val="bs-Latn-BA"/>
          </w:rPr>
          <w:fldChar w:fldCharType="begin"/>
        </w:r>
        <w:r w:rsidDel="00F674A3">
          <w:rPr>
            <w:lang w:val="bs-Latn-BA"/>
          </w:rPr>
          <w:delInstrText xml:space="preserve"> STYLEREF 1 \s </w:delInstrText>
        </w:r>
        <w:r w:rsidDel="00F674A3">
          <w:rPr>
            <w:lang w:val="bs-Latn-BA"/>
          </w:rPr>
          <w:fldChar w:fldCharType="separate"/>
        </w:r>
        <w:r w:rsidDel="00F674A3">
          <w:rPr>
            <w:lang w:val="bs-Latn-BA"/>
          </w:rPr>
          <w:delText>10</w:delText>
        </w:r>
        <w:r w:rsidDel="00F674A3">
          <w:rPr>
            <w:lang w:val="bs-Latn-BA"/>
          </w:rPr>
          <w:fldChar w:fldCharType="end"/>
        </w:r>
        <w:r w:rsidDel="00F674A3">
          <w:rPr>
            <w:lang w:val="bs-Latn-BA"/>
          </w:rPr>
          <w:delText>.</w:delText>
        </w:r>
        <w:r w:rsidDel="00F674A3">
          <w:rPr>
            <w:lang w:val="bs-Latn-BA"/>
          </w:rPr>
          <w:fldChar w:fldCharType="begin"/>
        </w:r>
        <w:r w:rsidDel="00F674A3">
          <w:rPr>
            <w:lang w:val="bs-Latn-BA"/>
          </w:rPr>
          <w:delInstrText xml:space="preserve"> SEQ Slika \* ARABIC \s 1 </w:delInstrText>
        </w:r>
        <w:r w:rsidDel="00F674A3">
          <w:rPr>
            <w:lang w:val="bs-Latn-BA"/>
          </w:rPr>
          <w:fldChar w:fldCharType="separate"/>
        </w:r>
        <w:r w:rsidDel="00F674A3">
          <w:rPr>
            <w:lang w:val="bs-Latn-BA"/>
          </w:rPr>
          <w:delText>1</w:delText>
        </w:r>
        <w:r w:rsidDel="00F674A3">
          <w:rPr>
            <w:lang w:val="bs-Latn-BA"/>
          </w:rPr>
          <w:fldChar w:fldCharType="end"/>
        </w:r>
      </w:del>
      <w:r>
        <w:rPr>
          <w:lang w:val="bs-Latn-BA"/>
        </w:rPr>
        <w:t xml:space="preserve"> – struktura baze podataka SSO servera</w:t>
      </w:r>
    </w:p>
    <w:p w14:paraId="073CBCAE" w14:textId="77777777" w:rsidR="00E94ADE" w:rsidRDefault="00E94ADE">
      <w:pPr>
        <w:pStyle w:val="Caption"/>
        <w:jc w:val="center"/>
        <w:rPr>
          <w:lang w:val="bs-Latn-BA"/>
        </w:rPr>
        <w:pPrChange w:id="5147" w:author="Rajo" w:date="2018-06-17T15:05:00Z">
          <w:pPr>
            <w:spacing w:line="240" w:lineRule="auto"/>
            <w:jc w:val="both"/>
          </w:pPr>
        </w:pPrChange>
      </w:pPr>
    </w:p>
    <w:p w14:paraId="401F0B1F" w14:textId="77777777" w:rsidR="00E94ADE" w:rsidDel="00180D56" w:rsidRDefault="00CC5052">
      <w:pPr>
        <w:spacing w:line="240" w:lineRule="auto"/>
        <w:ind w:firstLine="360"/>
        <w:jc w:val="both"/>
        <w:rPr>
          <w:del w:id="5148" w:author="Rajo" w:date="2018-06-01T17:28:00Z"/>
          <w:lang w:val="bs-Latn-BA"/>
        </w:rPr>
        <w:pPrChange w:id="5149" w:author="Rajo" w:date="2018-06-17T15:05:00Z">
          <w:pPr>
            <w:spacing w:line="240" w:lineRule="auto"/>
            <w:ind w:firstLine="720"/>
            <w:jc w:val="both"/>
          </w:pPr>
        </w:pPrChange>
      </w:pPr>
      <w:r>
        <w:rPr>
          <w:lang w:val="bs-Latn-BA"/>
        </w:rPr>
        <w:t xml:space="preserve">Tabele </w:t>
      </w:r>
      <w:proofErr w:type="spellStart"/>
      <w:r>
        <w:rPr>
          <w:i/>
          <w:lang w:val="bs-Latn-BA"/>
        </w:rPr>
        <w:t>users</w:t>
      </w:r>
      <w:proofErr w:type="spellEnd"/>
      <w:r>
        <w:rPr>
          <w:lang w:val="bs-Latn-BA"/>
        </w:rPr>
        <w:t xml:space="preserve"> i </w:t>
      </w:r>
      <w:proofErr w:type="spellStart"/>
      <w:r>
        <w:rPr>
          <w:i/>
          <w:lang w:val="bs-Latn-BA"/>
        </w:rPr>
        <w:t>user_roles</w:t>
      </w:r>
      <w:proofErr w:type="spellEnd"/>
      <w:r>
        <w:rPr>
          <w:lang w:val="bs-Latn-BA"/>
        </w:rPr>
        <w:t xml:space="preserve"> su tabele koje </w:t>
      </w:r>
      <w:proofErr w:type="spellStart"/>
      <w:r>
        <w:rPr>
          <w:i/>
          <w:lang w:val="bs-Latn-BA"/>
        </w:rPr>
        <w:t>Spring</w:t>
      </w:r>
      <w:proofErr w:type="spellEnd"/>
      <w:r>
        <w:rPr>
          <w:i/>
          <w:lang w:val="bs-Latn-BA"/>
        </w:rPr>
        <w:t xml:space="preserve"> </w:t>
      </w:r>
      <w:proofErr w:type="spellStart"/>
      <w:r>
        <w:rPr>
          <w:i/>
          <w:lang w:val="bs-Latn-BA"/>
        </w:rPr>
        <w:t>Security</w:t>
      </w:r>
      <w:proofErr w:type="spellEnd"/>
      <w:r>
        <w:rPr>
          <w:lang w:val="bs-Latn-BA"/>
        </w:rPr>
        <w:t xml:space="preserve"> u okviru </w:t>
      </w:r>
      <w:proofErr w:type="spellStart"/>
      <w:r>
        <w:rPr>
          <w:lang w:val="bs-Latn-BA"/>
        </w:rPr>
        <w:t>IdP</w:t>
      </w:r>
      <w:proofErr w:type="spellEnd"/>
      <w:r>
        <w:rPr>
          <w:lang w:val="bs-Latn-BA"/>
        </w:rPr>
        <w:t xml:space="preserve">-a koristi kako bi autentikovao i autorizovao korisnika, odnosno nad ovim tabelama se vrše upiti prilikom autentikacije korisnika na SSO server, nakon preusmjeravanja sa SP-a. Tabele </w:t>
      </w:r>
      <w:proofErr w:type="spellStart"/>
      <w:r>
        <w:rPr>
          <w:i/>
          <w:lang w:val="bs-Latn-BA"/>
        </w:rPr>
        <w:t>target_hosts</w:t>
      </w:r>
      <w:proofErr w:type="spellEnd"/>
      <w:r>
        <w:rPr>
          <w:lang w:val="bs-Latn-BA"/>
        </w:rPr>
        <w:t xml:space="preserve"> i </w:t>
      </w:r>
      <w:proofErr w:type="spellStart"/>
      <w:r>
        <w:rPr>
          <w:i/>
          <w:lang w:val="bs-Latn-BA"/>
        </w:rPr>
        <w:t>target_authorities</w:t>
      </w:r>
      <w:proofErr w:type="spellEnd"/>
      <w:r>
        <w:rPr>
          <w:lang w:val="bs-Latn-BA"/>
        </w:rPr>
        <w:t xml:space="preserve"> sadrže autorizacione podatke, odnosno uloge koje autentikovani korisnik posjeduje na odgovarajućim SP, tj. klijentskim aplikacijama.</w:t>
      </w:r>
    </w:p>
    <w:p w14:paraId="01FA68AD" w14:textId="77777777" w:rsidR="00E94ADE" w:rsidRDefault="00E94ADE">
      <w:pPr>
        <w:spacing w:line="240" w:lineRule="auto"/>
        <w:ind w:firstLine="360"/>
        <w:jc w:val="both"/>
        <w:rPr>
          <w:lang w:val="bs-Latn-BA"/>
        </w:rPr>
        <w:pPrChange w:id="5150" w:author="Rajo" w:date="2018-06-17T15:05:00Z">
          <w:pPr>
            <w:spacing w:line="240" w:lineRule="auto"/>
            <w:jc w:val="both"/>
          </w:pPr>
        </w:pPrChange>
      </w:pPr>
    </w:p>
    <w:p w14:paraId="7E8E621A" w14:textId="5577A869" w:rsidR="00E94ADE" w:rsidDel="00180D56" w:rsidRDefault="00CC5052">
      <w:pPr>
        <w:spacing w:line="240" w:lineRule="auto"/>
        <w:ind w:firstLine="360"/>
        <w:jc w:val="both"/>
        <w:rPr>
          <w:del w:id="5151" w:author="Rajo" w:date="2018-06-01T17:28:00Z"/>
          <w:lang w:val="bs-Latn-BA"/>
        </w:rPr>
        <w:pPrChange w:id="5152" w:author="Rajo" w:date="2018-06-17T15:05:00Z">
          <w:pPr>
            <w:spacing w:line="240" w:lineRule="auto"/>
            <w:ind w:firstLine="720"/>
            <w:jc w:val="both"/>
          </w:pPr>
        </w:pPrChange>
      </w:pPr>
      <w:r>
        <w:rPr>
          <w:lang w:val="bs-Latn-BA"/>
        </w:rPr>
        <w:t>Kao što se može i vidjeti na osnovu strukture baze podataka, ovaj sistem vrši kontrolu pristupa na osnovu uloga (</w:t>
      </w:r>
      <w:r>
        <w:rPr>
          <w:i/>
          <w:lang w:val="bs-Latn-BA"/>
        </w:rPr>
        <w:t xml:space="preserve">Role </w:t>
      </w:r>
      <w:proofErr w:type="spellStart"/>
      <w:r>
        <w:rPr>
          <w:i/>
          <w:lang w:val="bs-Latn-BA"/>
        </w:rPr>
        <w:t>Based</w:t>
      </w:r>
      <w:proofErr w:type="spellEnd"/>
      <w:r>
        <w:rPr>
          <w:i/>
          <w:lang w:val="bs-Latn-BA"/>
        </w:rPr>
        <w:t xml:space="preserve"> Access </w:t>
      </w:r>
      <w:proofErr w:type="spellStart"/>
      <w:r>
        <w:rPr>
          <w:i/>
          <w:lang w:val="bs-Latn-BA"/>
        </w:rPr>
        <w:t>Control</w:t>
      </w:r>
      <w:proofErr w:type="spellEnd"/>
      <w:r>
        <w:rPr>
          <w:i/>
          <w:lang w:val="bs-Latn-BA"/>
        </w:rPr>
        <w:t xml:space="preserve"> - RBAC</w:t>
      </w:r>
      <w:r>
        <w:rPr>
          <w:lang w:val="bs-Latn-BA"/>
        </w:rPr>
        <w:t xml:space="preserve">). U skladu sa testnim podacima kojim se inicijalizuju tabele </w:t>
      </w:r>
      <w:proofErr w:type="spellStart"/>
      <w:r>
        <w:rPr>
          <w:lang w:val="bs-Latn-BA"/>
        </w:rPr>
        <w:t>IdP</w:t>
      </w:r>
      <w:proofErr w:type="spellEnd"/>
      <w:r>
        <w:rPr>
          <w:lang w:val="bs-Latn-BA"/>
        </w:rPr>
        <w:t xml:space="preserve">-a, postoje dvije različite uloge – </w:t>
      </w:r>
      <w:r>
        <w:rPr>
          <w:i/>
          <w:lang w:val="bs-Latn-BA"/>
        </w:rPr>
        <w:t>USER</w:t>
      </w:r>
      <w:r>
        <w:rPr>
          <w:lang w:val="bs-Latn-BA"/>
        </w:rPr>
        <w:t xml:space="preserve"> i </w:t>
      </w:r>
      <w:r>
        <w:rPr>
          <w:i/>
          <w:lang w:val="bs-Latn-BA"/>
        </w:rPr>
        <w:t>GUEST</w:t>
      </w:r>
      <w:r>
        <w:rPr>
          <w:lang w:val="bs-Latn-BA"/>
        </w:rPr>
        <w:t xml:space="preserve">, pri čemu korisnici sa ulogom </w:t>
      </w:r>
      <w:r>
        <w:rPr>
          <w:i/>
          <w:lang w:val="bs-Latn-BA"/>
        </w:rPr>
        <w:t>USER</w:t>
      </w:r>
      <w:r>
        <w:rPr>
          <w:lang w:val="bs-Latn-BA"/>
        </w:rPr>
        <w:t xml:space="preserve"> imaju pristup zaštićenim stranicama u okviru klijentskih aplikacija, dok oni sa ulogom </w:t>
      </w:r>
      <w:r>
        <w:rPr>
          <w:i/>
          <w:lang w:val="bs-Latn-BA"/>
        </w:rPr>
        <w:t>GUEST</w:t>
      </w:r>
      <w:r>
        <w:rPr>
          <w:lang w:val="bs-Latn-BA"/>
        </w:rPr>
        <w:t xml:space="preserve"> nemaju. </w:t>
      </w:r>
    </w:p>
    <w:p w14:paraId="37567490" w14:textId="77777777" w:rsidR="00E94ADE" w:rsidRDefault="00E94ADE">
      <w:pPr>
        <w:spacing w:line="240" w:lineRule="auto"/>
        <w:ind w:firstLine="360"/>
        <w:jc w:val="both"/>
        <w:rPr>
          <w:lang w:val="bs-Latn-BA"/>
        </w:rPr>
        <w:pPrChange w:id="5153" w:author="Rajo" w:date="2018-06-17T15:05:00Z">
          <w:pPr>
            <w:spacing w:line="240" w:lineRule="auto"/>
            <w:jc w:val="both"/>
          </w:pPr>
        </w:pPrChange>
      </w:pPr>
    </w:p>
    <w:p w14:paraId="0AC27F20" w14:textId="6FF66C81" w:rsidR="00E94ADE" w:rsidRDefault="00CC5052">
      <w:pPr>
        <w:spacing w:line="240" w:lineRule="auto"/>
        <w:ind w:firstLine="360"/>
        <w:jc w:val="both"/>
        <w:rPr>
          <w:ins w:id="5154" w:author="Rajo" w:date="2018-05-31T19:51:00Z"/>
          <w:lang w:val="bs-Latn-BA"/>
        </w:rPr>
        <w:pPrChange w:id="5155" w:author="Rajo" w:date="2018-06-17T15:05:00Z">
          <w:pPr>
            <w:spacing w:line="240" w:lineRule="auto"/>
            <w:ind w:firstLine="576"/>
            <w:jc w:val="both"/>
          </w:pPr>
        </w:pPrChange>
      </w:pPr>
      <w:r>
        <w:rPr>
          <w:lang w:val="bs-Latn-BA"/>
        </w:rPr>
        <w:t xml:space="preserve">Komunikacija između klijenata i servera zasniva se na razmjeni autentikacionih i autorizacionih poruka isključivo putem SAML 2.0 protokola, za razliku od analiziranih implementacija od kojih svaka podržava bar još protokol, kao što je to slučaj sa </w:t>
      </w:r>
      <w:proofErr w:type="spellStart"/>
      <w:r>
        <w:rPr>
          <w:lang w:val="bs-Latn-BA"/>
        </w:rPr>
        <w:t>Shibboleth</w:t>
      </w:r>
      <w:proofErr w:type="spellEnd"/>
      <w:r>
        <w:rPr>
          <w:lang w:val="bs-Latn-BA"/>
        </w:rPr>
        <w:t xml:space="preserve">-om sa podrškom za CAS, dok </w:t>
      </w:r>
      <w:proofErr w:type="spellStart"/>
      <w:r>
        <w:rPr>
          <w:lang w:val="bs-Latn-BA"/>
        </w:rPr>
        <w:t>Apereo</w:t>
      </w:r>
      <w:proofErr w:type="spellEnd"/>
      <w:r>
        <w:rPr>
          <w:lang w:val="bs-Latn-BA"/>
        </w:rPr>
        <w:t xml:space="preserve"> CAS i WSO2 IS pored njega podržavaju i </w:t>
      </w:r>
      <w:proofErr w:type="spellStart"/>
      <w:r>
        <w:rPr>
          <w:lang w:val="bs-Latn-BA"/>
        </w:rPr>
        <w:t>OAuth</w:t>
      </w:r>
      <w:proofErr w:type="spellEnd"/>
      <w:r>
        <w:rPr>
          <w:lang w:val="bs-Latn-BA"/>
        </w:rPr>
        <w:t xml:space="preserve">, </w:t>
      </w:r>
      <w:proofErr w:type="spellStart"/>
      <w:r>
        <w:rPr>
          <w:lang w:val="bs-Latn-BA"/>
        </w:rPr>
        <w:t>OpenID</w:t>
      </w:r>
      <w:proofErr w:type="spellEnd"/>
      <w:r>
        <w:rPr>
          <w:lang w:val="bs-Latn-BA"/>
        </w:rPr>
        <w:t xml:space="preserve"> </w:t>
      </w:r>
      <w:proofErr w:type="spellStart"/>
      <w:r>
        <w:rPr>
          <w:lang w:val="bs-Latn-BA"/>
        </w:rPr>
        <w:t>Connect</w:t>
      </w:r>
      <w:proofErr w:type="spellEnd"/>
      <w:r>
        <w:rPr>
          <w:lang w:val="bs-Latn-BA"/>
        </w:rPr>
        <w:t>, WS-</w:t>
      </w:r>
      <w:proofErr w:type="spellStart"/>
      <w:r>
        <w:rPr>
          <w:lang w:val="bs-Latn-BA"/>
        </w:rPr>
        <w:t>Federation</w:t>
      </w:r>
      <w:proofErr w:type="spellEnd"/>
      <w:r>
        <w:rPr>
          <w:lang w:val="bs-Latn-BA"/>
        </w:rPr>
        <w:t xml:space="preserve"> itd. Razmjena SAML poruka vrši se na način koji definiše </w:t>
      </w:r>
      <w:r>
        <w:rPr>
          <w:i/>
          <w:lang w:val="bs-Latn-BA"/>
        </w:rPr>
        <w:t>SAML 2.0 Web Browser SSO</w:t>
      </w:r>
      <w:r>
        <w:rPr>
          <w:lang w:val="bs-Latn-BA"/>
        </w:rPr>
        <w:t xml:space="preserve"> profil, detaljnije opisan u narednom poglavlju 10.1. Za kreiranje SAML poruka koristi se besplatna </w:t>
      </w:r>
      <w:proofErr w:type="spellStart"/>
      <w:r>
        <w:rPr>
          <w:i/>
          <w:lang w:val="bs-Latn-BA"/>
        </w:rPr>
        <w:t>OpenSAML</w:t>
      </w:r>
      <w:proofErr w:type="spellEnd"/>
      <w:r>
        <w:rPr>
          <w:lang w:val="bs-Latn-BA"/>
        </w:rPr>
        <w:t xml:space="preserve"> biblioteka, razvijena od strane </w:t>
      </w:r>
      <w:proofErr w:type="spellStart"/>
      <w:r>
        <w:rPr>
          <w:lang w:val="bs-Latn-BA"/>
        </w:rPr>
        <w:t>Shibboleth</w:t>
      </w:r>
      <w:proofErr w:type="spellEnd"/>
      <w:ins w:id="5156" w:author="Rajo" w:date="2018-05-27T16:36:00Z">
        <w:r w:rsidR="00262243">
          <w:rPr>
            <w:lang w:val="bs-Latn-BA"/>
          </w:rPr>
          <w:t xml:space="preserve"> konzorcijuma</w:t>
        </w:r>
      </w:ins>
      <w:commentRangeStart w:id="5157"/>
      <w:commentRangeStart w:id="5158"/>
      <w:r>
        <w:rPr>
          <w:rStyle w:val="FootnoteReference"/>
          <w:lang w:val="bs-Latn-BA"/>
        </w:rPr>
        <w:footnoteReference w:id="21"/>
      </w:r>
      <w:commentRangeEnd w:id="5157"/>
      <w:r>
        <w:commentReference w:id="5157"/>
      </w:r>
      <w:commentRangeEnd w:id="5158"/>
      <w:r w:rsidR="00310776">
        <w:rPr>
          <w:rStyle w:val="CommentReference"/>
        </w:rPr>
        <w:commentReference w:id="5158"/>
      </w:r>
      <w:r>
        <w:rPr>
          <w:lang w:val="bs-Latn-BA"/>
        </w:rPr>
        <w:t xml:space="preserve"> </w:t>
      </w:r>
      <w:del w:id="5164" w:author="Rajo" w:date="2018-05-27T16:36:00Z">
        <w:r w:rsidDel="00262243">
          <w:rPr>
            <w:lang w:val="bs-Latn-BA"/>
          </w:rPr>
          <w:delText xml:space="preserve">konzorcijuma </w:delText>
        </w:r>
      </w:del>
      <w:r>
        <w:rPr>
          <w:lang w:val="bs-Latn-BA"/>
        </w:rPr>
        <w:t xml:space="preserve">upravo s ciljem da podrži programere koji rade sa SAML-om. </w:t>
      </w:r>
    </w:p>
    <w:p w14:paraId="5BAD8D2B" w14:textId="77777777" w:rsidR="0049719D" w:rsidRDefault="0049719D">
      <w:pPr>
        <w:spacing w:line="240" w:lineRule="auto"/>
        <w:ind w:firstLine="576"/>
        <w:jc w:val="both"/>
        <w:rPr>
          <w:lang w:val="bs-Latn-BA"/>
        </w:rPr>
      </w:pPr>
    </w:p>
    <w:p w14:paraId="040CC109" w14:textId="181A8108" w:rsidR="00180D56" w:rsidRPr="00143689" w:rsidRDefault="00CC5052" w:rsidP="00143689">
      <w:pPr>
        <w:pStyle w:val="Heading2"/>
        <w:spacing w:line="240" w:lineRule="auto"/>
        <w:jc w:val="both"/>
        <w:rPr>
          <w:lang w:val="bs-Latn-BA"/>
        </w:rPr>
      </w:pPr>
      <w:bookmarkStart w:id="5165" w:name="_Toc511154462"/>
      <w:del w:id="5166" w:author="Rajo" w:date="2018-06-01T17:29:00Z">
        <w:r w:rsidDel="00180D56">
          <w:rPr>
            <w:lang w:val="bs-Latn-BA"/>
          </w:rPr>
          <w:lastRenderedPageBreak/>
          <w:delText>SAML 2.0 Web Browser SSO profil</w:delText>
        </w:r>
      </w:del>
      <w:bookmarkEnd w:id="5165"/>
      <w:ins w:id="5167" w:author="Rajo" w:date="2018-06-01T17:29:00Z">
        <w:r w:rsidR="00180D56">
          <w:rPr>
            <w:lang w:val="bs-Latn-BA"/>
          </w:rPr>
          <w:t>Arhitektura i način funkcionisanja</w:t>
        </w:r>
      </w:ins>
    </w:p>
    <w:p w14:paraId="52BC0844" w14:textId="660CB344" w:rsidR="00E94ADE" w:rsidRDefault="00180D56">
      <w:pPr>
        <w:spacing w:line="240" w:lineRule="auto"/>
        <w:ind w:firstLine="360"/>
        <w:jc w:val="both"/>
        <w:rPr>
          <w:lang w:val="bs-Latn-BA"/>
        </w:rPr>
        <w:pPrChange w:id="5168" w:author="Rajo" w:date="2018-06-17T15:05:00Z">
          <w:pPr>
            <w:spacing w:line="240" w:lineRule="auto"/>
          </w:pPr>
        </w:pPrChange>
      </w:pPr>
      <w:moveToRangeStart w:id="5169" w:author="Rajo" w:date="2018-06-01T17:25:00Z" w:name="move515637281"/>
      <w:moveTo w:id="5170" w:author="Rajo" w:date="2018-06-01T17:25:00Z">
        <w:r>
          <w:rPr>
            <w:lang w:val="bs-Latn-BA"/>
          </w:rPr>
          <w:t>U narednom dijelu, kroz primjer kreiranja sigurnosnog konteksta u okviru dvije klijentske aplikacije (SP) koje se povezuju i vrše komunikaciju sa implementiranim SSO serverom (</w:t>
        </w:r>
        <w:proofErr w:type="spellStart"/>
        <w:r>
          <w:rPr>
            <w:lang w:val="bs-Latn-BA"/>
          </w:rPr>
          <w:t>IdP</w:t>
        </w:r>
        <w:proofErr w:type="spellEnd"/>
        <w:r>
          <w:rPr>
            <w:lang w:val="bs-Latn-BA"/>
          </w:rPr>
          <w:t xml:space="preserve">), objašnjen je način funkcionisanja ovog SSO sistema. Pored toga, može se reći da naredni dio pokazuje i samu arhitekturu sistema, jer je iz njega moguće vidjeti  kuda sve to prolaze zahtjevi, koje komponente vrše njihovu obradu, kao i kako se vrši </w:t>
        </w:r>
        <w:del w:id="5171" w:author="Rajo" w:date="2018-06-01T17:42:00Z">
          <w:r w:rsidDel="00B84733">
            <w:rPr>
              <w:lang w:val="bs-Latn-BA"/>
            </w:rPr>
            <w:delText xml:space="preserve">i šalje </w:delText>
          </w:r>
        </w:del>
        <w:r>
          <w:rPr>
            <w:lang w:val="bs-Latn-BA"/>
          </w:rPr>
          <w:t>generisanje</w:t>
        </w:r>
      </w:moveTo>
      <w:ins w:id="5172" w:author="Rajo" w:date="2018-06-01T17:31:00Z">
        <w:r w:rsidR="000A5E86">
          <w:rPr>
            <w:lang w:val="bs-Latn-BA"/>
          </w:rPr>
          <w:t xml:space="preserve"> </w:t>
        </w:r>
      </w:ins>
      <w:ins w:id="5173" w:author="Rajo" w:date="2018-06-01T17:42:00Z">
        <w:r w:rsidR="00B84733">
          <w:rPr>
            <w:lang w:val="bs-Latn-BA"/>
          </w:rPr>
          <w:t xml:space="preserve">i slanje </w:t>
        </w:r>
      </w:ins>
      <w:ins w:id="5174" w:author="Rajo" w:date="2018-06-01T17:31:00Z">
        <w:r w:rsidR="000A5E86">
          <w:rPr>
            <w:lang w:val="bs-Latn-BA"/>
          </w:rPr>
          <w:t>SAML</w:t>
        </w:r>
      </w:ins>
      <w:moveTo w:id="5175" w:author="Rajo" w:date="2018-06-01T17:25:00Z">
        <w:r>
          <w:rPr>
            <w:lang w:val="bs-Latn-BA"/>
          </w:rPr>
          <w:t xml:space="preserve"> odgovora. Takođe, </w:t>
        </w:r>
        <w:del w:id="5176" w:author="Rajo" w:date="2018-06-01T17:43:00Z">
          <w:r w:rsidDel="00F219E1">
            <w:rPr>
              <w:lang w:val="bs-Latn-BA"/>
            </w:rPr>
            <w:delText>objašnjava</w:delText>
          </w:r>
        </w:del>
      </w:moveTo>
      <w:ins w:id="5177" w:author="Rajo" w:date="2018-06-01T17:43:00Z">
        <w:r w:rsidR="00F219E1">
          <w:rPr>
            <w:lang w:val="bs-Latn-BA"/>
          </w:rPr>
          <w:t>u</w:t>
        </w:r>
      </w:ins>
      <w:ins w:id="5178" w:author="Rajo" w:date="2018-06-01T17:46:00Z">
        <w:r w:rsidR="00F219E1">
          <w:rPr>
            <w:lang w:val="bs-Latn-BA"/>
          </w:rPr>
          <w:t xml:space="preserve"> drugom dijelu ovog poglavlja</w:t>
        </w:r>
      </w:ins>
      <w:ins w:id="5179" w:author="Rajo" w:date="2018-06-01T17:43:00Z">
        <w:r w:rsidR="00F219E1">
          <w:rPr>
            <w:lang w:val="bs-Latn-BA"/>
          </w:rPr>
          <w:t xml:space="preserve"> </w:t>
        </w:r>
      </w:ins>
      <w:ins w:id="5180" w:author="Rajo" w:date="2018-06-01T17:45:00Z">
        <w:r w:rsidR="00F219E1">
          <w:rPr>
            <w:lang w:val="bs-Latn-BA"/>
          </w:rPr>
          <w:t xml:space="preserve">objašnjen </w:t>
        </w:r>
      </w:ins>
      <w:ins w:id="5181" w:author="Rajo" w:date="2018-06-01T17:43:00Z">
        <w:r w:rsidR="00F219E1">
          <w:rPr>
            <w:lang w:val="bs-Latn-BA"/>
          </w:rPr>
          <w:t xml:space="preserve">je </w:t>
        </w:r>
      </w:ins>
      <w:moveTo w:id="5182" w:author="Rajo" w:date="2018-06-01T17:25:00Z">
        <w:del w:id="5183" w:author="Rajo" w:date="2018-06-02T14:23:00Z">
          <w:r w:rsidDel="00586B0F">
            <w:rPr>
              <w:lang w:val="bs-Latn-BA"/>
            </w:rPr>
            <w:delText xml:space="preserve"> </w:delText>
          </w:r>
        </w:del>
        <w:r>
          <w:rPr>
            <w:lang w:val="bs-Latn-BA"/>
          </w:rPr>
          <w:t xml:space="preserve">i način funkcionisanja SLO </w:t>
        </w:r>
      </w:moveTo>
      <w:ins w:id="5184" w:author="Rajo" w:date="2018-06-01T17:46:00Z">
        <w:r w:rsidR="00F219E1">
          <w:rPr>
            <w:lang w:val="bs-Latn-BA"/>
          </w:rPr>
          <w:t>(</w:t>
        </w:r>
        <w:r w:rsidR="00F219E1" w:rsidRPr="00F219E1">
          <w:rPr>
            <w:i/>
            <w:lang w:val="bs-Latn-BA"/>
            <w:rPrChange w:id="5185" w:author="Rajo" w:date="2018-06-01T17:46:00Z">
              <w:rPr>
                <w:lang w:val="bs-Latn-BA"/>
              </w:rPr>
            </w:rPrChange>
          </w:rPr>
          <w:t>Single-</w:t>
        </w:r>
        <w:proofErr w:type="spellStart"/>
        <w:r w:rsidR="00F219E1" w:rsidRPr="00F219E1">
          <w:rPr>
            <w:i/>
            <w:lang w:val="bs-Latn-BA"/>
            <w:rPrChange w:id="5186" w:author="Rajo" w:date="2018-06-01T17:46:00Z">
              <w:rPr>
                <w:lang w:val="bs-Latn-BA"/>
              </w:rPr>
            </w:rPrChange>
          </w:rPr>
          <w:t>Log</w:t>
        </w:r>
        <w:proofErr w:type="spellEnd"/>
        <w:r w:rsidR="00F219E1" w:rsidRPr="00F219E1">
          <w:rPr>
            <w:i/>
            <w:lang w:val="bs-Latn-BA"/>
            <w:rPrChange w:id="5187" w:author="Rajo" w:date="2018-06-01T17:46:00Z">
              <w:rPr>
                <w:lang w:val="bs-Latn-BA"/>
              </w:rPr>
            </w:rPrChange>
          </w:rPr>
          <w:t>-Out</w:t>
        </w:r>
        <w:r w:rsidR="00F219E1">
          <w:rPr>
            <w:lang w:val="bs-Latn-BA"/>
          </w:rPr>
          <w:t xml:space="preserve">) </w:t>
        </w:r>
      </w:ins>
      <w:moveTo w:id="5188" w:author="Rajo" w:date="2018-06-01T17:25:00Z">
        <w:r>
          <w:rPr>
            <w:lang w:val="bs-Latn-BA"/>
          </w:rPr>
          <w:t>funkcionalnosti.</w:t>
        </w:r>
      </w:moveTo>
      <w:moveToRangeEnd w:id="5169"/>
    </w:p>
    <w:p w14:paraId="1295FADD" w14:textId="2FEBF305" w:rsidR="00E94ADE" w:rsidDel="008D11B8" w:rsidRDefault="00BE1044">
      <w:pPr>
        <w:spacing w:line="240" w:lineRule="auto"/>
        <w:ind w:firstLine="360"/>
        <w:jc w:val="both"/>
        <w:rPr>
          <w:del w:id="5189" w:author="Rajo" w:date="2018-05-31T19:51:00Z"/>
          <w:lang w:val="bs-Latn-BA"/>
        </w:rPr>
        <w:pPrChange w:id="5190" w:author="Rajo" w:date="2018-06-17T15:05:00Z">
          <w:pPr>
            <w:spacing w:line="240" w:lineRule="auto"/>
            <w:ind w:firstLine="576"/>
            <w:jc w:val="both"/>
          </w:pPr>
        </w:pPrChange>
      </w:pPr>
      <w:ins w:id="5191" w:author="Rajo" w:date="2018-06-01T17:32:00Z">
        <w:r>
          <w:rPr>
            <w:lang w:val="bs-Latn-BA"/>
          </w:rPr>
          <w:t xml:space="preserve">Kao što je </w:t>
        </w:r>
      </w:ins>
      <w:ins w:id="5192" w:author="Rajo" w:date="2018-06-01T17:47:00Z">
        <w:r w:rsidR="00637E76">
          <w:rPr>
            <w:lang w:val="bs-Latn-BA"/>
          </w:rPr>
          <w:t>ranije</w:t>
        </w:r>
      </w:ins>
      <w:ins w:id="5193" w:author="Rajo" w:date="2018-06-01T17:32:00Z">
        <w:r>
          <w:rPr>
            <w:lang w:val="bs-Latn-BA"/>
          </w:rPr>
          <w:t xml:space="preserve"> </w:t>
        </w:r>
      </w:ins>
      <w:ins w:id="5194" w:author="Rajo" w:date="2018-06-01T17:33:00Z">
        <w:r>
          <w:rPr>
            <w:lang w:val="bs-Latn-BA"/>
          </w:rPr>
          <w:t xml:space="preserve">navedeno, </w:t>
        </w:r>
      </w:ins>
      <w:ins w:id="5195" w:author="Rajo" w:date="2018-06-01T17:34:00Z">
        <w:r>
          <w:rPr>
            <w:lang w:val="bs-Latn-BA"/>
          </w:rPr>
          <w:t>razmjena SAML poruka vrši se na način defini</w:t>
        </w:r>
      </w:ins>
      <w:ins w:id="5196" w:author="Rajo" w:date="2018-06-02T14:24:00Z">
        <w:r w:rsidR="00507DE0">
          <w:rPr>
            <w:lang w:val="bs-Latn-BA"/>
          </w:rPr>
          <w:t>san</w:t>
        </w:r>
      </w:ins>
      <w:ins w:id="5197" w:author="Rajo" w:date="2018-06-01T17:34:00Z">
        <w:r>
          <w:rPr>
            <w:lang w:val="bs-Latn-BA"/>
          </w:rPr>
          <w:t xml:space="preserve"> </w:t>
        </w:r>
        <w:r>
          <w:rPr>
            <w:i/>
            <w:lang w:val="bs-Latn-BA"/>
          </w:rPr>
          <w:t>SAML 2.0 Web Browser SSO</w:t>
        </w:r>
      </w:ins>
      <w:ins w:id="5198" w:author="Rajo" w:date="2018-06-01T17:35:00Z">
        <w:r>
          <w:rPr>
            <w:i/>
            <w:lang w:val="bs-Latn-BA"/>
          </w:rPr>
          <w:t xml:space="preserve"> </w:t>
        </w:r>
        <w:r w:rsidRPr="00BE1044">
          <w:rPr>
            <w:lang w:val="bs-Latn-BA"/>
            <w:rPrChange w:id="5199" w:author="Rajo" w:date="2018-06-01T17:35:00Z">
              <w:rPr>
                <w:i/>
                <w:lang w:val="bs-Latn-BA"/>
              </w:rPr>
            </w:rPrChange>
          </w:rPr>
          <w:t>profil</w:t>
        </w:r>
      </w:ins>
      <w:ins w:id="5200" w:author="Rajo" w:date="2018-06-02T14:24:00Z">
        <w:r w:rsidR="00507DE0">
          <w:rPr>
            <w:lang w:val="bs-Latn-BA"/>
          </w:rPr>
          <w:t>om</w:t>
        </w:r>
      </w:ins>
      <w:ins w:id="5201" w:author="Rajo" w:date="2018-06-01T17:35:00Z">
        <w:r>
          <w:rPr>
            <w:i/>
            <w:lang w:val="bs-Latn-BA"/>
          </w:rPr>
          <w:t>,</w:t>
        </w:r>
        <w:r>
          <w:rPr>
            <w:lang w:val="bs-Latn-BA"/>
          </w:rPr>
          <w:t xml:space="preserve"> tako </w:t>
        </w:r>
      </w:ins>
      <w:ins w:id="5202" w:author="Rajo" w:date="2018-06-01T17:40:00Z">
        <w:r w:rsidR="00B84733">
          <w:rPr>
            <w:lang w:val="bs-Latn-BA"/>
          </w:rPr>
          <w:t xml:space="preserve">da </w:t>
        </w:r>
      </w:ins>
      <w:ins w:id="5203" w:author="Rajo" w:date="2018-06-02T14:24:00Z">
        <w:r w:rsidR="002A593F">
          <w:rPr>
            <w:lang w:val="bs-Latn-BA"/>
          </w:rPr>
          <w:t>je</w:t>
        </w:r>
      </w:ins>
      <w:ins w:id="5204" w:author="Rajo" w:date="2018-06-01T17:40:00Z">
        <w:r w:rsidR="00B84733">
          <w:rPr>
            <w:lang w:val="bs-Latn-BA"/>
          </w:rPr>
          <w:t xml:space="preserve"> </w:t>
        </w:r>
      </w:ins>
      <w:ins w:id="5205" w:author="Rajo" w:date="2018-06-01T17:41:00Z">
        <w:r w:rsidR="00B84733">
          <w:rPr>
            <w:lang w:val="bs-Latn-BA"/>
          </w:rPr>
          <w:t xml:space="preserve">on </w:t>
        </w:r>
      </w:ins>
      <w:ins w:id="5206" w:author="Rajo" w:date="2018-06-01T17:37:00Z">
        <w:r>
          <w:rPr>
            <w:lang w:val="bs-Latn-BA"/>
          </w:rPr>
          <w:t>ujedno predstavlj</w:t>
        </w:r>
      </w:ins>
      <w:ins w:id="5207" w:author="Rajo" w:date="2018-06-02T14:24:00Z">
        <w:r w:rsidR="002A593F">
          <w:rPr>
            <w:lang w:val="bs-Latn-BA"/>
          </w:rPr>
          <w:t>en</w:t>
        </w:r>
      </w:ins>
      <w:ins w:id="5208" w:author="Rajo" w:date="2018-06-01T17:37:00Z">
        <w:r>
          <w:rPr>
            <w:lang w:val="bs-Latn-BA"/>
          </w:rPr>
          <w:t xml:space="preserve"> i pojašnj</w:t>
        </w:r>
      </w:ins>
      <w:ins w:id="5209" w:author="Rajo" w:date="2018-06-02T14:24:00Z">
        <w:r w:rsidR="002A593F">
          <w:rPr>
            <w:lang w:val="bs-Latn-BA"/>
          </w:rPr>
          <w:t>en</w:t>
        </w:r>
      </w:ins>
      <w:ins w:id="5210" w:author="Rajo" w:date="2018-06-01T17:41:00Z">
        <w:r w:rsidR="00B84733">
          <w:rPr>
            <w:lang w:val="bs-Latn-BA"/>
          </w:rPr>
          <w:t xml:space="preserve"> kroz naredni primjer</w:t>
        </w:r>
      </w:ins>
      <w:ins w:id="5211" w:author="Rajo" w:date="2018-06-01T17:36:00Z">
        <w:r>
          <w:rPr>
            <w:lang w:val="bs-Latn-BA"/>
          </w:rPr>
          <w:t>.</w:t>
        </w:r>
      </w:ins>
      <w:ins w:id="5212" w:author="Rajo" w:date="2018-05-31T20:03:00Z">
        <w:r w:rsidR="00BC170E">
          <w:rPr>
            <w:lang w:val="bs-Latn-BA"/>
          </w:rPr>
          <w:t xml:space="preserve"> </w:t>
        </w:r>
      </w:ins>
      <w:ins w:id="5213" w:author="Rajo" w:date="2018-06-01T17:38:00Z">
        <w:r w:rsidR="00EF102B">
          <w:rPr>
            <w:lang w:val="bs-Latn-BA"/>
          </w:rPr>
          <w:t xml:space="preserve">Njegova upotreba </w:t>
        </w:r>
      </w:ins>
      <w:ins w:id="5214" w:author="Rajo" w:date="2018-05-31T20:03:00Z">
        <w:r w:rsidR="00BC170E">
          <w:rPr>
            <w:lang w:val="bs-Latn-BA"/>
          </w:rPr>
          <w:t xml:space="preserve">podrazumijeva postojanje </w:t>
        </w:r>
      </w:ins>
      <w:ins w:id="5215" w:author="Rajo" w:date="2018-06-02T14:25:00Z">
        <w:r w:rsidR="008424E7">
          <w:rPr>
            <w:lang w:val="bs-Latn-BA"/>
          </w:rPr>
          <w:t>davaoca identiteta</w:t>
        </w:r>
      </w:ins>
      <w:ins w:id="5216" w:author="Rajo" w:date="2018-05-31T20:03:00Z">
        <w:r w:rsidR="00BC170E">
          <w:rPr>
            <w:lang w:val="bs-Latn-BA"/>
          </w:rPr>
          <w:t xml:space="preserve"> (</w:t>
        </w:r>
        <w:proofErr w:type="spellStart"/>
        <w:r w:rsidR="00BC170E">
          <w:rPr>
            <w:lang w:val="bs-Latn-BA"/>
          </w:rPr>
          <w:t>IdP</w:t>
        </w:r>
        <w:proofErr w:type="spellEnd"/>
        <w:r w:rsidR="00BC170E">
          <w:rPr>
            <w:lang w:val="bs-Latn-BA"/>
          </w:rPr>
          <w:t xml:space="preserve">), </w:t>
        </w:r>
      </w:ins>
      <w:ins w:id="5217" w:author="Rajo" w:date="2018-06-02T14:25:00Z">
        <w:r w:rsidR="00A11E02">
          <w:rPr>
            <w:lang w:val="bs-Latn-BA"/>
          </w:rPr>
          <w:t>davaoca servisa</w:t>
        </w:r>
      </w:ins>
      <w:ins w:id="5218" w:author="Rajo" w:date="2018-05-31T20:03:00Z">
        <w:r w:rsidR="00BC170E">
          <w:rPr>
            <w:lang w:val="bs-Latn-BA"/>
          </w:rPr>
          <w:t xml:space="preserve"> (SP) i korisničkog agenta. Zavisno od načina </w:t>
        </w:r>
      </w:ins>
      <w:ins w:id="5219" w:author="Rajo" w:date="2018-05-31T20:05:00Z">
        <w:r w:rsidR="001474CD">
          <w:rPr>
            <w:lang w:val="bs-Latn-BA"/>
          </w:rPr>
          <w:t>u</w:t>
        </w:r>
      </w:ins>
      <w:ins w:id="5220" w:author="Rajo" w:date="2018-05-31T20:03:00Z">
        <w:r w:rsidR="00BC170E">
          <w:rPr>
            <w:lang w:val="bs-Latn-BA"/>
          </w:rPr>
          <w:t xml:space="preserve">vezivanja, kojih SP posjeduje 4 a </w:t>
        </w:r>
        <w:proofErr w:type="spellStart"/>
        <w:r w:rsidR="00BC170E">
          <w:rPr>
            <w:lang w:val="bs-Latn-BA"/>
          </w:rPr>
          <w:t>IdP</w:t>
        </w:r>
        <w:proofErr w:type="spellEnd"/>
        <w:r w:rsidR="00BC170E">
          <w:rPr>
            <w:lang w:val="bs-Latn-BA"/>
          </w:rPr>
          <w:t xml:space="preserve"> 3, postoji ukupno 12 različitih scenarija. Za ovu implementaciju je korišten scenario u kom</w:t>
        </w:r>
      </w:ins>
      <w:ins w:id="5221" w:author="Rajo" w:date="2018-05-31T20:15:00Z">
        <w:r w:rsidR="00CE67EC">
          <w:rPr>
            <w:lang w:val="bs-Latn-BA"/>
          </w:rPr>
          <w:t xml:space="preserve"> </w:t>
        </w:r>
      </w:ins>
      <w:ins w:id="5222" w:author="Rajo" w:date="2018-05-31T20:27:00Z">
        <w:r w:rsidR="00CA5894">
          <w:rPr>
            <w:lang w:val="bs-Latn-BA"/>
          </w:rPr>
          <w:t xml:space="preserve">se </w:t>
        </w:r>
      </w:ins>
      <w:ins w:id="5223" w:author="Rajo" w:date="2018-05-31T20:16:00Z">
        <w:r w:rsidR="00CE67EC">
          <w:rPr>
            <w:lang w:val="bs-Latn-BA"/>
          </w:rPr>
          <w:t>slanje SAML zahtjeva od</w:t>
        </w:r>
      </w:ins>
      <w:ins w:id="5224" w:author="Rajo" w:date="2018-05-31T20:03:00Z">
        <w:r w:rsidR="00BC170E">
          <w:rPr>
            <w:lang w:val="bs-Latn-BA"/>
          </w:rPr>
          <w:t xml:space="preserve"> SP</w:t>
        </w:r>
      </w:ins>
      <w:ins w:id="5225" w:author="Rajo" w:date="2018-06-01T17:18:00Z">
        <w:r w:rsidR="002B5709">
          <w:rPr>
            <w:lang w:val="bs-Latn-BA"/>
          </w:rPr>
          <w:t>-a</w:t>
        </w:r>
      </w:ins>
      <w:ins w:id="5226" w:author="Rajo" w:date="2018-05-31T20:03:00Z">
        <w:r w:rsidR="00BC170E">
          <w:rPr>
            <w:lang w:val="bs-Latn-BA"/>
          </w:rPr>
          <w:t xml:space="preserve"> vrši </w:t>
        </w:r>
      </w:ins>
      <w:ins w:id="5227" w:author="Rajo" w:date="2018-05-31T20:04:00Z">
        <w:r w:rsidR="001474CD">
          <w:rPr>
            <w:lang w:val="bs-Latn-BA"/>
          </w:rPr>
          <w:t>upotrebom</w:t>
        </w:r>
      </w:ins>
      <w:ins w:id="5228" w:author="Rajo" w:date="2018-05-31T20:05:00Z">
        <w:r w:rsidR="001474CD">
          <w:rPr>
            <w:lang w:val="bs-Latn-BA"/>
          </w:rPr>
          <w:t xml:space="preserve"> </w:t>
        </w:r>
        <w:r w:rsidR="001474CD" w:rsidRPr="001474CD">
          <w:rPr>
            <w:i/>
            <w:lang w:val="bs-Latn-BA"/>
            <w:rPrChange w:id="5229" w:author="Rajo" w:date="2018-05-31T20:05:00Z">
              <w:rPr>
                <w:lang w:val="bs-Latn-BA"/>
              </w:rPr>
            </w:rPrChange>
          </w:rPr>
          <w:t xml:space="preserve">HTTP </w:t>
        </w:r>
        <w:proofErr w:type="spellStart"/>
        <w:r w:rsidR="001474CD" w:rsidRPr="001474CD">
          <w:rPr>
            <w:i/>
            <w:lang w:val="bs-Latn-BA"/>
            <w:rPrChange w:id="5230" w:author="Rajo" w:date="2018-05-31T20:05:00Z">
              <w:rPr>
                <w:lang w:val="bs-Latn-BA"/>
              </w:rPr>
            </w:rPrChange>
          </w:rPr>
          <w:t>Redirect</w:t>
        </w:r>
        <w:proofErr w:type="spellEnd"/>
        <w:r w:rsidR="001474CD" w:rsidRPr="001474CD">
          <w:rPr>
            <w:i/>
            <w:lang w:val="bs-Latn-BA"/>
            <w:rPrChange w:id="5231" w:author="Rajo" w:date="2018-05-31T20:05:00Z">
              <w:rPr>
                <w:lang w:val="bs-Latn-BA"/>
              </w:rPr>
            </w:rPrChange>
          </w:rPr>
          <w:t xml:space="preserve"> (GET)</w:t>
        </w:r>
        <w:r w:rsidR="001474CD">
          <w:rPr>
            <w:lang w:val="bs-Latn-BA"/>
          </w:rPr>
          <w:t xml:space="preserve"> uvezivanja</w:t>
        </w:r>
      </w:ins>
      <w:ins w:id="5232" w:author="Rajo" w:date="2018-05-31T20:19:00Z">
        <w:r w:rsidR="00CE67EC">
          <w:rPr>
            <w:lang w:val="bs-Latn-BA"/>
          </w:rPr>
          <w:t>, odnosno preusmjeravanje</w:t>
        </w:r>
      </w:ins>
      <w:ins w:id="5233" w:author="Rajo" w:date="2018-05-31T20:27:00Z">
        <w:r w:rsidR="001C4A88">
          <w:rPr>
            <w:lang w:val="bs-Latn-BA"/>
          </w:rPr>
          <w:t>m</w:t>
        </w:r>
      </w:ins>
      <w:ins w:id="5234" w:author="Rajo" w:date="2018-05-31T20:19:00Z">
        <w:r w:rsidR="00CE67EC">
          <w:rPr>
            <w:lang w:val="bs-Latn-BA"/>
          </w:rPr>
          <w:t xml:space="preserve"> korisnika</w:t>
        </w:r>
      </w:ins>
      <w:ins w:id="5235" w:author="Rajo" w:date="2018-05-31T20:35:00Z">
        <w:r w:rsidR="00E76F5F">
          <w:rPr>
            <w:lang w:val="bs-Latn-BA"/>
          </w:rPr>
          <w:t xml:space="preserve"> na </w:t>
        </w:r>
        <w:proofErr w:type="spellStart"/>
        <w:r w:rsidR="00E76F5F">
          <w:rPr>
            <w:lang w:val="bs-Latn-BA"/>
          </w:rPr>
          <w:t>IdP</w:t>
        </w:r>
      </w:ins>
      <w:proofErr w:type="spellEnd"/>
      <w:ins w:id="5236" w:author="Rajo" w:date="2018-05-31T20:16:00Z">
        <w:r w:rsidR="00CE67EC">
          <w:rPr>
            <w:lang w:val="bs-Latn-BA"/>
          </w:rPr>
          <w:t xml:space="preserve">. </w:t>
        </w:r>
      </w:ins>
      <w:ins w:id="5237" w:author="Rajo" w:date="2018-05-31T20:20:00Z">
        <w:r w:rsidR="004D0911">
          <w:rPr>
            <w:lang w:val="bs-Latn-BA"/>
          </w:rPr>
          <w:t xml:space="preserve">Sa druge strane, </w:t>
        </w:r>
      </w:ins>
      <w:proofErr w:type="spellStart"/>
      <w:ins w:id="5238" w:author="Rajo" w:date="2018-05-31T20:03:00Z">
        <w:r w:rsidR="00BC170E">
          <w:rPr>
            <w:lang w:val="bs-Latn-BA"/>
          </w:rPr>
          <w:t>IdP</w:t>
        </w:r>
        <w:proofErr w:type="spellEnd"/>
        <w:r w:rsidR="00BC170E">
          <w:rPr>
            <w:lang w:val="bs-Latn-BA"/>
          </w:rPr>
          <w:t xml:space="preserve"> vrši slanje odgovora</w:t>
        </w:r>
      </w:ins>
      <w:ins w:id="5239" w:author="Rajo" w:date="2018-05-31T20:21:00Z">
        <w:r w:rsidR="004D0911">
          <w:rPr>
            <w:lang w:val="bs-Latn-BA"/>
          </w:rPr>
          <w:t>,</w:t>
        </w:r>
      </w:ins>
      <w:ins w:id="5240" w:author="Rajo" w:date="2018-05-31T20:06:00Z">
        <w:r w:rsidR="001474CD">
          <w:rPr>
            <w:lang w:val="bs-Latn-BA"/>
          </w:rPr>
          <w:t xml:space="preserve"> u smislu </w:t>
        </w:r>
      </w:ins>
      <w:ins w:id="5241" w:author="Rajo" w:date="2018-05-31T20:07:00Z">
        <w:r w:rsidR="001474CD">
          <w:rPr>
            <w:lang w:val="bs-Latn-BA"/>
          </w:rPr>
          <w:t>prosljeđivanja</w:t>
        </w:r>
      </w:ins>
      <w:ins w:id="5242" w:author="Rajo" w:date="2018-05-31T20:06:00Z">
        <w:r w:rsidR="001474CD">
          <w:rPr>
            <w:lang w:val="bs-Latn-BA"/>
          </w:rPr>
          <w:t xml:space="preserve"> SAML t</w:t>
        </w:r>
      </w:ins>
      <w:ins w:id="5243" w:author="Rajo" w:date="2018-05-31T20:07:00Z">
        <w:r w:rsidR="001474CD">
          <w:rPr>
            <w:lang w:val="bs-Latn-BA"/>
          </w:rPr>
          <w:t>okena ka SP-u</w:t>
        </w:r>
      </w:ins>
      <w:ins w:id="5244" w:author="Rajo" w:date="2018-05-31T20:08:00Z">
        <w:r w:rsidR="001474CD">
          <w:rPr>
            <w:lang w:val="bs-Latn-BA"/>
          </w:rPr>
          <w:t xml:space="preserve"> </w:t>
        </w:r>
      </w:ins>
      <w:ins w:id="5245" w:author="Rajo" w:date="2018-05-31T20:12:00Z">
        <w:r w:rsidR="001474CD">
          <w:rPr>
            <w:lang w:val="bs-Latn-BA"/>
          </w:rPr>
          <w:t>posredstvom korisnika</w:t>
        </w:r>
      </w:ins>
      <w:ins w:id="5246" w:author="Rajo" w:date="2018-05-31T20:21:00Z">
        <w:r w:rsidR="004D0911">
          <w:rPr>
            <w:lang w:val="bs-Latn-BA"/>
          </w:rPr>
          <w:t>, upotrebom HTTP POST uvezi</w:t>
        </w:r>
      </w:ins>
      <w:ins w:id="5247" w:author="Rajo" w:date="2018-05-31T20:22:00Z">
        <w:r w:rsidR="004D0911">
          <w:rPr>
            <w:lang w:val="bs-Latn-BA"/>
          </w:rPr>
          <w:t xml:space="preserve">vanja. </w:t>
        </w:r>
      </w:ins>
      <w:ins w:id="5248" w:author="Rajo" w:date="2018-05-31T20:23:00Z">
        <w:r w:rsidR="004D0911">
          <w:rPr>
            <w:lang w:val="bs-Latn-BA"/>
          </w:rPr>
          <w:t>T</w:t>
        </w:r>
      </w:ins>
      <w:ins w:id="5249" w:author="Rajo" w:date="2018-05-31T20:22:00Z">
        <w:r w:rsidR="004D0911">
          <w:rPr>
            <w:lang w:val="bs-Latn-BA"/>
          </w:rPr>
          <w:t>o podrazumijeva da</w:t>
        </w:r>
      </w:ins>
      <w:ins w:id="5250" w:author="Rajo" w:date="2018-05-31T20:13:00Z">
        <w:r w:rsidR="001474CD">
          <w:rPr>
            <w:lang w:val="bs-Latn-BA"/>
          </w:rPr>
          <w:t xml:space="preserve"> </w:t>
        </w:r>
      </w:ins>
      <w:proofErr w:type="spellStart"/>
      <w:ins w:id="5251" w:author="Rajo" w:date="2018-05-31T20:22:00Z">
        <w:r w:rsidR="004D0911">
          <w:rPr>
            <w:lang w:val="bs-Latn-BA"/>
          </w:rPr>
          <w:t>IdP</w:t>
        </w:r>
        <w:proofErr w:type="spellEnd"/>
        <w:r w:rsidR="004D0911">
          <w:rPr>
            <w:lang w:val="bs-Latn-BA"/>
          </w:rPr>
          <w:t xml:space="preserve"> korisniku usluž</w:t>
        </w:r>
      </w:ins>
      <w:ins w:id="5252" w:author="Rajo" w:date="2018-05-31T20:27:00Z">
        <w:r w:rsidR="00CC79B4">
          <w:rPr>
            <w:lang w:val="bs-Latn-BA"/>
          </w:rPr>
          <w:t>i</w:t>
        </w:r>
      </w:ins>
      <w:ins w:id="5253" w:author="Rajo" w:date="2018-05-31T20:22:00Z">
        <w:r w:rsidR="004D0911">
          <w:rPr>
            <w:lang w:val="bs-Latn-BA"/>
          </w:rPr>
          <w:t xml:space="preserve"> stranicu </w:t>
        </w:r>
      </w:ins>
      <w:ins w:id="5254" w:author="Rajo" w:date="2018-05-31T20:28:00Z">
        <w:r w:rsidR="00864AF2">
          <w:rPr>
            <w:lang w:val="bs-Latn-BA"/>
          </w:rPr>
          <w:t>na kojoj se nalazi</w:t>
        </w:r>
      </w:ins>
      <w:ins w:id="5255" w:author="Rajo" w:date="2018-05-31T20:22:00Z">
        <w:r w:rsidR="004D0911">
          <w:rPr>
            <w:lang w:val="bs-Latn-BA"/>
          </w:rPr>
          <w:t xml:space="preserve"> form</w:t>
        </w:r>
      </w:ins>
      <w:ins w:id="5256" w:author="Rajo" w:date="2018-05-31T20:28:00Z">
        <w:r w:rsidR="00864AF2">
          <w:rPr>
            <w:lang w:val="bs-Latn-BA"/>
          </w:rPr>
          <w:t>a</w:t>
        </w:r>
      </w:ins>
      <w:ins w:id="5257" w:author="Rajo" w:date="2018-05-31T20:22:00Z">
        <w:r w:rsidR="004D0911">
          <w:rPr>
            <w:lang w:val="bs-Latn-BA"/>
          </w:rPr>
          <w:t xml:space="preserve"> </w:t>
        </w:r>
      </w:ins>
      <w:ins w:id="5258" w:author="Rajo" w:date="2018-05-31T20:28:00Z">
        <w:r w:rsidR="004540A3">
          <w:rPr>
            <w:lang w:val="bs-Latn-BA"/>
          </w:rPr>
          <w:t>koja sadrži</w:t>
        </w:r>
      </w:ins>
      <w:ins w:id="5259" w:author="Rajo" w:date="2018-05-31T20:13:00Z">
        <w:r w:rsidR="001474CD">
          <w:rPr>
            <w:lang w:val="bs-Latn-BA"/>
          </w:rPr>
          <w:t xml:space="preserve"> SAML token</w:t>
        </w:r>
      </w:ins>
      <w:ins w:id="5260" w:author="Rajo" w:date="2018-05-31T20:14:00Z">
        <w:r w:rsidR="00C40777">
          <w:rPr>
            <w:lang w:val="bs-Latn-BA"/>
          </w:rPr>
          <w:t>,</w:t>
        </w:r>
      </w:ins>
      <w:ins w:id="5261" w:author="Rajo" w:date="2018-05-31T20:25:00Z">
        <w:r w:rsidR="007C0BD3">
          <w:rPr>
            <w:lang w:val="bs-Latn-BA"/>
          </w:rPr>
          <w:t xml:space="preserve"> </w:t>
        </w:r>
      </w:ins>
      <w:ins w:id="5262" w:author="Rajo" w:date="2018-05-31T20:29:00Z">
        <w:r w:rsidR="00B22B80">
          <w:rPr>
            <w:lang w:val="bs-Latn-BA"/>
          </w:rPr>
          <w:t>i</w:t>
        </w:r>
      </w:ins>
      <w:ins w:id="5263" w:author="Rajo" w:date="2018-05-31T20:25:00Z">
        <w:r w:rsidR="007C0BD3">
          <w:rPr>
            <w:lang w:val="bs-Latn-BA"/>
          </w:rPr>
          <w:t xml:space="preserve"> koja je generisana tako </w:t>
        </w:r>
      </w:ins>
      <w:ins w:id="5264" w:author="Rajo" w:date="2018-05-31T20:31:00Z">
        <w:r w:rsidR="00B85C89">
          <w:rPr>
            <w:lang w:val="bs-Latn-BA"/>
          </w:rPr>
          <w:t xml:space="preserve">da njeno </w:t>
        </w:r>
      </w:ins>
      <w:ins w:id="5265" w:author="Rajo" w:date="2018-05-31T20:14:00Z">
        <w:r w:rsidR="00C40777">
          <w:rPr>
            <w:lang w:val="bs-Latn-BA"/>
          </w:rPr>
          <w:t>potvr</w:t>
        </w:r>
      </w:ins>
      <w:ins w:id="5266" w:author="Rajo" w:date="2018-05-31T20:25:00Z">
        <w:r w:rsidR="007C0BD3">
          <w:rPr>
            <w:lang w:val="bs-Latn-BA"/>
          </w:rPr>
          <w:t>đivanj</w:t>
        </w:r>
      </w:ins>
      <w:ins w:id="5267" w:author="Rajo" w:date="2018-05-31T20:31:00Z">
        <w:r w:rsidR="00B85C89">
          <w:rPr>
            <w:lang w:val="bs-Latn-BA"/>
          </w:rPr>
          <w:t xml:space="preserve">e </w:t>
        </w:r>
      </w:ins>
      <w:ins w:id="5268" w:author="Rajo" w:date="2018-05-31T20:32:00Z">
        <w:r w:rsidR="00B85C89">
          <w:rPr>
            <w:lang w:val="bs-Latn-BA"/>
          </w:rPr>
          <w:t>rezultuje slanjem</w:t>
        </w:r>
      </w:ins>
      <w:ins w:id="5269" w:author="Rajo" w:date="2018-05-31T20:14:00Z">
        <w:r w:rsidR="00C40777">
          <w:rPr>
            <w:lang w:val="bs-Latn-BA"/>
          </w:rPr>
          <w:t xml:space="preserve"> HTTP POST zahtjev</w:t>
        </w:r>
      </w:ins>
      <w:ins w:id="5270" w:author="Rajo" w:date="2018-05-31T20:32:00Z">
        <w:r w:rsidR="00B85C89">
          <w:rPr>
            <w:lang w:val="bs-Latn-BA"/>
          </w:rPr>
          <w:t>a</w:t>
        </w:r>
      </w:ins>
      <w:ins w:id="5271" w:author="Rajo" w:date="2018-05-31T20:14:00Z">
        <w:r w:rsidR="00C40777">
          <w:rPr>
            <w:lang w:val="bs-Latn-BA"/>
          </w:rPr>
          <w:t xml:space="preserve"> </w:t>
        </w:r>
      </w:ins>
      <w:ins w:id="5272" w:author="Rajo" w:date="2018-05-31T20:33:00Z">
        <w:r w:rsidR="007228D7">
          <w:rPr>
            <w:lang w:val="bs-Latn-BA"/>
          </w:rPr>
          <w:t xml:space="preserve">od </w:t>
        </w:r>
      </w:ins>
      <w:ins w:id="5273" w:author="Rajo" w:date="2018-05-31T20:34:00Z">
        <w:r w:rsidR="007228D7">
          <w:rPr>
            <w:lang w:val="bs-Latn-BA"/>
          </w:rPr>
          <w:t>korisnika</w:t>
        </w:r>
      </w:ins>
      <w:ins w:id="5274" w:author="Rajo" w:date="2018-05-31T20:33:00Z">
        <w:r w:rsidR="007228D7">
          <w:rPr>
            <w:lang w:val="bs-Latn-BA"/>
          </w:rPr>
          <w:t xml:space="preserve"> </w:t>
        </w:r>
      </w:ins>
      <w:ins w:id="5275" w:author="Rajo" w:date="2018-05-31T20:14:00Z">
        <w:r w:rsidR="00C40777">
          <w:rPr>
            <w:lang w:val="bs-Latn-BA"/>
          </w:rPr>
          <w:t>ka SP-u</w:t>
        </w:r>
      </w:ins>
      <w:ins w:id="5276" w:author="Rajo" w:date="2018-05-31T20:32:00Z">
        <w:r w:rsidR="00B85C89">
          <w:rPr>
            <w:lang w:val="bs-Latn-BA"/>
          </w:rPr>
          <w:t>.</w:t>
        </w:r>
      </w:ins>
      <w:del w:id="5277" w:author="Rajo" w:date="2018-05-31T20:03:00Z">
        <w:r w:rsidR="00CC5052" w:rsidDel="00BC170E">
          <w:rPr>
            <w:lang w:val="bs-Latn-BA"/>
          </w:rPr>
          <w:delText xml:space="preserve">Ovaj profil podrazumijeva postojanje </w:delText>
        </w:r>
      </w:del>
      <w:del w:id="5278" w:author="Rajo" w:date="2018-05-23T20:13:00Z">
        <w:r w:rsidR="00CC5052" w:rsidDel="00910C56">
          <w:rPr>
            <w:lang w:val="bs-Latn-BA"/>
          </w:rPr>
          <w:delText>provajdera identiteta</w:delText>
        </w:r>
      </w:del>
      <w:del w:id="5279" w:author="Rajo" w:date="2018-05-31T20:03:00Z">
        <w:r w:rsidR="00CC5052" w:rsidDel="00BC170E">
          <w:rPr>
            <w:lang w:val="bs-Latn-BA"/>
          </w:rPr>
          <w:delText xml:space="preserve"> (IdP), </w:delText>
        </w:r>
      </w:del>
      <w:del w:id="5280" w:author="Rajo" w:date="2018-05-23T20:21:00Z">
        <w:r w:rsidR="00CC5052" w:rsidDel="00BC0BDF">
          <w:rPr>
            <w:lang w:val="bs-Latn-BA"/>
          </w:rPr>
          <w:delText xml:space="preserve">provajdera servisa </w:delText>
        </w:r>
      </w:del>
      <w:del w:id="5281" w:author="Rajo" w:date="2018-05-31T20:03:00Z">
        <w:r w:rsidR="00CC5052" w:rsidDel="00BC170E">
          <w:rPr>
            <w:lang w:val="bs-Latn-BA"/>
          </w:rPr>
          <w:delText xml:space="preserve">(SP) i korisničkog agenta. Zavisno od načina povezivanja, kojih SP posjeduje 4 a IdP 3, postoji ukupno 12 različitih scenarija. Za ovu implementaciju je korišten scenario u kome SP </w:delText>
        </w:r>
      </w:del>
      <w:del w:id="5282" w:author="Rajo" w:date="2018-05-31T19:57:00Z">
        <w:r w:rsidR="00CC5052" w:rsidDel="00B91C9E">
          <w:rPr>
            <w:lang w:val="bs-Latn-BA"/>
          </w:rPr>
          <w:delText>vrši sl</w:delText>
        </w:r>
      </w:del>
      <w:del w:id="5283" w:author="Rajo" w:date="2018-05-31T20:03:00Z">
        <w:r w:rsidR="00CC5052" w:rsidDel="00BC170E">
          <w:rPr>
            <w:lang w:val="bs-Latn-BA"/>
          </w:rPr>
          <w:delText>a</w:delText>
        </w:r>
      </w:del>
      <w:del w:id="5284" w:author="Rajo" w:date="2018-05-31T19:57:00Z">
        <w:r w:rsidR="00CC5052" w:rsidDel="00B91C9E">
          <w:rPr>
            <w:lang w:val="bs-Latn-BA"/>
          </w:rPr>
          <w:delText>nj</w:delText>
        </w:r>
      </w:del>
      <w:del w:id="5285" w:author="Rajo" w:date="2018-05-31T20:03:00Z">
        <w:r w:rsidR="00CC5052" w:rsidDel="00BC170E">
          <w:rPr>
            <w:lang w:val="bs-Latn-BA"/>
          </w:rPr>
          <w:delText>e SAML zahtjev</w:delText>
        </w:r>
      </w:del>
      <w:del w:id="5286" w:author="Rajo" w:date="2018-05-31T19:57:00Z">
        <w:r w:rsidR="00CC5052" w:rsidDel="00B91C9E">
          <w:rPr>
            <w:lang w:val="bs-Latn-BA"/>
          </w:rPr>
          <w:delText>a</w:delText>
        </w:r>
      </w:del>
      <w:del w:id="5287" w:author="Rajo" w:date="2018-05-31T20:03:00Z">
        <w:r w:rsidR="00CC5052" w:rsidDel="00BC170E">
          <w:rPr>
            <w:lang w:val="bs-Latn-BA"/>
          </w:rPr>
          <w:delText xml:space="preserve"> putem preusmjeravanja, </w:delText>
        </w:r>
        <w:commentRangeStart w:id="5288"/>
        <w:r w:rsidR="00CC5052" w:rsidDel="00BC170E">
          <w:rPr>
            <w:lang w:val="bs-Latn-BA"/>
          </w:rPr>
          <w:delText xml:space="preserve">dok IdP </w:delText>
        </w:r>
      </w:del>
      <w:del w:id="5289" w:author="Rajo" w:date="2018-05-31T19:56:00Z">
        <w:r w:rsidR="00CC5052" w:rsidDel="00B91C9E">
          <w:rPr>
            <w:lang w:val="bs-Latn-BA"/>
          </w:rPr>
          <w:delText>vrši slanje odgovora putem HTTP POST metode.</w:delText>
        </w:r>
        <w:commentRangeEnd w:id="5288"/>
        <w:r w:rsidR="00CC5052" w:rsidDel="00B91C9E">
          <w:commentReference w:id="5288"/>
        </w:r>
      </w:del>
    </w:p>
    <w:p w14:paraId="4B4D0613" w14:textId="64EEE695" w:rsidR="008D11B8" w:rsidRDefault="008D11B8">
      <w:pPr>
        <w:spacing w:line="240" w:lineRule="auto"/>
        <w:ind w:firstLine="360"/>
        <w:jc w:val="both"/>
        <w:rPr>
          <w:ins w:id="5290" w:author="Rajo" w:date="2018-06-01T17:49:00Z"/>
          <w:lang w:val="bs-Latn-BA"/>
        </w:rPr>
        <w:pPrChange w:id="5291" w:author="Rajo" w:date="2018-06-17T15:05:00Z">
          <w:pPr>
            <w:spacing w:line="240" w:lineRule="auto"/>
            <w:ind w:firstLine="576"/>
            <w:jc w:val="both"/>
          </w:pPr>
        </w:pPrChange>
      </w:pPr>
    </w:p>
    <w:p w14:paraId="3C10E09C" w14:textId="713F32A4" w:rsidR="008D11B8" w:rsidRDefault="008D11B8">
      <w:pPr>
        <w:spacing w:line="240" w:lineRule="auto"/>
        <w:ind w:firstLine="360"/>
        <w:jc w:val="both"/>
        <w:rPr>
          <w:ins w:id="5292" w:author="Rajo" w:date="2018-06-01T17:49:00Z"/>
          <w:lang w:val="bs-Latn-BA"/>
        </w:rPr>
        <w:pPrChange w:id="5293" w:author="Rajo" w:date="2018-06-17T15:05:00Z">
          <w:pPr>
            <w:spacing w:line="240" w:lineRule="auto"/>
            <w:ind w:firstLine="576"/>
            <w:jc w:val="both"/>
          </w:pPr>
        </w:pPrChange>
      </w:pPr>
      <w:ins w:id="5294" w:author="Rajo" w:date="2018-06-01T17:50:00Z">
        <w:r>
          <w:rPr>
            <w:lang w:val="bs-Latn-BA"/>
          </w:rPr>
          <w:t xml:space="preserve">U skladu sa </w:t>
        </w:r>
        <w:r w:rsidR="00B25194">
          <w:rPr>
            <w:lang w:val="bs-Latn-BA"/>
          </w:rPr>
          <w:t>gore navedenim SAML profilom,</w:t>
        </w:r>
        <w:r>
          <w:rPr>
            <w:lang w:val="bs-Latn-BA"/>
          </w:rPr>
          <w:t xml:space="preserve"> </w:t>
        </w:r>
        <w:r w:rsidR="00B25194">
          <w:rPr>
            <w:lang w:val="bs-Latn-BA"/>
          </w:rPr>
          <w:t>k</w:t>
        </w:r>
      </w:ins>
      <w:ins w:id="5295" w:author="Rajo" w:date="2018-06-01T17:49:00Z">
        <w:r>
          <w:rPr>
            <w:lang w:val="bs-Latn-BA"/>
          </w:rPr>
          <w:t>reiranje odgovarajućeg sigurnosnog konteksta i sprovođenje kontrole pristupa, nakon što korisnik zatraži pristup zaštićenoj stranici u okviru davaoca usluge, odvija se u narednim koracima</w:t>
        </w:r>
      </w:ins>
      <w:ins w:id="5296" w:author="Rajo" w:date="2018-06-01T17:51:00Z">
        <w:r w:rsidR="00AE29DA">
          <w:rPr>
            <w:lang w:val="bs-Latn-BA"/>
          </w:rPr>
          <w:t xml:space="preserve"> predstavljenim i na </w:t>
        </w:r>
      </w:ins>
      <w:ins w:id="5297" w:author="Rajo" w:date="2018-06-17T15:06:00Z">
        <w:r w:rsidR="00B94FBC" w:rsidRPr="00B94FBC">
          <w:rPr>
            <w:b/>
            <w:lang w:val="bs-Latn-BA"/>
            <w:rPrChange w:id="5298" w:author="Rajo" w:date="2018-06-17T15:06:00Z">
              <w:rPr>
                <w:lang w:val="bs-Latn-BA"/>
              </w:rPr>
            </w:rPrChange>
          </w:rPr>
          <w:t>S</w:t>
        </w:r>
      </w:ins>
      <w:ins w:id="5299" w:author="Rajo" w:date="2018-06-01T17:51:00Z">
        <w:r w:rsidR="00AE29DA" w:rsidRPr="00B94FBC">
          <w:rPr>
            <w:b/>
            <w:lang w:val="bs-Latn-BA"/>
            <w:rPrChange w:id="5300" w:author="Rajo" w:date="2018-06-17T15:06:00Z">
              <w:rPr>
                <w:lang w:val="bs-Latn-BA"/>
              </w:rPr>
            </w:rPrChange>
          </w:rPr>
          <w:t>lici 10.2</w:t>
        </w:r>
      </w:ins>
      <w:ins w:id="5301" w:author="Rajo" w:date="2018-06-01T17:54:00Z">
        <w:r w:rsidR="00743CB7">
          <w:rPr>
            <w:lang w:val="bs-Latn-BA"/>
          </w:rPr>
          <w:t xml:space="preserve"> (korištene su adrese i primjeri poruka realizovane implementacije)</w:t>
        </w:r>
      </w:ins>
      <w:ins w:id="5302" w:author="Rajo" w:date="2018-06-01T17:49:00Z">
        <w:r>
          <w:rPr>
            <w:lang w:val="bs-Latn-BA"/>
          </w:rPr>
          <w:t>:</w:t>
        </w:r>
      </w:ins>
      <w:ins w:id="5303" w:author="Rajo" w:date="2018-06-02T15:21:00Z">
        <w:r w:rsidR="00883DB9">
          <w:rPr>
            <w:lang w:val="bs-Latn-BA"/>
          </w:rPr>
          <w:t xml:space="preserve"> </w:t>
        </w:r>
      </w:ins>
      <w:moveToRangeStart w:id="5304" w:author="Rajo" w:date="2018-06-02T15:21:00Z" w:name="move515716194"/>
      <w:moveTo w:id="5305" w:author="Rajo" w:date="2018-06-02T15:21:00Z">
        <w:r w:rsidR="00883DB9">
          <w:rPr>
            <w:vertAlign w:val="superscript"/>
            <w:lang w:val="bs-Latn-BA"/>
          </w:rPr>
          <w:t>[21]</w:t>
        </w:r>
      </w:moveTo>
      <w:moveToRangeEnd w:id="5304"/>
    </w:p>
    <w:p w14:paraId="1EC5A1D1" w14:textId="44E7588D" w:rsidR="00E94ADE" w:rsidRDefault="00E94ADE">
      <w:pPr>
        <w:spacing w:line="240" w:lineRule="auto"/>
        <w:jc w:val="both"/>
        <w:rPr>
          <w:lang w:val="bs-Latn-BA"/>
        </w:rPr>
      </w:pPr>
    </w:p>
    <w:p w14:paraId="1EDD84E0" w14:textId="77777777" w:rsidR="00E94ADE" w:rsidRDefault="00CC5052">
      <w:pPr>
        <w:keepNext/>
        <w:spacing w:line="240" w:lineRule="auto"/>
        <w:jc w:val="both"/>
        <w:rPr>
          <w:lang w:val="bs-Latn-BA"/>
        </w:rPr>
      </w:pPr>
      <w:commentRangeStart w:id="5306"/>
      <w:commentRangeStart w:id="5307"/>
      <w:r>
        <w:rPr>
          <w:noProof/>
        </w:rPr>
        <w:lastRenderedPageBreak/>
        <mc:AlternateContent>
          <mc:Choice Requires="wpc">
            <w:drawing>
              <wp:inline distT="0" distB="0" distL="0" distR="0" wp14:anchorId="7D6E7FDF" wp14:editId="64CD606C">
                <wp:extent cx="5934075" cy="5162551"/>
                <wp:effectExtent l="0" t="0" r="28575"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11" name="Rectangle 311"/>
                        <wps:cNvSpPr/>
                        <wps:spPr>
                          <a:xfrm>
                            <a:off x="0" y="0"/>
                            <a:ext cx="1562100" cy="5143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8AD52D4" w14:textId="41FEAF99" w:rsidR="009B0D46" w:rsidRDefault="009B0D46">
                              <w:pPr>
                                <w:pStyle w:val="NormalWeb"/>
                                <w:spacing w:before="0" w:beforeAutospacing="0" w:after="0" w:afterAutospacing="0" w:line="276" w:lineRule="auto"/>
                                <w:jc w:val="center"/>
                                <w:rPr>
                                  <w:rFonts w:ascii="Microsoft Sans Serif" w:hAnsi="Microsoft Sans Serif" w:cs="Microsoft Sans Serif"/>
                                  <w:sz w:val="22"/>
                                  <w:szCs w:val="22"/>
                                </w:rPr>
                              </w:pPr>
                              <w:del w:id="5308" w:author="Rajo" w:date="2018-05-23T20:16:00Z">
                                <w:r w:rsidDel="00910C56">
                                  <w:rPr>
                                    <w:rFonts w:ascii="Microsoft Sans Serif" w:eastAsia="Calibri" w:hAnsi="Microsoft Sans Serif" w:cs="Microsoft Sans Serif"/>
                                    <w:sz w:val="22"/>
                                    <w:szCs w:val="22"/>
                                    <w:lang w:val="sr-Latn-BA"/>
                                  </w:rPr>
                                  <w:delText>Servis provajder</w:delText>
                                </w:r>
                              </w:del>
                              <w:ins w:id="5309" w:author="Rajo" w:date="2018-05-23T20:16:00Z">
                                <w:r>
                                  <w:rPr>
                                    <w:rFonts w:ascii="Microsoft Sans Serif" w:eastAsia="Calibri" w:hAnsi="Microsoft Sans Serif" w:cs="Microsoft Sans Serif"/>
                                    <w:sz w:val="22"/>
                                    <w:szCs w:val="22"/>
                                    <w:lang w:val="sr-Latn-BA"/>
                                  </w:rPr>
                                  <w:t>Davalac usluge</w:t>
                                </w:r>
                              </w:ins>
                              <w:r>
                                <w:rPr>
                                  <w:rFonts w:ascii="Microsoft Sans Serif" w:eastAsia="Calibri" w:hAnsi="Microsoft Sans Serif" w:cs="Microsoft Sans Serif"/>
                                  <w:sz w:val="22"/>
                                  <w:szCs w:val="22"/>
                                  <w:lang w:val="sr-Latn-BA"/>
                                </w:rPr>
                                <w:t xml:space="preserve"> - SP</w:t>
                              </w:r>
                            </w:p>
                            <w:p w14:paraId="4C4F585F" w14:textId="77777777" w:rsidR="009B0D46" w:rsidRDefault="009B0D46">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(SSO klijent)</w:t>
                              </w:r>
                            </w:p>
                          </w:txbxContent>
                        </wps:txbx>
                        <wps:bodyPr rot="0" spcFirstLastPara="0" vert="horz" wrap="square" lIns="91440" tIns="45720" rIns="91440" bIns="45720" numCol="1" spcCol="0" rtlCol="0" fromWordArt="0" anchor="ctr" anchorCtr="0" forceAA="0" compatLnSpc="1">
                          <a:noAutofit/>
                        </wps:bodyPr>
                      </wps:wsp>
                      <wps:wsp>
                        <wps:cNvPr id="312" name="Rectangle 312"/>
                        <wps:cNvSpPr/>
                        <wps:spPr>
                          <a:xfrm>
                            <a:off x="2208825" y="0"/>
                            <a:ext cx="1419225" cy="504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E798FE1" w14:textId="77777777" w:rsidR="009B0D46" w:rsidRDefault="009B0D46">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Korisnički agent</w:t>
                              </w:r>
                            </w:p>
                            <w:p w14:paraId="38917345" w14:textId="77777777" w:rsidR="009B0D46" w:rsidRDefault="009B0D46">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(web preglednik)</w:t>
                              </w:r>
                            </w:p>
                          </w:txbxContent>
                        </wps:txbx>
                        <wps:bodyPr rot="0" spcFirstLastPara="0" vert="horz" wrap="square" lIns="91440" tIns="45720" rIns="91440" bIns="45720" numCol="1" spcCol="0" rtlCol="0" fromWordArt="0" anchor="ctr" anchorCtr="0" forceAA="0" compatLnSpc="1">
                          <a:noAutofit/>
                        </wps:bodyPr>
                      </wps:wsp>
                      <wps:wsp>
                        <wps:cNvPr id="330" name="Rectangle 330"/>
                        <wps:cNvSpPr/>
                        <wps:spPr>
                          <a:xfrm>
                            <a:off x="4114800" y="0"/>
                            <a:ext cx="1819275" cy="5143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BD95C55" w14:textId="2E38B717" w:rsidR="009B0D46" w:rsidRDefault="009B0D46">
                              <w:pPr>
                                <w:pStyle w:val="NormalWeb"/>
                                <w:spacing w:before="0" w:beforeAutospacing="0" w:after="0" w:afterAutospacing="0" w:line="276" w:lineRule="auto"/>
                                <w:jc w:val="center"/>
                                <w:rPr>
                                  <w:rFonts w:ascii="Microsoft Sans Serif" w:hAnsi="Microsoft Sans Serif" w:cs="Microsoft Sans Serif"/>
                                  <w:sz w:val="22"/>
                                  <w:szCs w:val="22"/>
                                </w:rPr>
                              </w:pPr>
                              <w:del w:id="5310" w:author="Rajo" w:date="2018-05-23T20:02:00Z">
                                <w:r w:rsidDel="00847196">
                                  <w:rPr>
                                    <w:rFonts w:ascii="Microsoft Sans Serif" w:eastAsia="Calibri" w:hAnsi="Microsoft Sans Serif" w:cs="Microsoft Sans Serif"/>
                                    <w:sz w:val="22"/>
                                    <w:szCs w:val="22"/>
                                    <w:lang w:val="sr-Latn-BA"/>
                                  </w:rPr>
                                  <w:delText>Provajder identiteta</w:delText>
                                </w:r>
                              </w:del>
                              <w:ins w:id="5311" w:author="Rajo" w:date="2018-05-23T20:02:00Z">
                                <w:r>
                                  <w:rPr>
                                    <w:rFonts w:ascii="Microsoft Sans Serif" w:eastAsia="Calibri" w:hAnsi="Microsoft Sans Serif" w:cs="Microsoft Sans Serif"/>
                                    <w:sz w:val="22"/>
                                    <w:szCs w:val="22"/>
                                    <w:lang w:val="sr-Latn-BA"/>
                                  </w:rPr>
                                  <w:t>Davalac identiteta</w:t>
                                </w:r>
                              </w:ins>
                              <w:r>
                                <w:rPr>
                                  <w:rFonts w:ascii="Microsoft Sans Serif" w:eastAsia="Calibri" w:hAnsi="Microsoft Sans Serif" w:cs="Microsoft Sans Serif"/>
                                  <w:sz w:val="22"/>
                                  <w:szCs w:val="22"/>
                                  <w:lang w:val="sr-Latn-BA"/>
                                </w:rPr>
                                <w:t xml:space="preserve"> - IdP</w:t>
                              </w:r>
                            </w:p>
                            <w:p w14:paraId="5CB813A6" w14:textId="77777777" w:rsidR="009B0D46" w:rsidRDefault="009B0D46">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(SSO servis)</w:t>
                              </w:r>
                            </w:p>
                          </w:txbxContent>
                        </wps:txbx>
                        <wps:bodyPr rot="0" spcFirstLastPara="0" vert="horz" wrap="square" lIns="91440" tIns="45720" rIns="91440" bIns="45720" numCol="1" spcCol="0" rtlCol="0" fromWordArt="0" anchor="ctr" anchorCtr="0" forceAA="0" compatLnSpc="1">
                          <a:noAutofit/>
                        </wps:bodyPr>
                      </wps:wsp>
                      <wps:wsp>
                        <wps:cNvPr id="334" name="Straight Arrow Connector 334"/>
                        <wps:cNvCnPr/>
                        <wps:spPr>
                          <a:xfrm>
                            <a:off x="799125" y="532425"/>
                            <a:ext cx="19050" cy="457200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41" name="Straight Arrow Connector 341"/>
                        <wps:cNvCnPr/>
                        <wps:spPr>
                          <a:xfrm>
                            <a:off x="2942250" y="514350"/>
                            <a:ext cx="19050" cy="457200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42" name="Straight Arrow Connector 342"/>
                        <wps:cNvCnPr/>
                        <wps:spPr>
                          <a:xfrm>
                            <a:off x="5037750" y="532425"/>
                            <a:ext cx="19050" cy="457200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43" name="Text Box 2"/>
                        <wps:cNvSpPr txBox="1">
                          <a:spLocks noChangeArrowheads="1"/>
                        </wps:cNvSpPr>
                        <wps:spPr bwMode="auto">
                          <a:xfrm>
                            <a:off x="332400" y="846750"/>
                            <a:ext cx="448650" cy="295275"/>
                          </a:xfrm>
                          <a:prstGeom prst="rect">
                            <a:avLst/>
                          </a:prstGeom>
                          <a:noFill/>
                          <a:ln w="9525">
                            <a:noFill/>
                            <a:miter lim="800000"/>
                          </a:ln>
                        </wps:spPr>
                        <wps:txbx>
                          <w:txbxContent>
                            <w:p w14:paraId="75C4E280" w14:textId="77777777" w:rsidR="009B0D46" w:rsidRDefault="009B0D46">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lang w:val="sr-Latn-BA"/>
                                </w:rPr>
                                <w:t>1</w:t>
                              </w:r>
                            </w:p>
                          </w:txbxContent>
                        </wps:txbx>
                        <wps:bodyPr rot="0" vert="horz" wrap="square" lIns="91440" tIns="45720" rIns="91440" bIns="45720" anchor="t" anchorCtr="0">
                          <a:noAutofit/>
                        </wps:bodyPr>
                      </wps:wsp>
                      <wps:wsp>
                        <wps:cNvPr id="344" name="Straight Arrow Connector 344"/>
                        <wps:cNvCnPr/>
                        <wps:spPr>
                          <a:xfrm flipH="1">
                            <a:off x="818177" y="1010580"/>
                            <a:ext cx="2114548"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45" name="Text Box 2"/>
                        <wps:cNvSpPr txBox="1">
                          <a:spLocks noChangeArrowheads="1"/>
                        </wps:cNvSpPr>
                        <wps:spPr bwMode="auto">
                          <a:xfrm>
                            <a:off x="1075350" y="703875"/>
                            <a:ext cx="1771650" cy="285750"/>
                          </a:xfrm>
                          <a:prstGeom prst="rect">
                            <a:avLst/>
                          </a:prstGeom>
                          <a:noFill/>
                          <a:ln w="9525">
                            <a:noFill/>
                            <a:miter lim="800000"/>
                          </a:ln>
                        </wps:spPr>
                        <wps:txbx>
                          <w:txbxContent>
                            <w:p w14:paraId="2BF10097" w14:textId="7C47D5F2" w:rsidR="009B0D46" w:rsidRDefault="009B0D46">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w:t>
                              </w:r>
                              <w:ins w:id="5312" w:author="Rajo" w:date="2018-05-23T21:10:00Z">
                                <w:r>
                                  <w:rPr>
                                    <w:rFonts w:ascii="Microsoft Sans Serif" w:eastAsia="Calibri" w:hAnsi="Microsoft Sans Serif" w:cs="Microsoft Sans Serif"/>
                                    <w:b/>
                                    <w:bCs/>
                                    <w:sz w:val="22"/>
                                    <w:szCs w:val="22"/>
                                    <w:lang w:val="sr-Latn-BA"/>
                                  </w:rPr>
                                  <w:t>i</w:t>
                                </w:r>
                              </w:ins>
                              <w:r>
                                <w:rPr>
                                  <w:rFonts w:ascii="Microsoft Sans Serif" w:eastAsia="Calibri" w:hAnsi="Microsoft Sans Serif" w:cs="Microsoft Sans Serif"/>
                                  <w:b/>
                                  <w:bCs/>
                                  <w:sz w:val="22"/>
                                  <w:szCs w:val="22"/>
                                  <w:lang w:val="sr-Latn-BA"/>
                                </w:rPr>
                                <w:t>jeva željeni resurs</w:t>
                              </w:r>
                            </w:p>
                          </w:txbxContent>
                        </wps:txbx>
                        <wps:bodyPr rot="0" vert="horz" wrap="square" lIns="91440" tIns="45720" rIns="91440" bIns="45720" anchor="t" anchorCtr="0">
                          <a:noAutofit/>
                        </wps:bodyPr>
                      </wps:wsp>
                      <wps:wsp>
                        <wps:cNvPr id="346" name="Straight Arrow Connector 346"/>
                        <wps:cNvCnPr/>
                        <wps:spPr>
                          <a:xfrm>
                            <a:off x="837225" y="1409995"/>
                            <a:ext cx="2095500" cy="0"/>
                          </a:xfrm>
                          <a:prstGeom prst="straightConnector1">
                            <a:avLst/>
                          </a:prstGeom>
                          <a:ln w="19050">
                            <a:prstDash val="sysDash"/>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47" name="Text Box 2"/>
                        <wps:cNvSpPr txBox="1">
                          <a:spLocks noChangeArrowheads="1"/>
                        </wps:cNvSpPr>
                        <wps:spPr bwMode="auto">
                          <a:xfrm>
                            <a:off x="970575" y="1075350"/>
                            <a:ext cx="1885950" cy="285750"/>
                          </a:xfrm>
                          <a:prstGeom prst="rect">
                            <a:avLst/>
                          </a:prstGeom>
                          <a:noFill/>
                          <a:ln w="9525">
                            <a:noFill/>
                            <a:miter lim="800000"/>
                          </a:ln>
                        </wps:spPr>
                        <wps:txbx>
                          <w:txbxContent>
                            <w:p w14:paraId="24971BEC" w14:textId="77777777" w:rsidR="009B0D46" w:rsidRDefault="009B0D46">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(Pronalaženje IdP-a)</w:t>
                              </w:r>
                            </w:p>
                          </w:txbxContent>
                        </wps:txbx>
                        <wps:bodyPr rot="0" vert="horz" wrap="square" lIns="91440" tIns="45720" rIns="91440" bIns="45720" anchor="t" anchorCtr="0">
                          <a:noAutofit/>
                        </wps:bodyPr>
                      </wps:wsp>
                      <wps:wsp>
                        <wps:cNvPr id="348" name="Text Box 2"/>
                        <wps:cNvSpPr txBox="1">
                          <a:spLocks noChangeArrowheads="1"/>
                        </wps:cNvSpPr>
                        <wps:spPr bwMode="auto">
                          <a:xfrm>
                            <a:off x="846750" y="1523025"/>
                            <a:ext cx="2058375" cy="285750"/>
                          </a:xfrm>
                          <a:prstGeom prst="rect">
                            <a:avLst/>
                          </a:prstGeom>
                          <a:noFill/>
                          <a:ln w="9525">
                            <a:noFill/>
                            <a:miter lim="800000"/>
                          </a:ln>
                        </wps:spPr>
                        <wps:txbx>
                          <w:txbxContent>
                            <w:p w14:paraId="0DBB1CBF" w14:textId="77777777" w:rsidR="009B0D46" w:rsidRDefault="009B0D46">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Preusmjerava na SSO servis</w:t>
                              </w:r>
                            </w:p>
                          </w:txbxContent>
                        </wps:txbx>
                        <wps:bodyPr rot="0" vert="horz" wrap="square" lIns="91440" tIns="45720" rIns="91440" bIns="45720" anchor="t" anchorCtr="0">
                          <a:noAutofit/>
                        </wps:bodyPr>
                      </wps:wsp>
                      <wps:wsp>
                        <wps:cNvPr id="349" name="Straight Arrow Connector 349"/>
                        <wps:cNvCnPr/>
                        <wps:spPr>
                          <a:xfrm>
                            <a:off x="818177" y="1808775"/>
                            <a:ext cx="2124073"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51" name="Text Box 2"/>
                        <wps:cNvSpPr txBox="1">
                          <a:spLocks noChangeArrowheads="1"/>
                        </wps:cNvSpPr>
                        <wps:spPr bwMode="auto">
                          <a:xfrm>
                            <a:off x="331765" y="1656375"/>
                            <a:ext cx="448310" cy="295275"/>
                          </a:xfrm>
                          <a:prstGeom prst="rect">
                            <a:avLst/>
                          </a:prstGeom>
                          <a:noFill/>
                          <a:ln w="9525">
                            <a:noFill/>
                            <a:miter lim="800000"/>
                          </a:ln>
                        </wps:spPr>
                        <wps:txbx>
                          <w:txbxContent>
                            <w:p w14:paraId="6E363052" w14:textId="77777777" w:rsidR="009B0D46" w:rsidRDefault="009B0D46">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2</w:t>
                              </w:r>
                            </w:p>
                          </w:txbxContent>
                        </wps:txbx>
                        <wps:bodyPr rot="0" vert="horz" wrap="square" lIns="91440" tIns="45720" rIns="91440" bIns="45720" anchor="t" anchorCtr="0">
                          <a:noAutofit/>
                        </wps:bodyPr>
                      </wps:wsp>
                      <wps:wsp>
                        <wps:cNvPr id="352" name="Text Box 2"/>
                        <wps:cNvSpPr txBox="1">
                          <a:spLocks noChangeArrowheads="1"/>
                        </wps:cNvSpPr>
                        <wps:spPr bwMode="auto">
                          <a:xfrm>
                            <a:off x="332740" y="3428025"/>
                            <a:ext cx="448310" cy="295275"/>
                          </a:xfrm>
                          <a:prstGeom prst="rect">
                            <a:avLst/>
                          </a:prstGeom>
                          <a:noFill/>
                          <a:ln w="9525">
                            <a:noFill/>
                            <a:miter lim="800000"/>
                          </a:ln>
                        </wps:spPr>
                        <wps:txbx>
                          <w:txbxContent>
                            <w:p w14:paraId="0CA488ED" w14:textId="77777777" w:rsidR="009B0D46" w:rsidRDefault="009B0D46">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5</w:t>
                              </w:r>
                            </w:p>
                          </w:txbxContent>
                        </wps:txbx>
                        <wps:bodyPr rot="0" vert="horz" wrap="square" lIns="91440" tIns="45720" rIns="91440" bIns="45720" anchor="t" anchorCtr="0">
                          <a:noAutofit/>
                        </wps:bodyPr>
                      </wps:wsp>
                      <wps:wsp>
                        <wps:cNvPr id="353" name="Text Box 2"/>
                        <wps:cNvSpPr txBox="1">
                          <a:spLocks noChangeArrowheads="1"/>
                        </wps:cNvSpPr>
                        <wps:spPr bwMode="auto">
                          <a:xfrm>
                            <a:off x="332400" y="3847125"/>
                            <a:ext cx="448310" cy="295275"/>
                          </a:xfrm>
                          <a:prstGeom prst="rect">
                            <a:avLst/>
                          </a:prstGeom>
                          <a:noFill/>
                          <a:ln w="9525">
                            <a:noFill/>
                            <a:miter lim="800000"/>
                          </a:ln>
                        </wps:spPr>
                        <wps:txbx>
                          <w:txbxContent>
                            <w:p w14:paraId="00F1C161" w14:textId="77777777" w:rsidR="009B0D46" w:rsidRDefault="009B0D46">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6</w:t>
                              </w:r>
                            </w:p>
                          </w:txbxContent>
                        </wps:txbx>
                        <wps:bodyPr rot="0" vert="horz" wrap="square" lIns="91440" tIns="45720" rIns="91440" bIns="45720" anchor="t" anchorCtr="0">
                          <a:noAutofit/>
                        </wps:bodyPr>
                      </wps:wsp>
                      <wps:wsp>
                        <wps:cNvPr id="354" name="Text Box 2"/>
                        <wps:cNvSpPr txBox="1">
                          <a:spLocks noChangeArrowheads="1"/>
                        </wps:cNvSpPr>
                        <wps:spPr bwMode="auto">
                          <a:xfrm>
                            <a:off x="341925" y="4228125"/>
                            <a:ext cx="448310" cy="295275"/>
                          </a:xfrm>
                          <a:prstGeom prst="rect">
                            <a:avLst/>
                          </a:prstGeom>
                          <a:noFill/>
                          <a:ln w="9525">
                            <a:noFill/>
                            <a:miter lim="800000"/>
                          </a:ln>
                        </wps:spPr>
                        <wps:txbx>
                          <w:txbxContent>
                            <w:p w14:paraId="39845929" w14:textId="77777777" w:rsidR="009B0D46" w:rsidRDefault="009B0D46">
                              <w:pPr>
                                <w:pStyle w:val="NormalWeb"/>
                                <w:spacing w:before="0" w:beforeAutospacing="0" w:after="0" w:afterAutospacing="0" w:line="276" w:lineRule="auto"/>
                                <w:rPr>
                                  <w:rFonts w:ascii="Microsoft Sans Serif" w:eastAsia="Calibri" w:hAnsi="Microsoft Sans Serif" w:cs="Microsoft Sans Serif"/>
                                  <w:b/>
                                  <w:bCs/>
                                  <w:color w:val="E36C0A"/>
                                  <w:sz w:val="22"/>
                                  <w:szCs w:val="22"/>
                                </w:rPr>
                              </w:pPr>
                              <w:r>
                                <w:rPr>
                                  <w:rFonts w:ascii="Microsoft Sans Serif" w:eastAsia="Calibri" w:hAnsi="Microsoft Sans Serif" w:cs="Microsoft Sans Serif"/>
                                  <w:b/>
                                  <w:bCs/>
                                  <w:color w:val="E36C0A"/>
                                  <w:sz w:val="22"/>
                                  <w:szCs w:val="22"/>
                                </w:rPr>
                                <w:t>7</w:t>
                              </w:r>
                            </w:p>
                            <w:p w14:paraId="255D480C" w14:textId="77777777" w:rsidR="009B0D46" w:rsidRDefault="009B0D46">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hAnsi="Microsoft Sans Serif" w:cs="Microsoft Sans Serif"/>
                                  <w:sz w:val="22"/>
                                  <w:szCs w:val="22"/>
                                </w:rPr>
                                <w:t>7</w:t>
                              </w:r>
                            </w:p>
                          </w:txbxContent>
                        </wps:txbx>
                        <wps:bodyPr rot="0" vert="horz" wrap="square" lIns="91440" tIns="45720" rIns="91440" bIns="45720" anchor="t" anchorCtr="0">
                          <a:noAutofit/>
                        </wps:bodyPr>
                      </wps:wsp>
                      <wps:wsp>
                        <wps:cNvPr id="355" name="Text Box 2"/>
                        <wps:cNvSpPr txBox="1">
                          <a:spLocks noChangeArrowheads="1"/>
                        </wps:cNvSpPr>
                        <wps:spPr bwMode="auto">
                          <a:xfrm>
                            <a:off x="341925" y="4590075"/>
                            <a:ext cx="448310" cy="295275"/>
                          </a:xfrm>
                          <a:prstGeom prst="rect">
                            <a:avLst/>
                          </a:prstGeom>
                          <a:noFill/>
                          <a:ln w="9525">
                            <a:noFill/>
                            <a:miter lim="800000"/>
                          </a:ln>
                        </wps:spPr>
                        <wps:txbx>
                          <w:txbxContent>
                            <w:p w14:paraId="0548908B" w14:textId="77777777" w:rsidR="009B0D46" w:rsidRDefault="009B0D46">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8</w:t>
                              </w:r>
                            </w:p>
                          </w:txbxContent>
                        </wps:txbx>
                        <wps:bodyPr rot="0" vert="horz" wrap="square" lIns="91440" tIns="45720" rIns="91440" bIns="45720" anchor="t" anchorCtr="0">
                          <a:noAutofit/>
                        </wps:bodyPr>
                      </wps:wsp>
                      <wps:wsp>
                        <wps:cNvPr id="357" name="Straight Arrow Connector 357"/>
                        <wps:cNvCnPr/>
                        <wps:spPr>
                          <a:xfrm flipH="1">
                            <a:off x="846751" y="3600745"/>
                            <a:ext cx="2095499"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58" name="Text Box 2"/>
                        <wps:cNvSpPr txBox="1">
                          <a:spLocks noChangeArrowheads="1"/>
                        </wps:cNvSpPr>
                        <wps:spPr bwMode="auto">
                          <a:xfrm>
                            <a:off x="970575" y="3075600"/>
                            <a:ext cx="1924050" cy="504825"/>
                          </a:xfrm>
                          <a:prstGeom prst="rect">
                            <a:avLst/>
                          </a:prstGeom>
                          <a:noFill/>
                          <a:ln w="9525">
                            <a:noFill/>
                            <a:miter lim="800000"/>
                          </a:ln>
                        </wps:spPr>
                        <wps:txbx>
                          <w:txbxContent>
                            <w:p w14:paraId="19B3119F" w14:textId="02261AFF" w:rsidR="009B0D46" w:rsidRDefault="009B0D46">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w:t>
                              </w:r>
                              <w:ins w:id="5313" w:author="Rajo" w:date="2018-05-23T21:10:00Z">
                                <w:r>
                                  <w:rPr>
                                    <w:rFonts w:ascii="Microsoft Sans Serif" w:eastAsia="Calibri" w:hAnsi="Microsoft Sans Serif" w:cs="Microsoft Sans Serif"/>
                                    <w:b/>
                                    <w:bCs/>
                                    <w:sz w:val="22"/>
                                    <w:szCs w:val="22"/>
                                    <w:lang w:val="sr-Latn-BA"/>
                                  </w:rPr>
                                  <w:t>i</w:t>
                                </w:r>
                              </w:ins>
                              <w:r>
                                <w:rPr>
                                  <w:rFonts w:ascii="Microsoft Sans Serif" w:eastAsia="Calibri" w:hAnsi="Microsoft Sans Serif" w:cs="Microsoft Sans Serif"/>
                                  <w:b/>
                                  <w:bCs/>
                                  <w:sz w:val="22"/>
                                  <w:szCs w:val="22"/>
                                  <w:lang w:val="sr-Latn-BA"/>
                                </w:rPr>
                                <w:t>jeva servis za konzumiranje odgovora</w:t>
                              </w:r>
                            </w:p>
                          </w:txbxContent>
                        </wps:txbx>
                        <wps:bodyPr rot="0" vert="horz" wrap="square" lIns="91440" tIns="45720" rIns="91440" bIns="45720" anchor="t" anchorCtr="0">
                          <a:noAutofit/>
                        </wps:bodyPr>
                      </wps:wsp>
                      <wps:wsp>
                        <wps:cNvPr id="359" name="Straight Arrow Connector 359"/>
                        <wps:cNvCnPr/>
                        <wps:spPr>
                          <a:xfrm>
                            <a:off x="827700" y="3991270"/>
                            <a:ext cx="209550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60" name="Text Box 2"/>
                        <wps:cNvSpPr txBox="1">
                          <a:spLocks noChangeArrowheads="1"/>
                        </wps:cNvSpPr>
                        <wps:spPr bwMode="auto">
                          <a:xfrm>
                            <a:off x="780075" y="3694725"/>
                            <a:ext cx="2239350" cy="285750"/>
                          </a:xfrm>
                          <a:prstGeom prst="rect">
                            <a:avLst/>
                          </a:prstGeom>
                          <a:noFill/>
                          <a:ln w="9525">
                            <a:noFill/>
                            <a:miter lim="800000"/>
                          </a:ln>
                        </wps:spPr>
                        <wps:txbx>
                          <w:txbxContent>
                            <w:p w14:paraId="75FFDD82" w14:textId="77777777" w:rsidR="009B0D46" w:rsidRDefault="009B0D46">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Preusmjerava na željeni resurs</w:t>
                              </w:r>
                            </w:p>
                          </w:txbxContent>
                        </wps:txbx>
                        <wps:bodyPr rot="0" vert="horz" wrap="square" lIns="91440" tIns="45720" rIns="91440" bIns="45720" anchor="t" anchorCtr="0">
                          <a:noAutofit/>
                        </wps:bodyPr>
                      </wps:wsp>
                      <wps:wsp>
                        <wps:cNvPr id="361" name="Text Box 2"/>
                        <wps:cNvSpPr txBox="1">
                          <a:spLocks noChangeArrowheads="1"/>
                        </wps:cNvSpPr>
                        <wps:spPr bwMode="auto">
                          <a:xfrm>
                            <a:off x="1027725" y="4084275"/>
                            <a:ext cx="1771650" cy="285750"/>
                          </a:xfrm>
                          <a:prstGeom prst="rect">
                            <a:avLst/>
                          </a:prstGeom>
                          <a:noFill/>
                          <a:ln w="9525">
                            <a:noFill/>
                            <a:miter lim="800000"/>
                          </a:ln>
                        </wps:spPr>
                        <wps:txbx>
                          <w:txbxContent>
                            <w:p w14:paraId="34230533" w14:textId="161F5537" w:rsidR="009B0D46" w:rsidRDefault="009B0D46">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w:t>
                              </w:r>
                              <w:ins w:id="5314" w:author="Rajo" w:date="2018-05-23T21:10:00Z">
                                <w:r>
                                  <w:rPr>
                                    <w:rFonts w:ascii="Microsoft Sans Serif" w:eastAsia="Calibri" w:hAnsi="Microsoft Sans Serif" w:cs="Microsoft Sans Serif"/>
                                    <w:b/>
                                    <w:bCs/>
                                    <w:sz w:val="22"/>
                                    <w:szCs w:val="22"/>
                                    <w:lang w:val="sr-Latn-BA"/>
                                  </w:rPr>
                                  <w:t>i</w:t>
                                </w:r>
                              </w:ins>
                              <w:r>
                                <w:rPr>
                                  <w:rFonts w:ascii="Microsoft Sans Serif" w:eastAsia="Calibri" w:hAnsi="Microsoft Sans Serif" w:cs="Microsoft Sans Serif"/>
                                  <w:b/>
                                  <w:bCs/>
                                  <w:sz w:val="22"/>
                                  <w:szCs w:val="22"/>
                                  <w:lang w:val="sr-Latn-BA"/>
                                </w:rPr>
                                <w:t>jeva željeni resurs</w:t>
                              </w:r>
                            </w:p>
                          </w:txbxContent>
                        </wps:txbx>
                        <wps:bodyPr rot="0" vert="horz" wrap="square" lIns="91440" tIns="45720" rIns="91440" bIns="45720" anchor="t" anchorCtr="0">
                          <a:noAutofit/>
                        </wps:bodyPr>
                      </wps:wsp>
                      <wps:wsp>
                        <wps:cNvPr id="362" name="Straight Arrow Connector 362"/>
                        <wps:cNvCnPr/>
                        <wps:spPr>
                          <a:xfrm flipH="1">
                            <a:off x="847385" y="4370025"/>
                            <a:ext cx="2094865"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63" name="Text Box 2"/>
                        <wps:cNvSpPr txBox="1">
                          <a:spLocks noChangeArrowheads="1"/>
                        </wps:cNvSpPr>
                        <wps:spPr bwMode="auto">
                          <a:xfrm>
                            <a:off x="790235" y="4494825"/>
                            <a:ext cx="2276475" cy="285750"/>
                          </a:xfrm>
                          <a:prstGeom prst="rect">
                            <a:avLst/>
                          </a:prstGeom>
                          <a:noFill/>
                          <a:ln w="9525">
                            <a:noFill/>
                            <a:miter lim="800000"/>
                          </a:ln>
                        </wps:spPr>
                        <wps:txbx>
                          <w:txbxContent>
                            <w:p w14:paraId="7EBEB9DB" w14:textId="77777777" w:rsidR="009B0D46" w:rsidRDefault="009B0D46">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Preusmjerava na željeni resurs</w:t>
                              </w:r>
                            </w:p>
                          </w:txbxContent>
                        </wps:txbx>
                        <wps:bodyPr rot="0" vert="horz" wrap="square" lIns="91440" tIns="45720" rIns="91440" bIns="45720" anchor="t" anchorCtr="0">
                          <a:noAutofit/>
                        </wps:bodyPr>
                      </wps:wsp>
                      <wps:wsp>
                        <wps:cNvPr id="364" name="Straight Arrow Connector 364"/>
                        <wps:cNvCnPr/>
                        <wps:spPr>
                          <a:xfrm>
                            <a:off x="837225" y="4790100"/>
                            <a:ext cx="209550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65" name="Straight Arrow Connector 365"/>
                        <wps:cNvCnPr/>
                        <wps:spPr>
                          <a:xfrm>
                            <a:off x="2942250" y="2038645"/>
                            <a:ext cx="209550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66" name="Text Box 2"/>
                        <wps:cNvSpPr txBox="1">
                          <a:spLocks noChangeArrowheads="1"/>
                        </wps:cNvSpPr>
                        <wps:spPr bwMode="auto">
                          <a:xfrm>
                            <a:off x="3009900" y="1723050"/>
                            <a:ext cx="1943100" cy="285750"/>
                          </a:xfrm>
                          <a:prstGeom prst="rect">
                            <a:avLst/>
                          </a:prstGeom>
                          <a:noFill/>
                          <a:ln w="9525">
                            <a:noFill/>
                            <a:miter lim="800000"/>
                          </a:ln>
                        </wps:spPr>
                        <wps:txbx>
                          <w:txbxContent>
                            <w:p w14:paraId="1FD607D9" w14:textId="75FDE972" w:rsidR="009B0D46" w:rsidRDefault="009B0D46">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w:t>
                              </w:r>
                              <w:ins w:id="5315" w:author="Rajo" w:date="2018-05-23T21:10:00Z">
                                <w:r>
                                  <w:rPr>
                                    <w:rFonts w:ascii="Microsoft Sans Serif" w:eastAsia="Calibri" w:hAnsi="Microsoft Sans Serif" w:cs="Microsoft Sans Serif"/>
                                    <w:b/>
                                    <w:bCs/>
                                    <w:sz w:val="22"/>
                                    <w:szCs w:val="22"/>
                                    <w:lang w:val="sr-Latn-BA"/>
                                  </w:rPr>
                                  <w:t>i</w:t>
                                </w:r>
                              </w:ins>
                              <w:r>
                                <w:rPr>
                                  <w:rFonts w:ascii="Microsoft Sans Serif" w:eastAsia="Calibri" w:hAnsi="Microsoft Sans Serif" w:cs="Microsoft Sans Serif"/>
                                  <w:b/>
                                  <w:bCs/>
                                  <w:sz w:val="22"/>
                                  <w:szCs w:val="22"/>
                                  <w:lang w:val="sr-Latn-BA"/>
                                </w:rPr>
                                <w:t>jeva SSO servis</w:t>
                              </w:r>
                            </w:p>
                          </w:txbxContent>
                        </wps:txbx>
                        <wps:bodyPr rot="0" vert="horz" wrap="square" lIns="91440" tIns="45720" rIns="91440" bIns="45720" anchor="t" anchorCtr="0">
                          <a:noAutofit/>
                        </wps:bodyPr>
                      </wps:wsp>
                      <wps:wsp>
                        <wps:cNvPr id="367" name="Straight Arrow Connector 367"/>
                        <wps:cNvCnPr/>
                        <wps:spPr>
                          <a:xfrm>
                            <a:off x="2970825" y="2476795"/>
                            <a:ext cx="2048850" cy="0"/>
                          </a:xfrm>
                          <a:prstGeom prst="straightConnector1">
                            <a:avLst/>
                          </a:prstGeom>
                          <a:ln w="19050">
                            <a:prstDash val="sysDash"/>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68" name="Text Box 2"/>
                        <wps:cNvSpPr txBox="1">
                          <a:spLocks noChangeArrowheads="1"/>
                        </wps:cNvSpPr>
                        <wps:spPr bwMode="auto">
                          <a:xfrm>
                            <a:off x="3007950" y="2151675"/>
                            <a:ext cx="2029800" cy="285750"/>
                          </a:xfrm>
                          <a:prstGeom prst="rect">
                            <a:avLst/>
                          </a:prstGeom>
                          <a:noFill/>
                          <a:ln w="9525">
                            <a:noFill/>
                            <a:miter lim="800000"/>
                          </a:ln>
                        </wps:spPr>
                        <wps:txbx>
                          <w:txbxContent>
                            <w:p w14:paraId="70EC073E" w14:textId="77777777" w:rsidR="009B0D46" w:rsidRDefault="009B0D46">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(Identifikuje korisnika)</w:t>
                              </w:r>
                            </w:p>
                          </w:txbxContent>
                        </wps:txbx>
                        <wps:bodyPr rot="0" vert="horz" wrap="square" lIns="91440" tIns="45720" rIns="91440" bIns="45720" anchor="t" anchorCtr="0">
                          <a:noAutofit/>
                        </wps:bodyPr>
                      </wps:wsp>
                      <wps:wsp>
                        <wps:cNvPr id="369" name="Straight Arrow Connector 369"/>
                        <wps:cNvCnPr/>
                        <wps:spPr>
                          <a:xfrm flipH="1">
                            <a:off x="2970826" y="2905420"/>
                            <a:ext cx="2066924"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70" name="Text Box 2"/>
                        <wps:cNvSpPr txBox="1">
                          <a:spLocks noChangeArrowheads="1"/>
                        </wps:cNvSpPr>
                        <wps:spPr bwMode="auto">
                          <a:xfrm>
                            <a:off x="2961300" y="2619670"/>
                            <a:ext cx="2095500" cy="285750"/>
                          </a:xfrm>
                          <a:prstGeom prst="rect">
                            <a:avLst/>
                          </a:prstGeom>
                          <a:noFill/>
                          <a:ln w="9525">
                            <a:noFill/>
                            <a:miter lim="800000"/>
                          </a:ln>
                        </wps:spPr>
                        <wps:txbx>
                          <w:txbxContent>
                            <w:p w14:paraId="6116BC38" w14:textId="77777777" w:rsidR="009B0D46" w:rsidRDefault="009B0D46">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Odgovara XHTML formom</w:t>
                              </w:r>
                            </w:p>
                          </w:txbxContent>
                        </wps:txbx>
                        <wps:bodyPr rot="0" vert="horz" wrap="square" lIns="91440" tIns="45720" rIns="91440" bIns="45720" anchor="t" anchorCtr="0">
                          <a:noAutofit/>
                        </wps:bodyPr>
                      </wps:wsp>
                      <wps:wsp>
                        <wps:cNvPr id="371" name="Text Box 2"/>
                        <wps:cNvSpPr txBox="1">
                          <a:spLocks noChangeArrowheads="1"/>
                        </wps:cNvSpPr>
                        <wps:spPr bwMode="auto">
                          <a:xfrm>
                            <a:off x="5113950" y="1884975"/>
                            <a:ext cx="276225" cy="295275"/>
                          </a:xfrm>
                          <a:prstGeom prst="rect">
                            <a:avLst/>
                          </a:prstGeom>
                          <a:solidFill>
                            <a:srgbClr val="FFFFFF"/>
                          </a:solidFill>
                          <a:ln w="9525">
                            <a:noFill/>
                            <a:miter lim="800000"/>
                          </a:ln>
                        </wps:spPr>
                        <wps:txbx>
                          <w:txbxContent>
                            <w:p w14:paraId="607FA06D" w14:textId="77777777" w:rsidR="009B0D46" w:rsidRDefault="009B0D46">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lang w:val="sr-Latn-BA"/>
                                </w:rPr>
                                <w:t>3</w:t>
                              </w:r>
                            </w:p>
                          </w:txbxContent>
                        </wps:txbx>
                        <wps:bodyPr rot="0" vert="horz" wrap="square" lIns="91440" tIns="45720" rIns="91440" bIns="45720" anchor="t" anchorCtr="0">
                          <a:noAutofit/>
                        </wps:bodyPr>
                      </wps:wsp>
                      <wps:wsp>
                        <wps:cNvPr id="372" name="Text Box 2"/>
                        <wps:cNvSpPr txBox="1">
                          <a:spLocks noChangeArrowheads="1"/>
                        </wps:cNvSpPr>
                        <wps:spPr bwMode="auto">
                          <a:xfrm>
                            <a:off x="5123475" y="2742225"/>
                            <a:ext cx="276225" cy="295275"/>
                          </a:xfrm>
                          <a:prstGeom prst="rect">
                            <a:avLst/>
                          </a:prstGeom>
                          <a:solidFill>
                            <a:srgbClr val="FFFFFF"/>
                          </a:solidFill>
                          <a:ln w="9525">
                            <a:noFill/>
                            <a:miter lim="800000"/>
                          </a:ln>
                        </wps:spPr>
                        <wps:txbx>
                          <w:txbxContent>
                            <w:p w14:paraId="293C93E2" w14:textId="77777777" w:rsidR="009B0D46" w:rsidRDefault="009B0D46">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lang w:val="sr-Latn-BA"/>
                                </w:rPr>
                                <w:t>4</w:t>
                              </w:r>
                            </w:p>
                          </w:txbxContent>
                        </wps:txbx>
                        <wps:bodyPr rot="0" vert="horz" wrap="square" lIns="91440" tIns="45720" rIns="91440" bIns="45720" anchor="t" anchorCtr="0">
                          <a:noAutofit/>
                        </wps:bodyPr>
                      </wps:wsp>
                    </wpc:wpc>
                  </a:graphicData>
                </a:graphic>
              </wp:inline>
            </w:drawing>
          </mc:Choice>
          <mc:Fallback>
            <w:pict>
              <v:group w14:anchorId="7D6E7FDF" id="Canvas 5" o:spid="_x0000_s1522" editas="canvas" style="width:467.25pt;height:406.5pt;mso-position-horizontal-relative:char;mso-position-vertical-relative:line" coordsize="59340,51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">
                <v:shape id="_x0000_s1523" type="#_x0000_t75" style="position:absolute;width:59340;height:51625;visibility:visible;mso-wrap-style:square">
                  <v:fill o:detectmouseclick="t"/>
                  <v:path o:connecttype="none"/>
                </v:shape>
                <v:rect id="Rectangle 311" o:spid="_x0000_s1524" style="position:absolute;width:15621;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" fillcolor="white [3201]" strokecolor="#f79646 [3209]" strokeweight="2pt">
                  <v:textbox>
                    <w:txbxContent>
                      <w:p w14:paraId="18AD52D4" w14:textId="41FEAF99" w:rsidR="009B0D46" w:rsidRDefault="009B0D46">
                        <w:pPr>
                          <w:pStyle w:val="NormalWeb"/>
                          <w:spacing w:before="0" w:beforeAutospacing="0" w:after="0" w:afterAutospacing="0" w:line="276" w:lineRule="auto"/>
                          <w:jc w:val="center"/>
                          <w:rPr>
                            <w:rFonts w:ascii="Microsoft Sans Serif" w:hAnsi="Microsoft Sans Serif" w:cs="Microsoft Sans Serif"/>
                            <w:sz w:val="22"/>
                            <w:szCs w:val="22"/>
                          </w:rPr>
                        </w:pPr>
                        <w:del w:id="5316" w:author="Rajo" w:date="2018-05-23T20:16:00Z">
                          <w:r w:rsidDel="00910C56">
                            <w:rPr>
                              <w:rFonts w:ascii="Microsoft Sans Serif" w:eastAsia="Calibri" w:hAnsi="Microsoft Sans Serif" w:cs="Microsoft Sans Serif"/>
                              <w:sz w:val="22"/>
                              <w:szCs w:val="22"/>
                              <w:lang w:val="sr-Latn-BA"/>
                            </w:rPr>
                            <w:delText>Servis provajder</w:delText>
                          </w:r>
                        </w:del>
                        <w:ins w:id="5317" w:author="Rajo" w:date="2018-05-23T20:16:00Z">
                          <w:r>
                            <w:rPr>
                              <w:rFonts w:ascii="Microsoft Sans Serif" w:eastAsia="Calibri" w:hAnsi="Microsoft Sans Serif" w:cs="Microsoft Sans Serif"/>
                              <w:sz w:val="22"/>
                              <w:szCs w:val="22"/>
                              <w:lang w:val="sr-Latn-BA"/>
                            </w:rPr>
                            <w:t>Davalac usluge</w:t>
                          </w:r>
                        </w:ins>
                        <w:r>
                          <w:rPr>
                            <w:rFonts w:ascii="Microsoft Sans Serif" w:eastAsia="Calibri" w:hAnsi="Microsoft Sans Serif" w:cs="Microsoft Sans Serif"/>
                            <w:sz w:val="22"/>
                            <w:szCs w:val="22"/>
                            <w:lang w:val="sr-Latn-BA"/>
                          </w:rPr>
                          <w:t xml:space="preserve"> - SP</w:t>
                        </w:r>
                      </w:p>
                      <w:p w14:paraId="4C4F585F" w14:textId="77777777" w:rsidR="009B0D46" w:rsidRDefault="009B0D46">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(SSO klijent)</w:t>
                        </w:r>
                      </w:p>
                    </w:txbxContent>
                  </v:textbox>
                </v:rect>
                <v:rect id="Rectangle 312" o:spid="_x0000_s1525" style="position:absolute;left:22088;width:14192;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" fillcolor="white [3201]" strokecolor="#f79646 [3209]" strokeweight="2pt">
                  <v:textbox>
                    <w:txbxContent>
                      <w:p w14:paraId="1E798FE1" w14:textId="77777777" w:rsidR="009B0D46" w:rsidRDefault="009B0D46">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Korisnički agent</w:t>
                        </w:r>
                      </w:p>
                      <w:p w14:paraId="38917345" w14:textId="77777777" w:rsidR="009B0D46" w:rsidRDefault="009B0D46">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(web preglednik)</w:t>
                        </w:r>
                      </w:p>
                    </w:txbxContent>
                  </v:textbox>
                </v:rect>
                <v:rect id="Rectangle 330" o:spid="_x0000_s1526" style="position:absolute;left:41148;width:18192;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" fillcolor="white [3201]" strokecolor="#f79646 [3209]" strokeweight="2pt">
                  <v:textbox>
                    <w:txbxContent>
                      <w:p w14:paraId="7BD95C55" w14:textId="2E38B717" w:rsidR="009B0D46" w:rsidRDefault="009B0D46">
                        <w:pPr>
                          <w:pStyle w:val="NormalWeb"/>
                          <w:spacing w:before="0" w:beforeAutospacing="0" w:after="0" w:afterAutospacing="0" w:line="276" w:lineRule="auto"/>
                          <w:jc w:val="center"/>
                          <w:rPr>
                            <w:rFonts w:ascii="Microsoft Sans Serif" w:hAnsi="Microsoft Sans Serif" w:cs="Microsoft Sans Serif"/>
                            <w:sz w:val="22"/>
                            <w:szCs w:val="22"/>
                          </w:rPr>
                        </w:pPr>
                        <w:del w:id="5318" w:author="Rajo" w:date="2018-05-23T20:02:00Z">
                          <w:r w:rsidDel="00847196">
                            <w:rPr>
                              <w:rFonts w:ascii="Microsoft Sans Serif" w:eastAsia="Calibri" w:hAnsi="Microsoft Sans Serif" w:cs="Microsoft Sans Serif"/>
                              <w:sz w:val="22"/>
                              <w:szCs w:val="22"/>
                              <w:lang w:val="sr-Latn-BA"/>
                            </w:rPr>
                            <w:delText>Provajder identiteta</w:delText>
                          </w:r>
                        </w:del>
                        <w:ins w:id="5319" w:author="Rajo" w:date="2018-05-23T20:02:00Z">
                          <w:r>
                            <w:rPr>
                              <w:rFonts w:ascii="Microsoft Sans Serif" w:eastAsia="Calibri" w:hAnsi="Microsoft Sans Serif" w:cs="Microsoft Sans Serif"/>
                              <w:sz w:val="22"/>
                              <w:szCs w:val="22"/>
                              <w:lang w:val="sr-Latn-BA"/>
                            </w:rPr>
                            <w:t>Davalac identiteta</w:t>
                          </w:r>
                        </w:ins>
                        <w:r>
                          <w:rPr>
                            <w:rFonts w:ascii="Microsoft Sans Serif" w:eastAsia="Calibri" w:hAnsi="Microsoft Sans Serif" w:cs="Microsoft Sans Serif"/>
                            <w:sz w:val="22"/>
                            <w:szCs w:val="22"/>
                            <w:lang w:val="sr-Latn-BA"/>
                          </w:rPr>
                          <w:t xml:space="preserve"> - IdP</w:t>
                        </w:r>
                      </w:p>
                      <w:p w14:paraId="5CB813A6" w14:textId="77777777" w:rsidR="009B0D46" w:rsidRDefault="009B0D46">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(SSO servis)</w:t>
                        </w:r>
                      </w:p>
                    </w:txbxContent>
                  </v:textbox>
                </v:rect>
                <v:shape id="Straight Arrow Connector 334" o:spid="_x0000_s1527" type="#_x0000_t32" style="position:absolute;left:7991;top:5324;width:190;height:45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" strokecolor="#4579b8 [3044]" strokeweight="3pt">
                  <v:stroke endarrow="block"/>
                </v:shape>
                <v:shape id="Straight Arrow Connector 341" o:spid="_x0000_s1528" type="#_x0000_t32" style="position:absolute;left:29422;top:5143;width:191;height:45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" strokecolor="#4579b8 [3044]" strokeweight="3pt">
                  <v:stroke endarrow="block"/>
                </v:shape>
                <v:shape id="Straight Arrow Connector 342" o:spid="_x0000_s1529" type="#_x0000_t32" style="position:absolute;left:50377;top:5324;width:191;height:45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" strokecolor="#4579b8 [3044]" strokeweight="3pt">
                  <v:stroke endarrow="block"/>
                </v:shape>
                <v:shape id="_x0000_s1530" type="#_x0000_t202" style="position:absolute;left:3324;top:8467;width:448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" filled="f" stroked="f">
                  <v:textbox>
                    <w:txbxContent>
                      <w:p w14:paraId="75C4E280" w14:textId="77777777" w:rsidR="009B0D46" w:rsidRDefault="009B0D46">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lang w:val="sr-Latn-BA"/>
                          </w:rPr>
                          <w:t>1</w:t>
                        </w:r>
                      </w:p>
                    </w:txbxContent>
                  </v:textbox>
                </v:shape>
                <v:shape id="Straight Arrow Connector 344" o:spid="_x0000_s1531" type="#_x0000_t32" style="position:absolute;left:8181;top:10105;width:2114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" strokecolor="#4579b8 [3044]" strokeweight="1.5pt">
                  <v:stroke endarrow="block"/>
                </v:shape>
                <v:shape id="_x0000_s1532" type="#_x0000_t202" style="position:absolute;left:10753;top:7038;width:17717;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" filled="f" stroked="f">
                  <v:textbox>
                    <w:txbxContent>
                      <w:p w14:paraId="2BF10097" w14:textId="7C47D5F2" w:rsidR="009B0D46" w:rsidRDefault="009B0D46">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w:t>
                        </w:r>
                        <w:ins w:id="5320" w:author="Rajo" w:date="2018-05-23T21:10:00Z">
                          <w:r>
                            <w:rPr>
                              <w:rFonts w:ascii="Microsoft Sans Serif" w:eastAsia="Calibri" w:hAnsi="Microsoft Sans Serif" w:cs="Microsoft Sans Serif"/>
                              <w:b/>
                              <w:bCs/>
                              <w:sz w:val="22"/>
                              <w:szCs w:val="22"/>
                              <w:lang w:val="sr-Latn-BA"/>
                            </w:rPr>
                            <w:t>i</w:t>
                          </w:r>
                        </w:ins>
                        <w:r>
                          <w:rPr>
                            <w:rFonts w:ascii="Microsoft Sans Serif" w:eastAsia="Calibri" w:hAnsi="Microsoft Sans Serif" w:cs="Microsoft Sans Serif"/>
                            <w:b/>
                            <w:bCs/>
                            <w:sz w:val="22"/>
                            <w:szCs w:val="22"/>
                            <w:lang w:val="sr-Latn-BA"/>
                          </w:rPr>
                          <w:t>jeva željeni resurs</w:t>
                        </w:r>
                      </w:p>
                    </w:txbxContent>
                  </v:textbox>
                </v:shape>
                <v:shape id="Straight Arrow Connector 346" o:spid="_x0000_s1533" type="#_x0000_t32" style="position:absolute;left:8372;top:14099;width:209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" strokecolor="#4579b8 [3044]" strokeweight="1.5pt">
                  <v:stroke dashstyle="3 1" startarrow="block" endarrow="block"/>
                </v:shape>
                <v:shape id="_x0000_s1534" type="#_x0000_t202" style="position:absolute;left:9705;top:10753;width:1886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24971BEC" w14:textId="77777777" w:rsidR="009B0D46" w:rsidRDefault="009B0D46">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(Pronalaženje IdP-a)</w:t>
                        </w:r>
                      </w:p>
                    </w:txbxContent>
                  </v:textbox>
                </v:shape>
                <v:shape id="_x0000_s1535" type="#_x0000_t202" style="position:absolute;left:8467;top:15230;width:2058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" filled="f" stroked="f">
                  <v:textbox>
                    <w:txbxContent>
                      <w:p w14:paraId="0DBB1CBF" w14:textId="77777777" w:rsidR="009B0D46" w:rsidRDefault="009B0D46">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Preusmjerava na SSO servis</w:t>
                        </w:r>
                      </w:p>
                    </w:txbxContent>
                  </v:textbox>
                </v:shape>
                <v:shape id="Straight Arrow Connector 349" o:spid="_x0000_s1536" type="#_x0000_t32" style="position:absolute;left:8181;top:18087;width:212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" strokecolor="#4579b8 [3044]" strokeweight="1.5pt">
                  <v:stroke endarrow="block"/>
                </v:shape>
                <v:shape id="_x0000_s1537" type="#_x0000_t202" style="position:absolute;left:3317;top:16563;width:448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6E363052" w14:textId="77777777" w:rsidR="009B0D46" w:rsidRDefault="009B0D46">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2</w:t>
                        </w:r>
                      </w:p>
                    </w:txbxContent>
                  </v:textbox>
                </v:shape>
                <v:shape id="_x0000_s1538" type="#_x0000_t202" style="position:absolute;left:3327;top:34280;width:448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" filled="f" stroked="f">
                  <v:textbox>
                    <w:txbxContent>
                      <w:p w14:paraId="0CA488ED" w14:textId="77777777" w:rsidR="009B0D46" w:rsidRDefault="009B0D46">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5</w:t>
                        </w:r>
                      </w:p>
                    </w:txbxContent>
                  </v:textbox>
                </v:shape>
                <v:shape id="_x0000_s1539" type="#_x0000_t202" style="position:absolute;left:3324;top:38471;width:448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" filled="f" stroked="f">
                  <v:textbox>
                    <w:txbxContent>
                      <w:p w14:paraId="00F1C161" w14:textId="77777777" w:rsidR="009B0D46" w:rsidRDefault="009B0D46">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6</w:t>
                        </w:r>
                      </w:p>
                    </w:txbxContent>
                  </v:textbox>
                </v:shape>
                <v:shape id="_x0000_s1540" type="#_x0000_t202" style="position:absolute;left:3419;top:42281;width:448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" filled="f" stroked="f">
                  <v:textbox>
                    <w:txbxContent>
                      <w:p w14:paraId="39845929" w14:textId="77777777" w:rsidR="009B0D46" w:rsidRDefault="009B0D46">
                        <w:pPr>
                          <w:pStyle w:val="NormalWeb"/>
                          <w:spacing w:before="0" w:beforeAutospacing="0" w:after="0" w:afterAutospacing="0" w:line="276" w:lineRule="auto"/>
                          <w:rPr>
                            <w:rFonts w:ascii="Microsoft Sans Serif" w:eastAsia="Calibri" w:hAnsi="Microsoft Sans Serif" w:cs="Microsoft Sans Serif"/>
                            <w:b/>
                            <w:bCs/>
                            <w:color w:val="E36C0A"/>
                            <w:sz w:val="22"/>
                            <w:szCs w:val="22"/>
                          </w:rPr>
                        </w:pPr>
                        <w:r>
                          <w:rPr>
                            <w:rFonts w:ascii="Microsoft Sans Serif" w:eastAsia="Calibri" w:hAnsi="Microsoft Sans Serif" w:cs="Microsoft Sans Serif"/>
                            <w:b/>
                            <w:bCs/>
                            <w:color w:val="E36C0A"/>
                            <w:sz w:val="22"/>
                            <w:szCs w:val="22"/>
                          </w:rPr>
                          <w:t>7</w:t>
                        </w:r>
                      </w:p>
                      <w:p w14:paraId="255D480C" w14:textId="77777777" w:rsidR="009B0D46" w:rsidRDefault="009B0D46">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hAnsi="Microsoft Sans Serif" w:cs="Microsoft Sans Serif"/>
                            <w:sz w:val="22"/>
                            <w:szCs w:val="22"/>
                          </w:rPr>
                          <w:t>7</w:t>
                        </w:r>
                      </w:p>
                    </w:txbxContent>
                  </v:textbox>
                </v:shape>
                <v:shape id="_x0000_s1541" type="#_x0000_t202" style="position:absolute;left:3419;top:45900;width:448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" filled="f" stroked="f">
                  <v:textbox>
                    <w:txbxContent>
                      <w:p w14:paraId="0548908B" w14:textId="77777777" w:rsidR="009B0D46" w:rsidRDefault="009B0D46">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8</w:t>
                        </w:r>
                      </w:p>
                    </w:txbxContent>
                  </v:textbox>
                </v:shape>
                <v:shape id="Straight Arrow Connector 357" o:spid="_x0000_s1542" type="#_x0000_t32" style="position:absolute;left:8467;top:36007;width:2095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" strokecolor="#4579b8 [3044]" strokeweight="1.5pt">
                  <v:stroke endarrow="block"/>
                </v:shape>
                <v:shape id="_x0000_s1543" type="#_x0000_t202" style="position:absolute;left:9705;top:30756;width:19241;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" filled="f" stroked="f">
                  <v:textbox>
                    <w:txbxContent>
                      <w:p w14:paraId="19B3119F" w14:textId="02261AFF" w:rsidR="009B0D46" w:rsidRDefault="009B0D46">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w:t>
                        </w:r>
                        <w:ins w:id="5321" w:author="Rajo" w:date="2018-05-23T21:10:00Z">
                          <w:r>
                            <w:rPr>
                              <w:rFonts w:ascii="Microsoft Sans Serif" w:eastAsia="Calibri" w:hAnsi="Microsoft Sans Serif" w:cs="Microsoft Sans Serif"/>
                              <w:b/>
                              <w:bCs/>
                              <w:sz w:val="22"/>
                              <w:szCs w:val="22"/>
                              <w:lang w:val="sr-Latn-BA"/>
                            </w:rPr>
                            <w:t>i</w:t>
                          </w:r>
                        </w:ins>
                        <w:r>
                          <w:rPr>
                            <w:rFonts w:ascii="Microsoft Sans Serif" w:eastAsia="Calibri" w:hAnsi="Microsoft Sans Serif" w:cs="Microsoft Sans Serif"/>
                            <w:b/>
                            <w:bCs/>
                            <w:sz w:val="22"/>
                            <w:szCs w:val="22"/>
                            <w:lang w:val="sr-Latn-BA"/>
                          </w:rPr>
                          <w:t>jeva servis za konzumiranje odgovora</w:t>
                        </w:r>
                      </w:p>
                    </w:txbxContent>
                  </v:textbox>
                </v:shape>
                <v:shape id="Straight Arrow Connector 359" o:spid="_x0000_s1544" type="#_x0000_t32" style="position:absolute;left:8277;top:39912;width:209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" strokecolor="#4579b8 [3044]" strokeweight="1.5pt">
                  <v:stroke endarrow="block"/>
                </v:shape>
                <v:shape id="_x0000_s1545" type="#_x0000_t202" style="position:absolute;left:7800;top:36947;width:2239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" filled="f" stroked="f">
                  <v:textbox>
                    <w:txbxContent>
                      <w:p w14:paraId="75FFDD82" w14:textId="77777777" w:rsidR="009B0D46" w:rsidRDefault="009B0D46">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Preusmjerava na željeni resurs</w:t>
                        </w:r>
                      </w:p>
                    </w:txbxContent>
                  </v:textbox>
                </v:shape>
                <v:shape id="_x0000_s1546" type="#_x0000_t202" style="position:absolute;left:10277;top:40842;width:1771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" filled="f" stroked="f">
                  <v:textbox>
                    <w:txbxContent>
                      <w:p w14:paraId="34230533" w14:textId="161F5537" w:rsidR="009B0D46" w:rsidRDefault="009B0D46">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w:t>
                        </w:r>
                        <w:ins w:id="5322" w:author="Rajo" w:date="2018-05-23T21:10:00Z">
                          <w:r>
                            <w:rPr>
                              <w:rFonts w:ascii="Microsoft Sans Serif" w:eastAsia="Calibri" w:hAnsi="Microsoft Sans Serif" w:cs="Microsoft Sans Serif"/>
                              <w:b/>
                              <w:bCs/>
                              <w:sz w:val="22"/>
                              <w:szCs w:val="22"/>
                              <w:lang w:val="sr-Latn-BA"/>
                            </w:rPr>
                            <w:t>i</w:t>
                          </w:r>
                        </w:ins>
                        <w:r>
                          <w:rPr>
                            <w:rFonts w:ascii="Microsoft Sans Serif" w:eastAsia="Calibri" w:hAnsi="Microsoft Sans Serif" w:cs="Microsoft Sans Serif"/>
                            <w:b/>
                            <w:bCs/>
                            <w:sz w:val="22"/>
                            <w:szCs w:val="22"/>
                            <w:lang w:val="sr-Latn-BA"/>
                          </w:rPr>
                          <w:t>jeva željeni resurs</w:t>
                        </w:r>
                      </w:p>
                    </w:txbxContent>
                  </v:textbox>
                </v:shape>
                <v:shape id="Straight Arrow Connector 362" o:spid="_x0000_s1547" type="#_x0000_t32" style="position:absolute;left:8473;top:43700;width:2094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" strokecolor="#4579b8 [3044]" strokeweight="1.5pt">
                  <v:stroke endarrow="block"/>
                </v:shape>
                <v:shape id="_x0000_s1548" type="#_x0000_t202" style="position:absolute;left:7902;top:44948;width:22765;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" filled="f" stroked="f">
                  <v:textbox>
                    <w:txbxContent>
                      <w:p w14:paraId="7EBEB9DB" w14:textId="77777777" w:rsidR="009B0D46" w:rsidRDefault="009B0D46">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Preusmjerava na željeni resurs</w:t>
                        </w:r>
                      </w:p>
                    </w:txbxContent>
                  </v:textbox>
                </v:shape>
                <v:shape id="Straight Arrow Connector 364" o:spid="_x0000_s1549" type="#_x0000_t32" style="position:absolute;left:8372;top:47901;width:209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" strokecolor="#4579b8 [3044]" strokeweight="1.5pt">
                  <v:stroke endarrow="block"/>
                </v:shape>
                <v:shape id="Straight Arrow Connector 365" o:spid="_x0000_s1550" type="#_x0000_t32" style="position:absolute;left:29422;top:20386;width:209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" strokecolor="#4579b8 [3044]" strokeweight="1.5pt">
                  <v:stroke endarrow="block"/>
                </v:shape>
                <v:shape id="_x0000_s1551" type="#_x0000_t202" style="position:absolute;left:30099;top:17230;width:19431;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" filled="f" stroked="f">
                  <v:textbox>
                    <w:txbxContent>
                      <w:p w14:paraId="1FD607D9" w14:textId="75FDE972" w:rsidR="009B0D46" w:rsidRDefault="009B0D46">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w:t>
                        </w:r>
                        <w:ins w:id="5323" w:author="Rajo" w:date="2018-05-23T21:10:00Z">
                          <w:r>
                            <w:rPr>
                              <w:rFonts w:ascii="Microsoft Sans Serif" w:eastAsia="Calibri" w:hAnsi="Microsoft Sans Serif" w:cs="Microsoft Sans Serif"/>
                              <w:b/>
                              <w:bCs/>
                              <w:sz w:val="22"/>
                              <w:szCs w:val="22"/>
                              <w:lang w:val="sr-Latn-BA"/>
                            </w:rPr>
                            <w:t>i</w:t>
                          </w:r>
                        </w:ins>
                        <w:r>
                          <w:rPr>
                            <w:rFonts w:ascii="Microsoft Sans Serif" w:eastAsia="Calibri" w:hAnsi="Microsoft Sans Serif" w:cs="Microsoft Sans Serif"/>
                            <w:b/>
                            <w:bCs/>
                            <w:sz w:val="22"/>
                            <w:szCs w:val="22"/>
                            <w:lang w:val="sr-Latn-BA"/>
                          </w:rPr>
                          <w:t>jeva SSO servis</w:t>
                        </w:r>
                      </w:p>
                    </w:txbxContent>
                  </v:textbox>
                </v:shape>
                <v:shape id="Straight Arrow Connector 367" o:spid="_x0000_s1552" type="#_x0000_t32" style="position:absolute;left:29708;top:24767;width:204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" strokecolor="#4579b8 [3044]" strokeweight="1.5pt">
                  <v:stroke dashstyle="3 1" startarrow="block" endarrow="block"/>
                </v:shape>
                <v:shape id="_x0000_s1553" type="#_x0000_t202" style="position:absolute;left:30079;top:21516;width:20298;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" filled="f" stroked="f">
                  <v:textbox>
                    <w:txbxContent>
                      <w:p w14:paraId="70EC073E" w14:textId="77777777" w:rsidR="009B0D46" w:rsidRDefault="009B0D46">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(Identifikuje korisnika)</w:t>
                        </w:r>
                      </w:p>
                    </w:txbxContent>
                  </v:textbox>
                </v:shape>
                <v:shape id="Straight Arrow Connector 369" o:spid="_x0000_s1554" type="#_x0000_t32" style="position:absolute;left:29708;top:29054;width:206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" strokecolor="#4579b8 [3044]" strokeweight="1.5pt">
                  <v:stroke endarrow="block"/>
                </v:shape>
                <v:shape id="_x0000_s1555" type="#_x0000_t202" style="position:absolute;left:29613;top:26196;width:20955;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" filled="f" stroked="f">
                  <v:textbox>
                    <w:txbxContent>
                      <w:p w14:paraId="6116BC38" w14:textId="77777777" w:rsidR="009B0D46" w:rsidRDefault="009B0D46">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Odgovara XHTML formom</w:t>
                        </w:r>
                      </w:p>
                    </w:txbxContent>
                  </v:textbox>
                </v:shape>
                <v:shape id="_x0000_s1556" type="#_x0000_t202" style="position:absolute;left:51139;top:18849;width:276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" stroked="f">
                  <v:textbox>
                    <w:txbxContent>
                      <w:p w14:paraId="607FA06D" w14:textId="77777777" w:rsidR="009B0D46" w:rsidRDefault="009B0D46">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lang w:val="sr-Latn-BA"/>
                          </w:rPr>
                          <w:t>3</w:t>
                        </w:r>
                      </w:p>
                    </w:txbxContent>
                  </v:textbox>
                </v:shape>
                <v:shape id="_x0000_s1557" type="#_x0000_t202" style="position:absolute;left:51234;top:27422;width:276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" stroked="f">
                  <v:textbox>
                    <w:txbxContent>
                      <w:p w14:paraId="293C93E2" w14:textId="77777777" w:rsidR="009B0D46" w:rsidRDefault="009B0D46">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lang w:val="sr-Latn-BA"/>
                          </w:rPr>
                          <w:t>4</w:t>
                        </w:r>
                      </w:p>
                    </w:txbxContent>
                  </v:textbox>
                </v:shape>
                <w10:anchorlock/>
              </v:group>
            </w:pict>
          </mc:Fallback>
        </mc:AlternateContent>
      </w:r>
      <w:commentRangeEnd w:id="5306"/>
      <w:r w:rsidR="00297C24">
        <w:rPr>
          <w:rStyle w:val="CommentReference"/>
        </w:rPr>
        <w:commentReference w:id="5306"/>
      </w:r>
      <w:commentRangeEnd w:id="5307"/>
      <w:r w:rsidR="00310776">
        <w:rPr>
          <w:rStyle w:val="CommentReference"/>
        </w:rPr>
        <w:commentReference w:id="5307"/>
      </w:r>
    </w:p>
    <w:p w14:paraId="333F56D3" w14:textId="4DD787A8" w:rsidR="00E94ADE" w:rsidDel="00943443" w:rsidRDefault="00CC5052">
      <w:pPr>
        <w:pStyle w:val="Caption"/>
        <w:jc w:val="center"/>
        <w:rPr>
          <w:del w:id="5324" w:author="Rajo" w:date="2018-06-01T17:54:00Z"/>
          <w:lang w:val="bs-Latn-BA"/>
        </w:rPr>
      </w:pPr>
      <w:r>
        <w:rPr>
          <w:lang w:val="bs-Latn-BA"/>
        </w:rPr>
        <w:t xml:space="preserve">Slika </w:t>
      </w:r>
      <w:ins w:id="5325" w:author="Rajo" w:date="2018-05-31T17:30:00Z">
        <w:r w:rsidR="002105F4">
          <w:rPr>
            <w:b w:val="0"/>
            <w:bCs w:val="0"/>
            <w:i w:val="0"/>
            <w:lang w:val="bs-Latn-BA"/>
          </w:rPr>
          <w:fldChar w:fldCharType="begin"/>
        </w:r>
        <w:r w:rsidR="002105F4">
          <w:rPr>
            <w:lang w:val="bs-Latn-BA"/>
          </w:rPr>
          <w:instrText xml:space="preserve"> STYLEREF 1 \s </w:instrText>
        </w:r>
      </w:ins>
      <w:r w:rsidR="002105F4">
        <w:rPr>
          <w:b w:val="0"/>
          <w:bCs w:val="0"/>
          <w:i w:val="0"/>
          <w:lang w:val="bs-Latn-BA"/>
        </w:rPr>
        <w:fldChar w:fldCharType="separate"/>
      </w:r>
      <w:r w:rsidR="002105F4">
        <w:rPr>
          <w:noProof/>
          <w:lang w:val="bs-Latn-BA"/>
        </w:rPr>
        <w:t>10</w:t>
      </w:r>
      <w:ins w:id="5326" w:author="Rajo" w:date="2018-05-31T17:30:00Z">
        <w:r w:rsidR="002105F4">
          <w:rPr>
            <w:b w:val="0"/>
            <w:bCs w:val="0"/>
            <w:i w:val="0"/>
            <w:lang w:val="bs-Latn-BA"/>
          </w:rPr>
          <w:fldChar w:fldCharType="end"/>
        </w:r>
        <w:r w:rsidR="002105F4">
          <w:rPr>
            <w:lang w:val="bs-Latn-BA"/>
          </w:rPr>
          <w:t>.</w:t>
        </w:r>
        <w:r w:rsidR="002105F4">
          <w:rPr>
            <w:b w:val="0"/>
            <w:bCs w:val="0"/>
            <w:i w:val="0"/>
            <w:lang w:val="bs-Latn-BA"/>
          </w:rPr>
          <w:fldChar w:fldCharType="begin"/>
        </w:r>
        <w:r w:rsidR="002105F4">
          <w:rPr>
            <w:lang w:val="bs-Latn-BA"/>
          </w:rPr>
          <w:instrText xml:space="preserve"> SEQ Slika \* ARABIC \s 1 </w:instrText>
        </w:r>
      </w:ins>
      <w:r w:rsidR="002105F4">
        <w:rPr>
          <w:b w:val="0"/>
          <w:bCs w:val="0"/>
          <w:i w:val="0"/>
          <w:lang w:val="bs-Latn-BA"/>
        </w:rPr>
        <w:fldChar w:fldCharType="separate"/>
      </w:r>
      <w:ins w:id="5327" w:author="Rajo" w:date="2018-05-31T17:30:00Z">
        <w:r w:rsidR="002105F4">
          <w:rPr>
            <w:noProof/>
            <w:lang w:val="bs-Latn-BA"/>
          </w:rPr>
          <w:t>2</w:t>
        </w:r>
        <w:r w:rsidR="002105F4">
          <w:rPr>
            <w:b w:val="0"/>
            <w:bCs w:val="0"/>
            <w:i w:val="0"/>
            <w:lang w:val="bs-Latn-BA"/>
          </w:rPr>
          <w:fldChar w:fldCharType="end"/>
        </w:r>
      </w:ins>
      <w:del w:id="5328" w:author="Rajo" w:date="2018-05-26T20:59:00Z">
        <w:r w:rsidDel="00F674A3">
          <w:rPr>
            <w:b w:val="0"/>
            <w:bCs w:val="0"/>
            <w:i w:val="0"/>
            <w:lang w:val="bs-Latn-BA"/>
          </w:rPr>
          <w:fldChar w:fldCharType="begin"/>
        </w:r>
        <w:r w:rsidDel="00F674A3">
          <w:rPr>
            <w:lang w:val="bs-Latn-BA"/>
          </w:rPr>
          <w:delInstrText xml:space="preserve"> STYLEREF 1 \s </w:delInstrText>
        </w:r>
        <w:r w:rsidDel="00F674A3">
          <w:rPr>
            <w:b w:val="0"/>
            <w:bCs w:val="0"/>
            <w:i w:val="0"/>
            <w:lang w:val="bs-Latn-BA"/>
          </w:rPr>
          <w:fldChar w:fldCharType="separate"/>
        </w:r>
        <w:r w:rsidDel="00F674A3">
          <w:rPr>
            <w:lang w:val="bs-Latn-BA"/>
          </w:rPr>
          <w:delText>10</w:delText>
        </w:r>
        <w:r w:rsidDel="00F674A3">
          <w:rPr>
            <w:b w:val="0"/>
            <w:bCs w:val="0"/>
            <w:i w:val="0"/>
            <w:lang w:val="bs-Latn-BA"/>
          </w:rPr>
          <w:fldChar w:fldCharType="end"/>
        </w:r>
        <w:r w:rsidDel="00F674A3">
          <w:rPr>
            <w:lang w:val="bs-Latn-BA"/>
          </w:rPr>
          <w:delText>.</w:delText>
        </w:r>
        <w:r w:rsidDel="00F674A3">
          <w:rPr>
            <w:b w:val="0"/>
            <w:bCs w:val="0"/>
            <w:i w:val="0"/>
            <w:lang w:val="bs-Latn-BA"/>
          </w:rPr>
          <w:fldChar w:fldCharType="begin"/>
        </w:r>
        <w:r w:rsidDel="00F674A3">
          <w:rPr>
            <w:lang w:val="bs-Latn-BA"/>
          </w:rPr>
          <w:delInstrText xml:space="preserve"> SEQ Slika \* ARABIC \s 1 </w:delInstrText>
        </w:r>
        <w:r w:rsidDel="00F674A3">
          <w:rPr>
            <w:b w:val="0"/>
            <w:bCs w:val="0"/>
            <w:i w:val="0"/>
            <w:lang w:val="bs-Latn-BA"/>
          </w:rPr>
          <w:fldChar w:fldCharType="separate"/>
        </w:r>
        <w:r w:rsidDel="00F674A3">
          <w:rPr>
            <w:lang w:val="bs-Latn-BA"/>
          </w:rPr>
          <w:delText>2</w:delText>
        </w:r>
        <w:r w:rsidDel="00F674A3">
          <w:rPr>
            <w:b w:val="0"/>
            <w:bCs w:val="0"/>
            <w:i w:val="0"/>
            <w:lang w:val="bs-Latn-BA"/>
          </w:rPr>
          <w:fldChar w:fldCharType="end"/>
        </w:r>
      </w:del>
      <w:r>
        <w:rPr>
          <w:lang w:val="bs-Latn-BA"/>
        </w:rPr>
        <w:t xml:space="preserve"> – Web Browser SSO profil</w:t>
      </w:r>
    </w:p>
    <w:p w14:paraId="1FF2A124" w14:textId="720C4BBA" w:rsidR="00E94ADE" w:rsidDel="00943443" w:rsidRDefault="00CC5052">
      <w:pPr>
        <w:spacing w:line="240" w:lineRule="auto"/>
        <w:ind w:firstLine="360"/>
        <w:jc w:val="both"/>
        <w:rPr>
          <w:del w:id="5329" w:author="Rajo" w:date="2018-06-01T17:54:00Z"/>
          <w:lang w:val="bs-Latn-BA"/>
        </w:rPr>
      </w:pPr>
      <w:del w:id="5330" w:author="Rajo" w:date="2018-06-01T17:54:00Z">
        <w:r w:rsidDel="00943443">
          <w:rPr>
            <w:lang w:val="bs-Latn-BA"/>
          </w:rPr>
          <w:delText>U narednim tačkama su objašnjeni gore navedeni koraci</w:delText>
        </w:r>
        <w:r w:rsidDel="00743CB7">
          <w:rPr>
            <w:lang w:val="bs-Latn-BA"/>
          </w:rPr>
          <w:delText xml:space="preserve"> (korištene su adrese i primjeri poruka realizovane implementacije)</w:delText>
        </w:r>
        <w:r w:rsidDel="00943443">
          <w:rPr>
            <w:lang w:val="bs-Latn-BA"/>
          </w:rPr>
          <w:delText>:</w:delText>
        </w:r>
      </w:del>
    </w:p>
    <w:p w14:paraId="3A1C964E" w14:textId="77777777" w:rsidR="00E94ADE" w:rsidRDefault="00E94ADE">
      <w:pPr>
        <w:pStyle w:val="Caption"/>
        <w:jc w:val="center"/>
        <w:rPr>
          <w:lang w:val="bs-Latn-BA"/>
        </w:rPr>
        <w:pPrChange w:id="5331" w:author="Rajo" w:date="2018-06-01T17:54:00Z">
          <w:pPr>
            <w:spacing w:line="240" w:lineRule="auto"/>
            <w:jc w:val="both"/>
          </w:pPr>
        </w:pPrChange>
      </w:pPr>
    </w:p>
    <w:p w14:paraId="3A6CF7F0" w14:textId="6EF08451" w:rsidR="005D19BA" w:rsidRPr="00143689" w:rsidRDefault="00CC5052">
      <w:pPr>
        <w:pStyle w:val="ListParagraph1"/>
        <w:numPr>
          <w:ilvl w:val="0"/>
          <w:numId w:val="36"/>
        </w:numPr>
        <w:spacing w:line="240" w:lineRule="auto"/>
        <w:contextualSpacing w:val="0"/>
        <w:jc w:val="both"/>
        <w:rPr>
          <w:b/>
          <w:lang w:val="bs-Latn-BA"/>
        </w:rPr>
        <w:pPrChange w:id="5332" w:author="Rajo" w:date="2018-06-17T15:14:00Z">
          <w:pPr>
            <w:pStyle w:val="ListParagraph1"/>
            <w:numPr>
              <w:numId w:val="36"/>
            </w:numPr>
            <w:spacing w:line="240" w:lineRule="auto"/>
            <w:ind w:hanging="360"/>
            <w:jc w:val="both"/>
          </w:pPr>
        </w:pPrChange>
      </w:pPr>
      <w:r>
        <w:rPr>
          <w:b/>
          <w:lang w:val="bs-Latn-BA"/>
        </w:rPr>
        <w:t>Zahtijevanje željenog</w:t>
      </w:r>
      <w:ins w:id="5333" w:author="Rajo" w:date="2018-06-02T15:19:00Z">
        <w:r w:rsidR="00DF2BCD">
          <w:rPr>
            <w:b/>
            <w:lang w:val="bs-Latn-BA"/>
          </w:rPr>
          <w:t xml:space="preserve"> (zaštićenog)</w:t>
        </w:r>
      </w:ins>
      <w:r>
        <w:rPr>
          <w:b/>
          <w:lang w:val="bs-Latn-BA"/>
        </w:rPr>
        <w:t xml:space="preserve"> resursa </w:t>
      </w:r>
      <w:ins w:id="5334" w:author="Rajo" w:date="2018-06-02T15:22:00Z">
        <w:r w:rsidR="009922BF">
          <w:rPr>
            <w:b/>
            <w:lang w:val="bs-Latn-BA"/>
          </w:rPr>
          <w:t>na strani SP1</w:t>
        </w:r>
      </w:ins>
    </w:p>
    <w:p w14:paraId="08B511B3" w14:textId="34C7C324" w:rsidR="005D19BA" w:rsidRDefault="00943443">
      <w:pPr>
        <w:pStyle w:val="ListParagraph1"/>
        <w:spacing w:line="240" w:lineRule="auto"/>
        <w:contextualSpacing w:val="0"/>
        <w:jc w:val="both"/>
        <w:rPr>
          <w:ins w:id="5335" w:author="Rajo" w:date="2018-06-01T18:14:00Z"/>
          <w:lang w:val="bs-Latn-BA"/>
        </w:rPr>
        <w:pPrChange w:id="5336" w:author="Rajo" w:date="2018-06-17T15:10:00Z">
          <w:pPr>
            <w:pStyle w:val="ListParagraph1"/>
            <w:spacing w:line="240" w:lineRule="auto"/>
            <w:jc w:val="both"/>
          </w:pPr>
        </w:pPrChange>
      </w:pPr>
      <w:ins w:id="5337" w:author="Rajo" w:date="2018-06-01T17:58:00Z">
        <w:r>
          <w:rPr>
            <w:lang w:val="bs-Latn-BA"/>
          </w:rPr>
          <w:t>Korisnik putem preglednika pristupa početnoj stranici prve SP1 aplikacije</w:t>
        </w:r>
      </w:ins>
      <w:ins w:id="5338" w:author="Rajo" w:date="2018-06-01T18:13:00Z">
        <w:r w:rsidR="004B77E6">
          <w:rPr>
            <w:lang w:val="bs-Latn-BA"/>
          </w:rPr>
          <w:t xml:space="preserve"> (davaoca usluge)</w:t>
        </w:r>
      </w:ins>
      <w:ins w:id="5339" w:author="Rajo" w:date="2018-06-01T17:58:00Z">
        <w:r>
          <w:rPr>
            <w:lang w:val="bs-Latn-BA"/>
          </w:rPr>
          <w:t xml:space="preserve"> – </w:t>
        </w:r>
        <w:r>
          <w:rPr>
            <w:i/>
            <w:lang w:val="bs-Latn-BA"/>
          </w:rPr>
          <w:t>localhost:8081/sp1</w:t>
        </w:r>
        <w:r>
          <w:rPr>
            <w:lang w:val="bs-Latn-BA"/>
          </w:rPr>
          <w:t>, pri čemu mu se otvara stranica sa objašnjenjem i linkom ka zaštićenoj stranici.</w:t>
        </w:r>
      </w:ins>
      <w:ins w:id="5340" w:author="Rajo" w:date="2018-06-01T18:00:00Z">
        <w:r>
          <w:rPr>
            <w:lang w:val="bs-Latn-BA"/>
          </w:rPr>
          <w:t xml:space="preserve"> </w:t>
        </w:r>
      </w:ins>
    </w:p>
    <w:p w14:paraId="0684EB28" w14:textId="1C111349" w:rsidR="005D19BA" w:rsidRDefault="005D19BA">
      <w:pPr>
        <w:pStyle w:val="ListParagraph1"/>
        <w:spacing w:line="240" w:lineRule="auto"/>
        <w:contextualSpacing w:val="0"/>
        <w:jc w:val="both"/>
        <w:rPr>
          <w:ins w:id="5341" w:author="Rajo" w:date="2018-06-01T18:14:00Z"/>
          <w:lang w:val="bs-Latn-BA"/>
        </w:rPr>
        <w:pPrChange w:id="5342" w:author="Rajo" w:date="2018-06-17T15:10:00Z">
          <w:pPr>
            <w:pStyle w:val="ListParagraph1"/>
            <w:spacing w:line="240" w:lineRule="auto"/>
            <w:jc w:val="both"/>
          </w:pPr>
        </w:pPrChange>
      </w:pPr>
      <w:ins w:id="5343" w:author="Rajo" w:date="2018-06-01T18:14:00Z">
        <w:r>
          <w:rPr>
            <w:noProof/>
          </w:rPr>
          <mc:AlternateContent>
            <mc:Choice Requires="wps">
              <w:drawing>
                <wp:inline distT="0" distB="0" distL="0" distR="0" wp14:anchorId="16DE720A" wp14:editId="35F8E913">
                  <wp:extent cx="4572000" cy="274320"/>
                  <wp:effectExtent l="0" t="0" r="19050" b="11430"/>
                  <wp:docPr id="5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274320"/>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522706F3" w14:textId="77777777" w:rsidR="009B0D46" w:rsidRDefault="009B0D46" w:rsidP="005D19BA">
                              <w:pPr>
                                <w:rPr>
                                  <w:rFonts w:ascii="Courier New" w:hAnsi="Courier New" w:cs="Courier New"/>
                                  <w:sz w:val="22"/>
                                  <w:lang w:val="sr-Latn-BA"/>
                                </w:rPr>
                              </w:pPr>
                              <w:r>
                                <w:rPr>
                                  <w:rFonts w:ascii="Courier New" w:hAnsi="Courier New" w:cs="Courier New"/>
                                  <w:sz w:val="22"/>
                                  <w:lang w:val="sr-Latn-BA"/>
                                </w:rPr>
                                <w:t>http://localhost:8081/sp1/protectedResource</w:t>
                              </w:r>
                            </w:p>
                          </w:txbxContent>
                        </wps:txbx>
                        <wps:bodyPr rot="0" vert="horz" wrap="square" lIns="91440" tIns="45720" rIns="91440" bIns="45720" anchor="t" anchorCtr="0">
                          <a:noAutofit/>
                        </wps:bodyPr>
                      </wps:wsp>
                    </a:graphicData>
                  </a:graphic>
                </wp:inline>
              </w:drawing>
            </mc:Choice>
            <mc:Fallback>
              <w:pict>
                <v:shape w14:anchorId="16DE720A" id="_x0000_s1558" type="#_x0000_t202" style="width:5in;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" fillcolor="#dbe5f1 [660]" strokecolor="#8db3e2 [1311]">
                  <v:textbox>
                    <w:txbxContent>
                      <w:p w14:paraId="522706F3" w14:textId="77777777" w:rsidR="009B0D46" w:rsidRDefault="009B0D46" w:rsidP="005D19BA">
                        <w:pPr>
                          <w:rPr>
                            <w:rFonts w:ascii="Courier New" w:hAnsi="Courier New" w:cs="Courier New"/>
                            <w:sz w:val="22"/>
                            <w:lang w:val="sr-Latn-BA"/>
                          </w:rPr>
                        </w:pPr>
                        <w:r>
                          <w:rPr>
                            <w:rFonts w:ascii="Courier New" w:hAnsi="Courier New" w:cs="Courier New"/>
                            <w:sz w:val="22"/>
                            <w:lang w:val="sr-Latn-BA"/>
                          </w:rPr>
                          <w:t>http://localhost:8081/sp1/protectedResource</w:t>
                        </w:r>
                      </w:p>
                    </w:txbxContent>
                  </v:textbox>
                  <w10:anchorlock/>
                </v:shape>
              </w:pict>
            </mc:Fallback>
          </mc:AlternateContent>
        </w:r>
      </w:ins>
    </w:p>
    <w:p w14:paraId="4A088034" w14:textId="27C0BD73" w:rsidR="005D19BA" w:rsidRDefault="00943443">
      <w:pPr>
        <w:pStyle w:val="ListParagraph1"/>
        <w:spacing w:line="240" w:lineRule="auto"/>
        <w:contextualSpacing w:val="0"/>
        <w:jc w:val="both"/>
        <w:rPr>
          <w:ins w:id="5344" w:author="Rajo" w:date="2018-06-01T18:15:00Z"/>
          <w:lang w:val="bs-Latn-BA"/>
        </w:rPr>
        <w:pPrChange w:id="5345" w:author="Rajo" w:date="2018-06-17T15:10:00Z">
          <w:pPr>
            <w:pStyle w:val="ListParagraph1"/>
            <w:spacing w:line="240" w:lineRule="auto"/>
            <w:jc w:val="both"/>
          </w:pPr>
        </w:pPrChange>
      </w:pPr>
      <w:moveToRangeStart w:id="5346" w:author="Rajo" w:date="2018-06-01T18:00:00Z" w:name="move515639330"/>
      <w:moveTo w:id="5347" w:author="Rajo" w:date="2018-06-01T18:00:00Z">
        <w:r>
          <w:rPr>
            <w:lang w:val="bs-Latn-BA"/>
          </w:rPr>
          <w:t>Kada korisnik klikne na link ka zaštićenoj stranici, aplikacija</w:t>
        </w:r>
        <w:del w:id="5348" w:author="Rajo" w:date="2018-06-01T18:14:00Z">
          <w:r w:rsidDel="00F777B0">
            <w:rPr>
              <w:lang w:val="bs-Latn-BA"/>
            </w:rPr>
            <w:delText xml:space="preserve"> </w:delText>
          </w:r>
        </w:del>
      </w:moveTo>
      <w:ins w:id="5349" w:author="Rajo" w:date="2018-06-01T18:05:00Z">
        <w:r w:rsidR="00CC3A42">
          <w:rPr>
            <w:lang w:val="bs-Latn-BA"/>
          </w:rPr>
          <w:t xml:space="preserve"> vrši provjeru prava pristupa željenom resursu. Ako već postoji odgovarajući sigurnosni kontekst, preskaču se koraci 2-7</w:t>
        </w:r>
      </w:ins>
      <w:ins w:id="5350" w:author="Rajo" w:date="2018-06-01T18:06:00Z">
        <w:r w:rsidR="00185F0F">
          <w:rPr>
            <w:lang w:val="bs-Latn-BA"/>
          </w:rPr>
          <w:t>, u suprotnom prelazi se na</w:t>
        </w:r>
        <w:r w:rsidR="00C704B4">
          <w:rPr>
            <w:lang w:val="bs-Latn-BA"/>
          </w:rPr>
          <w:t xml:space="preserve"> naredni</w:t>
        </w:r>
      </w:ins>
      <w:ins w:id="5351" w:author="Rajo" w:date="2018-06-01T18:17:00Z">
        <w:r w:rsidR="00B518AC">
          <w:rPr>
            <w:lang w:val="bs-Latn-BA"/>
          </w:rPr>
          <w:t xml:space="preserve"> korak</w:t>
        </w:r>
      </w:ins>
      <w:ins w:id="5352" w:author="Rajo" w:date="2018-06-01T18:06:00Z">
        <w:r w:rsidR="00185F0F">
          <w:rPr>
            <w:lang w:val="bs-Latn-BA"/>
          </w:rPr>
          <w:t>.</w:t>
        </w:r>
      </w:ins>
      <w:ins w:id="5353" w:author="Rajo" w:date="2018-06-01T18:05:00Z">
        <w:r w:rsidR="00CC3A42">
          <w:rPr>
            <w:lang w:val="bs-Latn-BA"/>
          </w:rPr>
          <w:t xml:space="preserve"> </w:t>
        </w:r>
      </w:ins>
      <w:moveTo w:id="5354" w:author="Rajo" w:date="2018-06-01T18:00:00Z">
        <w:del w:id="5355" w:author="Rajo" w:date="2018-06-01T18:05:00Z">
          <w:r w:rsidDel="00CC3A42">
            <w:rPr>
              <w:lang w:val="bs-Latn-BA"/>
            </w:rPr>
            <w:delText>detektuje da ne postoji odgovarajući sigurnosni kontekst neophodan za prikaz stranice</w:delText>
          </w:r>
        </w:del>
        <w:del w:id="5356" w:author="Rajo" w:date="2018-06-01T18:06:00Z">
          <w:r w:rsidDel="00185F0F">
            <w:rPr>
              <w:lang w:val="bs-Latn-BA"/>
            </w:rPr>
            <w:delText>.</w:delText>
          </w:r>
        </w:del>
      </w:moveTo>
      <w:moveToRangeEnd w:id="5346"/>
      <w:del w:id="5357" w:author="Rajo" w:date="2018-06-01T17:58:00Z">
        <w:r w:rsidR="00CC5052" w:rsidDel="00943443">
          <w:rPr>
            <w:lang w:val="bs-Latn-BA"/>
          </w:rPr>
          <w:delText xml:space="preserve">Korisnik putem svog </w:delText>
        </w:r>
        <w:r w:rsidR="00CC5052" w:rsidDel="00943443">
          <w:rPr>
            <w:i/>
            <w:lang w:val="bs-Latn-BA"/>
          </w:rPr>
          <w:delText>web</w:delText>
        </w:r>
        <w:r w:rsidR="00CC5052" w:rsidDel="00943443">
          <w:rPr>
            <w:lang w:val="bs-Latn-BA"/>
          </w:rPr>
          <w:delText xml:space="preserve"> preglednika </w:delText>
        </w:r>
      </w:del>
      <w:del w:id="5358" w:author="Rajo" w:date="2018-05-23T21:13:00Z">
        <w:r w:rsidR="00CC5052" w:rsidDel="003E035D">
          <w:rPr>
            <w:lang w:val="bs-Latn-BA"/>
          </w:rPr>
          <w:delText>zahtjeva</w:delText>
        </w:r>
      </w:del>
      <w:del w:id="5359" w:author="Rajo" w:date="2018-06-01T17:58:00Z">
        <w:r w:rsidR="00CC5052" w:rsidDel="00943443">
          <w:rPr>
            <w:lang w:val="bs-Latn-BA"/>
          </w:rPr>
          <w:delText xml:space="preserve"> željeni resurs na strani </w:delText>
        </w:r>
      </w:del>
      <w:del w:id="5360" w:author="Rajo" w:date="2018-05-23T20:04:00Z">
        <w:r w:rsidR="00CC5052" w:rsidDel="00847196">
          <w:rPr>
            <w:lang w:val="bs-Latn-BA"/>
          </w:rPr>
          <w:delText>servis provajdera</w:delText>
        </w:r>
      </w:del>
      <w:del w:id="5361" w:author="Rajo" w:date="2018-06-01T17:58:00Z">
        <w:r w:rsidR="00CC5052" w:rsidDel="00943443">
          <w:rPr>
            <w:lang w:val="bs-Latn-BA"/>
          </w:rPr>
          <w:delText xml:space="preserve"> (koji predstavlja web aplikaciju)</w:delText>
        </w:r>
      </w:del>
    </w:p>
    <w:p w14:paraId="2959C30D" w14:textId="1A867C7A" w:rsidR="001F2373" w:rsidDel="005D19BA" w:rsidRDefault="001F2373">
      <w:pPr>
        <w:pStyle w:val="ListParagraph1"/>
        <w:spacing w:line="240" w:lineRule="auto"/>
        <w:ind w:left="0"/>
        <w:jc w:val="both"/>
        <w:rPr>
          <w:del w:id="5362" w:author="Rajo" w:date="2018-06-01T18:15:00Z"/>
          <w:lang w:val="bs-Latn-BA"/>
        </w:rPr>
        <w:pPrChange w:id="5363" w:author="Rajo" w:date="2018-06-01T18:01:00Z">
          <w:pPr>
            <w:pStyle w:val="ListParagraph1"/>
            <w:spacing w:line="240" w:lineRule="auto"/>
            <w:jc w:val="both"/>
          </w:pPr>
        </w:pPrChange>
      </w:pPr>
      <w:del w:id="5364" w:author="Rajo" w:date="2018-06-01T18:01:00Z">
        <w:r w:rsidDel="001F2373">
          <w:rPr>
            <w:noProof/>
          </w:rPr>
          <mc:AlternateContent>
            <mc:Choice Requires="wps">
              <w:drawing>
                <wp:anchor distT="45720" distB="45720" distL="114300" distR="114300" simplePos="0" relativeHeight="251658752" behindDoc="0" locked="0" layoutInCell="1" allowOverlap="1" wp14:anchorId="2D2DDEC3" wp14:editId="29124F93">
                  <wp:simplePos x="0" y="0"/>
                  <wp:positionH relativeFrom="column">
                    <wp:posOffset>476250</wp:posOffset>
                  </wp:positionH>
                  <wp:positionV relativeFrom="paragraph">
                    <wp:posOffset>276225</wp:posOffset>
                  </wp:positionV>
                  <wp:extent cx="4419600" cy="285750"/>
                  <wp:effectExtent l="0" t="0" r="19050" b="19050"/>
                  <wp:wrapTopAndBottom/>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9600" cy="285750"/>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2F6A00BC" w14:textId="77777777" w:rsidR="009B0D46" w:rsidRDefault="009B0D46">
                              <w:pPr>
                                <w:rPr>
                                  <w:rFonts w:ascii="Courier New" w:hAnsi="Courier New" w:cs="Courier New"/>
                                  <w:sz w:val="22"/>
                                  <w:lang w:val="sr-Latn-BA"/>
                                </w:rPr>
                              </w:pPr>
                              <w:r>
                                <w:rPr>
                                  <w:rFonts w:ascii="Courier New" w:hAnsi="Courier New" w:cs="Courier New"/>
                                  <w:sz w:val="22"/>
                                  <w:lang w:val="sr-Latn-BA"/>
                                </w:rPr>
                                <w:t>http://localhost:8081/sp1/protectedResource</w:t>
                              </w:r>
                            </w:p>
                          </w:txbxContent>
                        </wps:txbx>
                        <wps:bodyPr rot="0" vert="horz" wrap="square" lIns="91440" tIns="45720" rIns="91440" bIns="45720" anchor="t" anchorCtr="0">
                          <a:noAutofit/>
                        </wps:bodyPr>
                      </wps:wsp>
                    </a:graphicData>
                  </a:graphic>
                </wp:anchor>
              </w:drawing>
            </mc:Choice>
            <mc:Fallback>
              <w:pict>
                <v:shape w14:anchorId="2D2DDEC3" id="_x0000_s1559" type="#_x0000_t202" style="position:absolute;left:0;text-align:left;margin-left:37.5pt;margin-top:21.75pt;width:348pt;height:22.5pt;z-index:25165875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" fillcolor="#dbe5f1 [660]" strokecolor="#8db3e2 [1311]">
                  <v:textbox>
                    <w:txbxContent>
                      <w:p w14:paraId="2F6A00BC" w14:textId="77777777" w:rsidR="009B0D46" w:rsidRDefault="009B0D46">
                        <w:pPr>
                          <w:rPr>
                            <w:rFonts w:ascii="Courier New" w:hAnsi="Courier New" w:cs="Courier New"/>
                            <w:sz w:val="22"/>
                            <w:lang w:val="sr-Latn-BA"/>
                          </w:rPr>
                        </w:pPr>
                        <w:r>
                          <w:rPr>
                            <w:rFonts w:ascii="Courier New" w:hAnsi="Courier New" w:cs="Courier New"/>
                            <w:sz w:val="22"/>
                            <w:lang w:val="sr-Latn-BA"/>
                          </w:rPr>
                          <w:t>http://localhost:8081/sp1/protectedResource</w:t>
                        </w:r>
                      </w:p>
                    </w:txbxContent>
                  </v:textbox>
                  <w10:wrap type="topAndBottom"/>
                </v:shape>
              </w:pict>
            </mc:Fallback>
          </mc:AlternateContent>
        </w:r>
      </w:del>
    </w:p>
    <w:p w14:paraId="5A98397A" w14:textId="53581D9A" w:rsidR="00E94ADE" w:rsidDel="00943443" w:rsidRDefault="00E94ADE">
      <w:pPr>
        <w:spacing w:line="240" w:lineRule="auto"/>
        <w:jc w:val="both"/>
        <w:rPr>
          <w:del w:id="5365" w:author="Rajo" w:date="2018-06-01T17:56:00Z"/>
          <w:lang w:val="bs-Latn-BA"/>
        </w:rPr>
      </w:pPr>
    </w:p>
    <w:p w14:paraId="1CE1D331" w14:textId="67DC64CA" w:rsidR="00E94ADE" w:rsidDel="00CC3A42" w:rsidRDefault="00CC5052">
      <w:pPr>
        <w:pStyle w:val="ListParagraph1"/>
        <w:spacing w:line="240" w:lineRule="auto"/>
        <w:ind w:left="0"/>
        <w:jc w:val="both"/>
        <w:rPr>
          <w:del w:id="5366" w:author="Rajo" w:date="2018-06-01T18:04:00Z"/>
          <w:lang w:val="bs-Latn-BA"/>
        </w:rPr>
        <w:pPrChange w:id="5367" w:author="Rajo" w:date="2018-06-01T18:15:00Z">
          <w:pPr>
            <w:pStyle w:val="ListParagraph1"/>
            <w:spacing w:line="240" w:lineRule="auto"/>
            <w:jc w:val="both"/>
          </w:pPr>
        </w:pPrChange>
      </w:pPr>
      <w:del w:id="5368" w:author="Rajo" w:date="2018-05-23T20:15:00Z">
        <w:r w:rsidDel="00910C56">
          <w:rPr>
            <w:lang w:val="bs-Latn-BA"/>
          </w:rPr>
          <w:delText>Servis provajder</w:delText>
        </w:r>
      </w:del>
      <w:del w:id="5369" w:author="Rajo" w:date="2018-06-01T18:04:00Z">
        <w:r w:rsidDel="00CC3A42">
          <w:rPr>
            <w:lang w:val="bs-Latn-BA"/>
          </w:rPr>
          <w:delText xml:space="preserve"> vrši provjeru prava pristupa željenom resursu. Ako već postoji odgovarajući sigurnosni kontekst, preskaču se koraci 2-7. </w:delText>
        </w:r>
      </w:del>
    </w:p>
    <w:p w14:paraId="1E6FB86C" w14:textId="3CF92827" w:rsidR="00E94ADE" w:rsidDel="00680486" w:rsidRDefault="00E94ADE">
      <w:pPr>
        <w:pStyle w:val="ListParagraph1"/>
        <w:spacing w:line="240" w:lineRule="auto"/>
        <w:ind w:left="0"/>
        <w:jc w:val="both"/>
        <w:rPr>
          <w:del w:id="5370" w:author="Rajo" w:date="2018-06-17T15:10:00Z"/>
          <w:lang w:val="bs-Latn-BA"/>
        </w:rPr>
        <w:pPrChange w:id="5371" w:author="Rajo" w:date="2018-06-01T18:15:00Z">
          <w:pPr>
            <w:pStyle w:val="ListParagraph1"/>
            <w:spacing w:line="240" w:lineRule="auto"/>
            <w:jc w:val="both"/>
          </w:pPr>
        </w:pPrChange>
      </w:pPr>
    </w:p>
    <w:p w14:paraId="0A249BE6" w14:textId="029F2ADA" w:rsidR="00A25B4C" w:rsidRPr="00143689" w:rsidRDefault="00CC5052">
      <w:pPr>
        <w:pStyle w:val="ListParagraph1"/>
        <w:numPr>
          <w:ilvl w:val="0"/>
          <w:numId w:val="36"/>
        </w:numPr>
        <w:spacing w:line="240" w:lineRule="auto"/>
        <w:contextualSpacing w:val="0"/>
        <w:jc w:val="both"/>
        <w:rPr>
          <w:b/>
          <w:lang w:val="bs-Latn-BA"/>
        </w:rPr>
        <w:pPrChange w:id="5372" w:author="Rajo" w:date="2018-06-17T15:14:00Z">
          <w:pPr>
            <w:pStyle w:val="ListParagraph1"/>
            <w:numPr>
              <w:numId w:val="36"/>
            </w:numPr>
            <w:spacing w:line="240" w:lineRule="auto"/>
            <w:ind w:hanging="360"/>
            <w:jc w:val="both"/>
          </w:pPr>
        </w:pPrChange>
      </w:pPr>
      <w:r>
        <w:rPr>
          <w:b/>
          <w:lang w:val="bs-Latn-BA"/>
        </w:rPr>
        <w:t xml:space="preserve">Preusmjeravanje na </w:t>
      </w:r>
      <w:proofErr w:type="spellStart"/>
      <w:r>
        <w:rPr>
          <w:b/>
          <w:lang w:val="bs-Latn-BA"/>
        </w:rPr>
        <w:t>IdP</w:t>
      </w:r>
      <w:proofErr w:type="spellEnd"/>
      <w:r>
        <w:rPr>
          <w:b/>
          <w:lang w:val="bs-Latn-BA"/>
        </w:rPr>
        <w:t xml:space="preserve"> SSO servis </w:t>
      </w:r>
    </w:p>
    <w:p w14:paraId="6AACDCA7" w14:textId="56D7C8FF" w:rsidR="00E94ADE" w:rsidDel="00680486" w:rsidRDefault="00CC5052">
      <w:pPr>
        <w:pStyle w:val="ListParagraph1"/>
        <w:spacing w:line="240" w:lineRule="auto"/>
        <w:contextualSpacing w:val="0"/>
        <w:jc w:val="both"/>
        <w:rPr>
          <w:del w:id="5373" w:author="Rajo" w:date="2018-06-17T15:11:00Z"/>
          <w:lang w:val="bs-Latn-BA"/>
        </w:rPr>
      </w:pPr>
      <w:del w:id="5374" w:author="Rajo" w:date="2018-05-23T20:15:00Z">
        <w:r w:rsidDel="00910C56">
          <w:rPr>
            <w:lang w:val="bs-Latn-BA"/>
          </w:rPr>
          <w:delText>Servis provajder</w:delText>
        </w:r>
      </w:del>
      <w:ins w:id="5375" w:author="Rajo" w:date="2018-06-01T18:17:00Z">
        <w:r w:rsidR="00A25B4C">
          <w:rPr>
            <w:lang w:val="bs-Latn-BA"/>
          </w:rPr>
          <w:t>Aplikac</w:t>
        </w:r>
      </w:ins>
      <w:ins w:id="5376" w:author="Rajo" w:date="2018-06-01T18:18:00Z">
        <w:r w:rsidR="00A25B4C">
          <w:rPr>
            <w:lang w:val="bs-Latn-BA"/>
          </w:rPr>
          <w:t>ij</w:t>
        </w:r>
      </w:ins>
      <w:ins w:id="5377" w:author="Rajo" w:date="2018-06-01T18:17:00Z">
        <w:r w:rsidR="00A25B4C">
          <w:rPr>
            <w:lang w:val="bs-Latn-BA"/>
          </w:rPr>
          <w:t>a SP1</w:t>
        </w:r>
      </w:ins>
      <w:r>
        <w:rPr>
          <w:lang w:val="bs-Latn-BA"/>
        </w:rPr>
        <w:t xml:space="preserve"> generiše odgovarajući SAML zahtjev </w:t>
      </w:r>
      <w:del w:id="5378" w:author="Rajo" w:date="2018-06-01T18:29:00Z">
        <w:r w:rsidDel="00101FBF">
          <w:rPr>
            <w:lang w:val="bs-Latn-BA"/>
          </w:rPr>
          <w:delText>(</w:delText>
        </w:r>
      </w:del>
      <w:del w:id="5379" w:author="Rajo" w:date="2018-06-01T18:18:00Z">
        <w:r w:rsidDel="00A25B4C">
          <w:rPr>
            <w:lang w:val="bs-Latn-BA"/>
          </w:rPr>
          <w:delText xml:space="preserve">i </w:delText>
        </w:r>
        <w:r w:rsidDel="00A25B4C">
          <w:rPr>
            <w:i/>
            <w:lang w:val="bs-Latn-BA"/>
          </w:rPr>
          <w:delText>RelayState</w:delText>
        </w:r>
        <w:r w:rsidDel="00A25B4C">
          <w:rPr>
            <w:lang w:val="bs-Latn-BA"/>
          </w:rPr>
          <w:delText xml:space="preserve"> parametar</w:delText>
        </w:r>
      </w:del>
      <w:ins w:id="5380" w:author="Rajo" w:date="2018-06-01T18:53:00Z">
        <w:r w:rsidR="00FC3698">
          <w:rPr>
            <w:lang w:val="bs-Latn-BA"/>
          </w:rPr>
          <w:t xml:space="preserve">(u obliku </w:t>
        </w:r>
      </w:ins>
      <w:proofErr w:type="spellStart"/>
      <w:ins w:id="5381" w:author="Rajo" w:date="2018-06-01T18:18:00Z">
        <w:r w:rsidR="00A25B4C" w:rsidRPr="00A25B4C">
          <w:rPr>
            <w:i/>
            <w:lang w:val="bs-Latn-BA"/>
            <w:rPrChange w:id="5382" w:author="Rajo" w:date="2018-06-01T18:18:00Z">
              <w:rPr>
                <w:lang w:val="bs-Latn-BA"/>
              </w:rPr>
            </w:rPrChange>
          </w:rPr>
          <w:t>AuthnRequest</w:t>
        </w:r>
      </w:ins>
      <w:proofErr w:type="spellEnd"/>
      <w:ins w:id="5383" w:author="Rajo" w:date="2018-06-01T18:30:00Z">
        <w:r w:rsidR="00101FBF">
          <w:rPr>
            <w:lang w:val="bs-Latn-BA"/>
          </w:rPr>
          <w:t xml:space="preserve"> element</w:t>
        </w:r>
      </w:ins>
      <w:ins w:id="5384" w:author="Rajo" w:date="2018-06-01T18:54:00Z">
        <w:r w:rsidR="00FC3698">
          <w:rPr>
            <w:lang w:val="bs-Latn-BA"/>
          </w:rPr>
          <w:t>a</w:t>
        </w:r>
      </w:ins>
      <w:ins w:id="5385" w:author="Rajo" w:date="2018-06-01T18:53:00Z">
        <w:r w:rsidR="00FC3698">
          <w:rPr>
            <w:lang w:val="bs-Latn-BA"/>
          </w:rPr>
          <w:t>)</w:t>
        </w:r>
      </w:ins>
      <w:del w:id="5386" w:author="Rajo" w:date="2018-06-01T18:30:00Z">
        <w:r w:rsidDel="00101FBF">
          <w:rPr>
            <w:lang w:val="bs-Latn-BA"/>
          </w:rPr>
          <w:delText>)</w:delText>
        </w:r>
      </w:del>
      <w:r>
        <w:rPr>
          <w:lang w:val="bs-Latn-BA"/>
        </w:rPr>
        <w:t>,</w:t>
      </w:r>
      <w:ins w:id="5387" w:author="Rajo" w:date="2018-06-01T18:20:00Z">
        <w:r w:rsidR="00A25B4C">
          <w:rPr>
            <w:lang w:val="bs-Latn-BA"/>
          </w:rPr>
          <w:t xml:space="preserve"> kao i </w:t>
        </w:r>
        <w:proofErr w:type="spellStart"/>
        <w:r w:rsidR="00A25B4C">
          <w:rPr>
            <w:i/>
            <w:lang w:val="bs-Latn-BA"/>
          </w:rPr>
          <w:t>RelayState</w:t>
        </w:r>
        <w:proofErr w:type="spellEnd"/>
        <w:r w:rsidR="00A25B4C">
          <w:rPr>
            <w:lang w:val="bs-Latn-BA"/>
          </w:rPr>
          <w:t xml:space="preserve"> </w:t>
        </w:r>
      </w:ins>
      <w:ins w:id="5388" w:author="Rajo" w:date="2018-06-01T19:30:00Z">
        <w:r w:rsidR="00AA5ABF">
          <w:rPr>
            <w:lang w:val="bs-Latn-BA"/>
          </w:rPr>
          <w:t>vrijednost</w:t>
        </w:r>
      </w:ins>
      <w:ins w:id="5389" w:author="Rajo" w:date="2018-06-01T18:52:00Z">
        <w:r w:rsidR="00FC3698">
          <w:rPr>
            <w:lang w:val="bs-Latn-BA"/>
          </w:rPr>
          <w:t xml:space="preserve"> koj</w:t>
        </w:r>
      </w:ins>
      <w:ins w:id="5390" w:author="Rajo" w:date="2018-06-01T19:30:00Z">
        <w:r w:rsidR="00AA5ABF">
          <w:rPr>
            <w:lang w:val="bs-Latn-BA"/>
          </w:rPr>
          <w:t>a</w:t>
        </w:r>
      </w:ins>
      <w:ins w:id="5391" w:author="Rajo" w:date="2018-06-01T18:52:00Z">
        <w:r w:rsidR="00FC3698">
          <w:rPr>
            <w:lang w:val="bs-Latn-BA"/>
          </w:rPr>
          <w:t xml:space="preserve"> generaln</w:t>
        </w:r>
      </w:ins>
      <w:ins w:id="5392" w:author="Rajo" w:date="2018-06-01T19:30:00Z">
        <w:r w:rsidR="00AA5ABF">
          <w:rPr>
            <w:lang w:val="bs-Latn-BA"/>
          </w:rPr>
          <w:t>o</w:t>
        </w:r>
      </w:ins>
      <w:ins w:id="5393" w:author="Rajo" w:date="2018-06-01T18:52:00Z">
        <w:r w:rsidR="00FC3698">
          <w:rPr>
            <w:lang w:val="bs-Latn-BA"/>
          </w:rPr>
          <w:t xml:space="preserve"> predstavlja referencu ka informacija</w:t>
        </w:r>
      </w:ins>
      <w:ins w:id="5394" w:author="Rajo" w:date="2018-06-01T18:55:00Z">
        <w:r w:rsidR="009B1FF6">
          <w:rPr>
            <w:lang w:val="bs-Latn-BA"/>
          </w:rPr>
          <w:t>ma</w:t>
        </w:r>
      </w:ins>
      <w:ins w:id="5395" w:author="Rajo" w:date="2018-06-01T18:52:00Z">
        <w:r w:rsidR="00FC3698">
          <w:rPr>
            <w:lang w:val="bs-Latn-BA"/>
          </w:rPr>
          <w:t xml:space="preserve"> koje se </w:t>
        </w:r>
        <w:r w:rsidR="00FC3698">
          <w:rPr>
            <w:lang w:val="bs-Latn-BA"/>
          </w:rPr>
          <w:lastRenderedPageBreak/>
          <w:t>čuvaju na strani davaoca usluge</w:t>
        </w:r>
      </w:ins>
      <w:ins w:id="5396" w:author="Rajo" w:date="2018-06-01T18:20:00Z">
        <w:r w:rsidR="00A25B4C">
          <w:rPr>
            <w:lang w:val="bs-Latn-BA"/>
          </w:rPr>
          <w:t>.</w:t>
        </w:r>
      </w:ins>
      <w:r>
        <w:rPr>
          <w:lang w:val="bs-Latn-BA"/>
        </w:rPr>
        <w:t xml:space="preserve"> </w:t>
      </w:r>
      <w:ins w:id="5397" w:author="Rajo" w:date="2018-06-01T19:27:00Z">
        <w:r w:rsidR="00BD1A9F">
          <w:rPr>
            <w:lang w:val="bs-Latn-BA"/>
          </w:rPr>
          <w:t xml:space="preserve">Te </w:t>
        </w:r>
      </w:ins>
      <w:ins w:id="5398" w:author="Rajo" w:date="2018-06-01T18:22:00Z">
        <w:r w:rsidR="00A25B4C">
          <w:rPr>
            <w:lang w:val="bs-Latn-BA"/>
          </w:rPr>
          <w:t xml:space="preserve">vrijednosti </w:t>
        </w:r>
      </w:ins>
      <w:ins w:id="5399" w:author="Rajo" w:date="2018-06-01T19:19:00Z">
        <w:r w:rsidR="00111B41">
          <w:rPr>
            <w:lang w:val="bs-Latn-BA"/>
          </w:rPr>
          <w:t>služe za</w:t>
        </w:r>
      </w:ins>
      <w:ins w:id="5400" w:author="Rajo" w:date="2018-06-01T18:34:00Z">
        <w:r w:rsidR="00D53F14">
          <w:rPr>
            <w:lang w:val="bs-Latn-BA"/>
          </w:rPr>
          <w:t xml:space="preserve"> generisanje</w:t>
        </w:r>
      </w:ins>
      <w:ins w:id="5401" w:author="Rajo" w:date="2018-06-01T19:18:00Z">
        <w:r w:rsidR="006A6702">
          <w:rPr>
            <w:lang w:val="bs-Latn-BA"/>
          </w:rPr>
          <w:t xml:space="preserve"> parametara koji</w:t>
        </w:r>
      </w:ins>
      <w:ins w:id="5402" w:author="Rajo" w:date="2018-06-01T19:22:00Z">
        <w:r w:rsidR="00CE0EC8">
          <w:rPr>
            <w:lang w:val="bs-Latn-BA"/>
          </w:rPr>
          <w:t xml:space="preserve"> se</w:t>
        </w:r>
      </w:ins>
      <w:ins w:id="5403" w:author="Rajo" w:date="2018-06-01T19:18:00Z">
        <w:r w:rsidR="006A6702">
          <w:rPr>
            <w:lang w:val="bs-Latn-BA"/>
          </w:rPr>
          <w:t xml:space="preserve"> </w:t>
        </w:r>
      </w:ins>
      <w:ins w:id="5404" w:author="Rajo" w:date="2018-06-01T19:21:00Z">
        <w:r w:rsidR="00A508F3">
          <w:rPr>
            <w:lang w:val="bs-Latn-BA"/>
          </w:rPr>
          <w:t>dodaju</w:t>
        </w:r>
      </w:ins>
      <w:ins w:id="5405" w:author="Rajo" w:date="2018-06-01T18:34:00Z">
        <w:r w:rsidR="00D53F14">
          <w:rPr>
            <w:lang w:val="bs-Latn-BA"/>
          </w:rPr>
          <w:t xml:space="preserve"> </w:t>
        </w:r>
      </w:ins>
      <w:ins w:id="5406" w:author="Rajo" w:date="2018-06-01T19:21:00Z">
        <w:r w:rsidR="00A508F3">
          <w:rPr>
            <w:lang w:val="bs-Latn-BA"/>
          </w:rPr>
          <w:t xml:space="preserve">na </w:t>
        </w:r>
      </w:ins>
      <w:ins w:id="5407" w:author="Rajo" w:date="2018-06-01T19:22:00Z">
        <w:r w:rsidR="00A508F3">
          <w:rPr>
            <w:lang w:val="bs-Latn-BA"/>
          </w:rPr>
          <w:t>adresu</w:t>
        </w:r>
      </w:ins>
      <w:ins w:id="5408" w:author="Rajo" w:date="2018-06-01T18:34:00Z">
        <w:r w:rsidR="00D53F14">
          <w:rPr>
            <w:lang w:val="bs-Latn-BA"/>
          </w:rPr>
          <w:t xml:space="preserve"> na koju </w:t>
        </w:r>
      </w:ins>
      <w:ins w:id="5409" w:author="Rajo" w:date="2018-06-01T18:22:00Z">
        <w:r w:rsidR="00A25B4C">
          <w:rPr>
            <w:lang w:val="bs-Latn-BA"/>
          </w:rPr>
          <w:t xml:space="preserve">se </w:t>
        </w:r>
      </w:ins>
      <w:ins w:id="5410" w:author="Rajo" w:date="2018-06-01T18:34:00Z">
        <w:r w:rsidR="00D53F14">
          <w:rPr>
            <w:lang w:val="bs-Latn-BA"/>
          </w:rPr>
          <w:t>vrši</w:t>
        </w:r>
      </w:ins>
      <w:ins w:id="5411" w:author="Rajo" w:date="2018-06-01T18:22:00Z">
        <w:r w:rsidR="00A25B4C">
          <w:rPr>
            <w:lang w:val="bs-Latn-BA"/>
          </w:rPr>
          <w:t xml:space="preserve"> HTTP preusmjeravanje korisnik</w:t>
        </w:r>
      </w:ins>
      <w:ins w:id="5412" w:author="Rajo" w:date="2018-06-01T18:35:00Z">
        <w:r w:rsidR="00D53F14">
          <w:rPr>
            <w:lang w:val="bs-Latn-BA"/>
          </w:rPr>
          <w:t xml:space="preserve">a, odnosno slanje </w:t>
        </w:r>
      </w:ins>
      <w:ins w:id="5413" w:author="Rajo" w:date="2018-06-02T14:35:00Z">
        <w:r w:rsidR="003107AD">
          <w:rPr>
            <w:lang w:val="bs-Latn-BA"/>
          </w:rPr>
          <w:t xml:space="preserve">SAML </w:t>
        </w:r>
      </w:ins>
      <w:ins w:id="5414" w:author="Rajo" w:date="2018-06-02T14:37:00Z">
        <w:r w:rsidR="000D7840">
          <w:rPr>
            <w:lang w:val="bs-Latn-BA"/>
          </w:rPr>
          <w:t>poruke (zahtjeva)</w:t>
        </w:r>
      </w:ins>
      <w:ins w:id="5415" w:author="Rajo" w:date="2018-06-02T14:35:00Z">
        <w:r w:rsidR="003107AD">
          <w:rPr>
            <w:lang w:val="bs-Latn-BA"/>
          </w:rPr>
          <w:t xml:space="preserve"> </w:t>
        </w:r>
      </w:ins>
      <w:ins w:id="5416" w:author="Rajo" w:date="2018-06-01T18:35:00Z">
        <w:r w:rsidR="00D53F14">
          <w:rPr>
            <w:lang w:val="bs-Latn-BA"/>
          </w:rPr>
          <w:t>na SSO server</w:t>
        </w:r>
      </w:ins>
      <w:ins w:id="5417" w:author="Rajo" w:date="2018-06-02T14:36:00Z">
        <w:r w:rsidR="00510A5C">
          <w:rPr>
            <w:lang w:val="bs-Latn-BA"/>
          </w:rPr>
          <w:t xml:space="preserve"> posredstvom korisnika</w:t>
        </w:r>
      </w:ins>
      <w:ins w:id="5418" w:author="Rajo" w:date="2018-06-02T14:35:00Z">
        <w:r w:rsidR="003107AD">
          <w:rPr>
            <w:lang w:val="bs-Latn-BA"/>
          </w:rPr>
          <w:t>, što</w:t>
        </w:r>
      </w:ins>
      <w:ins w:id="5419" w:author="Rajo" w:date="2018-06-02T14:32:00Z">
        <w:r w:rsidR="00DF1CF0">
          <w:rPr>
            <w:lang w:val="bs-Latn-BA"/>
          </w:rPr>
          <w:t xml:space="preserve"> u suštini </w:t>
        </w:r>
      </w:ins>
      <w:ins w:id="5420" w:author="Rajo" w:date="2018-06-02T14:35:00Z">
        <w:r w:rsidR="003107AD">
          <w:rPr>
            <w:lang w:val="bs-Latn-BA"/>
          </w:rPr>
          <w:t>predstavlja upotrebu</w:t>
        </w:r>
      </w:ins>
      <w:ins w:id="5421" w:author="Rajo" w:date="2018-06-02T14:32:00Z">
        <w:r w:rsidR="00DF1CF0">
          <w:rPr>
            <w:lang w:val="bs-Latn-BA"/>
          </w:rPr>
          <w:t xml:space="preserve"> </w:t>
        </w:r>
      </w:ins>
      <w:ins w:id="5422" w:author="Rajo" w:date="2018-06-02T14:48:00Z">
        <w:r w:rsidR="009B5B7E">
          <w:rPr>
            <w:lang w:val="bs-Latn-BA"/>
          </w:rPr>
          <w:t xml:space="preserve">SAML </w:t>
        </w:r>
      </w:ins>
      <w:ins w:id="5423" w:author="Rajo" w:date="2018-06-02T14:32:00Z">
        <w:r w:rsidR="00DF1CF0" w:rsidRPr="00DF1CF0">
          <w:rPr>
            <w:i/>
            <w:lang w:val="bs-Latn-BA"/>
            <w:rPrChange w:id="5424" w:author="Rajo" w:date="2018-06-02T14:34:00Z">
              <w:rPr>
                <w:lang w:val="bs-Latn-BA"/>
              </w:rPr>
            </w:rPrChange>
          </w:rPr>
          <w:t xml:space="preserve">HTTP </w:t>
        </w:r>
        <w:proofErr w:type="spellStart"/>
        <w:r w:rsidR="00DF1CF0" w:rsidRPr="00DF1CF0">
          <w:rPr>
            <w:i/>
            <w:lang w:val="bs-Latn-BA"/>
            <w:rPrChange w:id="5425" w:author="Rajo" w:date="2018-06-02T14:34:00Z">
              <w:rPr>
                <w:lang w:val="bs-Latn-BA"/>
              </w:rPr>
            </w:rPrChange>
          </w:rPr>
          <w:t>Redirect</w:t>
        </w:r>
        <w:proofErr w:type="spellEnd"/>
        <w:r w:rsidR="00DF1CF0" w:rsidRPr="00DF1CF0">
          <w:rPr>
            <w:i/>
            <w:lang w:val="bs-Latn-BA"/>
            <w:rPrChange w:id="5426" w:author="Rajo" w:date="2018-06-02T14:34:00Z">
              <w:rPr>
                <w:lang w:val="bs-Latn-BA"/>
              </w:rPr>
            </w:rPrChange>
          </w:rPr>
          <w:t xml:space="preserve"> (GET)</w:t>
        </w:r>
        <w:r w:rsidR="00DF1CF0">
          <w:rPr>
            <w:lang w:val="bs-Latn-BA"/>
          </w:rPr>
          <w:t xml:space="preserve"> </w:t>
        </w:r>
      </w:ins>
      <w:ins w:id="5427" w:author="Rajo" w:date="2018-06-02T14:35:00Z">
        <w:r w:rsidR="003107AD">
          <w:rPr>
            <w:lang w:val="bs-Latn-BA"/>
          </w:rPr>
          <w:t xml:space="preserve">uvezivanja. </w:t>
        </w:r>
      </w:ins>
      <w:del w:id="5428" w:author="Rajo" w:date="2018-06-01T18:22:00Z">
        <w:r w:rsidDel="00A25B4C">
          <w:rPr>
            <w:lang w:val="bs-Latn-BA"/>
          </w:rPr>
          <w:delText>a zatim preusmjerava preglednik korisnika na SSO servis koristeći standardno HTTP preusmjeravanje.</w:delText>
        </w:r>
      </w:del>
    </w:p>
    <w:p w14:paraId="0499DF9E" w14:textId="77777777" w:rsidR="00E94ADE" w:rsidRDefault="00E94ADE">
      <w:pPr>
        <w:pStyle w:val="ListParagraph1"/>
        <w:spacing w:line="240" w:lineRule="auto"/>
        <w:contextualSpacing w:val="0"/>
        <w:jc w:val="both"/>
        <w:rPr>
          <w:lang w:val="bs-Latn-BA"/>
        </w:rPr>
        <w:pPrChange w:id="5429" w:author="Rajo" w:date="2018-06-17T15:11:00Z">
          <w:pPr>
            <w:pStyle w:val="ListParagraph1"/>
            <w:spacing w:line="240" w:lineRule="auto"/>
            <w:jc w:val="both"/>
          </w:pPr>
        </w:pPrChange>
      </w:pPr>
    </w:p>
    <w:p w14:paraId="1E2467EC" w14:textId="04218117" w:rsidR="00E94ADE" w:rsidDel="00BB7483" w:rsidRDefault="00CC5052" w:rsidP="00BB7483">
      <w:pPr>
        <w:pStyle w:val="ListParagraph1"/>
        <w:spacing w:after="0" w:line="240" w:lineRule="auto"/>
        <w:jc w:val="both"/>
        <w:rPr>
          <w:del w:id="5430" w:author="Rajo" w:date="2018-06-01T18:25:00Z"/>
          <w:lang w:val="bs-Latn-BA"/>
        </w:rPr>
      </w:pPr>
      <w:r>
        <w:rPr>
          <w:noProof/>
        </w:rPr>
        <mc:AlternateContent>
          <mc:Choice Requires="wps">
            <w:drawing>
              <wp:inline distT="0" distB="0" distL="0" distR="0" wp14:anchorId="30805753" wp14:editId="0F42FEF8">
                <wp:extent cx="4972050" cy="714375"/>
                <wp:effectExtent l="0" t="0" r="19050" b="28575"/>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714375"/>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097F3C44" w14:textId="77777777" w:rsidR="009B0D46" w:rsidRDefault="009B0D46">
                            <w:pPr>
                              <w:rPr>
                                <w:rFonts w:ascii="Courier New" w:hAnsi="Courier New" w:cs="Courier New"/>
                                <w:sz w:val="22"/>
                                <w:lang w:val="sr-Latn-BA"/>
                              </w:rPr>
                            </w:pPr>
                            <w:r>
                              <w:rPr>
                                <w:rFonts w:ascii="Courier New" w:hAnsi="Courier New" w:cs="Courier New"/>
                                <w:sz w:val="22"/>
                                <w:lang w:val="sr-Latn-BA"/>
                              </w:rPr>
                              <w:t>302 Redirect</w:t>
                            </w:r>
                          </w:p>
                          <w:p w14:paraId="7137A89C" w14:textId="77777777" w:rsidR="009B0D46" w:rsidRDefault="009B0D46">
                            <w:pPr>
                              <w:rPr>
                                <w:rFonts w:ascii="Courier New" w:hAnsi="Courier New" w:cs="Courier New"/>
                                <w:sz w:val="22"/>
                                <w:lang w:val="sr-Latn-BA"/>
                              </w:rPr>
                            </w:pPr>
                            <w:r>
                              <w:rPr>
                                <w:rFonts w:ascii="Courier New" w:hAnsi="Courier New" w:cs="Courier New"/>
                                <w:sz w:val="22"/>
                                <w:lang w:val="sr-Latn-BA"/>
                              </w:rPr>
                              <w:t>Location:http://localhost:8080/sso/Redirect?SAMLRequest=&lt;request&gt;&amp;RelayState=&lt;relystate&gt;</w:t>
                            </w:r>
                          </w:p>
                        </w:txbxContent>
                      </wps:txbx>
                      <wps:bodyPr rot="0" vert="horz" wrap="square" lIns="91440" tIns="45720" rIns="91440" bIns="45720" anchor="t" anchorCtr="0">
                        <a:noAutofit/>
                      </wps:bodyPr>
                    </wps:wsp>
                  </a:graphicData>
                </a:graphic>
              </wp:inline>
            </w:drawing>
          </mc:Choice>
          <mc:Fallback>
            <w:pict>
              <v:shape w14:anchorId="30805753" id="_x0000_s1560" type="#_x0000_t202" style="width:391.5pt;height:5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" fillcolor="#dbe5f1 [660]" strokecolor="#8db3e2 [1311]">
                <v:textbox>
                  <w:txbxContent>
                    <w:p w14:paraId="097F3C44" w14:textId="77777777" w:rsidR="009B0D46" w:rsidRDefault="009B0D46">
                      <w:pPr>
                        <w:rPr>
                          <w:rFonts w:ascii="Courier New" w:hAnsi="Courier New" w:cs="Courier New"/>
                          <w:sz w:val="22"/>
                          <w:lang w:val="sr-Latn-BA"/>
                        </w:rPr>
                      </w:pPr>
                      <w:r>
                        <w:rPr>
                          <w:rFonts w:ascii="Courier New" w:hAnsi="Courier New" w:cs="Courier New"/>
                          <w:sz w:val="22"/>
                          <w:lang w:val="sr-Latn-BA"/>
                        </w:rPr>
                        <w:t>302 Redirect</w:t>
                      </w:r>
                    </w:p>
                    <w:p w14:paraId="7137A89C" w14:textId="77777777" w:rsidR="009B0D46" w:rsidRDefault="009B0D46">
                      <w:pPr>
                        <w:rPr>
                          <w:rFonts w:ascii="Courier New" w:hAnsi="Courier New" w:cs="Courier New"/>
                          <w:sz w:val="22"/>
                          <w:lang w:val="sr-Latn-BA"/>
                        </w:rPr>
                      </w:pPr>
                      <w:r>
                        <w:rPr>
                          <w:rFonts w:ascii="Courier New" w:hAnsi="Courier New" w:cs="Courier New"/>
                          <w:sz w:val="22"/>
                          <w:lang w:val="sr-Latn-BA"/>
                        </w:rPr>
                        <w:t>Location:http://localhost:8080/sso/Redirect?SAMLRequest=&lt;request&gt;&amp;RelayState=&lt;relystate&gt;</w:t>
                      </w:r>
                    </w:p>
                  </w:txbxContent>
                </v:textbox>
                <w10:anchorlock/>
              </v:shape>
            </w:pict>
          </mc:Fallback>
        </mc:AlternateContent>
      </w:r>
    </w:p>
    <w:p w14:paraId="146207C8" w14:textId="77777777" w:rsidR="00BB7483" w:rsidRDefault="00BB7483" w:rsidP="00BB7483">
      <w:pPr>
        <w:pStyle w:val="ListParagraph1"/>
        <w:spacing w:line="240" w:lineRule="auto"/>
        <w:jc w:val="both"/>
        <w:rPr>
          <w:ins w:id="5431" w:author="Rajo" w:date="2018-06-01T18:26:00Z"/>
          <w:lang w:val="bs-Latn-BA"/>
        </w:rPr>
      </w:pPr>
    </w:p>
    <w:p w14:paraId="75B3930F" w14:textId="5111C7E1" w:rsidR="00E94ADE" w:rsidDel="00BB7483" w:rsidRDefault="00444A6B">
      <w:pPr>
        <w:pStyle w:val="ListParagraph1"/>
        <w:spacing w:line="240" w:lineRule="auto"/>
        <w:jc w:val="both"/>
        <w:rPr>
          <w:del w:id="5432" w:author="Rajo" w:date="2018-06-01T18:26:00Z"/>
          <w:lang w:val="bs-Latn-BA"/>
        </w:rPr>
        <w:pPrChange w:id="5433" w:author="Rajo" w:date="2018-06-01T18:25:00Z">
          <w:pPr>
            <w:spacing w:line="240" w:lineRule="auto"/>
            <w:jc w:val="both"/>
          </w:pPr>
        </w:pPrChange>
      </w:pPr>
      <w:ins w:id="5434" w:author="Rajo" w:date="2018-06-01T19:02:00Z">
        <w:r>
          <w:rPr>
            <w:lang w:val="bs-Latn-BA"/>
          </w:rPr>
          <w:t xml:space="preserve">U ovoj implementaciji, </w:t>
        </w:r>
        <w:proofErr w:type="spellStart"/>
        <w:r w:rsidRPr="008C53CA">
          <w:rPr>
            <w:i/>
            <w:lang w:val="bs-Latn-BA"/>
          </w:rPr>
          <w:t>RelayState</w:t>
        </w:r>
        <w:proofErr w:type="spellEnd"/>
        <w:r>
          <w:rPr>
            <w:lang w:val="bs-Latn-BA"/>
          </w:rPr>
          <w:t xml:space="preserve"> parametar služi za čuvanje reference ka informaciji (u okviru SP-a) koja predstavlja putanju do </w:t>
        </w:r>
      </w:ins>
      <w:ins w:id="5435" w:author="Rajo" w:date="2018-06-01T19:03:00Z">
        <w:r>
          <w:rPr>
            <w:lang w:val="bs-Latn-BA"/>
          </w:rPr>
          <w:t>željene</w:t>
        </w:r>
      </w:ins>
      <w:ins w:id="5436" w:author="Rajo" w:date="2018-06-01T19:02:00Z">
        <w:r>
          <w:rPr>
            <w:lang w:val="bs-Latn-BA"/>
          </w:rPr>
          <w:t xml:space="preserve"> stranice, kako bi se korisnik nakon povratka sa SSO servera mogao automatski preusmjeriti na nju. </w:t>
        </w:r>
      </w:ins>
    </w:p>
    <w:p w14:paraId="0E3752E9" w14:textId="23A381FF" w:rsidR="007924D1" w:rsidRDefault="00CC5052">
      <w:pPr>
        <w:spacing w:line="240" w:lineRule="auto"/>
        <w:ind w:left="720"/>
        <w:jc w:val="both"/>
        <w:rPr>
          <w:ins w:id="5437" w:author="Rajo" w:date="2018-06-02T22:28:00Z"/>
          <w:lang w:val="bs-Latn-BA"/>
        </w:rPr>
      </w:pPr>
      <w:commentRangeStart w:id="5438"/>
      <w:commentRangeStart w:id="5439"/>
      <w:proofErr w:type="spellStart"/>
      <w:r>
        <w:rPr>
          <w:i/>
          <w:lang w:val="bs-Latn-BA"/>
        </w:rPr>
        <w:t>SAMLRequest</w:t>
      </w:r>
      <w:proofErr w:type="spellEnd"/>
      <w:r>
        <w:rPr>
          <w:lang w:val="bs-Latn-BA"/>
        </w:rPr>
        <w:t xml:space="preserve"> </w:t>
      </w:r>
      <w:ins w:id="5440" w:author="Rajo" w:date="2018-06-01T18:39:00Z">
        <w:r w:rsidR="008C4B71">
          <w:rPr>
            <w:lang w:val="bs-Latn-BA"/>
          </w:rPr>
          <w:t xml:space="preserve">parametar </w:t>
        </w:r>
      </w:ins>
      <w:ins w:id="5441" w:author="Rajo" w:date="2018-06-01T18:41:00Z">
        <w:r w:rsidR="000E4CB1">
          <w:rPr>
            <w:lang w:val="bs-Latn-BA"/>
          </w:rPr>
          <w:t>predstavlja kompresovanu</w:t>
        </w:r>
      </w:ins>
      <w:ins w:id="5442" w:author="Rajo" w:date="2018-06-01T18:38:00Z">
        <w:r w:rsidR="008C4B71">
          <w:rPr>
            <w:lang w:val="bs-Latn-BA"/>
          </w:rPr>
          <w:t xml:space="preserve">, </w:t>
        </w:r>
        <w:r w:rsidR="008C4B71">
          <w:rPr>
            <w:i/>
            <w:lang w:val="bs-Latn-BA"/>
          </w:rPr>
          <w:t>base64</w:t>
        </w:r>
        <w:r w:rsidR="008C4B71">
          <w:rPr>
            <w:lang w:val="bs-Latn-BA"/>
          </w:rPr>
          <w:t xml:space="preserve"> </w:t>
        </w:r>
        <w:proofErr w:type="spellStart"/>
        <w:r w:rsidR="008C4B71">
          <w:rPr>
            <w:lang w:val="bs-Latn-BA"/>
          </w:rPr>
          <w:t>enkodira</w:t>
        </w:r>
      </w:ins>
      <w:ins w:id="5443" w:author="Rajo" w:date="2018-06-01T18:41:00Z">
        <w:r w:rsidR="000E4CB1">
          <w:rPr>
            <w:lang w:val="bs-Latn-BA"/>
          </w:rPr>
          <w:t>nu</w:t>
        </w:r>
      </w:ins>
      <w:proofErr w:type="spellEnd"/>
      <w:ins w:id="5444" w:author="Rajo" w:date="2018-06-01T18:38:00Z">
        <w:r w:rsidR="008C4B71">
          <w:rPr>
            <w:lang w:val="bs-Latn-BA"/>
          </w:rPr>
          <w:t xml:space="preserve"> </w:t>
        </w:r>
      </w:ins>
      <w:ins w:id="5445" w:author="Rajo" w:date="2018-06-01T18:41:00Z">
        <w:r w:rsidR="000E4CB1">
          <w:rPr>
            <w:lang w:val="bs-Latn-BA"/>
          </w:rPr>
          <w:t>te</w:t>
        </w:r>
      </w:ins>
      <w:ins w:id="5446" w:author="Rajo" w:date="2018-06-01T18:38:00Z">
        <w:r w:rsidR="008C4B71">
          <w:rPr>
            <w:lang w:val="bs-Latn-BA"/>
          </w:rPr>
          <w:t xml:space="preserve"> URL </w:t>
        </w:r>
        <w:proofErr w:type="spellStart"/>
        <w:r w:rsidR="008C4B71">
          <w:rPr>
            <w:lang w:val="bs-Latn-BA"/>
          </w:rPr>
          <w:t>enkodira</w:t>
        </w:r>
      </w:ins>
      <w:ins w:id="5447" w:author="Rajo" w:date="2018-06-01T18:41:00Z">
        <w:r w:rsidR="000E4CB1">
          <w:rPr>
            <w:lang w:val="bs-Latn-BA"/>
          </w:rPr>
          <w:t>nu</w:t>
        </w:r>
        <w:proofErr w:type="spellEnd"/>
        <w:r w:rsidR="000E4CB1">
          <w:rPr>
            <w:lang w:val="bs-Latn-BA"/>
          </w:rPr>
          <w:t xml:space="preserve"> vrijednost SAML zahtjev</w:t>
        </w:r>
      </w:ins>
      <w:ins w:id="5448" w:author="Rajo" w:date="2018-06-01T19:08:00Z">
        <w:r w:rsidR="008214A0">
          <w:rPr>
            <w:lang w:val="bs-Latn-BA"/>
          </w:rPr>
          <w:t>a</w:t>
        </w:r>
      </w:ins>
      <w:ins w:id="5449" w:author="Rajo" w:date="2018-06-01T19:07:00Z">
        <w:r w:rsidR="008214A0">
          <w:rPr>
            <w:lang w:val="bs-Latn-BA"/>
          </w:rPr>
          <w:t xml:space="preserve">, odnosno </w:t>
        </w:r>
        <w:r w:rsidR="008214A0">
          <w:rPr>
            <w:i/>
            <w:lang w:val="bs-Latn-BA"/>
          </w:rPr>
          <w:t>&lt;</w:t>
        </w:r>
        <w:proofErr w:type="spellStart"/>
        <w:r w:rsidR="008214A0">
          <w:rPr>
            <w:i/>
            <w:lang w:val="bs-Latn-BA"/>
          </w:rPr>
          <w:t>samlp:AuthnRequest</w:t>
        </w:r>
        <w:proofErr w:type="spellEnd"/>
        <w:r w:rsidR="008214A0">
          <w:rPr>
            <w:i/>
            <w:lang w:val="bs-Latn-BA"/>
          </w:rPr>
          <w:t>&gt;</w:t>
        </w:r>
        <w:r w:rsidR="008214A0">
          <w:rPr>
            <w:lang w:val="bs-Latn-BA"/>
          </w:rPr>
          <w:t xml:space="preserve"> elementa</w:t>
        </w:r>
      </w:ins>
      <w:ins w:id="5450" w:author="Rajo" w:date="2018-06-01T19:08:00Z">
        <w:r w:rsidR="008214A0">
          <w:rPr>
            <w:lang w:val="bs-Latn-BA"/>
          </w:rPr>
          <w:t xml:space="preserve"> prikazanog na </w:t>
        </w:r>
      </w:ins>
      <w:ins w:id="5451" w:author="Rajo" w:date="2018-06-18T19:17:00Z">
        <w:r w:rsidR="009B0D46" w:rsidRPr="009B0D46">
          <w:rPr>
            <w:b/>
            <w:lang w:val="bs-Latn-BA"/>
            <w:rPrChange w:id="5452" w:author="Rajo" w:date="2018-06-18T19:17:00Z">
              <w:rPr>
                <w:lang w:val="bs-Latn-BA"/>
              </w:rPr>
            </w:rPrChange>
          </w:rPr>
          <w:t>S</w:t>
        </w:r>
      </w:ins>
      <w:ins w:id="5453" w:author="Rajo" w:date="2018-06-01T19:08:00Z">
        <w:r w:rsidR="008214A0" w:rsidRPr="009B0D46">
          <w:rPr>
            <w:b/>
            <w:lang w:val="bs-Latn-BA"/>
            <w:rPrChange w:id="5454" w:author="Rajo" w:date="2018-06-18T19:17:00Z">
              <w:rPr>
                <w:lang w:val="bs-Latn-BA"/>
              </w:rPr>
            </w:rPrChange>
          </w:rPr>
          <w:t>lici 10.3</w:t>
        </w:r>
      </w:ins>
      <w:ins w:id="5455" w:author="Rajo" w:date="2018-06-01T18:39:00Z">
        <w:r w:rsidR="008C4B71">
          <w:rPr>
            <w:lang w:val="bs-Latn-BA"/>
          </w:rPr>
          <w:t>.</w:t>
        </w:r>
      </w:ins>
      <w:ins w:id="5456" w:author="Rajo" w:date="2018-06-01T18:38:00Z">
        <w:r w:rsidR="00170799">
          <w:rPr>
            <w:lang w:val="bs-Latn-BA"/>
          </w:rPr>
          <w:t xml:space="preserve"> </w:t>
        </w:r>
      </w:ins>
      <w:ins w:id="5457" w:author="Rajo" w:date="2018-06-01T18:41:00Z">
        <w:r w:rsidR="000E4CB1">
          <w:rPr>
            <w:lang w:val="bs-Latn-BA"/>
          </w:rPr>
          <w:t xml:space="preserve">Pored toga, zahtjev </w:t>
        </w:r>
      </w:ins>
      <w:r>
        <w:rPr>
          <w:lang w:val="bs-Latn-BA"/>
        </w:rPr>
        <w:t>može biti</w:t>
      </w:r>
      <w:ins w:id="5458" w:author="Rajo" w:date="2018-06-01T18:43:00Z">
        <w:r w:rsidR="000E4CB1">
          <w:rPr>
            <w:lang w:val="bs-Latn-BA"/>
          </w:rPr>
          <w:t xml:space="preserve"> i</w:t>
        </w:r>
      </w:ins>
      <w:r>
        <w:rPr>
          <w:lang w:val="bs-Latn-BA"/>
        </w:rPr>
        <w:t xml:space="preserve"> potpisan</w:t>
      </w:r>
      <w:commentRangeEnd w:id="5438"/>
      <w:r>
        <w:commentReference w:id="5438"/>
      </w:r>
      <w:commentRangeEnd w:id="5439"/>
      <w:r w:rsidR="00310776">
        <w:rPr>
          <w:rStyle w:val="CommentReference"/>
        </w:rPr>
        <w:commentReference w:id="5439"/>
      </w:r>
      <w:ins w:id="5459" w:author="Rajo" w:date="2018-06-02T20:30:00Z">
        <w:r w:rsidR="002A5BE9">
          <w:rPr>
            <w:lang w:val="bs-Latn-BA"/>
          </w:rPr>
          <w:t xml:space="preserve">, </w:t>
        </w:r>
      </w:ins>
      <w:del w:id="5460" w:author="Rajo" w:date="2018-06-02T20:30:00Z">
        <w:r w:rsidDel="002A5BE9">
          <w:rPr>
            <w:lang w:val="bs-Latn-BA"/>
          </w:rPr>
          <w:delText xml:space="preserve">, </w:delText>
        </w:r>
      </w:del>
      <w:del w:id="5461" w:author="Rajo" w:date="2018-06-02T20:19:00Z">
        <w:r w:rsidDel="00143E9E">
          <w:rPr>
            <w:lang w:val="bs-Latn-BA"/>
          </w:rPr>
          <w:delText xml:space="preserve">ali za </w:delText>
        </w:r>
      </w:del>
      <w:del w:id="5462" w:author="Rajo" w:date="2018-06-01T18:43:00Z">
        <w:r w:rsidDel="00DB7B09">
          <w:rPr>
            <w:lang w:val="bs-Latn-BA"/>
          </w:rPr>
          <w:delText xml:space="preserve">osnovni </w:delText>
        </w:r>
      </w:del>
      <w:del w:id="5463" w:author="Rajo" w:date="2018-06-02T20:19:00Z">
        <w:r w:rsidDel="00143E9E">
          <w:rPr>
            <w:lang w:val="bs-Latn-BA"/>
          </w:rPr>
          <w:delText>primjer to nije urađeno</w:delText>
        </w:r>
      </w:del>
      <w:ins w:id="5464" w:author="Rajo" w:date="2018-06-02T20:21:00Z">
        <w:r w:rsidR="00DE073D">
          <w:rPr>
            <w:lang w:val="bs-Latn-BA"/>
          </w:rPr>
          <w:t>ali</w:t>
        </w:r>
      </w:ins>
      <w:ins w:id="5465" w:author="Rajo" w:date="2018-06-02T20:26:00Z">
        <w:r w:rsidR="009E5713">
          <w:rPr>
            <w:lang w:val="bs-Latn-BA"/>
          </w:rPr>
          <w:t xml:space="preserve"> </w:t>
        </w:r>
      </w:ins>
      <w:ins w:id="5466" w:author="Rajo" w:date="2018-06-02T20:21:00Z">
        <w:r w:rsidR="00DE073D">
          <w:rPr>
            <w:lang w:val="bs-Latn-BA"/>
          </w:rPr>
          <w:t>u ovoj implementaciji</w:t>
        </w:r>
      </w:ins>
      <w:ins w:id="5467" w:author="Rajo" w:date="2018-06-02T20:24:00Z">
        <w:r w:rsidR="00720A50">
          <w:rPr>
            <w:lang w:val="bs-Latn-BA"/>
          </w:rPr>
          <w:t xml:space="preserve"> </w:t>
        </w:r>
      </w:ins>
      <w:ins w:id="5468" w:author="Rajo" w:date="2018-06-02T20:23:00Z">
        <w:r w:rsidR="00DE073D">
          <w:rPr>
            <w:lang w:val="bs-Latn-BA"/>
          </w:rPr>
          <w:t xml:space="preserve">zbog </w:t>
        </w:r>
      </w:ins>
      <w:ins w:id="5469" w:author="Rajo" w:date="2018-06-02T20:22:00Z">
        <w:r w:rsidR="00DE073D">
          <w:rPr>
            <w:lang w:val="bs-Latn-BA"/>
          </w:rPr>
          <w:t>jedn</w:t>
        </w:r>
      </w:ins>
      <w:ins w:id="5470" w:author="Rajo" w:date="2018-06-02T20:23:00Z">
        <w:r w:rsidR="00E37F67">
          <w:rPr>
            <w:lang w:val="bs-Latn-BA"/>
          </w:rPr>
          <w:t>o</w:t>
        </w:r>
      </w:ins>
      <w:ins w:id="5471" w:author="Rajo" w:date="2018-06-02T20:22:00Z">
        <w:r w:rsidR="00DE073D">
          <w:rPr>
            <w:lang w:val="bs-Latn-BA"/>
          </w:rPr>
          <w:t>stavnosti</w:t>
        </w:r>
      </w:ins>
      <w:ins w:id="5472" w:author="Rajo" w:date="2018-06-02T20:27:00Z">
        <w:r w:rsidR="0037112E">
          <w:rPr>
            <w:lang w:val="bs-Latn-BA"/>
          </w:rPr>
          <w:t xml:space="preserve"> to </w:t>
        </w:r>
      </w:ins>
      <w:ins w:id="5473" w:author="Rajo" w:date="2018-06-02T20:35:00Z">
        <w:r w:rsidR="002D2FF2">
          <w:rPr>
            <w:lang w:val="bs-Latn-BA"/>
          </w:rPr>
          <w:t>nije slučaj</w:t>
        </w:r>
      </w:ins>
      <w:r>
        <w:rPr>
          <w:lang w:val="bs-Latn-BA"/>
        </w:rPr>
        <w:t>.</w:t>
      </w:r>
      <w:del w:id="5474" w:author="Rajo" w:date="2018-06-01T18:57:00Z">
        <w:r w:rsidDel="007C1CC0">
          <w:rPr>
            <w:lang w:val="bs-Latn-BA"/>
          </w:rPr>
          <w:delText xml:space="preserve"> </w:delText>
        </w:r>
      </w:del>
      <w:del w:id="5475" w:author="Rajo" w:date="2018-06-01T18:45:00Z">
        <w:r w:rsidDel="0069650A">
          <w:rPr>
            <w:lang w:val="bs-Latn-BA"/>
          </w:rPr>
          <w:delText>P</w:delText>
        </w:r>
      </w:del>
      <w:del w:id="5476" w:author="Rajo" w:date="2018-06-01T18:57:00Z">
        <w:r w:rsidDel="007C1CC0">
          <w:rPr>
            <w:lang w:val="bs-Latn-BA"/>
          </w:rPr>
          <w:delText xml:space="preserve">arametar </w:delText>
        </w:r>
        <w:r w:rsidDel="007C1CC0">
          <w:rPr>
            <w:i/>
            <w:lang w:val="bs-Latn-BA"/>
          </w:rPr>
          <w:delText>RelayState</w:delText>
        </w:r>
      </w:del>
      <w:ins w:id="5477" w:author="Rajo" w:date="2018-06-02T20:34:00Z">
        <w:r w:rsidR="00076ADB">
          <w:rPr>
            <w:lang w:val="bs-Latn-BA"/>
          </w:rPr>
          <w:t xml:space="preserve"> </w:t>
        </w:r>
      </w:ins>
      <w:ins w:id="5478" w:author="Rajo" w:date="2018-06-02T21:55:00Z">
        <w:r w:rsidR="00E22031">
          <w:rPr>
            <w:lang w:val="bs-Latn-BA"/>
          </w:rPr>
          <w:t xml:space="preserve">Međutim, ukoliko bi </w:t>
        </w:r>
      </w:ins>
      <w:ins w:id="5479" w:author="Rajo" w:date="2018-06-02T22:04:00Z">
        <w:r w:rsidR="00D35E74">
          <w:rPr>
            <w:lang w:val="bs-Latn-BA"/>
          </w:rPr>
          <w:t xml:space="preserve">SAML </w:t>
        </w:r>
      </w:ins>
      <w:ins w:id="5480" w:author="Rajo" w:date="2018-06-02T21:55:00Z">
        <w:r w:rsidR="00E22031">
          <w:rPr>
            <w:lang w:val="bs-Latn-BA"/>
          </w:rPr>
          <w:t>zahtjev bio potpisan</w:t>
        </w:r>
      </w:ins>
      <w:ins w:id="5481" w:author="Rajo" w:date="2018-06-02T22:17:00Z">
        <w:r w:rsidR="003103B5">
          <w:rPr>
            <w:lang w:val="bs-Latn-BA"/>
          </w:rPr>
          <w:t xml:space="preserve"> od strane SP-a</w:t>
        </w:r>
      </w:ins>
      <w:ins w:id="5482" w:author="Rajo" w:date="2018-06-10T16:15:00Z">
        <w:r w:rsidR="00BD295A">
          <w:rPr>
            <w:lang w:val="bs-Latn-BA"/>
          </w:rPr>
          <w:t xml:space="preserve">, to bi se vršilo </w:t>
        </w:r>
      </w:ins>
      <w:ins w:id="5483" w:author="Rajo" w:date="2018-06-02T22:19:00Z">
        <w:r w:rsidR="00137036">
          <w:rPr>
            <w:lang w:val="bs-Latn-BA"/>
          </w:rPr>
          <w:t>upotrebom privatnog dijela ključa iz para ključeva</w:t>
        </w:r>
      </w:ins>
      <w:ins w:id="5484" w:author="Rajo" w:date="2018-06-02T22:22:00Z">
        <w:r w:rsidR="00C04ACE">
          <w:rPr>
            <w:lang w:val="bs-Latn-BA"/>
          </w:rPr>
          <w:t xml:space="preserve"> koje on generiše</w:t>
        </w:r>
        <w:r w:rsidR="00F50B16">
          <w:rPr>
            <w:lang w:val="bs-Latn-BA"/>
          </w:rPr>
          <w:t>,</w:t>
        </w:r>
      </w:ins>
      <w:ins w:id="5485" w:author="Rajo" w:date="2018-06-10T16:16:00Z">
        <w:r w:rsidR="00BD295A">
          <w:rPr>
            <w:lang w:val="bs-Latn-BA"/>
          </w:rPr>
          <w:t xml:space="preserve"> dok bi</w:t>
        </w:r>
      </w:ins>
      <w:ins w:id="5486" w:author="Rajo" w:date="2018-06-02T21:55:00Z">
        <w:r w:rsidR="00E22031">
          <w:rPr>
            <w:lang w:val="bs-Latn-BA"/>
          </w:rPr>
          <w:t xml:space="preserve"> </w:t>
        </w:r>
      </w:ins>
      <w:ins w:id="5487" w:author="Rajo" w:date="2018-06-10T16:16:00Z">
        <w:r w:rsidR="00BD295A">
          <w:rPr>
            <w:lang w:val="bs-Latn-BA"/>
          </w:rPr>
          <w:t xml:space="preserve">potpis validirao </w:t>
        </w:r>
      </w:ins>
      <w:ins w:id="5488" w:author="Rajo" w:date="2018-06-02T21:55:00Z">
        <w:r w:rsidR="00E22031">
          <w:rPr>
            <w:lang w:val="bs-Latn-BA"/>
          </w:rPr>
          <w:t>primala</w:t>
        </w:r>
      </w:ins>
      <w:ins w:id="5489" w:author="Rajo" w:date="2018-06-02T21:56:00Z">
        <w:r w:rsidR="00E22031">
          <w:rPr>
            <w:lang w:val="bs-Latn-BA"/>
          </w:rPr>
          <w:t>c</w:t>
        </w:r>
      </w:ins>
      <w:ins w:id="5490" w:author="Rajo" w:date="2018-06-02T22:06:00Z">
        <w:r w:rsidR="00503827">
          <w:rPr>
            <w:lang w:val="bs-Latn-BA"/>
          </w:rPr>
          <w:t>,</w:t>
        </w:r>
        <w:r w:rsidR="00B405D0">
          <w:rPr>
            <w:lang w:val="bs-Latn-BA"/>
          </w:rPr>
          <w:t xml:space="preserve"> </w:t>
        </w:r>
        <w:r w:rsidR="00503827">
          <w:rPr>
            <w:lang w:val="bs-Latn-BA"/>
          </w:rPr>
          <w:t xml:space="preserve">odnosno </w:t>
        </w:r>
      </w:ins>
      <w:proofErr w:type="spellStart"/>
      <w:ins w:id="5491" w:author="Rajo" w:date="2018-06-02T21:55:00Z">
        <w:r w:rsidR="00E22031">
          <w:rPr>
            <w:lang w:val="bs-Latn-BA"/>
          </w:rPr>
          <w:t>IdP</w:t>
        </w:r>
      </w:ins>
      <w:proofErr w:type="spellEnd"/>
      <w:ins w:id="5492" w:author="Rajo" w:date="2018-06-10T16:38:00Z">
        <w:r w:rsidR="000F1242">
          <w:rPr>
            <w:lang w:val="bs-Latn-BA"/>
          </w:rPr>
          <w:t>,</w:t>
        </w:r>
      </w:ins>
      <w:ins w:id="5493" w:author="Rajo" w:date="2018-06-02T22:03:00Z">
        <w:r w:rsidR="00D35E74">
          <w:rPr>
            <w:lang w:val="bs-Latn-BA"/>
          </w:rPr>
          <w:t xml:space="preserve"> </w:t>
        </w:r>
      </w:ins>
      <w:ins w:id="5494" w:author="Rajo" w:date="2018-06-02T21:58:00Z">
        <w:r w:rsidR="00E22031">
          <w:rPr>
            <w:lang w:val="bs-Latn-BA"/>
          </w:rPr>
          <w:t xml:space="preserve">upotrebom </w:t>
        </w:r>
      </w:ins>
      <w:ins w:id="5495" w:author="Rajo" w:date="2018-06-02T21:59:00Z">
        <w:r w:rsidR="00E22031">
          <w:rPr>
            <w:lang w:val="bs-Latn-BA"/>
          </w:rPr>
          <w:t xml:space="preserve">javnog </w:t>
        </w:r>
      </w:ins>
      <w:ins w:id="5496" w:author="Rajo" w:date="2018-06-02T22:20:00Z">
        <w:r w:rsidR="00E20B35">
          <w:rPr>
            <w:lang w:val="bs-Latn-BA"/>
          </w:rPr>
          <w:t xml:space="preserve">dijela </w:t>
        </w:r>
      </w:ins>
      <w:ins w:id="5497" w:author="Rajo" w:date="2018-06-02T21:59:00Z">
        <w:r w:rsidR="00E22031">
          <w:rPr>
            <w:lang w:val="bs-Latn-BA"/>
          </w:rPr>
          <w:t xml:space="preserve">ključa </w:t>
        </w:r>
      </w:ins>
      <w:ins w:id="5498" w:author="Rajo" w:date="2018-06-02T22:05:00Z">
        <w:r w:rsidR="00601465">
          <w:rPr>
            <w:lang w:val="bs-Latn-BA"/>
          </w:rPr>
          <w:t>generisanog</w:t>
        </w:r>
      </w:ins>
      <w:ins w:id="5499" w:author="Rajo" w:date="2018-06-02T22:03:00Z">
        <w:r w:rsidR="00D35E74">
          <w:rPr>
            <w:lang w:val="bs-Latn-BA"/>
          </w:rPr>
          <w:t xml:space="preserve"> </w:t>
        </w:r>
      </w:ins>
      <w:ins w:id="5500" w:author="Rajo" w:date="2018-06-02T22:13:00Z">
        <w:r w:rsidR="00827A23">
          <w:rPr>
            <w:lang w:val="bs-Latn-BA"/>
          </w:rPr>
          <w:t>od strane SP</w:t>
        </w:r>
      </w:ins>
      <w:ins w:id="5501" w:author="Rajo" w:date="2018-06-02T22:24:00Z">
        <w:r w:rsidR="002B5686">
          <w:rPr>
            <w:lang w:val="bs-Latn-BA"/>
          </w:rPr>
          <w:t>-a</w:t>
        </w:r>
      </w:ins>
      <w:ins w:id="5502" w:author="Rajo" w:date="2018-06-10T16:40:00Z">
        <w:r w:rsidR="006E7E0C">
          <w:rPr>
            <w:lang w:val="bs-Latn-BA"/>
          </w:rPr>
          <w:t>.</w:t>
        </w:r>
      </w:ins>
      <w:del w:id="5503" w:author="Rajo" w:date="2018-06-02T20:34:00Z">
        <w:r w:rsidDel="00076ADB">
          <w:rPr>
            <w:lang w:val="bs-Latn-BA"/>
          </w:rPr>
          <w:delText xml:space="preserve"> </w:delText>
        </w:r>
      </w:del>
      <w:del w:id="5504" w:author="Rajo" w:date="2018-06-01T18:52:00Z">
        <w:r w:rsidDel="00FC3698">
          <w:rPr>
            <w:lang w:val="bs-Latn-BA"/>
          </w:rPr>
          <w:delText xml:space="preserve">predstavlja referencu ka stanju informacija koje se čuvaju na strani </w:delText>
        </w:r>
      </w:del>
      <w:del w:id="5505" w:author="Rajo" w:date="2018-05-23T20:04:00Z">
        <w:r w:rsidDel="00847196">
          <w:rPr>
            <w:lang w:val="bs-Latn-BA"/>
          </w:rPr>
          <w:delText>servis provajdera</w:delText>
        </w:r>
      </w:del>
      <w:del w:id="5506" w:author="Rajo" w:date="2018-06-01T18:52:00Z">
        <w:r w:rsidDel="00FC3698">
          <w:rPr>
            <w:lang w:val="bs-Latn-BA"/>
          </w:rPr>
          <w:delText xml:space="preserve">. </w:delText>
        </w:r>
      </w:del>
      <w:del w:id="5507" w:author="Rajo" w:date="2018-06-01T19:02:00Z">
        <w:r w:rsidDel="00444A6B">
          <w:rPr>
            <w:lang w:val="bs-Latn-BA"/>
          </w:rPr>
          <w:delText xml:space="preserve">U ovoj implementaciji služi za čuvanje reference ka informaciji koja predstavlja putanju do traženog resursa, </w:delText>
        </w:r>
      </w:del>
      <w:del w:id="5508" w:author="Rajo" w:date="2018-06-01T19:01:00Z">
        <w:r w:rsidDel="00444A6B">
          <w:rPr>
            <w:lang w:val="bs-Latn-BA"/>
          </w:rPr>
          <w:delText>kako bi se nakon autentikacije na SSO strani korisnik automatski preusmjerio na njega.</w:delText>
        </w:r>
      </w:del>
      <w:del w:id="5509" w:author="Rajo" w:date="2018-06-01T19:08:00Z">
        <w:r w:rsidDel="008214A0">
          <w:rPr>
            <w:lang w:val="bs-Latn-BA"/>
          </w:rPr>
          <w:delText xml:space="preserve"> </w:delText>
        </w:r>
        <w:r w:rsidDel="008214A0">
          <w:rPr>
            <w:i/>
            <w:lang w:val="bs-Latn-BA"/>
          </w:rPr>
          <w:delText>SAMLRequest</w:delText>
        </w:r>
        <w:r w:rsidDel="008214A0">
          <w:rPr>
            <w:lang w:val="bs-Latn-BA"/>
          </w:rPr>
          <w:delText xml:space="preserve"> parametar je kompresovana, </w:delText>
        </w:r>
        <w:r w:rsidDel="008214A0">
          <w:rPr>
            <w:i/>
            <w:lang w:val="bs-Latn-BA"/>
          </w:rPr>
          <w:delText>base64</w:delText>
        </w:r>
        <w:r w:rsidDel="008214A0">
          <w:rPr>
            <w:lang w:val="bs-Latn-BA"/>
          </w:rPr>
          <w:delText xml:space="preserve"> enkodirana i URL enkodirana vrijednost </w:delText>
        </w:r>
        <w:r w:rsidDel="008214A0">
          <w:rPr>
            <w:i/>
            <w:lang w:val="bs-Latn-BA"/>
          </w:rPr>
          <w:delText>&lt;samlp:AuthnRequest&gt;</w:delText>
        </w:r>
        <w:r w:rsidDel="008214A0">
          <w:rPr>
            <w:lang w:val="bs-Latn-BA"/>
          </w:rPr>
          <w:delText xml:space="preserve"> elementa:</w:delText>
        </w:r>
      </w:del>
    </w:p>
    <w:p w14:paraId="22A220C4" w14:textId="5E954633" w:rsidR="00FC3698" w:rsidDel="007C1CC0" w:rsidRDefault="00FC3698">
      <w:pPr>
        <w:spacing w:line="240" w:lineRule="auto"/>
        <w:jc w:val="both"/>
        <w:rPr>
          <w:del w:id="5510" w:author="Rajo" w:date="2018-06-01T18:57:00Z"/>
          <w:lang w:val="bs-Latn-BA"/>
        </w:rPr>
        <w:pPrChange w:id="5511" w:author="Rajo" w:date="2018-06-01T19:08:00Z">
          <w:pPr>
            <w:spacing w:line="240" w:lineRule="auto"/>
            <w:ind w:left="720"/>
            <w:jc w:val="both"/>
          </w:pPr>
        </w:pPrChange>
      </w:pPr>
    </w:p>
    <w:p w14:paraId="5EA319FF" w14:textId="6354F5FE" w:rsidR="00E94ADE" w:rsidDel="008214A0" w:rsidRDefault="00E94ADE">
      <w:pPr>
        <w:spacing w:line="240" w:lineRule="auto"/>
        <w:jc w:val="both"/>
        <w:rPr>
          <w:del w:id="5512" w:author="Rajo" w:date="2018-06-01T19:08:00Z"/>
          <w:lang w:val="bs-Latn-BA"/>
        </w:rPr>
        <w:pPrChange w:id="5513" w:author="Rajo" w:date="2018-06-01T19:08:00Z">
          <w:pPr>
            <w:spacing w:line="240" w:lineRule="auto"/>
            <w:ind w:left="720"/>
            <w:jc w:val="both"/>
          </w:pPr>
        </w:pPrChange>
      </w:pPr>
    </w:p>
    <w:p w14:paraId="3229465F" w14:textId="76CFECA0" w:rsidR="00E94ADE" w:rsidRDefault="00CC5052">
      <w:pPr>
        <w:keepNext/>
        <w:spacing w:line="240" w:lineRule="auto"/>
        <w:ind w:left="720"/>
        <w:jc w:val="center"/>
        <w:rPr>
          <w:lang w:val="bs-Latn-BA"/>
        </w:rPr>
        <w:pPrChange w:id="5514" w:author="Rajo" w:date="2018-06-02T21:39:00Z">
          <w:pPr>
            <w:keepNext/>
            <w:spacing w:line="240" w:lineRule="auto"/>
            <w:ind w:left="720"/>
            <w:jc w:val="both"/>
          </w:pPr>
        </w:pPrChange>
      </w:pPr>
      <w:del w:id="5515" w:author="Rajo" w:date="2018-06-02T21:55:00Z">
        <w:r w:rsidDel="00E22031">
          <w:rPr>
            <w:noProof/>
          </w:rPr>
          <w:drawing>
            <wp:inline distT="0" distB="0" distL="0" distR="0" wp14:anchorId="6E973FB7" wp14:editId="534BDC23">
              <wp:extent cx="5048250" cy="2789561"/>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067232" cy="2800050"/>
                      </a:xfrm>
                      <a:prstGeom prst="rect">
                        <a:avLst/>
                      </a:prstGeom>
                    </pic:spPr>
                  </pic:pic>
                </a:graphicData>
              </a:graphic>
            </wp:inline>
          </w:drawing>
        </w:r>
      </w:del>
      <w:ins w:id="5516" w:author="Rajo" w:date="2018-06-02T21:55:00Z">
        <w:r w:rsidR="00E22031">
          <w:rPr>
            <w:noProof/>
          </w:rPr>
          <w:drawing>
            <wp:inline distT="0" distB="0" distL="0" distR="0" wp14:anchorId="21B5A373" wp14:editId="504C26DA">
              <wp:extent cx="5476875" cy="3026410"/>
              <wp:effectExtent l="0" t="0" r="9525" b="254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476875" cy="3026410"/>
                      </a:xfrm>
                      <a:prstGeom prst="rect">
                        <a:avLst/>
                      </a:prstGeom>
                    </pic:spPr>
                  </pic:pic>
                </a:graphicData>
              </a:graphic>
            </wp:inline>
          </w:drawing>
        </w:r>
      </w:ins>
    </w:p>
    <w:p w14:paraId="77C9E3E6" w14:textId="1B880F9F" w:rsidR="004232EE" w:rsidRDefault="00CC5052" w:rsidP="004232EE">
      <w:pPr>
        <w:pStyle w:val="Caption"/>
        <w:jc w:val="center"/>
        <w:rPr>
          <w:ins w:id="5517" w:author="Rajo" w:date="2018-06-01T19:26:00Z"/>
          <w:lang w:val="bs-Latn-BA"/>
        </w:rPr>
      </w:pPr>
      <w:r>
        <w:rPr>
          <w:lang w:val="bs-Latn-BA"/>
        </w:rPr>
        <w:t xml:space="preserve">Slika </w:t>
      </w:r>
      <w:ins w:id="5518" w:author="Rajo" w:date="2018-05-31T17:30:00Z">
        <w:r w:rsidR="002105F4">
          <w:rPr>
            <w:lang w:val="bs-Latn-BA"/>
          </w:rPr>
          <w:fldChar w:fldCharType="begin"/>
        </w:r>
        <w:r w:rsidR="002105F4">
          <w:rPr>
            <w:lang w:val="bs-Latn-BA"/>
          </w:rPr>
          <w:instrText xml:space="preserve"> STYLEREF 1 \s </w:instrText>
        </w:r>
      </w:ins>
      <w:r w:rsidR="002105F4">
        <w:rPr>
          <w:lang w:val="bs-Latn-BA"/>
        </w:rPr>
        <w:fldChar w:fldCharType="separate"/>
      </w:r>
      <w:r w:rsidR="002105F4">
        <w:rPr>
          <w:noProof/>
          <w:lang w:val="bs-Latn-BA"/>
        </w:rPr>
        <w:t>10</w:t>
      </w:r>
      <w:ins w:id="5519" w:author="Rajo" w:date="2018-05-31T17:30:00Z">
        <w:r w:rsidR="002105F4">
          <w:rPr>
            <w:lang w:val="bs-Latn-BA"/>
          </w:rPr>
          <w:fldChar w:fldCharType="end"/>
        </w:r>
        <w:r w:rsidR="002105F4">
          <w:rPr>
            <w:lang w:val="bs-Latn-BA"/>
          </w:rPr>
          <w:t>.</w:t>
        </w:r>
        <w:r w:rsidR="002105F4">
          <w:rPr>
            <w:lang w:val="bs-Latn-BA"/>
          </w:rPr>
          <w:fldChar w:fldCharType="begin"/>
        </w:r>
        <w:r w:rsidR="002105F4">
          <w:rPr>
            <w:lang w:val="bs-Latn-BA"/>
          </w:rPr>
          <w:instrText xml:space="preserve"> SEQ Slika \* ARABIC \s 1 </w:instrText>
        </w:r>
      </w:ins>
      <w:r w:rsidR="002105F4">
        <w:rPr>
          <w:lang w:val="bs-Latn-BA"/>
        </w:rPr>
        <w:fldChar w:fldCharType="separate"/>
      </w:r>
      <w:ins w:id="5520" w:author="Rajo" w:date="2018-05-31T17:30:00Z">
        <w:r w:rsidR="002105F4">
          <w:rPr>
            <w:noProof/>
            <w:lang w:val="bs-Latn-BA"/>
          </w:rPr>
          <w:t>3</w:t>
        </w:r>
        <w:r w:rsidR="002105F4">
          <w:rPr>
            <w:lang w:val="bs-Latn-BA"/>
          </w:rPr>
          <w:fldChar w:fldCharType="end"/>
        </w:r>
      </w:ins>
      <w:del w:id="5521" w:author="Rajo" w:date="2018-05-26T20:59:00Z">
        <w:r w:rsidDel="00F674A3">
          <w:rPr>
            <w:lang w:val="bs-Latn-BA"/>
          </w:rPr>
          <w:fldChar w:fldCharType="begin"/>
        </w:r>
        <w:r w:rsidDel="00F674A3">
          <w:rPr>
            <w:lang w:val="bs-Latn-BA"/>
          </w:rPr>
          <w:delInstrText xml:space="preserve"> STYLEREF 1 \s </w:delInstrText>
        </w:r>
        <w:r w:rsidDel="00F674A3">
          <w:rPr>
            <w:lang w:val="bs-Latn-BA"/>
          </w:rPr>
          <w:fldChar w:fldCharType="separate"/>
        </w:r>
        <w:r w:rsidDel="00F674A3">
          <w:rPr>
            <w:lang w:val="bs-Latn-BA"/>
          </w:rPr>
          <w:delText>10</w:delText>
        </w:r>
        <w:r w:rsidDel="00F674A3">
          <w:rPr>
            <w:lang w:val="bs-Latn-BA"/>
          </w:rPr>
          <w:fldChar w:fldCharType="end"/>
        </w:r>
        <w:r w:rsidDel="00F674A3">
          <w:rPr>
            <w:lang w:val="bs-Latn-BA"/>
          </w:rPr>
          <w:delText>.</w:delText>
        </w:r>
        <w:r w:rsidDel="00F674A3">
          <w:rPr>
            <w:lang w:val="bs-Latn-BA"/>
          </w:rPr>
          <w:fldChar w:fldCharType="begin"/>
        </w:r>
        <w:r w:rsidDel="00F674A3">
          <w:rPr>
            <w:lang w:val="bs-Latn-BA"/>
          </w:rPr>
          <w:delInstrText xml:space="preserve"> SEQ Slika \* ARABIC \s 1 </w:delInstrText>
        </w:r>
        <w:r w:rsidDel="00F674A3">
          <w:rPr>
            <w:lang w:val="bs-Latn-BA"/>
          </w:rPr>
          <w:fldChar w:fldCharType="separate"/>
        </w:r>
        <w:r w:rsidDel="00F674A3">
          <w:rPr>
            <w:lang w:val="bs-Latn-BA"/>
          </w:rPr>
          <w:delText>3</w:delText>
        </w:r>
        <w:r w:rsidDel="00F674A3">
          <w:rPr>
            <w:lang w:val="bs-Latn-BA"/>
          </w:rPr>
          <w:fldChar w:fldCharType="end"/>
        </w:r>
      </w:del>
      <w:r>
        <w:rPr>
          <w:lang w:val="bs-Latn-BA"/>
        </w:rPr>
        <w:t xml:space="preserve"> – primjer SAML </w:t>
      </w:r>
      <w:proofErr w:type="spellStart"/>
      <w:r>
        <w:rPr>
          <w:lang w:val="bs-Latn-BA"/>
        </w:rPr>
        <w:t>AuthnRequest</w:t>
      </w:r>
      <w:proofErr w:type="spellEnd"/>
      <w:r>
        <w:rPr>
          <w:lang w:val="bs-Latn-BA"/>
        </w:rPr>
        <w:t>-a</w:t>
      </w:r>
    </w:p>
    <w:p w14:paraId="279E833A" w14:textId="62FDA80D" w:rsidR="008B7717" w:rsidRPr="00143689" w:rsidRDefault="00BD1A9F">
      <w:pPr>
        <w:ind w:left="720"/>
        <w:jc w:val="both"/>
        <w:rPr>
          <w:lang w:val="bs-Latn-BA"/>
        </w:rPr>
        <w:pPrChange w:id="5522" w:author="Rajo" w:date="2018-06-17T15:11:00Z">
          <w:pPr>
            <w:pStyle w:val="Caption"/>
            <w:jc w:val="center"/>
          </w:pPr>
        </w:pPrChange>
      </w:pPr>
      <w:ins w:id="5523" w:author="Rajo" w:date="2018-06-01T19:26:00Z">
        <w:r>
          <w:rPr>
            <w:lang w:val="bs-Latn-BA"/>
          </w:rPr>
          <w:t>Konačno, vrši se preusmjeravanje korisnika na SSO server, i to na putanju koja je podesiva, a predstavlja putanju do komponente servera koja obrađuje SAML zahtjeve.</w:t>
        </w:r>
      </w:ins>
    </w:p>
    <w:p w14:paraId="45E7C6F4" w14:textId="2D7A89A8" w:rsidR="004232EE" w:rsidRPr="00143689" w:rsidRDefault="00CC5052">
      <w:pPr>
        <w:pStyle w:val="ListParagraph1"/>
        <w:numPr>
          <w:ilvl w:val="0"/>
          <w:numId w:val="36"/>
        </w:numPr>
        <w:spacing w:line="240" w:lineRule="auto"/>
        <w:contextualSpacing w:val="0"/>
        <w:jc w:val="both"/>
        <w:rPr>
          <w:b/>
          <w:lang w:val="bs-Latn-BA"/>
        </w:rPr>
        <w:pPrChange w:id="5524" w:author="Rajo" w:date="2018-06-17T15:14:00Z">
          <w:pPr>
            <w:pStyle w:val="ListParagraph1"/>
            <w:numPr>
              <w:numId w:val="36"/>
            </w:numPr>
            <w:spacing w:line="240" w:lineRule="auto"/>
            <w:ind w:hanging="360"/>
            <w:jc w:val="both"/>
          </w:pPr>
        </w:pPrChange>
      </w:pPr>
      <w:r>
        <w:rPr>
          <w:b/>
          <w:lang w:val="bs-Latn-BA"/>
        </w:rPr>
        <w:t xml:space="preserve">Zahtijevanje SSO servisa na </w:t>
      </w:r>
      <w:proofErr w:type="spellStart"/>
      <w:r>
        <w:rPr>
          <w:b/>
          <w:lang w:val="bs-Latn-BA"/>
        </w:rPr>
        <w:t>IdP</w:t>
      </w:r>
      <w:proofErr w:type="spellEnd"/>
      <w:r>
        <w:rPr>
          <w:b/>
          <w:lang w:val="bs-Latn-BA"/>
        </w:rPr>
        <w:t xml:space="preserve"> strani</w:t>
      </w:r>
    </w:p>
    <w:p w14:paraId="39ADD000" w14:textId="794F52A7" w:rsidR="00E94ADE" w:rsidDel="000A3906" w:rsidRDefault="00CC5052">
      <w:pPr>
        <w:pStyle w:val="ListParagraph1"/>
        <w:spacing w:line="240" w:lineRule="auto"/>
        <w:jc w:val="both"/>
        <w:rPr>
          <w:del w:id="5525" w:author="Rajo" w:date="2018-06-01T20:13:00Z"/>
          <w:lang w:val="bs-Latn-BA"/>
        </w:rPr>
      </w:pPr>
      <w:r>
        <w:rPr>
          <w:lang w:val="bs-Latn-BA"/>
        </w:rPr>
        <w:t xml:space="preserve">U skladu sa HTTP standardom, </w:t>
      </w:r>
      <w:ins w:id="5526" w:author="Rajo" w:date="2018-06-01T20:12:00Z">
        <w:r w:rsidR="000A3906">
          <w:rPr>
            <w:lang w:val="bs-Latn-BA"/>
          </w:rPr>
          <w:t xml:space="preserve">kao rezultat preusmjeravanja iz prethodnog koraka, </w:t>
        </w:r>
      </w:ins>
      <w:r>
        <w:rPr>
          <w:i/>
          <w:lang w:val="bs-Latn-BA"/>
        </w:rPr>
        <w:t>web</w:t>
      </w:r>
      <w:r>
        <w:rPr>
          <w:lang w:val="bs-Latn-BA"/>
        </w:rPr>
        <w:t xml:space="preserve"> preglednik </w:t>
      </w:r>
      <w:ins w:id="5527" w:author="Rajo" w:date="2018-06-01T20:08:00Z">
        <w:r w:rsidR="00441922">
          <w:rPr>
            <w:lang w:val="bs-Latn-BA"/>
          </w:rPr>
          <w:t xml:space="preserve">korisnika </w:t>
        </w:r>
      </w:ins>
      <w:r>
        <w:rPr>
          <w:lang w:val="bs-Latn-BA"/>
        </w:rPr>
        <w:t xml:space="preserve">šalje GET zahtjev </w:t>
      </w:r>
      <w:ins w:id="5528" w:author="Rajo" w:date="2018-06-01T20:13:00Z">
        <w:r w:rsidR="000A3906">
          <w:rPr>
            <w:lang w:val="bs-Latn-BA"/>
          </w:rPr>
          <w:t xml:space="preserve">na putanju </w:t>
        </w:r>
        <w:proofErr w:type="spellStart"/>
        <w:r w:rsidR="000A3906">
          <w:rPr>
            <w:lang w:val="bs-Latn-BA"/>
          </w:rPr>
          <w:t>IdP</w:t>
        </w:r>
        <w:proofErr w:type="spellEnd"/>
        <w:r w:rsidR="000A3906">
          <w:rPr>
            <w:lang w:val="bs-Latn-BA"/>
          </w:rPr>
          <w:t>-a (</w:t>
        </w:r>
        <w:bookmarkStart w:id="5529" w:name="_Hlk515645936"/>
        <w:r w:rsidR="000A3906" w:rsidRPr="008C53CA">
          <w:rPr>
            <w:i/>
            <w:lang w:val="bs-Latn-BA"/>
          </w:rPr>
          <w:t>localhost:8080/</w:t>
        </w:r>
        <w:proofErr w:type="spellStart"/>
        <w:r w:rsidR="000A3906" w:rsidRPr="008C53CA">
          <w:rPr>
            <w:i/>
            <w:lang w:val="bs-Latn-BA"/>
          </w:rPr>
          <w:t>sso</w:t>
        </w:r>
        <w:proofErr w:type="spellEnd"/>
        <w:r w:rsidR="000A3906" w:rsidRPr="008C53CA">
          <w:rPr>
            <w:i/>
            <w:lang w:val="bs-Latn-BA"/>
          </w:rPr>
          <w:t>/</w:t>
        </w:r>
        <w:proofErr w:type="spellStart"/>
        <w:r w:rsidR="000A3906" w:rsidRPr="008C53CA">
          <w:rPr>
            <w:i/>
            <w:lang w:val="bs-Latn-BA"/>
          </w:rPr>
          <w:t>Redirect</w:t>
        </w:r>
        <w:bookmarkEnd w:id="5529"/>
        <w:proofErr w:type="spellEnd"/>
        <w:r w:rsidR="000A3906">
          <w:rPr>
            <w:lang w:val="bs-Latn-BA"/>
          </w:rPr>
          <w:t xml:space="preserve">) na </w:t>
        </w:r>
        <w:r w:rsidR="000A3906">
          <w:rPr>
            <w:lang w:val="bs-Latn-BA"/>
          </w:rPr>
          <w:lastRenderedPageBreak/>
          <w:t xml:space="preserve">kojoj se nalazi </w:t>
        </w:r>
      </w:ins>
      <w:r>
        <w:rPr>
          <w:lang w:val="bs-Latn-BA"/>
        </w:rPr>
        <w:t>SSO servis</w:t>
      </w:r>
      <w:del w:id="5530" w:author="Rajo" w:date="2018-06-01T20:14:00Z">
        <w:r w:rsidDel="00F42D1B">
          <w:rPr>
            <w:lang w:val="bs-Latn-BA"/>
          </w:rPr>
          <w:delText>u</w:delText>
        </w:r>
      </w:del>
      <w:r>
        <w:rPr>
          <w:lang w:val="bs-Latn-BA"/>
        </w:rPr>
        <w:t xml:space="preserve"> </w:t>
      </w:r>
      <w:del w:id="5531" w:author="Rajo" w:date="2018-06-01T19:44:00Z">
        <w:r w:rsidDel="002353E2">
          <w:rPr>
            <w:lang w:val="bs-Latn-BA"/>
          </w:rPr>
          <w:delText xml:space="preserve">na </w:delText>
        </w:r>
      </w:del>
      <w:del w:id="5532" w:author="Rajo" w:date="2018-06-01T20:13:00Z">
        <w:r w:rsidDel="000A3906">
          <w:rPr>
            <w:lang w:val="bs-Latn-BA"/>
          </w:rPr>
          <w:delText>IdP</w:delText>
        </w:r>
      </w:del>
      <w:del w:id="5533" w:author="Rajo" w:date="2018-06-01T19:44:00Z">
        <w:r w:rsidDel="002353E2">
          <w:rPr>
            <w:lang w:val="bs-Latn-BA"/>
          </w:rPr>
          <w:delText xml:space="preserve"> strani</w:delText>
        </w:r>
      </w:del>
      <w:ins w:id="5534" w:author="Rajo" w:date="2018-06-01T19:43:00Z">
        <w:r w:rsidR="00D51DF0">
          <w:rPr>
            <w:lang w:val="bs-Latn-BA"/>
          </w:rPr>
          <w:t>zadužen za</w:t>
        </w:r>
      </w:ins>
      <w:ins w:id="5535" w:author="Rajo" w:date="2018-06-01T19:38:00Z">
        <w:r w:rsidR="008B7717">
          <w:rPr>
            <w:lang w:val="bs-Latn-BA"/>
          </w:rPr>
          <w:t xml:space="preserve"> obradu </w:t>
        </w:r>
      </w:ins>
      <w:ins w:id="5536" w:author="Rajo" w:date="2018-06-01T19:39:00Z">
        <w:r w:rsidR="008B7717">
          <w:rPr>
            <w:lang w:val="bs-Latn-BA"/>
          </w:rPr>
          <w:t>SAML zahtjeva</w:t>
        </w:r>
      </w:ins>
      <w:ins w:id="5537" w:author="Rajo" w:date="2018-06-01T19:59:00Z">
        <w:r w:rsidR="00640240">
          <w:rPr>
            <w:lang w:val="bs-Latn-BA"/>
          </w:rPr>
          <w:t>.</w:t>
        </w:r>
      </w:ins>
      <w:del w:id="5538" w:author="Rajo" w:date="2018-06-01T19:38:00Z">
        <w:r w:rsidDel="008B7717">
          <w:rPr>
            <w:lang w:val="bs-Latn-BA"/>
          </w:rPr>
          <w:delText>:</w:delText>
        </w:r>
      </w:del>
    </w:p>
    <w:p w14:paraId="5C115049" w14:textId="77777777" w:rsidR="00E94ADE" w:rsidDel="000A3906" w:rsidRDefault="00E94ADE">
      <w:pPr>
        <w:pStyle w:val="ListParagraph1"/>
        <w:spacing w:line="240" w:lineRule="auto"/>
        <w:jc w:val="both"/>
        <w:rPr>
          <w:del w:id="5539" w:author="Rajo" w:date="2018-06-01T20:13:00Z"/>
          <w:lang w:val="bs-Latn-BA"/>
        </w:rPr>
      </w:pPr>
    </w:p>
    <w:p w14:paraId="1A1C2EB8" w14:textId="64B89E56" w:rsidR="00441922" w:rsidDel="00462FCF" w:rsidRDefault="00CC5052">
      <w:pPr>
        <w:pStyle w:val="ListParagraph1"/>
        <w:spacing w:line="240" w:lineRule="auto"/>
        <w:contextualSpacing w:val="0"/>
        <w:jc w:val="both"/>
        <w:rPr>
          <w:del w:id="5540" w:author="Rajo" w:date="2018-06-01T20:18:00Z"/>
          <w:lang w:val="bs-Latn-BA"/>
        </w:rPr>
        <w:pPrChange w:id="5541" w:author="Rajo" w:date="2018-06-17T15:12:00Z">
          <w:pPr>
            <w:pStyle w:val="ListParagraph1"/>
            <w:spacing w:line="240" w:lineRule="auto"/>
            <w:jc w:val="both"/>
          </w:pPr>
        </w:pPrChange>
      </w:pPr>
      <w:moveFromRangeStart w:id="5542" w:author="Rajo" w:date="2018-06-01T21:18:00Z" w:name="move515647219"/>
      <w:moveFrom w:id="5543" w:author="Rajo" w:date="2018-06-01T21:18:00Z">
        <w:r w:rsidDel="00325206">
          <w:rPr>
            <w:noProof/>
          </w:rPr>
          <mc:AlternateContent>
            <mc:Choice Requires="wps">
              <w:drawing>
                <wp:inline distT="0" distB="0" distL="0" distR="0" wp14:anchorId="7652F337" wp14:editId="7DD59B56">
                  <wp:extent cx="5467350" cy="866775"/>
                  <wp:effectExtent l="0" t="0" r="19050" b="28575"/>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866775"/>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2E2A101C" w14:textId="77777777" w:rsidR="009B0D46" w:rsidRDefault="009B0D46">
                              <w:pPr>
                                <w:rPr>
                                  <w:rFonts w:ascii="Courier New" w:hAnsi="Courier New" w:cs="Courier New"/>
                                  <w:sz w:val="22"/>
                                  <w:lang w:val="sr-Latn-BA"/>
                                </w:rPr>
                              </w:pPr>
                              <w:r>
                                <w:rPr>
                                  <w:rFonts w:ascii="Courier New" w:hAnsi="Courier New" w:cs="Courier New"/>
                                  <w:sz w:val="22"/>
                                  <w:lang w:val="sr-Latn-BA"/>
                                </w:rPr>
                                <w:t>GET /Redirect?SAMLRequest=&lt;request&gt;&amp;RelayState=</w:t>
                              </w:r>
                            </w:p>
                            <w:p w14:paraId="1EB8D7F8" w14:textId="77777777" w:rsidR="009B0D46" w:rsidRDefault="009B0D46">
                              <w:pPr>
                                <w:rPr>
                                  <w:rFonts w:ascii="Courier New" w:hAnsi="Courier New" w:cs="Courier New"/>
                                  <w:sz w:val="22"/>
                                  <w:lang w:val="sr-Latn-BA"/>
                                </w:rPr>
                              </w:pPr>
                              <w:r>
                                <w:rPr>
                                  <w:rFonts w:ascii="Courier New" w:hAnsi="Courier New" w:cs="Courier New"/>
                                  <w:sz w:val="22"/>
                                  <w:lang w:val="sr-Latn-BA"/>
                                </w:rPr>
                                <w:t>&lt;relystate&gt; HTTP/1.1</w:t>
                              </w:r>
                            </w:p>
                            <w:p w14:paraId="3441F7BF" w14:textId="77777777" w:rsidR="009B0D46" w:rsidRDefault="009B0D46">
                              <w:pPr>
                                <w:rPr>
                                  <w:rFonts w:ascii="Courier New" w:hAnsi="Courier New" w:cs="Courier New"/>
                                  <w:sz w:val="22"/>
                                  <w:lang w:val="sr-Latn-BA"/>
                                </w:rPr>
                              </w:pPr>
                              <w:r>
                                <w:rPr>
                                  <w:rFonts w:ascii="Courier New" w:hAnsi="Courier New" w:cs="Courier New"/>
                                  <w:sz w:val="22"/>
                                  <w:lang w:val="sr-Latn-BA"/>
                                </w:rPr>
                                <w:t>Host: localhost:8080/sso</w:t>
                              </w:r>
                            </w:p>
                          </w:txbxContent>
                        </wps:txbx>
                        <wps:bodyPr rot="0" vert="horz" wrap="square" lIns="91440" tIns="45720" rIns="91440" bIns="45720" anchor="t" anchorCtr="0">
                          <a:noAutofit/>
                        </wps:bodyPr>
                      </wps:wsp>
                    </a:graphicData>
                  </a:graphic>
                </wp:inline>
              </w:drawing>
            </mc:Choice>
            <mc:Fallback>
              <w:pict>
                <v:shape w14:anchorId="7652F337" id="_x0000_s1561" type="#_x0000_t202" style="width:430.5pt;height:6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" fillcolor="#dbe5f1 [660]" strokecolor="#8db3e2 [1311]">
                  <v:textbox>
                    <w:txbxContent>
                      <w:p w14:paraId="2E2A101C" w14:textId="77777777" w:rsidR="009B0D46" w:rsidRDefault="009B0D46">
                        <w:pPr>
                          <w:rPr>
                            <w:rFonts w:ascii="Courier New" w:hAnsi="Courier New" w:cs="Courier New"/>
                            <w:sz w:val="22"/>
                            <w:lang w:val="sr-Latn-BA"/>
                          </w:rPr>
                        </w:pPr>
                        <w:r>
                          <w:rPr>
                            <w:rFonts w:ascii="Courier New" w:hAnsi="Courier New" w:cs="Courier New"/>
                            <w:sz w:val="22"/>
                            <w:lang w:val="sr-Latn-BA"/>
                          </w:rPr>
                          <w:t>GET /Redirect?SAMLRequest=&lt;request&gt;&amp;RelayState=</w:t>
                        </w:r>
                      </w:p>
                      <w:p w14:paraId="1EB8D7F8" w14:textId="77777777" w:rsidR="009B0D46" w:rsidRDefault="009B0D46">
                        <w:pPr>
                          <w:rPr>
                            <w:rFonts w:ascii="Courier New" w:hAnsi="Courier New" w:cs="Courier New"/>
                            <w:sz w:val="22"/>
                            <w:lang w:val="sr-Latn-BA"/>
                          </w:rPr>
                        </w:pPr>
                        <w:r>
                          <w:rPr>
                            <w:rFonts w:ascii="Courier New" w:hAnsi="Courier New" w:cs="Courier New"/>
                            <w:sz w:val="22"/>
                            <w:lang w:val="sr-Latn-BA"/>
                          </w:rPr>
                          <w:t>&lt;relystate&gt; HTTP/1.1</w:t>
                        </w:r>
                      </w:p>
                      <w:p w14:paraId="3441F7BF" w14:textId="77777777" w:rsidR="009B0D46" w:rsidRDefault="009B0D46">
                        <w:pPr>
                          <w:rPr>
                            <w:rFonts w:ascii="Courier New" w:hAnsi="Courier New" w:cs="Courier New"/>
                            <w:sz w:val="22"/>
                            <w:lang w:val="sr-Latn-BA"/>
                          </w:rPr>
                        </w:pPr>
                        <w:r>
                          <w:rPr>
                            <w:rFonts w:ascii="Courier New" w:hAnsi="Courier New" w:cs="Courier New"/>
                            <w:sz w:val="22"/>
                            <w:lang w:val="sr-Latn-BA"/>
                          </w:rPr>
                          <w:t>Host: localhost:8080/sso</w:t>
                        </w:r>
                      </w:p>
                    </w:txbxContent>
                  </v:textbox>
                  <w10:anchorlock/>
                </v:shape>
              </w:pict>
            </mc:Fallback>
          </mc:AlternateContent>
        </w:r>
      </w:moveFrom>
      <w:moveFromRangeEnd w:id="5542"/>
      <w:ins w:id="5544" w:author="Rajo" w:date="2018-06-01T20:14:00Z">
        <w:r w:rsidR="009A5C48">
          <w:rPr>
            <w:lang w:val="bs-Latn-BA"/>
          </w:rPr>
          <w:t xml:space="preserve"> </w:t>
        </w:r>
      </w:ins>
      <w:ins w:id="5545" w:author="Rajo" w:date="2018-06-01T20:00:00Z">
        <w:r w:rsidR="00441922">
          <w:rPr>
            <w:lang w:val="bs-Latn-BA"/>
          </w:rPr>
          <w:t>Međutim, kako je ta putanja zaštićena</w:t>
        </w:r>
      </w:ins>
      <w:ins w:id="5546" w:author="Rajo" w:date="2018-06-01T20:04:00Z">
        <w:r w:rsidR="00441922">
          <w:rPr>
            <w:lang w:val="bs-Latn-BA"/>
          </w:rPr>
          <w:t xml:space="preserve">, da </w:t>
        </w:r>
      </w:ins>
      <w:ins w:id="5547" w:author="Rajo" w:date="2018-06-01T20:05:00Z">
        <w:r w:rsidR="00441922">
          <w:rPr>
            <w:lang w:val="bs-Latn-BA"/>
          </w:rPr>
          <w:t>bi</w:t>
        </w:r>
      </w:ins>
      <w:ins w:id="5548" w:author="Rajo" w:date="2018-06-01T20:19:00Z">
        <w:r w:rsidR="00462FCF">
          <w:rPr>
            <w:lang w:val="bs-Latn-BA"/>
          </w:rPr>
          <w:t xml:space="preserve"> korisnik mogao </w:t>
        </w:r>
        <w:r w:rsidR="00097764">
          <w:rPr>
            <w:lang w:val="bs-Latn-BA"/>
          </w:rPr>
          <w:t>pristupiti</w:t>
        </w:r>
      </w:ins>
      <w:ins w:id="5549" w:author="Rajo" w:date="2018-06-01T20:20:00Z">
        <w:r w:rsidR="00097764">
          <w:rPr>
            <w:lang w:val="bs-Latn-BA"/>
          </w:rPr>
          <w:t xml:space="preserve"> navedenom </w:t>
        </w:r>
      </w:ins>
      <w:ins w:id="5550" w:author="Rajo" w:date="2018-06-01T20:05:00Z">
        <w:r w:rsidR="00441922">
          <w:rPr>
            <w:lang w:val="bs-Latn-BA"/>
          </w:rPr>
          <w:t xml:space="preserve">SSO servis </w:t>
        </w:r>
      </w:ins>
      <w:ins w:id="5551" w:author="Rajo" w:date="2018-06-01T20:20:00Z">
        <w:r w:rsidR="00097764">
          <w:rPr>
            <w:lang w:val="bs-Latn-BA"/>
          </w:rPr>
          <w:t xml:space="preserve">u cilju </w:t>
        </w:r>
      </w:ins>
      <w:ins w:id="5552" w:author="Rajo" w:date="2018-06-01T20:05:00Z">
        <w:r w:rsidR="00441922">
          <w:rPr>
            <w:lang w:val="bs-Latn-BA"/>
          </w:rPr>
          <w:t>obrad</w:t>
        </w:r>
      </w:ins>
      <w:ins w:id="5553" w:author="Rajo" w:date="2018-06-01T20:21:00Z">
        <w:r w:rsidR="00097764">
          <w:rPr>
            <w:lang w:val="bs-Latn-BA"/>
          </w:rPr>
          <w:t>e</w:t>
        </w:r>
      </w:ins>
      <w:ins w:id="5554" w:author="Rajo" w:date="2018-06-01T20:05:00Z">
        <w:r w:rsidR="00441922">
          <w:rPr>
            <w:lang w:val="bs-Latn-BA"/>
          </w:rPr>
          <w:t xml:space="preserve"> </w:t>
        </w:r>
      </w:ins>
      <w:ins w:id="5555" w:author="Rajo" w:date="2018-06-01T20:21:00Z">
        <w:r w:rsidR="00097764">
          <w:rPr>
            <w:lang w:val="bs-Latn-BA"/>
          </w:rPr>
          <w:t>SAML zahtjeva</w:t>
        </w:r>
      </w:ins>
      <w:ins w:id="5556" w:author="Rajo" w:date="2018-06-01T20:05:00Z">
        <w:r w:rsidR="00441922">
          <w:rPr>
            <w:lang w:val="bs-Latn-BA"/>
          </w:rPr>
          <w:t xml:space="preserve">, </w:t>
        </w:r>
      </w:ins>
      <w:ins w:id="5557" w:author="Rajo" w:date="2018-06-01T20:07:00Z">
        <w:r w:rsidR="00441922">
          <w:rPr>
            <w:lang w:val="bs-Latn-BA"/>
          </w:rPr>
          <w:t>on</w:t>
        </w:r>
      </w:ins>
      <w:ins w:id="5558" w:author="Rajo" w:date="2018-06-01T20:00:00Z">
        <w:r w:rsidR="00441922">
          <w:rPr>
            <w:lang w:val="bs-Latn-BA"/>
          </w:rPr>
          <w:t xml:space="preserve"> </w:t>
        </w:r>
      </w:ins>
      <w:ins w:id="5559" w:author="Rajo" w:date="2018-06-01T20:06:00Z">
        <w:r w:rsidR="00441922">
          <w:rPr>
            <w:lang w:val="bs-Latn-BA"/>
          </w:rPr>
          <w:t xml:space="preserve">mora imati </w:t>
        </w:r>
      </w:ins>
      <w:ins w:id="5560" w:author="Rajo" w:date="2018-06-01T20:00:00Z">
        <w:r w:rsidR="00441922">
          <w:rPr>
            <w:lang w:val="bs-Latn-BA"/>
          </w:rPr>
          <w:t xml:space="preserve">važeći sigurnosni kontekst </w:t>
        </w:r>
      </w:ins>
      <w:ins w:id="5561" w:author="Rajo" w:date="2018-06-01T20:01:00Z">
        <w:r w:rsidR="00441922">
          <w:rPr>
            <w:lang w:val="bs-Latn-BA"/>
          </w:rPr>
          <w:t xml:space="preserve">u okviru </w:t>
        </w:r>
      </w:ins>
      <w:proofErr w:type="spellStart"/>
      <w:ins w:id="5562" w:author="Rajo" w:date="2018-06-01T20:06:00Z">
        <w:r w:rsidR="00441922">
          <w:rPr>
            <w:lang w:val="bs-Latn-BA"/>
          </w:rPr>
          <w:t>IdP</w:t>
        </w:r>
        <w:proofErr w:type="spellEnd"/>
        <w:r w:rsidR="00441922">
          <w:rPr>
            <w:lang w:val="bs-Latn-BA"/>
          </w:rPr>
          <w:t>-a</w:t>
        </w:r>
      </w:ins>
      <w:ins w:id="5563" w:author="Rajo" w:date="2018-06-01T20:29:00Z">
        <w:r w:rsidR="00A85849">
          <w:rPr>
            <w:lang w:val="bs-Latn-BA"/>
          </w:rPr>
          <w:t>. Kako t</w:t>
        </w:r>
      </w:ins>
      <w:ins w:id="5564" w:author="Rajo" w:date="2018-06-01T20:28:00Z">
        <w:r w:rsidR="00A85849">
          <w:rPr>
            <w:lang w:val="bs-Latn-BA"/>
          </w:rPr>
          <w:t xml:space="preserve">o </w:t>
        </w:r>
      </w:ins>
      <w:ins w:id="5565" w:author="Rajo" w:date="2018-06-01T20:29:00Z">
        <w:r w:rsidR="00A85849">
          <w:rPr>
            <w:lang w:val="bs-Latn-BA"/>
          </w:rPr>
          <w:t>ovdje</w:t>
        </w:r>
      </w:ins>
      <w:ins w:id="5566" w:author="Rajo" w:date="2018-06-01T20:28:00Z">
        <w:r w:rsidR="00A85849">
          <w:rPr>
            <w:lang w:val="bs-Latn-BA"/>
          </w:rPr>
          <w:t xml:space="preserve"> nije slučaj</w:t>
        </w:r>
      </w:ins>
      <w:ins w:id="5567" w:author="Rajo" w:date="2018-06-01T20:00:00Z">
        <w:r w:rsidR="00441922">
          <w:rPr>
            <w:lang w:val="bs-Latn-BA"/>
          </w:rPr>
          <w:t>,</w:t>
        </w:r>
      </w:ins>
      <w:ins w:id="5568" w:author="Rajo" w:date="2018-06-01T20:02:00Z">
        <w:r w:rsidR="00441922">
          <w:rPr>
            <w:lang w:val="bs-Latn-BA"/>
          </w:rPr>
          <w:t xml:space="preserve"> </w:t>
        </w:r>
      </w:ins>
      <w:ins w:id="5569" w:author="Rajo" w:date="2018-06-01T20:29:00Z">
        <w:r w:rsidR="00A85849">
          <w:rPr>
            <w:lang w:val="bs-Latn-BA"/>
          </w:rPr>
          <w:t>korisnik se prvo</w:t>
        </w:r>
      </w:ins>
      <w:ins w:id="5570" w:author="Rajo" w:date="2018-06-01T20:02:00Z">
        <w:r w:rsidR="00441922">
          <w:rPr>
            <w:lang w:val="bs-Latn-BA"/>
          </w:rPr>
          <w:t xml:space="preserve"> </w:t>
        </w:r>
      </w:ins>
      <w:ins w:id="5571" w:author="Rajo" w:date="2018-06-01T20:07:00Z">
        <w:r w:rsidR="00441922">
          <w:rPr>
            <w:lang w:val="bs-Latn-BA"/>
          </w:rPr>
          <w:t>mora autentikova</w:t>
        </w:r>
      </w:ins>
      <w:ins w:id="5572" w:author="Rajo" w:date="2018-06-01T20:29:00Z">
        <w:r w:rsidR="00A85849">
          <w:rPr>
            <w:lang w:val="bs-Latn-BA"/>
          </w:rPr>
          <w:t>ti</w:t>
        </w:r>
      </w:ins>
      <w:ins w:id="5573" w:author="Rajo" w:date="2018-06-01T20:31:00Z">
        <w:r w:rsidR="00FB46A9">
          <w:rPr>
            <w:lang w:val="bs-Latn-BA"/>
          </w:rPr>
          <w:t xml:space="preserve"> u okviru</w:t>
        </w:r>
      </w:ins>
      <w:ins w:id="5574" w:author="Rajo" w:date="2018-06-01T20:22:00Z">
        <w:r w:rsidR="000011BD">
          <w:rPr>
            <w:lang w:val="bs-Latn-BA"/>
          </w:rPr>
          <w:t xml:space="preserve"> </w:t>
        </w:r>
        <w:proofErr w:type="spellStart"/>
        <w:r w:rsidR="000011BD">
          <w:rPr>
            <w:lang w:val="bs-Latn-BA"/>
          </w:rPr>
          <w:t>IdP</w:t>
        </w:r>
        <w:proofErr w:type="spellEnd"/>
        <w:r w:rsidR="000011BD">
          <w:rPr>
            <w:lang w:val="bs-Latn-BA"/>
          </w:rPr>
          <w:t>-</w:t>
        </w:r>
      </w:ins>
      <w:ins w:id="5575" w:author="Rajo" w:date="2018-06-01T20:23:00Z">
        <w:r w:rsidR="000011BD">
          <w:rPr>
            <w:lang w:val="bs-Latn-BA"/>
          </w:rPr>
          <w:t>a</w:t>
        </w:r>
      </w:ins>
      <w:ins w:id="5576" w:author="Rajo" w:date="2018-06-01T20:32:00Z">
        <w:r w:rsidR="00FB46A9">
          <w:rPr>
            <w:lang w:val="bs-Latn-BA"/>
          </w:rPr>
          <w:t>, što upravo</w:t>
        </w:r>
      </w:ins>
      <w:ins w:id="5577" w:author="Rajo" w:date="2018-06-01T20:23:00Z">
        <w:r w:rsidR="000011BD">
          <w:rPr>
            <w:lang w:val="bs-Latn-BA"/>
          </w:rPr>
          <w:t xml:space="preserve"> </w:t>
        </w:r>
      </w:ins>
      <w:ins w:id="5578" w:author="Rajo" w:date="2018-06-01T20:32:00Z">
        <w:r w:rsidR="00057CF6">
          <w:rPr>
            <w:lang w:val="bs-Latn-BA"/>
          </w:rPr>
          <w:t xml:space="preserve">i </w:t>
        </w:r>
      </w:ins>
      <w:ins w:id="5579" w:author="Rajo" w:date="2018-06-01T20:33:00Z">
        <w:r w:rsidR="00D10FAC">
          <w:rPr>
            <w:lang w:val="bs-Latn-BA"/>
          </w:rPr>
          <w:t>jeste</w:t>
        </w:r>
      </w:ins>
      <w:ins w:id="5580" w:author="Rajo" w:date="2018-06-01T20:22:00Z">
        <w:r w:rsidR="000011BD">
          <w:rPr>
            <w:lang w:val="bs-Latn-BA"/>
          </w:rPr>
          <w:t xml:space="preserve"> </w:t>
        </w:r>
      </w:ins>
      <w:ins w:id="5581" w:author="Rajo" w:date="2018-06-01T20:32:00Z">
        <w:r w:rsidR="00057CF6">
          <w:rPr>
            <w:lang w:val="bs-Latn-BA"/>
          </w:rPr>
          <w:t>naredni</w:t>
        </w:r>
      </w:ins>
      <w:ins w:id="5582" w:author="Rajo" w:date="2018-06-01T20:22:00Z">
        <w:r w:rsidR="000011BD">
          <w:rPr>
            <w:lang w:val="bs-Latn-BA"/>
          </w:rPr>
          <w:t xml:space="preserve"> korak. </w:t>
        </w:r>
      </w:ins>
    </w:p>
    <w:p w14:paraId="26F3789C" w14:textId="5AFDFC8D" w:rsidR="005672E0" w:rsidRDefault="00CC5052">
      <w:pPr>
        <w:pStyle w:val="ListParagraph1"/>
        <w:spacing w:line="240" w:lineRule="auto"/>
        <w:contextualSpacing w:val="0"/>
        <w:jc w:val="both"/>
        <w:rPr>
          <w:ins w:id="5583" w:author="Rajo" w:date="2018-06-01T19:56:00Z"/>
          <w:lang w:val="bs-Latn-BA"/>
        </w:rPr>
        <w:pPrChange w:id="5584" w:author="Rajo" w:date="2018-06-17T15:12:00Z">
          <w:pPr>
            <w:spacing w:line="240" w:lineRule="auto"/>
            <w:ind w:left="720"/>
            <w:jc w:val="both"/>
          </w:pPr>
        </w:pPrChange>
      </w:pPr>
      <w:del w:id="5585" w:author="Rajo" w:date="2018-06-01T20:18:00Z">
        <w:r w:rsidDel="00462FCF">
          <w:rPr>
            <w:lang w:val="bs-Latn-BA"/>
          </w:rPr>
          <w:delText xml:space="preserve">Vrijednosti parametara </w:delText>
        </w:r>
        <w:r w:rsidDel="00462FCF">
          <w:rPr>
            <w:i/>
            <w:lang w:val="bs-Latn-BA"/>
          </w:rPr>
          <w:delText>SAMLRequest</w:delText>
        </w:r>
        <w:r w:rsidDel="00462FCF">
          <w:rPr>
            <w:lang w:val="bs-Latn-BA"/>
          </w:rPr>
          <w:delText xml:space="preserve"> i </w:delText>
        </w:r>
        <w:r w:rsidDel="00462FCF">
          <w:rPr>
            <w:i/>
            <w:lang w:val="bs-Latn-BA"/>
          </w:rPr>
          <w:delText>RelayState</w:delText>
        </w:r>
        <w:r w:rsidDel="00462FCF">
          <w:rPr>
            <w:lang w:val="bs-Latn-BA"/>
          </w:rPr>
          <w:delText xml:space="preserve"> su iste kao one proslijeđene od strane </w:delText>
        </w:r>
      </w:del>
      <w:del w:id="5586" w:author="Rajo" w:date="2018-05-23T20:04:00Z">
        <w:r w:rsidDel="00847196">
          <w:rPr>
            <w:lang w:val="bs-Latn-BA"/>
          </w:rPr>
          <w:delText>servis provajdera</w:delText>
        </w:r>
      </w:del>
      <w:del w:id="5587" w:author="Rajo" w:date="2018-06-01T20:18:00Z">
        <w:r w:rsidDel="00462FCF">
          <w:rPr>
            <w:lang w:val="bs-Latn-BA"/>
          </w:rPr>
          <w:delText xml:space="preserve">. SSO servis na IdP strani procesira </w:delText>
        </w:r>
        <w:r w:rsidDel="00462FCF">
          <w:rPr>
            <w:i/>
            <w:lang w:val="bs-Latn-BA"/>
          </w:rPr>
          <w:delText>&lt;samlp:AuthnRequest&gt;</w:delText>
        </w:r>
        <w:r w:rsidDel="00462FCF">
          <w:rPr>
            <w:lang w:val="bs-Latn-BA"/>
          </w:rPr>
          <w:delText xml:space="preserve"> element tako što ga prvo URL-dekodira, </w:delText>
        </w:r>
        <w:r w:rsidDel="00462FCF">
          <w:rPr>
            <w:i/>
            <w:lang w:val="bs-Latn-BA"/>
          </w:rPr>
          <w:delText>base64</w:delText>
        </w:r>
        <w:r w:rsidDel="00462FCF">
          <w:rPr>
            <w:lang w:val="bs-Latn-BA"/>
          </w:rPr>
          <w:delText>-dekodira te dekompresuje (tim redosl</w:delText>
        </w:r>
        <w:r w:rsidDel="00462FCF">
          <w:delText>ij</w:delText>
        </w:r>
        <w:r w:rsidDel="00462FCF">
          <w:rPr>
            <w:lang w:val="bs-Latn-BA"/>
          </w:rPr>
          <w:delText xml:space="preserve">edom), a zatim vrši sigurnosnu provjeru. Ako korisnik nema odgovarajući sigurnosni kontekst, IdP identifikuje korisnika nekim od mehanizama autentikacije, tj. u ovom slučaju formom za prijavu. </w:delText>
        </w:r>
      </w:del>
    </w:p>
    <w:p w14:paraId="2899B1A5" w14:textId="72BECA20" w:rsidR="00A85849" w:rsidRPr="00143689" w:rsidRDefault="005672E0">
      <w:pPr>
        <w:pStyle w:val="ListParagraph1"/>
        <w:numPr>
          <w:ilvl w:val="0"/>
          <w:numId w:val="36"/>
        </w:numPr>
        <w:spacing w:line="240" w:lineRule="auto"/>
        <w:contextualSpacing w:val="0"/>
        <w:jc w:val="both"/>
        <w:rPr>
          <w:ins w:id="5588" w:author="Rajo" w:date="2018-06-01T20:24:00Z"/>
          <w:b/>
          <w:lang w:val="bs-Latn-BA"/>
        </w:rPr>
        <w:pPrChange w:id="5589" w:author="Rajo" w:date="2018-06-17T15:14:00Z">
          <w:pPr>
            <w:pStyle w:val="ListParagraph1"/>
            <w:spacing w:line="240" w:lineRule="auto"/>
            <w:jc w:val="both"/>
          </w:pPr>
        </w:pPrChange>
      </w:pPr>
      <w:ins w:id="5590" w:author="Rajo" w:date="2018-06-01T19:56:00Z">
        <w:r>
          <w:rPr>
            <w:b/>
            <w:lang w:val="bs-Latn-BA"/>
          </w:rPr>
          <w:t xml:space="preserve">Autentikacija korisnika u okviru </w:t>
        </w:r>
        <w:proofErr w:type="spellStart"/>
        <w:r>
          <w:rPr>
            <w:b/>
            <w:lang w:val="bs-Latn-BA"/>
          </w:rPr>
          <w:t>IdP</w:t>
        </w:r>
        <w:proofErr w:type="spellEnd"/>
        <w:r>
          <w:rPr>
            <w:b/>
            <w:lang w:val="bs-Latn-BA"/>
          </w:rPr>
          <w:t>-a</w:t>
        </w:r>
      </w:ins>
    </w:p>
    <w:p w14:paraId="265414F1" w14:textId="1C5D2AC2" w:rsidR="00185B9B" w:rsidRDefault="00A85849">
      <w:pPr>
        <w:pStyle w:val="ListParagraph1"/>
        <w:spacing w:line="240" w:lineRule="auto"/>
        <w:contextualSpacing w:val="0"/>
        <w:jc w:val="both"/>
        <w:rPr>
          <w:ins w:id="5591" w:author="Rajo" w:date="2018-06-01T20:44:00Z"/>
          <w:lang w:val="bs-Latn-BA"/>
        </w:rPr>
        <w:pPrChange w:id="5592" w:author="Rajo" w:date="2018-06-17T15:12:00Z">
          <w:pPr>
            <w:pStyle w:val="ListParagraph1"/>
            <w:spacing w:line="240" w:lineRule="auto"/>
            <w:jc w:val="both"/>
          </w:pPr>
        </w:pPrChange>
      </w:pPr>
      <w:ins w:id="5593" w:author="Rajo" w:date="2018-06-01T20:26:00Z">
        <w:r w:rsidRPr="00A85849">
          <w:rPr>
            <w:lang w:val="bs-Latn-BA"/>
            <w:rPrChange w:id="5594" w:author="Rajo" w:date="2018-06-01T20:26:00Z">
              <w:rPr>
                <w:b/>
                <w:lang w:val="bs-Latn-BA"/>
              </w:rPr>
            </w:rPrChange>
          </w:rPr>
          <w:t xml:space="preserve">S obzirom na </w:t>
        </w:r>
        <w:r>
          <w:rPr>
            <w:lang w:val="bs-Latn-BA"/>
          </w:rPr>
          <w:t xml:space="preserve">to da je u prethodnom koraku utvrđeno </w:t>
        </w:r>
      </w:ins>
      <w:ins w:id="5595" w:author="Rajo" w:date="2018-06-01T20:33:00Z">
        <w:r w:rsidR="00C75311">
          <w:rPr>
            <w:lang w:val="bs-Latn-BA"/>
          </w:rPr>
          <w:t>da je neophodna autentikacija korisnika</w:t>
        </w:r>
      </w:ins>
      <w:ins w:id="5596" w:author="Rajo" w:date="2018-06-01T21:03:00Z">
        <w:r w:rsidR="002B445E">
          <w:rPr>
            <w:lang w:val="bs-Latn-BA"/>
          </w:rPr>
          <w:t>, što se vr</w:t>
        </w:r>
      </w:ins>
      <w:ins w:id="5597" w:author="Rajo" w:date="2018-06-01T21:04:00Z">
        <w:r w:rsidR="002B445E">
          <w:rPr>
            <w:lang w:val="bs-Latn-BA"/>
          </w:rPr>
          <w:t xml:space="preserve">ši </w:t>
        </w:r>
      </w:ins>
      <w:ins w:id="5598" w:author="Rajo" w:date="2018-06-01T21:02:00Z">
        <w:r w:rsidR="00B6352E">
          <w:rPr>
            <w:lang w:val="bs-Latn-BA"/>
          </w:rPr>
          <w:t>upotrebom jednog ili više mehanizama</w:t>
        </w:r>
      </w:ins>
      <w:ins w:id="5599" w:author="Rajo" w:date="2018-06-01T20:33:00Z">
        <w:r w:rsidR="00C75311">
          <w:rPr>
            <w:lang w:val="bs-Latn-BA"/>
          </w:rPr>
          <w:t xml:space="preserve">, </w:t>
        </w:r>
      </w:ins>
      <w:ins w:id="5600" w:author="Rajo" w:date="2018-06-01T21:03:00Z">
        <w:r w:rsidR="00B6352E">
          <w:rPr>
            <w:lang w:val="bs-Latn-BA"/>
          </w:rPr>
          <w:t>u ovom primjeru</w:t>
        </w:r>
      </w:ins>
      <w:ins w:id="5601" w:author="Rajo" w:date="2018-06-01T21:04:00Z">
        <w:r w:rsidR="00A51E29">
          <w:rPr>
            <w:lang w:val="bs-Latn-BA"/>
          </w:rPr>
          <w:t>/implementaciji</w:t>
        </w:r>
      </w:ins>
      <w:ins w:id="5602" w:author="Rajo" w:date="2018-06-01T21:03:00Z">
        <w:r w:rsidR="00B6352E">
          <w:rPr>
            <w:lang w:val="bs-Latn-BA"/>
          </w:rPr>
          <w:t xml:space="preserve"> </w:t>
        </w:r>
      </w:ins>
      <w:proofErr w:type="spellStart"/>
      <w:ins w:id="5603" w:author="Rajo" w:date="2018-06-01T20:34:00Z">
        <w:r w:rsidR="00C75311">
          <w:rPr>
            <w:lang w:val="bs-Latn-BA"/>
          </w:rPr>
          <w:t>IdP</w:t>
        </w:r>
        <w:proofErr w:type="spellEnd"/>
        <w:r w:rsidR="00C75311">
          <w:rPr>
            <w:lang w:val="bs-Latn-BA"/>
          </w:rPr>
          <w:t xml:space="preserve"> </w:t>
        </w:r>
      </w:ins>
      <w:ins w:id="5604" w:author="Rajo" w:date="2018-06-01T20:35:00Z">
        <w:r w:rsidR="00016AB0">
          <w:rPr>
            <w:lang w:val="bs-Latn-BA"/>
          </w:rPr>
          <w:t>vraća</w:t>
        </w:r>
      </w:ins>
      <w:ins w:id="5605" w:author="Rajo" w:date="2018-06-01T20:34:00Z">
        <w:r w:rsidR="00016AB0">
          <w:rPr>
            <w:lang w:val="bs-Latn-BA"/>
          </w:rPr>
          <w:t xml:space="preserve"> stranicu na kojoj se nalazi forma za prij</w:t>
        </w:r>
      </w:ins>
      <w:ins w:id="5606" w:author="Rajo" w:date="2018-06-01T20:35:00Z">
        <w:r w:rsidR="00016AB0">
          <w:rPr>
            <w:lang w:val="bs-Latn-BA"/>
          </w:rPr>
          <w:t>av</w:t>
        </w:r>
      </w:ins>
      <w:ins w:id="5607" w:author="Rajo" w:date="2018-06-01T20:36:00Z">
        <w:r w:rsidR="00016AB0">
          <w:rPr>
            <w:lang w:val="bs-Latn-BA"/>
          </w:rPr>
          <w:t>u</w:t>
        </w:r>
      </w:ins>
      <w:ins w:id="5608" w:author="Rajo" w:date="2018-06-01T20:37:00Z">
        <w:r w:rsidR="00016AB0">
          <w:rPr>
            <w:lang w:val="bs-Latn-BA"/>
          </w:rPr>
          <w:t xml:space="preserve">. Nakon što </w:t>
        </w:r>
      </w:ins>
      <w:ins w:id="5609" w:author="Rajo" w:date="2018-06-01T20:51:00Z">
        <w:r w:rsidR="00384DC5">
          <w:rPr>
            <w:lang w:val="bs-Latn-BA"/>
          </w:rPr>
          <w:t xml:space="preserve">je </w:t>
        </w:r>
      </w:ins>
      <w:ins w:id="5610" w:author="Rajo" w:date="2018-06-01T20:37:00Z">
        <w:r w:rsidR="00016AB0">
          <w:rPr>
            <w:lang w:val="bs-Latn-BA"/>
          </w:rPr>
          <w:t xml:space="preserve">korisnik </w:t>
        </w:r>
      </w:ins>
      <w:ins w:id="5611" w:author="Rajo" w:date="2018-06-01T20:42:00Z">
        <w:r w:rsidR="009D3383">
          <w:rPr>
            <w:lang w:val="bs-Latn-BA"/>
          </w:rPr>
          <w:t>popuni unosom</w:t>
        </w:r>
      </w:ins>
      <w:ins w:id="5612" w:author="Rajo" w:date="2018-06-01T20:37:00Z">
        <w:r w:rsidR="00016AB0">
          <w:rPr>
            <w:lang w:val="bs-Latn-BA"/>
          </w:rPr>
          <w:t xml:space="preserve"> svoj</w:t>
        </w:r>
      </w:ins>
      <w:ins w:id="5613" w:author="Rajo" w:date="2018-06-01T20:42:00Z">
        <w:r w:rsidR="009D3383">
          <w:rPr>
            <w:lang w:val="bs-Latn-BA"/>
          </w:rPr>
          <w:t>ih</w:t>
        </w:r>
      </w:ins>
      <w:ins w:id="5614" w:author="Rajo" w:date="2018-06-01T20:37:00Z">
        <w:r w:rsidR="00016AB0">
          <w:rPr>
            <w:lang w:val="bs-Latn-BA"/>
          </w:rPr>
          <w:t xml:space="preserve"> pristupn</w:t>
        </w:r>
      </w:ins>
      <w:ins w:id="5615" w:author="Rajo" w:date="2018-06-01T20:42:00Z">
        <w:r w:rsidR="009D3383">
          <w:rPr>
            <w:lang w:val="bs-Latn-BA"/>
          </w:rPr>
          <w:t>ih</w:t>
        </w:r>
      </w:ins>
      <w:ins w:id="5616" w:author="Rajo" w:date="2018-06-01T20:37:00Z">
        <w:r w:rsidR="00016AB0">
          <w:rPr>
            <w:lang w:val="bs-Latn-BA"/>
          </w:rPr>
          <w:t xml:space="preserve"> podat</w:t>
        </w:r>
      </w:ins>
      <w:ins w:id="5617" w:author="Rajo" w:date="2018-06-01T20:42:00Z">
        <w:r w:rsidR="009D3383">
          <w:rPr>
            <w:lang w:val="bs-Latn-BA"/>
          </w:rPr>
          <w:t>a</w:t>
        </w:r>
      </w:ins>
      <w:ins w:id="5618" w:author="Rajo" w:date="2018-06-01T20:37:00Z">
        <w:r w:rsidR="00016AB0">
          <w:rPr>
            <w:lang w:val="bs-Latn-BA"/>
          </w:rPr>
          <w:t>k</w:t>
        </w:r>
      </w:ins>
      <w:ins w:id="5619" w:author="Rajo" w:date="2018-06-01T20:42:00Z">
        <w:r w:rsidR="009D3383">
          <w:rPr>
            <w:lang w:val="bs-Latn-BA"/>
          </w:rPr>
          <w:t>a</w:t>
        </w:r>
      </w:ins>
      <w:ins w:id="5620" w:author="Rajo" w:date="2018-06-01T20:38:00Z">
        <w:r w:rsidR="00016AB0">
          <w:rPr>
            <w:lang w:val="bs-Latn-BA"/>
          </w:rPr>
          <w:t xml:space="preserve">, </w:t>
        </w:r>
      </w:ins>
      <w:ins w:id="5621" w:author="Rajo" w:date="2018-06-01T20:42:00Z">
        <w:r w:rsidR="009D3383">
          <w:rPr>
            <w:lang w:val="bs-Latn-BA"/>
          </w:rPr>
          <w:t>odnosno</w:t>
        </w:r>
      </w:ins>
      <w:ins w:id="5622" w:author="Rajo" w:date="2018-06-01T20:43:00Z">
        <w:r w:rsidR="009D3383">
          <w:rPr>
            <w:lang w:val="bs-Latn-BA"/>
          </w:rPr>
          <w:t xml:space="preserve"> k</w:t>
        </w:r>
      </w:ins>
      <w:ins w:id="5623" w:author="Rajo" w:date="2018-06-01T20:42:00Z">
        <w:r w:rsidR="009D3383">
          <w:rPr>
            <w:lang w:val="bs-Latn-BA"/>
          </w:rPr>
          <w:t>orisnič</w:t>
        </w:r>
      </w:ins>
      <w:ins w:id="5624" w:author="Rajo" w:date="2018-06-01T20:43:00Z">
        <w:r w:rsidR="009D3383">
          <w:rPr>
            <w:lang w:val="bs-Latn-BA"/>
          </w:rPr>
          <w:t>kog imena i lozinke</w:t>
        </w:r>
      </w:ins>
      <w:ins w:id="5625" w:author="Rajo" w:date="2018-06-01T20:39:00Z">
        <w:r w:rsidR="00016AB0">
          <w:rPr>
            <w:lang w:val="bs-Latn-BA"/>
          </w:rPr>
          <w:t xml:space="preserve">, </w:t>
        </w:r>
      </w:ins>
      <w:ins w:id="5626" w:author="Rajo" w:date="2018-06-01T20:43:00Z">
        <w:r w:rsidR="009D3383">
          <w:rPr>
            <w:lang w:val="bs-Latn-BA"/>
          </w:rPr>
          <w:t>te</w:t>
        </w:r>
      </w:ins>
      <w:ins w:id="5627" w:author="Rajo" w:date="2018-06-01T20:40:00Z">
        <w:r w:rsidR="00016AB0">
          <w:rPr>
            <w:lang w:val="bs-Latn-BA"/>
          </w:rPr>
          <w:t xml:space="preserve"> pošalje serveru, izvrši</w:t>
        </w:r>
      </w:ins>
      <w:ins w:id="5628" w:author="Rajo" w:date="2018-06-01T20:52:00Z">
        <w:r w:rsidR="00197CE8">
          <w:rPr>
            <w:lang w:val="bs-Latn-BA"/>
          </w:rPr>
          <w:t>će se</w:t>
        </w:r>
      </w:ins>
      <w:ins w:id="5629" w:author="Rajo" w:date="2018-06-01T20:40:00Z">
        <w:r w:rsidR="00016AB0">
          <w:rPr>
            <w:lang w:val="bs-Latn-BA"/>
          </w:rPr>
          <w:t xml:space="preserve"> </w:t>
        </w:r>
      </w:ins>
      <w:ins w:id="5630" w:author="Rajo" w:date="2018-06-01T20:52:00Z">
        <w:r w:rsidR="006E3F95">
          <w:rPr>
            <w:lang w:val="bs-Latn-BA"/>
          </w:rPr>
          <w:t>njihova provjera u odnosu na bazu podataka</w:t>
        </w:r>
        <w:r w:rsidR="007F3715">
          <w:rPr>
            <w:lang w:val="bs-Latn-BA"/>
          </w:rPr>
          <w:t>.</w:t>
        </w:r>
      </w:ins>
    </w:p>
    <w:p w14:paraId="19038319" w14:textId="35027514" w:rsidR="00325206" w:rsidRPr="00680486" w:rsidRDefault="00714EED">
      <w:pPr>
        <w:pStyle w:val="ListParagraph1"/>
        <w:spacing w:line="240" w:lineRule="auto"/>
        <w:contextualSpacing w:val="0"/>
        <w:jc w:val="both"/>
        <w:rPr>
          <w:ins w:id="5631" w:author="Rajo" w:date="2018-06-01T20:09:00Z"/>
          <w:lang w:val="bs-Latn-BA"/>
          <w:rPrChange w:id="5632" w:author="Rajo" w:date="2018-06-17T15:12:00Z">
            <w:rPr>
              <w:ins w:id="5633" w:author="Rajo" w:date="2018-06-01T20:09:00Z"/>
              <w:b/>
              <w:lang w:val="bs-Latn-BA"/>
            </w:rPr>
          </w:rPrChange>
        </w:rPr>
        <w:pPrChange w:id="5634" w:author="Rajo" w:date="2018-06-17T15:12:00Z">
          <w:pPr>
            <w:pStyle w:val="ListParagraph1"/>
            <w:numPr>
              <w:numId w:val="36"/>
            </w:numPr>
            <w:spacing w:line="240" w:lineRule="auto"/>
            <w:ind w:hanging="360"/>
            <w:jc w:val="both"/>
          </w:pPr>
        </w:pPrChange>
      </w:pPr>
      <w:ins w:id="5635" w:author="Rajo" w:date="2018-06-01T20:44:00Z">
        <w:r>
          <w:rPr>
            <w:lang w:val="bs-Latn-BA"/>
          </w:rPr>
          <w:t xml:space="preserve">Ukoliko </w:t>
        </w:r>
      </w:ins>
      <w:ins w:id="5636" w:author="Rajo" w:date="2018-06-01T20:53:00Z">
        <w:r w:rsidR="00193EDA">
          <w:rPr>
            <w:lang w:val="bs-Latn-BA"/>
          </w:rPr>
          <w:t xml:space="preserve">je </w:t>
        </w:r>
      </w:ins>
      <w:ins w:id="5637" w:author="Rajo" w:date="2018-06-01T20:45:00Z">
        <w:r>
          <w:rPr>
            <w:lang w:val="bs-Latn-BA"/>
          </w:rPr>
          <w:t>autentik</w:t>
        </w:r>
      </w:ins>
      <w:ins w:id="5638" w:author="Rajo" w:date="2018-06-01T20:53:00Z">
        <w:r w:rsidR="00193EDA">
          <w:rPr>
            <w:lang w:val="bs-Latn-BA"/>
          </w:rPr>
          <w:t>acija bila uspješna</w:t>
        </w:r>
      </w:ins>
      <w:ins w:id="5639" w:author="Rajo" w:date="2018-06-01T20:44:00Z">
        <w:r>
          <w:rPr>
            <w:lang w:val="bs-Latn-BA"/>
          </w:rPr>
          <w:t xml:space="preserve">, </w:t>
        </w:r>
      </w:ins>
      <w:ins w:id="5640" w:author="Rajo" w:date="2018-06-01T20:53:00Z">
        <w:r w:rsidR="00193EDA">
          <w:rPr>
            <w:lang w:val="bs-Latn-BA"/>
          </w:rPr>
          <w:t>korisnik</w:t>
        </w:r>
      </w:ins>
      <w:ins w:id="5641" w:author="Rajo" w:date="2018-06-01T20:45:00Z">
        <w:r>
          <w:rPr>
            <w:lang w:val="bs-Latn-BA"/>
          </w:rPr>
          <w:t xml:space="preserve"> </w:t>
        </w:r>
      </w:ins>
      <w:ins w:id="5642" w:author="Rajo" w:date="2018-06-01T20:46:00Z">
        <w:r>
          <w:rPr>
            <w:lang w:val="bs-Latn-BA"/>
          </w:rPr>
          <w:t xml:space="preserve">dobija odgovarajući sigurnosni kontekst na strani </w:t>
        </w:r>
        <w:proofErr w:type="spellStart"/>
        <w:r>
          <w:rPr>
            <w:lang w:val="bs-Latn-BA"/>
          </w:rPr>
          <w:t>IdP</w:t>
        </w:r>
        <w:proofErr w:type="spellEnd"/>
        <w:r>
          <w:rPr>
            <w:lang w:val="bs-Latn-BA"/>
          </w:rPr>
          <w:t xml:space="preserve">-a, tako da dobija pristup SSO servisu </w:t>
        </w:r>
      </w:ins>
      <w:ins w:id="5643" w:author="Rajo" w:date="2018-06-01T20:47:00Z">
        <w:r>
          <w:rPr>
            <w:lang w:val="bs-Latn-BA"/>
          </w:rPr>
          <w:t xml:space="preserve">koji </w:t>
        </w:r>
      </w:ins>
      <w:ins w:id="5644" w:author="Rajo" w:date="2018-06-01T20:55:00Z">
        <w:r w:rsidR="005C782E">
          <w:rPr>
            <w:lang w:val="bs-Latn-BA"/>
          </w:rPr>
          <w:t xml:space="preserve">treba da </w:t>
        </w:r>
      </w:ins>
      <w:ins w:id="5645" w:author="Rajo" w:date="2018-06-01T20:47:00Z">
        <w:r>
          <w:rPr>
            <w:lang w:val="bs-Latn-BA"/>
          </w:rPr>
          <w:t>vrši obradu</w:t>
        </w:r>
      </w:ins>
      <w:ins w:id="5646" w:author="Rajo" w:date="2018-06-01T20:54:00Z">
        <w:r w:rsidR="00021660">
          <w:rPr>
            <w:lang w:val="bs-Latn-BA"/>
          </w:rPr>
          <w:t xml:space="preserve"> njegovog</w:t>
        </w:r>
      </w:ins>
      <w:ins w:id="5647" w:author="Rajo" w:date="2018-06-01T20:46:00Z">
        <w:r>
          <w:rPr>
            <w:lang w:val="bs-Latn-BA"/>
          </w:rPr>
          <w:t xml:space="preserve"> SAML zahtjeva </w:t>
        </w:r>
      </w:ins>
      <w:ins w:id="5648" w:author="Rajo" w:date="2018-06-02T14:41:00Z">
        <w:r w:rsidR="00B72124">
          <w:rPr>
            <w:lang w:val="bs-Latn-BA"/>
          </w:rPr>
          <w:t>primljenog</w:t>
        </w:r>
      </w:ins>
      <w:ins w:id="5649" w:author="Rajo" w:date="2018-06-01T20:55:00Z">
        <w:r w:rsidR="005C782E">
          <w:rPr>
            <w:lang w:val="bs-Latn-BA"/>
          </w:rPr>
          <w:t xml:space="preserve"> u </w:t>
        </w:r>
      </w:ins>
      <w:ins w:id="5650" w:author="Rajo" w:date="2018-06-02T14:40:00Z">
        <w:r w:rsidR="00DF5CDE">
          <w:rPr>
            <w:lang w:val="bs-Latn-BA"/>
          </w:rPr>
          <w:t>prethodnom</w:t>
        </w:r>
      </w:ins>
      <w:ins w:id="5651" w:author="Rajo" w:date="2018-06-01T20:48:00Z">
        <w:r>
          <w:rPr>
            <w:lang w:val="bs-Latn-BA"/>
          </w:rPr>
          <w:t xml:space="preserve"> koraku.</w:t>
        </w:r>
      </w:ins>
    </w:p>
    <w:p w14:paraId="1DC9F488" w14:textId="4CB277C9" w:rsidR="00EB15AC" w:rsidRPr="00143689" w:rsidRDefault="00325206">
      <w:pPr>
        <w:pStyle w:val="ListParagraph1"/>
        <w:numPr>
          <w:ilvl w:val="0"/>
          <w:numId w:val="36"/>
        </w:numPr>
        <w:spacing w:line="240" w:lineRule="auto"/>
        <w:contextualSpacing w:val="0"/>
        <w:jc w:val="both"/>
        <w:rPr>
          <w:ins w:id="5652" w:author="Rajo" w:date="2018-06-01T21:15:00Z"/>
          <w:b/>
          <w:lang w:val="bs-Latn-BA"/>
        </w:rPr>
        <w:pPrChange w:id="5653" w:author="Rajo" w:date="2018-06-17T15:14:00Z">
          <w:pPr>
            <w:pStyle w:val="ListParagraph1"/>
            <w:spacing w:line="240" w:lineRule="auto"/>
            <w:jc w:val="both"/>
          </w:pPr>
        </w:pPrChange>
      </w:pPr>
      <w:ins w:id="5654" w:author="Rajo" w:date="2018-06-01T20:10:00Z">
        <w:r>
          <w:rPr>
            <w:b/>
            <w:lang w:val="bs-Latn-BA"/>
          </w:rPr>
          <w:t xml:space="preserve">Obrada </w:t>
        </w:r>
      </w:ins>
      <w:ins w:id="5655" w:author="Rajo" w:date="2018-06-01T20:11:00Z">
        <w:r>
          <w:rPr>
            <w:b/>
            <w:lang w:val="bs-Latn-BA"/>
          </w:rPr>
          <w:t>SAML zahtjeva</w:t>
        </w:r>
      </w:ins>
    </w:p>
    <w:p w14:paraId="4A0ED895" w14:textId="5D5BD66D" w:rsidR="005672E0" w:rsidRDefault="00EB15AC">
      <w:pPr>
        <w:pStyle w:val="ListParagraph1"/>
        <w:spacing w:line="240" w:lineRule="auto"/>
        <w:contextualSpacing w:val="0"/>
        <w:jc w:val="both"/>
        <w:rPr>
          <w:ins w:id="5656" w:author="Rajo" w:date="2018-06-01T21:18:00Z"/>
          <w:lang w:val="bs-Latn-BA"/>
        </w:rPr>
        <w:pPrChange w:id="5657" w:author="Rajo" w:date="2018-06-17T15:12:00Z">
          <w:pPr>
            <w:pStyle w:val="ListParagraph1"/>
            <w:spacing w:line="240" w:lineRule="auto"/>
            <w:jc w:val="both"/>
          </w:pPr>
        </w:pPrChange>
      </w:pPr>
      <w:ins w:id="5658" w:author="Rajo" w:date="2018-06-01T21:15:00Z">
        <w:r w:rsidRPr="00EB15AC">
          <w:rPr>
            <w:lang w:val="bs-Latn-BA"/>
            <w:rPrChange w:id="5659" w:author="Rajo" w:date="2018-06-01T21:16:00Z">
              <w:rPr>
                <w:b/>
                <w:lang w:val="bs-Latn-BA"/>
              </w:rPr>
            </w:rPrChange>
          </w:rPr>
          <w:t>Nakon uspješne autentikacije korisnika, SSO servis prima i obrađuje</w:t>
        </w:r>
      </w:ins>
      <w:ins w:id="5660" w:author="Rajo" w:date="2018-06-01T21:16:00Z">
        <w:r w:rsidRPr="00EB15AC">
          <w:rPr>
            <w:lang w:val="bs-Latn-BA"/>
            <w:rPrChange w:id="5661" w:author="Rajo" w:date="2018-06-01T21:16:00Z">
              <w:rPr>
                <w:b/>
                <w:lang w:val="bs-Latn-BA"/>
              </w:rPr>
            </w:rPrChange>
          </w:rPr>
          <w:t xml:space="preserve"> njegov</w:t>
        </w:r>
      </w:ins>
      <w:ins w:id="5662" w:author="Rajo" w:date="2018-06-01T21:15:00Z">
        <w:r w:rsidRPr="00EB15AC">
          <w:rPr>
            <w:lang w:val="bs-Latn-BA"/>
            <w:rPrChange w:id="5663" w:author="Rajo" w:date="2018-06-01T21:16:00Z">
              <w:rPr>
                <w:b/>
                <w:lang w:val="bs-Latn-BA"/>
              </w:rPr>
            </w:rPrChange>
          </w:rPr>
          <w:t xml:space="preserve"> zahtjev</w:t>
        </w:r>
      </w:ins>
      <w:ins w:id="5664" w:author="Rajo" w:date="2018-06-01T21:17:00Z">
        <w:r w:rsidR="00990B69">
          <w:rPr>
            <w:lang w:val="bs-Latn-BA"/>
          </w:rPr>
          <w:t xml:space="preserve"> iz </w:t>
        </w:r>
        <w:r w:rsidR="00FB4560">
          <w:rPr>
            <w:lang w:val="bs-Latn-BA"/>
          </w:rPr>
          <w:t>3. koraka.</w:t>
        </w:r>
      </w:ins>
    </w:p>
    <w:p w14:paraId="15230042" w14:textId="0D70C4EC" w:rsidR="00CA489E" w:rsidRDefault="00CA489E">
      <w:pPr>
        <w:pStyle w:val="ListParagraph1"/>
        <w:spacing w:line="240" w:lineRule="auto"/>
        <w:contextualSpacing w:val="0"/>
        <w:jc w:val="both"/>
        <w:rPr>
          <w:ins w:id="5665" w:author="Rajo" w:date="2018-06-01T20:18:00Z"/>
          <w:lang w:val="bs-Latn-BA"/>
        </w:rPr>
        <w:pPrChange w:id="5666" w:author="Rajo" w:date="2018-06-17T15:13:00Z">
          <w:pPr>
            <w:spacing w:line="240" w:lineRule="auto"/>
            <w:ind w:left="720"/>
            <w:jc w:val="both"/>
          </w:pPr>
        </w:pPrChange>
      </w:pPr>
      <w:moveToRangeStart w:id="5667" w:author="Rajo" w:date="2018-06-01T21:18:00Z" w:name="move515647219"/>
      <w:moveTo w:id="5668" w:author="Rajo" w:date="2018-06-01T21:18:00Z">
        <w:r>
          <w:rPr>
            <w:noProof/>
          </w:rPr>
          <mc:AlternateContent>
            <mc:Choice Requires="wps">
              <w:drawing>
                <wp:inline distT="0" distB="0" distL="0" distR="0" wp14:anchorId="1EAD9BA2" wp14:editId="6AC68F1C">
                  <wp:extent cx="5467350" cy="866775"/>
                  <wp:effectExtent l="0" t="0" r="19050" b="28575"/>
                  <wp:docPr id="5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866775"/>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7A41B955" w14:textId="77777777" w:rsidR="009B0D46" w:rsidRDefault="009B0D46" w:rsidP="00CA489E">
                              <w:pPr>
                                <w:rPr>
                                  <w:rFonts w:ascii="Courier New" w:hAnsi="Courier New" w:cs="Courier New"/>
                                  <w:sz w:val="22"/>
                                  <w:lang w:val="sr-Latn-BA"/>
                                </w:rPr>
                              </w:pPr>
                              <w:r>
                                <w:rPr>
                                  <w:rFonts w:ascii="Courier New" w:hAnsi="Courier New" w:cs="Courier New"/>
                                  <w:sz w:val="22"/>
                                  <w:lang w:val="sr-Latn-BA"/>
                                </w:rPr>
                                <w:t>GET /Redirect?SAMLRequest=&lt;request&gt;&amp;RelayState=</w:t>
                              </w:r>
                            </w:p>
                            <w:p w14:paraId="466FDE4D" w14:textId="77777777" w:rsidR="009B0D46" w:rsidRDefault="009B0D46" w:rsidP="00CA489E">
                              <w:pPr>
                                <w:rPr>
                                  <w:rFonts w:ascii="Courier New" w:hAnsi="Courier New" w:cs="Courier New"/>
                                  <w:sz w:val="22"/>
                                  <w:lang w:val="sr-Latn-BA"/>
                                </w:rPr>
                              </w:pPr>
                              <w:r>
                                <w:rPr>
                                  <w:rFonts w:ascii="Courier New" w:hAnsi="Courier New" w:cs="Courier New"/>
                                  <w:sz w:val="22"/>
                                  <w:lang w:val="sr-Latn-BA"/>
                                </w:rPr>
                                <w:t>&lt;relystate&gt; HTTP/1.1</w:t>
                              </w:r>
                            </w:p>
                            <w:p w14:paraId="4CB00384" w14:textId="77777777" w:rsidR="009B0D46" w:rsidRDefault="009B0D46" w:rsidP="00CA489E">
                              <w:pPr>
                                <w:rPr>
                                  <w:rFonts w:ascii="Courier New" w:hAnsi="Courier New" w:cs="Courier New"/>
                                  <w:sz w:val="22"/>
                                  <w:lang w:val="sr-Latn-BA"/>
                                </w:rPr>
                              </w:pPr>
                              <w:r>
                                <w:rPr>
                                  <w:rFonts w:ascii="Courier New" w:hAnsi="Courier New" w:cs="Courier New"/>
                                  <w:sz w:val="22"/>
                                  <w:lang w:val="sr-Latn-BA"/>
                                </w:rPr>
                                <w:t>Host: localhost:8080/sso</w:t>
                              </w:r>
                            </w:p>
                          </w:txbxContent>
                        </wps:txbx>
                        <wps:bodyPr rot="0" vert="horz" wrap="square" lIns="91440" tIns="45720" rIns="91440" bIns="45720" anchor="t" anchorCtr="0">
                          <a:noAutofit/>
                        </wps:bodyPr>
                      </wps:wsp>
                    </a:graphicData>
                  </a:graphic>
                </wp:inline>
              </w:drawing>
            </mc:Choice>
            <mc:Fallback>
              <w:pict>
                <v:shape w14:anchorId="1EAD9BA2" id="_x0000_s1562" type="#_x0000_t202" style="width:430.5pt;height:6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" fillcolor="#dbe5f1 [660]" strokecolor="#8db3e2 [1311]">
                  <v:textbox>
                    <w:txbxContent>
                      <w:p w14:paraId="7A41B955" w14:textId="77777777" w:rsidR="009B0D46" w:rsidRDefault="009B0D46" w:rsidP="00CA489E">
                        <w:pPr>
                          <w:rPr>
                            <w:rFonts w:ascii="Courier New" w:hAnsi="Courier New" w:cs="Courier New"/>
                            <w:sz w:val="22"/>
                            <w:lang w:val="sr-Latn-BA"/>
                          </w:rPr>
                        </w:pPr>
                        <w:r>
                          <w:rPr>
                            <w:rFonts w:ascii="Courier New" w:hAnsi="Courier New" w:cs="Courier New"/>
                            <w:sz w:val="22"/>
                            <w:lang w:val="sr-Latn-BA"/>
                          </w:rPr>
                          <w:t>GET /Redirect?SAMLRequest=&lt;request&gt;&amp;RelayState=</w:t>
                        </w:r>
                      </w:p>
                      <w:p w14:paraId="466FDE4D" w14:textId="77777777" w:rsidR="009B0D46" w:rsidRDefault="009B0D46" w:rsidP="00CA489E">
                        <w:pPr>
                          <w:rPr>
                            <w:rFonts w:ascii="Courier New" w:hAnsi="Courier New" w:cs="Courier New"/>
                            <w:sz w:val="22"/>
                            <w:lang w:val="sr-Latn-BA"/>
                          </w:rPr>
                        </w:pPr>
                        <w:r>
                          <w:rPr>
                            <w:rFonts w:ascii="Courier New" w:hAnsi="Courier New" w:cs="Courier New"/>
                            <w:sz w:val="22"/>
                            <w:lang w:val="sr-Latn-BA"/>
                          </w:rPr>
                          <w:t>&lt;relystate&gt; HTTP/1.1</w:t>
                        </w:r>
                      </w:p>
                      <w:p w14:paraId="4CB00384" w14:textId="77777777" w:rsidR="009B0D46" w:rsidRDefault="009B0D46" w:rsidP="00CA489E">
                        <w:pPr>
                          <w:rPr>
                            <w:rFonts w:ascii="Courier New" w:hAnsi="Courier New" w:cs="Courier New"/>
                            <w:sz w:val="22"/>
                            <w:lang w:val="sr-Latn-BA"/>
                          </w:rPr>
                        </w:pPr>
                        <w:r>
                          <w:rPr>
                            <w:rFonts w:ascii="Courier New" w:hAnsi="Courier New" w:cs="Courier New"/>
                            <w:sz w:val="22"/>
                            <w:lang w:val="sr-Latn-BA"/>
                          </w:rPr>
                          <w:t>Host: localhost:8080/sso</w:t>
                        </w:r>
                      </w:p>
                    </w:txbxContent>
                  </v:textbox>
                  <w10:anchorlock/>
                </v:shape>
              </w:pict>
            </mc:Fallback>
          </mc:AlternateContent>
        </w:r>
      </w:moveTo>
      <w:moveToRangeEnd w:id="5667"/>
    </w:p>
    <w:p w14:paraId="1A825B2D" w14:textId="7A274BE5" w:rsidR="00462FCF" w:rsidRDefault="00462FCF" w:rsidP="00143689">
      <w:pPr>
        <w:spacing w:line="240" w:lineRule="auto"/>
        <w:ind w:left="720"/>
        <w:jc w:val="both"/>
        <w:rPr>
          <w:ins w:id="5669" w:author="Rajo" w:date="2018-06-01T21:21:00Z"/>
          <w:lang w:val="bs-Latn-BA"/>
        </w:rPr>
      </w:pPr>
      <w:ins w:id="5670" w:author="Rajo" w:date="2018-06-01T20:18:00Z">
        <w:r>
          <w:rPr>
            <w:lang w:val="bs-Latn-BA"/>
          </w:rPr>
          <w:t xml:space="preserve">Vrijednosti parametara </w:t>
        </w:r>
        <w:proofErr w:type="spellStart"/>
        <w:r>
          <w:rPr>
            <w:i/>
            <w:lang w:val="bs-Latn-BA"/>
          </w:rPr>
          <w:t>SAMLRequest</w:t>
        </w:r>
        <w:proofErr w:type="spellEnd"/>
        <w:r>
          <w:rPr>
            <w:lang w:val="bs-Latn-BA"/>
          </w:rPr>
          <w:t xml:space="preserve"> i </w:t>
        </w:r>
        <w:proofErr w:type="spellStart"/>
        <w:r>
          <w:rPr>
            <w:i/>
            <w:lang w:val="bs-Latn-BA"/>
          </w:rPr>
          <w:t>RelayState</w:t>
        </w:r>
        <w:proofErr w:type="spellEnd"/>
        <w:r>
          <w:rPr>
            <w:lang w:val="bs-Latn-BA"/>
          </w:rPr>
          <w:t xml:space="preserve"> </w:t>
        </w:r>
      </w:ins>
      <w:ins w:id="5671" w:author="Rajo" w:date="2018-06-01T21:05:00Z">
        <w:r w:rsidR="00B53051">
          <w:rPr>
            <w:lang w:val="bs-Latn-BA"/>
          </w:rPr>
          <w:t xml:space="preserve">su </w:t>
        </w:r>
      </w:ins>
      <w:ins w:id="5672" w:author="Rajo" w:date="2018-06-01T20:18:00Z">
        <w:r>
          <w:rPr>
            <w:lang w:val="bs-Latn-BA"/>
          </w:rPr>
          <w:t xml:space="preserve">one proslijeđene od strane </w:t>
        </w:r>
      </w:ins>
      <w:ins w:id="5673" w:author="Rajo" w:date="2018-06-01T20:58:00Z">
        <w:r w:rsidR="007F7C06">
          <w:rPr>
            <w:lang w:val="bs-Latn-BA"/>
          </w:rPr>
          <w:t>aplikacije SP1</w:t>
        </w:r>
        <w:r w:rsidR="009212B0">
          <w:rPr>
            <w:lang w:val="bs-Latn-BA"/>
          </w:rPr>
          <w:t xml:space="preserve"> </w:t>
        </w:r>
        <w:r w:rsidR="008F3590">
          <w:rPr>
            <w:lang w:val="bs-Latn-BA"/>
          </w:rPr>
          <w:t>(</w:t>
        </w:r>
        <w:r w:rsidR="009212B0">
          <w:rPr>
            <w:lang w:val="bs-Latn-BA"/>
          </w:rPr>
          <w:t>davaoca usluge</w:t>
        </w:r>
        <w:r w:rsidR="008F3590">
          <w:rPr>
            <w:lang w:val="bs-Latn-BA"/>
          </w:rPr>
          <w:t>)</w:t>
        </w:r>
      </w:ins>
      <w:ins w:id="5674" w:author="Rajo" w:date="2018-06-01T21:06:00Z">
        <w:r w:rsidR="001879CC">
          <w:rPr>
            <w:lang w:val="bs-Latn-BA"/>
          </w:rPr>
          <w:t xml:space="preserve"> posredstvom korisnika</w:t>
        </w:r>
        <w:r w:rsidR="00CC2D9A">
          <w:rPr>
            <w:lang w:val="bs-Latn-BA"/>
          </w:rPr>
          <w:t>, odnosno njegovim preusmjeravanjem</w:t>
        </w:r>
      </w:ins>
      <w:ins w:id="5675" w:author="Rajo" w:date="2018-06-01T20:18:00Z">
        <w:r>
          <w:rPr>
            <w:lang w:val="bs-Latn-BA"/>
          </w:rPr>
          <w:t xml:space="preserve">. SSO servis </w:t>
        </w:r>
      </w:ins>
      <w:ins w:id="5676" w:author="Rajo" w:date="2018-06-01T21:11:00Z">
        <w:r w:rsidR="00637773">
          <w:rPr>
            <w:lang w:val="bs-Latn-BA"/>
          </w:rPr>
          <w:t xml:space="preserve">iz zahtjeva izdvaja </w:t>
        </w:r>
      </w:ins>
      <w:proofErr w:type="spellStart"/>
      <w:ins w:id="5677" w:author="Rajo" w:date="2018-06-01T21:08:00Z">
        <w:r w:rsidR="00817933" w:rsidRPr="00817933">
          <w:rPr>
            <w:i/>
            <w:lang w:val="bs-Latn-BA"/>
            <w:rPrChange w:id="5678" w:author="Rajo" w:date="2018-06-01T21:09:00Z">
              <w:rPr>
                <w:lang w:val="bs-Latn-BA"/>
              </w:rPr>
            </w:rPrChange>
          </w:rPr>
          <w:t>SAMLRequest</w:t>
        </w:r>
        <w:proofErr w:type="spellEnd"/>
        <w:r w:rsidR="00817933">
          <w:rPr>
            <w:lang w:val="bs-Latn-BA"/>
          </w:rPr>
          <w:t xml:space="preserve"> parametar</w:t>
        </w:r>
      </w:ins>
      <w:ins w:id="5679" w:author="Rajo" w:date="2018-06-01T21:11:00Z">
        <w:r w:rsidR="00637773">
          <w:rPr>
            <w:lang w:val="bs-Latn-BA"/>
          </w:rPr>
          <w:t xml:space="preserve"> koji zatim </w:t>
        </w:r>
      </w:ins>
      <w:ins w:id="5680" w:author="Rajo" w:date="2018-06-01T20:18:00Z">
        <w:r>
          <w:rPr>
            <w:lang w:val="bs-Latn-BA"/>
          </w:rPr>
          <w:t xml:space="preserve">URL-dekodira, </w:t>
        </w:r>
        <w:r>
          <w:rPr>
            <w:i/>
            <w:lang w:val="bs-Latn-BA"/>
          </w:rPr>
          <w:t>base64</w:t>
        </w:r>
        <w:r>
          <w:rPr>
            <w:lang w:val="bs-Latn-BA"/>
          </w:rPr>
          <w:t xml:space="preserve">-dekodira </w:t>
        </w:r>
      </w:ins>
      <w:ins w:id="5681" w:author="Rajo" w:date="2018-06-01T21:21:00Z">
        <w:r w:rsidR="00A357E5">
          <w:rPr>
            <w:lang w:val="bs-Latn-BA"/>
          </w:rPr>
          <w:t>te</w:t>
        </w:r>
      </w:ins>
      <w:ins w:id="5682" w:author="Rajo" w:date="2018-06-01T20:18:00Z">
        <w:r>
          <w:rPr>
            <w:lang w:val="bs-Latn-BA"/>
          </w:rPr>
          <w:t xml:space="preserve"> dekompresuj</w:t>
        </w:r>
      </w:ins>
      <w:ins w:id="5683" w:author="Rajo" w:date="2018-06-01T21:20:00Z">
        <w:r w:rsidR="00A357E5">
          <w:rPr>
            <w:lang w:val="bs-Latn-BA"/>
          </w:rPr>
          <w:t>e</w:t>
        </w:r>
      </w:ins>
      <w:ins w:id="5684" w:author="Rajo" w:date="2018-06-02T17:43:00Z">
        <w:r w:rsidR="00741059">
          <w:rPr>
            <w:lang w:val="bs-Latn-BA"/>
          </w:rPr>
          <w:t xml:space="preserve"> </w:t>
        </w:r>
      </w:ins>
      <w:ins w:id="5685" w:author="Rajo" w:date="2018-06-01T20:18:00Z">
        <w:r>
          <w:rPr>
            <w:lang w:val="bs-Latn-BA"/>
          </w:rPr>
          <w:t xml:space="preserve">(tim </w:t>
        </w:r>
      </w:ins>
      <w:ins w:id="5686" w:author="Rajo" w:date="2018-06-01T20:56:00Z">
        <w:r w:rsidR="00FB5D18">
          <w:rPr>
            <w:lang w:val="bs-Latn-BA"/>
          </w:rPr>
          <w:t>redoslijedom</w:t>
        </w:r>
      </w:ins>
      <w:ins w:id="5687" w:author="Rajo" w:date="2018-06-01T20:18:00Z">
        <w:r>
          <w:rPr>
            <w:lang w:val="bs-Latn-BA"/>
          </w:rPr>
          <w:t>)</w:t>
        </w:r>
      </w:ins>
      <w:ins w:id="5688" w:author="Rajo" w:date="2018-06-01T21:09:00Z">
        <w:r w:rsidR="00817933">
          <w:rPr>
            <w:lang w:val="bs-Latn-BA"/>
          </w:rPr>
          <w:t>, na</w:t>
        </w:r>
      </w:ins>
      <w:ins w:id="5689" w:author="Rajo" w:date="2018-06-01T21:19:00Z">
        <w:r w:rsidR="00AC5991">
          <w:rPr>
            <w:lang w:val="bs-Latn-BA"/>
          </w:rPr>
          <w:t xml:space="preserve">kon </w:t>
        </w:r>
      </w:ins>
      <w:ins w:id="5690" w:author="Rajo" w:date="2018-06-01T21:09:00Z">
        <w:r w:rsidR="00817933">
          <w:rPr>
            <w:lang w:val="bs-Latn-BA"/>
          </w:rPr>
          <w:t>čega dobi</w:t>
        </w:r>
      </w:ins>
      <w:ins w:id="5691" w:author="Rajo" w:date="2018-06-01T21:10:00Z">
        <w:r w:rsidR="00817933">
          <w:rPr>
            <w:lang w:val="bs-Latn-BA"/>
          </w:rPr>
          <w:t xml:space="preserve">ja originalnu vrijednost </w:t>
        </w:r>
        <w:r w:rsidR="00817933">
          <w:rPr>
            <w:i/>
            <w:lang w:val="bs-Latn-BA"/>
          </w:rPr>
          <w:t>&lt;</w:t>
        </w:r>
        <w:proofErr w:type="spellStart"/>
        <w:r w:rsidR="00817933">
          <w:rPr>
            <w:i/>
            <w:lang w:val="bs-Latn-BA"/>
          </w:rPr>
          <w:t>samlp:AuthnRequest</w:t>
        </w:r>
        <w:proofErr w:type="spellEnd"/>
        <w:r w:rsidR="00817933">
          <w:rPr>
            <w:i/>
            <w:lang w:val="bs-Latn-BA"/>
          </w:rPr>
          <w:t>&gt;</w:t>
        </w:r>
        <w:r w:rsidR="00817933">
          <w:rPr>
            <w:lang w:val="bs-Latn-BA"/>
          </w:rPr>
          <w:t xml:space="preserve"> elementa</w:t>
        </w:r>
      </w:ins>
      <w:ins w:id="5692" w:author="Rajo" w:date="2018-06-01T20:18:00Z">
        <w:r>
          <w:rPr>
            <w:lang w:val="bs-Latn-BA"/>
          </w:rPr>
          <w:t>.</w:t>
        </w:r>
      </w:ins>
    </w:p>
    <w:p w14:paraId="30E5EBB7" w14:textId="4BFC86ED" w:rsidR="002F760F" w:rsidRDefault="00231300">
      <w:pPr>
        <w:spacing w:line="240" w:lineRule="auto"/>
        <w:ind w:left="720"/>
        <w:jc w:val="both"/>
        <w:rPr>
          <w:lang w:val="bs-Latn-BA"/>
        </w:rPr>
      </w:pPr>
      <w:ins w:id="5693" w:author="Rajo" w:date="2018-06-01T21:30:00Z">
        <w:r>
          <w:rPr>
            <w:lang w:val="bs-Latn-BA"/>
          </w:rPr>
          <w:t>Nadalje, s</w:t>
        </w:r>
      </w:ins>
      <w:ins w:id="5694" w:author="Rajo" w:date="2018-06-01T21:27:00Z">
        <w:r w:rsidR="00765DC7">
          <w:rPr>
            <w:lang w:val="bs-Latn-BA"/>
          </w:rPr>
          <w:t>ama obrada</w:t>
        </w:r>
      </w:ins>
      <w:ins w:id="5695" w:author="Rajo" w:date="2018-06-01T21:26:00Z">
        <w:r w:rsidR="00C47427">
          <w:rPr>
            <w:lang w:val="bs-Latn-BA"/>
          </w:rPr>
          <w:t xml:space="preserve"> </w:t>
        </w:r>
      </w:ins>
      <w:ins w:id="5696" w:author="Rajo" w:date="2018-06-01T21:29:00Z">
        <w:r w:rsidR="00D932EC">
          <w:rPr>
            <w:lang w:val="bs-Latn-BA"/>
          </w:rPr>
          <w:t xml:space="preserve">SAML </w:t>
        </w:r>
      </w:ins>
      <w:proofErr w:type="spellStart"/>
      <w:ins w:id="5697" w:author="Rajo" w:date="2018-06-01T21:22:00Z">
        <w:r w:rsidR="00171C1C" w:rsidRPr="00171C1C">
          <w:rPr>
            <w:i/>
            <w:lang w:val="bs-Latn-BA"/>
            <w:rPrChange w:id="5698" w:author="Rajo" w:date="2018-06-01T21:22:00Z">
              <w:rPr>
                <w:lang w:val="bs-Latn-BA"/>
              </w:rPr>
            </w:rPrChange>
          </w:rPr>
          <w:t>AuthnRequest</w:t>
        </w:r>
      </w:ins>
      <w:proofErr w:type="spellEnd"/>
      <w:ins w:id="5699" w:author="Rajo" w:date="2018-06-01T21:27:00Z">
        <w:r w:rsidR="00D9233A">
          <w:rPr>
            <w:lang w:val="bs-Latn-BA"/>
          </w:rPr>
          <w:t xml:space="preserve">-a, </w:t>
        </w:r>
      </w:ins>
      <w:ins w:id="5700" w:author="Rajo" w:date="2018-06-01T21:28:00Z">
        <w:r w:rsidR="00D932EC">
          <w:rPr>
            <w:lang w:val="bs-Latn-BA"/>
          </w:rPr>
          <w:t xml:space="preserve">odvija se na sledeći način. Iz </w:t>
        </w:r>
      </w:ins>
      <w:ins w:id="5701" w:author="Rajo" w:date="2018-06-01T21:29:00Z">
        <w:r w:rsidR="00D932EC">
          <w:rPr>
            <w:lang w:val="bs-Latn-BA"/>
          </w:rPr>
          <w:t xml:space="preserve">njega </w:t>
        </w:r>
        <w:r w:rsidR="008D0FC8">
          <w:rPr>
            <w:lang w:val="bs-Latn-BA"/>
          </w:rPr>
          <w:t>s</w:t>
        </w:r>
        <w:r w:rsidR="00D932EC">
          <w:rPr>
            <w:lang w:val="bs-Latn-BA"/>
          </w:rPr>
          <w:t>e</w:t>
        </w:r>
      </w:ins>
      <w:ins w:id="5702" w:author="Rajo" w:date="2018-06-01T21:27:00Z">
        <w:r w:rsidR="004A7F1D">
          <w:rPr>
            <w:lang w:val="bs-Latn-BA"/>
          </w:rPr>
          <w:t xml:space="preserve"> </w:t>
        </w:r>
      </w:ins>
      <w:ins w:id="5703" w:author="Rajo" w:date="2018-06-01T21:23:00Z">
        <w:r w:rsidR="00171C1C">
          <w:rPr>
            <w:lang w:val="bs-Latn-BA"/>
          </w:rPr>
          <w:t xml:space="preserve">izvlači podatak o </w:t>
        </w:r>
        <w:r w:rsidR="00F5423D">
          <w:rPr>
            <w:lang w:val="bs-Latn-BA"/>
          </w:rPr>
          <w:t>davaocu usluge</w:t>
        </w:r>
        <w:r w:rsidR="00171C1C">
          <w:rPr>
            <w:lang w:val="bs-Latn-BA"/>
          </w:rPr>
          <w:t>, tj. klijentu koji je uputio zahtjev za autorizaciju korisnika, što je u ovom slučaju aplikacija SP1.</w:t>
        </w:r>
      </w:ins>
      <w:ins w:id="5704" w:author="Rajo" w:date="2018-06-01T21:25:00Z">
        <w:r w:rsidR="00C47427">
          <w:rPr>
            <w:lang w:val="bs-Latn-BA"/>
          </w:rPr>
          <w:t xml:space="preserve"> S obizirom na to da je poznato ko je prethodno autentikovani korisnik i koji </w:t>
        </w:r>
      </w:ins>
      <w:ins w:id="5705" w:author="Rajo" w:date="2018-06-01T21:31:00Z">
        <w:r w:rsidR="005148E2">
          <w:rPr>
            <w:lang w:val="bs-Latn-BA"/>
          </w:rPr>
          <w:t>davalac usluge (SP)</w:t>
        </w:r>
      </w:ins>
      <w:ins w:id="5706" w:author="Rajo" w:date="2018-06-01T21:25:00Z">
        <w:r w:rsidR="00C47427">
          <w:rPr>
            <w:lang w:val="bs-Latn-BA"/>
          </w:rPr>
          <w:t xml:space="preserve"> je izdao </w:t>
        </w:r>
      </w:ins>
      <w:ins w:id="5707" w:author="Rajo" w:date="2018-06-01T21:32:00Z">
        <w:r w:rsidR="000B1DDE">
          <w:rPr>
            <w:lang w:val="bs-Latn-BA"/>
          </w:rPr>
          <w:t xml:space="preserve">taj </w:t>
        </w:r>
      </w:ins>
      <w:ins w:id="5708" w:author="Rajo" w:date="2018-06-01T21:25:00Z">
        <w:r w:rsidR="00C47427">
          <w:rPr>
            <w:lang w:val="bs-Latn-BA"/>
          </w:rPr>
          <w:t xml:space="preserve">zahtjev, </w:t>
        </w:r>
        <w:proofErr w:type="spellStart"/>
        <w:r w:rsidR="00C47427">
          <w:rPr>
            <w:lang w:val="bs-Latn-BA"/>
          </w:rPr>
          <w:t>IdP</w:t>
        </w:r>
        <w:proofErr w:type="spellEnd"/>
        <w:r w:rsidR="00C47427">
          <w:rPr>
            <w:lang w:val="bs-Latn-BA"/>
          </w:rPr>
          <w:t xml:space="preserve"> u bazi pronalazi odgovarajuć</w:t>
        </w:r>
      </w:ins>
      <w:ins w:id="5709" w:author="Rajo" w:date="2018-06-01T21:51:00Z">
        <w:r w:rsidR="00655357">
          <w:rPr>
            <w:lang w:val="bs-Latn-BA"/>
          </w:rPr>
          <w:t>e</w:t>
        </w:r>
      </w:ins>
      <w:ins w:id="5710" w:author="Rajo" w:date="2018-06-01T21:25:00Z">
        <w:r w:rsidR="00C47427">
          <w:rPr>
            <w:lang w:val="bs-Latn-BA"/>
          </w:rPr>
          <w:t xml:space="preserve"> </w:t>
        </w:r>
      </w:ins>
      <w:ins w:id="5711" w:author="Rajo" w:date="2018-06-01T21:51:00Z">
        <w:r w:rsidR="00655357">
          <w:rPr>
            <w:lang w:val="bs-Latn-BA"/>
          </w:rPr>
          <w:t>uloge (</w:t>
        </w:r>
        <w:proofErr w:type="spellStart"/>
        <w:r w:rsidR="00655357" w:rsidRPr="00655357">
          <w:rPr>
            <w:i/>
            <w:lang w:val="bs-Latn-BA"/>
            <w:rPrChange w:id="5712" w:author="Rajo" w:date="2018-06-01T21:51:00Z">
              <w:rPr>
                <w:lang w:val="bs-Latn-BA"/>
              </w:rPr>
            </w:rPrChange>
          </w:rPr>
          <w:t>roles</w:t>
        </w:r>
        <w:proofErr w:type="spellEnd"/>
        <w:r w:rsidR="00655357">
          <w:rPr>
            <w:lang w:val="bs-Latn-BA"/>
          </w:rPr>
          <w:t>) koje</w:t>
        </w:r>
      </w:ins>
      <w:ins w:id="5713" w:author="Rajo" w:date="2018-06-01T21:25:00Z">
        <w:r w:rsidR="00C47427">
          <w:rPr>
            <w:lang w:val="bs-Latn-BA"/>
          </w:rPr>
          <w:t xml:space="preserve"> korisnik posjeduje u okviru njega. </w:t>
        </w:r>
      </w:ins>
      <w:ins w:id="5714" w:author="Rajo" w:date="2018-06-01T21:51:00Z">
        <w:r w:rsidR="00154435">
          <w:rPr>
            <w:lang w:val="bs-Latn-BA"/>
          </w:rPr>
          <w:t xml:space="preserve">One </w:t>
        </w:r>
      </w:ins>
      <w:ins w:id="5715" w:author="Rajo" w:date="2018-06-01T21:25:00Z">
        <w:r w:rsidR="00C47427">
          <w:rPr>
            <w:lang w:val="bs-Latn-BA"/>
          </w:rPr>
          <w:t xml:space="preserve"> se </w:t>
        </w:r>
      </w:ins>
      <w:ins w:id="5716" w:author="Rajo" w:date="2018-06-01T21:33:00Z">
        <w:r w:rsidR="00374354">
          <w:rPr>
            <w:lang w:val="bs-Latn-BA"/>
          </w:rPr>
          <w:t>k</w:t>
        </w:r>
      </w:ins>
      <w:ins w:id="5717" w:author="Rajo" w:date="2018-06-01T21:34:00Z">
        <w:r w:rsidR="00374354">
          <w:rPr>
            <w:lang w:val="bs-Latn-BA"/>
          </w:rPr>
          <w:t>orist</w:t>
        </w:r>
      </w:ins>
      <w:ins w:id="5718" w:author="Rajo" w:date="2018-06-01T21:51:00Z">
        <w:r w:rsidR="00154435">
          <w:rPr>
            <w:lang w:val="bs-Latn-BA"/>
          </w:rPr>
          <w:t>e</w:t>
        </w:r>
      </w:ins>
      <w:ins w:id="5719" w:author="Rajo" w:date="2018-06-01T21:34:00Z">
        <w:r w:rsidR="00374354">
          <w:rPr>
            <w:lang w:val="bs-Latn-BA"/>
          </w:rPr>
          <w:t xml:space="preserve"> </w:t>
        </w:r>
      </w:ins>
      <w:ins w:id="5720" w:author="Rajo" w:date="2018-06-01T21:52:00Z">
        <w:r w:rsidR="00154435">
          <w:rPr>
            <w:lang w:val="bs-Latn-BA"/>
          </w:rPr>
          <w:t>pri</w:t>
        </w:r>
      </w:ins>
      <w:ins w:id="5721" w:author="Rajo" w:date="2018-06-01T21:34:00Z">
        <w:r w:rsidR="00374354">
          <w:rPr>
            <w:lang w:val="bs-Latn-BA"/>
          </w:rPr>
          <w:t xml:space="preserve"> generisanj</w:t>
        </w:r>
      </w:ins>
      <w:ins w:id="5722" w:author="Rajo" w:date="2018-06-01T21:52:00Z">
        <w:r w:rsidR="00154435">
          <w:rPr>
            <w:lang w:val="bs-Latn-BA"/>
          </w:rPr>
          <w:t>u</w:t>
        </w:r>
      </w:ins>
      <w:ins w:id="5723" w:author="Rajo" w:date="2018-06-01T21:34:00Z">
        <w:r w:rsidR="00374354">
          <w:rPr>
            <w:lang w:val="bs-Latn-BA"/>
          </w:rPr>
          <w:t xml:space="preserve"> SAML odgovora</w:t>
        </w:r>
      </w:ins>
      <w:ins w:id="5724" w:author="Rajo" w:date="2018-06-01T21:45:00Z">
        <w:r w:rsidR="009D0599">
          <w:rPr>
            <w:lang w:val="bs-Latn-BA"/>
          </w:rPr>
          <w:t xml:space="preserve"> (</w:t>
        </w:r>
        <w:proofErr w:type="spellStart"/>
        <w:r w:rsidR="009D0599" w:rsidRPr="009D0599">
          <w:rPr>
            <w:i/>
            <w:lang w:val="bs-Latn-BA"/>
            <w:rPrChange w:id="5725" w:author="Rajo" w:date="2018-06-01T21:45:00Z">
              <w:rPr>
                <w:lang w:val="bs-Latn-BA"/>
              </w:rPr>
            </w:rPrChange>
          </w:rPr>
          <w:t>SAMLResponse</w:t>
        </w:r>
        <w:proofErr w:type="spellEnd"/>
        <w:r w:rsidR="009D0599">
          <w:rPr>
            <w:lang w:val="bs-Latn-BA"/>
          </w:rPr>
          <w:t>)</w:t>
        </w:r>
      </w:ins>
      <w:ins w:id="5726" w:author="Rajo" w:date="2018-06-01T21:34:00Z">
        <w:r w:rsidR="00374354">
          <w:rPr>
            <w:lang w:val="bs-Latn-BA"/>
          </w:rPr>
          <w:t>, u okviru ko</w:t>
        </w:r>
      </w:ins>
      <w:ins w:id="5727" w:author="Rajo" w:date="2018-06-01T21:35:00Z">
        <w:r w:rsidR="00374354">
          <w:rPr>
            <w:lang w:val="bs-Latn-BA"/>
          </w:rPr>
          <w:t>g</w:t>
        </w:r>
      </w:ins>
      <w:ins w:id="5728" w:author="Rajo" w:date="2018-06-01T21:34:00Z">
        <w:r w:rsidR="00374354">
          <w:rPr>
            <w:lang w:val="bs-Latn-BA"/>
          </w:rPr>
          <w:t xml:space="preserve"> se </w:t>
        </w:r>
      </w:ins>
      <w:ins w:id="5729" w:author="Rajo" w:date="2018-06-01T21:50:00Z">
        <w:r w:rsidR="00517071">
          <w:rPr>
            <w:lang w:val="bs-Latn-BA"/>
          </w:rPr>
          <w:t>upotrebljava</w:t>
        </w:r>
      </w:ins>
      <w:ins w:id="5730" w:author="Rajo" w:date="2018-06-01T21:52:00Z">
        <w:r w:rsidR="00154435">
          <w:rPr>
            <w:lang w:val="bs-Latn-BA"/>
          </w:rPr>
          <w:t>ju</w:t>
        </w:r>
      </w:ins>
      <w:ins w:id="5731" w:author="Rajo" w:date="2018-06-01T21:25:00Z">
        <w:r w:rsidR="00C47427">
          <w:rPr>
            <w:lang w:val="bs-Latn-BA"/>
          </w:rPr>
          <w:t xml:space="preserve"> kao vrijednost </w:t>
        </w:r>
        <w:proofErr w:type="spellStart"/>
        <w:r w:rsidR="00C47427">
          <w:rPr>
            <w:i/>
            <w:lang w:val="bs-Latn-BA"/>
          </w:rPr>
          <w:t>Attribute</w:t>
        </w:r>
        <w:proofErr w:type="spellEnd"/>
        <w:r w:rsidR="00C47427">
          <w:rPr>
            <w:lang w:val="bs-Latn-BA"/>
          </w:rPr>
          <w:t xml:space="preserve"> elementa pod nazivom </w:t>
        </w:r>
        <w:r w:rsidR="00C47427">
          <w:rPr>
            <w:i/>
            <w:lang w:val="bs-Latn-BA"/>
          </w:rPr>
          <w:t>role,</w:t>
        </w:r>
        <w:r w:rsidR="00C47427">
          <w:rPr>
            <w:lang w:val="bs-Latn-BA"/>
          </w:rPr>
          <w:t xml:space="preserve"> koji se nalazi pod </w:t>
        </w:r>
        <w:proofErr w:type="spellStart"/>
        <w:r w:rsidR="00C47427">
          <w:rPr>
            <w:i/>
            <w:lang w:val="bs-Latn-BA"/>
          </w:rPr>
          <w:t>AttributStatement</w:t>
        </w:r>
        <w:proofErr w:type="spellEnd"/>
        <w:r w:rsidR="00C47427">
          <w:rPr>
            <w:lang w:val="bs-Latn-BA"/>
          </w:rPr>
          <w:t xml:space="preserve"> elementom. </w:t>
        </w:r>
      </w:ins>
      <w:ins w:id="5732" w:author="Rajo" w:date="2018-06-01T21:48:00Z">
        <w:r w:rsidR="00181951">
          <w:rPr>
            <w:lang w:val="bs-Latn-BA"/>
          </w:rPr>
          <w:t>Kasnije</w:t>
        </w:r>
      </w:ins>
      <w:ins w:id="5733" w:author="Rajo" w:date="2018-06-01T22:00:00Z">
        <w:r w:rsidR="00EC095A">
          <w:rPr>
            <w:lang w:val="bs-Latn-BA"/>
          </w:rPr>
          <w:t xml:space="preserve">, </w:t>
        </w:r>
      </w:ins>
      <w:ins w:id="5734" w:author="Rajo" w:date="2018-06-01T21:25:00Z">
        <w:r w:rsidR="00C47427">
          <w:rPr>
            <w:lang w:val="bs-Latn-BA"/>
          </w:rPr>
          <w:t xml:space="preserve">SP1 na osnovu </w:t>
        </w:r>
      </w:ins>
      <w:ins w:id="5735" w:author="Rajo" w:date="2018-06-01T21:57:00Z">
        <w:r w:rsidR="001D2E77">
          <w:rPr>
            <w:lang w:val="bs-Latn-BA"/>
          </w:rPr>
          <w:t xml:space="preserve">tih </w:t>
        </w:r>
      </w:ins>
      <w:ins w:id="5736" w:author="Rajo" w:date="2018-06-01T21:41:00Z">
        <w:r w:rsidR="00F0109F">
          <w:rPr>
            <w:lang w:val="bs-Latn-BA"/>
          </w:rPr>
          <w:t>ulog</w:t>
        </w:r>
      </w:ins>
      <w:ins w:id="5737" w:author="Rajo" w:date="2018-06-01T21:57:00Z">
        <w:r w:rsidR="001D2E77">
          <w:rPr>
            <w:lang w:val="bs-Latn-BA"/>
          </w:rPr>
          <w:t>a koje</w:t>
        </w:r>
      </w:ins>
      <w:ins w:id="5738" w:author="Rajo" w:date="2018-06-01T21:41:00Z">
        <w:r w:rsidR="00F0109F">
          <w:rPr>
            <w:lang w:val="bs-Latn-BA"/>
          </w:rPr>
          <w:t xml:space="preserve"> </w:t>
        </w:r>
      </w:ins>
      <w:ins w:id="5739" w:author="Rajo" w:date="2018-06-01T21:25:00Z">
        <w:r w:rsidR="00C47427">
          <w:rPr>
            <w:lang w:val="bs-Latn-BA"/>
          </w:rPr>
          <w:t>korisnik</w:t>
        </w:r>
      </w:ins>
      <w:ins w:id="5740" w:author="Rajo" w:date="2018-06-01T21:54:00Z">
        <w:r w:rsidR="00A76DC5">
          <w:rPr>
            <w:lang w:val="bs-Latn-BA"/>
          </w:rPr>
          <w:t>a</w:t>
        </w:r>
      </w:ins>
      <w:ins w:id="5741" w:author="Rajo" w:date="2018-06-01T21:40:00Z">
        <w:r w:rsidR="00902579">
          <w:rPr>
            <w:lang w:val="bs-Latn-BA"/>
          </w:rPr>
          <w:t xml:space="preserve"> </w:t>
        </w:r>
        <w:r w:rsidR="008729E7">
          <w:rPr>
            <w:lang w:val="bs-Latn-BA"/>
          </w:rPr>
          <w:t>posjeduje</w:t>
        </w:r>
      </w:ins>
      <w:ins w:id="5742" w:author="Rajo" w:date="2018-06-01T21:55:00Z">
        <w:r w:rsidR="00A76DC5">
          <w:rPr>
            <w:lang w:val="bs-Latn-BA"/>
          </w:rPr>
          <w:t xml:space="preserve"> u okviru </w:t>
        </w:r>
      </w:ins>
      <w:ins w:id="5743" w:author="Rajo" w:date="2018-06-01T22:00:00Z">
        <w:r w:rsidR="00772B3A">
          <w:rPr>
            <w:lang w:val="bs-Latn-BA"/>
          </w:rPr>
          <w:t>njega</w:t>
        </w:r>
      </w:ins>
      <w:ins w:id="5744" w:author="Rajo" w:date="2018-06-01T21:42:00Z">
        <w:r w:rsidR="00F0109F">
          <w:rPr>
            <w:lang w:val="bs-Latn-BA"/>
          </w:rPr>
          <w:t>, može odrediti koja su njegova prava pristupa</w:t>
        </w:r>
      </w:ins>
      <w:ins w:id="5745" w:author="Rajo" w:date="2018-06-01T21:53:00Z">
        <w:r w:rsidR="005F4A5A">
          <w:rPr>
            <w:lang w:val="bs-Latn-BA"/>
          </w:rPr>
          <w:t xml:space="preserve"> ka određenim</w:t>
        </w:r>
      </w:ins>
      <w:ins w:id="5746" w:author="Rajo" w:date="2018-06-01T21:54:00Z">
        <w:r w:rsidR="005F4A5A">
          <w:rPr>
            <w:lang w:val="bs-Latn-BA"/>
          </w:rPr>
          <w:t xml:space="preserve"> resursima</w:t>
        </w:r>
      </w:ins>
      <w:ins w:id="5747" w:author="Rajo" w:date="2018-06-01T21:25:00Z">
        <w:r w:rsidR="00C47427">
          <w:rPr>
            <w:lang w:val="bs-Latn-BA"/>
          </w:rPr>
          <w:t>.</w:t>
        </w:r>
      </w:ins>
    </w:p>
    <w:p w14:paraId="28C26FA8" w14:textId="6B5B2A09" w:rsidR="00E94ADE" w:rsidDel="005672E0" w:rsidRDefault="00E94ADE">
      <w:pPr>
        <w:spacing w:line="240" w:lineRule="auto"/>
        <w:ind w:left="720"/>
        <w:jc w:val="both"/>
        <w:rPr>
          <w:del w:id="5748" w:author="Rajo" w:date="2018-06-01T19:56:00Z"/>
          <w:lang w:val="bs-Latn-BA"/>
        </w:rPr>
      </w:pPr>
    </w:p>
    <w:p w14:paraId="3B097C13" w14:textId="06ADF0EC" w:rsidR="00AB0BFD" w:rsidRPr="00143689" w:rsidRDefault="00CC5052">
      <w:pPr>
        <w:pStyle w:val="ListParagraph1"/>
        <w:numPr>
          <w:ilvl w:val="0"/>
          <w:numId w:val="36"/>
        </w:numPr>
        <w:spacing w:line="240" w:lineRule="auto"/>
        <w:contextualSpacing w:val="0"/>
        <w:jc w:val="both"/>
        <w:rPr>
          <w:b/>
          <w:lang w:val="bs-Latn-BA"/>
        </w:rPr>
        <w:pPrChange w:id="5749" w:author="Rajo" w:date="2018-06-17T15:14:00Z">
          <w:pPr>
            <w:pStyle w:val="ListParagraph1"/>
            <w:numPr>
              <w:numId w:val="36"/>
            </w:numPr>
            <w:spacing w:line="240" w:lineRule="auto"/>
            <w:ind w:hanging="360"/>
            <w:jc w:val="both"/>
          </w:pPr>
        </w:pPrChange>
      </w:pPr>
      <w:r>
        <w:rPr>
          <w:b/>
          <w:lang w:val="bs-Latn-BA"/>
        </w:rPr>
        <w:t>Odgovor XHTML formom</w:t>
      </w:r>
    </w:p>
    <w:p w14:paraId="7A1FB5F3" w14:textId="7307F2BC" w:rsidR="00E94ADE" w:rsidRDefault="00CC5052">
      <w:pPr>
        <w:pStyle w:val="ListParagraph1"/>
        <w:spacing w:line="240" w:lineRule="auto"/>
        <w:jc w:val="both"/>
        <w:rPr>
          <w:lang w:val="bs-Latn-BA"/>
        </w:rPr>
      </w:pPr>
      <w:del w:id="5750" w:author="Rajo" w:date="2018-06-02T14:45:00Z">
        <w:r w:rsidDel="009B5B7E">
          <w:rPr>
            <w:lang w:val="bs-Latn-BA"/>
          </w:rPr>
          <w:delText>SSO servis n</w:delText>
        </w:r>
      </w:del>
      <w:ins w:id="5751" w:author="Rajo" w:date="2018-06-02T14:45:00Z">
        <w:r w:rsidR="009B5B7E">
          <w:rPr>
            <w:lang w:val="bs-Latn-BA"/>
          </w:rPr>
          <w:t>N</w:t>
        </w:r>
      </w:ins>
      <w:r>
        <w:rPr>
          <w:lang w:val="bs-Latn-BA"/>
        </w:rPr>
        <w:t xml:space="preserve">akon validiranja zahtjeva </w:t>
      </w:r>
      <w:ins w:id="5752" w:author="Rajo" w:date="2018-06-02T14:44:00Z">
        <w:r w:rsidR="00092717">
          <w:rPr>
            <w:lang w:val="bs-Latn-BA"/>
          </w:rPr>
          <w:t xml:space="preserve">i </w:t>
        </w:r>
      </w:ins>
      <w:ins w:id="5753" w:author="Rajo" w:date="2018-06-02T14:45:00Z">
        <w:r w:rsidR="00092717">
          <w:rPr>
            <w:lang w:val="bs-Latn-BA"/>
          </w:rPr>
          <w:t xml:space="preserve">generisanja SAML odgovora, </w:t>
        </w:r>
      </w:ins>
      <w:ins w:id="5754" w:author="Rajo" w:date="2018-06-02T14:46:00Z">
        <w:r w:rsidR="009B5B7E">
          <w:rPr>
            <w:lang w:val="bs-Latn-BA"/>
          </w:rPr>
          <w:t xml:space="preserve">SSO servis </w:t>
        </w:r>
      </w:ins>
      <w:del w:id="5755" w:author="Rajo" w:date="2018-06-02T14:45:00Z">
        <w:r w:rsidDel="00A33069">
          <w:rPr>
            <w:lang w:val="bs-Latn-BA"/>
          </w:rPr>
          <w:delText xml:space="preserve">odgovara </w:delText>
        </w:r>
      </w:del>
      <w:ins w:id="5756" w:author="Rajo" w:date="2018-06-02T14:45:00Z">
        <w:r w:rsidR="00A33069">
          <w:rPr>
            <w:lang w:val="bs-Latn-BA"/>
          </w:rPr>
          <w:t xml:space="preserve">korisniku vraća </w:t>
        </w:r>
      </w:ins>
      <w:r>
        <w:rPr>
          <w:lang w:val="bs-Latn-BA"/>
        </w:rPr>
        <w:t>stranic</w:t>
      </w:r>
      <w:ins w:id="5757" w:author="Rajo" w:date="2018-06-02T14:45:00Z">
        <w:r w:rsidR="00A33069">
          <w:rPr>
            <w:lang w:val="bs-Latn-BA"/>
          </w:rPr>
          <w:t>u</w:t>
        </w:r>
      </w:ins>
      <w:del w:id="5758" w:author="Rajo" w:date="2018-06-02T14:45:00Z">
        <w:r w:rsidDel="00A33069">
          <w:rPr>
            <w:lang w:val="bs-Latn-BA"/>
          </w:rPr>
          <w:delText>om</w:delText>
        </w:r>
      </w:del>
      <w:r>
        <w:rPr>
          <w:lang w:val="bs-Latn-BA"/>
        </w:rPr>
        <w:t xml:space="preserve"> koja sadrži XHTML formu</w:t>
      </w:r>
      <w:ins w:id="5759" w:author="Rajo" w:date="2018-06-02T14:46:00Z">
        <w:r w:rsidR="009B5B7E">
          <w:rPr>
            <w:lang w:val="bs-Latn-BA"/>
          </w:rPr>
          <w:t xml:space="preserve">, kako bi se on zajedno sa SAML </w:t>
        </w:r>
      </w:ins>
      <w:ins w:id="5760" w:author="Rajo" w:date="2018-06-02T14:47:00Z">
        <w:r w:rsidR="009B5B7E">
          <w:rPr>
            <w:lang w:val="bs-Latn-BA"/>
          </w:rPr>
          <w:t xml:space="preserve">odgovorom vratio nazad na SP1 aplikaciju, što u suštini predstavlja </w:t>
        </w:r>
      </w:ins>
      <w:ins w:id="5761" w:author="Rajo" w:date="2018-06-02T14:48:00Z">
        <w:r w:rsidR="009B5B7E">
          <w:rPr>
            <w:lang w:val="bs-Latn-BA"/>
          </w:rPr>
          <w:t xml:space="preserve">SAML </w:t>
        </w:r>
      </w:ins>
      <w:ins w:id="5762" w:author="Rajo" w:date="2018-06-02T14:47:00Z">
        <w:r w:rsidR="009B5B7E" w:rsidRPr="009B5B7E">
          <w:rPr>
            <w:i/>
            <w:lang w:val="bs-Latn-BA"/>
            <w:rPrChange w:id="5763" w:author="Rajo" w:date="2018-06-02T14:47:00Z">
              <w:rPr>
                <w:lang w:val="bs-Latn-BA"/>
              </w:rPr>
            </w:rPrChange>
          </w:rPr>
          <w:t>HTTP POST</w:t>
        </w:r>
        <w:r w:rsidR="009B5B7E">
          <w:rPr>
            <w:lang w:val="bs-Latn-BA"/>
          </w:rPr>
          <w:t xml:space="preserve"> uvezivanje</w:t>
        </w:r>
      </w:ins>
      <w:ins w:id="5764" w:author="Rajo" w:date="2018-06-02T14:49:00Z">
        <w:r w:rsidR="009B5B7E">
          <w:rPr>
            <w:lang w:val="bs-Latn-BA"/>
          </w:rPr>
          <w:t>.</w:t>
        </w:r>
      </w:ins>
      <w:ins w:id="5765" w:author="Rajo" w:date="2018-06-02T14:51:00Z">
        <w:r w:rsidR="00AC511C">
          <w:rPr>
            <w:lang w:val="bs-Latn-BA"/>
          </w:rPr>
          <w:t xml:space="preserve"> Adresa </w:t>
        </w:r>
        <w:r w:rsidR="00AC511C">
          <w:rPr>
            <w:lang w:val="bs-Latn-BA"/>
          </w:rPr>
          <w:lastRenderedPageBreak/>
          <w:t xml:space="preserve">na koju se forma šalje poznata je </w:t>
        </w:r>
      </w:ins>
      <w:ins w:id="5766" w:author="Rajo" w:date="2018-06-02T14:52:00Z">
        <w:r w:rsidR="001F275F">
          <w:rPr>
            <w:lang w:val="bs-Latn-BA"/>
          </w:rPr>
          <w:t xml:space="preserve">jer </w:t>
        </w:r>
      </w:ins>
      <w:proofErr w:type="spellStart"/>
      <w:ins w:id="5767" w:author="Rajo" w:date="2018-06-02T14:51:00Z">
        <w:r w:rsidR="00AC511C">
          <w:rPr>
            <w:lang w:val="bs-Latn-BA"/>
          </w:rPr>
          <w:t>IdP</w:t>
        </w:r>
        <w:proofErr w:type="spellEnd"/>
        <w:r w:rsidR="00AC511C">
          <w:rPr>
            <w:lang w:val="bs-Latn-BA"/>
          </w:rPr>
          <w:t xml:space="preserve"> </w:t>
        </w:r>
      </w:ins>
      <w:ins w:id="5768" w:author="Rajo" w:date="2018-06-02T14:54:00Z">
        <w:r w:rsidR="00460FDE">
          <w:rPr>
            <w:lang w:val="bs-Latn-BA"/>
          </w:rPr>
          <w:t>može da očita</w:t>
        </w:r>
      </w:ins>
      <w:ins w:id="5769" w:author="Rajo" w:date="2018-06-02T14:51:00Z">
        <w:r w:rsidR="00AC511C">
          <w:rPr>
            <w:lang w:val="bs-Latn-BA"/>
          </w:rPr>
          <w:t xml:space="preserve"> vrijednost </w:t>
        </w:r>
        <w:proofErr w:type="spellStart"/>
        <w:r w:rsidR="00AC511C">
          <w:rPr>
            <w:i/>
            <w:lang w:val="bs-Latn-BA"/>
          </w:rPr>
          <w:t>Issuer</w:t>
        </w:r>
        <w:proofErr w:type="spellEnd"/>
        <w:r w:rsidR="00AC511C">
          <w:rPr>
            <w:lang w:val="bs-Latn-BA"/>
          </w:rPr>
          <w:t xml:space="preserve"> elementa iz </w:t>
        </w:r>
      </w:ins>
      <w:ins w:id="5770" w:author="Rajo" w:date="2018-06-02T14:52:00Z">
        <w:r w:rsidR="000E4347">
          <w:rPr>
            <w:lang w:val="bs-Latn-BA"/>
          </w:rPr>
          <w:t xml:space="preserve">inicijalnog </w:t>
        </w:r>
      </w:ins>
      <w:proofErr w:type="spellStart"/>
      <w:ins w:id="5771" w:author="Rajo" w:date="2018-06-02T14:51:00Z">
        <w:r w:rsidR="00AC511C">
          <w:rPr>
            <w:i/>
            <w:lang w:val="bs-Latn-BA"/>
          </w:rPr>
          <w:t>AuthnRequest</w:t>
        </w:r>
        <w:proofErr w:type="spellEnd"/>
        <w:r w:rsidR="00AC511C">
          <w:rPr>
            <w:lang w:val="bs-Latn-BA"/>
          </w:rPr>
          <w:t>-a</w:t>
        </w:r>
      </w:ins>
      <w:ins w:id="5772" w:author="Rajo" w:date="2018-06-02T14:55:00Z">
        <w:r w:rsidR="00A01702">
          <w:rPr>
            <w:lang w:val="bs-Latn-BA"/>
          </w:rPr>
          <w:t>, odnosno SAML zahtjeva</w:t>
        </w:r>
      </w:ins>
      <w:ins w:id="5773" w:author="Rajo" w:date="2018-06-02T14:51:00Z">
        <w:r w:rsidR="00AC511C">
          <w:rPr>
            <w:lang w:val="bs-Latn-BA"/>
          </w:rPr>
          <w:t>.</w:t>
        </w:r>
      </w:ins>
      <w:del w:id="5774" w:author="Rajo" w:date="2018-06-02T14:46:00Z">
        <w:r w:rsidDel="009B5B7E">
          <w:rPr>
            <w:lang w:val="bs-Latn-BA"/>
          </w:rPr>
          <w:delText>:</w:delText>
        </w:r>
      </w:del>
    </w:p>
    <w:p w14:paraId="2D941993" w14:textId="77777777" w:rsidR="00E94ADE" w:rsidRDefault="00E94ADE">
      <w:pPr>
        <w:pStyle w:val="ListParagraph1"/>
        <w:spacing w:line="240" w:lineRule="auto"/>
        <w:jc w:val="both"/>
        <w:rPr>
          <w:lang w:val="bs-Latn-BA"/>
        </w:rPr>
      </w:pPr>
    </w:p>
    <w:p w14:paraId="25A5DE44" w14:textId="0B352F5F" w:rsidR="00E94ADE" w:rsidDel="00227F33" w:rsidRDefault="00CC5052" w:rsidP="00227F33">
      <w:pPr>
        <w:pStyle w:val="ListParagraph1"/>
        <w:spacing w:after="0" w:line="240" w:lineRule="auto"/>
        <w:jc w:val="both"/>
        <w:rPr>
          <w:del w:id="5775" w:author="Rajo" w:date="2018-06-02T14:49:00Z"/>
          <w:lang w:val="bs-Latn-BA"/>
        </w:rPr>
      </w:pPr>
      <w:r>
        <w:rPr>
          <w:noProof/>
        </w:rPr>
        <mc:AlternateContent>
          <mc:Choice Requires="wps">
            <w:drawing>
              <wp:inline distT="0" distB="0" distL="0" distR="0" wp14:anchorId="087EE54F" wp14:editId="5A63FE97">
                <wp:extent cx="5438775" cy="1676400"/>
                <wp:effectExtent l="0" t="0" r="28575" b="19050"/>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676400"/>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240BF4B6" w14:textId="77777777" w:rsidR="009B0D46" w:rsidRDefault="009B0D46">
                            <w:pPr>
                              <w:rPr>
                                <w:rFonts w:ascii="Courier New" w:hAnsi="Courier New" w:cs="Courier New"/>
                                <w:sz w:val="22"/>
                              </w:rPr>
                            </w:pPr>
                            <w:r>
                              <w:rPr>
                                <w:rFonts w:ascii="Courier New" w:hAnsi="Courier New" w:cs="Courier New"/>
                                <w:sz w:val="22"/>
                              </w:rPr>
                              <w:t>&lt;form method</w:t>
                            </w:r>
                            <w:proofErr w:type="gramStart"/>
                            <w:r>
                              <w:rPr>
                                <w:rFonts w:ascii="Courier New" w:hAnsi="Courier New" w:cs="Courier New"/>
                                <w:sz w:val="22"/>
                              </w:rPr>
                              <w:t>=”post</w:t>
                            </w:r>
                            <w:proofErr w:type="gramEnd"/>
                            <w:r>
                              <w:rPr>
                                <w:rFonts w:ascii="Courier New" w:hAnsi="Courier New" w:cs="Courier New"/>
                                <w:sz w:val="22"/>
                              </w:rPr>
                              <w:t>” action=”http://localhost:8081/sp1/</w:t>
                            </w:r>
                            <w:proofErr w:type="spellStart"/>
                            <w:r>
                              <w:rPr>
                                <w:rFonts w:ascii="Courier New" w:hAnsi="Courier New" w:cs="Courier New"/>
                                <w:sz w:val="22"/>
                              </w:rPr>
                              <w:t>saml</w:t>
                            </w:r>
                            <w:proofErr w:type="spellEnd"/>
                            <w:r>
                              <w:rPr>
                                <w:rFonts w:ascii="Courier New" w:hAnsi="Courier New" w:cs="Courier New"/>
                                <w:sz w:val="22"/>
                              </w:rPr>
                              <w:t>”&gt;</w:t>
                            </w:r>
                          </w:p>
                          <w:p w14:paraId="79B7B438" w14:textId="77777777" w:rsidR="009B0D46" w:rsidRDefault="009B0D46">
                            <w:pPr>
                              <w:rPr>
                                <w:rFonts w:ascii="Courier New" w:hAnsi="Courier New" w:cs="Courier New"/>
                                <w:sz w:val="22"/>
                              </w:rPr>
                            </w:pPr>
                            <w:r>
                              <w:rPr>
                                <w:rFonts w:ascii="Courier New" w:hAnsi="Courier New" w:cs="Courier New"/>
                                <w:sz w:val="22"/>
                              </w:rPr>
                              <w:t xml:space="preserve">   &lt;input type=”hidden” name=”</w:t>
                            </w:r>
                            <w:proofErr w:type="spellStart"/>
                            <w:r>
                              <w:rPr>
                                <w:rFonts w:ascii="Courier New" w:hAnsi="Courier New" w:cs="Courier New"/>
                                <w:sz w:val="22"/>
                              </w:rPr>
                              <w:t>SAMLResponse</w:t>
                            </w:r>
                            <w:proofErr w:type="spellEnd"/>
                            <w:r>
                              <w:rPr>
                                <w:rFonts w:ascii="Courier New" w:hAnsi="Courier New" w:cs="Courier New"/>
                                <w:sz w:val="22"/>
                              </w:rPr>
                              <w:t>” value=&lt;</w:t>
                            </w:r>
                            <w:proofErr w:type="spellStart"/>
                            <w:r>
                              <w:rPr>
                                <w:rFonts w:ascii="Courier New" w:hAnsi="Courier New" w:cs="Courier New"/>
                                <w:sz w:val="22"/>
                              </w:rPr>
                              <w:t>samlres</w:t>
                            </w:r>
                            <w:proofErr w:type="spellEnd"/>
                            <w:r>
                              <w:rPr>
                                <w:rFonts w:ascii="Courier New" w:hAnsi="Courier New" w:cs="Courier New"/>
                                <w:sz w:val="22"/>
                              </w:rPr>
                              <w:t>&gt; /&gt;</w:t>
                            </w:r>
                          </w:p>
                          <w:p w14:paraId="1789BAD6" w14:textId="77777777" w:rsidR="009B0D46" w:rsidRDefault="009B0D46">
                            <w:pPr>
                              <w:rPr>
                                <w:rFonts w:ascii="Courier New" w:hAnsi="Courier New" w:cs="Courier New"/>
                                <w:sz w:val="22"/>
                              </w:rPr>
                            </w:pPr>
                            <w:r>
                              <w:rPr>
                                <w:rFonts w:ascii="Courier New" w:hAnsi="Courier New" w:cs="Courier New"/>
                                <w:sz w:val="22"/>
                              </w:rPr>
                              <w:t xml:space="preserve">   &lt;input type=”hidden” name=”</w:t>
                            </w:r>
                            <w:proofErr w:type="spellStart"/>
                            <w:r>
                              <w:rPr>
                                <w:rFonts w:ascii="Courier New" w:hAnsi="Courier New" w:cs="Courier New"/>
                                <w:sz w:val="22"/>
                              </w:rPr>
                              <w:t>RelayState</w:t>
                            </w:r>
                            <w:proofErr w:type="spellEnd"/>
                            <w:r>
                              <w:rPr>
                                <w:rFonts w:ascii="Courier New" w:hAnsi="Courier New" w:cs="Courier New"/>
                                <w:sz w:val="22"/>
                              </w:rPr>
                              <w:t>” value=&lt;</w:t>
                            </w:r>
                            <w:proofErr w:type="spellStart"/>
                            <w:r>
                              <w:rPr>
                                <w:rFonts w:ascii="Courier New" w:hAnsi="Courier New" w:cs="Courier New"/>
                                <w:sz w:val="22"/>
                              </w:rPr>
                              <w:t>relstate</w:t>
                            </w:r>
                            <w:proofErr w:type="spellEnd"/>
                            <w:r>
                              <w:rPr>
                                <w:rFonts w:ascii="Courier New" w:hAnsi="Courier New" w:cs="Courier New"/>
                                <w:sz w:val="22"/>
                              </w:rPr>
                              <w:t>&gt; /&gt;</w:t>
                            </w:r>
                          </w:p>
                          <w:p w14:paraId="19D16C33" w14:textId="77777777" w:rsidR="009B0D46" w:rsidRDefault="009B0D46">
                            <w:pPr>
                              <w:rPr>
                                <w:rFonts w:ascii="Courier New" w:hAnsi="Courier New" w:cs="Courier New"/>
                                <w:sz w:val="22"/>
                              </w:rPr>
                            </w:pPr>
                            <w:r>
                              <w:rPr>
                                <w:rFonts w:ascii="Courier New" w:hAnsi="Courier New" w:cs="Courier New"/>
                                <w:sz w:val="22"/>
                              </w:rPr>
                              <w:t xml:space="preserve">   ...</w:t>
                            </w:r>
                          </w:p>
                          <w:p w14:paraId="1230ACCF" w14:textId="77777777" w:rsidR="009B0D46" w:rsidRDefault="009B0D46">
                            <w:pPr>
                              <w:rPr>
                                <w:rFonts w:ascii="Courier New" w:hAnsi="Courier New" w:cs="Courier New"/>
                                <w:sz w:val="22"/>
                              </w:rPr>
                            </w:pPr>
                            <w:r>
                              <w:rPr>
                                <w:rFonts w:ascii="Courier New" w:hAnsi="Courier New" w:cs="Courier New"/>
                                <w:sz w:val="22"/>
                              </w:rPr>
                              <w:t xml:space="preserve">   &lt;input type=”submit” value=”Submit”&gt;</w:t>
                            </w:r>
                          </w:p>
                          <w:p w14:paraId="7062313A" w14:textId="77777777" w:rsidR="009B0D46" w:rsidRDefault="009B0D46">
                            <w:pPr>
                              <w:rPr>
                                <w:rFonts w:ascii="Courier New" w:hAnsi="Courier New" w:cs="Courier New"/>
                                <w:sz w:val="22"/>
                              </w:rPr>
                            </w:pPr>
                            <w:r>
                              <w:rPr>
                                <w:rFonts w:ascii="Courier New" w:hAnsi="Courier New" w:cs="Courier New"/>
                                <w:sz w:val="22"/>
                              </w:rPr>
                              <w:t xml:space="preserve">&lt;/form&gt; </w:t>
                            </w:r>
                          </w:p>
                        </w:txbxContent>
                      </wps:txbx>
                      <wps:bodyPr rot="0" vert="horz" wrap="square" lIns="91440" tIns="45720" rIns="91440" bIns="45720" anchor="t" anchorCtr="0">
                        <a:noAutofit/>
                      </wps:bodyPr>
                    </wps:wsp>
                  </a:graphicData>
                </a:graphic>
              </wp:inline>
            </w:drawing>
          </mc:Choice>
          <mc:Fallback>
            <w:pict>
              <v:shape w14:anchorId="087EE54F" id="_x0000_s1563" type="#_x0000_t202" style="width:428.25pt;height:1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" fillcolor="#dbe5f1 [660]" strokecolor="#8db3e2 [1311]">
                <v:textbox>
                  <w:txbxContent>
                    <w:p w14:paraId="240BF4B6" w14:textId="77777777" w:rsidR="009B0D46" w:rsidRDefault="009B0D46">
                      <w:pPr>
                        <w:rPr>
                          <w:rFonts w:ascii="Courier New" w:hAnsi="Courier New" w:cs="Courier New"/>
                          <w:sz w:val="22"/>
                        </w:rPr>
                      </w:pPr>
                      <w:r>
                        <w:rPr>
                          <w:rFonts w:ascii="Courier New" w:hAnsi="Courier New" w:cs="Courier New"/>
                          <w:sz w:val="22"/>
                        </w:rPr>
                        <w:t>&lt;form method</w:t>
                      </w:r>
                      <w:proofErr w:type="gramStart"/>
                      <w:r>
                        <w:rPr>
                          <w:rFonts w:ascii="Courier New" w:hAnsi="Courier New" w:cs="Courier New"/>
                          <w:sz w:val="22"/>
                        </w:rPr>
                        <w:t>=”post</w:t>
                      </w:r>
                      <w:proofErr w:type="gramEnd"/>
                      <w:r>
                        <w:rPr>
                          <w:rFonts w:ascii="Courier New" w:hAnsi="Courier New" w:cs="Courier New"/>
                          <w:sz w:val="22"/>
                        </w:rPr>
                        <w:t>” action=”http://localhost:8081/sp1/</w:t>
                      </w:r>
                      <w:proofErr w:type="spellStart"/>
                      <w:r>
                        <w:rPr>
                          <w:rFonts w:ascii="Courier New" w:hAnsi="Courier New" w:cs="Courier New"/>
                          <w:sz w:val="22"/>
                        </w:rPr>
                        <w:t>saml</w:t>
                      </w:r>
                      <w:proofErr w:type="spellEnd"/>
                      <w:r>
                        <w:rPr>
                          <w:rFonts w:ascii="Courier New" w:hAnsi="Courier New" w:cs="Courier New"/>
                          <w:sz w:val="22"/>
                        </w:rPr>
                        <w:t>”&gt;</w:t>
                      </w:r>
                    </w:p>
                    <w:p w14:paraId="79B7B438" w14:textId="77777777" w:rsidR="009B0D46" w:rsidRDefault="009B0D46">
                      <w:pPr>
                        <w:rPr>
                          <w:rFonts w:ascii="Courier New" w:hAnsi="Courier New" w:cs="Courier New"/>
                          <w:sz w:val="22"/>
                        </w:rPr>
                      </w:pPr>
                      <w:r>
                        <w:rPr>
                          <w:rFonts w:ascii="Courier New" w:hAnsi="Courier New" w:cs="Courier New"/>
                          <w:sz w:val="22"/>
                        </w:rPr>
                        <w:t xml:space="preserve">   &lt;input type=”hidden” name=”</w:t>
                      </w:r>
                      <w:proofErr w:type="spellStart"/>
                      <w:r>
                        <w:rPr>
                          <w:rFonts w:ascii="Courier New" w:hAnsi="Courier New" w:cs="Courier New"/>
                          <w:sz w:val="22"/>
                        </w:rPr>
                        <w:t>SAMLResponse</w:t>
                      </w:r>
                      <w:proofErr w:type="spellEnd"/>
                      <w:r>
                        <w:rPr>
                          <w:rFonts w:ascii="Courier New" w:hAnsi="Courier New" w:cs="Courier New"/>
                          <w:sz w:val="22"/>
                        </w:rPr>
                        <w:t>” value=&lt;</w:t>
                      </w:r>
                      <w:proofErr w:type="spellStart"/>
                      <w:r>
                        <w:rPr>
                          <w:rFonts w:ascii="Courier New" w:hAnsi="Courier New" w:cs="Courier New"/>
                          <w:sz w:val="22"/>
                        </w:rPr>
                        <w:t>samlres</w:t>
                      </w:r>
                      <w:proofErr w:type="spellEnd"/>
                      <w:r>
                        <w:rPr>
                          <w:rFonts w:ascii="Courier New" w:hAnsi="Courier New" w:cs="Courier New"/>
                          <w:sz w:val="22"/>
                        </w:rPr>
                        <w:t>&gt; /&gt;</w:t>
                      </w:r>
                    </w:p>
                    <w:p w14:paraId="1789BAD6" w14:textId="77777777" w:rsidR="009B0D46" w:rsidRDefault="009B0D46">
                      <w:pPr>
                        <w:rPr>
                          <w:rFonts w:ascii="Courier New" w:hAnsi="Courier New" w:cs="Courier New"/>
                          <w:sz w:val="22"/>
                        </w:rPr>
                      </w:pPr>
                      <w:r>
                        <w:rPr>
                          <w:rFonts w:ascii="Courier New" w:hAnsi="Courier New" w:cs="Courier New"/>
                          <w:sz w:val="22"/>
                        </w:rPr>
                        <w:t xml:space="preserve">   &lt;input type=”hidden” name=”</w:t>
                      </w:r>
                      <w:proofErr w:type="spellStart"/>
                      <w:r>
                        <w:rPr>
                          <w:rFonts w:ascii="Courier New" w:hAnsi="Courier New" w:cs="Courier New"/>
                          <w:sz w:val="22"/>
                        </w:rPr>
                        <w:t>RelayState</w:t>
                      </w:r>
                      <w:proofErr w:type="spellEnd"/>
                      <w:r>
                        <w:rPr>
                          <w:rFonts w:ascii="Courier New" w:hAnsi="Courier New" w:cs="Courier New"/>
                          <w:sz w:val="22"/>
                        </w:rPr>
                        <w:t>” value=&lt;</w:t>
                      </w:r>
                      <w:proofErr w:type="spellStart"/>
                      <w:r>
                        <w:rPr>
                          <w:rFonts w:ascii="Courier New" w:hAnsi="Courier New" w:cs="Courier New"/>
                          <w:sz w:val="22"/>
                        </w:rPr>
                        <w:t>relstate</w:t>
                      </w:r>
                      <w:proofErr w:type="spellEnd"/>
                      <w:r>
                        <w:rPr>
                          <w:rFonts w:ascii="Courier New" w:hAnsi="Courier New" w:cs="Courier New"/>
                          <w:sz w:val="22"/>
                        </w:rPr>
                        <w:t>&gt; /&gt;</w:t>
                      </w:r>
                    </w:p>
                    <w:p w14:paraId="19D16C33" w14:textId="77777777" w:rsidR="009B0D46" w:rsidRDefault="009B0D46">
                      <w:pPr>
                        <w:rPr>
                          <w:rFonts w:ascii="Courier New" w:hAnsi="Courier New" w:cs="Courier New"/>
                          <w:sz w:val="22"/>
                        </w:rPr>
                      </w:pPr>
                      <w:r>
                        <w:rPr>
                          <w:rFonts w:ascii="Courier New" w:hAnsi="Courier New" w:cs="Courier New"/>
                          <w:sz w:val="22"/>
                        </w:rPr>
                        <w:t xml:space="preserve">   ...</w:t>
                      </w:r>
                    </w:p>
                    <w:p w14:paraId="1230ACCF" w14:textId="77777777" w:rsidR="009B0D46" w:rsidRDefault="009B0D46">
                      <w:pPr>
                        <w:rPr>
                          <w:rFonts w:ascii="Courier New" w:hAnsi="Courier New" w:cs="Courier New"/>
                          <w:sz w:val="22"/>
                        </w:rPr>
                      </w:pPr>
                      <w:r>
                        <w:rPr>
                          <w:rFonts w:ascii="Courier New" w:hAnsi="Courier New" w:cs="Courier New"/>
                          <w:sz w:val="22"/>
                        </w:rPr>
                        <w:t xml:space="preserve">   &lt;input type=”submit” value=”Submit”&gt;</w:t>
                      </w:r>
                    </w:p>
                    <w:p w14:paraId="7062313A" w14:textId="77777777" w:rsidR="009B0D46" w:rsidRDefault="009B0D46">
                      <w:pPr>
                        <w:rPr>
                          <w:rFonts w:ascii="Courier New" w:hAnsi="Courier New" w:cs="Courier New"/>
                          <w:sz w:val="22"/>
                        </w:rPr>
                      </w:pPr>
                      <w:r>
                        <w:rPr>
                          <w:rFonts w:ascii="Courier New" w:hAnsi="Courier New" w:cs="Courier New"/>
                          <w:sz w:val="22"/>
                        </w:rPr>
                        <w:t xml:space="preserve">&lt;/form&gt; </w:t>
                      </w:r>
                    </w:p>
                  </w:txbxContent>
                </v:textbox>
                <w10:anchorlock/>
              </v:shape>
            </w:pict>
          </mc:Fallback>
        </mc:AlternateContent>
      </w:r>
    </w:p>
    <w:p w14:paraId="1267107A" w14:textId="77777777" w:rsidR="00227F33" w:rsidRDefault="00227F33" w:rsidP="00227F33">
      <w:pPr>
        <w:pStyle w:val="ListParagraph1"/>
        <w:spacing w:line="240" w:lineRule="auto"/>
        <w:jc w:val="both"/>
        <w:rPr>
          <w:ins w:id="5776" w:author="Rajo" w:date="2018-06-02T14:50:00Z"/>
          <w:lang w:val="bs-Latn-BA"/>
        </w:rPr>
      </w:pPr>
    </w:p>
    <w:p w14:paraId="674CA394" w14:textId="4B6F62FC" w:rsidR="00E94ADE" w:rsidDel="00227F33" w:rsidRDefault="00E94ADE">
      <w:pPr>
        <w:pStyle w:val="ListParagraph1"/>
        <w:spacing w:line="240" w:lineRule="auto"/>
        <w:ind w:left="0"/>
        <w:jc w:val="both"/>
        <w:rPr>
          <w:del w:id="5777" w:author="Rajo" w:date="2018-06-02T14:50:00Z"/>
          <w:lang w:val="bs-Latn-BA"/>
        </w:rPr>
        <w:pPrChange w:id="5778" w:author="Rajo" w:date="2018-06-02T14:50:00Z">
          <w:pPr>
            <w:spacing w:line="240" w:lineRule="auto"/>
            <w:jc w:val="both"/>
          </w:pPr>
        </w:pPrChange>
      </w:pPr>
    </w:p>
    <w:p w14:paraId="022C4C8C" w14:textId="0D6A17B6" w:rsidR="00E94ADE" w:rsidDel="006A7670" w:rsidRDefault="00CC5052">
      <w:pPr>
        <w:spacing w:line="240" w:lineRule="auto"/>
        <w:ind w:left="720"/>
        <w:jc w:val="both"/>
        <w:rPr>
          <w:del w:id="5779" w:author="Rajo" w:date="2018-06-02T14:53:00Z"/>
          <w:lang w:val="bs-Latn-BA"/>
        </w:rPr>
      </w:pPr>
      <w:r>
        <w:rPr>
          <w:lang w:val="bs-Latn-BA"/>
        </w:rPr>
        <w:t xml:space="preserve">Vrijednost </w:t>
      </w:r>
      <w:proofErr w:type="spellStart"/>
      <w:r>
        <w:rPr>
          <w:i/>
          <w:lang w:val="bs-Latn-BA"/>
        </w:rPr>
        <w:t>RelayState</w:t>
      </w:r>
      <w:proofErr w:type="spellEnd"/>
      <w:r>
        <w:rPr>
          <w:lang w:val="bs-Latn-BA"/>
        </w:rPr>
        <w:t xml:space="preserve"> atributa je očuvana još iz 3. koraka, dok je vrijednost </w:t>
      </w:r>
      <w:proofErr w:type="spellStart"/>
      <w:r>
        <w:rPr>
          <w:i/>
          <w:lang w:val="bs-Latn-BA"/>
        </w:rPr>
        <w:t>SAMLResponse</w:t>
      </w:r>
      <w:proofErr w:type="spellEnd"/>
      <w:r>
        <w:rPr>
          <w:lang w:val="bs-Latn-BA"/>
        </w:rPr>
        <w:t xml:space="preserve"> atributa </w:t>
      </w:r>
      <w:r>
        <w:rPr>
          <w:i/>
          <w:lang w:val="bs-Latn-BA"/>
        </w:rPr>
        <w:t>base64</w:t>
      </w:r>
      <w:r>
        <w:rPr>
          <w:lang w:val="bs-Latn-BA"/>
        </w:rPr>
        <w:t xml:space="preserve"> enkodiran </w:t>
      </w:r>
      <w:r>
        <w:rPr>
          <w:i/>
          <w:lang w:val="bs-Latn-BA"/>
        </w:rPr>
        <w:t>&lt;</w:t>
      </w:r>
      <w:proofErr w:type="spellStart"/>
      <w:r>
        <w:rPr>
          <w:i/>
          <w:lang w:val="bs-Latn-BA"/>
        </w:rPr>
        <w:t>samlp:Response</w:t>
      </w:r>
      <w:proofErr w:type="spellEnd"/>
      <w:r>
        <w:rPr>
          <w:i/>
          <w:lang w:val="bs-Latn-BA"/>
        </w:rPr>
        <w:t>&gt;</w:t>
      </w:r>
      <w:r>
        <w:rPr>
          <w:lang w:val="bs-Latn-BA"/>
        </w:rPr>
        <w:t xml:space="preserve"> element</w:t>
      </w:r>
      <w:ins w:id="5780" w:author="Rajo" w:date="2018-06-02T14:58:00Z">
        <w:r w:rsidR="0060652E">
          <w:rPr>
            <w:lang w:val="bs-Latn-BA"/>
          </w:rPr>
          <w:t xml:space="preserve"> (prikazan na </w:t>
        </w:r>
      </w:ins>
      <w:ins w:id="5781" w:author="Rajo" w:date="2018-06-17T15:07:00Z">
        <w:r w:rsidR="00E572A1" w:rsidRPr="00E572A1">
          <w:rPr>
            <w:b/>
            <w:lang w:val="bs-Latn-BA"/>
            <w:rPrChange w:id="5782" w:author="Rajo" w:date="2018-06-17T15:07:00Z">
              <w:rPr>
                <w:lang w:val="bs-Latn-BA"/>
              </w:rPr>
            </w:rPrChange>
          </w:rPr>
          <w:t>S</w:t>
        </w:r>
      </w:ins>
      <w:ins w:id="5783" w:author="Rajo" w:date="2018-06-02T14:58:00Z">
        <w:r w:rsidR="0060652E" w:rsidRPr="00E572A1">
          <w:rPr>
            <w:b/>
            <w:lang w:val="bs-Latn-BA"/>
            <w:rPrChange w:id="5784" w:author="Rajo" w:date="2018-06-17T15:07:00Z">
              <w:rPr>
                <w:lang w:val="bs-Latn-BA"/>
              </w:rPr>
            </w:rPrChange>
          </w:rPr>
          <w:t>lici 10.4</w:t>
        </w:r>
        <w:r w:rsidR="0060652E">
          <w:rPr>
            <w:lang w:val="bs-Latn-BA"/>
          </w:rPr>
          <w:t>)</w:t>
        </w:r>
      </w:ins>
      <w:r>
        <w:rPr>
          <w:lang w:val="bs-Latn-BA"/>
        </w:rPr>
        <w:t xml:space="preserve">, koji u suštini predstavlja odgovor SSO servera na zahtjev koji je primio od </w:t>
      </w:r>
      <w:del w:id="5785" w:author="Rajo" w:date="2018-05-23T20:04:00Z">
        <w:r w:rsidDel="00847196">
          <w:rPr>
            <w:lang w:val="bs-Latn-BA"/>
          </w:rPr>
          <w:delText>servis provajdera</w:delText>
        </w:r>
      </w:del>
      <w:ins w:id="5786" w:author="Rajo" w:date="2018-05-23T20:09:00Z">
        <w:r w:rsidR="00BD270B">
          <w:rPr>
            <w:lang w:val="bs-Latn-BA"/>
          </w:rPr>
          <w:t>davaoca usluge</w:t>
        </w:r>
      </w:ins>
      <w:r>
        <w:rPr>
          <w:lang w:val="bs-Latn-BA"/>
        </w:rPr>
        <w:t>.</w:t>
      </w:r>
    </w:p>
    <w:p w14:paraId="788139EC" w14:textId="77777777" w:rsidR="00E94ADE" w:rsidRDefault="00E94ADE">
      <w:pPr>
        <w:spacing w:line="240" w:lineRule="auto"/>
        <w:ind w:left="720"/>
        <w:jc w:val="both"/>
        <w:rPr>
          <w:lang w:val="bs-Latn-BA"/>
        </w:rPr>
      </w:pPr>
    </w:p>
    <w:p w14:paraId="1098133E" w14:textId="36D68CDF" w:rsidR="00E94ADE" w:rsidDel="00680486" w:rsidRDefault="00CC5052">
      <w:pPr>
        <w:spacing w:line="240" w:lineRule="auto"/>
        <w:ind w:left="720"/>
        <w:jc w:val="both"/>
        <w:rPr>
          <w:del w:id="5787" w:author="Rajo" w:date="2018-06-17T15:14:00Z"/>
          <w:lang w:val="bs-Latn-BA"/>
        </w:rPr>
      </w:pPr>
      <w:r>
        <w:rPr>
          <w:lang w:val="bs-Latn-BA"/>
        </w:rPr>
        <w:t xml:space="preserve">Pored toga, neophodno je da se SAML odgovor šifruje ukoliko se vrši komunikacije putem HTTP a ne HTTPS protokola, međutim u ovom primjeru i implementaciji to nije urađeno zbog jednostavnosti. Ukoliko bi se server koristio u nekom konkretnom sistemu, bilo bi naravno potrebno ispuniti bar jedan od </w:t>
      </w:r>
      <w:del w:id="5788" w:author="Rajo" w:date="2018-06-02T14:56:00Z">
        <w:r w:rsidDel="00AF7EDC">
          <w:rPr>
            <w:lang w:val="bs-Latn-BA"/>
          </w:rPr>
          <w:delText xml:space="preserve">tih </w:delText>
        </w:r>
      </w:del>
      <w:ins w:id="5789" w:author="Rajo" w:date="2018-06-02T14:56:00Z">
        <w:r w:rsidR="00AF7EDC">
          <w:rPr>
            <w:lang w:val="bs-Latn-BA"/>
          </w:rPr>
          <w:t xml:space="preserve">ta dva </w:t>
        </w:r>
      </w:ins>
      <w:r>
        <w:rPr>
          <w:lang w:val="bs-Latn-BA"/>
        </w:rPr>
        <w:t>zaht</w:t>
      </w:r>
      <w:del w:id="5790" w:author="Rajo" w:date="2018-06-02T14:57:00Z">
        <w:r w:rsidDel="00494FD3">
          <w:rPr>
            <w:lang w:val="bs-Latn-BA"/>
          </w:rPr>
          <w:delText>i</w:delText>
        </w:r>
      </w:del>
      <w:r>
        <w:rPr>
          <w:lang w:val="bs-Latn-BA"/>
        </w:rPr>
        <w:t xml:space="preserve">jeva. </w:t>
      </w:r>
    </w:p>
    <w:p w14:paraId="3526E959" w14:textId="77777777" w:rsidR="00E94ADE" w:rsidRDefault="00CC5052" w:rsidP="00143689">
      <w:pPr>
        <w:spacing w:line="240" w:lineRule="auto"/>
        <w:ind w:left="720"/>
        <w:jc w:val="both"/>
        <w:rPr>
          <w:lang w:val="bs-Latn-BA"/>
        </w:rPr>
      </w:pPr>
      <w:del w:id="5791" w:author="Rajo" w:date="2018-06-17T15:14:00Z">
        <w:r w:rsidDel="00680486">
          <w:rPr>
            <w:lang w:val="bs-Latn-BA"/>
          </w:rPr>
          <w:delText xml:space="preserve"> </w:delText>
        </w:r>
      </w:del>
    </w:p>
    <w:p w14:paraId="30D2BB2C" w14:textId="77777777" w:rsidR="00E94ADE" w:rsidRDefault="00CC5052">
      <w:pPr>
        <w:keepNext/>
        <w:spacing w:line="240" w:lineRule="auto"/>
        <w:ind w:left="720"/>
        <w:jc w:val="both"/>
        <w:rPr>
          <w:lang w:val="bs-Latn-BA"/>
        </w:rPr>
      </w:pPr>
      <w:r>
        <w:rPr>
          <w:noProof/>
        </w:rPr>
        <w:lastRenderedPageBreak/>
        <w:drawing>
          <wp:inline distT="0" distB="0" distL="0" distR="0" wp14:anchorId="4BFEAC99" wp14:editId="04304DB1">
            <wp:extent cx="5439410" cy="5972175"/>
            <wp:effectExtent l="0" t="0" r="889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pic:cNvPicPr>
                      <a:picLocks noChangeAspect="1"/>
                    </pic:cNvPicPr>
                  </pic:nvPicPr>
                  <pic:blipFill>
                    <a:blip r:embed="rId29"/>
                    <a:stretch>
                      <a:fillRect/>
                    </a:stretch>
                  </pic:blipFill>
                  <pic:spPr>
                    <a:xfrm>
                      <a:off x="0" y="0"/>
                      <a:ext cx="5439818" cy="5972175"/>
                    </a:xfrm>
                    <a:prstGeom prst="rect">
                      <a:avLst/>
                    </a:prstGeom>
                  </pic:spPr>
                </pic:pic>
              </a:graphicData>
            </a:graphic>
          </wp:inline>
        </w:drawing>
      </w:r>
    </w:p>
    <w:p w14:paraId="1170F8CD" w14:textId="5F299E3F" w:rsidR="004D35A9" w:rsidRPr="00143689" w:rsidRDefault="00CC5052" w:rsidP="00143689">
      <w:pPr>
        <w:pStyle w:val="Caption"/>
        <w:jc w:val="center"/>
        <w:rPr>
          <w:lang w:val="bs-Latn-BA"/>
        </w:rPr>
      </w:pPr>
      <w:r>
        <w:rPr>
          <w:lang w:val="bs-Latn-BA"/>
        </w:rPr>
        <w:t xml:space="preserve">Slika </w:t>
      </w:r>
      <w:ins w:id="5792" w:author="Rajo" w:date="2018-05-31T17:30:00Z">
        <w:r w:rsidR="002105F4">
          <w:rPr>
            <w:lang w:val="bs-Latn-BA"/>
          </w:rPr>
          <w:fldChar w:fldCharType="begin"/>
        </w:r>
        <w:r w:rsidR="002105F4">
          <w:rPr>
            <w:lang w:val="bs-Latn-BA"/>
          </w:rPr>
          <w:instrText xml:space="preserve"> STYLEREF 1 \s </w:instrText>
        </w:r>
      </w:ins>
      <w:r w:rsidR="002105F4">
        <w:rPr>
          <w:lang w:val="bs-Latn-BA"/>
        </w:rPr>
        <w:fldChar w:fldCharType="separate"/>
      </w:r>
      <w:r w:rsidR="002105F4">
        <w:rPr>
          <w:noProof/>
          <w:lang w:val="bs-Latn-BA"/>
        </w:rPr>
        <w:t>10</w:t>
      </w:r>
      <w:ins w:id="5793" w:author="Rajo" w:date="2018-05-31T17:30:00Z">
        <w:r w:rsidR="002105F4">
          <w:rPr>
            <w:lang w:val="bs-Latn-BA"/>
          </w:rPr>
          <w:fldChar w:fldCharType="end"/>
        </w:r>
        <w:r w:rsidR="002105F4">
          <w:rPr>
            <w:lang w:val="bs-Latn-BA"/>
          </w:rPr>
          <w:t>.</w:t>
        </w:r>
        <w:r w:rsidR="002105F4">
          <w:rPr>
            <w:lang w:val="bs-Latn-BA"/>
          </w:rPr>
          <w:fldChar w:fldCharType="begin"/>
        </w:r>
        <w:r w:rsidR="002105F4">
          <w:rPr>
            <w:lang w:val="bs-Latn-BA"/>
          </w:rPr>
          <w:instrText xml:space="preserve"> SEQ Slika \* ARABIC \s 1 </w:instrText>
        </w:r>
      </w:ins>
      <w:r w:rsidR="002105F4">
        <w:rPr>
          <w:lang w:val="bs-Latn-BA"/>
        </w:rPr>
        <w:fldChar w:fldCharType="separate"/>
      </w:r>
      <w:ins w:id="5794" w:author="Rajo" w:date="2018-05-31T17:30:00Z">
        <w:r w:rsidR="002105F4">
          <w:rPr>
            <w:noProof/>
            <w:lang w:val="bs-Latn-BA"/>
          </w:rPr>
          <w:t>4</w:t>
        </w:r>
        <w:r w:rsidR="002105F4">
          <w:rPr>
            <w:lang w:val="bs-Latn-BA"/>
          </w:rPr>
          <w:fldChar w:fldCharType="end"/>
        </w:r>
      </w:ins>
      <w:del w:id="5795" w:author="Rajo" w:date="2018-05-26T20:59:00Z">
        <w:r w:rsidDel="00F674A3">
          <w:rPr>
            <w:lang w:val="bs-Latn-BA"/>
          </w:rPr>
          <w:fldChar w:fldCharType="begin"/>
        </w:r>
        <w:r w:rsidDel="00F674A3">
          <w:rPr>
            <w:lang w:val="bs-Latn-BA"/>
          </w:rPr>
          <w:delInstrText xml:space="preserve"> STYLEREF 1 \s </w:delInstrText>
        </w:r>
        <w:r w:rsidDel="00F674A3">
          <w:rPr>
            <w:lang w:val="bs-Latn-BA"/>
          </w:rPr>
          <w:fldChar w:fldCharType="separate"/>
        </w:r>
        <w:r w:rsidDel="00F674A3">
          <w:rPr>
            <w:lang w:val="bs-Latn-BA"/>
          </w:rPr>
          <w:delText>10</w:delText>
        </w:r>
        <w:r w:rsidDel="00F674A3">
          <w:rPr>
            <w:lang w:val="bs-Latn-BA"/>
          </w:rPr>
          <w:fldChar w:fldCharType="end"/>
        </w:r>
        <w:r w:rsidDel="00F674A3">
          <w:rPr>
            <w:lang w:val="bs-Latn-BA"/>
          </w:rPr>
          <w:delText>.</w:delText>
        </w:r>
        <w:r w:rsidDel="00F674A3">
          <w:rPr>
            <w:lang w:val="bs-Latn-BA"/>
          </w:rPr>
          <w:fldChar w:fldCharType="begin"/>
        </w:r>
        <w:r w:rsidDel="00F674A3">
          <w:rPr>
            <w:lang w:val="bs-Latn-BA"/>
          </w:rPr>
          <w:delInstrText xml:space="preserve"> SEQ Slika \* ARABIC \s 1 </w:delInstrText>
        </w:r>
        <w:r w:rsidDel="00F674A3">
          <w:rPr>
            <w:lang w:val="bs-Latn-BA"/>
          </w:rPr>
          <w:fldChar w:fldCharType="separate"/>
        </w:r>
        <w:r w:rsidDel="00F674A3">
          <w:rPr>
            <w:lang w:val="bs-Latn-BA"/>
          </w:rPr>
          <w:delText>4</w:delText>
        </w:r>
        <w:r w:rsidDel="00F674A3">
          <w:rPr>
            <w:lang w:val="bs-Latn-BA"/>
          </w:rPr>
          <w:fldChar w:fldCharType="end"/>
        </w:r>
      </w:del>
      <w:r>
        <w:rPr>
          <w:lang w:val="bs-Latn-BA"/>
        </w:rPr>
        <w:t xml:space="preserve"> – primjer SAML </w:t>
      </w:r>
      <w:proofErr w:type="spellStart"/>
      <w:r>
        <w:rPr>
          <w:lang w:val="bs-Latn-BA"/>
        </w:rPr>
        <w:t>Response</w:t>
      </w:r>
      <w:proofErr w:type="spellEnd"/>
      <w:r>
        <w:rPr>
          <w:lang w:val="bs-Latn-BA"/>
        </w:rPr>
        <w:t>-a</w:t>
      </w:r>
    </w:p>
    <w:p w14:paraId="4121E05C" w14:textId="58140351" w:rsidR="00E94ADE" w:rsidRDefault="00CC5052">
      <w:pPr>
        <w:pStyle w:val="ListParagraph1"/>
        <w:numPr>
          <w:ilvl w:val="0"/>
          <w:numId w:val="36"/>
        </w:numPr>
        <w:spacing w:line="240" w:lineRule="auto"/>
        <w:contextualSpacing w:val="0"/>
        <w:jc w:val="both"/>
        <w:rPr>
          <w:b/>
          <w:lang w:val="bs-Latn-BA"/>
        </w:rPr>
        <w:pPrChange w:id="5796" w:author="Rajo" w:date="2018-06-17T15:15:00Z">
          <w:pPr>
            <w:pStyle w:val="ListParagraph1"/>
            <w:numPr>
              <w:numId w:val="36"/>
            </w:numPr>
            <w:spacing w:line="240" w:lineRule="auto"/>
            <w:ind w:hanging="360"/>
            <w:jc w:val="both"/>
          </w:pPr>
        </w:pPrChange>
      </w:pPr>
      <w:commentRangeStart w:id="5797"/>
      <w:commentRangeStart w:id="5798"/>
      <w:r>
        <w:rPr>
          <w:b/>
          <w:lang w:val="bs-Latn-BA"/>
        </w:rPr>
        <w:t>Zahtijevanje servisa za konzumiranje odgovara na SP</w:t>
      </w:r>
      <w:ins w:id="5799" w:author="Rajo" w:date="2018-06-02T15:22:00Z">
        <w:r w:rsidR="00FC06AE">
          <w:rPr>
            <w:b/>
            <w:lang w:val="bs-Latn-BA"/>
          </w:rPr>
          <w:t>1</w:t>
        </w:r>
      </w:ins>
      <w:r>
        <w:rPr>
          <w:b/>
          <w:lang w:val="bs-Latn-BA"/>
        </w:rPr>
        <w:t xml:space="preserve"> strani</w:t>
      </w:r>
      <w:commentRangeEnd w:id="5797"/>
      <w:r>
        <w:commentReference w:id="5797"/>
      </w:r>
      <w:commentRangeEnd w:id="5798"/>
      <w:r w:rsidR="00310776">
        <w:rPr>
          <w:rStyle w:val="CommentReference"/>
        </w:rPr>
        <w:commentReference w:id="5798"/>
      </w:r>
    </w:p>
    <w:p w14:paraId="4BA90F19" w14:textId="28A6DBEC" w:rsidR="00E94ADE" w:rsidDel="00680486" w:rsidRDefault="00CC5052">
      <w:pPr>
        <w:pStyle w:val="ListParagraph1"/>
        <w:spacing w:line="240" w:lineRule="auto"/>
        <w:jc w:val="both"/>
        <w:rPr>
          <w:del w:id="5800" w:author="Rajo" w:date="2018-06-17T15:15:00Z"/>
          <w:lang w:val="bs-Latn-BA"/>
        </w:rPr>
      </w:pPr>
      <w:r>
        <w:rPr>
          <w:lang w:val="bs-Latn-BA"/>
        </w:rPr>
        <w:t xml:space="preserve">Nakon podnošenja XHTML forme na strani </w:t>
      </w:r>
      <w:proofErr w:type="spellStart"/>
      <w:r>
        <w:rPr>
          <w:lang w:val="bs-Latn-BA"/>
        </w:rPr>
        <w:t>IdP</w:t>
      </w:r>
      <w:proofErr w:type="spellEnd"/>
      <w:r>
        <w:rPr>
          <w:lang w:val="bs-Latn-BA"/>
        </w:rPr>
        <w:t>-a, koja sadrži</w:t>
      </w:r>
      <w:r>
        <w:rPr>
          <w:i/>
          <w:lang w:val="bs-Latn-BA"/>
        </w:rPr>
        <w:t xml:space="preserve"> </w:t>
      </w:r>
      <w:proofErr w:type="spellStart"/>
      <w:r>
        <w:rPr>
          <w:i/>
          <w:lang w:val="bs-Latn-BA"/>
        </w:rPr>
        <w:t>SAMLResponse</w:t>
      </w:r>
      <w:proofErr w:type="spellEnd"/>
      <w:r>
        <w:rPr>
          <w:lang w:val="bs-Latn-BA"/>
        </w:rPr>
        <w:t xml:space="preserve"> i </w:t>
      </w:r>
      <w:proofErr w:type="spellStart"/>
      <w:r>
        <w:rPr>
          <w:i/>
          <w:lang w:val="bs-Latn-BA"/>
        </w:rPr>
        <w:t>RelayState</w:t>
      </w:r>
      <w:proofErr w:type="spellEnd"/>
      <w:r>
        <w:rPr>
          <w:i/>
          <w:lang w:val="bs-Latn-BA"/>
        </w:rPr>
        <w:t xml:space="preserve"> </w:t>
      </w:r>
      <w:r>
        <w:rPr>
          <w:lang w:val="bs-Latn-BA"/>
        </w:rPr>
        <w:t>atribute</w:t>
      </w:r>
      <w:r>
        <w:rPr>
          <w:i/>
          <w:lang w:val="bs-Latn-BA"/>
        </w:rPr>
        <w:t>,</w:t>
      </w:r>
      <w:r>
        <w:rPr>
          <w:lang w:val="bs-Latn-BA"/>
        </w:rPr>
        <w:t xml:space="preserve"> preglednik korisnika šalje POST zahtjev servisu za konzumiranje odgovora</w:t>
      </w:r>
      <w:ins w:id="5801" w:author="Rajo" w:date="2018-06-02T15:01:00Z">
        <w:r w:rsidR="000442E9">
          <w:rPr>
            <w:lang w:val="bs-Latn-BA"/>
          </w:rPr>
          <w:t xml:space="preserve"> (</w:t>
        </w:r>
        <w:proofErr w:type="spellStart"/>
        <w:r w:rsidR="000442E9">
          <w:rPr>
            <w:i/>
            <w:lang w:val="bs-Latn-BA"/>
          </w:rPr>
          <w:t>Assertion</w:t>
        </w:r>
        <w:proofErr w:type="spellEnd"/>
        <w:r w:rsidR="000442E9">
          <w:rPr>
            <w:i/>
            <w:lang w:val="bs-Latn-BA"/>
          </w:rPr>
          <w:t xml:space="preserve"> </w:t>
        </w:r>
        <w:proofErr w:type="spellStart"/>
        <w:r w:rsidR="000442E9">
          <w:rPr>
            <w:i/>
            <w:lang w:val="bs-Latn-BA"/>
          </w:rPr>
          <w:t>Consumer</w:t>
        </w:r>
        <w:proofErr w:type="spellEnd"/>
        <w:r w:rsidR="000442E9">
          <w:rPr>
            <w:i/>
            <w:lang w:val="bs-Latn-BA"/>
          </w:rPr>
          <w:t xml:space="preserve"> Service</w:t>
        </w:r>
        <w:r w:rsidR="000442E9">
          <w:rPr>
            <w:lang w:val="bs-Latn-BA"/>
          </w:rPr>
          <w:t xml:space="preserve">) </w:t>
        </w:r>
      </w:ins>
      <w:del w:id="5802" w:author="Rajo" w:date="2018-06-02T15:01:00Z">
        <w:r w:rsidDel="000442E9">
          <w:rPr>
            <w:lang w:val="bs-Latn-BA"/>
          </w:rPr>
          <w:delText xml:space="preserve"> </w:delText>
        </w:r>
      </w:del>
      <w:r>
        <w:rPr>
          <w:lang w:val="bs-Latn-BA"/>
        </w:rPr>
        <w:t xml:space="preserve">na strani </w:t>
      </w:r>
      <w:del w:id="5803" w:author="Rajo" w:date="2018-05-23T20:04:00Z">
        <w:r w:rsidDel="00847196">
          <w:rPr>
            <w:lang w:val="bs-Latn-BA"/>
          </w:rPr>
          <w:delText>servis provajdera</w:delText>
        </w:r>
      </w:del>
      <w:ins w:id="5804" w:author="Rajo" w:date="2018-05-23T20:09:00Z">
        <w:r w:rsidR="00BD270B">
          <w:rPr>
            <w:lang w:val="bs-Latn-BA"/>
          </w:rPr>
          <w:t>davaoca usluge</w:t>
        </w:r>
      </w:ins>
      <w:ins w:id="5805" w:author="Rajo" w:date="2018-06-02T15:01:00Z">
        <w:r w:rsidR="000442E9">
          <w:rPr>
            <w:lang w:val="bs-Latn-BA"/>
          </w:rPr>
          <w:t xml:space="preserve">, </w:t>
        </w:r>
      </w:ins>
      <w:ins w:id="5806" w:author="Rajo" w:date="2018-06-02T15:00:00Z">
        <w:r w:rsidR="000442E9">
          <w:rPr>
            <w:lang w:val="bs-Latn-BA"/>
          </w:rPr>
          <w:t xml:space="preserve">koji se u ovom slučaju nalazi na putanji </w:t>
        </w:r>
        <w:r w:rsidR="000442E9">
          <w:rPr>
            <w:i/>
            <w:lang w:val="bs-Latn-BA"/>
          </w:rPr>
          <w:t>localhost:8081/sp1/</w:t>
        </w:r>
        <w:proofErr w:type="spellStart"/>
        <w:r w:rsidR="000442E9">
          <w:rPr>
            <w:i/>
            <w:lang w:val="bs-Latn-BA"/>
          </w:rPr>
          <w:t>saml</w:t>
        </w:r>
      </w:ins>
      <w:proofErr w:type="spellEnd"/>
      <w:r>
        <w:rPr>
          <w:lang w:val="bs-Latn-BA"/>
        </w:rPr>
        <w:t xml:space="preserve">. </w:t>
      </w:r>
    </w:p>
    <w:p w14:paraId="2FB51E94" w14:textId="77777777" w:rsidR="00E94ADE" w:rsidRDefault="00E94ADE">
      <w:pPr>
        <w:pStyle w:val="ListParagraph1"/>
        <w:spacing w:line="240" w:lineRule="auto"/>
        <w:jc w:val="both"/>
        <w:rPr>
          <w:lang w:val="bs-Latn-BA"/>
        </w:rPr>
        <w:pPrChange w:id="5807" w:author="Rajo" w:date="2018-06-17T15:15:00Z">
          <w:pPr>
            <w:spacing w:line="240" w:lineRule="auto"/>
            <w:jc w:val="both"/>
          </w:pPr>
        </w:pPrChange>
      </w:pPr>
    </w:p>
    <w:p w14:paraId="6CFF7351" w14:textId="2F1BCBC8" w:rsidR="003F0797" w:rsidRDefault="00CC5052">
      <w:pPr>
        <w:pStyle w:val="ListParagraph1"/>
        <w:spacing w:line="240" w:lineRule="auto"/>
        <w:contextualSpacing w:val="0"/>
        <w:jc w:val="both"/>
        <w:rPr>
          <w:ins w:id="5808" w:author="Rajo" w:date="2018-06-02T15:02:00Z"/>
          <w:lang w:val="bs-Latn-BA"/>
        </w:rPr>
        <w:pPrChange w:id="5809" w:author="Rajo" w:date="2018-06-17T15:15:00Z">
          <w:pPr>
            <w:pStyle w:val="ListParagraph1"/>
            <w:spacing w:after="0" w:line="240" w:lineRule="auto"/>
            <w:jc w:val="both"/>
          </w:pPr>
        </w:pPrChange>
      </w:pPr>
      <w:r>
        <w:rPr>
          <w:noProof/>
        </w:rPr>
        <w:lastRenderedPageBreak/>
        <mc:AlternateContent>
          <mc:Choice Requires="wps">
            <w:drawing>
              <wp:inline distT="0" distB="0" distL="0" distR="0" wp14:anchorId="4C212630" wp14:editId="2EC2E3B1">
                <wp:extent cx="5467350" cy="866775"/>
                <wp:effectExtent l="0" t="0" r="19050" b="28575"/>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866775"/>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713F9ABC" w14:textId="77777777" w:rsidR="009B0D46" w:rsidRDefault="009B0D46">
                            <w:pPr>
                              <w:rPr>
                                <w:rFonts w:ascii="Courier New" w:hAnsi="Courier New" w:cs="Courier New"/>
                                <w:sz w:val="22"/>
                                <w:lang w:val="sr-Latn-BA"/>
                              </w:rPr>
                            </w:pPr>
                            <w:r>
                              <w:rPr>
                                <w:rFonts w:ascii="Courier New" w:hAnsi="Courier New" w:cs="Courier New"/>
                                <w:sz w:val="22"/>
                                <w:lang w:val="sr-Latn-BA"/>
                              </w:rPr>
                              <w:t>POST /saml HTTP/1.1</w:t>
                            </w:r>
                          </w:p>
                          <w:p w14:paraId="302001A8" w14:textId="77777777" w:rsidR="009B0D46" w:rsidRDefault="009B0D46">
                            <w:pPr>
                              <w:rPr>
                                <w:rFonts w:ascii="Courier New" w:hAnsi="Courier New" w:cs="Courier New"/>
                                <w:sz w:val="22"/>
                                <w:lang w:val="sr-Latn-BA"/>
                              </w:rPr>
                            </w:pPr>
                            <w:r>
                              <w:rPr>
                                <w:rFonts w:ascii="Courier New" w:hAnsi="Courier New" w:cs="Courier New"/>
                                <w:sz w:val="22"/>
                                <w:lang w:val="sr-Latn-BA"/>
                              </w:rPr>
                              <w:t>Host: localhost:8081/sp1</w:t>
                            </w:r>
                          </w:p>
                          <w:p w14:paraId="56EC4F0A" w14:textId="77777777" w:rsidR="009B0D46" w:rsidRDefault="009B0D46">
                            <w:pPr>
                              <w:rPr>
                                <w:rFonts w:ascii="Courier New" w:hAnsi="Courier New" w:cs="Courier New"/>
                                <w:sz w:val="22"/>
                                <w:lang w:val="sr-Latn-BA"/>
                              </w:rPr>
                            </w:pPr>
                            <w:r>
                              <w:rPr>
                                <w:rFonts w:ascii="Courier New" w:hAnsi="Courier New" w:cs="Courier New"/>
                                <w:sz w:val="22"/>
                                <w:lang w:val="sr-Latn-BA"/>
                              </w:rPr>
                              <w:t>Content-Type: application/x-www-form-urlencoded</w:t>
                            </w:r>
                          </w:p>
                          <w:p w14:paraId="42A117A3" w14:textId="77777777" w:rsidR="009B0D46" w:rsidRDefault="009B0D46">
                            <w:pPr>
                              <w:rPr>
                                <w:rFonts w:ascii="Courier New" w:hAnsi="Courier New" w:cs="Courier New"/>
                                <w:sz w:val="22"/>
                                <w:lang w:val="sr-Latn-BA"/>
                              </w:rPr>
                            </w:pPr>
                            <w:r>
                              <w:rPr>
                                <w:rFonts w:ascii="Courier New" w:hAnsi="Courier New" w:cs="Courier New"/>
                                <w:sz w:val="22"/>
                                <w:lang w:val="sr-Latn-BA"/>
                              </w:rPr>
                              <w:t>SAMLResponse=response&amp;RelayState=token</w:t>
                            </w:r>
                          </w:p>
                        </w:txbxContent>
                      </wps:txbx>
                      <wps:bodyPr rot="0" vert="horz" wrap="square" lIns="91440" tIns="45720" rIns="91440" bIns="45720" anchor="t" anchorCtr="0">
                        <a:noAutofit/>
                      </wps:bodyPr>
                    </wps:wsp>
                  </a:graphicData>
                </a:graphic>
              </wp:inline>
            </w:drawing>
          </mc:Choice>
          <mc:Fallback>
            <w:pict>
              <v:shape w14:anchorId="4C212630" id="_x0000_s1564" type="#_x0000_t202" style="width:430.5pt;height:6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" fillcolor="#dbe5f1 [660]" strokecolor="#8db3e2 [1311]">
                <v:textbox>
                  <w:txbxContent>
                    <w:p w14:paraId="713F9ABC" w14:textId="77777777" w:rsidR="009B0D46" w:rsidRDefault="009B0D46">
                      <w:pPr>
                        <w:rPr>
                          <w:rFonts w:ascii="Courier New" w:hAnsi="Courier New" w:cs="Courier New"/>
                          <w:sz w:val="22"/>
                          <w:lang w:val="sr-Latn-BA"/>
                        </w:rPr>
                      </w:pPr>
                      <w:r>
                        <w:rPr>
                          <w:rFonts w:ascii="Courier New" w:hAnsi="Courier New" w:cs="Courier New"/>
                          <w:sz w:val="22"/>
                          <w:lang w:val="sr-Latn-BA"/>
                        </w:rPr>
                        <w:t>POST /saml HTTP/1.1</w:t>
                      </w:r>
                    </w:p>
                    <w:p w14:paraId="302001A8" w14:textId="77777777" w:rsidR="009B0D46" w:rsidRDefault="009B0D46">
                      <w:pPr>
                        <w:rPr>
                          <w:rFonts w:ascii="Courier New" w:hAnsi="Courier New" w:cs="Courier New"/>
                          <w:sz w:val="22"/>
                          <w:lang w:val="sr-Latn-BA"/>
                        </w:rPr>
                      </w:pPr>
                      <w:r>
                        <w:rPr>
                          <w:rFonts w:ascii="Courier New" w:hAnsi="Courier New" w:cs="Courier New"/>
                          <w:sz w:val="22"/>
                          <w:lang w:val="sr-Latn-BA"/>
                        </w:rPr>
                        <w:t>Host: localhost:8081/sp1</w:t>
                      </w:r>
                    </w:p>
                    <w:p w14:paraId="56EC4F0A" w14:textId="77777777" w:rsidR="009B0D46" w:rsidRDefault="009B0D46">
                      <w:pPr>
                        <w:rPr>
                          <w:rFonts w:ascii="Courier New" w:hAnsi="Courier New" w:cs="Courier New"/>
                          <w:sz w:val="22"/>
                          <w:lang w:val="sr-Latn-BA"/>
                        </w:rPr>
                      </w:pPr>
                      <w:r>
                        <w:rPr>
                          <w:rFonts w:ascii="Courier New" w:hAnsi="Courier New" w:cs="Courier New"/>
                          <w:sz w:val="22"/>
                          <w:lang w:val="sr-Latn-BA"/>
                        </w:rPr>
                        <w:t>Content-Type: application/x-www-form-urlencoded</w:t>
                      </w:r>
                    </w:p>
                    <w:p w14:paraId="42A117A3" w14:textId="77777777" w:rsidR="009B0D46" w:rsidRDefault="009B0D46">
                      <w:pPr>
                        <w:rPr>
                          <w:rFonts w:ascii="Courier New" w:hAnsi="Courier New" w:cs="Courier New"/>
                          <w:sz w:val="22"/>
                          <w:lang w:val="sr-Latn-BA"/>
                        </w:rPr>
                      </w:pPr>
                      <w:r>
                        <w:rPr>
                          <w:rFonts w:ascii="Courier New" w:hAnsi="Courier New" w:cs="Courier New"/>
                          <w:sz w:val="22"/>
                          <w:lang w:val="sr-Latn-BA"/>
                        </w:rPr>
                        <w:t>SAMLResponse=response&amp;RelayState=token</w:t>
                      </w:r>
                    </w:p>
                  </w:txbxContent>
                </v:textbox>
                <w10:anchorlock/>
              </v:shape>
            </w:pict>
          </mc:Fallback>
        </mc:AlternateContent>
      </w:r>
    </w:p>
    <w:p w14:paraId="0358D336" w14:textId="3A28EC63" w:rsidR="00DC2202" w:rsidRDefault="003F0797">
      <w:pPr>
        <w:pStyle w:val="ListParagraph1"/>
        <w:spacing w:line="240" w:lineRule="auto"/>
        <w:contextualSpacing w:val="0"/>
        <w:jc w:val="both"/>
        <w:rPr>
          <w:ins w:id="5810" w:author="Rajo" w:date="2018-06-02T15:07:00Z"/>
          <w:lang w:val="bs-Latn-BA"/>
        </w:rPr>
        <w:pPrChange w:id="5811" w:author="Rajo" w:date="2018-06-17T15:15:00Z">
          <w:pPr>
            <w:pStyle w:val="ListParagraph1"/>
            <w:spacing w:after="0" w:line="240" w:lineRule="auto"/>
            <w:jc w:val="both"/>
          </w:pPr>
        </w:pPrChange>
      </w:pPr>
      <w:ins w:id="5812" w:author="Rajo" w:date="2018-06-02T15:02:00Z">
        <w:r>
          <w:rPr>
            <w:lang w:val="bs-Latn-BA"/>
          </w:rPr>
          <w:t xml:space="preserve">Nakon prijema </w:t>
        </w:r>
      </w:ins>
      <w:ins w:id="5813" w:author="Rajo" w:date="2018-06-02T15:03:00Z">
        <w:r>
          <w:rPr>
            <w:lang w:val="bs-Latn-BA"/>
          </w:rPr>
          <w:t>tog zahtjeva, vrši se obrada</w:t>
        </w:r>
      </w:ins>
      <w:ins w:id="5814" w:author="Rajo" w:date="2018-06-02T15:04:00Z">
        <w:r>
          <w:rPr>
            <w:lang w:val="bs-Latn-BA"/>
          </w:rPr>
          <w:t xml:space="preserve"> SAML odgovora </w:t>
        </w:r>
      </w:ins>
      <w:ins w:id="5815" w:author="Rajo" w:date="2018-06-02T15:07:00Z">
        <w:r w:rsidR="002578B0">
          <w:rPr>
            <w:lang w:val="bs-Latn-BA"/>
          </w:rPr>
          <w:t>(</w:t>
        </w:r>
      </w:ins>
      <w:proofErr w:type="spellStart"/>
      <w:ins w:id="5816" w:author="Rajo" w:date="2018-06-02T15:08:00Z">
        <w:r w:rsidR="002578B0" w:rsidRPr="002578B0">
          <w:rPr>
            <w:i/>
            <w:lang w:val="bs-Latn-BA"/>
            <w:rPrChange w:id="5817" w:author="Rajo" w:date="2018-06-02T15:08:00Z">
              <w:rPr>
                <w:lang w:val="bs-Latn-BA"/>
              </w:rPr>
            </w:rPrChange>
          </w:rPr>
          <w:t>Response</w:t>
        </w:r>
        <w:proofErr w:type="spellEnd"/>
        <w:r w:rsidR="002578B0">
          <w:rPr>
            <w:lang w:val="bs-Latn-BA"/>
          </w:rPr>
          <w:t xml:space="preserve"> elementa</w:t>
        </w:r>
      </w:ins>
      <w:ins w:id="5818" w:author="Rajo" w:date="2018-06-02T15:07:00Z">
        <w:r w:rsidR="002578B0">
          <w:rPr>
            <w:lang w:val="bs-Latn-BA"/>
          </w:rPr>
          <w:t xml:space="preserve">) </w:t>
        </w:r>
      </w:ins>
      <w:ins w:id="5819" w:author="Rajo" w:date="2018-06-02T15:04:00Z">
        <w:r>
          <w:rPr>
            <w:lang w:val="bs-Latn-BA"/>
          </w:rPr>
          <w:t>proslijeđenog u okviru njega</w:t>
        </w:r>
      </w:ins>
      <w:ins w:id="5820" w:author="Rajo" w:date="2018-06-02T15:05:00Z">
        <w:r>
          <w:rPr>
            <w:lang w:val="bs-Latn-BA"/>
          </w:rPr>
          <w:t xml:space="preserve"> kao vrijednost </w:t>
        </w:r>
        <w:proofErr w:type="spellStart"/>
        <w:r w:rsidR="004D6CFB" w:rsidRPr="004D6CFB">
          <w:rPr>
            <w:i/>
            <w:lang w:val="bs-Latn-BA"/>
            <w:rPrChange w:id="5821" w:author="Rajo" w:date="2018-06-02T15:05:00Z">
              <w:rPr>
                <w:lang w:val="bs-Latn-BA"/>
              </w:rPr>
            </w:rPrChange>
          </w:rPr>
          <w:t>SAMLResponse</w:t>
        </w:r>
        <w:proofErr w:type="spellEnd"/>
        <w:r w:rsidR="004D6CFB">
          <w:rPr>
            <w:lang w:val="bs-Latn-BA"/>
          </w:rPr>
          <w:t xml:space="preserve"> atributa</w:t>
        </w:r>
      </w:ins>
      <w:ins w:id="5822" w:author="Rajo" w:date="2018-06-02T15:03:00Z">
        <w:r>
          <w:rPr>
            <w:lang w:val="bs-Latn-BA"/>
          </w:rPr>
          <w:t xml:space="preserve">, </w:t>
        </w:r>
      </w:ins>
      <w:ins w:id="5823" w:author="Rajo" w:date="2018-06-02T15:05:00Z">
        <w:r w:rsidR="004D6CFB">
          <w:rPr>
            <w:lang w:val="bs-Latn-BA"/>
          </w:rPr>
          <w:t xml:space="preserve">pri čemu je prvi korak </w:t>
        </w:r>
      </w:ins>
      <w:ins w:id="5824" w:author="Rajo" w:date="2018-06-02T15:08:00Z">
        <w:r w:rsidR="006B3734">
          <w:rPr>
            <w:lang w:val="bs-Latn-BA"/>
          </w:rPr>
          <w:t xml:space="preserve">obrade </w:t>
        </w:r>
      </w:ins>
      <w:ins w:id="5825" w:author="Rajo" w:date="2018-06-02T15:06:00Z">
        <w:r w:rsidR="004D6CFB">
          <w:rPr>
            <w:lang w:val="bs-Latn-BA"/>
          </w:rPr>
          <w:t>validacija određenih informacija kao što su vrijeme kreiranja i krajnje vrijeme do kog je odgovor važeći, itd.</w:t>
        </w:r>
      </w:ins>
    </w:p>
    <w:p w14:paraId="2B27BEAA" w14:textId="2ECA575A" w:rsidR="00DC2202" w:rsidDel="00680486" w:rsidRDefault="00DC2202">
      <w:pPr>
        <w:pStyle w:val="ListParagraph1"/>
        <w:spacing w:line="240" w:lineRule="auto"/>
        <w:contextualSpacing w:val="0"/>
        <w:jc w:val="both"/>
        <w:rPr>
          <w:del w:id="5826" w:author="Rajo" w:date="2018-06-17T15:15:00Z"/>
          <w:lang w:val="bs-Latn-BA"/>
        </w:rPr>
        <w:pPrChange w:id="5827" w:author="Rajo" w:date="2018-06-17T15:16:00Z">
          <w:pPr>
            <w:pStyle w:val="ListParagraph1"/>
            <w:spacing w:line="240" w:lineRule="auto"/>
            <w:jc w:val="both"/>
          </w:pPr>
        </w:pPrChange>
      </w:pPr>
      <w:ins w:id="5828" w:author="Rajo" w:date="2018-06-02T15:07:00Z">
        <w:r>
          <w:rPr>
            <w:lang w:val="bs-Latn-BA"/>
          </w:rPr>
          <w:t xml:space="preserve">Ukoliko je odgovor validan, SP1 izdvaja uloge koje dati korisnik posjeduje, i na osnovu njih kreira odgovarajući sigurnosni kontekst. U ovom slučaju kreira se </w:t>
        </w:r>
        <w:proofErr w:type="spellStart"/>
        <w:r>
          <w:rPr>
            <w:i/>
            <w:lang w:val="bs-Latn-BA"/>
          </w:rPr>
          <w:t>Spring</w:t>
        </w:r>
        <w:proofErr w:type="spellEnd"/>
        <w:r>
          <w:rPr>
            <w:i/>
            <w:lang w:val="bs-Latn-BA"/>
          </w:rPr>
          <w:t xml:space="preserve"> </w:t>
        </w:r>
        <w:proofErr w:type="spellStart"/>
        <w:r>
          <w:rPr>
            <w:i/>
            <w:lang w:val="bs-Latn-BA"/>
          </w:rPr>
          <w:t>Security</w:t>
        </w:r>
        <w:proofErr w:type="spellEnd"/>
        <w:r>
          <w:rPr>
            <w:lang w:val="bs-Latn-BA"/>
          </w:rPr>
          <w:t xml:space="preserve"> kontekst u okviru kog su navedene i uloge koje korisnik posjeduje. Ovim je korisnik autentikovan i autorizovan u okviru SP1 aplikacije.</w:t>
        </w:r>
      </w:ins>
    </w:p>
    <w:p w14:paraId="385923F2" w14:textId="77777777" w:rsidR="00E94ADE" w:rsidRDefault="00E94ADE">
      <w:pPr>
        <w:pStyle w:val="ListParagraph1"/>
        <w:spacing w:line="240" w:lineRule="auto"/>
        <w:contextualSpacing w:val="0"/>
        <w:jc w:val="both"/>
        <w:rPr>
          <w:lang w:val="bs-Latn-BA"/>
        </w:rPr>
        <w:pPrChange w:id="5829" w:author="Rajo" w:date="2018-06-17T15:16:00Z">
          <w:pPr>
            <w:spacing w:line="240" w:lineRule="auto"/>
            <w:jc w:val="both"/>
          </w:pPr>
        </w:pPrChange>
      </w:pPr>
    </w:p>
    <w:p w14:paraId="61437798" w14:textId="40B9755E" w:rsidR="00862EC5" w:rsidRPr="00143689" w:rsidRDefault="00CC5052">
      <w:pPr>
        <w:pStyle w:val="ListParagraph1"/>
        <w:numPr>
          <w:ilvl w:val="0"/>
          <w:numId w:val="36"/>
        </w:numPr>
        <w:spacing w:line="240" w:lineRule="auto"/>
        <w:contextualSpacing w:val="0"/>
        <w:jc w:val="both"/>
        <w:rPr>
          <w:ins w:id="5830" w:author="Rajo" w:date="2018-06-02T15:09:00Z"/>
          <w:b/>
          <w:lang w:val="bs-Latn-BA"/>
        </w:rPr>
        <w:pPrChange w:id="5831" w:author="Rajo" w:date="2018-06-17T15:16:00Z">
          <w:pPr>
            <w:pStyle w:val="ListParagraph1"/>
            <w:numPr>
              <w:numId w:val="36"/>
            </w:numPr>
            <w:spacing w:line="240" w:lineRule="auto"/>
            <w:ind w:hanging="360"/>
            <w:jc w:val="both"/>
          </w:pPr>
        </w:pPrChange>
      </w:pPr>
      <w:r>
        <w:rPr>
          <w:b/>
          <w:lang w:val="bs-Latn-BA"/>
        </w:rPr>
        <w:t>Preusmjeravanje na željeni resurs</w:t>
      </w:r>
      <w:ins w:id="5832" w:author="Rajo" w:date="2018-06-02T15:22:00Z">
        <w:r w:rsidR="00B04330">
          <w:rPr>
            <w:b/>
            <w:lang w:val="bs-Latn-BA"/>
          </w:rPr>
          <w:t xml:space="preserve"> na strani SP1</w:t>
        </w:r>
      </w:ins>
    </w:p>
    <w:p w14:paraId="23279E5C" w14:textId="3D33F677" w:rsidR="0017206B" w:rsidDel="00862EC5" w:rsidRDefault="00E37940" w:rsidP="00143689">
      <w:pPr>
        <w:spacing w:line="240" w:lineRule="auto"/>
        <w:ind w:left="720"/>
        <w:jc w:val="both"/>
        <w:rPr>
          <w:del w:id="5833" w:author="Rajo" w:date="2018-06-02T15:10:00Z"/>
          <w:lang w:val="bs-Latn-BA"/>
        </w:rPr>
      </w:pPr>
      <w:ins w:id="5834" w:author="Rajo" w:date="2018-06-02T15:12:00Z">
        <w:r>
          <w:rPr>
            <w:lang w:val="bs-Latn-BA"/>
          </w:rPr>
          <w:t>Nakon uspješne autentikacija i autorizacije izvršene u pr</w:t>
        </w:r>
      </w:ins>
      <w:ins w:id="5835" w:author="Rajo" w:date="2018-06-02T15:13:00Z">
        <w:r>
          <w:rPr>
            <w:lang w:val="bs-Latn-BA"/>
          </w:rPr>
          <w:t>ethodnom koraku</w:t>
        </w:r>
      </w:ins>
      <w:ins w:id="5836" w:author="Rajo" w:date="2018-06-02T15:10:00Z">
        <w:r w:rsidR="00432ED5">
          <w:rPr>
            <w:lang w:val="bs-Latn-BA"/>
          </w:rPr>
          <w:t xml:space="preserve">, na osnovu </w:t>
        </w:r>
        <w:proofErr w:type="spellStart"/>
        <w:r w:rsidR="00432ED5">
          <w:rPr>
            <w:i/>
            <w:lang w:val="bs-Latn-BA"/>
          </w:rPr>
          <w:t>RelayState</w:t>
        </w:r>
        <w:proofErr w:type="spellEnd"/>
        <w:r w:rsidR="00432ED5">
          <w:rPr>
            <w:lang w:val="bs-Latn-BA"/>
          </w:rPr>
          <w:t xml:space="preserve"> vrijednosti koja je takođe primljena kao dio HTTP</w:t>
        </w:r>
      </w:ins>
      <w:ins w:id="5837" w:author="Rajo" w:date="2018-06-02T15:13:00Z">
        <w:r w:rsidR="00ED2A8D">
          <w:rPr>
            <w:lang w:val="bs-Latn-BA"/>
          </w:rPr>
          <w:t xml:space="preserve"> POST</w:t>
        </w:r>
      </w:ins>
      <w:ins w:id="5838" w:author="Rajo" w:date="2018-06-02T15:10:00Z">
        <w:r w:rsidR="00432ED5">
          <w:rPr>
            <w:lang w:val="bs-Latn-BA"/>
          </w:rPr>
          <w:t xml:space="preserve"> </w:t>
        </w:r>
      </w:ins>
      <w:ins w:id="5839" w:author="Rajo" w:date="2018-06-02T15:13:00Z">
        <w:r w:rsidR="00ED2A8D">
          <w:rPr>
            <w:lang w:val="bs-Latn-BA"/>
          </w:rPr>
          <w:t>zahtjeva</w:t>
        </w:r>
      </w:ins>
      <w:ins w:id="5840" w:author="Rajo" w:date="2018-06-02T15:10:00Z">
        <w:r w:rsidR="00432ED5">
          <w:rPr>
            <w:lang w:val="bs-Latn-BA"/>
          </w:rPr>
          <w:t>, SP unutar mape pronalazi inicijalnu stranicu kojoj je korisnik želio pristupiti, te ga preusmjerava na nju. Ukoliko se neka od uloga koje korisnik posjeduje poklapa sa nekom od uloga kojoj je dozvoljen pristup stranici, korisnik će je uspješno vidjeti. U suprotnom, dobiće stranicu sa porukom da mu je pristup onemogućen (</w:t>
        </w:r>
        <w:r w:rsidR="00432ED5">
          <w:rPr>
            <w:i/>
            <w:lang w:val="bs-Latn-BA"/>
          </w:rPr>
          <w:t xml:space="preserve">Access </w:t>
        </w:r>
        <w:proofErr w:type="spellStart"/>
        <w:r w:rsidR="00432ED5">
          <w:rPr>
            <w:i/>
            <w:lang w:val="bs-Latn-BA"/>
          </w:rPr>
          <w:t>Denied</w:t>
        </w:r>
        <w:proofErr w:type="spellEnd"/>
        <w:r w:rsidR="00432ED5">
          <w:rPr>
            <w:i/>
            <w:lang w:val="bs-Latn-BA"/>
          </w:rPr>
          <w:t>)</w:t>
        </w:r>
        <w:r w:rsidR="00432ED5">
          <w:rPr>
            <w:lang w:val="bs-Latn-BA"/>
          </w:rPr>
          <w:t>.</w:t>
        </w:r>
      </w:ins>
    </w:p>
    <w:p w14:paraId="3A6F272D" w14:textId="77777777" w:rsidR="00862EC5" w:rsidRDefault="00862EC5">
      <w:pPr>
        <w:pStyle w:val="ListParagraph1"/>
        <w:spacing w:line="240" w:lineRule="auto"/>
        <w:contextualSpacing w:val="0"/>
        <w:jc w:val="both"/>
        <w:rPr>
          <w:ins w:id="5841" w:author="Rajo" w:date="2018-06-02T15:11:00Z"/>
          <w:b/>
          <w:lang w:val="bs-Latn-BA"/>
        </w:rPr>
        <w:pPrChange w:id="5842" w:author="Rajo" w:date="2018-06-17T15:16:00Z">
          <w:pPr>
            <w:pStyle w:val="ListParagraph1"/>
            <w:numPr>
              <w:numId w:val="36"/>
            </w:numPr>
            <w:spacing w:line="240" w:lineRule="auto"/>
            <w:ind w:hanging="360"/>
            <w:jc w:val="both"/>
          </w:pPr>
        </w:pPrChange>
      </w:pPr>
    </w:p>
    <w:p w14:paraId="70E0793F" w14:textId="55DBA41E" w:rsidR="00E94ADE" w:rsidDel="00432ED5" w:rsidRDefault="00CC5052">
      <w:pPr>
        <w:pStyle w:val="ListParagraph1"/>
        <w:spacing w:line="240" w:lineRule="auto"/>
        <w:ind w:left="0"/>
        <w:jc w:val="both"/>
        <w:rPr>
          <w:del w:id="5843" w:author="Rajo" w:date="2018-06-02T15:10:00Z"/>
          <w:lang w:val="bs-Latn-BA"/>
        </w:rPr>
        <w:pPrChange w:id="5844" w:author="Rajo" w:date="2018-06-02T15:11:00Z">
          <w:pPr>
            <w:pStyle w:val="ListParagraph1"/>
            <w:spacing w:line="240" w:lineRule="auto"/>
            <w:jc w:val="both"/>
          </w:pPr>
        </w:pPrChange>
      </w:pPr>
      <w:del w:id="5845" w:author="Rajo" w:date="2018-06-02T15:10:00Z">
        <w:r w:rsidDel="00432ED5">
          <w:rPr>
            <w:lang w:val="bs-Latn-BA"/>
          </w:rPr>
          <w:delText xml:space="preserve">Servis za konzumiranje odgovora obrađuje odgovor, stvara odgovarajući sigurnosni kontekst na strani </w:delText>
        </w:r>
      </w:del>
      <w:del w:id="5846" w:author="Rajo" w:date="2018-05-23T20:04:00Z">
        <w:r w:rsidDel="00847196">
          <w:rPr>
            <w:lang w:val="bs-Latn-BA"/>
          </w:rPr>
          <w:delText>servis provajdera</w:delText>
        </w:r>
      </w:del>
      <w:del w:id="5847" w:author="Rajo" w:date="2018-06-02T15:10:00Z">
        <w:r w:rsidDel="00432ED5">
          <w:rPr>
            <w:lang w:val="bs-Latn-BA"/>
          </w:rPr>
          <w:delText xml:space="preserve">, te preusmjerava korisnika na željeni resurs koristeći referencu smještenu u </w:delText>
        </w:r>
        <w:r w:rsidDel="00432ED5">
          <w:rPr>
            <w:i/>
            <w:lang w:val="bs-Latn-BA"/>
          </w:rPr>
          <w:delText>RelayState</w:delText>
        </w:r>
        <w:r w:rsidDel="00432ED5">
          <w:rPr>
            <w:lang w:val="bs-Latn-BA"/>
          </w:rPr>
          <w:delText xml:space="preserve"> parametru.</w:delText>
        </w:r>
      </w:del>
    </w:p>
    <w:p w14:paraId="6E986231" w14:textId="70DAB5C4" w:rsidR="00E94ADE" w:rsidDel="00680486" w:rsidRDefault="00E94ADE">
      <w:pPr>
        <w:spacing w:line="240" w:lineRule="auto"/>
        <w:jc w:val="both"/>
        <w:rPr>
          <w:del w:id="5848" w:author="Rajo" w:date="2018-06-17T15:16:00Z"/>
          <w:lang w:val="bs-Latn-BA"/>
        </w:rPr>
      </w:pPr>
    </w:p>
    <w:p w14:paraId="02B4AEEE" w14:textId="24B385EC" w:rsidR="0027544F" w:rsidRPr="00143689" w:rsidRDefault="00CC5052">
      <w:pPr>
        <w:pStyle w:val="ListParagraph1"/>
        <w:numPr>
          <w:ilvl w:val="0"/>
          <w:numId w:val="36"/>
        </w:numPr>
        <w:spacing w:line="240" w:lineRule="auto"/>
        <w:contextualSpacing w:val="0"/>
        <w:jc w:val="both"/>
        <w:rPr>
          <w:b/>
          <w:lang w:val="bs-Latn-BA"/>
        </w:rPr>
        <w:pPrChange w:id="5849" w:author="Rajo" w:date="2018-06-17T15:16:00Z">
          <w:pPr>
            <w:pStyle w:val="ListParagraph1"/>
            <w:numPr>
              <w:numId w:val="36"/>
            </w:numPr>
            <w:spacing w:line="240" w:lineRule="auto"/>
            <w:ind w:hanging="360"/>
            <w:jc w:val="both"/>
          </w:pPr>
        </w:pPrChange>
      </w:pPr>
      <w:r>
        <w:rPr>
          <w:b/>
          <w:lang w:val="bs-Latn-BA"/>
        </w:rPr>
        <w:t>Novi zahtjev za željeni</w:t>
      </w:r>
      <w:ins w:id="5850" w:author="Rajo" w:date="2018-06-02T15:19:00Z">
        <w:r w:rsidR="009D1C3B">
          <w:rPr>
            <w:b/>
            <w:lang w:val="bs-Latn-BA"/>
          </w:rPr>
          <w:t xml:space="preserve"> (zaštićeni)</w:t>
        </w:r>
      </w:ins>
      <w:r>
        <w:rPr>
          <w:b/>
          <w:lang w:val="bs-Latn-BA"/>
        </w:rPr>
        <w:t xml:space="preserve"> resurs na strani SP</w:t>
      </w:r>
      <w:del w:id="5851" w:author="Rajo" w:date="2018-06-02T15:23:00Z">
        <w:r w:rsidDel="007E611B">
          <w:rPr>
            <w:b/>
            <w:lang w:val="bs-Latn-BA"/>
          </w:rPr>
          <w:delText>-a</w:delText>
        </w:r>
      </w:del>
      <w:ins w:id="5852" w:author="Rajo" w:date="2018-06-02T15:23:00Z">
        <w:r w:rsidR="007E611B">
          <w:rPr>
            <w:b/>
            <w:lang w:val="bs-Latn-BA"/>
          </w:rPr>
          <w:t>1</w:t>
        </w:r>
      </w:ins>
    </w:p>
    <w:p w14:paraId="66BA0D90" w14:textId="1DC603E6" w:rsidR="00E94ADE" w:rsidDel="0027544F" w:rsidRDefault="0027544F">
      <w:pPr>
        <w:pStyle w:val="ListParagraph1"/>
        <w:spacing w:line="240" w:lineRule="auto"/>
        <w:contextualSpacing w:val="0"/>
        <w:jc w:val="both"/>
        <w:rPr>
          <w:del w:id="5853" w:author="Rajo" w:date="2018-06-02T15:15:00Z"/>
          <w:lang w:val="bs-Latn-BA"/>
        </w:rPr>
        <w:pPrChange w:id="5854" w:author="Rajo" w:date="2018-06-17T15:16:00Z">
          <w:pPr>
            <w:pStyle w:val="ListParagraph1"/>
            <w:spacing w:line="240" w:lineRule="auto"/>
            <w:jc w:val="both"/>
          </w:pPr>
        </w:pPrChange>
      </w:pPr>
      <w:ins w:id="5855" w:author="Rajo" w:date="2018-06-02T15:15:00Z">
        <w:r>
          <w:rPr>
            <w:lang w:val="bs-Latn-BA"/>
          </w:rPr>
          <w:t>Kada korisnik pokuša da pristupi nekoj drugoj zaštićenoj stranici u okviru SP1 aplikacije, izvršiće se provjera postojanja odgovarajućeg sigurnosnog konteksta u okviru nje.</w:t>
        </w:r>
      </w:ins>
      <w:del w:id="5856" w:author="Rajo" w:date="2018-06-02T15:15:00Z">
        <w:r w:rsidR="00CC5052" w:rsidDel="0027544F">
          <w:rPr>
            <w:lang w:val="bs-Latn-BA"/>
          </w:rPr>
          <w:delText xml:space="preserve">Korisnik upotrebom preglednika ponovo </w:delText>
        </w:r>
      </w:del>
      <w:del w:id="5857" w:author="Rajo" w:date="2018-05-23T21:12:00Z">
        <w:r w:rsidR="00CC5052" w:rsidDel="003E035D">
          <w:rPr>
            <w:lang w:val="bs-Latn-BA"/>
          </w:rPr>
          <w:delText>zahtjeva</w:delText>
        </w:r>
      </w:del>
      <w:del w:id="5858" w:author="Rajo" w:date="2018-06-02T15:15:00Z">
        <w:r w:rsidR="00CC5052" w:rsidDel="0027544F">
          <w:rPr>
            <w:lang w:val="bs-Latn-BA"/>
          </w:rPr>
          <w:delText xml:space="preserve"> novi resurs na strani </w:delText>
        </w:r>
      </w:del>
      <w:del w:id="5859" w:author="Rajo" w:date="2018-05-23T20:04:00Z">
        <w:r w:rsidR="00CC5052" w:rsidDel="00847196">
          <w:rPr>
            <w:lang w:val="bs-Latn-BA"/>
          </w:rPr>
          <w:delText>servis provajdera</w:delText>
        </w:r>
      </w:del>
      <w:del w:id="5860" w:author="Rajo" w:date="2018-06-02T15:15:00Z">
        <w:r w:rsidR="00CC5052" w:rsidDel="0027544F">
          <w:rPr>
            <w:lang w:val="bs-Latn-BA"/>
          </w:rPr>
          <w:delText>:</w:delText>
        </w:r>
      </w:del>
    </w:p>
    <w:p w14:paraId="50905D9A" w14:textId="77777777" w:rsidR="0027544F" w:rsidRDefault="0027544F">
      <w:pPr>
        <w:pStyle w:val="ListParagraph1"/>
        <w:spacing w:line="240" w:lineRule="auto"/>
        <w:contextualSpacing w:val="0"/>
        <w:jc w:val="both"/>
        <w:rPr>
          <w:ins w:id="5861" w:author="Rajo" w:date="2018-06-02T15:15:00Z"/>
          <w:lang w:val="bs-Latn-BA"/>
        </w:rPr>
        <w:pPrChange w:id="5862" w:author="Rajo" w:date="2018-06-17T15:16:00Z">
          <w:pPr>
            <w:pStyle w:val="ListParagraph1"/>
            <w:spacing w:line="240" w:lineRule="auto"/>
            <w:jc w:val="both"/>
          </w:pPr>
        </w:pPrChange>
      </w:pPr>
    </w:p>
    <w:p w14:paraId="0AA73145" w14:textId="034920D8" w:rsidR="00E94ADE" w:rsidDel="00680486" w:rsidRDefault="00E94ADE">
      <w:pPr>
        <w:pStyle w:val="ListParagraph1"/>
        <w:spacing w:line="240" w:lineRule="auto"/>
        <w:ind w:left="0"/>
        <w:jc w:val="both"/>
        <w:rPr>
          <w:del w:id="5863" w:author="Rajo" w:date="2018-06-17T15:16:00Z"/>
          <w:lang w:val="bs-Latn-BA"/>
        </w:rPr>
        <w:pPrChange w:id="5864" w:author="Rajo" w:date="2018-06-17T15:16:00Z">
          <w:pPr>
            <w:pStyle w:val="ListParagraph1"/>
            <w:spacing w:line="240" w:lineRule="auto"/>
            <w:jc w:val="both"/>
          </w:pPr>
        </w:pPrChange>
      </w:pPr>
    </w:p>
    <w:p w14:paraId="4B19E361" w14:textId="4D63CEFC" w:rsidR="00E94ADE" w:rsidDel="0027544F" w:rsidRDefault="00CC5052">
      <w:pPr>
        <w:pStyle w:val="ListParagraph1"/>
        <w:spacing w:line="240" w:lineRule="auto"/>
        <w:contextualSpacing w:val="0"/>
        <w:jc w:val="both"/>
        <w:rPr>
          <w:del w:id="5865" w:author="Rajo" w:date="2018-06-02T15:15:00Z"/>
          <w:lang w:val="bs-Latn-BA"/>
        </w:rPr>
        <w:pPrChange w:id="5866" w:author="Rajo" w:date="2018-06-17T15:16:00Z">
          <w:pPr>
            <w:pStyle w:val="ListParagraph1"/>
            <w:spacing w:line="240" w:lineRule="auto"/>
            <w:jc w:val="both"/>
          </w:pPr>
        </w:pPrChange>
      </w:pPr>
      <w:r>
        <w:rPr>
          <w:noProof/>
        </w:rPr>
        <mc:AlternateContent>
          <mc:Choice Requires="wps">
            <w:drawing>
              <wp:inline distT="0" distB="0" distL="0" distR="0" wp14:anchorId="05A5D87E" wp14:editId="466F0F6C">
                <wp:extent cx="4419600" cy="285750"/>
                <wp:effectExtent l="0" t="0" r="19050" b="19050"/>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9600" cy="285750"/>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66BF4E96" w14:textId="77777777" w:rsidR="009B0D46" w:rsidRDefault="009B0D46">
                            <w:pPr>
                              <w:rPr>
                                <w:rFonts w:ascii="Courier New" w:hAnsi="Courier New" w:cs="Courier New"/>
                                <w:sz w:val="22"/>
                                <w:lang w:val="sr-Latn-BA"/>
                              </w:rPr>
                            </w:pPr>
                            <w:r>
                              <w:rPr>
                                <w:rFonts w:ascii="Courier New" w:hAnsi="Courier New" w:cs="Courier New"/>
                                <w:sz w:val="22"/>
                                <w:lang w:val="sr-Latn-BA"/>
                              </w:rPr>
                              <w:t>http://localhost:8081/sp1/protectedResource2</w:t>
                            </w:r>
                          </w:p>
                        </w:txbxContent>
                      </wps:txbx>
                      <wps:bodyPr rot="0" vert="horz" wrap="square" lIns="91440" tIns="45720" rIns="91440" bIns="45720" anchor="t" anchorCtr="0">
                        <a:noAutofit/>
                      </wps:bodyPr>
                    </wps:wsp>
                  </a:graphicData>
                </a:graphic>
              </wp:inline>
            </w:drawing>
          </mc:Choice>
          <mc:Fallback>
            <w:pict>
              <v:shape w14:anchorId="05A5D87E" id="_x0000_s1565" type="#_x0000_t202" style="width:348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" fillcolor="#dbe5f1 [660]" strokecolor="#8db3e2 [1311]">
                <v:textbox>
                  <w:txbxContent>
                    <w:p w14:paraId="66BF4E96" w14:textId="77777777" w:rsidR="009B0D46" w:rsidRDefault="009B0D46">
                      <w:pPr>
                        <w:rPr>
                          <w:rFonts w:ascii="Courier New" w:hAnsi="Courier New" w:cs="Courier New"/>
                          <w:sz w:val="22"/>
                          <w:lang w:val="sr-Latn-BA"/>
                        </w:rPr>
                      </w:pPr>
                      <w:r>
                        <w:rPr>
                          <w:rFonts w:ascii="Courier New" w:hAnsi="Courier New" w:cs="Courier New"/>
                          <w:sz w:val="22"/>
                          <w:lang w:val="sr-Latn-BA"/>
                        </w:rPr>
                        <w:t>http://localhost:8081/sp1/protectedResource2</w:t>
                      </w:r>
                    </w:p>
                  </w:txbxContent>
                </v:textbox>
                <w10:anchorlock/>
              </v:shape>
            </w:pict>
          </mc:Fallback>
        </mc:AlternateContent>
      </w:r>
    </w:p>
    <w:p w14:paraId="090884EC" w14:textId="77777777" w:rsidR="0027544F" w:rsidRDefault="0027544F">
      <w:pPr>
        <w:pStyle w:val="ListParagraph1"/>
        <w:spacing w:line="240" w:lineRule="auto"/>
        <w:contextualSpacing w:val="0"/>
        <w:jc w:val="both"/>
        <w:rPr>
          <w:ins w:id="5867" w:author="Rajo" w:date="2018-06-02T15:15:00Z"/>
          <w:lang w:val="bs-Latn-BA"/>
        </w:rPr>
        <w:pPrChange w:id="5868" w:author="Rajo" w:date="2018-06-17T15:16:00Z">
          <w:pPr>
            <w:pStyle w:val="ListParagraph1"/>
            <w:spacing w:line="240" w:lineRule="auto"/>
            <w:jc w:val="both"/>
          </w:pPr>
        </w:pPrChange>
      </w:pPr>
    </w:p>
    <w:p w14:paraId="3B34ECBC" w14:textId="7D361737" w:rsidR="00E94ADE" w:rsidDel="00680486" w:rsidRDefault="00E94ADE">
      <w:pPr>
        <w:pStyle w:val="ListParagraph1"/>
        <w:spacing w:line="240" w:lineRule="auto"/>
        <w:ind w:left="0"/>
        <w:jc w:val="both"/>
        <w:rPr>
          <w:del w:id="5869" w:author="Rajo" w:date="2018-06-17T15:16:00Z"/>
          <w:lang w:val="bs-Latn-BA"/>
        </w:rPr>
        <w:pPrChange w:id="5870" w:author="Rajo" w:date="2018-06-17T15:16:00Z">
          <w:pPr>
            <w:spacing w:line="240" w:lineRule="auto"/>
            <w:jc w:val="both"/>
          </w:pPr>
        </w:pPrChange>
      </w:pPr>
    </w:p>
    <w:p w14:paraId="29827331" w14:textId="302D477D" w:rsidR="0027544F" w:rsidRPr="00143689" w:rsidRDefault="00CC5052">
      <w:pPr>
        <w:pStyle w:val="ListParagraph1"/>
        <w:numPr>
          <w:ilvl w:val="0"/>
          <w:numId w:val="36"/>
        </w:numPr>
        <w:spacing w:line="240" w:lineRule="auto"/>
        <w:contextualSpacing w:val="0"/>
        <w:jc w:val="both"/>
        <w:rPr>
          <w:b/>
          <w:lang w:val="bs-Latn-BA"/>
        </w:rPr>
        <w:pPrChange w:id="5871" w:author="Rajo" w:date="2018-06-17T15:16:00Z">
          <w:pPr>
            <w:pStyle w:val="ListParagraph1"/>
            <w:numPr>
              <w:numId w:val="36"/>
            </w:numPr>
            <w:spacing w:line="240" w:lineRule="auto"/>
            <w:ind w:hanging="360"/>
            <w:jc w:val="both"/>
          </w:pPr>
        </w:pPrChange>
      </w:pPr>
      <w:r>
        <w:rPr>
          <w:b/>
          <w:lang w:val="bs-Latn-BA"/>
        </w:rPr>
        <w:t xml:space="preserve">Odgovor </w:t>
      </w:r>
      <w:ins w:id="5872" w:author="Rajo" w:date="2018-06-02T15:23:00Z">
        <w:r w:rsidR="000A34E7">
          <w:rPr>
            <w:b/>
            <w:lang w:val="bs-Latn-BA"/>
          </w:rPr>
          <w:t xml:space="preserve">SP1 </w:t>
        </w:r>
      </w:ins>
      <w:r>
        <w:rPr>
          <w:b/>
          <w:lang w:val="bs-Latn-BA"/>
        </w:rPr>
        <w:t>vraćanjem željenog resursa</w:t>
      </w:r>
      <w:ins w:id="5873" w:author="Rajo" w:date="2018-06-02T15:23:00Z">
        <w:r w:rsidR="000A34E7">
          <w:rPr>
            <w:b/>
            <w:lang w:val="bs-Latn-BA"/>
          </w:rPr>
          <w:t xml:space="preserve"> </w:t>
        </w:r>
      </w:ins>
    </w:p>
    <w:p w14:paraId="375982B8" w14:textId="1947B9E3" w:rsidR="00B76C27" w:rsidRDefault="00383C2A" w:rsidP="00143689">
      <w:pPr>
        <w:spacing w:line="240" w:lineRule="auto"/>
        <w:ind w:left="720"/>
        <w:jc w:val="both"/>
        <w:rPr>
          <w:lang w:val="bs-Latn-BA"/>
        </w:rPr>
      </w:pPr>
      <w:ins w:id="5874" w:author="Rajo" w:date="2018-06-02T15:16:00Z">
        <w:r>
          <w:rPr>
            <w:lang w:val="bs-Latn-BA"/>
          </w:rPr>
          <w:t xml:space="preserve">S obzirom na to da </w:t>
        </w:r>
      </w:ins>
      <w:ins w:id="5875" w:author="Rajo" w:date="2018-06-02T15:18:00Z">
        <w:r w:rsidR="007E3FBE">
          <w:rPr>
            <w:lang w:val="bs-Latn-BA"/>
          </w:rPr>
          <w:t xml:space="preserve">je </w:t>
        </w:r>
      </w:ins>
      <w:ins w:id="5876" w:author="Rajo" w:date="2018-06-02T15:16:00Z">
        <w:r>
          <w:rPr>
            <w:lang w:val="bs-Latn-BA"/>
          </w:rPr>
          <w:t xml:space="preserve">odgovarajući sigurnosni kontekst već kreiran u </w:t>
        </w:r>
      </w:ins>
      <w:ins w:id="5877" w:author="Rajo" w:date="2018-06-02T15:17:00Z">
        <w:r w:rsidR="004229FB">
          <w:rPr>
            <w:lang w:val="bs-Latn-BA"/>
          </w:rPr>
          <w:t xml:space="preserve">7. </w:t>
        </w:r>
      </w:ins>
      <w:ins w:id="5878" w:author="Rajo" w:date="2018-06-02T15:16:00Z">
        <w:r>
          <w:rPr>
            <w:lang w:val="bs-Latn-BA"/>
          </w:rPr>
          <w:t xml:space="preserve">koraku, SP1 neće slati novi SAML zahtjev SSO serveru, nego će </w:t>
        </w:r>
      </w:ins>
      <w:ins w:id="5879" w:author="Rajo" w:date="2018-06-02T15:17:00Z">
        <w:r w:rsidR="0028177B">
          <w:rPr>
            <w:lang w:val="bs-Latn-BA"/>
          </w:rPr>
          <w:t>odluku</w:t>
        </w:r>
      </w:ins>
      <w:ins w:id="5880" w:author="Rajo" w:date="2018-06-02T15:16:00Z">
        <w:r>
          <w:rPr>
            <w:lang w:val="bs-Latn-BA"/>
          </w:rPr>
          <w:t xml:space="preserve"> o pravima pristupa </w:t>
        </w:r>
        <w:r w:rsidR="004F1765">
          <w:rPr>
            <w:lang w:val="bs-Latn-BA"/>
          </w:rPr>
          <w:t xml:space="preserve">korisnika </w:t>
        </w:r>
        <w:r>
          <w:rPr>
            <w:lang w:val="bs-Latn-BA"/>
          </w:rPr>
          <w:t xml:space="preserve">željenoj stranici </w:t>
        </w:r>
      </w:ins>
      <w:ins w:id="5881" w:author="Rajo" w:date="2018-06-02T15:17:00Z">
        <w:r w:rsidR="0028177B">
          <w:rPr>
            <w:lang w:val="bs-Latn-BA"/>
          </w:rPr>
          <w:t>donije</w:t>
        </w:r>
      </w:ins>
      <w:ins w:id="5882" w:author="Rajo" w:date="2018-06-02T15:18:00Z">
        <w:r w:rsidR="0028177B">
          <w:rPr>
            <w:lang w:val="bs-Latn-BA"/>
          </w:rPr>
          <w:t xml:space="preserve">ti </w:t>
        </w:r>
      </w:ins>
      <w:ins w:id="5883" w:author="Rajo" w:date="2018-06-02T15:16:00Z">
        <w:r>
          <w:rPr>
            <w:lang w:val="bs-Latn-BA"/>
          </w:rPr>
          <w:t xml:space="preserve">na osnovu postojećeg sigurnosnog konteksta i uloga </w:t>
        </w:r>
      </w:ins>
      <w:ins w:id="5884" w:author="Rajo" w:date="2018-06-02T15:18:00Z">
        <w:r w:rsidR="0028177B">
          <w:rPr>
            <w:lang w:val="bs-Latn-BA"/>
          </w:rPr>
          <w:t xml:space="preserve">koje korisnik posjeduje </w:t>
        </w:r>
      </w:ins>
      <w:ins w:id="5885" w:author="Rajo" w:date="2018-06-02T15:16:00Z">
        <w:r>
          <w:rPr>
            <w:lang w:val="bs-Latn-BA"/>
          </w:rPr>
          <w:t>u okviru njega.</w:t>
        </w:r>
      </w:ins>
      <w:del w:id="5886" w:author="Rajo" w:date="2018-06-02T15:16:00Z">
        <w:r w:rsidR="00CC5052" w:rsidDel="00383C2A">
          <w:rPr>
            <w:lang w:val="bs-Latn-BA"/>
          </w:rPr>
          <w:delText xml:space="preserve">S obzirom na to da već postoji odgovarajući sigurnosni kontekst, </w:delText>
        </w:r>
      </w:del>
      <w:del w:id="5887" w:author="Rajo" w:date="2018-05-23T20:16:00Z">
        <w:r w:rsidR="00CC5052" w:rsidDel="00910C56">
          <w:rPr>
            <w:lang w:val="bs-Latn-BA"/>
          </w:rPr>
          <w:delText>servis provajder</w:delText>
        </w:r>
      </w:del>
      <w:del w:id="5888" w:author="Rajo" w:date="2018-06-02T15:16:00Z">
        <w:r w:rsidR="00CC5052" w:rsidDel="00383C2A">
          <w:rPr>
            <w:lang w:val="bs-Latn-BA"/>
          </w:rPr>
          <w:delText xml:space="preserve"> vraća zahtijevani resurs.</w:delText>
        </w:r>
      </w:del>
      <w:del w:id="5889" w:author="Rajo" w:date="2018-06-02T15:20:00Z">
        <w:r w:rsidR="00CC5052" w:rsidDel="00883DB9">
          <w:rPr>
            <w:lang w:val="bs-Latn-BA"/>
          </w:rPr>
          <w:delText xml:space="preserve"> </w:delText>
        </w:r>
      </w:del>
      <w:moveFromRangeStart w:id="5890" w:author="Rajo" w:date="2018-06-02T15:21:00Z" w:name="move515716194"/>
      <w:moveFrom w:id="5891" w:author="Rajo" w:date="2018-06-02T15:21:00Z">
        <w:r w:rsidR="00CC5052" w:rsidDel="00883DB9">
          <w:rPr>
            <w:vertAlign w:val="superscript"/>
            <w:lang w:val="bs-Latn-BA"/>
          </w:rPr>
          <w:t>[21]</w:t>
        </w:r>
      </w:moveFrom>
      <w:moveFromRangeEnd w:id="5890"/>
    </w:p>
    <w:p w14:paraId="2C4B20A2" w14:textId="60DCAFC0" w:rsidR="00E94ADE" w:rsidRDefault="00B76C27">
      <w:pPr>
        <w:spacing w:line="240" w:lineRule="auto"/>
        <w:ind w:firstLine="360"/>
        <w:jc w:val="both"/>
        <w:rPr>
          <w:lang w:val="bs-Latn-BA"/>
        </w:rPr>
        <w:pPrChange w:id="5892" w:author="Rajo" w:date="2018-06-17T15:08:00Z">
          <w:pPr>
            <w:spacing w:line="240" w:lineRule="auto"/>
            <w:jc w:val="both"/>
          </w:pPr>
        </w:pPrChange>
      </w:pPr>
      <w:ins w:id="5893" w:author="Rajo" w:date="2018-06-02T15:24:00Z">
        <w:r>
          <w:rPr>
            <w:lang w:val="bs-Latn-BA"/>
          </w:rPr>
          <w:t xml:space="preserve">Ukoliko taj isti korisnik sada pokuša da pristupi zaštićenoj stranici u okviru druge klijentske aplikacije SP2 na kojoj još nema sigurnosni kontekst, ponoviće se svi prethodno navedeni koraci, s tim da na </w:t>
        </w:r>
        <w:proofErr w:type="spellStart"/>
        <w:r>
          <w:rPr>
            <w:lang w:val="bs-Latn-BA"/>
          </w:rPr>
          <w:t>IdP</w:t>
        </w:r>
        <w:proofErr w:type="spellEnd"/>
        <w:r>
          <w:rPr>
            <w:lang w:val="bs-Latn-BA"/>
          </w:rPr>
          <w:t xml:space="preserve"> strani neće morati ponovo da unosi pristupne podatke jer već postoji sigurnosni kontekst za tog korisnika na strani </w:t>
        </w:r>
        <w:proofErr w:type="spellStart"/>
        <w:r>
          <w:rPr>
            <w:lang w:val="bs-Latn-BA"/>
          </w:rPr>
          <w:t>IdP</w:t>
        </w:r>
        <w:proofErr w:type="spellEnd"/>
        <w:r>
          <w:rPr>
            <w:lang w:val="bs-Latn-BA"/>
          </w:rPr>
          <w:t>-a. Na taj način, korisnik će biti automatski preusmjeren na SP2 gdje će mu se kreirati sigurnosni kontekst sa ulogama koja posjeduje, odnosno biće autentikovan i autorizovan i u okviru druge klijentske aplikacije.</w:t>
        </w:r>
      </w:ins>
    </w:p>
    <w:p w14:paraId="592F9FA5" w14:textId="77777777" w:rsidR="00E94ADE" w:rsidDel="004D3938" w:rsidRDefault="00E94ADE">
      <w:pPr>
        <w:spacing w:line="240" w:lineRule="auto"/>
        <w:jc w:val="both"/>
        <w:rPr>
          <w:del w:id="5894" w:author="Rajo" w:date="2018-06-02T15:25:00Z"/>
          <w:lang w:val="bs-Latn-BA"/>
        </w:rPr>
      </w:pPr>
    </w:p>
    <w:p w14:paraId="130C7102" w14:textId="653DE63A" w:rsidR="00E94ADE" w:rsidDel="00180D56" w:rsidRDefault="00CC5052">
      <w:pPr>
        <w:pStyle w:val="Heading2"/>
        <w:numPr>
          <w:ilvl w:val="0"/>
          <w:numId w:val="0"/>
        </w:numPr>
        <w:spacing w:line="240" w:lineRule="auto"/>
        <w:jc w:val="both"/>
        <w:rPr>
          <w:del w:id="5895" w:author="Rajo" w:date="2018-06-01T17:25:00Z"/>
          <w:lang w:val="bs-Latn-BA"/>
        </w:rPr>
        <w:pPrChange w:id="5896" w:author="Rajo" w:date="2018-06-02T15:25:00Z">
          <w:pPr>
            <w:pStyle w:val="Heading2"/>
            <w:spacing w:line="240" w:lineRule="auto"/>
            <w:jc w:val="both"/>
          </w:pPr>
        </w:pPrChange>
      </w:pPr>
      <w:bookmarkStart w:id="5897" w:name="_Toc511154463"/>
      <w:del w:id="5898" w:author="Rajo" w:date="2018-06-02T15:25:00Z">
        <w:r w:rsidDel="004D3938">
          <w:rPr>
            <w:lang w:val="bs-Latn-BA"/>
          </w:rPr>
          <w:delText>Arhitektura i način funkcionisanja</w:delText>
        </w:r>
      </w:del>
      <w:bookmarkEnd w:id="5897"/>
    </w:p>
    <w:p w14:paraId="5F581B10" w14:textId="77777777" w:rsidR="00E94ADE" w:rsidRPr="00143689" w:rsidDel="008D11B8" w:rsidRDefault="00E94ADE">
      <w:pPr>
        <w:pStyle w:val="Heading2"/>
        <w:numPr>
          <w:ilvl w:val="0"/>
          <w:numId w:val="0"/>
        </w:numPr>
        <w:spacing w:line="240" w:lineRule="auto"/>
        <w:jc w:val="both"/>
        <w:rPr>
          <w:del w:id="5899" w:author="Rajo" w:date="2018-06-01T17:49:00Z"/>
          <w:lang w:val="bs-Latn-BA"/>
        </w:rPr>
        <w:pPrChange w:id="5900" w:author="Rajo" w:date="2018-06-02T15:25:00Z">
          <w:pPr/>
        </w:pPrChange>
      </w:pPr>
    </w:p>
    <w:p w14:paraId="52131DA3" w14:textId="0C4D4797" w:rsidR="00E94ADE" w:rsidRPr="008D11B8" w:rsidDel="00180D56" w:rsidRDefault="00CC5052">
      <w:pPr>
        <w:pStyle w:val="Heading2"/>
        <w:numPr>
          <w:ilvl w:val="0"/>
          <w:numId w:val="0"/>
        </w:numPr>
        <w:spacing w:line="240" w:lineRule="auto"/>
        <w:jc w:val="both"/>
        <w:rPr>
          <w:del w:id="5901" w:author="Rajo" w:date="2018-06-01T17:25:00Z"/>
          <w:lang w:val="bs-Latn-BA"/>
          <w:rPrChange w:id="5902" w:author="Rajo" w:date="2018-06-01T17:49:00Z">
            <w:rPr>
              <w:del w:id="5903" w:author="Rajo" w:date="2018-06-01T17:25:00Z"/>
              <w:lang w:val="bs-Latn-BA"/>
            </w:rPr>
          </w:rPrChange>
        </w:rPr>
        <w:pPrChange w:id="5904" w:author="Rajo" w:date="2018-06-02T15:25:00Z">
          <w:pPr>
            <w:spacing w:line="240" w:lineRule="auto"/>
            <w:ind w:firstLine="576"/>
            <w:jc w:val="both"/>
          </w:pPr>
        </w:pPrChange>
      </w:pPr>
      <w:moveFromRangeStart w:id="5905" w:author="Rajo" w:date="2018-06-01T17:25:00Z" w:name="move515637281"/>
      <w:moveFrom w:id="5906" w:author="Rajo" w:date="2018-06-01T17:25:00Z">
        <w:r w:rsidRPr="008D11B8" w:rsidDel="00180D56">
          <w:rPr>
            <w:lang w:val="bs-Latn-BA"/>
            <w:rPrChange w:id="5907" w:author="Rajo" w:date="2018-06-01T17:49:00Z">
              <w:rPr>
                <w:lang w:val="bs-Latn-BA"/>
              </w:rPr>
            </w:rPrChange>
          </w:rPr>
          <w:t xml:space="preserve">U narednom dijelu, kroz primjer kreiranja sigurnosnog konteksta u okviru dvije klijentske aplikacije (SP) koje se povezuju i vrše komunikaciju sa implementiranim SSO serverom (IdP), objašnjen je način funkcionisanja ovog SSO sistema. Pored toga, može se reći da naredni dio pokazuje i samu arhitekturu sistema, jer je iz njega moguće vidjeti  kuda sve to prolaze zahtjevi, koje komponente vrše njihovu obradu, kao i kako se vrši i šalje generisanje odgovora. Takođe, objašnjava i način funkcionisanja SLO funkcionalnosti. </w:t>
        </w:r>
      </w:moveFrom>
      <w:moveFromRangeEnd w:id="5905"/>
    </w:p>
    <w:p w14:paraId="4264D47A" w14:textId="40B32CF3" w:rsidR="00E94ADE" w:rsidDel="004D3938" w:rsidRDefault="00E94ADE">
      <w:pPr>
        <w:pStyle w:val="Heading2"/>
        <w:numPr>
          <w:ilvl w:val="0"/>
          <w:numId w:val="0"/>
        </w:numPr>
        <w:spacing w:line="240" w:lineRule="auto"/>
        <w:jc w:val="both"/>
        <w:rPr>
          <w:del w:id="5908" w:author="Rajo" w:date="2018-06-02T15:25:00Z"/>
          <w:lang w:val="bs-Latn-BA"/>
        </w:rPr>
        <w:pPrChange w:id="5909" w:author="Rajo" w:date="2018-06-02T15:25:00Z">
          <w:pPr>
            <w:spacing w:line="240" w:lineRule="auto"/>
            <w:jc w:val="both"/>
          </w:pPr>
        </w:pPrChange>
      </w:pPr>
    </w:p>
    <w:p w14:paraId="31381321" w14:textId="00464111" w:rsidR="00E94ADE" w:rsidDel="008D11B8" w:rsidRDefault="00CC5052">
      <w:pPr>
        <w:spacing w:line="240" w:lineRule="auto"/>
        <w:ind w:firstLine="360"/>
        <w:jc w:val="both"/>
        <w:rPr>
          <w:del w:id="5910" w:author="Rajo" w:date="2018-06-01T17:49:00Z"/>
          <w:lang w:val="bs-Latn-BA"/>
        </w:rPr>
      </w:pPr>
      <w:del w:id="5911" w:author="Rajo" w:date="2018-06-01T17:49:00Z">
        <w:r w:rsidDel="008D11B8">
          <w:rPr>
            <w:lang w:val="bs-Latn-BA"/>
          </w:rPr>
          <w:delText xml:space="preserve">Kreiranje odgovarajućeg sigurnosnog konteksta i sprovođenje kontrole pristupa, nakon što korisnik zatraži pristup zaštićenoj stranici u okviru </w:delText>
        </w:r>
      </w:del>
      <w:del w:id="5912" w:author="Rajo" w:date="2018-05-23T20:04:00Z">
        <w:r w:rsidDel="00847196">
          <w:rPr>
            <w:lang w:val="bs-Latn-BA"/>
          </w:rPr>
          <w:delText>servis provajdera</w:delText>
        </w:r>
      </w:del>
      <w:del w:id="5913" w:author="Rajo" w:date="2018-06-01T17:49:00Z">
        <w:r w:rsidDel="008D11B8">
          <w:rPr>
            <w:lang w:val="bs-Latn-BA"/>
          </w:rPr>
          <w:delText xml:space="preserve">, odvija se u narednim koracima: </w:delText>
        </w:r>
      </w:del>
    </w:p>
    <w:p w14:paraId="4F42A56A" w14:textId="42282212" w:rsidR="00E94ADE" w:rsidDel="004D3938" w:rsidRDefault="00E94ADE">
      <w:pPr>
        <w:spacing w:line="240" w:lineRule="auto"/>
        <w:jc w:val="both"/>
        <w:rPr>
          <w:del w:id="5914" w:author="Rajo" w:date="2018-06-02T15:25:00Z"/>
          <w:lang w:val="bs-Latn-BA"/>
        </w:rPr>
      </w:pPr>
    </w:p>
    <w:p w14:paraId="4AD0B7D6" w14:textId="18AFF358" w:rsidR="00E94ADE" w:rsidDel="004D3938" w:rsidRDefault="00CC5052">
      <w:pPr>
        <w:pStyle w:val="ListParagraph1"/>
        <w:numPr>
          <w:ilvl w:val="0"/>
          <w:numId w:val="37"/>
        </w:numPr>
        <w:spacing w:line="240" w:lineRule="auto"/>
        <w:jc w:val="both"/>
        <w:rPr>
          <w:del w:id="5915" w:author="Rajo" w:date="2018-06-02T15:25:00Z"/>
          <w:lang w:val="bs-Latn-BA"/>
        </w:rPr>
      </w:pPr>
      <w:del w:id="5916" w:author="Rajo" w:date="2018-06-01T17:55:00Z">
        <w:r w:rsidDel="00943443">
          <w:rPr>
            <w:lang w:val="bs-Latn-BA"/>
          </w:rPr>
          <w:delText xml:space="preserve">Korisnik putem preglednika pristupa početnoj stranici prve SP1 aplikacije – </w:delText>
        </w:r>
        <w:r w:rsidDel="00943443">
          <w:rPr>
            <w:i/>
            <w:lang w:val="bs-Latn-BA"/>
          </w:rPr>
          <w:delText>localhost:8081/sp1</w:delText>
        </w:r>
        <w:r w:rsidDel="00943443">
          <w:rPr>
            <w:lang w:val="bs-Latn-BA"/>
          </w:rPr>
          <w:delText>, pri čemu mu se otvara stranica sa objašnjenjem i linkom ka zaštićenoj stranici</w:delText>
        </w:r>
      </w:del>
    </w:p>
    <w:p w14:paraId="44296EE6" w14:textId="3117328A" w:rsidR="00E94ADE" w:rsidDel="004D3938" w:rsidRDefault="00E94ADE">
      <w:pPr>
        <w:spacing w:line="240" w:lineRule="auto"/>
        <w:jc w:val="both"/>
        <w:rPr>
          <w:del w:id="5917" w:author="Rajo" w:date="2018-06-02T15:25:00Z"/>
          <w:lang w:val="bs-Latn-BA"/>
        </w:rPr>
      </w:pPr>
    </w:p>
    <w:p w14:paraId="04904573" w14:textId="5D83AD8F" w:rsidR="00E94ADE" w:rsidDel="004D3938" w:rsidRDefault="00CC5052">
      <w:pPr>
        <w:pStyle w:val="ListParagraph1"/>
        <w:numPr>
          <w:ilvl w:val="0"/>
          <w:numId w:val="37"/>
        </w:numPr>
        <w:spacing w:line="240" w:lineRule="auto"/>
        <w:jc w:val="both"/>
        <w:rPr>
          <w:del w:id="5918" w:author="Rajo" w:date="2018-06-02T15:25:00Z"/>
          <w:lang w:val="bs-Latn-BA"/>
        </w:rPr>
      </w:pPr>
      <w:moveFromRangeStart w:id="5919" w:author="Rajo" w:date="2018-06-01T18:00:00Z" w:name="move515639330"/>
      <w:moveFrom w:id="5920" w:author="Rajo" w:date="2018-06-01T18:00:00Z">
        <w:del w:id="5921" w:author="Rajo" w:date="2018-06-02T15:25:00Z">
          <w:r w:rsidDel="004D3938">
            <w:rPr>
              <w:lang w:val="bs-Latn-BA"/>
            </w:rPr>
            <w:delText xml:space="preserve">Kada korisnik klikne na link ka zaštićenoj stranici, aplikacija detektuje da ne postoji odgovarajući sigurnosni kontekst neophodan za prikaz stranice. </w:delText>
          </w:r>
        </w:del>
      </w:moveFrom>
      <w:moveFromRangeEnd w:id="5919"/>
      <w:del w:id="5922" w:author="Rajo" w:date="2018-06-02T15:25:00Z">
        <w:r w:rsidDel="004D3938">
          <w:rPr>
            <w:lang w:val="bs-Latn-BA"/>
          </w:rPr>
          <w:delText xml:space="preserve">Usled toga, na SP strani se kreira SAML zahtjev koji predstavlja </w:delText>
        </w:r>
        <w:r w:rsidDel="004D3938">
          <w:rPr>
            <w:i/>
            <w:lang w:val="bs-Latn-BA"/>
          </w:rPr>
          <w:delText>AuthnRequest</w:delText>
        </w:r>
        <w:r w:rsidDel="004D3938">
          <w:rPr>
            <w:lang w:val="bs-Latn-BA"/>
          </w:rPr>
          <w:delText xml:space="preserve"> element. Uz kreiranje zahtjeva, generiše se i </w:delText>
        </w:r>
        <w:r w:rsidDel="004D3938">
          <w:rPr>
            <w:i/>
            <w:lang w:val="bs-Latn-BA"/>
          </w:rPr>
          <w:delText>RelayState</w:delText>
        </w:r>
        <w:r w:rsidDel="004D3938">
          <w:rPr>
            <w:lang w:val="bs-Latn-BA"/>
          </w:rPr>
          <w:delText xml:space="preserve"> vrijednost koja se čuva u mapi zajedno sa adresom prethodno traženog resursa, tj. stranice, kako bi se nakon povratka sa SSO servera korisnik mogao automatski preusmjeriti na nju. Kada je sve spremno, prethodno generisane vrijednosti se koriste kako bi se izvršilo HTTP preusmjeravanje korisnika na SSO server, što se dešava na sledeći način.</w:delText>
        </w:r>
      </w:del>
    </w:p>
    <w:p w14:paraId="2DC502BA" w14:textId="1FA639E4" w:rsidR="00E94ADE" w:rsidDel="004D3938" w:rsidRDefault="00E94ADE">
      <w:pPr>
        <w:pStyle w:val="ListParagraph1"/>
        <w:spacing w:line="240" w:lineRule="auto"/>
        <w:jc w:val="both"/>
        <w:rPr>
          <w:del w:id="5923" w:author="Rajo" w:date="2018-06-02T15:25:00Z"/>
          <w:lang w:val="bs-Latn-BA"/>
        </w:rPr>
      </w:pPr>
    </w:p>
    <w:p w14:paraId="7A066B04" w14:textId="2C82DA93" w:rsidR="00E94ADE" w:rsidDel="004D3938" w:rsidRDefault="00CC5052">
      <w:pPr>
        <w:pStyle w:val="ListParagraph1"/>
        <w:spacing w:line="240" w:lineRule="auto"/>
        <w:jc w:val="both"/>
        <w:rPr>
          <w:del w:id="5924" w:author="Rajo" w:date="2018-06-02T15:25:00Z"/>
          <w:lang w:val="bs-Latn-BA"/>
        </w:rPr>
      </w:pPr>
      <w:del w:id="5925" w:author="Rajo" w:date="2018-06-02T15:25:00Z">
        <w:r w:rsidDel="004D3938">
          <w:rPr>
            <w:lang w:val="bs-Latn-BA"/>
          </w:rPr>
          <w:delText xml:space="preserve">SAML zahtjev se prvo kompresuje, </w:delText>
        </w:r>
        <w:r w:rsidDel="004D3938">
          <w:rPr>
            <w:i/>
            <w:lang w:val="bs-Latn-BA"/>
          </w:rPr>
          <w:delText>base64</w:delText>
        </w:r>
        <w:r w:rsidDel="004D3938">
          <w:rPr>
            <w:lang w:val="bs-Latn-BA"/>
          </w:rPr>
          <w:delText xml:space="preserve"> enkodira i URL enkodira, i ta vrijednost se šalje kao </w:delText>
        </w:r>
        <w:r w:rsidDel="004D3938">
          <w:rPr>
            <w:i/>
            <w:lang w:val="bs-Latn-BA"/>
          </w:rPr>
          <w:delText>SAMLRequest</w:delText>
        </w:r>
        <w:r w:rsidDel="004D3938">
          <w:rPr>
            <w:lang w:val="bs-Latn-BA"/>
          </w:rPr>
          <w:delText xml:space="preserve"> parametar HTTP preusmjeravanja. Uz to se dodaje i </w:delText>
        </w:r>
        <w:r w:rsidDel="004D3938">
          <w:rPr>
            <w:i/>
            <w:lang w:val="bs-Latn-BA"/>
          </w:rPr>
          <w:delText>RelayState</w:delText>
        </w:r>
        <w:r w:rsidDel="004D3938">
          <w:rPr>
            <w:lang w:val="bs-Latn-BA"/>
          </w:rPr>
          <w:delText xml:space="preserve"> parametar, kako bi se korisnik nakon povratka mogao automatski preusmjeriti na traženi resurs. Konačno, vrši se preusmjeravanje korisnika na SSO server, i to na putanju koja je podesiva, a predstavlja putanju do komponente SSO servera koja obrađuje SAML zahtjeve.</w:delText>
        </w:r>
      </w:del>
    </w:p>
    <w:p w14:paraId="6344634D" w14:textId="3307F4BF" w:rsidR="00E94ADE" w:rsidDel="004D3938" w:rsidRDefault="00E94ADE">
      <w:pPr>
        <w:pStyle w:val="ListParagraph1"/>
        <w:spacing w:line="240" w:lineRule="auto"/>
        <w:jc w:val="both"/>
        <w:rPr>
          <w:del w:id="5926" w:author="Rajo" w:date="2018-06-02T15:25:00Z"/>
          <w:lang w:val="bs-Latn-BA"/>
        </w:rPr>
      </w:pPr>
    </w:p>
    <w:p w14:paraId="51A25BB6" w14:textId="4D37D6C6" w:rsidR="00E94ADE" w:rsidDel="004D3938" w:rsidRDefault="00CC5052">
      <w:pPr>
        <w:pStyle w:val="ListParagraph1"/>
        <w:numPr>
          <w:ilvl w:val="0"/>
          <w:numId w:val="37"/>
        </w:numPr>
        <w:spacing w:line="240" w:lineRule="auto"/>
        <w:jc w:val="both"/>
        <w:rPr>
          <w:del w:id="5927" w:author="Rajo" w:date="2018-06-02T15:25:00Z"/>
          <w:lang w:val="bs-Latn-BA"/>
        </w:rPr>
      </w:pPr>
      <w:del w:id="5928" w:author="Rajo" w:date="2018-06-02T15:25:00Z">
        <w:r w:rsidDel="004D3938">
          <w:rPr>
            <w:lang w:val="bs-Latn-BA"/>
          </w:rPr>
          <w:delText xml:space="preserve">Prilikom preusmjeravanja, korisnik se šalje na IdP putanju koja vrši obradu </w:delText>
        </w:r>
        <w:r w:rsidDel="004D3938">
          <w:rPr>
            <w:i/>
            <w:lang w:val="bs-Latn-BA"/>
          </w:rPr>
          <w:delText>AuthnRequest</w:delText>
        </w:r>
        <w:r w:rsidDel="004D3938">
          <w:rPr>
            <w:lang w:val="bs-Latn-BA"/>
          </w:rPr>
          <w:delText xml:space="preserve"> zahtjeva – </w:delText>
        </w:r>
        <w:r w:rsidDel="004D3938">
          <w:rPr>
            <w:i/>
            <w:lang w:val="bs-Latn-BA"/>
          </w:rPr>
          <w:delText>localhost:8080/sso/Redirect</w:delText>
        </w:r>
        <w:r w:rsidDel="004D3938">
          <w:rPr>
            <w:lang w:val="bs-Latn-BA"/>
          </w:rPr>
          <w:delText xml:space="preserve">, odnosno na SSO servis u okviru IdP-a. Međutim, kako je ta putanja takođe zaštićena, a korisnik još nema važeći sigurnosni kontekst na IdP strani, prikazuje mu se stranica za autentikaciju na SSO server. Na toj stranici potrebno je unijeti pristupne podatke, tj. korisničko ime i lozinku, čije se postojanje zatim provjerava u bazi podataka. </w:delText>
        </w:r>
      </w:del>
    </w:p>
    <w:p w14:paraId="5CA52DAE" w14:textId="72375453" w:rsidR="00E94ADE" w:rsidDel="004D3938" w:rsidRDefault="00E94ADE">
      <w:pPr>
        <w:spacing w:line="240" w:lineRule="auto"/>
        <w:jc w:val="both"/>
        <w:rPr>
          <w:del w:id="5929" w:author="Rajo" w:date="2018-06-02T15:25:00Z"/>
          <w:lang w:val="bs-Latn-BA"/>
        </w:rPr>
      </w:pPr>
    </w:p>
    <w:p w14:paraId="47D660E0" w14:textId="04CC5476" w:rsidR="00E94ADE" w:rsidDel="004D3938" w:rsidRDefault="00CC5052">
      <w:pPr>
        <w:spacing w:line="240" w:lineRule="auto"/>
        <w:ind w:left="720"/>
        <w:jc w:val="both"/>
        <w:rPr>
          <w:del w:id="5930" w:author="Rajo" w:date="2018-06-02T15:25:00Z"/>
          <w:lang w:val="bs-Latn-BA"/>
        </w:rPr>
      </w:pPr>
      <w:del w:id="5931" w:author="Rajo" w:date="2018-06-02T15:25:00Z">
        <w:r w:rsidDel="004D3938">
          <w:rPr>
            <w:lang w:val="bs-Latn-BA"/>
          </w:rPr>
          <w:delText xml:space="preserve">Nakon što se uspješno autentikovao, korisnik dobija odgovarajući sigurnosni kontekst na strani IdP-a, tako da dobija pristup </w:delText>
        </w:r>
        <w:r w:rsidDel="004D3938">
          <w:rPr>
            <w:i/>
            <w:lang w:val="bs-Latn-BA"/>
          </w:rPr>
          <w:delText>localhost:8080/sso/Redirect</w:delText>
        </w:r>
        <w:r w:rsidDel="004D3938">
          <w:rPr>
            <w:lang w:val="bs-Latn-BA"/>
          </w:rPr>
          <w:delText xml:space="preserve"> putanji. Kako se na ovoj putanju nalazi komponenta koja vrši obradu zahtjeva, iz </w:delText>
        </w:r>
        <w:r w:rsidDel="004D3938">
          <w:rPr>
            <w:i/>
            <w:lang w:val="bs-Latn-BA"/>
          </w:rPr>
          <w:delText>AuthnResponse</w:delText>
        </w:r>
        <w:r w:rsidDel="004D3938">
          <w:rPr>
            <w:lang w:val="bs-Latn-BA"/>
          </w:rPr>
          <w:delText xml:space="preserve">-a se izvlači podatak o </w:delText>
        </w:r>
      </w:del>
      <w:del w:id="5932" w:author="Rajo" w:date="2018-05-23T20:05:00Z">
        <w:r w:rsidDel="00847196">
          <w:rPr>
            <w:lang w:val="bs-Latn-BA"/>
          </w:rPr>
          <w:delText>servis provajderu</w:delText>
        </w:r>
      </w:del>
      <w:del w:id="5933" w:author="Rajo" w:date="2018-06-02T15:25:00Z">
        <w:r w:rsidDel="004D3938">
          <w:rPr>
            <w:lang w:val="bs-Latn-BA"/>
          </w:rPr>
          <w:delText xml:space="preserve">, tj. klijentu koji je uputio zahtjev za autorizaciju korisnika. Prije svega, </w:delText>
        </w:r>
        <w:r w:rsidDel="004D3938">
          <w:rPr>
            <w:i/>
            <w:lang w:val="bs-Latn-BA"/>
          </w:rPr>
          <w:delText>AuthnResponse</w:delText>
        </w:r>
        <w:r w:rsidDel="004D3938">
          <w:rPr>
            <w:lang w:val="bs-Latn-BA"/>
          </w:rPr>
          <w:delText xml:space="preserve"> se mora prvo URL dekodovati, </w:delText>
        </w:r>
        <w:r w:rsidDel="004D3938">
          <w:rPr>
            <w:i/>
            <w:lang w:val="bs-Latn-BA"/>
          </w:rPr>
          <w:delText>base64</w:delText>
        </w:r>
        <w:r w:rsidDel="004D3938">
          <w:rPr>
            <w:lang w:val="bs-Latn-BA"/>
          </w:rPr>
          <w:delText xml:space="preserve"> dekodovati i dekompresovati. S obizirom na to da je poznato ko je prethodno autentikovani korisnik i koji </w:delText>
        </w:r>
      </w:del>
      <w:del w:id="5934" w:author="Rajo" w:date="2018-05-23T20:16:00Z">
        <w:r w:rsidDel="00910C56">
          <w:rPr>
            <w:lang w:val="bs-Latn-BA"/>
          </w:rPr>
          <w:delText>servis provajder</w:delText>
        </w:r>
      </w:del>
      <w:del w:id="5935" w:author="Rajo" w:date="2018-06-02T15:25:00Z">
        <w:r w:rsidDel="004D3938">
          <w:rPr>
            <w:lang w:val="bs-Latn-BA"/>
          </w:rPr>
          <w:delText xml:space="preserve"> je izdao zahtjev, IdP u bazi pronalazi odgovarajuća prava pristupa koja korisnik posjeduje u okviru njega, tj. prikuplja uloge (</w:delText>
        </w:r>
        <w:r w:rsidDel="004D3938">
          <w:rPr>
            <w:i/>
            <w:lang w:val="bs-Latn-BA"/>
          </w:rPr>
          <w:delText>roles</w:delText>
        </w:r>
        <w:r w:rsidDel="004D3938">
          <w:rPr>
            <w:lang w:val="bs-Latn-BA"/>
          </w:rPr>
          <w:delText xml:space="preserve">) tog korisnika. Ova informacija se dodaje kao vrijednost </w:delText>
        </w:r>
        <w:r w:rsidDel="004D3938">
          <w:rPr>
            <w:i/>
            <w:lang w:val="bs-Latn-BA"/>
          </w:rPr>
          <w:delText>Attribute</w:delText>
        </w:r>
        <w:r w:rsidDel="004D3938">
          <w:rPr>
            <w:lang w:val="bs-Latn-BA"/>
          </w:rPr>
          <w:delText xml:space="preserve"> elementa pod nazivom </w:delText>
        </w:r>
        <w:r w:rsidDel="004D3938">
          <w:rPr>
            <w:i/>
            <w:lang w:val="bs-Latn-BA"/>
          </w:rPr>
          <w:delText>role,</w:delText>
        </w:r>
        <w:r w:rsidDel="004D3938">
          <w:rPr>
            <w:lang w:val="bs-Latn-BA"/>
          </w:rPr>
          <w:delText xml:space="preserve"> koji se nalazi pod </w:delText>
        </w:r>
        <w:r w:rsidDel="004D3938">
          <w:rPr>
            <w:i/>
            <w:lang w:val="bs-Latn-BA"/>
          </w:rPr>
          <w:delText>AttributStatement</w:delText>
        </w:r>
        <w:r w:rsidDel="004D3938">
          <w:rPr>
            <w:lang w:val="bs-Latn-BA"/>
          </w:rPr>
          <w:delText xml:space="preserve"> elementom  SAML odgovora. Kasnije će SP1 na osnovu ove vrijednosti znati koja su prava pristupa korisnika. </w:delText>
        </w:r>
      </w:del>
    </w:p>
    <w:p w14:paraId="064F441A" w14:textId="2DD0F568" w:rsidR="00E94ADE" w:rsidDel="004D3938" w:rsidRDefault="00E94ADE">
      <w:pPr>
        <w:spacing w:line="240" w:lineRule="auto"/>
        <w:ind w:left="720"/>
        <w:jc w:val="both"/>
        <w:rPr>
          <w:del w:id="5936" w:author="Rajo" w:date="2018-06-02T15:25:00Z"/>
          <w:lang w:val="bs-Latn-BA"/>
        </w:rPr>
      </w:pPr>
    </w:p>
    <w:p w14:paraId="29F43AF1" w14:textId="63554D86" w:rsidR="00E94ADE" w:rsidDel="004D3938" w:rsidRDefault="00CC5052">
      <w:pPr>
        <w:spacing w:line="240" w:lineRule="auto"/>
        <w:ind w:left="720"/>
        <w:jc w:val="both"/>
        <w:rPr>
          <w:del w:id="5937" w:author="Rajo" w:date="2018-06-02T15:25:00Z"/>
          <w:lang w:val="bs-Latn-BA"/>
        </w:rPr>
      </w:pPr>
      <w:del w:id="5938" w:author="Rajo" w:date="2018-06-02T15:25:00Z">
        <w:r w:rsidDel="004D3938">
          <w:rPr>
            <w:lang w:val="bs-Latn-BA"/>
          </w:rPr>
          <w:delText xml:space="preserve">Nakon što je </w:delText>
        </w:r>
        <w:r w:rsidDel="004D3938">
          <w:rPr>
            <w:i/>
            <w:lang w:val="bs-Latn-BA"/>
          </w:rPr>
          <w:delText>SAMLResponse</w:delText>
        </w:r>
        <w:r w:rsidDel="004D3938">
          <w:rPr>
            <w:lang w:val="bs-Latn-BA"/>
          </w:rPr>
          <w:delText xml:space="preserve"> kreiran i popunjen, nad njegovim </w:delText>
        </w:r>
        <w:r w:rsidDel="004D3938">
          <w:rPr>
            <w:i/>
            <w:lang w:val="bs-Latn-BA"/>
          </w:rPr>
          <w:delText>String</w:delText>
        </w:r>
        <w:r w:rsidDel="004D3938">
          <w:rPr>
            <w:lang w:val="bs-Latn-BA"/>
          </w:rPr>
          <w:delText xml:space="preserve"> oblikom se vrši </w:delText>
        </w:r>
        <w:r w:rsidDel="004D3938">
          <w:rPr>
            <w:i/>
            <w:lang w:val="bs-Latn-BA"/>
          </w:rPr>
          <w:delText>base64</w:delText>
        </w:r>
        <w:r w:rsidDel="004D3938">
          <w:rPr>
            <w:lang w:val="bs-Latn-BA"/>
          </w:rPr>
          <w:delText xml:space="preserve"> enkodovanje. Ta vrijednost se dodaje kao atribut XHTML forme zajedno uz nepromijenjenu </w:delText>
        </w:r>
        <w:r w:rsidDel="004D3938">
          <w:rPr>
            <w:i/>
            <w:lang w:val="bs-Latn-BA"/>
          </w:rPr>
          <w:delText>RelayState</w:delText>
        </w:r>
        <w:r w:rsidDel="004D3938">
          <w:rPr>
            <w:lang w:val="bs-Latn-BA"/>
          </w:rPr>
          <w:delText xml:space="preserve"> vrijednost, i podaci se šalju nazad do SP-a HTTP POST metodom. Adresa na koju se šalju podaci je poznata tako što IdP očita vrijednost </w:delText>
        </w:r>
        <w:r w:rsidDel="004D3938">
          <w:rPr>
            <w:i/>
            <w:lang w:val="bs-Latn-BA"/>
          </w:rPr>
          <w:delText>Issuer</w:delText>
        </w:r>
        <w:r w:rsidDel="004D3938">
          <w:rPr>
            <w:lang w:val="bs-Latn-BA"/>
          </w:rPr>
          <w:delText xml:space="preserve"> elementa iz </w:delText>
        </w:r>
        <w:r w:rsidDel="004D3938">
          <w:rPr>
            <w:i/>
            <w:lang w:val="bs-Latn-BA"/>
          </w:rPr>
          <w:delText>AuthnRequest</w:delText>
        </w:r>
        <w:r w:rsidDel="004D3938">
          <w:rPr>
            <w:lang w:val="bs-Latn-BA"/>
          </w:rPr>
          <w:delText>-a.</w:delText>
        </w:r>
      </w:del>
    </w:p>
    <w:p w14:paraId="1985EA72" w14:textId="5A8BF8AD" w:rsidR="00E94ADE" w:rsidDel="004D3938" w:rsidRDefault="00E94ADE">
      <w:pPr>
        <w:spacing w:line="240" w:lineRule="auto"/>
        <w:jc w:val="both"/>
        <w:rPr>
          <w:del w:id="5939" w:author="Rajo" w:date="2018-06-02T15:25:00Z"/>
          <w:lang w:val="bs-Latn-BA"/>
        </w:rPr>
      </w:pPr>
    </w:p>
    <w:p w14:paraId="417FE869" w14:textId="31D23E43" w:rsidR="00E94ADE" w:rsidDel="004D3938" w:rsidRDefault="00CC5052">
      <w:pPr>
        <w:spacing w:line="240" w:lineRule="auto"/>
        <w:ind w:left="720"/>
        <w:jc w:val="both"/>
        <w:rPr>
          <w:del w:id="5940" w:author="Rajo" w:date="2018-06-02T15:25:00Z"/>
          <w:lang w:val="bs-Latn-BA"/>
        </w:rPr>
      </w:pPr>
      <w:del w:id="5941" w:author="Rajo" w:date="2018-06-02T15:25:00Z">
        <w:r w:rsidDel="004D3938">
          <w:rPr>
            <w:lang w:val="bs-Latn-BA"/>
          </w:rPr>
          <w:delText>Kao što je u prethodnom poglavlju napomenuto, poruke zbog jednostavnosti nisu šifrovane, ali naravno u nekoj konkretnoj upotrebi to bi bilo neophodno uraditi.</w:delText>
        </w:r>
      </w:del>
    </w:p>
    <w:p w14:paraId="6303EB8B" w14:textId="6E4FF529" w:rsidR="00E94ADE" w:rsidDel="004D3938" w:rsidRDefault="00CC5052">
      <w:pPr>
        <w:pStyle w:val="ListParagraph1"/>
        <w:numPr>
          <w:ilvl w:val="0"/>
          <w:numId w:val="37"/>
        </w:numPr>
        <w:spacing w:line="240" w:lineRule="auto"/>
        <w:jc w:val="both"/>
        <w:rPr>
          <w:del w:id="5942" w:author="Rajo" w:date="2018-06-02T15:25:00Z"/>
          <w:lang w:val="bs-Latn-BA"/>
        </w:rPr>
      </w:pPr>
      <w:del w:id="5943" w:author="Rajo" w:date="2018-06-02T15:25:00Z">
        <w:r w:rsidDel="004D3938">
          <w:rPr>
            <w:lang w:val="bs-Latn-BA"/>
          </w:rPr>
          <w:delText xml:space="preserve">Kada HTTP POST zahtjev stigne na ciljanu putanju na SP-u, u ovom slučaju na </w:delText>
        </w:r>
        <w:r w:rsidDel="004D3938">
          <w:rPr>
            <w:i/>
            <w:lang w:val="bs-Latn-BA"/>
          </w:rPr>
          <w:delText>localhost:8081/sp1/saml</w:delText>
        </w:r>
        <w:r w:rsidDel="004D3938">
          <w:rPr>
            <w:lang w:val="bs-Latn-BA"/>
          </w:rPr>
          <w:delText xml:space="preserve"> koja predstavlja tzv. </w:delText>
        </w:r>
        <w:r w:rsidDel="004D3938">
          <w:rPr>
            <w:i/>
            <w:lang w:val="bs-Latn-BA"/>
          </w:rPr>
          <w:delText>Assertion Consumer Service,</w:delText>
        </w:r>
        <w:r w:rsidDel="004D3938">
          <w:rPr>
            <w:lang w:val="bs-Latn-BA"/>
          </w:rPr>
          <w:delText xml:space="preserve"> tj. servis za konzumiranje SAML odgovora, vrši se njegova obrada. Prvi korak obrade odgovora je njegova validacija koja se vrši provjeravanjem određenih informacija kao što su vrijeme kreiranja i krajnje vrijeme do kog je odgovor važeći, itd. </w:delText>
        </w:r>
      </w:del>
    </w:p>
    <w:p w14:paraId="287026D0" w14:textId="0C7D1923" w:rsidR="00E94ADE" w:rsidDel="004D3938" w:rsidRDefault="00E94ADE">
      <w:pPr>
        <w:spacing w:line="240" w:lineRule="auto"/>
        <w:jc w:val="both"/>
        <w:rPr>
          <w:del w:id="5944" w:author="Rajo" w:date="2018-06-02T15:25:00Z"/>
          <w:lang w:val="bs-Latn-BA"/>
        </w:rPr>
      </w:pPr>
    </w:p>
    <w:p w14:paraId="718DC1F1" w14:textId="1020CB04" w:rsidR="00E94ADE" w:rsidDel="004D3938" w:rsidRDefault="00CC5052">
      <w:pPr>
        <w:spacing w:line="240" w:lineRule="auto"/>
        <w:ind w:left="720"/>
        <w:jc w:val="both"/>
        <w:rPr>
          <w:del w:id="5945" w:author="Rajo" w:date="2018-06-02T15:25:00Z"/>
          <w:lang w:val="bs-Latn-BA"/>
        </w:rPr>
      </w:pPr>
      <w:del w:id="5946" w:author="Rajo" w:date="2018-06-02T15:25:00Z">
        <w:r w:rsidDel="004D3938">
          <w:rPr>
            <w:lang w:val="bs-Latn-BA"/>
          </w:rPr>
          <w:delText xml:space="preserve">Ukoliko je odgovor validan, SP1 izdvaja uloge koje dati korisnik posjeduje, i na osnovu njih kreira odgovarajući sigurnosni kontekst. U ovom slučaju kreira se </w:delText>
        </w:r>
        <w:r w:rsidDel="004D3938">
          <w:rPr>
            <w:i/>
            <w:lang w:val="bs-Latn-BA"/>
          </w:rPr>
          <w:delText>Spring Security</w:delText>
        </w:r>
        <w:r w:rsidDel="004D3938">
          <w:rPr>
            <w:lang w:val="bs-Latn-BA"/>
          </w:rPr>
          <w:delText xml:space="preserve"> kontekst u okviru kog su navedene i uloge koje korisnik posjeduje. Ovim je korisnik autentikovan i autorizovan u okviru SP1 aplikacije. Nakon toga, na osnovu </w:delText>
        </w:r>
        <w:r w:rsidDel="004D3938">
          <w:rPr>
            <w:i/>
            <w:lang w:val="bs-Latn-BA"/>
          </w:rPr>
          <w:delText>RelayState</w:delText>
        </w:r>
        <w:r w:rsidDel="004D3938">
          <w:rPr>
            <w:lang w:val="bs-Latn-BA"/>
          </w:rPr>
          <w:delText xml:space="preserve"> vrijednosti koja je takođe primljena kao dio HTTP odgovora, SP unutar mape pronalazi inicijalnu stranicu kojoj je korisnik želio pristupiti, te ga preusmjerava na nju. Ukoliko se neka od uloga koje korisnik posjeduje, poklapa sa nekom od uloga kojoj je dozvoljen pristup stranici, korisnik će je uspješno vidjeti. U suprotnom, dobiće stranicu sa porukom da mu je pristup onemogućen (</w:delText>
        </w:r>
        <w:r w:rsidDel="004D3938">
          <w:rPr>
            <w:i/>
            <w:lang w:val="bs-Latn-BA"/>
          </w:rPr>
          <w:delText>Access Denied)</w:delText>
        </w:r>
        <w:r w:rsidDel="004D3938">
          <w:rPr>
            <w:lang w:val="bs-Latn-BA"/>
          </w:rPr>
          <w:delText xml:space="preserve">. </w:delText>
        </w:r>
      </w:del>
    </w:p>
    <w:p w14:paraId="66562639" w14:textId="55190DE0" w:rsidR="00E94ADE" w:rsidDel="004D3938" w:rsidRDefault="00E94ADE">
      <w:pPr>
        <w:spacing w:line="240" w:lineRule="auto"/>
        <w:ind w:left="720"/>
        <w:jc w:val="both"/>
        <w:rPr>
          <w:del w:id="5947" w:author="Rajo" w:date="2018-06-02T15:25:00Z"/>
          <w:lang w:val="bs-Latn-BA"/>
        </w:rPr>
      </w:pPr>
    </w:p>
    <w:p w14:paraId="1205334C" w14:textId="63E68C85" w:rsidR="00E94ADE" w:rsidDel="004D3938" w:rsidRDefault="00CC5052">
      <w:pPr>
        <w:pStyle w:val="ListParagraph1"/>
        <w:numPr>
          <w:ilvl w:val="0"/>
          <w:numId w:val="37"/>
        </w:numPr>
        <w:spacing w:line="240" w:lineRule="auto"/>
        <w:jc w:val="both"/>
        <w:rPr>
          <w:del w:id="5948" w:author="Rajo" w:date="2018-06-02T15:25:00Z"/>
          <w:lang w:val="bs-Latn-BA"/>
        </w:rPr>
      </w:pPr>
      <w:del w:id="5949" w:author="Rajo" w:date="2018-06-02T15:25:00Z">
        <w:r w:rsidDel="004D3938">
          <w:rPr>
            <w:lang w:val="bs-Latn-BA"/>
          </w:rPr>
          <w:delText xml:space="preserve">Kada korisnik pokuša da pristupi nekoj drugoj zaštićenoj stranici u okviru SP1 aplikacije, izvršiće se provjera postojanja odgovarajućeg sigurnosnog konteksta u okviru nje. S obzirom na to da kontekst već postoji, pošto je kreiran u prethodnom koraku, SP1 neće slati novi SAML zahtjev SSO serveru, nego će odlučiti o pravima pristupa željenoj stranici na osnovu postojećeg sigurnosnog konteksta i uloga definisanih u okviru njega. </w:delText>
        </w:r>
      </w:del>
    </w:p>
    <w:p w14:paraId="6C8DB53C" w14:textId="1EA9AD99" w:rsidR="00E94ADE" w:rsidDel="004D3938" w:rsidRDefault="00E94ADE">
      <w:pPr>
        <w:pStyle w:val="ListParagraph1"/>
        <w:spacing w:line="240" w:lineRule="auto"/>
        <w:jc w:val="both"/>
        <w:rPr>
          <w:del w:id="5950" w:author="Rajo" w:date="2018-06-02T15:25:00Z"/>
          <w:lang w:val="bs-Latn-BA"/>
        </w:rPr>
      </w:pPr>
    </w:p>
    <w:p w14:paraId="136EBBB5" w14:textId="060C4BB9" w:rsidR="00E94ADE" w:rsidDel="004D3938" w:rsidRDefault="00CC5052">
      <w:pPr>
        <w:pStyle w:val="ListParagraph1"/>
        <w:numPr>
          <w:ilvl w:val="0"/>
          <w:numId w:val="37"/>
        </w:numPr>
        <w:spacing w:line="240" w:lineRule="auto"/>
        <w:jc w:val="both"/>
        <w:rPr>
          <w:del w:id="5951" w:author="Rajo" w:date="2018-06-02T15:25:00Z"/>
          <w:lang w:val="bs-Latn-BA"/>
        </w:rPr>
      </w:pPr>
      <w:del w:id="5952" w:author="Rajo" w:date="2018-06-02T15:25:00Z">
        <w:r w:rsidDel="004D3938">
          <w:rPr>
            <w:lang w:val="bs-Latn-BA"/>
          </w:rPr>
          <w:delText xml:space="preserve">Ukoliko taj isti korisnik sada pokuša da pristupi zaštićenoj stranici u okviru druge klijentske aplikacije SP2 na kojoj još nema sigurnosni kontekst, ponoviće se svi prethodno navedeni koraci, s tim da na IdP strani neće morati ponovo da unosi pristupne podatke jer već postoji sigurnosni kontekst za tog korisnika na strani IdP-a. Na taj način, korisnik će biti automatski preusmjeren na SP2 gdje će mu se kreirati sigurnosni kontekst sa ulogama koja posjeduje, odnosno biće autentikovan i autorizovan i u okviru druge klijentske aplikacije. </w:delText>
        </w:r>
      </w:del>
    </w:p>
    <w:p w14:paraId="1A23BA71" w14:textId="20C1A624" w:rsidR="00E94ADE" w:rsidDel="004D3938" w:rsidRDefault="00E94ADE">
      <w:pPr>
        <w:spacing w:line="240" w:lineRule="auto"/>
        <w:jc w:val="both"/>
        <w:rPr>
          <w:del w:id="5953" w:author="Rajo" w:date="2018-06-02T15:25:00Z"/>
          <w:lang w:val="bs-Latn-BA"/>
        </w:rPr>
      </w:pPr>
    </w:p>
    <w:p w14:paraId="67B4308E" w14:textId="14C8FE07" w:rsidR="00E94ADE" w:rsidDel="00E800EB" w:rsidRDefault="00CC5052">
      <w:pPr>
        <w:spacing w:line="240" w:lineRule="auto"/>
        <w:ind w:firstLine="360"/>
        <w:jc w:val="both"/>
        <w:rPr>
          <w:del w:id="5954" w:author="Rajo" w:date="2018-06-02T15:27:00Z"/>
          <w:lang w:val="bs-Latn-BA"/>
        </w:rPr>
      </w:pPr>
      <w:r>
        <w:rPr>
          <w:lang w:val="bs-Latn-BA"/>
        </w:rPr>
        <w:t>Pored SSO funkcionalnosti, server podržava i SLO</w:t>
      </w:r>
      <w:ins w:id="5955" w:author="Rajo" w:date="2018-06-02T15:26:00Z">
        <w:r w:rsidR="006F52CC">
          <w:rPr>
            <w:lang w:val="bs-Latn-BA"/>
          </w:rPr>
          <w:t xml:space="preserve"> (</w:t>
        </w:r>
        <w:r w:rsidR="006F52CC" w:rsidRPr="006F52CC">
          <w:rPr>
            <w:i/>
            <w:lang w:val="bs-Latn-BA"/>
            <w:rPrChange w:id="5956" w:author="Rajo" w:date="2018-06-02T15:26:00Z">
              <w:rPr>
                <w:lang w:val="bs-Latn-BA"/>
              </w:rPr>
            </w:rPrChange>
          </w:rPr>
          <w:t>Single-</w:t>
        </w:r>
        <w:proofErr w:type="spellStart"/>
        <w:r w:rsidR="006F52CC" w:rsidRPr="006F52CC">
          <w:rPr>
            <w:i/>
            <w:lang w:val="bs-Latn-BA"/>
            <w:rPrChange w:id="5957" w:author="Rajo" w:date="2018-06-02T15:26:00Z">
              <w:rPr>
                <w:lang w:val="bs-Latn-BA"/>
              </w:rPr>
            </w:rPrChange>
          </w:rPr>
          <w:t>Log</w:t>
        </w:r>
        <w:proofErr w:type="spellEnd"/>
        <w:r w:rsidR="006F52CC" w:rsidRPr="006F52CC">
          <w:rPr>
            <w:i/>
            <w:lang w:val="bs-Latn-BA"/>
            <w:rPrChange w:id="5958" w:author="Rajo" w:date="2018-06-02T15:26:00Z">
              <w:rPr>
                <w:lang w:val="bs-Latn-BA"/>
              </w:rPr>
            </w:rPrChange>
          </w:rPr>
          <w:t>-</w:t>
        </w:r>
        <w:proofErr w:type="spellStart"/>
        <w:r w:rsidR="006F52CC" w:rsidRPr="006F52CC">
          <w:rPr>
            <w:i/>
            <w:lang w:val="bs-Latn-BA"/>
            <w:rPrChange w:id="5959" w:author="Rajo" w:date="2018-06-02T15:26:00Z">
              <w:rPr>
                <w:lang w:val="bs-Latn-BA"/>
              </w:rPr>
            </w:rPrChange>
          </w:rPr>
          <w:t>out</w:t>
        </w:r>
        <w:proofErr w:type="spellEnd"/>
        <w:r w:rsidR="006F52CC">
          <w:rPr>
            <w:lang w:val="bs-Latn-BA"/>
          </w:rPr>
          <w:t>)</w:t>
        </w:r>
      </w:ins>
      <w:r>
        <w:rPr>
          <w:lang w:val="bs-Latn-BA"/>
        </w:rPr>
        <w:t xml:space="preserve">, kao što je ranije rečeno u uvodnom dijelu opisa implementacije. Time se želi izbjeći da korisnik, slučajno ili zbog zabune, ostavi iza sebe žive sesije u okviru ostalih aplikacija na koje je prijavljen putem SSO </w:t>
      </w:r>
      <w:r>
        <w:rPr>
          <w:lang w:val="bs-Latn-BA"/>
        </w:rPr>
        <w:lastRenderedPageBreak/>
        <w:t>servera, nakon što se odjavi iz samo jedne od njih. Na ovaj način, prilikom odjave korisnika iz bilo koje od aplikacija, vrši se njegova odjava sa svih ostalih aplikacija i to na sledeći način:</w:t>
      </w:r>
    </w:p>
    <w:p w14:paraId="06B79793" w14:textId="77777777" w:rsidR="00E94ADE" w:rsidRDefault="00E94ADE">
      <w:pPr>
        <w:spacing w:line="240" w:lineRule="auto"/>
        <w:ind w:firstLine="360"/>
        <w:jc w:val="both"/>
        <w:rPr>
          <w:lang w:val="bs-Latn-BA"/>
        </w:rPr>
        <w:pPrChange w:id="5960" w:author="Rajo" w:date="2018-06-02T15:27:00Z">
          <w:pPr>
            <w:spacing w:line="240" w:lineRule="auto"/>
            <w:jc w:val="both"/>
          </w:pPr>
        </w:pPrChange>
      </w:pPr>
    </w:p>
    <w:p w14:paraId="4C3E89AA" w14:textId="720824BB" w:rsidR="00E94ADE" w:rsidRDefault="00CC5052">
      <w:pPr>
        <w:pStyle w:val="ListParagraph1"/>
        <w:numPr>
          <w:ilvl w:val="0"/>
          <w:numId w:val="38"/>
        </w:numPr>
        <w:spacing w:line="240" w:lineRule="auto"/>
        <w:jc w:val="both"/>
        <w:rPr>
          <w:ins w:id="5961" w:author="Rajo" w:date="2018-06-02T15:27:00Z"/>
          <w:lang w:val="bs-Latn-BA"/>
        </w:rPr>
      </w:pPr>
      <w:r>
        <w:rPr>
          <w:lang w:val="bs-Latn-BA"/>
        </w:rPr>
        <w:t xml:space="preserve">Korisnik posjećuje link za odjavu na drugoj SP2 aplikaciji - </w:t>
      </w:r>
      <w:r>
        <w:rPr>
          <w:i/>
          <w:lang w:val="bs-Latn-BA"/>
        </w:rPr>
        <w:t>localhost:8082/sp2/</w:t>
      </w:r>
      <w:proofErr w:type="spellStart"/>
      <w:r>
        <w:rPr>
          <w:i/>
          <w:lang w:val="bs-Latn-BA"/>
        </w:rPr>
        <w:t>logout</w:t>
      </w:r>
      <w:proofErr w:type="spellEnd"/>
      <w:r>
        <w:rPr>
          <w:lang w:val="bs-Latn-BA"/>
        </w:rPr>
        <w:t>, nakon čega se uništava sigurnosni kontekst, odnosno sesija, koju je posjedovao u okviru nje. Time je korisnik odjavljen iz SP2 klijentske aplikacije.</w:t>
      </w:r>
    </w:p>
    <w:p w14:paraId="3D76017C" w14:textId="77777777" w:rsidR="00F73025" w:rsidRDefault="00F73025">
      <w:pPr>
        <w:pStyle w:val="ListParagraph1"/>
        <w:spacing w:line="240" w:lineRule="auto"/>
        <w:jc w:val="both"/>
        <w:rPr>
          <w:lang w:val="bs-Latn-BA"/>
        </w:rPr>
        <w:pPrChange w:id="5962" w:author="Rajo" w:date="2018-06-02T15:27:00Z">
          <w:pPr>
            <w:pStyle w:val="ListParagraph1"/>
            <w:numPr>
              <w:numId w:val="38"/>
            </w:numPr>
            <w:spacing w:line="240" w:lineRule="auto"/>
            <w:ind w:hanging="360"/>
            <w:jc w:val="both"/>
          </w:pPr>
        </w:pPrChange>
      </w:pPr>
    </w:p>
    <w:p w14:paraId="16341F7E" w14:textId="086050CB" w:rsidR="00E94ADE" w:rsidDel="00F73025" w:rsidRDefault="00E94ADE">
      <w:pPr>
        <w:spacing w:line="240" w:lineRule="auto"/>
        <w:jc w:val="both"/>
        <w:rPr>
          <w:del w:id="5963" w:author="Rajo" w:date="2018-06-02T15:27:00Z"/>
          <w:lang w:val="bs-Latn-BA"/>
        </w:rPr>
      </w:pPr>
    </w:p>
    <w:p w14:paraId="68A8EB5B" w14:textId="77777777" w:rsidR="00E94ADE" w:rsidRDefault="00CC5052">
      <w:pPr>
        <w:pStyle w:val="ListParagraph1"/>
        <w:numPr>
          <w:ilvl w:val="0"/>
          <w:numId w:val="38"/>
        </w:numPr>
        <w:spacing w:line="240" w:lineRule="auto"/>
        <w:jc w:val="both"/>
        <w:rPr>
          <w:lang w:val="bs-Latn-BA"/>
        </w:rPr>
      </w:pPr>
      <w:r>
        <w:rPr>
          <w:lang w:val="bs-Latn-BA"/>
        </w:rPr>
        <w:t xml:space="preserve">SP2 nakon toga preusmjerava preglednik korisnika na SLO servis </w:t>
      </w:r>
      <w:proofErr w:type="spellStart"/>
      <w:r>
        <w:rPr>
          <w:lang w:val="bs-Latn-BA"/>
        </w:rPr>
        <w:t>IdP</w:t>
      </w:r>
      <w:proofErr w:type="spellEnd"/>
      <w:r>
        <w:rPr>
          <w:lang w:val="bs-Latn-BA"/>
        </w:rPr>
        <w:t xml:space="preserve">-a, zajedno sa zahtjevom za odjavu u obliku SAML </w:t>
      </w:r>
      <w:proofErr w:type="spellStart"/>
      <w:r>
        <w:rPr>
          <w:i/>
          <w:lang w:val="bs-Latn-BA"/>
        </w:rPr>
        <w:t>LogoutRequest</w:t>
      </w:r>
      <w:proofErr w:type="spellEnd"/>
      <w:r>
        <w:rPr>
          <w:lang w:val="bs-Latn-BA"/>
        </w:rPr>
        <w:t xml:space="preserve">-a koji sadrži identifikator sesije na </w:t>
      </w:r>
      <w:proofErr w:type="spellStart"/>
      <w:r>
        <w:rPr>
          <w:lang w:val="bs-Latn-BA"/>
        </w:rPr>
        <w:t>IdP</w:t>
      </w:r>
      <w:proofErr w:type="spellEnd"/>
      <w:r>
        <w:rPr>
          <w:lang w:val="bs-Latn-BA"/>
        </w:rPr>
        <w:t xml:space="preserve"> strani.</w:t>
      </w:r>
    </w:p>
    <w:p w14:paraId="3359DFF2" w14:textId="77777777" w:rsidR="00E94ADE" w:rsidRDefault="00E94ADE">
      <w:pPr>
        <w:pStyle w:val="ListParagraph1"/>
        <w:spacing w:line="240" w:lineRule="auto"/>
        <w:rPr>
          <w:lang w:val="bs-Latn-BA"/>
        </w:rPr>
      </w:pPr>
    </w:p>
    <w:p w14:paraId="19F1113F" w14:textId="7090D80B" w:rsidR="00E94ADE" w:rsidDel="00680486" w:rsidRDefault="00CC5052">
      <w:pPr>
        <w:pStyle w:val="ListParagraph1"/>
        <w:numPr>
          <w:ilvl w:val="0"/>
          <w:numId w:val="38"/>
        </w:numPr>
        <w:spacing w:line="240" w:lineRule="auto"/>
        <w:contextualSpacing w:val="0"/>
        <w:jc w:val="both"/>
        <w:rPr>
          <w:del w:id="5964" w:author="Rajo" w:date="2018-06-17T15:17:00Z"/>
          <w:lang w:val="bs-Latn-BA"/>
        </w:rPr>
        <w:pPrChange w:id="5965" w:author="Rajo" w:date="2018-06-17T15:17:00Z">
          <w:pPr>
            <w:pStyle w:val="ListParagraph1"/>
            <w:numPr>
              <w:numId w:val="38"/>
            </w:numPr>
            <w:spacing w:line="240" w:lineRule="auto"/>
            <w:ind w:hanging="360"/>
            <w:jc w:val="both"/>
          </w:pPr>
        </w:pPrChange>
      </w:pPr>
      <w:r>
        <w:rPr>
          <w:lang w:val="bs-Latn-BA"/>
        </w:rPr>
        <w:t xml:space="preserve">Kada </w:t>
      </w:r>
      <w:proofErr w:type="spellStart"/>
      <w:r>
        <w:rPr>
          <w:lang w:val="bs-Latn-BA"/>
        </w:rPr>
        <w:t>IdP</w:t>
      </w:r>
      <w:proofErr w:type="spellEnd"/>
      <w:r>
        <w:rPr>
          <w:lang w:val="bs-Latn-BA"/>
        </w:rPr>
        <w:t xml:space="preserve"> primi zahtijev za odjavu, on </w:t>
      </w:r>
      <w:ins w:id="5966" w:author="Rajo" w:date="2018-06-02T15:32:00Z">
        <w:r w:rsidR="00A4095B">
          <w:rPr>
            <w:lang w:val="bs-Latn-BA"/>
          </w:rPr>
          <w:t xml:space="preserve">odmah </w:t>
        </w:r>
      </w:ins>
      <w:commentRangeStart w:id="5967"/>
      <w:commentRangeStart w:id="5968"/>
      <w:r>
        <w:rPr>
          <w:lang w:val="bs-Latn-BA"/>
        </w:rPr>
        <w:t>vrši komunikaciju sa svim ostalim SP aplikacijama</w:t>
      </w:r>
      <w:commentRangeEnd w:id="5967"/>
      <w:r>
        <w:commentReference w:id="5967"/>
      </w:r>
      <w:commentRangeEnd w:id="5968"/>
      <w:r w:rsidR="00DB01B8">
        <w:rPr>
          <w:rStyle w:val="CommentReference"/>
        </w:rPr>
        <w:commentReference w:id="5968"/>
      </w:r>
      <w:r>
        <w:rPr>
          <w:lang w:val="bs-Latn-BA"/>
        </w:rPr>
        <w:t xml:space="preserve">  na koje je taj korisnik prijavljen, s ciljem uništavanje sesije i u okviru njih. </w:t>
      </w:r>
      <w:ins w:id="5969" w:author="Rajo" w:date="2018-06-02T15:31:00Z">
        <w:r w:rsidR="00A4095B">
          <w:rPr>
            <w:lang w:val="bs-Latn-BA"/>
          </w:rPr>
          <w:t xml:space="preserve">Komunikacija između </w:t>
        </w:r>
        <w:proofErr w:type="spellStart"/>
        <w:r w:rsidR="00A4095B">
          <w:rPr>
            <w:lang w:val="bs-Latn-BA"/>
          </w:rPr>
          <w:t>IdP</w:t>
        </w:r>
        <w:proofErr w:type="spellEnd"/>
        <w:r w:rsidR="00A4095B">
          <w:rPr>
            <w:lang w:val="bs-Latn-BA"/>
          </w:rPr>
          <w:t>-a i SP-</w:t>
        </w:r>
      </w:ins>
      <w:ins w:id="5970" w:author="Rajo" w:date="2018-06-02T15:37:00Z">
        <w:r w:rsidR="00840CB2">
          <w:rPr>
            <w:lang w:val="bs-Latn-BA"/>
          </w:rPr>
          <w:t>ova</w:t>
        </w:r>
      </w:ins>
      <w:ins w:id="5971" w:author="Rajo" w:date="2018-06-02T15:31:00Z">
        <w:r w:rsidR="00A4095B">
          <w:rPr>
            <w:lang w:val="bs-Latn-BA"/>
          </w:rPr>
          <w:t xml:space="preserve"> se vrši direktno, bez posredstva korisnika</w:t>
        </w:r>
      </w:ins>
      <w:ins w:id="5972" w:author="Rajo" w:date="2018-06-02T15:33:00Z">
        <w:r w:rsidR="00381AAC">
          <w:rPr>
            <w:lang w:val="bs-Latn-BA"/>
          </w:rPr>
          <w:t xml:space="preserve"> tj. </w:t>
        </w:r>
        <w:r w:rsidR="00995BDE">
          <w:rPr>
            <w:lang w:val="bs-Latn-BA"/>
          </w:rPr>
          <w:t>njegovog preusmjeravanja</w:t>
        </w:r>
      </w:ins>
      <w:ins w:id="5973" w:author="Rajo" w:date="2018-06-02T15:32:00Z">
        <w:r w:rsidR="00A4095B">
          <w:rPr>
            <w:lang w:val="bs-Latn-BA"/>
          </w:rPr>
          <w:t xml:space="preserve">, tako što SLO servis </w:t>
        </w:r>
        <w:proofErr w:type="spellStart"/>
        <w:r w:rsidR="00A4095B">
          <w:rPr>
            <w:lang w:val="bs-Latn-BA"/>
          </w:rPr>
          <w:t>IdP</w:t>
        </w:r>
        <w:proofErr w:type="spellEnd"/>
        <w:r w:rsidR="00A4095B">
          <w:rPr>
            <w:lang w:val="bs-Latn-BA"/>
          </w:rPr>
          <w:t>-a šalje pojedinačne, nezavisne zahtjeve svim ostalim SP aplikacijama</w:t>
        </w:r>
      </w:ins>
      <w:ins w:id="5974" w:author="Rajo" w:date="2018-06-02T15:36:00Z">
        <w:r w:rsidR="00205745">
          <w:rPr>
            <w:lang w:val="bs-Latn-BA"/>
          </w:rPr>
          <w:t xml:space="preserve"> (</w:t>
        </w:r>
      </w:ins>
      <w:ins w:id="5975" w:author="Rajo" w:date="2018-06-02T15:37:00Z">
        <w:r w:rsidR="00205745">
          <w:rPr>
            <w:lang w:val="bs-Latn-BA"/>
          </w:rPr>
          <w:t xml:space="preserve">direktna </w:t>
        </w:r>
      </w:ins>
      <w:ins w:id="5976" w:author="Rajo" w:date="2018-06-02T15:36:00Z">
        <w:r w:rsidR="00205745">
          <w:rPr>
            <w:lang w:val="bs-Latn-BA"/>
          </w:rPr>
          <w:t>komunikacija između servisa)</w:t>
        </w:r>
      </w:ins>
      <w:ins w:id="5977" w:author="Rajo" w:date="2018-06-02T15:37:00Z">
        <w:r w:rsidR="00205745">
          <w:rPr>
            <w:lang w:val="bs-Latn-BA"/>
          </w:rPr>
          <w:t>.</w:t>
        </w:r>
      </w:ins>
    </w:p>
    <w:p w14:paraId="502F588E" w14:textId="77777777" w:rsidR="00E94ADE" w:rsidRPr="00143689" w:rsidRDefault="00E94ADE">
      <w:pPr>
        <w:pStyle w:val="ListParagraph1"/>
        <w:numPr>
          <w:ilvl w:val="0"/>
          <w:numId w:val="38"/>
        </w:numPr>
        <w:spacing w:line="240" w:lineRule="auto"/>
        <w:contextualSpacing w:val="0"/>
        <w:jc w:val="both"/>
        <w:rPr>
          <w:lang w:val="bs-Latn-BA"/>
        </w:rPr>
        <w:pPrChange w:id="5978" w:author="Rajo" w:date="2018-06-17T15:17:00Z">
          <w:pPr>
            <w:pStyle w:val="ListParagraph1"/>
            <w:spacing w:line="240" w:lineRule="auto"/>
          </w:pPr>
        </w:pPrChange>
      </w:pPr>
    </w:p>
    <w:p w14:paraId="4365220B" w14:textId="5FD06AFA" w:rsidR="00E94ADE" w:rsidDel="00FC3343" w:rsidRDefault="00CC5052">
      <w:pPr>
        <w:pStyle w:val="ListParagraph1"/>
        <w:spacing w:line="240" w:lineRule="auto"/>
        <w:contextualSpacing w:val="0"/>
        <w:jc w:val="both"/>
        <w:rPr>
          <w:del w:id="5979" w:author="Rajo" w:date="2018-06-02T15:27:00Z"/>
          <w:lang w:val="bs-Latn-BA"/>
        </w:rPr>
        <w:pPrChange w:id="5980" w:author="Rajo" w:date="2018-06-17T15:17:00Z">
          <w:pPr>
            <w:pStyle w:val="ListParagraph1"/>
            <w:spacing w:line="240" w:lineRule="auto"/>
            <w:jc w:val="both"/>
          </w:pPr>
        </w:pPrChange>
      </w:pPr>
      <w:r>
        <w:rPr>
          <w:lang w:val="bs-Latn-BA"/>
        </w:rPr>
        <w:t>Po SAML specifikaciji</w:t>
      </w:r>
      <w:r w:rsidRPr="00D514DD">
        <w:rPr>
          <w:vertAlign w:val="superscript"/>
          <w:lang w:val="bs-Latn-BA"/>
          <w:rPrChange w:id="5981" w:author="Rajo" w:date="2018-06-02T15:29:00Z">
            <w:rPr>
              <w:lang w:val="bs-Latn-BA"/>
            </w:rPr>
          </w:rPrChange>
        </w:rPr>
        <w:t>[22]</w:t>
      </w:r>
      <w:r>
        <w:rPr>
          <w:lang w:val="bs-Latn-BA"/>
        </w:rPr>
        <w:t xml:space="preserve">, nakon što je </w:t>
      </w:r>
      <w:proofErr w:type="spellStart"/>
      <w:r>
        <w:rPr>
          <w:lang w:val="bs-Latn-BA"/>
        </w:rPr>
        <w:t>IdP</w:t>
      </w:r>
      <w:proofErr w:type="spellEnd"/>
      <w:r>
        <w:rPr>
          <w:lang w:val="bs-Latn-BA"/>
        </w:rPr>
        <w:t xml:space="preserve"> primio taj zahtjev, on određuje koje su to ostale aplikacije u okviru kojih je korisnik prijavljen putem njega, a zatim iterativno, za svaku od njih vrši sledeće:</w:t>
      </w:r>
    </w:p>
    <w:p w14:paraId="59A4E3AB" w14:textId="77777777" w:rsidR="00FC3343" w:rsidRDefault="00FC3343">
      <w:pPr>
        <w:pStyle w:val="ListParagraph1"/>
        <w:spacing w:line="240" w:lineRule="auto"/>
        <w:contextualSpacing w:val="0"/>
        <w:jc w:val="both"/>
        <w:rPr>
          <w:ins w:id="5982" w:author="Rajo" w:date="2018-06-02T15:27:00Z"/>
          <w:lang w:val="bs-Latn-BA"/>
        </w:rPr>
        <w:pPrChange w:id="5983" w:author="Rajo" w:date="2018-06-17T15:17:00Z">
          <w:pPr>
            <w:pStyle w:val="ListParagraph1"/>
            <w:spacing w:line="240" w:lineRule="auto"/>
            <w:jc w:val="both"/>
          </w:pPr>
        </w:pPrChange>
      </w:pPr>
    </w:p>
    <w:p w14:paraId="19D7CD66" w14:textId="71193640" w:rsidR="00E94ADE" w:rsidDel="00680486" w:rsidRDefault="00E94ADE">
      <w:pPr>
        <w:pStyle w:val="ListParagraph1"/>
        <w:spacing w:line="240" w:lineRule="auto"/>
        <w:ind w:left="0"/>
        <w:jc w:val="both"/>
        <w:rPr>
          <w:del w:id="5984" w:author="Rajo" w:date="2018-06-17T15:17:00Z"/>
          <w:lang w:val="bs-Latn-BA"/>
        </w:rPr>
        <w:pPrChange w:id="5985" w:author="Rajo" w:date="2018-06-17T15:17:00Z">
          <w:pPr>
            <w:spacing w:line="240" w:lineRule="auto"/>
            <w:jc w:val="both"/>
          </w:pPr>
        </w:pPrChange>
      </w:pPr>
    </w:p>
    <w:p w14:paraId="06EF8DE3" w14:textId="77777777" w:rsidR="00E94ADE" w:rsidRDefault="00CC5052">
      <w:pPr>
        <w:pStyle w:val="ListParagraph1"/>
        <w:numPr>
          <w:ilvl w:val="1"/>
          <w:numId w:val="38"/>
        </w:numPr>
        <w:spacing w:line="240" w:lineRule="auto"/>
        <w:jc w:val="both"/>
        <w:rPr>
          <w:lang w:val="bs-Latn-BA"/>
        </w:rPr>
      </w:pPr>
      <w:r>
        <w:rPr>
          <w:lang w:val="bs-Latn-BA"/>
        </w:rPr>
        <w:t xml:space="preserve">Generiše novi zahtjev za odjavu – </w:t>
      </w:r>
      <w:proofErr w:type="spellStart"/>
      <w:r>
        <w:rPr>
          <w:i/>
          <w:lang w:val="bs-Latn-BA"/>
        </w:rPr>
        <w:t>LogoutRequest</w:t>
      </w:r>
      <w:proofErr w:type="spellEnd"/>
    </w:p>
    <w:p w14:paraId="2F22EA0C" w14:textId="77777777" w:rsidR="00E94ADE" w:rsidRDefault="00CC5052">
      <w:pPr>
        <w:pStyle w:val="ListParagraph1"/>
        <w:numPr>
          <w:ilvl w:val="1"/>
          <w:numId w:val="38"/>
        </w:numPr>
        <w:spacing w:line="240" w:lineRule="auto"/>
        <w:jc w:val="both"/>
        <w:rPr>
          <w:lang w:val="bs-Latn-BA"/>
        </w:rPr>
      </w:pPr>
      <w:r>
        <w:rPr>
          <w:lang w:val="bs-Latn-BA"/>
        </w:rPr>
        <w:t>Preusmjerava preglednik korisnika na prethodno podešenu adresu za odjavu na strani SP-a</w:t>
      </w:r>
    </w:p>
    <w:p w14:paraId="6979AB1E" w14:textId="77777777" w:rsidR="00E94ADE" w:rsidDel="00680486" w:rsidRDefault="00CC5052">
      <w:pPr>
        <w:pStyle w:val="ListParagraph1"/>
        <w:numPr>
          <w:ilvl w:val="1"/>
          <w:numId w:val="38"/>
        </w:numPr>
        <w:spacing w:line="240" w:lineRule="auto"/>
        <w:contextualSpacing w:val="0"/>
        <w:jc w:val="both"/>
        <w:rPr>
          <w:del w:id="5986" w:author="Rajo" w:date="2018-06-17T15:17:00Z"/>
          <w:lang w:val="bs-Latn-BA"/>
        </w:rPr>
        <w:pPrChange w:id="5987" w:author="Rajo" w:date="2018-06-17T15:18:00Z">
          <w:pPr>
            <w:pStyle w:val="ListParagraph1"/>
            <w:numPr>
              <w:ilvl w:val="1"/>
              <w:numId w:val="38"/>
            </w:numPr>
            <w:spacing w:line="240" w:lineRule="auto"/>
            <w:ind w:left="1440" w:hanging="360"/>
            <w:jc w:val="both"/>
          </w:pPr>
        </w:pPrChange>
      </w:pPr>
      <w:r>
        <w:rPr>
          <w:lang w:val="bs-Latn-BA"/>
        </w:rPr>
        <w:t xml:space="preserve">Čeka povratak sa SP-a i odgovor u obliku </w:t>
      </w:r>
      <w:proofErr w:type="spellStart"/>
      <w:r>
        <w:rPr>
          <w:i/>
          <w:lang w:val="bs-Latn-BA"/>
        </w:rPr>
        <w:t>LogoutResponse</w:t>
      </w:r>
      <w:proofErr w:type="spellEnd"/>
      <w:r>
        <w:rPr>
          <w:lang w:val="bs-Latn-BA"/>
        </w:rPr>
        <w:t>-a</w:t>
      </w:r>
    </w:p>
    <w:p w14:paraId="7BA69927" w14:textId="77777777" w:rsidR="00E94ADE" w:rsidRPr="00143689" w:rsidRDefault="00E94ADE">
      <w:pPr>
        <w:pStyle w:val="ListParagraph1"/>
        <w:numPr>
          <w:ilvl w:val="1"/>
          <w:numId w:val="38"/>
        </w:numPr>
        <w:spacing w:line="240" w:lineRule="auto"/>
        <w:contextualSpacing w:val="0"/>
        <w:jc w:val="both"/>
        <w:rPr>
          <w:lang w:val="bs-Latn-BA"/>
        </w:rPr>
        <w:pPrChange w:id="5988" w:author="Rajo" w:date="2018-06-17T15:18:00Z">
          <w:pPr>
            <w:pStyle w:val="ListParagraph1"/>
            <w:spacing w:line="240" w:lineRule="auto"/>
            <w:jc w:val="both"/>
          </w:pPr>
        </w:pPrChange>
      </w:pPr>
    </w:p>
    <w:p w14:paraId="414E65A7" w14:textId="234C374A" w:rsidR="00E94ADE" w:rsidDel="00F73025" w:rsidRDefault="00CC5052">
      <w:pPr>
        <w:pStyle w:val="ListParagraph1"/>
        <w:spacing w:line="240" w:lineRule="auto"/>
        <w:contextualSpacing w:val="0"/>
        <w:jc w:val="both"/>
        <w:rPr>
          <w:del w:id="5989" w:author="Rajo" w:date="2018-06-02T15:27:00Z"/>
          <w:lang w:val="bs-Latn-BA"/>
        </w:rPr>
        <w:pPrChange w:id="5990" w:author="Rajo" w:date="2018-06-17T15:17:00Z">
          <w:pPr>
            <w:pStyle w:val="ListParagraph1"/>
            <w:spacing w:line="240" w:lineRule="auto"/>
            <w:jc w:val="both"/>
          </w:pPr>
        </w:pPrChange>
      </w:pPr>
      <w:r>
        <w:rPr>
          <w:lang w:val="bs-Latn-BA"/>
        </w:rPr>
        <w:t xml:space="preserve">Kao što je moguće uočiti, a i sama definicija SLO-a u okviru SAML specifikacije na to upozorava, </w:t>
      </w:r>
      <w:r>
        <w:rPr>
          <w:i/>
          <w:lang w:val="bs-Latn-BA"/>
        </w:rPr>
        <w:t>Single-</w:t>
      </w:r>
      <w:proofErr w:type="spellStart"/>
      <w:r>
        <w:rPr>
          <w:i/>
          <w:lang w:val="bs-Latn-BA"/>
        </w:rPr>
        <w:t>Log</w:t>
      </w:r>
      <w:proofErr w:type="spellEnd"/>
      <w:r>
        <w:rPr>
          <w:i/>
          <w:lang w:val="bs-Latn-BA"/>
        </w:rPr>
        <w:t>-Out</w:t>
      </w:r>
      <w:r>
        <w:rPr>
          <w:lang w:val="bs-Latn-BA"/>
        </w:rPr>
        <w:t xml:space="preserve"> je teško implementirati, a i pored toga, neotporan je na eventualne greške do kojih može doći prilikom komunikacije i procesa odjave</w:t>
      </w:r>
      <w:r>
        <w:rPr>
          <w:vertAlign w:val="superscript"/>
          <w:lang w:val="bs-Latn-BA"/>
        </w:rPr>
        <w:t>[22]</w:t>
      </w:r>
      <w:r>
        <w:rPr>
          <w:lang w:val="bs-Latn-BA"/>
        </w:rPr>
        <w:t xml:space="preserve">. </w:t>
      </w:r>
    </w:p>
    <w:p w14:paraId="3DF1DC83" w14:textId="77777777" w:rsidR="00F73025" w:rsidRDefault="00F73025">
      <w:pPr>
        <w:pStyle w:val="ListParagraph1"/>
        <w:spacing w:line="240" w:lineRule="auto"/>
        <w:contextualSpacing w:val="0"/>
        <w:jc w:val="both"/>
        <w:rPr>
          <w:ins w:id="5991" w:author="Rajo" w:date="2018-06-02T15:27:00Z"/>
          <w:lang w:val="bs-Latn-BA"/>
        </w:rPr>
        <w:pPrChange w:id="5992" w:author="Rajo" w:date="2018-06-17T15:17:00Z">
          <w:pPr>
            <w:pStyle w:val="ListParagraph1"/>
            <w:spacing w:line="240" w:lineRule="auto"/>
            <w:jc w:val="both"/>
          </w:pPr>
        </w:pPrChange>
      </w:pPr>
    </w:p>
    <w:p w14:paraId="779E9480" w14:textId="281B1CE4" w:rsidR="00E94ADE" w:rsidDel="00680486" w:rsidRDefault="00E94ADE">
      <w:pPr>
        <w:pStyle w:val="ListParagraph1"/>
        <w:spacing w:line="240" w:lineRule="auto"/>
        <w:ind w:left="0"/>
        <w:contextualSpacing w:val="0"/>
        <w:jc w:val="both"/>
        <w:rPr>
          <w:del w:id="5993" w:author="Rajo" w:date="2018-06-17T15:17:00Z"/>
          <w:lang w:val="bs-Latn-BA"/>
        </w:rPr>
        <w:pPrChange w:id="5994" w:author="Rajo" w:date="2018-06-17T15:17:00Z">
          <w:pPr>
            <w:spacing w:line="240" w:lineRule="auto"/>
          </w:pPr>
        </w:pPrChange>
      </w:pPr>
    </w:p>
    <w:p w14:paraId="19B3F4BA" w14:textId="591892F5" w:rsidR="00E94ADE" w:rsidDel="00815B41" w:rsidRDefault="00CC5052">
      <w:pPr>
        <w:pStyle w:val="ListParagraph1"/>
        <w:spacing w:line="240" w:lineRule="auto"/>
        <w:contextualSpacing w:val="0"/>
        <w:jc w:val="both"/>
        <w:rPr>
          <w:del w:id="5995" w:author="Rajo" w:date="2018-06-17T15:18:00Z"/>
          <w:lang w:val="bs-Latn-BA"/>
        </w:rPr>
        <w:pPrChange w:id="5996" w:author="Rajo" w:date="2018-06-17T15:17:00Z">
          <w:pPr>
            <w:pStyle w:val="ListParagraph1"/>
            <w:spacing w:line="240" w:lineRule="auto"/>
            <w:jc w:val="both"/>
          </w:pPr>
        </w:pPrChange>
      </w:pPr>
      <w:r>
        <w:rPr>
          <w:lang w:val="bs-Latn-BA"/>
        </w:rPr>
        <w:t>S obzirom na to da se odjava korisnika vrši preusmjeravanjem njegovog preglednika na svaki od SP-ova, lako je uvidjeti da u slučaju greške u bilo kom koraku procesa, lako dolazi do pucanja lanca. U tom slučaju, korisnik bi ostao i dalje prijavljen u okviru onih aplikacija koje nisu primile zahtjev za odjavu prije nego što je došlo do greške, iako je mogao biti uspješno odjavljen da se to nije desilo. Zbog toga se u ovoj implementaciji izdavanje zahtjeva za odjavu vrši na nešto drugačiji</w:t>
      </w:r>
      <w:del w:id="5997" w:author="Rajo" w:date="2018-06-02T15:35:00Z">
        <w:r w:rsidDel="009552B2">
          <w:rPr>
            <w:lang w:val="bs-Latn-BA"/>
          </w:rPr>
          <w:delText xml:space="preserve"> način</w:delText>
        </w:r>
      </w:del>
      <w:ins w:id="5998" w:author="Rajo" w:date="2018-06-02T15:35:00Z">
        <w:r w:rsidR="001A6CEA">
          <w:rPr>
            <w:lang w:val="bs-Latn-BA"/>
          </w:rPr>
          <w:t>, odnosno gore navedeni način</w:t>
        </w:r>
      </w:ins>
      <w:r>
        <w:rPr>
          <w:lang w:val="bs-Latn-BA"/>
        </w:rPr>
        <w:t xml:space="preserve">, </w:t>
      </w:r>
      <w:del w:id="5999" w:author="Rajo" w:date="2018-06-02T15:35:00Z">
        <w:r w:rsidDel="001A6CEA">
          <w:rPr>
            <w:lang w:val="bs-Latn-BA"/>
          </w:rPr>
          <w:delText xml:space="preserve">odnosno tako što SLO servis IdP-a </w:delText>
        </w:r>
      </w:del>
      <w:ins w:id="6000" w:author="Rajo" w:date="2018-06-02T15:35:00Z">
        <w:r w:rsidR="001A6CEA">
          <w:rPr>
            <w:lang w:val="bs-Latn-BA"/>
          </w:rPr>
          <w:t>s</w:t>
        </w:r>
      </w:ins>
      <w:del w:id="6001" w:author="Rajo" w:date="2018-06-02T15:35:00Z">
        <w:r w:rsidDel="001A6CEA">
          <w:rPr>
            <w:lang w:val="bs-Latn-BA"/>
          </w:rPr>
          <w:delText>šalje</w:delText>
        </w:r>
      </w:del>
      <w:ins w:id="6002" w:author="Rajo" w:date="2018-06-02T15:35:00Z">
        <w:r w:rsidR="001A6CEA">
          <w:rPr>
            <w:lang w:val="bs-Latn-BA"/>
          </w:rPr>
          <w:t>lanjem</w:t>
        </w:r>
      </w:ins>
      <w:r>
        <w:rPr>
          <w:lang w:val="bs-Latn-BA"/>
        </w:rPr>
        <w:t xml:space="preserve"> pojedinačn</w:t>
      </w:r>
      <w:ins w:id="6003" w:author="Rajo" w:date="2018-06-02T15:41:00Z">
        <w:r w:rsidR="00DB01B8">
          <w:rPr>
            <w:lang w:val="bs-Latn-BA"/>
          </w:rPr>
          <w:t>ih</w:t>
        </w:r>
      </w:ins>
      <w:del w:id="6004" w:author="Rajo" w:date="2018-06-02T15:41:00Z">
        <w:r w:rsidDel="00DB01B8">
          <w:rPr>
            <w:lang w:val="bs-Latn-BA"/>
          </w:rPr>
          <w:delText>e</w:delText>
        </w:r>
      </w:del>
      <w:r>
        <w:rPr>
          <w:lang w:val="bs-Latn-BA"/>
        </w:rPr>
        <w:t>, nezavisn</w:t>
      </w:r>
      <w:ins w:id="6005" w:author="Rajo" w:date="2018-06-02T15:41:00Z">
        <w:r w:rsidR="00DB01B8">
          <w:rPr>
            <w:lang w:val="bs-Latn-BA"/>
          </w:rPr>
          <w:t>ih</w:t>
        </w:r>
      </w:ins>
      <w:del w:id="6006" w:author="Rajo" w:date="2018-06-02T15:41:00Z">
        <w:r w:rsidDel="00DB01B8">
          <w:rPr>
            <w:lang w:val="bs-Latn-BA"/>
          </w:rPr>
          <w:delText>e</w:delText>
        </w:r>
      </w:del>
      <w:r>
        <w:rPr>
          <w:lang w:val="bs-Latn-BA"/>
        </w:rPr>
        <w:t xml:space="preserve"> zahtjeve </w:t>
      </w:r>
      <w:ins w:id="6007" w:author="Rajo" w:date="2018-06-02T15:35:00Z">
        <w:r w:rsidR="001A6CEA">
          <w:rPr>
            <w:lang w:val="bs-Latn-BA"/>
          </w:rPr>
          <w:t xml:space="preserve">ka </w:t>
        </w:r>
      </w:ins>
      <w:r>
        <w:rPr>
          <w:lang w:val="bs-Latn-BA"/>
        </w:rPr>
        <w:t>svim ostalim SP aplikacijama. Na taj način, i u slučaju greške u komunikaciji sa bilo kojom od njih, korisnik će biti uspješno odjavljen iz svih aplikacija gdje je to moguće, nezavisno od ostalih.</w:t>
      </w:r>
    </w:p>
    <w:p w14:paraId="27C051B9" w14:textId="77777777" w:rsidR="00E94ADE" w:rsidRDefault="00E94ADE">
      <w:pPr>
        <w:pStyle w:val="ListParagraph1"/>
        <w:spacing w:line="240" w:lineRule="auto"/>
        <w:contextualSpacing w:val="0"/>
        <w:jc w:val="both"/>
        <w:rPr>
          <w:lang w:val="bs-Latn-BA"/>
        </w:rPr>
        <w:pPrChange w:id="6008" w:author="Rajo" w:date="2018-06-17T15:18:00Z">
          <w:pPr>
            <w:pStyle w:val="ListParagraph1"/>
            <w:spacing w:line="240" w:lineRule="auto"/>
          </w:pPr>
        </w:pPrChange>
      </w:pPr>
    </w:p>
    <w:p w14:paraId="180BEAFE" w14:textId="7553BD28" w:rsidR="00F5398D" w:rsidRDefault="00CC5052">
      <w:pPr>
        <w:pStyle w:val="ListParagraph1"/>
        <w:numPr>
          <w:ilvl w:val="0"/>
          <w:numId w:val="38"/>
        </w:numPr>
        <w:spacing w:line="240" w:lineRule="auto"/>
        <w:jc w:val="both"/>
        <w:rPr>
          <w:ins w:id="6009" w:author="Rajo" w:date="2018-06-17T21:23:00Z"/>
          <w:lang w:val="bs-Latn-BA"/>
        </w:rPr>
      </w:pPr>
      <w:r>
        <w:rPr>
          <w:lang w:val="bs-Latn-BA"/>
        </w:rPr>
        <w:t xml:space="preserve">Na kraju, i sam </w:t>
      </w:r>
      <w:proofErr w:type="spellStart"/>
      <w:r>
        <w:rPr>
          <w:lang w:val="bs-Latn-BA"/>
        </w:rPr>
        <w:t>IdP</w:t>
      </w:r>
      <w:proofErr w:type="spellEnd"/>
      <w:r>
        <w:rPr>
          <w:lang w:val="bs-Latn-BA"/>
        </w:rPr>
        <w:t xml:space="preserve"> uništava sigurnosti kontekst vezan za tog korisnika, nakon čega je on uspješno odjavljen sa njega, kao i sa svih ostalih aplikacija koje su bile u stanju da uspješno prime i obrade zahtjev za odjavu. </w:t>
      </w:r>
    </w:p>
    <w:p w14:paraId="31611AF3" w14:textId="3FD6AD3F" w:rsidR="00E94ADE" w:rsidDel="00F73025" w:rsidRDefault="00E94ADE">
      <w:pPr>
        <w:rPr>
          <w:del w:id="6010" w:author="Rajo" w:date="2018-06-02T15:27:00Z"/>
          <w:lang w:val="bs-Latn-BA"/>
        </w:rPr>
        <w:pPrChange w:id="6011" w:author="Rajo" w:date="2018-06-17T21:23:00Z">
          <w:pPr>
            <w:pStyle w:val="ListParagraph1"/>
            <w:numPr>
              <w:numId w:val="38"/>
            </w:numPr>
            <w:spacing w:line="240" w:lineRule="auto"/>
            <w:ind w:hanging="360"/>
            <w:jc w:val="both"/>
          </w:pPr>
        </w:pPrChange>
      </w:pPr>
    </w:p>
    <w:p w14:paraId="1C42E260" w14:textId="77777777" w:rsidR="00E94ADE" w:rsidRPr="00F73025" w:rsidDel="00F73025" w:rsidRDefault="00E94ADE">
      <w:pPr>
        <w:rPr>
          <w:del w:id="6012" w:author="Rajo" w:date="2018-06-02T15:27:00Z"/>
          <w:lang w:val="bs-Latn-BA"/>
        </w:rPr>
        <w:pPrChange w:id="6013" w:author="Rajo" w:date="2018-06-17T21:23:00Z">
          <w:pPr>
            <w:pStyle w:val="ListParagraph1"/>
            <w:spacing w:line="240" w:lineRule="auto"/>
          </w:pPr>
        </w:pPrChange>
      </w:pPr>
    </w:p>
    <w:p w14:paraId="4CF33705" w14:textId="77777777" w:rsidR="00E94ADE" w:rsidRDefault="00E94ADE">
      <w:pPr>
        <w:rPr>
          <w:lang w:val="bs-Latn-BA"/>
        </w:rPr>
        <w:pPrChange w:id="6014" w:author="Rajo" w:date="2018-06-17T21:23:00Z">
          <w:pPr>
            <w:spacing w:line="240" w:lineRule="auto"/>
          </w:pPr>
        </w:pPrChange>
      </w:pPr>
    </w:p>
    <w:p w14:paraId="51BE74E7" w14:textId="587422F5" w:rsidR="009207A4" w:rsidRDefault="009207A4">
      <w:pPr>
        <w:pStyle w:val="Heading2"/>
        <w:rPr>
          <w:ins w:id="6015" w:author="Rajo" w:date="2018-06-17T21:23:00Z"/>
          <w:lang w:val="bs-Latn-BA"/>
        </w:rPr>
        <w:pPrChange w:id="6016" w:author="Rajo" w:date="2018-06-17T21:23:00Z">
          <w:pPr>
            <w:spacing w:line="240" w:lineRule="auto"/>
            <w:ind w:firstLine="360"/>
            <w:jc w:val="both"/>
          </w:pPr>
        </w:pPrChange>
      </w:pPr>
      <w:ins w:id="6017" w:author="Rajo" w:date="2018-06-17T21:23:00Z">
        <w:r>
          <w:rPr>
            <w:lang w:val="bs-Latn-BA"/>
          </w:rPr>
          <w:lastRenderedPageBreak/>
          <w:t>Poređenje sa postoj</w:t>
        </w:r>
        <w:r w:rsidR="00F5398D">
          <w:rPr>
            <w:lang w:val="bs-Latn-BA"/>
          </w:rPr>
          <w:t>ećim rješenjima</w:t>
        </w:r>
      </w:ins>
    </w:p>
    <w:p w14:paraId="3857C84D" w14:textId="6E6E089C" w:rsidR="00057AAC" w:rsidRDefault="00057AAC">
      <w:pPr>
        <w:spacing w:line="240" w:lineRule="auto"/>
        <w:ind w:firstLine="360"/>
        <w:jc w:val="both"/>
        <w:rPr>
          <w:ins w:id="6018" w:author="Rajo" w:date="2018-06-18T19:39:00Z"/>
          <w:lang w:val="bs-Latn-BA"/>
        </w:rPr>
      </w:pPr>
      <w:ins w:id="6019" w:author="Rajo" w:date="2018-06-18T19:22:00Z">
        <w:r>
          <w:rPr>
            <w:lang w:val="bs-Latn-BA"/>
          </w:rPr>
          <w:t>N</w:t>
        </w:r>
      </w:ins>
      <w:ins w:id="6020" w:author="Rajo" w:date="2018-06-18T19:23:00Z">
        <w:r>
          <w:rPr>
            <w:lang w:val="bs-Latn-BA"/>
          </w:rPr>
          <w:t xml:space="preserve">aredna </w:t>
        </w:r>
        <w:r w:rsidRPr="00057AAC">
          <w:rPr>
            <w:b/>
            <w:lang w:val="bs-Latn-BA"/>
            <w:rPrChange w:id="6021" w:author="Rajo" w:date="2018-06-18T19:25:00Z">
              <w:rPr>
                <w:lang w:val="bs-Latn-BA"/>
              </w:rPr>
            </w:rPrChange>
          </w:rPr>
          <w:t>Tabela 10.1</w:t>
        </w:r>
      </w:ins>
      <w:ins w:id="6022" w:author="Rajo" w:date="2018-06-18T19:36:00Z">
        <w:r w:rsidR="00E617B5">
          <w:rPr>
            <w:b/>
            <w:lang w:val="bs-Latn-BA"/>
          </w:rPr>
          <w:t>,</w:t>
        </w:r>
      </w:ins>
      <w:ins w:id="6023" w:author="Rajo" w:date="2018-06-18T19:23:00Z">
        <w:r w:rsidRPr="00057AAC">
          <w:rPr>
            <w:lang w:val="bs-Latn-BA"/>
            <w:rPrChange w:id="6024" w:author="Rajo" w:date="2018-06-18T19:27:00Z">
              <w:rPr>
                <w:lang w:val="bs-Latn-BA"/>
              </w:rPr>
            </w:rPrChange>
          </w:rPr>
          <w:t xml:space="preserve"> </w:t>
        </w:r>
        <w:r>
          <w:rPr>
            <w:lang w:val="bs-Latn-BA"/>
          </w:rPr>
          <w:t xml:space="preserve">predstavlja proširenje postojeće </w:t>
        </w:r>
        <w:r w:rsidRPr="00057AAC">
          <w:rPr>
            <w:b/>
            <w:lang w:val="bs-Latn-BA"/>
            <w:rPrChange w:id="6025" w:author="Rajo" w:date="2018-06-18T19:25:00Z">
              <w:rPr>
                <w:lang w:val="bs-Latn-BA"/>
              </w:rPr>
            </w:rPrChange>
          </w:rPr>
          <w:t>Tabele 9.2</w:t>
        </w:r>
      </w:ins>
      <w:ins w:id="6026" w:author="Rajo" w:date="2018-06-18T19:29:00Z">
        <w:r w:rsidR="00E7728E">
          <w:rPr>
            <w:lang w:val="bs-Latn-BA"/>
          </w:rPr>
          <w:t xml:space="preserve"> (</w:t>
        </w:r>
        <w:r w:rsidR="00E7728E" w:rsidRPr="00E7728E">
          <w:rPr>
            <w:b/>
            <w:lang w:val="bs-Latn-BA"/>
            <w:rPrChange w:id="6027" w:author="Rajo" w:date="2018-06-18T19:30:00Z">
              <w:rPr>
                <w:lang w:val="bs-Latn-BA"/>
              </w:rPr>
            </w:rPrChange>
          </w:rPr>
          <w:t>P</w:t>
        </w:r>
      </w:ins>
      <w:ins w:id="6028" w:author="Rajo" w:date="2018-06-18T19:25:00Z">
        <w:r w:rsidRPr="00E7728E">
          <w:rPr>
            <w:b/>
            <w:lang w:val="bs-Latn-BA"/>
            <w:rPrChange w:id="6029" w:author="Rajo" w:date="2018-06-18T19:30:00Z">
              <w:rPr>
                <w:lang w:val="bs-Latn-BA"/>
              </w:rPr>
            </w:rPrChange>
          </w:rPr>
          <w:t>aragraf 9.4</w:t>
        </w:r>
      </w:ins>
      <w:ins w:id="6030" w:author="Rajo" w:date="2018-06-18T19:29:00Z">
        <w:r w:rsidR="00E7728E">
          <w:rPr>
            <w:lang w:val="bs-Latn-BA"/>
          </w:rPr>
          <w:t>)</w:t>
        </w:r>
      </w:ins>
      <w:ins w:id="6031" w:author="Rajo" w:date="2018-06-18T19:25:00Z">
        <w:r>
          <w:rPr>
            <w:lang w:val="bs-Latn-BA"/>
          </w:rPr>
          <w:t xml:space="preserve"> </w:t>
        </w:r>
      </w:ins>
      <w:ins w:id="6032" w:author="Rajo" w:date="2018-06-18T19:32:00Z">
        <w:r w:rsidR="00E7728E">
          <w:rPr>
            <w:lang w:val="bs-Latn-BA"/>
          </w:rPr>
          <w:t xml:space="preserve">u kojoj su navedene osnovne karakteristike </w:t>
        </w:r>
      </w:ins>
      <w:ins w:id="6033" w:author="Rajo" w:date="2018-06-18T19:27:00Z">
        <w:r>
          <w:rPr>
            <w:lang w:val="bs-Latn-BA"/>
          </w:rPr>
          <w:t>izabranih</w:t>
        </w:r>
      </w:ins>
      <w:ins w:id="6034" w:author="Rajo" w:date="2018-06-18T19:36:00Z">
        <w:r w:rsidR="00595030">
          <w:rPr>
            <w:lang w:val="bs-Latn-BA"/>
          </w:rPr>
          <w:t xml:space="preserve"> po</w:t>
        </w:r>
      </w:ins>
      <w:ins w:id="6035" w:author="Rajo" w:date="2018-06-18T19:37:00Z">
        <w:r w:rsidR="00595030">
          <w:rPr>
            <w:lang w:val="bs-Latn-BA"/>
          </w:rPr>
          <w:t>stojećih</w:t>
        </w:r>
      </w:ins>
      <w:ins w:id="6036" w:author="Rajo" w:date="2018-06-18T19:26:00Z">
        <w:r>
          <w:rPr>
            <w:lang w:val="bs-Latn-BA"/>
          </w:rPr>
          <w:t xml:space="preserve"> SSO rješenja</w:t>
        </w:r>
      </w:ins>
      <w:ins w:id="6037" w:author="Rajo" w:date="2018-06-18T19:32:00Z">
        <w:r w:rsidR="00E7728E">
          <w:rPr>
            <w:lang w:val="bs-Latn-BA"/>
          </w:rPr>
          <w:t>, tako što s</w:t>
        </w:r>
      </w:ins>
      <w:ins w:id="6038" w:author="Rajo" w:date="2018-06-18T19:36:00Z">
        <w:r w:rsidR="00E617B5">
          <w:rPr>
            <w:lang w:val="bs-Latn-BA"/>
          </w:rPr>
          <w:t>e</w:t>
        </w:r>
      </w:ins>
      <w:ins w:id="6039" w:author="Rajo" w:date="2018-06-18T19:32:00Z">
        <w:r w:rsidR="00E7728E">
          <w:rPr>
            <w:lang w:val="bs-Latn-BA"/>
          </w:rPr>
          <w:t xml:space="preserve"> u njoj sada </w:t>
        </w:r>
      </w:ins>
      <w:ins w:id="6040" w:author="Rajo" w:date="2018-06-18T19:36:00Z">
        <w:r w:rsidR="00E617B5">
          <w:rPr>
            <w:lang w:val="bs-Latn-BA"/>
          </w:rPr>
          <w:t>nalaze</w:t>
        </w:r>
      </w:ins>
      <w:ins w:id="6041" w:author="Rajo" w:date="2018-06-18T19:33:00Z">
        <w:r w:rsidR="00E7728E">
          <w:rPr>
            <w:lang w:val="bs-Latn-BA"/>
          </w:rPr>
          <w:t xml:space="preserve"> </w:t>
        </w:r>
      </w:ins>
      <w:ins w:id="6042" w:author="Rajo" w:date="2018-06-18T19:35:00Z">
        <w:r w:rsidR="00E617B5">
          <w:rPr>
            <w:lang w:val="bs-Latn-BA"/>
          </w:rPr>
          <w:t xml:space="preserve">i </w:t>
        </w:r>
      </w:ins>
      <w:ins w:id="6043" w:author="Rajo" w:date="2018-06-18T19:33:00Z">
        <w:r w:rsidR="00E7728E">
          <w:rPr>
            <w:lang w:val="bs-Latn-BA"/>
          </w:rPr>
          <w:t xml:space="preserve">karakteristike </w:t>
        </w:r>
      </w:ins>
      <w:ins w:id="6044" w:author="Rajo" w:date="2018-06-18T19:34:00Z">
        <w:r w:rsidR="00E7728E">
          <w:rPr>
            <w:lang w:val="bs-Latn-BA"/>
          </w:rPr>
          <w:t>gore n</w:t>
        </w:r>
      </w:ins>
      <w:ins w:id="6045" w:author="Rajo" w:date="2018-06-18T19:35:00Z">
        <w:r w:rsidR="00E7728E">
          <w:rPr>
            <w:lang w:val="bs-Latn-BA"/>
          </w:rPr>
          <w:t xml:space="preserve">avedenog </w:t>
        </w:r>
      </w:ins>
      <w:ins w:id="6046" w:author="Rajo" w:date="2018-06-18T19:33:00Z">
        <w:r w:rsidR="00E7728E">
          <w:rPr>
            <w:lang w:val="bs-Latn-BA"/>
          </w:rPr>
          <w:t>i</w:t>
        </w:r>
      </w:ins>
      <w:ins w:id="6047" w:author="Rajo" w:date="2018-06-18T19:34:00Z">
        <w:r w:rsidR="00E7728E">
          <w:rPr>
            <w:lang w:val="bs-Latn-BA"/>
          </w:rPr>
          <w:t>mplementiranog rješenja</w:t>
        </w:r>
      </w:ins>
      <w:ins w:id="6048" w:author="Rajo" w:date="2018-06-18T19:35:00Z">
        <w:r w:rsidR="00E7728E">
          <w:rPr>
            <w:lang w:val="bs-Latn-BA"/>
          </w:rPr>
          <w:t>.</w:t>
        </w:r>
      </w:ins>
    </w:p>
    <w:p w14:paraId="0E4D4C53" w14:textId="77777777" w:rsidR="00E153F4" w:rsidRDefault="00E153F4" w:rsidP="00E153F4">
      <w:pPr>
        <w:spacing w:after="0" w:line="240" w:lineRule="auto"/>
        <w:ind w:firstLine="360"/>
        <w:jc w:val="both"/>
        <w:rPr>
          <w:ins w:id="6049" w:author="Rajo" w:date="2018-06-18T19:37:00Z"/>
          <w:lang w:val="bs-Latn-BA"/>
        </w:rPr>
        <w:pPrChange w:id="6050" w:author="Rajo" w:date="2018-06-18T19:40:00Z">
          <w:pPr>
            <w:spacing w:line="240" w:lineRule="auto"/>
            <w:ind w:firstLine="360"/>
            <w:jc w:val="both"/>
          </w:pPr>
        </w:pPrChange>
      </w:pPr>
    </w:p>
    <w:p w14:paraId="0207A86E" w14:textId="49CD9230" w:rsidR="00E153F4" w:rsidRDefault="00E153F4" w:rsidP="00E153F4">
      <w:pPr>
        <w:pStyle w:val="Caption"/>
        <w:keepNext/>
        <w:jc w:val="center"/>
        <w:rPr>
          <w:ins w:id="6051" w:author="Rajo" w:date="2018-06-18T19:39:00Z"/>
        </w:rPr>
        <w:pPrChange w:id="6052" w:author="Rajo" w:date="2018-06-18T19:39:00Z">
          <w:pPr/>
        </w:pPrChange>
      </w:pPr>
      <w:proofErr w:type="spellStart"/>
      <w:ins w:id="6053" w:author="Rajo" w:date="2018-06-18T19:39:00Z">
        <w:r>
          <w:t>Tabela</w:t>
        </w:r>
        <w:proofErr w:type="spellEnd"/>
        <w:r>
          <w:t xml:space="preserve"> </w:t>
        </w:r>
        <w:r>
          <w:fldChar w:fldCharType="begin"/>
        </w:r>
        <w:r>
          <w:instrText xml:space="preserve"> STYLEREF 1 \s </w:instrText>
        </w:r>
      </w:ins>
      <w:r>
        <w:fldChar w:fldCharType="separate"/>
      </w:r>
      <w:r>
        <w:rPr>
          <w:noProof/>
        </w:rPr>
        <w:t>10</w:t>
      </w:r>
      <w:ins w:id="6054" w:author="Rajo" w:date="2018-06-18T19:39:00Z">
        <w:r>
          <w:fldChar w:fldCharType="end"/>
        </w:r>
        <w:r>
          <w:t>.</w:t>
        </w:r>
        <w:r>
          <w:fldChar w:fldCharType="begin"/>
        </w:r>
        <w:r>
          <w:instrText xml:space="preserve"> SEQ Tabela \* ARABIC \s 1 </w:instrText>
        </w:r>
      </w:ins>
      <w:r>
        <w:fldChar w:fldCharType="separate"/>
      </w:r>
      <w:ins w:id="6055" w:author="Rajo" w:date="2018-06-18T19:39:00Z">
        <w:r>
          <w:rPr>
            <w:noProof/>
          </w:rPr>
          <w:t>1</w:t>
        </w:r>
        <w:r>
          <w:fldChar w:fldCharType="end"/>
        </w:r>
        <w:r w:rsidRPr="00E9032B">
          <w:t xml:space="preserve">- </w:t>
        </w:r>
        <w:proofErr w:type="spellStart"/>
        <w:r w:rsidRPr="00E9032B">
          <w:t>Uporedna</w:t>
        </w:r>
        <w:proofErr w:type="spellEnd"/>
        <w:r w:rsidRPr="00E9032B">
          <w:t xml:space="preserve"> </w:t>
        </w:r>
        <w:proofErr w:type="spellStart"/>
        <w:r w:rsidRPr="00E9032B">
          <w:t>analiza</w:t>
        </w:r>
        <w:proofErr w:type="spellEnd"/>
        <w:r w:rsidRPr="00E9032B">
          <w:t xml:space="preserve"> </w:t>
        </w:r>
        <w:proofErr w:type="spellStart"/>
        <w:r w:rsidRPr="00E9032B">
          <w:t>implementiranog</w:t>
        </w:r>
        <w:proofErr w:type="spellEnd"/>
        <w:r w:rsidRPr="00E9032B">
          <w:t xml:space="preserve"> </w:t>
        </w:r>
        <w:proofErr w:type="spellStart"/>
        <w:r w:rsidRPr="00E9032B">
          <w:t>rješenja</w:t>
        </w:r>
        <w:proofErr w:type="spellEnd"/>
        <w:r w:rsidRPr="00E9032B">
          <w:t xml:space="preserve"> </w:t>
        </w:r>
        <w:proofErr w:type="spellStart"/>
        <w:r w:rsidRPr="00E9032B">
          <w:t>sa</w:t>
        </w:r>
        <w:proofErr w:type="spellEnd"/>
        <w:r w:rsidRPr="00E9032B">
          <w:t xml:space="preserve"> </w:t>
        </w:r>
        <w:proofErr w:type="spellStart"/>
        <w:r w:rsidRPr="00E9032B">
          <w:t>postojećim</w:t>
        </w:r>
        <w:proofErr w:type="spellEnd"/>
      </w:ins>
    </w:p>
    <w:tbl>
      <w:tblPr>
        <w:tblStyle w:val="TableGrid"/>
        <w:tblW w:w="9576" w:type="dxa"/>
        <w:jc w:val="center"/>
        <w:tblLayout w:type="fixed"/>
        <w:tblLook w:val="04A0" w:firstRow="1" w:lastRow="0" w:firstColumn="1" w:lastColumn="0" w:noHBand="0" w:noVBand="1"/>
        <w:tblPrChange w:id="6056" w:author="Rajo" w:date="2018-06-18T19:41:00Z">
          <w:tblPr>
            <w:tblStyle w:val="TableGrid"/>
            <w:tblW w:w="9576" w:type="dxa"/>
            <w:tblLayout w:type="fixed"/>
            <w:tblLook w:val="04A0" w:firstRow="1" w:lastRow="0" w:firstColumn="1" w:lastColumn="0" w:noHBand="0" w:noVBand="1"/>
          </w:tblPr>
        </w:tblPrChange>
      </w:tblPr>
      <w:tblGrid>
        <w:gridCol w:w="828"/>
        <w:gridCol w:w="3060"/>
        <w:gridCol w:w="1152"/>
        <w:gridCol w:w="1458"/>
        <w:gridCol w:w="1440"/>
        <w:gridCol w:w="1638"/>
        <w:tblGridChange w:id="6057">
          <w:tblGrid>
            <w:gridCol w:w="828"/>
            <w:gridCol w:w="3060"/>
            <w:gridCol w:w="1152"/>
            <w:gridCol w:w="1458"/>
            <w:gridCol w:w="1440"/>
            <w:gridCol w:w="1638"/>
          </w:tblGrid>
        </w:tblGridChange>
      </w:tblGrid>
      <w:tr w:rsidR="0000531D" w14:paraId="4A81B96E" w14:textId="77777777" w:rsidTr="00DB3774">
        <w:trPr>
          <w:trHeight w:val="953"/>
          <w:jc w:val="center"/>
          <w:ins w:id="6058" w:author="Rajo" w:date="2018-06-18T19:37:00Z"/>
          <w:trPrChange w:id="6059" w:author="Rajo" w:date="2018-06-18T19:41:00Z">
            <w:trPr>
              <w:trHeight w:val="953"/>
            </w:trPr>
          </w:trPrChange>
        </w:trPr>
        <w:tc>
          <w:tcPr>
            <w:tcW w:w="3888" w:type="dxa"/>
            <w:gridSpan w:val="2"/>
            <w:shd w:val="clear" w:color="auto" w:fill="DBE5F1" w:themeFill="accent1" w:themeFillTint="33"/>
            <w:vAlign w:val="center"/>
            <w:tcPrChange w:id="6060" w:author="Rajo" w:date="2018-06-18T19:41:00Z">
              <w:tcPr>
                <w:tcW w:w="3888" w:type="dxa"/>
                <w:gridSpan w:val="2"/>
                <w:shd w:val="clear" w:color="auto" w:fill="DBE5F1" w:themeFill="accent1" w:themeFillTint="33"/>
                <w:vAlign w:val="center"/>
              </w:tcPr>
            </w:tcPrChange>
          </w:tcPr>
          <w:p w14:paraId="625F764F" w14:textId="77777777" w:rsidR="0000531D" w:rsidRDefault="0000531D" w:rsidP="00E153F4">
            <w:pPr>
              <w:jc w:val="center"/>
              <w:rPr>
                <w:ins w:id="6061" w:author="Rajo" w:date="2018-06-18T19:37:00Z"/>
                <w:rFonts w:asciiTheme="majorHAnsi" w:hAnsiTheme="majorHAnsi"/>
                <w:b/>
                <w:color w:val="365F91" w:themeColor="accent1" w:themeShade="BF"/>
                <w:lang w:val="bs-Latn-BA"/>
              </w:rPr>
              <w:pPrChange w:id="6062" w:author="Rajo" w:date="2018-06-18T19:40:00Z">
                <w:pPr>
                  <w:jc w:val="center"/>
                </w:pPr>
              </w:pPrChange>
            </w:pPr>
            <w:ins w:id="6063" w:author="Rajo" w:date="2018-06-18T19:37:00Z">
              <w:r>
                <w:rPr>
                  <w:rFonts w:asciiTheme="majorHAnsi" w:hAnsiTheme="majorHAnsi"/>
                  <w:b/>
                  <w:color w:val="365F91" w:themeColor="accent1" w:themeShade="BF"/>
                  <w:lang w:val="bs-Latn-BA"/>
                </w:rPr>
                <w:t>Karakteristika</w:t>
              </w:r>
            </w:ins>
          </w:p>
        </w:tc>
        <w:tc>
          <w:tcPr>
            <w:tcW w:w="1152" w:type="dxa"/>
            <w:shd w:val="clear" w:color="auto" w:fill="DBE5F1" w:themeFill="accent1" w:themeFillTint="33"/>
            <w:vAlign w:val="center"/>
            <w:tcPrChange w:id="6064" w:author="Rajo" w:date="2018-06-18T19:41:00Z">
              <w:tcPr>
                <w:tcW w:w="1152" w:type="dxa"/>
                <w:shd w:val="clear" w:color="auto" w:fill="DBE5F1" w:themeFill="accent1" w:themeFillTint="33"/>
                <w:vAlign w:val="center"/>
              </w:tcPr>
            </w:tcPrChange>
          </w:tcPr>
          <w:p w14:paraId="034AAB51" w14:textId="77777777" w:rsidR="0000531D" w:rsidRDefault="0000531D" w:rsidP="00E153F4">
            <w:pPr>
              <w:jc w:val="center"/>
              <w:rPr>
                <w:ins w:id="6065" w:author="Rajo" w:date="2018-06-18T19:37:00Z"/>
                <w:rFonts w:asciiTheme="majorHAnsi" w:hAnsiTheme="majorHAnsi"/>
                <w:b/>
                <w:color w:val="365F91" w:themeColor="accent1" w:themeShade="BF"/>
                <w:lang w:val="bs-Latn-BA"/>
              </w:rPr>
              <w:pPrChange w:id="6066" w:author="Rajo" w:date="2018-06-18T19:40:00Z">
                <w:pPr>
                  <w:jc w:val="center"/>
                </w:pPr>
              </w:pPrChange>
            </w:pPr>
            <w:proofErr w:type="spellStart"/>
            <w:ins w:id="6067" w:author="Rajo" w:date="2018-06-18T19:37:00Z">
              <w:r>
                <w:rPr>
                  <w:rFonts w:asciiTheme="majorHAnsi" w:hAnsiTheme="majorHAnsi"/>
                  <w:b/>
                  <w:color w:val="365F91" w:themeColor="accent1" w:themeShade="BF"/>
                  <w:lang w:val="bs-Latn-BA"/>
                </w:rPr>
                <w:t>Apereo</w:t>
              </w:r>
              <w:proofErr w:type="spellEnd"/>
              <w:r>
                <w:rPr>
                  <w:rFonts w:asciiTheme="majorHAnsi" w:hAnsiTheme="majorHAnsi"/>
                  <w:b/>
                  <w:color w:val="365F91" w:themeColor="accent1" w:themeShade="BF"/>
                  <w:lang w:val="bs-Latn-BA"/>
                </w:rPr>
                <w:t xml:space="preserve"> CAS</w:t>
              </w:r>
            </w:ins>
          </w:p>
        </w:tc>
        <w:tc>
          <w:tcPr>
            <w:tcW w:w="1458" w:type="dxa"/>
            <w:shd w:val="clear" w:color="auto" w:fill="DBE5F1" w:themeFill="accent1" w:themeFillTint="33"/>
            <w:vAlign w:val="center"/>
            <w:tcPrChange w:id="6068" w:author="Rajo" w:date="2018-06-18T19:41:00Z">
              <w:tcPr>
                <w:tcW w:w="1458" w:type="dxa"/>
                <w:shd w:val="clear" w:color="auto" w:fill="DBE5F1" w:themeFill="accent1" w:themeFillTint="33"/>
                <w:vAlign w:val="center"/>
              </w:tcPr>
            </w:tcPrChange>
          </w:tcPr>
          <w:p w14:paraId="629AE424" w14:textId="77777777" w:rsidR="0000531D" w:rsidRDefault="0000531D" w:rsidP="00E153F4">
            <w:pPr>
              <w:jc w:val="center"/>
              <w:rPr>
                <w:ins w:id="6069" w:author="Rajo" w:date="2018-06-18T19:37:00Z"/>
                <w:rFonts w:asciiTheme="majorHAnsi" w:hAnsiTheme="majorHAnsi"/>
                <w:b/>
                <w:color w:val="365F91" w:themeColor="accent1" w:themeShade="BF"/>
                <w:lang w:val="bs-Latn-BA"/>
              </w:rPr>
              <w:pPrChange w:id="6070" w:author="Rajo" w:date="2018-06-18T19:40:00Z">
                <w:pPr>
                  <w:jc w:val="center"/>
                </w:pPr>
              </w:pPrChange>
            </w:pPr>
            <w:proofErr w:type="spellStart"/>
            <w:ins w:id="6071" w:author="Rajo" w:date="2018-06-18T19:37:00Z">
              <w:r>
                <w:rPr>
                  <w:rFonts w:asciiTheme="majorHAnsi" w:hAnsiTheme="majorHAnsi"/>
                  <w:b/>
                  <w:color w:val="365F91" w:themeColor="accent1" w:themeShade="BF"/>
                  <w:lang w:val="bs-Latn-BA"/>
                </w:rPr>
                <w:t>Shibboleth</w:t>
              </w:r>
              <w:proofErr w:type="spellEnd"/>
            </w:ins>
          </w:p>
        </w:tc>
        <w:tc>
          <w:tcPr>
            <w:tcW w:w="1440" w:type="dxa"/>
            <w:shd w:val="clear" w:color="auto" w:fill="DBE5F1" w:themeFill="accent1" w:themeFillTint="33"/>
            <w:vAlign w:val="center"/>
            <w:tcPrChange w:id="6072" w:author="Rajo" w:date="2018-06-18T19:41:00Z">
              <w:tcPr>
                <w:tcW w:w="1440" w:type="dxa"/>
                <w:shd w:val="clear" w:color="auto" w:fill="DBE5F1" w:themeFill="accent1" w:themeFillTint="33"/>
                <w:vAlign w:val="center"/>
              </w:tcPr>
            </w:tcPrChange>
          </w:tcPr>
          <w:p w14:paraId="6B2F2F3D" w14:textId="77777777" w:rsidR="0000531D" w:rsidRDefault="0000531D" w:rsidP="00E153F4">
            <w:pPr>
              <w:jc w:val="center"/>
              <w:rPr>
                <w:ins w:id="6073" w:author="Rajo" w:date="2018-06-18T19:37:00Z"/>
                <w:rFonts w:asciiTheme="majorHAnsi" w:hAnsiTheme="majorHAnsi"/>
                <w:b/>
                <w:color w:val="365F91" w:themeColor="accent1" w:themeShade="BF"/>
                <w:lang w:val="bs-Latn-BA"/>
              </w:rPr>
              <w:pPrChange w:id="6074" w:author="Rajo" w:date="2018-06-18T19:40:00Z">
                <w:pPr>
                  <w:jc w:val="center"/>
                </w:pPr>
              </w:pPrChange>
            </w:pPr>
            <w:ins w:id="6075" w:author="Rajo" w:date="2018-06-18T19:37:00Z">
              <w:r>
                <w:rPr>
                  <w:rFonts w:asciiTheme="majorHAnsi" w:hAnsiTheme="majorHAnsi"/>
                  <w:b/>
                  <w:color w:val="365F91" w:themeColor="accent1" w:themeShade="BF"/>
                  <w:lang w:val="bs-Latn-BA"/>
                </w:rPr>
                <w:t xml:space="preserve">WSO2 </w:t>
              </w:r>
              <w:proofErr w:type="spellStart"/>
              <w:r>
                <w:rPr>
                  <w:rFonts w:asciiTheme="majorHAnsi" w:hAnsiTheme="majorHAnsi"/>
                  <w:b/>
                  <w:color w:val="365F91" w:themeColor="accent1" w:themeShade="BF"/>
                  <w:lang w:val="bs-Latn-BA"/>
                </w:rPr>
                <w:t>Identity</w:t>
              </w:r>
              <w:proofErr w:type="spellEnd"/>
              <w:r>
                <w:rPr>
                  <w:rFonts w:asciiTheme="majorHAnsi" w:hAnsiTheme="majorHAnsi"/>
                  <w:b/>
                  <w:color w:val="365F91" w:themeColor="accent1" w:themeShade="BF"/>
                  <w:lang w:val="bs-Latn-BA"/>
                </w:rPr>
                <w:t xml:space="preserve"> Server</w:t>
              </w:r>
            </w:ins>
          </w:p>
        </w:tc>
        <w:tc>
          <w:tcPr>
            <w:tcW w:w="1638" w:type="dxa"/>
            <w:shd w:val="clear" w:color="auto" w:fill="C2D69B" w:themeFill="accent3" w:themeFillTint="99"/>
            <w:vAlign w:val="center"/>
            <w:tcPrChange w:id="6076" w:author="Rajo" w:date="2018-06-18T19:41:00Z">
              <w:tcPr>
                <w:tcW w:w="1638" w:type="dxa"/>
                <w:shd w:val="clear" w:color="auto" w:fill="DBE5F1" w:themeFill="accent1" w:themeFillTint="33"/>
                <w:vAlign w:val="center"/>
              </w:tcPr>
            </w:tcPrChange>
          </w:tcPr>
          <w:p w14:paraId="0C34392A" w14:textId="77777777" w:rsidR="0000531D" w:rsidRDefault="0000531D" w:rsidP="00E153F4">
            <w:pPr>
              <w:jc w:val="center"/>
              <w:rPr>
                <w:ins w:id="6077" w:author="Rajo" w:date="2018-06-18T19:37:00Z"/>
                <w:rFonts w:asciiTheme="majorHAnsi" w:hAnsiTheme="majorHAnsi"/>
                <w:b/>
                <w:color w:val="365F91" w:themeColor="accent1" w:themeShade="BF"/>
                <w:lang w:val="bs-Latn-BA"/>
              </w:rPr>
              <w:pPrChange w:id="6078" w:author="Rajo" w:date="2018-06-18T19:40:00Z">
                <w:pPr>
                  <w:jc w:val="center"/>
                </w:pPr>
              </w:pPrChange>
            </w:pPr>
            <w:proofErr w:type="spellStart"/>
            <w:ins w:id="6079" w:author="Rajo" w:date="2018-06-18T19:37:00Z">
              <w:r>
                <w:rPr>
                  <w:rFonts w:asciiTheme="majorHAnsi" w:hAnsiTheme="majorHAnsi"/>
                  <w:b/>
                  <w:color w:val="365F91" w:themeColor="accent1" w:themeShade="BF"/>
                  <w:lang w:val="bs-Latn-BA"/>
                </w:rPr>
                <w:t>Impl</w:t>
              </w:r>
              <w:proofErr w:type="spellEnd"/>
              <w:r>
                <w:rPr>
                  <w:rFonts w:asciiTheme="majorHAnsi" w:hAnsiTheme="majorHAnsi"/>
                  <w:b/>
                  <w:color w:val="365F91" w:themeColor="accent1" w:themeShade="BF"/>
                  <w:lang w:val="bs-Latn-BA"/>
                </w:rPr>
                <w:t>. rješenje</w:t>
              </w:r>
            </w:ins>
          </w:p>
        </w:tc>
      </w:tr>
      <w:tr w:rsidR="0000531D" w14:paraId="46531D5A" w14:textId="77777777" w:rsidTr="00DB3774">
        <w:trPr>
          <w:jc w:val="center"/>
          <w:ins w:id="6080" w:author="Rajo" w:date="2018-06-18T19:37:00Z"/>
        </w:trPr>
        <w:tc>
          <w:tcPr>
            <w:tcW w:w="828" w:type="dxa"/>
            <w:vMerge w:val="restart"/>
            <w:textDirection w:val="btLr"/>
            <w:vAlign w:val="center"/>
            <w:tcPrChange w:id="6081" w:author="Rajo" w:date="2018-06-18T19:41:00Z">
              <w:tcPr>
                <w:tcW w:w="828" w:type="dxa"/>
                <w:vMerge w:val="restart"/>
                <w:textDirection w:val="btLr"/>
                <w:vAlign w:val="center"/>
              </w:tcPr>
            </w:tcPrChange>
          </w:tcPr>
          <w:p w14:paraId="6DB37B23" w14:textId="77777777" w:rsidR="0000531D" w:rsidRDefault="0000531D" w:rsidP="00E153F4">
            <w:pPr>
              <w:ind w:left="113" w:right="113"/>
              <w:jc w:val="center"/>
              <w:rPr>
                <w:ins w:id="6082" w:author="Rajo" w:date="2018-06-18T19:37:00Z"/>
                <w:rFonts w:asciiTheme="majorHAnsi" w:hAnsiTheme="majorHAnsi"/>
                <w:b/>
                <w:color w:val="365F91" w:themeColor="accent1" w:themeShade="BF"/>
                <w:lang w:val="bs-Latn-BA"/>
              </w:rPr>
              <w:pPrChange w:id="6083" w:author="Rajo" w:date="2018-06-18T19:40:00Z">
                <w:pPr>
                  <w:ind w:left="113" w:right="113"/>
                  <w:jc w:val="center"/>
                </w:pPr>
              </w:pPrChange>
            </w:pPr>
            <w:ins w:id="6084" w:author="Rajo" w:date="2018-06-18T19:37:00Z">
              <w:r>
                <w:rPr>
                  <w:rFonts w:asciiTheme="majorHAnsi" w:hAnsiTheme="majorHAnsi"/>
                  <w:b/>
                  <w:color w:val="365F91" w:themeColor="accent1" w:themeShade="BF"/>
                  <w:lang w:val="bs-Latn-BA"/>
                </w:rPr>
                <w:t>Podržani protokoli</w:t>
              </w:r>
            </w:ins>
          </w:p>
        </w:tc>
        <w:tc>
          <w:tcPr>
            <w:tcW w:w="3060" w:type="dxa"/>
            <w:vAlign w:val="center"/>
            <w:tcPrChange w:id="6085" w:author="Rajo" w:date="2018-06-18T19:41:00Z">
              <w:tcPr>
                <w:tcW w:w="3060" w:type="dxa"/>
                <w:vAlign w:val="center"/>
              </w:tcPr>
            </w:tcPrChange>
          </w:tcPr>
          <w:p w14:paraId="1987E72D" w14:textId="77777777" w:rsidR="0000531D" w:rsidRDefault="0000531D" w:rsidP="00E153F4">
            <w:pPr>
              <w:rPr>
                <w:ins w:id="6086" w:author="Rajo" w:date="2018-06-18T19:37:00Z"/>
                <w:lang w:val="bs-Latn-BA"/>
              </w:rPr>
              <w:pPrChange w:id="6087" w:author="Rajo" w:date="2018-06-18T19:40:00Z">
                <w:pPr/>
              </w:pPrChange>
            </w:pPr>
            <w:ins w:id="6088" w:author="Rajo" w:date="2018-06-18T19:37:00Z">
              <w:r>
                <w:rPr>
                  <w:lang w:val="bs-Latn-BA"/>
                </w:rPr>
                <w:t>SAML</w:t>
              </w:r>
            </w:ins>
          </w:p>
        </w:tc>
        <w:tc>
          <w:tcPr>
            <w:tcW w:w="1152" w:type="dxa"/>
            <w:vAlign w:val="center"/>
            <w:tcPrChange w:id="6089" w:author="Rajo" w:date="2018-06-18T19:41:00Z">
              <w:tcPr>
                <w:tcW w:w="1152" w:type="dxa"/>
                <w:vAlign w:val="center"/>
              </w:tcPr>
            </w:tcPrChange>
          </w:tcPr>
          <w:p w14:paraId="0DBC6DC3" w14:textId="77777777" w:rsidR="0000531D" w:rsidRDefault="0000531D" w:rsidP="00E153F4">
            <w:pPr>
              <w:jc w:val="center"/>
              <w:rPr>
                <w:ins w:id="6090" w:author="Rajo" w:date="2018-06-18T19:37:00Z"/>
                <w:lang w:val="bs-Latn-BA"/>
              </w:rPr>
              <w:pPrChange w:id="6091" w:author="Rajo" w:date="2018-06-18T19:40:00Z">
                <w:pPr>
                  <w:jc w:val="center"/>
                </w:pPr>
              </w:pPrChange>
            </w:pPr>
            <w:ins w:id="6092" w:author="Rajo" w:date="2018-06-18T19:37:00Z">
              <w:r>
                <w:rPr>
                  <w:lang w:val="bs-Latn-BA"/>
                </w:rPr>
                <w:sym w:font="Wingdings" w:char="F0FC"/>
              </w:r>
            </w:ins>
          </w:p>
        </w:tc>
        <w:tc>
          <w:tcPr>
            <w:tcW w:w="1458" w:type="dxa"/>
            <w:vAlign w:val="center"/>
            <w:tcPrChange w:id="6093" w:author="Rajo" w:date="2018-06-18T19:41:00Z">
              <w:tcPr>
                <w:tcW w:w="1458" w:type="dxa"/>
                <w:vAlign w:val="center"/>
              </w:tcPr>
            </w:tcPrChange>
          </w:tcPr>
          <w:p w14:paraId="10CB7F1A" w14:textId="77777777" w:rsidR="0000531D" w:rsidRDefault="0000531D" w:rsidP="00E153F4">
            <w:pPr>
              <w:jc w:val="center"/>
              <w:rPr>
                <w:ins w:id="6094" w:author="Rajo" w:date="2018-06-18T19:37:00Z"/>
                <w:lang w:val="bs-Latn-BA"/>
              </w:rPr>
              <w:pPrChange w:id="6095" w:author="Rajo" w:date="2018-06-18T19:40:00Z">
                <w:pPr>
                  <w:jc w:val="center"/>
                </w:pPr>
              </w:pPrChange>
            </w:pPr>
            <w:ins w:id="6096" w:author="Rajo" w:date="2018-06-18T19:37:00Z">
              <w:r>
                <w:rPr>
                  <w:lang w:val="bs-Latn-BA"/>
                </w:rPr>
                <w:sym w:font="Wingdings" w:char="F0FC"/>
              </w:r>
            </w:ins>
          </w:p>
        </w:tc>
        <w:tc>
          <w:tcPr>
            <w:tcW w:w="1440" w:type="dxa"/>
            <w:vAlign w:val="center"/>
            <w:tcPrChange w:id="6097" w:author="Rajo" w:date="2018-06-18T19:41:00Z">
              <w:tcPr>
                <w:tcW w:w="1440" w:type="dxa"/>
                <w:vAlign w:val="center"/>
              </w:tcPr>
            </w:tcPrChange>
          </w:tcPr>
          <w:p w14:paraId="69D7B0D4" w14:textId="77777777" w:rsidR="0000531D" w:rsidRDefault="0000531D" w:rsidP="00E153F4">
            <w:pPr>
              <w:jc w:val="center"/>
              <w:rPr>
                <w:ins w:id="6098" w:author="Rajo" w:date="2018-06-18T19:37:00Z"/>
                <w:lang w:val="bs-Latn-BA"/>
              </w:rPr>
              <w:pPrChange w:id="6099" w:author="Rajo" w:date="2018-06-18T19:40:00Z">
                <w:pPr>
                  <w:jc w:val="center"/>
                </w:pPr>
              </w:pPrChange>
            </w:pPr>
            <w:ins w:id="6100" w:author="Rajo" w:date="2018-06-18T19:37:00Z">
              <w:r>
                <w:rPr>
                  <w:lang w:val="bs-Latn-BA"/>
                </w:rPr>
                <w:sym w:font="Wingdings" w:char="F0FC"/>
              </w:r>
            </w:ins>
          </w:p>
        </w:tc>
        <w:tc>
          <w:tcPr>
            <w:tcW w:w="1638" w:type="dxa"/>
            <w:shd w:val="clear" w:color="auto" w:fill="EAF1DD" w:themeFill="accent3" w:themeFillTint="33"/>
            <w:vAlign w:val="center"/>
            <w:tcPrChange w:id="6101" w:author="Rajo" w:date="2018-06-18T19:41:00Z">
              <w:tcPr>
                <w:tcW w:w="1638" w:type="dxa"/>
                <w:vAlign w:val="center"/>
              </w:tcPr>
            </w:tcPrChange>
          </w:tcPr>
          <w:p w14:paraId="12A7B18D" w14:textId="77777777" w:rsidR="0000531D" w:rsidRDefault="0000531D" w:rsidP="00E153F4">
            <w:pPr>
              <w:jc w:val="center"/>
              <w:rPr>
                <w:ins w:id="6102" w:author="Rajo" w:date="2018-06-18T19:37:00Z"/>
                <w:lang w:val="bs-Latn-BA"/>
              </w:rPr>
              <w:pPrChange w:id="6103" w:author="Rajo" w:date="2018-06-18T19:40:00Z">
                <w:pPr>
                  <w:jc w:val="center"/>
                </w:pPr>
              </w:pPrChange>
            </w:pPr>
            <w:ins w:id="6104" w:author="Rajo" w:date="2018-06-18T19:37:00Z">
              <w:r>
                <w:rPr>
                  <w:lang w:val="bs-Latn-BA"/>
                </w:rPr>
                <w:sym w:font="Wingdings" w:char="F0FC"/>
              </w:r>
            </w:ins>
          </w:p>
        </w:tc>
      </w:tr>
      <w:tr w:rsidR="0000531D" w14:paraId="4FBBD7EB" w14:textId="77777777" w:rsidTr="00DB3774">
        <w:trPr>
          <w:jc w:val="center"/>
          <w:ins w:id="6105" w:author="Rajo" w:date="2018-06-18T19:37:00Z"/>
        </w:trPr>
        <w:tc>
          <w:tcPr>
            <w:tcW w:w="828" w:type="dxa"/>
            <w:vMerge/>
            <w:vAlign w:val="center"/>
            <w:tcPrChange w:id="6106" w:author="Rajo" w:date="2018-06-18T19:41:00Z">
              <w:tcPr>
                <w:tcW w:w="828" w:type="dxa"/>
                <w:vMerge/>
                <w:vAlign w:val="center"/>
              </w:tcPr>
            </w:tcPrChange>
          </w:tcPr>
          <w:p w14:paraId="7D99E932" w14:textId="77777777" w:rsidR="0000531D" w:rsidRDefault="0000531D" w:rsidP="00E153F4">
            <w:pPr>
              <w:rPr>
                <w:ins w:id="6107" w:author="Rajo" w:date="2018-06-18T19:37:00Z"/>
                <w:lang w:val="bs-Latn-BA"/>
              </w:rPr>
              <w:pPrChange w:id="6108" w:author="Rajo" w:date="2018-06-18T19:40:00Z">
                <w:pPr/>
              </w:pPrChange>
            </w:pPr>
          </w:p>
        </w:tc>
        <w:tc>
          <w:tcPr>
            <w:tcW w:w="3060" w:type="dxa"/>
            <w:vAlign w:val="center"/>
            <w:tcPrChange w:id="6109" w:author="Rajo" w:date="2018-06-18T19:41:00Z">
              <w:tcPr>
                <w:tcW w:w="3060" w:type="dxa"/>
                <w:vAlign w:val="center"/>
              </w:tcPr>
            </w:tcPrChange>
          </w:tcPr>
          <w:p w14:paraId="14942BC3" w14:textId="77777777" w:rsidR="0000531D" w:rsidRDefault="0000531D" w:rsidP="00E153F4">
            <w:pPr>
              <w:rPr>
                <w:ins w:id="6110" w:author="Rajo" w:date="2018-06-18T19:37:00Z"/>
                <w:lang w:val="bs-Latn-BA"/>
              </w:rPr>
              <w:pPrChange w:id="6111" w:author="Rajo" w:date="2018-06-18T19:40:00Z">
                <w:pPr/>
              </w:pPrChange>
            </w:pPr>
            <w:ins w:id="6112" w:author="Rajo" w:date="2018-06-18T19:37:00Z">
              <w:r>
                <w:rPr>
                  <w:lang w:val="bs-Latn-BA"/>
                </w:rPr>
                <w:t>CAS</w:t>
              </w:r>
            </w:ins>
          </w:p>
        </w:tc>
        <w:tc>
          <w:tcPr>
            <w:tcW w:w="1152" w:type="dxa"/>
            <w:vAlign w:val="center"/>
            <w:tcPrChange w:id="6113" w:author="Rajo" w:date="2018-06-18T19:41:00Z">
              <w:tcPr>
                <w:tcW w:w="1152" w:type="dxa"/>
                <w:vAlign w:val="center"/>
              </w:tcPr>
            </w:tcPrChange>
          </w:tcPr>
          <w:p w14:paraId="135F906A" w14:textId="77777777" w:rsidR="0000531D" w:rsidRDefault="0000531D" w:rsidP="00E153F4">
            <w:pPr>
              <w:jc w:val="center"/>
              <w:rPr>
                <w:ins w:id="6114" w:author="Rajo" w:date="2018-06-18T19:37:00Z"/>
                <w:lang w:val="bs-Latn-BA"/>
              </w:rPr>
              <w:pPrChange w:id="6115" w:author="Rajo" w:date="2018-06-18T19:40:00Z">
                <w:pPr>
                  <w:jc w:val="center"/>
                </w:pPr>
              </w:pPrChange>
            </w:pPr>
            <w:ins w:id="6116" w:author="Rajo" w:date="2018-06-18T19:37:00Z">
              <w:r>
                <w:rPr>
                  <w:lang w:val="bs-Latn-BA"/>
                </w:rPr>
                <w:sym w:font="Wingdings" w:char="F0FC"/>
              </w:r>
            </w:ins>
          </w:p>
        </w:tc>
        <w:tc>
          <w:tcPr>
            <w:tcW w:w="1458" w:type="dxa"/>
            <w:vAlign w:val="center"/>
            <w:tcPrChange w:id="6117" w:author="Rajo" w:date="2018-06-18T19:41:00Z">
              <w:tcPr>
                <w:tcW w:w="1458" w:type="dxa"/>
                <w:vAlign w:val="center"/>
              </w:tcPr>
            </w:tcPrChange>
          </w:tcPr>
          <w:p w14:paraId="5433EB4D" w14:textId="77777777" w:rsidR="0000531D" w:rsidRDefault="0000531D" w:rsidP="00E153F4">
            <w:pPr>
              <w:jc w:val="center"/>
              <w:rPr>
                <w:ins w:id="6118" w:author="Rajo" w:date="2018-06-18T19:37:00Z"/>
                <w:lang w:val="bs-Latn-BA"/>
              </w:rPr>
              <w:pPrChange w:id="6119" w:author="Rajo" w:date="2018-06-18T19:40:00Z">
                <w:pPr>
                  <w:jc w:val="center"/>
                </w:pPr>
              </w:pPrChange>
            </w:pPr>
            <w:ins w:id="6120" w:author="Rajo" w:date="2018-06-18T19:37:00Z">
              <w:r>
                <w:rPr>
                  <w:lang w:val="bs-Latn-BA"/>
                </w:rPr>
                <w:sym w:font="Wingdings" w:char="F0FC"/>
              </w:r>
            </w:ins>
          </w:p>
        </w:tc>
        <w:tc>
          <w:tcPr>
            <w:tcW w:w="1440" w:type="dxa"/>
            <w:vAlign w:val="center"/>
            <w:tcPrChange w:id="6121" w:author="Rajo" w:date="2018-06-18T19:41:00Z">
              <w:tcPr>
                <w:tcW w:w="1440" w:type="dxa"/>
                <w:vAlign w:val="center"/>
              </w:tcPr>
            </w:tcPrChange>
          </w:tcPr>
          <w:p w14:paraId="66D6DD09" w14:textId="77777777" w:rsidR="0000531D" w:rsidRDefault="0000531D" w:rsidP="00E153F4">
            <w:pPr>
              <w:jc w:val="center"/>
              <w:rPr>
                <w:ins w:id="6122" w:author="Rajo" w:date="2018-06-18T19:37:00Z"/>
                <w:lang w:val="bs-Latn-BA"/>
              </w:rPr>
              <w:pPrChange w:id="6123" w:author="Rajo" w:date="2018-06-18T19:40:00Z">
                <w:pPr>
                  <w:jc w:val="center"/>
                </w:pPr>
              </w:pPrChange>
            </w:pPr>
            <w:ins w:id="6124" w:author="Rajo" w:date="2018-06-18T19:37:00Z">
              <w:r>
                <w:rPr>
                  <w:lang w:val="bs-Latn-BA"/>
                </w:rPr>
                <w:sym w:font="Wingdings" w:char="F0FC"/>
              </w:r>
            </w:ins>
          </w:p>
        </w:tc>
        <w:tc>
          <w:tcPr>
            <w:tcW w:w="1638" w:type="dxa"/>
            <w:shd w:val="clear" w:color="auto" w:fill="EAF1DD" w:themeFill="accent3" w:themeFillTint="33"/>
            <w:vAlign w:val="center"/>
            <w:tcPrChange w:id="6125" w:author="Rajo" w:date="2018-06-18T19:41:00Z">
              <w:tcPr>
                <w:tcW w:w="1638" w:type="dxa"/>
                <w:vAlign w:val="center"/>
              </w:tcPr>
            </w:tcPrChange>
          </w:tcPr>
          <w:p w14:paraId="5BEA89F8" w14:textId="77777777" w:rsidR="0000531D" w:rsidRDefault="0000531D" w:rsidP="00E153F4">
            <w:pPr>
              <w:jc w:val="center"/>
              <w:rPr>
                <w:ins w:id="6126" w:author="Rajo" w:date="2018-06-18T19:37:00Z"/>
                <w:lang w:val="bs-Latn-BA"/>
              </w:rPr>
              <w:pPrChange w:id="6127" w:author="Rajo" w:date="2018-06-18T19:40:00Z">
                <w:pPr>
                  <w:jc w:val="center"/>
                </w:pPr>
              </w:pPrChange>
            </w:pPr>
          </w:p>
        </w:tc>
      </w:tr>
      <w:tr w:rsidR="0000531D" w14:paraId="40BC39DF" w14:textId="77777777" w:rsidTr="00DB3774">
        <w:trPr>
          <w:jc w:val="center"/>
          <w:ins w:id="6128" w:author="Rajo" w:date="2018-06-18T19:37:00Z"/>
        </w:trPr>
        <w:tc>
          <w:tcPr>
            <w:tcW w:w="828" w:type="dxa"/>
            <w:vMerge/>
            <w:vAlign w:val="center"/>
            <w:tcPrChange w:id="6129" w:author="Rajo" w:date="2018-06-18T19:41:00Z">
              <w:tcPr>
                <w:tcW w:w="828" w:type="dxa"/>
                <w:vMerge/>
                <w:vAlign w:val="center"/>
              </w:tcPr>
            </w:tcPrChange>
          </w:tcPr>
          <w:p w14:paraId="745730A1" w14:textId="77777777" w:rsidR="0000531D" w:rsidRDefault="0000531D" w:rsidP="00E153F4">
            <w:pPr>
              <w:rPr>
                <w:ins w:id="6130" w:author="Rajo" w:date="2018-06-18T19:37:00Z"/>
                <w:lang w:val="bs-Latn-BA"/>
              </w:rPr>
              <w:pPrChange w:id="6131" w:author="Rajo" w:date="2018-06-18T19:40:00Z">
                <w:pPr/>
              </w:pPrChange>
            </w:pPr>
          </w:p>
        </w:tc>
        <w:tc>
          <w:tcPr>
            <w:tcW w:w="3060" w:type="dxa"/>
            <w:vAlign w:val="center"/>
            <w:tcPrChange w:id="6132" w:author="Rajo" w:date="2018-06-18T19:41:00Z">
              <w:tcPr>
                <w:tcW w:w="3060" w:type="dxa"/>
                <w:vAlign w:val="center"/>
              </w:tcPr>
            </w:tcPrChange>
          </w:tcPr>
          <w:p w14:paraId="4FF17DA8" w14:textId="77777777" w:rsidR="0000531D" w:rsidRDefault="0000531D" w:rsidP="00E153F4">
            <w:pPr>
              <w:rPr>
                <w:ins w:id="6133" w:author="Rajo" w:date="2018-06-18T19:37:00Z"/>
                <w:lang w:val="bs-Latn-BA"/>
              </w:rPr>
              <w:pPrChange w:id="6134" w:author="Rajo" w:date="2018-06-18T19:40:00Z">
                <w:pPr/>
              </w:pPrChange>
            </w:pPr>
            <w:proofErr w:type="spellStart"/>
            <w:ins w:id="6135" w:author="Rajo" w:date="2018-06-18T19:37:00Z">
              <w:r>
                <w:rPr>
                  <w:lang w:val="bs-Latn-BA"/>
                </w:rPr>
                <w:t>OpenID</w:t>
              </w:r>
              <w:proofErr w:type="spellEnd"/>
            </w:ins>
          </w:p>
        </w:tc>
        <w:tc>
          <w:tcPr>
            <w:tcW w:w="1152" w:type="dxa"/>
            <w:vAlign w:val="center"/>
            <w:tcPrChange w:id="6136" w:author="Rajo" w:date="2018-06-18T19:41:00Z">
              <w:tcPr>
                <w:tcW w:w="1152" w:type="dxa"/>
                <w:vAlign w:val="center"/>
              </w:tcPr>
            </w:tcPrChange>
          </w:tcPr>
          <w:p w14:paraId="7E6E88E5" w14:textId="77777777" w:rsidR="0000531D" w:rsidRDefault="0000531D" w:rsidP="00E153F4">
            <w:pPr>
              <w:jc w:val="center"/>
              <w:rPr>
                <w:ins w:id="6137" w:author="Rajo" w:date="2018-06-18T19:37:00Z"/>
                <w:lang w:val="bs-Latn-BA"/>
              </w:rPr>
              <w:pPrChange w:id="6138" w:author="Rajo" w:date="2018-06-18T19:40:00Z">
                <w:pPr>
                  <w:jc w:val="center"/>
                </w:pPr>
              </w:pPrChange>
            </w:pPr>
            <w:ins w:id="6139" w:author="Rajo" w:date="2018-06-18T19:37:00Z">
              <w:r>
                <w:rPr>
                  <w:lang w:val="bs-Latn-BA"/>
                </w:rPr>
                <w:sym w:font="Wingdings" w:char="F0FC"/>
              </w:r>
            </w:ins>
          </w:p>
        </w:tc>
        <w:tc>
          <w:tcPr>
            <w:tcW w:w="1458" w:type="dxa"/>
            <w:vAlign w:val="center"/>
            <w:tcPrChange w:id="6140" w:author="Rajo" w:date="2018-06-18T19:41:00Z">
              <w:tcPr>
                <w:tcW w:w="1458" w:type="dxa"/>
                <w:vAlign w:val="center"/>
              </w:tcPr>
            </w:tcPrChange>
          </w:tcPr>
          <w:p w14:paraId="7186A47C" w14:textId="77777777" w:rsidR="0000531D" w:rsidRDefault="0000531D" w:rsidP="00E153F4">
            <w:pPr>
              <w:jc w:val="center"/>
              <w:rPr>
                <w:ins w:id="6141" w:author="Rajo" w:date="2018-06-18T19:37:00Z"/>
                <w:lang w:val="bs-Latn-BA"/>
              </w:rPr>
              <w:pPrChange w:id="6142" w:author="Rajo" w:date="2018-06-18T19:40:00Z">
                <w:pPr>
                  <w:jc w:val="center"/>
                </w:pPr>
              </w:pPrChange>
            </w:pPr>
          </w:p>
        </w:tc>
        <w:tc>
          <w:tcPr>
            <w:tcW w:w="1440" w:type="dxa"/>
            <w:vAlign w:val="center"/>
            <w:tcPrChange w:id="6143" w:author="Rajo" w:date="2018-06-18T19:41:00Z">
              <w:tcPr>
                <w:tcW w:w="1440" w:type="dxa"/>
                <w:vAlign w:val="center"/>
              </w:tcPr>
            </w:tcPrChange>
          </w:tcPr>
          <w:p w14:paraId="55612D72" w14:textId="77777777" w:rsidR="0000531D" w:rsidRDefault="0000531D" w:rsidP="00E153F4">
            <w:pPr>
              <w:jc w:val="center"/>
              <w:rPr>
                <w:ins w:id="6144" w:author="Rajo" w:date="2018-06-18T19:37:00Z"/>
                <w:lang w:val="bs-Latn-BA"/>
              </w:rPr>
              <w:pPrChange w:id="6145" w:author="Rajo" w:date="2018-06-18T19:40:00Z">
                <w:pPr>
                  <w:jc w:val="center"/>
                </w:pPr>
              </w:pPrChange>
            </w:pPr>
          </w:p>
        </w:tc>
        <w:tc>
          <w:tcPr>
            <w:tcW w:w="1638" w:type="dxa"/>
            <w:shd w:val="clear" w:color="auto" w:fill="EAF1DD" w:themeFill="accent3" w:themeFillTint="33"/>
            <w:vAlign w:val="center"/>
            <w:tcPrChange w:id="6146" w:author="Rajo" w:date="2018-06-18T19:41:00Z">
              <w:tcPr>
                <w:tcW w:w="1638" w:type="dxa"/>
                <w:vAlign w:val="center"/>
              </w:tcPr>
            </w:tcPrChange>
          </w:tcPr>
          <w:p w14:paraId="0C1946C2" w14:textId="77777777" w:rsidR="0000531D" w:rsidRDefault="0000531D" w:rsidP="00E153F4">
            <w:pPr>
              <w:jc w:val="center"/>
              <w:rPr>
                <w:ins w:id="6147" w:author="Rajo" w:date="2018-06-18T19:37:00Z"/>
                <w:lang w:val="bs-Latn-BA"/>
              </w:rPr>
              <w:pPrChange w:id="6148" w:author="Rajo" w:date="2018-06-18T19:40:00Z">
                <w:pPr>
                  <w:jc w:val="center"/>
                </w:pPr>
              </w:pPrChange>
            </w:pPr>
          </w:p>
        </w:tc>
      </w:tr>
      <w:tr w:rsidR="0000531D" w14:paraId="753F1958" w14:textId="77777777" w:rsidTr="00DB3774">
        <w:trPr>
          <w:jc w:val="center"/>
          <w:ins w:id="6149" w:author="Rajo" w:date="2018-06-18T19:37:00Z"/>
        </w:trPr>
        <w:tc>
          <w:tcPr>
            <w:tcW w:w="828" w:type="dxa"/>
            <w:vMerge/>
            <w:vAlign w:val="center"/>
            <w:tcPrChange w:id="6150" w:author="Rajo" w:date="2018-06-18T19:41:00Z">
              <w:tcPr>
                <w:tcW w:w="828" w:type="dxa"/>
                <w:vMerge/>
                <w:vAlign w:val="center"/>
              </w:tcPr>
            </w:tcPrChange>
          </w:tcPr>
          <w:p w14:paraId="1004FF19" w14:textId="77777777" w:rsidR="0000531D" w:rsidRDefault="0000531D" w:rsidP="00E153F4">
            <w:pPr>
              <w:rPr>
                <w:ins w:id="6151" w:author="Rajo" w:date="2018-06-18T19:37:00Z"/>
                <w:lang w:val="bs-Latn-BA"/>
              </w:rPr>
              <w:pPrChange w:id="6152" w:author="Rajo" w:date="2018-06-18T19:40:00Z">
                <w:pPr/>
              </w:pPrChange>
            </w:pPr>
          </w:p>
        </w:tc>
        <w:tc>
          <w:tcPr>
            <w:tcW w:w="3060" w:type="dxa"/>
            <w:vAlign w:val="center"/>
            <w:tcPrChange w:id="6153" w:author="Rajo" w:date="2018-06-18T19:41:00Z">
              <w:tcPr>
                <w:tcW w:w="3060" w:type="dxa"/>
                <w:vAlign w:val="center"/>
              </w:tcPr>
            </w:tcPrChange>
          </w:tcPr>
          <w:p w14:paraId="2ABB28D1" w14:textId="77777777" w:rsidR="0000531D" w:rsidRDefault="0000531D" w:rsidP="00E153F4">
            <w:pPr>
              <w:rPr>
                <w:ins w:id="6154" w:author="Rajo" w:date="2018-06-18T19:37:00Z"/>
                <w:lang w:val="bs-Latn-BA"/>
              </w:rPr>
              <w:pPrChange w:id="6155" w:author="Rajo" w:date="2018-06-18T19:40:00Z">
                <w:pPr/>
              </w:pPrChange>
            </w:pPr>
            <w:proofErr w:type="spellStart"/>
            <w:ins w:id="6156" w:author="Rajo" w:date="2018-06-18T19:37:00Z">
              <w:r>
                <w:rPr>
                  <w:lang w:val="bs-Latn-BA"/>
                </w:rPr>
                <w:t>OpenID</w:t>
              </w:r>
              <w:proofErr w:type="spellEnd"/>
              <w:r>
                <w:rPr>
                  <w:lang w:val="bs-Latn-BA"/>
                </w:rPr>
                <w:t xml:space="preserve"> </w:t>
              </w:r>
              <w:proofErr w:type="spellStart"/>
              <w:r>
                <w:rPr>
                  <w:lang w:val="bs-Latn-BA"/>
                </w:rPr>
                <w:t>Connect</w:t>
              </w:r>
              <w:proofErr w:type="spellEnd"/>
            </w:ins>
          </w:p>
        </w:tc>
        <w:tc>
          <w:tcPr>
            <w:tcW w:w="1152" w:type="dxa"/>
            <w:vAlign w:val="center"/>
            <w:tcPrChange w:id="6157" w:author="Rajo" w:date="2018-06-18T19:41:00Z">
              <w:tcPr>
                <w:tcW w:w="1152" w:type="dxa"/>
                <w:vAlign w:val="center"/>
              </w:tcPr>
            </w:tcPrChange>
          </w:tcPr>
          <w:p w14:paraId="69199F62" w14:textId="77777777" w:rsidR="0000531D" w:rsidRDefault="0000531D" w:rsidP="00E153F4">
            <w:pPr>
              <w:jc w:val="center"/>
              <w:rPr>
                <w:ins w:id="6158" w:author="Rajo" w:date="2018-06-18T19:37:00Z"/>
                <w:lang w:val="bs-Latn-BA"/>
              </w:rPr>
              <w:pPrChange w:id="6159" w:author="Rajo" w:date="2018-06-18T19:40:00Z">
                <w:pPr>
                  <w:jc w:val="center"/>
                </w:pPr>
              </w:pPrChange>
            </w:pPr>
            <w:ins w:id="6160" w:author="Rajo" w:date="2018-06-18T19:37:00Z">
              <w:r>
                <w:rPr>
                  <w:lang w:val="bs-Latn-BA"/>
                </w:rPr>
                <w:sym w:font="Wingdings" w:char="F0FC"/>
              </w:r>
            </w:ins>
          </w:p>
        </w:tc>
        <w:tc>
          <w:tcPr>
            <w:tcW w:w="1458" w:type="dxa"/>
            <w:vAlign w:val="center"/>
            <w:tcPrChange w:id="6161" w:author="Rajo" w:date="2018-06-18T19:41:00Z">
              <w:tcPr>
                <w:tcW w:w="1458" w:type="dxa"/>
                <w:vAlign w:val="center"/>
              </w:tcPr>
            </w:tcPrChange>
          </w:tcPr>
          <w:p w14:paraId="17045B0E" w14:textId="77777777" w:rsidR="0000531D" w:rsidRDefault="0000531D" w:rsidP="00E153F4">
            <w:pPr>
              <w:jc w:val="center"/>
              <w:rPr>
                <w:ins w:id="6162" w:author="Rajo" w:date="2018-06-18T19:37:00Z"/>
                <w:lang w:val="bs-Latn-BA"/>
              </w:rPr>
              <w:pPrChange w:id="6163" w:author="Rajo" w:date="2018-06-18T19:40:00Z">
                <w:pPr>
                  <w:jc w:val="center"/>
                </w:pPr>
              </w:pPrChange>
            </w:pPr>
          </w:p>
        </w:tc>
        <w:tc>
          <w:tcPr>
            <w:tcW w:w="1440" w:type="dxa"/>
            <w:vAlign w:val="center"/>
            <w:tcPrChange w:id="6164" w:author="Rajo" w:date="2018-06-18T19:41:00Z">
              <w:tcPr>
                <w:tcW w:w="1440" w:type="dxa"/>
                <w:vAlign w:val="center"/>
              </w:tcPr>
            </w:tcPrChange>
          </w:tcPr>
          <w:p w14:paraId="1D25E382" w14:textId="77777777" w:rsidR="0000531D" w:rsidRDefault="0000531D" w:rsidP="00E153F4">
            <w:pPr>
              <w:jc w:val="center"/>
              <w:rPr>
                <w:ins w:id="6165" w:author="Rajo" w:date="2018-06-18T19:37:00Z"/>
                <w:lang w:val="bs-Latn-BA"/>
              </w:rPr>
              <w:pPrChange w:id="6166" w:author="Rajo" w:date="2018-06-18T19:40:00Z">
                <w:pPr>
                  <w:jc w:val="center"/>
                </w:pPr>
              </w:pPrChange>
            </w:pPr>
            <w:ins w:id="6167" w:author="Rajo" w:date="2018-06-18T19:37:00Z">
              <w:r>
                <w:rPr>
                  <w:lang w:val="bs-Latn-BA"/>
                </w:rPr>
                <w:sym w:font="Wingdings" w:char="F0FC"/>
              </w:r>
            </w:ins>
          </w:p>
        </w:tc>
        <w:tc>
          <w:tcPr>
            <w:tcW w:w="1638" w:type="dxa"/>
            <w:shd w:val="clear" w:color="auto" w:fill="EAF1DD" w:themeFill="accent3" w:themeFillTint="33"/>
            <w:vAlign w:val="center"/>
            <w:tcPrChange w:id="6168" w:author="Rajo" w:date="2018-06-18T19:41:00Z">
              <w:tcPr>
                <w:tcW w:w="1638" w:type="dxa"/>
                <w:vAlign w:val="center"/>
              </w:tcPr>
            </w:tcPrChange>
          </w:tcPr>
          <w:p w14:paraId="5195A746" w14:textId="77777777" w:rsidR="0000531D" w:rsidRDefault="0000531D" w:rsidP="00E153F4">
            <w:pPr>
              <w:jc w:val="center"/>
              <w:rPr>
                <w:ins w:id="6169" w:author="Rajo" w:date="2018-06-18T19:37:00Z"/>
                <w:lang w:val="bs-Latn-BA"/>
              </w:rPr>
              <w:pPrChange w:id="6170" w:author="Rajo" w:date="2018-06-18T19:40:00Z">
                <w:pPr>
                  <w:jc w:val="center"/>
                </w:pPr>
              </w:pPrChange>
            </w:pPr>
          </w:p>
        </w:tc>
      </w:tr>
      <w:tr w:rsidR="0000531D" w14:paraId="674083F4" w14:textId="77777777" w:rsidTr="00DB3774">
        <w:trPr>
          <w:jc w:val="center"/>
          <w:ins w:id="6171" w:author="Rajo" w:date="2018-06-18T19:37:00Z"/>
        </w:trPr>
        <w:tc>
          <w:tcPr>
            <w:tcW w:w="828" w:type="dxa"/>
            <w:vMerge/>
            <w:vAlign w:val="center"/>
            <w:tcPrChange w:id="6172" w:author="Rajo" w:date="2018-06-18T19:41:00Z">
              <w:tcPr>
                <w:tcW w:w="828" w:type="dxa"/>
                <w:vMerge/>
                <w:vAlign w:val="center"/>
              </w:tcPr>
            </w:tcPrChange>
          </w:tcPr>
          <w:p w14:paraId="10BC3AE9" w14:textId="77777777" w:rsidR="0000531D" w:rsidRDefault="0000531D" w:rsidP="00E153F4">
            <w:pPr>
              <w:rPr>
                <w:ins w:id="6173" w:author="Rajo" w:date="2018-06-18T19:37:00Z"/>
                <w:lang w:val="bs-Latn-BA"/>
              </w:rPr>
              <w:pPrChange w:id="6174" w:author="Rajo" w:date="2018-06-18T19:40:00Z">
                <w:pPr/>
              </w:pPrChange>
            </w:pPr>
          </w:p>
        </w:tc>
        <w:tc>
          <w:tcPr>
            <w:tcW w:w="3060" w:type="dxa"/>
            <w:vAlign w:val="center"/>
            <w:tcPrChange w:id="6175" w:author="Rajo" w:date="2018-06-18T19:41:00Z">
              <w:tcPr>
                <w:tcW w:w="3060" w:type="dxa"/>
                <w:vAlign w:val="center"/>
              </w:tcPr>
            </w:tcPrChange>
          </w:tcPr>
          <w:p w14:paraId="202CAC87" w14:textId="77777777" w:rsidR="0000531D" w:rsidRDefault="0000531D" w:rsidP="00E153F4">
            <w:pPr>
              <w:rPr>
                <w:ins w:id="6176" w:author="Rajo" w:date="2018-06-18T19:37:00Z"/>
                <w:lang w:val="bs-Latn-BA"/>
              </w:rPr>
              <w:pPrChange w:id="6177" w:author="Rajo" w:date="2018-06-18T19:40:00Z">
                <w:pPr/>
              </w:pPrChange>
            </w:pPr>
            <w:proofErr w:type="spellStart"/>
            <w:ins w:id="6178" w:author="Rajo" w:date="2018-06-18T19:37:00Z">
              <w:r>
                <w:rPr>
                  <w:lang w:val="bs-Latn-BA"/>
                </w:rPr>
                <w:t>OAuth</w:t>
              </w:r>
              <w:proofErr w:type="spellEnd"/>
            </w:ins>
          </w:p>
        </w:tc>
        <w:tc>
          <w:tcPr>
            <w:tcW w:w="1152" w:type="dxa"/>
            <w:vAlign w:val="center"/>
            <w:tcPrChange w:id="6179" w:author="Rajo" w:date="2018-06-18T19:41:00Z">
              <w:tcPr>
                <w:tcW w:w="1152" w:type="dxa"/>
                <w:vAlign w:val="center"/>
              </w:tcPr>
            </w:tcPrChange>
          </w:tcPr>
          <w:p w14:paraId="6CE36D24" w14:textId="77777777" w:rsidR="0000531D" w:rsidRDefault="0000531D" w:rsidP="00E153F4">
            <w:pPr>
              <w:jc w:val="center"/>
              <w:rPr>
                <w:ins w:id="6180" w:author="Rajo" w:date="2018-06-18T19:37:00Z"/>
                <w:lang w:val="bs-Latn-BA"/>
              </w:rPr>
              <w:pPrChange w:id="6181" w:author="Rajo" w:date="2018-06-18T19:40:00Z">
                <w:pPr>
                  <w:jc w:val="center"/>
                </w:pPr>
              </w:pPrChange>
            </w:pPr>
            <w:ins w:id="6182" w:author="Rajo" w:date="2018-06-18T19:37:00Z">
              <w:r>
                <w:rPr>
                  <w:lang w:val="bs-Latn-BA"/>
                </w:rPr>
                <w:sym w:font="Wingdings" w:char="F0FC"/>
              </w:r>
            </w:ins>
          </w:p>
        </w:tc>
        <w:tc>
          <w:tcPr>
            <w:tcW w:w="1458" w:type="dxa"/>
            <w:vAlign w:val="center"/>
            <w:tcPrChange w:id="6183" w:author="Rajo" w:date="2018-06-18T19:41:00Z">
              <w:tcPr>
                <w:tcW w:w="1458" w:type="dxa"/>
                <w:vAlign w:val="center"/>
              </w:tcPr>
            </w:tcPrChange>
          </w:tcPr>
          <w:p w14:paraId="6BDEDD76" w14:textId="77777777" w:rsidR="0000531D" w:rsidRDefault="0000531D" w:rsidP="00E153F4">
            <w:pPr>
              <w:jc w:val="center"/>
              <w:rPr>
                <w:ins w:id="6184" w:author="Rajo" w:date="2018-06-18T19:37:00Z"/>
                <w:lang w:val="bs-Latn-BA"/>
              </w:rPr>
              <w:pPrChange w:id="6185" w:author="Rajo" w:date="2018-06-18T19:40:00Z">
                <w:pPr>
                  <w:jc w:val="center"/>
                </w:pPr>
              </w:pPrChange>
            </w:pPr>
          </w:p>
        </w:tc>
        <w:tc>
          <w:tcPr>
            <w:tcW w:w="1440" w:type="dxa"/>
            <w:vAlign w:val="center"/>
            <w:tcPrChange w:id="6186" w:author="Rajo" w:date="2018-06-18T19:41:00Z">
              <w:tcPr>
                <w:tcW w:w="1440" w:type="dxa"/>
                <w:vAlign w:val="center"/>
              </w:tcPr>
            </w:tcPrChange>
          </w:tcPr>
          <w:p w14:paraId="5FE2DA8C" w14:textId="77777777" w:rsidR="0000531D" w:rsidRDefault="0000531D" w:rsidP="00E153F4">
            <w:pPr>
              <w:jc w:val="center"/>
              <w:rPr>
                <w:ins w:id="6187" w:author="Rajo" w:date="2018-06-18T19:37:00Z"/>
                <w:lang w:val="bs-Latn-BA"/>
              </w:rPr>
              <w:pPrChange w:id="6188" w:author="Rajo" w:date="2018-06-18T19:40:00Z">
                <w:pPr>
                  <w:jc w:val="center"/>
                </w:pPr>
              </w:pPrChange>
            </w:pPr>
            <w:ins w:id="6189" w:author="Rajo" w:date="2018-06-18T19:37:00Z">
              <w:r>
                <w:rPr>
                  <w:lang w:val="bs-Latn-BA"/>
                </w:rPr>
                <w:sym w:font="Wingdings" w:char="F0FC"/>
              </w:r>
            </w:ins>
          </w:p>
        </w:tc>
        <w:tc>
          <w:tcPr>
            <w:tcW w:w="1638" w:type="dxa"/>
            <w:shd w:val="clear" w:color="auto" w:fill="EAF1DD" w:themeFill="accent3" w:themeFillTint="33"/>
            <w:vAlign w:val="center"/>
            <w:tcPrChange w:id="6190" w:author="Rajo" w:date="2018-06-18T19:41:00Z">
              <w:tcPr>
                <w:tcW w:w="1638" w:type="dxa"/>
                <w:vAlign w:val="center"/>
              </w:tcPr>
            </w:tcPrChange>
          </w:tcPr>
          <w:p w14:paraId="1CE70F3E" w14:textId="77777777" w:rsidR="0000531D" w:rsidRDefault="0000531D" w:rsidP="00E153F4">
            <w:pPr>
              <w:jc w:val="center"/>
              <w:rPr>
                <w:ins w:id="6191" w:author="Rajo" w:date="2018-06-18T19:37:00Z"/>
                <w:lang w:val="bs-Latn-BA"/>
              </w:rPr>
              <w:pPrChange w:id="6192" w:author="Rajo" w:date="2018-06-18T19:40:00Z">
                <w:pPr>
                  <w:jc w:val="center"/>
                </w:pPr>
              </w:pPrChange>
            </w:pPr>
          </w:p>
        </w:tc>
      </w:tr>
      <w:tr w:rsidR="0000531D" w14:paraId="639657F3" w14:textId="77777777" w:rsidTr="00DB3774">
        <w:trPr>
          <w:jc w:val="center"/>
          <w:ins w:id="6193" w:author="Rajo" w:date="2018-06-18T19:37:00Z"/>
        </w:trPr>
        <w:tc>
          <w:tcPr>
            <w:tcW w:w="828" w:type="dxa"/>
            <w:vMerge/>
            <w:vAlign w:val="center"/>
            <w:tcPrChange w:id="6194" w:author="Rajo" w:date="2018-06-18T19:41:00Z">
              <w:tcPr>
                <w:tcW w:w="828" w:type="dxa"/>
                <w:vMerge/>
                <w:vAlign w:val="center"/>
              </w:tcPr>
            </w:tcPrChange>
          </w:tcPr>
          <w:p w14:paraId="31131DF4" w14:textId="77777777" w:rsidR="0000531D" w:rsidRDefault="0000531D" w:rsidP="00E153F4">
            <w:pPr>
              <w:rPr>
                <w:ins w:id="6195" w:author="Rajo" w:date="2018-06-18T19:37:00Z"/>
                <w:lang w:val="bs-Latn-BA"/>
              </w:rPr>
              <w:pPrChange w:id="6196" w:author="Rajo" w:date="2018-06-18T19:40:00Z">
                <w:pPr/>
              </w:pPrChange>
            </w:pPr>
          </w:p>
        </w:tc>
        <w:tc>
          <w:tcPr>
            <w:tcW w:w="3060" w:type="dxa"/>
            <w:vAlign w:val="center"/>
            <w:tcPrChange w:id="6197" w:author="Rajo" w:date="2018-06-18T19:41:00Z">
              <w:tcPr>
                <w:tcW w:w="3060" w:type="dxa"/>
                <w:vAlign w:val="center"/>
              </w:tcPr>
            </w:tcPrChange>
          </w:tcPr>
          <w:p w14:paraId="4570EC36" w14:textId="77777777" w:rsidR="0000531D" w:rsidRDefault="0000531D" w:rsidP="00E153F4">
            <w:pPr>
              <w:rPr>
                <w:ins w:id="6198" w:author="Rajo" w:date="2018-06-18T19:37:00Z"/>
                <w:lang w:val="bs-Latn-BA"/>
              </w:rPr>
              <w:pPrChange w:id="6199" w:author="Rajo" w:date="2018-06-18T19:40:00Z">
                <w:pPr/>
              </w:pPrChange>
            </w:pPr>
            <w:ins w:id="6200" w:author="Rajo" w:date="2018-06-18T19:37:00Z">
              <w:r>
                <w:rPr>
                  <w:lang w:val="bs-Latn-BA"/>
                </w:rPr>
                <w:t>WS-</w:t>
              </w:r>
              <w:proofErr w:type="spellStart"/>
              <w:r>
                <w:rPr>
                  <w:lang w:val="bs-Latn-BA"/>
                </w:rPr>
                <w:t>Federation</w:t>
              </w:r>
              <w:proofErr w:type="spellEnd"/>
            </w:ins>
          </w:p>
        </w:tc>
        <w:tc>
          <w:tcPr>
            <w:tcW w:w="1152" w:type="dxa"/>
            <w:vAlign w:val="center"/>
            <w:tcPrChange w:id="6201" w:author="Rajo" w:date="2018-06-18T19:41:00Z">
              <w:tcPr>
                <w:tcW w:w="1152" w:type="dxa"/>
                <w:vAlign w:val="center"/>
              </w:tcPr>
            </w:tcPrChange>
          </w:tcPr>
          <w:p w14:paraId="1822B3E7" w14:textId="77777777" w:rsidR="0000531D" w:rsidRDefault="0000531D" w:rsidP="00E153F4">
            <w:pPr>
              <w:jc w:val="center"/>
              <w:rPr>
                <w:ins w:id="6202" w:author="Rajo" w:date="2018-06-18T19:37:00Z"/>
                <w:lang w:val="bs-Latn-BA"/>
              </w:rPr>
              <w:pPrChange w:id="6203" w:author="Rajo" w:date="2018-06-18T19:40:00Z">
                <w:pPr>
                  <w:jc w:val="center"/>
                </w:pPr>
              </w:pPrChange>
            </w:pPr>
            <w:ins w:id="6204" w:author="Rajo" w:date="2018-06-18T19:37:00Z">
              <w:r>
                <w:rPr>
                  <w:lang w:val="bs-Latn-BA"/>
                </w:rPr>
                <w:sym w:font="Wingdings" w:char="F0FC"/>
              </w:r>
            </w:ins>
          </w:p>
        </w:tc>
        <w:tc>
          <w:tcPr>
            <w:tcW w:w="1458" w:type="dxa"/>
            <w:vAlign w:val="center"/>
            <w:tcPrChange w:id="6205" w:author="Rajo" w:date="2018-06-18T19:41:00Z">
              <w:tcPr>
                <w:tcW w:w="1458" w:type="dxa"/>
                <w:vAlign w:val="center"/>
              </w:tcPr>
            </w:tcPrChange>
          </w:tcPr>
          <w:p w14:paraId="065C680F" w14:textId="77777777" w:rsidR="0000531D" w:rsidRDefault="0000531D" w:rsidP="00E153F4">
            <w:pPr>
              <w:jc w:val="center"/>
              <w:rPr>
                <w:ins w:id="6206" w:author="Rajo" w:date="2018-06-18T19:37:00Z"/>
                <w:lang w:val="bs-Latn-BA"/>
              </w:rPr>
              <w:pPrChange w:id="6207" w:author="Rajo" w:date="2018-06-18T19:40:00Z">
                <w:pPr>
                  <w:jc w:val="center"/>
                </w:pPr>
              </w:pPrChange>
            </w:pPr>
          </w:p>
        </w:tc>
        <w:tc>
          <w:tcPr>
            <w:tcW w:w="1440" w:type="dxa"/>
            <w:vAlign w:val="center"/>
            <w:tcPrChange w:id="6208" w:author="Rajo" w:date="2018-06-18T19:41:00Z">
              <w:tcPr>
                <w:tcW w:w="1440" w:type="dxa"/>
                <w:vAlign w:val="center"/>
              </w:tcPr>
            </w:tcPrChange>
          </w:tcPr>
          <w:p w14:paraId="2210B156" w14:textId="77777777" w:rsidR="0000531D" w:rsidRDefault="0000531D" w:rsidP="00E153F4">
            <w:pPr>
              <w:jc w:val="center"/>
              <w:rPr>
                <w:ins w:id="6209" w:author="Rajo" w:date="2018-06-18T19:37:00Z"/>
                <w:lang w:val="bs-Latn-BA"/>
              </w:rPr>
              <w:pPrChange w:id="6210" w:author="Rajo" w:date="2018-06-18T19:40:00Z">
                <w:pPr>
                  <w:jc w:val="center"/>
                </w:pPr>
              </w:pPrChange>
            </w:pPr>
            <w:ins w:id="6211" w:author="Rajo" w:date="2018-06-18T19:37:00Z">
              <w:r>
                <w:rPr>
                  <w:lang w:val="bs-Latn-BA"/>
                </w:rPr>
                <w:sym w:font="Wingdings" w:char="F0FC"/>
              </w:r>
            </w:ins>
          </w:p>
        </w:tc>
        <w:tc>
          <w:tcPr>
            <w:tcW w:w="1638" w:type="dxa"/>
            <w:shd w:val="clear" w:color="auto" w:fill="EAF1DD" w:themeFill="accent3" w:themeFillTint="33"/>
            <w:vAlign w:val="center"/>
            <w:tcPrChange w:id="6212" w:author="Rajo" w:date="2018-06-18T19:41:00Z">
              <w:tcPr>
                <w:tcW w:w="1638" w:type="dxa"/>
                <w:vAlign w:val="center"/>
              </w:tcPr>
            </w:tcPrChange>
          </w:tcPr>
          <w:p w14:paraId="756FF852" w14:textId="77777777" w:rsidR="0000531D" w:rsidRDefault="0000531D" w:rsidP="00E153F4">
            <w:pPr>
              <w:jc w:val="center"/>
              <w:rPr>
                <w:ins w:id="6213" w:author="Rajo" w:date="2018-06-18T19:37:00Z"/>
                <w:lang w:val="bs-Latn-BA"/>
              </w:rPr>
              <w:pPrChange w:id="6214" w:author="Rajo" w:date="2018-06-18T19:40:00Z">
                <w:pPr>
                  <w:jc w:val="center"/>
                </w:pPr>
              </w:pPrChange>
            </w:pPr>
          </w:p>
        </w:tc>
      </w:tr>
      <w:tr w:rsidR="0000531D" w14:paraId="4B63D5B3" w14:textId="77777777" w:rsidTr="00DB3774">
        <w:trPr>
          <w:jc w:val="center"/>
          <w:ins w:id="6215" w:author="Rajo" w:date="2018-06-18T19:37:00Z"/>
        </w:trPr>
        <w:tc>
          <w:tcPr>
            <w:tcW w:w="828" w:type="dxa"/>
            <w:vMerge/>
            <w:vAlign w:val="center"/>
            <w:tcPrChange w:id="6216" w:author="Rajo" w:date="2018-06-18T19:41:00Z">
              <w:tcPr>
                <w:tcW w:w="828" w:type="dxa"/>
                <w:vMerge/>
                <w:vAlign w:val="center"/>
              </w:tcPr>
            </w:tcPrChange>
          </w:tcPr>
          <w:p w14:paraId="19B8F05A" w14:textId="77777777" w:rsidR="0000531D" w:rsidRDefault="0000531D" w:rsidP="00E153F4">
            <w:pPr>
              <w:rPr>
                <w:ins w:id="6217" w:author="Rajo" w:date="2018-06-18T19:37:00Z"/>
                <w:lang w:val="bs-Latn-BA"/>
              </w:rPr>
              <w:pPrChange w:id="6218" w:author="Rajo" w:date="2018-06-18T19:40:00Z">
                <w:pPr/>
              </w:pPrChange>
            </w:pPr>
          </w:p>
        </w:tc>
        <w:tc>
          <w:tcPr>
            <w:tcW w:w="3060" w:type="dxa"/>
            <w:vAlign w:val="center"/>
            <w:tcPrChange w:id="6219" w:author="Rajo" w:date="2018-06-18T19:41:00Z">
              <w:tcPr>
                <w:tcW w:w="3060" w:type="dxa"/>
                <w:vAlign w:val="center"/>
              </w:tcPr>
            </w:tcPrChange>
          </w:tcPr>
          <w:p w14:paraId="66E975D3" w14:textId="77777777" w:rsidR="0000531D" w:rsidRDefault="0000531D" w:rsidP="00E153F4">
            <w:pPr>
              <w:rPr>
                <w:ins w:id="6220" w:author="Rajo" w:date="2018-06-18T19:37:00Z"/>
                <w:lang w:val="bs-Latn-BA"/>
              </w:rPr>
              <w:pPrChange w:id="6221" w:author="Rajo" w:date="2018-06-18T19:40:00Z">
                <w:pPr/>
              </w:pPrChange>
            </w:pPr>
            <w:ins w:id="6222" w:author="Rajo" w:date="2018-06-18T19:37:00Z">
              <w:r>
                <w:rPr>
                  <w:lang w:val="bs-Latn-BA"/>
                </w:rPr>
                <w:t>WS-Trust</w:t>
              </w:r>
            </w:ins>
          </w:p>
        </w:tc>
        <w:tc>
          <w:tcPr>
            <w:tcW w:w="1152" w:type="dxa"/>
            <w:vAlign w:val="center"/>
            <w:tcPrChange w:id="6223" w:author="Rajo" w:date="2018-06-18T19:41:00Z">
              <w:tcPr>
                <w:tcW w:w="1152" w:type="dxa"/>
                <w:vAlign w:val="center"/>
              </w:tcPr>
            </w:tcPrChange>
          </w:tcPr>
          <w:p w14:paraId="255A0448" w14:textId="77777777" w:rsidR="0000531D" w:rsidRDefault="0000531D" w:rsidP="00E153F4">
            <w:pPr>
              <w:jc w:val="center"/>
              <w:rPr>
                <w:ins w:id="6224" w:author="Rajo" w:date="2018-06-18T19:37:00Z"/>
                <w:lang w:val="bs-Latn-BA"/>
              </w:rPr>
              <w:pPrChange w:id="6225" w:author="Rajo" w:date="2018-06-18T19:40:00Z">
                <w:pPr>
                  <w:jc w:val="center"/>
                </w:pPr>
              </w:pPrChange>
            </w:pPr>
          </w:p>
        </w:tc>
        <w:tc>
          <w:tcPr>
            <w:tcW w:w="1458" w:type="dxa"/>
            <w:vAlign w:val="center"/>
            <w:tcPrChange w:id="6226" w:author="Rajo" w:date="2018-06-18T19:41:00Z">
              <w:tcPr>
                <w:tcW w:w="1458" w:type="dxa"/>
                <w:vAlign w:val="center"/>
              </w:tcPr>
            </w:tcPrChange>
          </w:tcPr>
          <w:p w14:paraId="096315D3" w14:textId="77777777" w:rsidR="0000531D" w:rsidRDefault="0000531D" w:rsidP="00E153F4">
            <w:pPr>
              <w:jc w:val="center"/>
              <w:rPr>
                <w:ins w:id="6227" w:author="Rajo" w:date="2018-06-18T19:37:00Z"/>
                <w:lang w:val="bs-Latn-BA"/>
              </w:rPr>
              <w:pPrChange w:id="6228" w:author="Rajo" w:date="2018-06-18T19:40:00Z">
                <w:pPr>
                  <w:jc w:val="center"/>
                </w:pPr>
              </w:pPrChange>
            </w:pPr>
          </w:p>
        </w:tc>
        <w:tc>
          <w:tcPr>
            <w:tcW w:w="1440" w:type="dxa"/>
            <w:vAlign w:val="center"/>
            <w:tcPrChange w:id="6229" w:author="Rajo" w:date="2018-06-18T19:41:00Z">
              <w:tcPr>
                <w:tcW w:w="1440" w:type="dxa"/>
                <w:vAlign w:val="center"/>
              </w:tcPr>
            </w:tcPrChange>
          </w:tcPr>
          <w:p w14:paraId="3949070F" w14:textId="77777777" w:rsidR="0000531D" w:rsidRDefault="0000531D" w:rsidP="00E153F4">
            <w:pPr>
              <w:jc w:val="center"/>
              <w:rPr>
                <w:ins w:id="6230" w:author="Rajo" w:date="2018-06-18T19:37:00Z"/>
                <w:lang w:val="bs-Latn-BA"/>
              </w:rPr>
              <w:pPrChange w:id="6231" w:author="Rajo" w:date="2018-06-18T19:40:00Z">
                <w:pPr>
                  <w:jc w:val="center"/>
                </w:pPr>
              </w:pPrChange>
            </w:pPr>
            <w:ins w:id="6232" w:author="Rajo" w:date="2018-06-18T19:37:00Z">
              <w:r>
                <w:rPr>
                  <w:lang w:val="bs-Latn-BA"/>
                </w:rPr>
                <w:sym w:font="Wingdings" w:char="F0FC"/>
              </w:r>
            </w:ins>
          </w:p>
        </w:tc>
        <w:tc>
          <w:tcPr>
            <w:tcW w:w="1638" w:type="dxa"/>
            <w:shd w:val="clear" w:color="auto" w:fill="EAF1DD" w:themeFill="accent3" w:themeFillTint="33"/>
            <w:vAlign w:val="center"/>
            <w:tcPrChange w:id="6233" w:author="Rajo" w:date="2018-06-18T19:41:00Z">
              <w:tcPr>
                <w:tcW w:w="1638" w:type="dxa"/>
                <w:vAlign w:val="center"/>
              </w:tcPr>
            </w:tcPrChange>
          </w:tcPr>
          <w:p w14:paraId="41A0A842" w14:textId="77777777" w:rsidR="0000531D" w:rsidRDefault="0000531D" w:rsidP="00E153F4">
            <w:pPr>
              <w:jc w:val="center"/>
              <w:rPr>
                <w:ins w:id="6234" w:author="Rajo" w:date="2018-06-18T19:37:00Z"/>
                <w:lang w:val="bs-Latn-BA"/>
              </w:rPr>
              <w:pPrChange w:id="6235" w:author="Rajo" w:date="2018-06-18T19:40:00Z">
                <w:pPr>
                  <w:jc w:val="center"/>
                </w:pPr>
              </w:pPrChange>
            </w:pPr>
          </w:p>
        </w:tc>
      </w:tr>
      <w:tr w:rsidR="0000531D" w14:paraId="5DA61A3F" w14:textId="77777777" w:rsidTr="00DB3774">
        <w:trPr>
          <w:jc w:val="center"/>
          <w:ins w:id="6236" w:author="Rajo" w:date="2018-06-18T19:37:00Z"/>
        </w:trPr>
        <w:tc>
          <w:tcPr>
            <w:tcW w:w="828" w:type="dxa"/>
            <w:vAlign w:val="center"/>
            <w:tcPrChange w:id="6237" w:author="Rajo" w:date="2018-06-18T19:41:00Z">
              <w:tcPr>
                <w:tcW w:w="828" w:type="dxa"/>
                <w:vAlign w:val="center"/>
              </w:tcPr>
            </w:tcPrChange>
          </w:tcPr>
          <w:p w14:paraId="500A192E" w14:textId="77777777" w:rsidR="0000531D" w:rsidRDefault="0000531D" w:rsidP="00E153F4">
            <w:pPr>
              <w:rPr>
                <w:ins w:id="6238" w:author="Rajo" w:date="2018-06-18T19:37:00Z"/>
                <w:lang w:val="bs-Latn-BA"/>
              </w:rPr>
              <w:pPrChange w:id="6239" w:author="Rajo" w:date="2018-06-18T19:40:00Z">
                <w:pPr/>
              </w:pPrChange>
            </w:pPr>
          </w:p>
        </w:tc>
        <w:tc>
          <w:tcPr>
            <w:tcW w:w="3060" w:type="dxa"/>
            <w:vAlign w:val="center"/>
            <w:tcPrChange w:id="6240" w:author="Rajo" w:date="2018-06-18T19:41:00Z">
              <w:tcPr>
                <w:tcW w:w="3060" w:type="dxa"/>
                <w:vAlign w:val="center"/>
              </w:tcPr>
            </w:tcPrChange>
          </w:tcPr>
          <w:p w14:paraId="2E74DBCB" w14:textId="77777777" w:rsidR="0000531D" w:rsidRDefault="0000531D" w:rsidP="00E153F4">
            <w:pPr>
              <w:rPr>
                <w:ins w:id="6241" w:author="Rajo" w:date="2018-06-18T19:37:00Z"/>
                <w:lang w:val="bs-Latn-BA"/>
              </w:rPr>
              <w:pPrChange w:id="6242" w:author="Rajo" w:date="2018-06-18T19:40:00Z">
                <w:pPr/>
              </w:pPrChange>
            </w:pPr>
            <w:ins w:id="6243" w:author="Rajo" w:date="2018-06-18T19:37:00Z">
              <w:r>
                <w:rPr>
                  <w:lang w:val="bs-Latn-BA"/>
                </w:rPr>
                <w:t>Višestepena autentikacija</w:t>
              </w:r>
            </w:ins>
          </w:p>
        </w:tc>
        <w:tc>
          <w:tcPr>
            <w:tcW w:w="1152" w:type="dxa"/>
            <w:vAlign w:val="center"/>
            <w:tcPrChange w:id="6244" w:author="Rajo" w:date="2018-06-18T19:41:00Z">
              <w:tcPr>
                <w:tcW w:w="1152" w:type="dxa"/>
                <w:vAlign w:val="center"/>
              </w:tcPr>
            </w:tcPrChange>
          </w:tcPr>
          <w:p w14:paraId="5420CBAB" w14:textId="77777777" w:rsidR="0000531D" w:rsidRDefault="0000531D" w:rsidP="00E153F4">
            <w:pPr>
              <w:jc w:val="center"/>
              <w:rPr>
                <w:ins w:id="6245" w:author="Rajo" w:date="2018-06-18T19:37:00Z"/>
                <w:lang w:val="bs-Latn-BA"/>
              </w:rPr>
              <w:pPrChange w:id="6246" w:author="Rajo" w:date="2018-06-18T19:40:00Z">
                <w:pPr>
                  <w:jc w:val="center"/>
                </w:pPr>
              </w:pPrChange>
            </w:pPr>
            <w:ins w:id="6247" w:author="Rajo" w:date="2018-06-18T19:37:00Z">
              <w:r>
                <w:rPr>
                  <w:lang w:val="bs-Latn-BA"/>
                </w:rPr>
                <w:sym w:font="Wingdings" w:char="F0FC"/>
              </w:r>
            </w:ins>
          </w:p>
        </w:tc>
        <w:tc>
          <w:tcPr>
            <w:tcW w:w="1458" w:type="dxa"/>
            <w:vAlign w:val="center"/>
            <w:tcPrChange w:id="6248" w:author="Rajo" w:date="2018-06-18T19:41:00Z">
              <w:tcPr>
                <w:tcW w:w="1458" w:type="dxa"/>
                <w:vAlign w:val="center"/>
              </w:tcPr>
            </w:tcPrChange>
          </w:tcPr>
          <w:p w14:paraId="09323F8F" w14:textId="77777777" w:rsidR="0000531D" w:rsidRDefault="0000531D" w:rsidP="00E153F4">
            <w:pPr>
              <w:jc w:val="center"/>
              <w:rPr>
                <w:ins w:id="6249" w:author="Rajo" w:date="2018-06-18T19:37:00Z"/>
                <w:lang w:val="bs-Latn-BA"/>
              </w:rPr>
              <w:pPrChange w:id="6250" w:author="Rajo" w:date="2018-06-18T19:40:00Z">
                <w:pPr>
                  <w:jc w:val="center"/>
                </w:pPr>
              </w:pPrChange>
            </w:pPr>
            <w:ins w:id="6251" w:author="Rajo" w:date="2018-06-18T19:37:00Z">
              <w:r>
                <w:rPr>
                  <w:lang w:val="bs-Latn-BA"/>
                </w:rPr>
                <w:sym w:font="Wingdings" w:char="F0FC"/>
              </w:r>
            </w:ins>
          </w:p>
        </w:tc>
        <w:tc>
          <w:tcPr>
            <w:tcW w:w="1440" w:type="dxa"/>
            <w:vAlign w:val="center"/>
            <w:tcPrChange w:id="6252" w:author="Rajo" w:date="2018-06-18T19:41:00Z">
              <w:tcPr>
                <w:tcW w:w="1440" w:type="dxa"/>
                <w:vAlign w:val="center"/>
              </w:tcPr>
            </w:tcPrChange>
          </w:tcPr>
          <w:p w14:paraId="67BCFBA8" w14:textId="77777777" w:rsidR="0000531D" w:rsidRDefault="0000531D" w:rsidP="00E153F4">
            <w:pPr>
              <w:jc w:val="center"/>
              <w:rPr>
                <w:ins w:id="6253" w:author="Rajo" w:date="2018-06-18T19:37:00Z"/>
                <w:lang w:val="bs-Latn-BA"/>
              </w:rPr>
              <w:pPrChange w:id="6254" w:author="Rajo" w:date="2018-06-18T19:40:00Z">
                <w:pPr>
                  <w:jc w:val="center"/>
                </w:pPr>
              </w:pPrChange>
            </w:pPr>
            <w:ins w:id="6255" w:author="Rajo" w:date="2018-06-18T19:37:00Z">
              <w:r>
                <w:rPr>
                  <w:lang w:val="bs-Latn-BA"/>
                </w:rPr>
                <w:sym w:font="Wingdings" w:char="F0FC"/>
              </w:r>
            </w:ins>
          </w:p>
        </w:tc>
        <w:tc>
          <w:tcPr>
            <w:tcW w:w="1638" w:type="dxa"/>
            <w:shd w:val="clear" w:color="auto" w:fill="EAF1DD" w:themeFill="accent3" w:themeFillTint="33"/>
            <w:vAlign w:val="center"/>
            <w:tcPrChange w:id="6256" w:author="Rajo" w:date="2018-06-18T19:41:00Z">
              <w:tcPr>
                <w:tcW w:w="1638" w:type="dxa"/>
                <w:vAlign w:val="center"/>
              </w:tcPr>
            </w:tcPrChange>
          </w:tcPr>
          <w:p w14:paraId="580F4A66" w14:textId="77777777" w:rsidR="0000531D" w:rsidRDefault="0000531D" w:rsidP="00E153F4">
            <w:pPr>
              <w:jc w:val="center"/>
              <w:rPr>
                <w:ins w:id="6257" w:author="Rajo" w:date="2018-06-18T19:37:00Z"/>
                <w:lang w:val="bs-Latn-BA"/>
              </w:rPr>
              <w:pPrChange w:id="6258" w:author="Rajo" w:date="2018-06-18T19:40:00Z">
                <w:pPr>
                  <w:jc w:val="center"/>
                </w:pPr>
              </w:pPrChange>
            </w:pPr>
          </w:p>
        </w:tc>
      </w:tr>
      <w:tr w:rsidR="0000531D" w14:paraId="7404C246" w14:textId="77777777" w:rsidTr="00DB3774">
        <w:trPr>
          <w:jc w:val="center"/>
          <w:ins w:id="6259" w:author="Rajo" w:date="2018-06-18T19:37:00Z"/>
        </w:trPr>
        <w:tc>
          <w:tcPr>
            <w:tcW w:w="828" w:type="dxa"/>
            <w:vAlign w:val="center"/>
            <w:tcPrChange w:id="6260" w:author="Rajo" w:date="2018-06-18T19:41:00Z">
              <w:tcPr>
                <w:tcW w:w="828" w:type="dxa"/>
                <w:vAlign w:val="center"/>
              </w:tcPr>
            </w:tcPrChange>
          </w:tcPr>
          <w:p w14:paraId="4849D201" w14:textId="77777777" w:rsidR="0000531D" w:rsidRDefault="0000531D" w:rsidP="00E153F4">
            <w:pPr>
              <w:rPr>
                <w:ins w:id="6261" w:author="Rajo" w:date="2018-06-18T19:37:00Z"/>
                <w:lang w:val="bs-Latn-BA"/>
              </w:rPr>
              <w:pPrChange w:id="6262" w:author="Rajo" w:date="2018-06-18T19:40:00Z">
                <w:pPr/>
              </w:pPrChange>
            </w:pPr>
          </w:p>
        </w:tc>
        <w:tc>
          <w:tcPr>
            <w:tcW w:w="3060" w:type="dxa"/>
            <w:vAlign w:val="center"/>
            <w:tcPrChange w:id="6263" w:author="Rajo" w:date="2018-06-18T19:41:00Z">
              <w:tcPr>
                <w:tcW w:w="3060" w:type="dxa"/>
                <w:vAlign w:val="center"/>
              </w:tcPr>
            </w:tcPrChange>
          </w:tcPr>
          <w:p w14:paraId="530A5883" w14:textId="77777777" w:rsidR="0000531D" w:rsidRDefault="0000531D" w:rsidP="00E153F4">
            <w:pPr>
              <w:rPr>
                <w:ins w:id="6264" w:author="Rajo" w:date="2018-06-18T19:37:00Z"/>
                <w:lang w:val="bs-Latn-BA"/>
              </w:rPr>
              <w:pPrChange w:id="6265" w:author="Rajo" w:date="2018-06-18T19:40:00Z">
                <w:pPr/>
              </w:pPrChange>
            </w:pPr>
            <w:ins w:id="6266" w:author="Rajo" w:date="2018-06-18T19:37:00Z">
              <w:r>
                <w:rPr>
                  <w:lang w:val="bs-Latn-BA"/>
                </w:rPr>
                <w:t>Delegirana autentikacija</w:t>
              </w:r>
            </w:ins>
          </w:p>
        </w:tc>
        <w:tc>
          <w:tcPr>
            <w:tcW w:w="1152" w:type="dxa"/>
            <w:vAlign w:val="center"/>
            <w:tcPrChange w:id="6267" w:author="Rajo" w:date="2018-06-18T19:41:00Z">
              <w:tcPr>
                <w:tcW w:w="1152" w:type="dxa"/>
                <w:vAlign w:val="center"/>
              </w:tcPr>
            </w:tcPrChange>
          </w:tcPr>
          <w:p w14:paraId="4EF285DC" w14:textId="77777777" w:rsidR="0000531D" w:rsidRDefault="0000531D" w:rsidP="00E153F4">
            <w:pPr>
              <w:jc w:val="center"/>
              <w:rPr>
                <w:ins w:id="6268" w:author="Rajo" w:date="2018-06-18T19:37:00Z"/>
                <w:lang w:val="bs-Latn-BA"/>
              </w:rPr>
              <w:pPrChange w:id="6269" w:author="Rajo" w:date="2018-06-18T19:40:00Z">
                <w:pPr>
                  <w:jc w:val="center"/>
                </w:pPr>
              </w:pPrChange>
            </w:pPr>
            <w:ins w:id="6270" w:author="Rajo" w:date="2018-06-18T19:37:00Z">
              <w:r>
                <w:rPr>
                  <w:lang w:val="bs-Latn-BA"/>
                </w:rPr>
                <w:sym w:font="Wingdings" w:char="F0FC"/>
              </w:r>
            </w:ins>
          </w:p>
        </w:tc>
        <w:tc>
          <w:tcPr>
            <w:tcW w:w="1458" w:type="dxa"/>
            <w:vAlign w:val="center"/>
            <w:tcPrChange w:id="6271" w:author="Rajo" w:date="2018-06-18T19:41:00Z">
              <w:tcPr>
                <w:tcW w:w="1458" w:type="dxa"/>
                <w:vAlign w:val="center"/>
              </w:tcPr>
            </w:tcPrChange>
          </w:tcPr>
          <w:p w14:paraId="490634D2" w14:textId="77777777" w:rsidR="0000531D" w:rsidRDefault="0000531D" w:rsidP="00E153F4">
            <w:pPr>
              <w:jc w:val="center"/>
              <w:rPr>
                <w:ins w:id="6272" w:author="Rajo" w:date="2018-06-18T19:37:00Z"/>
                <w:lang w:val="bs-Latn-BA"/>
              </w:rPr>
              <w:pPrChange w:id="6273" w:author="Rajo" w:date="2018-06-18T19:40:00Z">
                <w:pPr>
                  <w:jc w:val="center"/>
                </w:pPr>
              </w:pPrChange>
            </w:pPr>
            <w:ins w:id="6274" w:author="Rajo" w:date="2018-06-18T19:37:00Z">
              <w:r>
                <w:rPr>
                  <w:lang w:val="bs-Latn-BA"/>
                </w:rPr>
                <w:sym w:font="Wingdings" w:char="F0FC"/>
              </w:r>
            </w:ins>
          </w:p>
        </w:tc>
        <w:tc>
          <w:tcPr>
            <w:tcW w:w="1440" w:type="dxa"/>
            <w:vAlign w:val="center"/>
            <w:tcPrChange w:id="6275" w:author="Rajo" w:date="2018-06-18T19:41:00Z">
              <w:tcPr>
                <w:tcW w:w="1440" w:type="dxa"/>
                <w:vAlign w:val="center"/>
              </w:tcPr>
            </w:tcPrChange>
          </w:tcPr>
          <w:p w14:paraId="0E252559" w14:textId="77777777" w:rsidR="0000531D" w:rsidRDefault="0000531D" w:rsidP="00E153F4">
            <w:pPr>
              <w:jc w:val="center"/>
              <w:rPr>
                <w:ins w:id="6276" w:author="Rajo" w:date="2018-06-18T19:37:00Z"/>
                <w:lang w:val="bs-Latn-BA"/>
              </w:rPr>
              <w:pPrChange w:id="6277" w:author="Rajo" w:date="2018-06-18T19:40:00Z">
                <w:pPr>
                  <w:jc w:val="center"/>
                </w:pPr>
              </w:pPrChange>
            </w:pPr>
            <w:ins w:id="6278" w:author="Rajo" w:date="2018-06-18T19:37:00Z">
              <w:r>
                <w:rPr>
                  <w:lang w:val="bs-Latn-BA"/>
                </w:rPr>
                <w:sym w:font="Wingdings" w:char="F0FC"/>
              </w:r>
            </w:ins>
          </w:p>
        </w:tc>
        <w:tc>
          <w:tcPr>
            <w:tcW w:w="1638" w:type="dxa"/>
            <w:shd w:val="clear" w:color="auto" w:fill="EAF1DD" w:themeFill="accent3" w:themeFillTint="33"/>
            <w:vAlign w:val="center"/>
            <w:tcPrChange w:id="6279" w:author="Rajo" w:date="2018-06-18T19:41:00Z">
              <w:tcPr>
                <w:tcW w:w="1638" w:type="dxa"/>
                <w:vAlign w:val="center"/>
              </w:tcPr>
            </w:tcPrChange>
          </w:tcPr>
          <w:p w14:paraId="42167EA1" w14:textId="77777777" w:rsidR="0000531D" w:rsidRDefault="0000531D" w:rsidP="00E153F4">
            <w:pPr>
              <w:jc w:val="center"/>
              <w:rPr>
                <w:ins w:id="6280" w:author="Rajo" w:date="2018-06-18T19:37:00Z"/>
                <w:lang w:val="bs-Latn-BA"/>
              </w:rPr>
              <w:pPrChange w:id="6281" w:author="Rajo" w:date="2018-06-18T19:40:00Z">
                <w:pPr>
                  <w:jc w:val="center"/>
                </w:pPr>
              </w:pPrChange>
            </w:pPr>
          </w:p>
        </w:tc>
      </w:tr>
      <w:tr w:rsidR="0000531D" w14:paraId="19E65EAC" w14:textId="77777777" w:rsidTr="00DB3774">
        <w:trPr>
          <w:jc w:val="center"/>
          <w:ins w:id="6282" w:author="Rajo" w:date="2018-06-18T19:37:00Z"/>
        </w:trPr>
        <w:tc>
          <w:tcPr>
            <w:tcW w:w="828" w:type="dxa"/>
            <w:vAlign w:val="center"/>
            <w:tcPrChange w:id="6283" w:author="Rajo" w:date="2018-06-18T19:41:00Z">
              <w:tcPr>
                <w:tcW w:w="828" w:type="dxa"/>
                <w:vAlign w:val="center"/>
              </w:tcPr>
            </w:tcPrChange>
          </w:tcPr>
          <w:p w14:paraId="759DE4D2" w14:textId="77777777" w:rsidR="0000531D" w:rsidRDefault="0000531D" w:rsidP="00E153F4">
            <w:pPr>
              <w:rPr>
                <w:ins w:id="6284" w:author="Rajo" w:date="2018-06-18T19:37:00Z"/>
                <w:lang w:val="bs-Latn-BA"/>
              </w:rPr>
              <w:pPrChange w:id="6285" w:author="Rajo" w:date="2018-06-18T19:40:00Z">
                <w:pPr/>
              </w:pPrChange>
            </w:pPr>
          </w:p>
        </w:tc>
        <w:tc>
          <w:tcPr>
            <w:tcW w:w="3060" w:type="dxa"/>
            <w:vAlign w:val="center"/>
            <w:tcPrChange w:id="6286" w:author="Rajo" w:date="2018-06-18T19:41:00Z">
              <w:tcPr>
                <w:tcW w:w="3060" w:type="dxa"/>
                <w:vAlign w:val="center"/>
              </w:tcPr>
            </w:tcPrChange>
          </w:tcPr>
          <w:p w14:paraId="456053FC" w14:textId="77777777" w:rsidR="0000531D" w:rsidRDefault="0000531D" w:rsidP="00E153F4">
            <w:pPr>
              <w:rPr>
                <w:ins w:id="6287" w:author="Rajo" w:date="2018-06-18T19:37:00Z"/>
                <w:lang w:val="bs-Latn-BA"/>
              </w:rPr>
              <w:pPrChange w:id="6288" w:author="Rajo" w:date="2018-06-18T19:40:00Z">
                <w:pPr/>
              </w:pPrChange>
            </w:pPr>
            <w:ins w:id="6289" w:author="Rajo" w:date="2018-06-18T19:37:00Z">
              <w:r>
                <w:rPr>
                  <w:i/>
                  <w:lang w:val="bs-Latn-BA"/>
                </w:rPr>
                <w:t xml:space="preserve">Single </w:t>
              </w:r>
              <w:proofErr w:type="spellStart"/>
              <w:r>
                <w:rPr>
                  <w:i/>
                  <w:lang w:val="bs-Latn-BA"/>
                </w:rPr>
                <w:t>Log</w:t>
              </w:r>
              <w:proofErr w:type="spellEnd"/>
              <w:r>
                <w:rPr>
                  <w:i/>
                  <w:lang w:val="bs-Latn-BA"/>
                </w:rPr>
                <w:t>-Out</w:t>
              </w:r>
              <w:r>
                <w:rPr>
                  <w:lang w:val="bs-Latn-BA"/>
                </w:rPr>
                <w:t xml:space="preserve"> (SLO)</w:t>
              </w:r>
            </w:ins>
          </w:p>
        </w:tc>
        <w:tc>
          <w:tcPr>
            <w:tcW w:w="1152" w:type="dxa"/>
            <w:vAlign w:val="center"/>
            <w:tcPrChange w:id="6290" w:author="Rajo" w:date="2018-06-18T19:41:00Z">
              <w:tcPr>
                <w:tcW w:w="1152" w:type="dxa"/>
                <w:vAlign w:val="center"/>
              </w:tcPr>
            </w:tcPrChange>
          </w:tcPr>
          <w:p w14:paraId="1B82C297" w14:textId="77777777" w:rsidR="0000531D" w:rsidRDefault="0000531D" w:rsidP="00E153F4">
            <w:pPr>
              <w:jc w:val="center"/>
              <w:rPr>
                <w:ins w:id="6291" w:author="Rajo" w:date="2018-06-18T19:37:00Z"/>
                <w:lang w:val="bs-Latn-BA"/>
              </w:rPr>
              <w:pPrChange w:id="6292" w:author="Rajo" w:date="2018-06-18T19:40:00Z">
                <w:pPr>
                  <w:jc w:val="center"/>
                </w:pPr>
              </w:pPrChange>
            </w:pPr>
            <w:ins w:id="6293" w:author="Rajo" w:date="2018-06-18T19:37:00Z">
              <w:r>
                <w:rPr>
                  <w:lang w:val="bs-Latn-BA"/>
                </w:rPr>
                <w:sym w:font="Wingdings" w:char="F0FC"/>
              </w:r>
            </w:ins>
          </w:p>
        </w:tc>
        <w:tc>
          <w:tcPr>
            <w:tcW w:w="1458" w:type="dxa"/>
            <w:vAlign w:val="center"/>
            <w:tcPrChange w:id="6294" w:author="Rajo" w:date="2018-06-18T19:41:00Z">
              <w:tcPr>
                <w:tcW w:w="1458" w:type="dxa"/>
                <w:vAlign w:val="center"/>
              </w:tcPr>
            </w:tcPrChange>
          </w:tcPr>
          <w:p w14:paraId="026FDEBF" w14:textId="77777777" w:rsidR="0000531D" w:rsidRDefault="0000531D" w:rsidP="00E153F4">
            <w:pPr>
              <w:jc w:val="center"/>
              <w:rPr>
                <w:ins w:id="6295" w:author="Rajo" w:date="2018-06-18T19:37:00Z"/>
                <w:lang w:val="bs-Latn-BA"/>
              </w:rPr>
              <w:pPrChange w:id="6296" w:author="Rajo" w:date="2018-06-18T19:40:00Z">
                <w:pPr>
                  <w:jc w:val="center"/>
                </w:pPr>
              </w:pPrChange>
            </w:pPr>
            <w:ins w:id="6297" w:author="Rajo" w:date="2018-06-18T19:37:00Z">
              <w:r>
                <w:rPr>
                  <w:lang w:val="bs-Latn-BA"/>
                </w:rPr>
                <w:sym w:font="Wingdings" w:char="F0FC"/>
              </w:r>
            </w:ins>
          </w:p>
        </w:tc>
        <w:tc>
          <w:tcPr>
            <w:tcW w:w="1440" w:type="dxa"/>
            <w:vAlign w:val="center"/>
            <w:tcPrChange w:id="6298" w:author="Rajo" w:date="2018-06-18T19:41:00Z">
              <w:tcPr>
                <w:tcW w:w="1440" w:type="dxa"/>
                <w:vAlign w:val="center"/>
              </w:tcPr>
            </w:tcPrChange>
          </w:tcPr>
          <w:p w14:paraId="18C0E83B" w14:textId="77777777" w:rsidR="0000531D" w:rsidRDefault="0000531D" w:rsidP="00E153F4">
            <w:pPr>
              <w:jc w:val="center"/>
              <w:rPr>
                <w:ins w:id="6299" w:author="Rajo" w:date="2018-06-18T19:37:00Z"/>
                <w:lang w:val="bs-Latn-BA"/>
              </w:rPr>
              <w:pPrChange w:id="6300" w:author="Rajo" w:date="2018-06-18T19:40:00Z">
                <w:pPr>
                  <w:jc w:val="center"/>
                </w:pPr>
              </w:pPrChange>
            </w:pPr>
            <w:ins w:id="6301" w:author="Rajo" w:date="2018-06-18T19:37:00Z">
              <w:r>
                <w:rPr>
                  <w:lang w:val="bs-Latn-BA"/>
                </w:rPr>
                <w:sym w:font="Wingdings" w:char="F0FC"/>
              </w:r>
            </w:ins>
          </w:p>
        </w:tc>
        <w:tc>
          <w:tcPr>
            <w:tcW w:w="1638" w:type="dxa"/>
            <w:shd w:val="clear" w:color="auto" w:fill="EAF1DD" w:themeFill="accent3" w:themeFillTint="33"/>
            <w:vAlign w:val="center"/>
            <w:tcPrChange w:id="6302" w:author="Rajo" w:date="2018-06-18T19:41:00Z">
              <w:tcPr>
                <w:tcW w:w="1638" w:type="dxa"/>
                <w:vAlign w:val="center"/>
              </w:tcPr>
            </w:tcPrChange>
          </w:tcPr>
          <w:p w14:paraId="3B99E4AC" w14:textId="77777777" w:rsidR="0000531D" w:rsidRDefault="0000531D" w:rsidP="00E153F4">
            <w:pPr>
              <w:jc w:val="center"/>
              <w:rPr>
                <w:ins w:id="6303" w:author="Rajo" w:date="2018-06-18T19:37:00Z"/>
                <w:lang w:val="bs-Latn-BA"/>
              </w:rPr>
              <w:pPrChange w:id="6304" w:author="Rajo" w:date="2018-06-18T19:40:00Z">
                <w:pPr>
                  <w:jc w:val="center"/>
                </w:pPr>
              </w:pPrChange>
            </w:pPr>
            <w:ins w:id="6305" w:author="Rajo" w:date="2018-06-18T19:37:00Z">
              <w:r>
                <w:rPr>
                  <w:lang w:val="bs-Latn-BA"/>
                </w:rPr>
                <w:sym w:font="Wingdings" w:char="F0FC"/>
              </w:r>
            </w:ins>
          </w:p>
        </w:tc>
      </w:tr>
      <w:tr w:rsidR="0000531D" w14:paraId="2C1AD22B" w14:textId="77777777" w:rsidTr="00DB3774">
        <w:trPr>
          <w:jc w:val="center"/>
          <w:ins w:id="6306" w:author="Rajo" w:date="2018-06-18T19:37:00Z"/>
        </w:trPr>
        <w:tc>
          <w:tcPr>
            <w:tcW w:w="828" w:type="dxa"/>
            <w:vAlign w:val="center"/>
            <w:tcPrChange w:id="6307" w:author="Rajo" w:date="2018-06-18T19:41:00Z">
              <w:tcPr>
                <w:tcW w:w="828" w:type="dxa"/>
                <w:vAlign w:val="center"/>
              </w:tcPr>
            </w:tcPrChange>
          </w:tcPr>
          <w:p w14:paraId="35CAAB33" w14:textId="77777777" w:rsidR="0000531D" w:rsidRDefault="0000531D" w:rsidP="00E153F4">
            <w:pPr>
              <w:rPr>
                <w:ins w:id="6308" w:author="Rajo" w:date="2018-06-18T19:37:00Z"/>
                <w:lang w:val="bs-Latn-BA"/>
              </w:rPr>
              <w:pPrChange w:id="6309" w:author="Rajo" w:date="2018-06-18T19:40:00Z">
                <w:pPr/>
              </w:pPrChange>
            </w:pPr>
          </w:p>
        </w:tc>
        <w:tc>
          <w:tcPr>
            <w:tcW w:w="3060" w:type="dxa"/>
            <w:vAlign w:val="center"/>
            <w:tcPrChange w:id="6310" w:author="Rajo" w:date="2018-06-18T19:41:00Z">
              <w:tcPr>
                <w:tcW w:w="3060" w:type="dxa"/>
                <w:vAlign w:val="center"/>
              </w:tcPr>
            </w:tcPrChange>
          </w:tcPr>
          <w:p w14:paraId="3B169EA4" w14:textId="77777777" w:rsidR="0000531D" w:rsidRDefault="0000531D" w:rsidP="00E153F4">
            <w:pPr>
              <w:rPr>
                <w:ins w:id="6311" w:author="Rajo" w:date="2018-06-18T19:37:00Z"/>
                <w:lang w:val="bs-Latn-BA"/>
              </w:rPr>
              <w:pPrChange w:id="6312" w:author="Rajo" w:date="2018-06-18T19:40:00Z">
                <w:pPr/>
              </w:pPrChange>
            </w:pPr>
            <w:ins w:id="6313" w:author="Rajo" w:date="2018-06-18T19:37:00Z">
              <w:r>
                <w:rPr>
                  <w:lang w:val="bs-Latn-BA"/>
                </w:rPr>
                <w:t>Dostupna klijentska aplikacija ili biblioteka</w:t>
              </w:r>
            </w:ins>
          </w:p>
        </w:tc>
        <w:tc>
          <w:tcPr>
            <w:tcW w:w="1152" w:type="dxa"/>
            <w:vAlign w:val="center"/>
            <w:tcPrChange w:id="6314" w:author="Rajo" w:date="2018-06-18T19:41:00Z">
              <w:tcPr>
                <w:tcW w:w="1152" w:type="dxa"/>
                <w:vAlign w:val="center"/>
              </w:tcPr>
            </w:tcPrChange>
          </w:tcPr>
          <w:p w14:paraId="6DD0CE9F" w14:textId="77777777" w:rsidR="0000531D" w:rsidRDefault="0000531D" w:rsidP="00E153F4">
            <w:pPr>
              <w:jc w:val="center"/>
              <w:rPr>
                <w:ins w:id="6315" w:author="Rajo" w:date="2018-06-18T19:37:00Z"/>
                <w:lang w:val="bs-Latn-BA"/>
              </w:rPr>
              <w:pPrChange w:id="6316" w:author="Rajo" w:date="2018-06-18T19:40:00Z">
                <w:pPr>
                  <w:jc w:val="center"/>
                </w:pPr>
              </w:pPrChange>
            </w:pPr>
            <w:ins w:id="6317" w:author="Rajo" w:date="2018-06-18T19:37:00Z">
              <w:r>
                <w:rPr>
                  <w:lang w:val="bs-Latn-BA"/>
                </w:rPr>
                <w:sym w:font="Wingdings" w:char="F0FC"/>
              </w:r>
            </w:ins>
          </w:p>
        </w:tc>
        <w:tc>
          <w:tcPr>
            <w:tcW w:w="1458" w:type="dxa"/>
            <w:vAlign w:val="center"/>
            <w:tcPrChange w:id="6318" w:author="Rajo" w:date="2018-06-18T19:41:00Z">
              <w:tcPr>
                <w:tcW w:w="1458" w:type="dxa"/>
                <w:vAlign w:val="center"/>
              </w:tcPr>
            </w:tcPrChange>
          </w:tcPr>
          <w:p w14:paraId="7E9389D1" w14:textId="77777777" w:rsidR="0000531D" w:rsidRDefault="0000531D" w:rsidP="00E153F4">
            <w:pPr>
              <w:jc w:val="center"/>
              <w:rPr>
                <w:ins w:id="6319" w:author="Rajo" w:date="2018-06-18T19:37:00Z"/>
                <w:lang w:val="bs-Latn-BA"/>
              </w:rPr>
              <w:pPrChange w:id="6320" w:author="Rajo" w:date="2018-06-18T19:40:00Z">
                <w:pPr>
                  <w:jc w:val="center"/>
                </w:pPr>
              </w:pPrChange>
            </w:pPr>
            <w:ins w:id="6321" w:author="Rajo" w:date="2018-06-18T19:37:00Z">
              <w:r>
                <w:rPr>
                  <w:lang w:val="bs-Latn-BA"/>
                </w:rPr>
                <w:sym w:font="Wingdings" w:char="F0FC"/>
              </w:r>
            </w:ins>
          </w:p>
        </w:tc>
        <w:tc>
          <w:tcPr>
            <w:tcW w:w="1440" w:type="dxa"/>
            <w:vAlign w:val="center"/>
            <w:tcPrChange w:id="6322" w:author="Rajo" w:date="2018-06-18T19:41:00Z">
              <w:tcPr>
                <w:tcW w:w="1440" w:type="dxa"/>
                <w:vAlign w:val="center"/>
              </w:tcPr>
            </w:tcPrChange>
          </w:tcPr>
          <w:p w14:paraId="7D1B1208" w14:textId="77777777" w:rsidR="0000531D" w:rsidRDefault="0000531D" w:rsidP="00E153F4">
            <w:pPr>
              <w:jc w:val="center"/>
              <w:rPr>
                <w:ins w:id="6323" w:author="Rajo" w:date="2018-06-18T19:37:00Z"/>
                <w:lang w:val="bs-Latn-BA"/>
              </w:rPr>
              <w:pPrChange w:id="6324" w:author="Rajo" w:date="2018-06-18T19:40:00Z">
                <w:pPr>
                  <w:jc w:val="center"/>
                </w:pPr>
              </w:pPrChange>
            </w:pPr>
          </w:p>
        </w:tc>
        <w:tc>
          <w:tcPr>
            <w:tcW w:w="1638" w:type="dxa"/>
            <w:shd w:val="clear" w:color="auto" w:fill="EAF1DD" w:themeFill="accent3" w:themeFillTint="33"/>
            <w:vAlign w:val="center"/>
            <w:tcPrChange w:id="6325" w:author="Rajo" w:date="2018-06-18T19:41:00Z">
              <w:tcPr>
                <w:tcW w:w="1638" w:type="dxa"/>
                <w:vAlign w:val="center"/>
              </w:tcPr>
            </w:tcPrChange>
          </w:tcPr>
          <w:p w14:paraId="128FA788" w14:textId="77777777" w:rsidR="0000531D" w:rsidRDefault="0000531D" w:rsidP="00E153F4">
            <w:pPr>
              <w:jc w:val="center"/>
              <w:rPr>
                <w:ins w:id="6326" w:author="Rajo" w:date="2018-06-18T19:37:00Z"/>
                <w:lang w:val="bs-Latn-BA"/>
              </w:rPr>
              <w:pPrChange w:id="6327" w:author="Rajo" w:date="2018-06-18T19:40:00Z">
                <w:pPr>
                  <w:jc w:val="center"/>
                </w:pPr>
              </w:pPrChange>
            </w:pPr>
            <w:ins w:id="6328" w:author="Rajo" w:date="2018-06-18T19:37:00Z">
              <w:r>
                <w:rPr>
                  <w:lang w:val="bs-Latn-BA"/>
                </w:rPr>
                <w:sym w:font="Wingdings" w:char="F0FC"/>
              </w:r>
            </w:ins>
          </w:p>
        </w:tc>
      </w:tr>
      <w:tr w:rsidR="0000531D" w14:paraId="558FE412" w14:textId="77777777" w:rsidTr="00DB3774">
        <w:trPr>
          <w:jc w:val="center"/>
          <w:ins w:id="6329" w:author="Rajo" w:date="2018-06-18T19:37:00Z"/>
        </w:trPr>
        <w:tc>
          <w:tcPr>
            <w:tcW w:w="828" w:type="dxa"/>
            <w:vAlign w:val="center"/>
            <w:tcPrChange w:id="6330" w:author="Rajo" w:date="2018-06-18T19:41:00Z">
              <w:tcPr>
                <w:tcW w:w="828" w:type="dxa"/>
                <w:vAlign w:val="center"/>
              </w:tcPr>
            </w:tcPrChange>
          </w:tcPr>
          <w:p w14:paraId="1BFD7338" w14:textId="77777777" w:rsidR="0000531D" w:rsidRDefault="0000531D" w:rsidP="00E153F4">
            <w:pPr>
              <w:rPr>
                <w:ins w:id="6331" w:author="Rajo" w:date="2018-06-18T19:37:00Z"/>
                <w:lang w:val="bs-Latn-BA"/>
              </w:rPr>
              <w:pPrChange w:id="6332" w:author="Rajo" w:date="2018-06-18T19:40:00Z">
                <w:pPr/>
              </w:pPrChange>
            </w:pPr>
          </w:p>
        </w:tc>
        <w:tc>
          <w:tcPr>
            <w:tcW w:w="3060" w:type="dxa"/>
            <w:vAlign w:val="center"/>
            <w:tcPrChange w:id="6333" w:author="Rajo" w:date="2018-06-18T19:41:00Z">
              <w:tcPr>
                <w:tcW w:w="3060" w:type="dxa"/>
                <w:vAlign w:val="center"/>
              </w:tcPr>
            </w:tcPrChange>
          </w:tcPr>
          <w:p w14:paraId="6539FCA4" w14:textId="77777777" w:rsidR="0000531D" w:rsidRDefault="0000531D" w:rsidP="00E153F4">
            <w:pPr>
              <w:rPr>
                <w:ins w:id="6334" w:author="Rajo" w:date="2018-06-18T19:37:00Z"/>
                <w:lang w:val="bs-Latn-BA"/>
              </w:rPr>
              <w:pPrChange w:id="6335" w:author="Rajo" w:date="2018-06-18T19:40:00Z">
                <w:pPr/>
              </w:pPrChange>
            </w:pPr>
            <w:proofErr w:type="spellStart"/>
            <w:ins w:id="6336" w:author="Rajo" w:date="2018-06-18T19:37:00Z">
              <w:r>
                <w:rPr>
                  <w:i/>
                  <w:lang w:val="bs-Latn-BA"/>
                </w:rPr>
                <w:t>OpenSource</w:t>
              </w:r>
              <w:proofErr w:type="spellEnd"/>
              <w:r>
                <w:rPr>
                  <w:lang w:val="bs-Latn-BA"/>
                </w:rPr>
                <w:t xml:space="preserve"> licenca</w:t>
              </w:r>
            </w:ins>
          </w:p>
        </w:tc>
        <w:tc>
          <w:tcPr>
            <w:tcW w:w="1152" w:type="dxa"/>
            <w:vAlign w:val="center"/>
            <w:tcPrChange w:id="6337" w:author="Rajo" w:date="2018-06-18T19:41:00Z">
              <w:tcPr>
                <w:tcW w:w="1152" w:type="dxa"/>
                <w:vAlign w:val="center"/>
              </w:tcPr>
            </w:tcPrChange>
          </w:tcPr>
          <w:p w14:paraId="7C9DFC7C" w14:textId="77777777" w:rsidR="0000531D" w:rsidRDefault="0000531D" w:rsidP="00E153F4">
            <w:pPr>
              <w:jc w:val="center"/>
              <w:rPr>
                <w:ins w:id="6338" w:author="Rajo" w:date="2018-06-18T19:37:00Z"/>
                <w:lang w:val="bs-Latn-BA"/>
              </w:rPr>
              <w:pPrChange w:id="6339" w:author="Rajo" w:date="2018-06-18T19:40:00Z">
                <w:pPr>
                  <w:jc w:val="center"/>
                </w:pPr>
              </w:pPrChange>
            </w:pPr>
            <w:ins w:id="6340" w:author="Rajo" w:date="2018-06-18T19:37:00Z">
              <w:r>
                <w:rPr>
                  <w:lang w:val="bs-Latn-BA"/>
                </w:rPr>
                <w:sym w:font="Wingdings" w:char="F0FC"/>
              </w:r>
            </w:ins>
          </w:p>
        </w:tc>
        <w:tc>
          <w:tcPr>
            <w:tcW w:w="1458" w:type="dxa"/>
            <w:vAlign w:val="center"/>
            <w:tcPrChange w:id="6341" w:author="Rajo" w:date="2018-06-18T19:41:00Z">
              <w:tcPr>
                <w:tcW w:w="1458" w:type="dxa"/>
                <w:vAlign w:val="center"/>
              </w:tcPr>
            </w:tcPrChange>
          </w:tcPr>
          <w:p w14:paraId="53EC2A3D" w14:textId="77777777" w:rsidR="0000531D" w:rsidRDefault="0000531D" w:rsidP="00E153F4">
            <w:pPr>
              <w:jc w:val="center"/>
              <w:rPr>
                <w:ins w:id="6342" w:author="Rajo" w:date="2018-06-18T19:37:00Z"/>
                <w:lang w:val="bs-Latn-BA"/>
              </w:rPr>
              <w:pPrChange w:id="6343" w:author="Rajo" w:date="2018-06-18T19:40:00Z">
                <w:pPr>
                  <w:jc w:val="center"/>
                </w:pPr>
              </w:pPrChange>
            </w:pPr>
            <w:ins w:id="6344" w:author="Rajo" w:date="2018-06-18T19:37:00Z">
              <w:r>
                <w:rPr>
                  <w:lang w:val="bs-Latn-BA"/>
                </w:rPr>
                <w:sym w:font="Wingdings" w:char="F0FC"/>
              </w:r>
            </w:ins>
          </w:p>
        </w:tc>
        <w:tc>
          <w:tcPr>
            <w:tcW w:w="1440" w:type="dxa"/>
            <w:vAlign w:val="center"/>
            <w:tcPrChange w:id="6345" w:author="Rajo" w:date="2018-06-18T19:41:00Z">
              <w:tcPr>
                <w:tcW w:w="1440" w:type="dxa"/>
                <w:vAlign w:val="center"/>
              </w:tcPr>
            </w:tcPrChange>
          </w:tcPr>
          <w:p w14:paraId="261D567B" w14:textId="77777777" w:rsidR="0000531D" w:rsidRDefault="0000531D" w:rsidP="00E153F4">
            <w:pPr>
              <w:jc w:val="center"/>
              <w:rPr>
                <w:ins w:id="6346" w:author="Rajo" w:date="2018-06-18T19:37:00Z"/>
                <w:lang w:val="bs-Latn-BA"/>
              </w:rPr>
              <w:pPrChange w:id="6347" w:author="Rajo" w:date="2018-06-18T19:40:00Z">
                <w:pPr>
                  <w:jc w:val="center"/>
                </w:pPr>
              </w:pPrChange>
            </w:pPr>
            <w:ins w:id="6348" w:author="Rajo" w:date="2018-06-18T19:37:00Z">
              <w:r>
                <w:rPr>
                  <w:lang w:val="bs-Latn-BA"/>
                </w:rPr>
                <w:sym w:font="Wingdings" w:char="F0FC"/>
              </w:r>
            </w:ins>
          </w:p>
        </w:tc>
        <w:tc>
          <w:tcPr>
            <w:tcW w:w="1638" w:type="dxa"/>
            <w:shd w:val="clear" w:color="auto" w:fill="EAF1DD" w:themeFill="accent3" w:themeFillTint="33"/>
            <w:vAlign w:val="center"/>
            <w:tcPrChange w:id="6349" w:author="Rajo" w:date="2018-06-18T19:41:00Z">
              <w:tcPr>
                <w:tcW w:w="1638" w:type="dxa"/>
                <w:vAlign w:val="center"/>
              </w:tcPr>
            </w:tcPrChange>
          </w:tcPr>
          <w:p w14:paraId="4E8B6AE0" w14:textId="77777777" w:rsidR="0000531D" w:rsidRDefault="0000531D" w:rsidP="00E153F4">
            <w:pPr>
              <w:keepNext/>
              <w:jc w:val="center"/>
              <w:rPr>
                <w:ins w:id="6350" w:author="Rajo" w:date="2018-06-18T19:37:00Z"/>
                <w:lang w:val="bs-Latn-BA"/>
              </w:rPr>
              <w:pPrChange w:id="6351" w:author="Rajo" w:date="2018-06-18T19:40:00Z">
                <w:pPr>
                  <w:keepNext/>
                  <w:jc w:val="center"/>
                </w:pPr>
              </w:pPrChange>
            </w:pPr>
            <w:ins w:id="6352" w:author="Rajo" w:date="2018-06-18T19:37:00Z">
              <w:r>
                <w:rPr>
                  <w:lang w:val="bs-Latn-BA"/>
                </w:rPr>
                <w:sym w:font="Wingdings" w:char="F0FC"/>
              </w:r>
            </w:ins>
          </w:p>
        </w:tc>
      </w:tr>
    </w:tbl>
    <w:p w14:paraId="21A1CF18" w14:textId="77777777" w:rsidR="00E153F4" w:rsidRDefault="00E153F4" w:rsidP="00E153F4">
      <w:pPr>
        <w:spacing w:after="0" w:line="240" w:lineRule="auto"/>
        <w:ind w:firstLine="360"/>
        <w:jc w:val="both"/>
        <w:rPr>
          <w:ins w:id="6353" w:author="Rajo" w:date="2018-06-18T19:40:00Z"/>
          <w:lang w:val="bs-Latn-BA"/>
        </w:rPr>
        <w:pPrChange w:id="6354" w:author="Rajo" w:date="2018-06-18T19:40:00Z">
          <w:pPr>
            <w:spacing w:line="240" w:lineRule="auto"/>
            <w:ind w:firstLine="360"/>
            <w:jc w:val="both"/>
          </w:pPr>
        </w:pPrChange>
      </w:pPr>
    </w:p>
    <w:p w14:paraId="56D2FBB2" w14:textId="7B850C07" w:rsidR="00392787" w:rsidRDefault="00DB3774" w:rsidP="00392787">
      <w:pPr>
        <w:spacing w:line="240" w:lineRule="auto"/>
        <w:ind w:firstLine="360"/>
        <w:jc w:val="both"/>
        <w:rPr>
          <w:ins w:id="6355" w:author="Rajo" w:date="2018-06-18T19:42:00Z"/>
          <w:lang w:val="bs-Latn-BA"/>
        </w:rPr>
        <w:pPrChange w:id="6356" w:author="Rajo" w:date="2018-06-18T20:29:00Z">
          <w:pPr>
            <w:spacing w:line="240" w:lineRule="auto"/>
            <w:ind w:firstLine="360"/>
            <w:jc w:val="both"/>
          </w:pPr>
        </w:pPrChange>
      </w:pPr>
      <w:ins w:id="6357" w:author="Rajo" w:date="2018-06-18T19:42:00Z">
        <w:r>
          <w:rPr>
            <w:lang w:val="bs-Latn-BA"/>
          </w:rPr>
          <w:t>Kao što je moguće vidjeti</w:t>
        </w:r>
      </w:ins>
      <w:ins w:id="6358" w:author="Rajo" w:date="2018-06-18T19:43:00Z">
        <w:r>
          <w:rPr>
            <w:lang w:val="bs-Latn-BA"/>
          </w:rPr>
          <w:t xml:space="preserve">, implementirano rješenje </w:t>
        </w:r>
      </w:ins>
      <w:ins w:id="6359" w:author="Rajo" w:date="2018-06-18T19:45:00Z">
        <w:r>
          <w:rPr>
            <w:lang w:val="bs-Latn-BA"/>
          </w:rPr>
          <w:t>podržava SAML protokol, isto kao i ostala rješenja predstavljena u</w:t>
        </w:r>
      </w:ins>
      <w:ins w:id="6360" w:author="Rajo" w:date="2018-06-18T19:46:00Z">
        <w:r>
          <w:rPr>
            <w:lang w:val="bs-Latn-BA"/>
          </w:rPr>
          <w:t xml:space="preserve"> 8. poglavlju, </w:t>
        </w:r>
      </w:ins>
      <w:ins w:id="6361" w:author="Rajo" w:date="2018-06-18T20:09:00Z">
        <w:r w:rsidR="000D4C33">
          <w:rPr>
            <w:lang w:val="bs-Latn-BA"/>
          </w:rPr>
          <w:t>međutim</w:t>
        </w:r>
      </w:ins>
      <w:ins w:id="6362" w:author="Rajo" w:date="2018-06-18T20:06:00Z">
        <w:r w:rsidR="00695E3C">
          <w:rPr>
            <w:lang w:val="bs-Latn-BA"/>
          </w:rPr>
          <w:t xml:space="preserve"> </w:t>
        </w:r>
      </w:ins>
      <w:ins w:id="6363" w:author="Rajo" w:date="2018-06-18T19:46:00Z">
        <w:r>
          <w:rPr>
            <w:lang w:val="bs-Latn-BA"/>
          </w:rPr>
          <w:t xml:space="preserve">ne podržava ni jedan drugi </w:t>
        </w:r>
      </w:ins>
      <w:ins w:id="6364" w:author="Rajo" w:date="2018-06-18T20:05:00Z">
        <w:r w:rsidR="00940B72">
          <w:rPr>
            <w:lang w:val="bs-Latn-BA"/>
          </w:rPr>
          <w:t>-</w:t>
        </w:r>
      </w:ins>
      <w:ins w:id="6365" w:author="Rajo" w:date="2018-06-18T19:52:00Z">
        <w:r w:rsidR="00897603">
          <w:rPr>
            <w:lang w:val="bs-Latn-BA"/>
          </w:rPr>
          <w:t xml:space="preserve"> </w:t>
        </w:r>
      </w:ins>
      <w:ins w:id="6366" w:author="Rajo" w:date="2018-06-18T19:46:00Z">
        <w:r>
          <w:rPr>
            <w:lang w:val="bs-Latn-BA"/>
          </w:rPr>
          <w:t xml:space="preserve">CAS, </w:t>
        </w:r>
        <w:proofErr w:type="spellStart"/>
        <w:r>
          <w:rPr>
            <w:lang w:val="bs-Latn-BA"/>
          </w:rPr>
          <w:t>OpenI</w:t>
        </w:r>
      </w:ins>
      <w:ins w:id="6367" w:author="Rajo" w:date="2018-06-18T19:47:00Z">
        <w:r>
          <w:rPr>
            <w:lang w:val="bs-Latn-BA"/>
          </w:rPr>
          <w:t>D</w:t>
        </w:r>
        <w:proofErr w:type="spellEnd"/>
        <w:r>
          <w:rPr>
            <w:lang w:val="bs-Latn-BA"/>
          </w:rPr>
          <w:t xml:space="preserve">, </w:t>
        </w:r>
        <w:proofErr w:type="spellStart"/>
        <w:r>
          <w:rPr>
            <w:lang w:val="bs-Latn-BA"/>
          </w:rPr>
          <w:t>OpenID</w:t>
        </w:r>
        <w:proofErr w:type="spellEnd"/>
        <w:r>
          <w:rPr>
            <w:lang w:val="bs-Latn-BA"/>
          </w:rPr>
          <w:t xml:space="preserve"> </w:t>
        </w:r>
        <w:proofErr w:type="spellStart"/>
        <w:r>
          <w:rPr>
            <w:lang w:val="bs-Latn-BA"/>
          </w:rPr>
          <w:t>Connect</w:t>
        </w:r>
        <w:proofErr w:type="spellEnd"/>
        <w:r>
          <w:rPr>
            <w:lang w:val="bs-Latn-BA"/>
          </w:rPr>
          <w:t xml:space="preserve">, </w:t>
        </w:r>
        <w:proofErr w:type="spellStart"/>
        <w:r>
          <w:rPr>
            <w:lang w:val="bs-Latn-BA"/>
          </w:rPr>
          <w:t>OAuth</w:t>
        </w:r>
      </w:ins>
      <w:proofErr w:type="spellEnd"/>
      <w:ins w:id="6368" w:author="Rajo" w:date="2018-06-18T19:53:00Z">
        <w:r w:rsidR="00CC007C">
          <w:rPr>
            <w:lang w:val="bs-Latn-BA"/>
          </w:rPr>
          <w:t>,</w:t>
        </w:r>
      </w:ins>
      <w:ins w:id="6369" w:author="Rajo" w:date="2018-06-18T19:47:00Z">
        <w:r>
          <w:rPr>
            <w:lang w:val="bs-Latn-BA"/>
          </w:rPr>
          <w:t xml:space="preserve"> WS-</w:t>
        </w:r>
        <w:proofErr w:type="spellStart"/>
        <w:r>
          <w:rPr>
            <w:lang w:val="bs-Latn-BA"/>
          </w:rPr>
          <w:t>Federation</w:t>
        </w:r>
      </w:ins>
      <w:proofErr w:type="spellEnd"/>
      <w:ins w:id="6370" w:author="Rajo" w:date="2018-06-18T19:53:00Z">
        <w:r w:rsidR="00CC007C">
          <w:rPr>
            <w:lang w:val="bs-Latn-BA"/>
          </w:rPr>
          <w:t xml:space="preserve"> i</w:t>
        </w:r>
      </w:ins>
      <w:ins w:id="6371" w:author="Rajo" w:date="2018-06-18T19:47:00Z">
        <w:r>
          <w:rPr>
            <w:lang w:val="bs-Latn-BA"/>
          </w:rPr>
          <w:t xml:space="preserve"> WS-Trust</w:t>
        </w:r>
      </w:ins>
      <w:ins w:id="6372" w:author="Rajo" w:date="2018-06-18T19:49:00Z">
        <w:r w:rsidR="00897603">
          <w:rPr>
            <w:lang w:val="bs-Latn-BA"/>
          </w:rPr>
          <w:t xml:space="preserve">. </w:t>
        </w:r>
      </w:ins>
      <w:ins w:id="6373" w:author="Rajo" w:date="2018-06-18T20:00:00Z">
        <w:r w:rsidR="008D4518">
          <w:rPr>
            <w:lang w:val="bs-Latn-BA"/>
          </w:rPr>
          <w:t xml:space="preserve">Prema tome, može se reći da ima najslabiju podršku za </w:t>
        </w:r>
      </w:ins>
      <w:ins w:id="6374" w:author="Rajo" w:date="2018-06-18T20:01:00Z">
        <w:r w:rsidR="008D4518">
          <w:rPr>
            <w:lang w:val="bs-Latn-BA"/>
          </w:rPr>
          <w:t>protokole</w:t>
        </w:r>
      </w:ins>
      <w:ins w:id="6375" w:author="Rajo" w:date="2018-06-18T20:02:00Z">
        <w:r w:rsidR="008D4518">
          <w:rPr>
            <w:lang w:val="bs-Latn-BA"/>
          </w:rPr>
          <w:t xml:space="preserve">, </w:t>
        </w:r>
      </w:ins>
      <w:ins w:id="6376" w:author="Rajo" w:date="2018-06-18T20:20:00Z">
        <w:r w:rsidR="00DA0D28">
          <w:rPr>
            <w:lang w:val="bs-Latn-BA"/>
          </w:rPr>
          <w:t>s napomenom</w:t>
        </w:r>
      </w:ins>
      <w:ins w:id="6377" w:author="Rajo" w:date="2018-06-18T20:21:00Z">
        <w:r w:rsidR="00DA0D28">
          <w:rPr>
            <w:lang w:val="bs-Latn-BA"/>
          </w:rPr>
          <w:t xml:space="preserve"> da</w:t>
        </w:r>
      </w:ins>
      <w:ins w:id="6378" w:author="Rajo" w:date="2018-06-18T19:50:00Z">
        <w:r w:rsidR="00897603">
          <w:rPr>
            <w:lang w:val="bs-Latn-BA"/>
          </w:rPr>
          <w:t xml:space="preserve"> je u pitanju prototip</w:t>
        </w:r>
      </w:ins>
      <w:ins w:id="6379" w:author="Rajo" w:date="2018-06-18T19:51:00Z">
        <w:r w:rsidR="00897603">
          <w:rPr>
            <w:lang w:val="bs-Latn-BA"/>
          </w:rPr>
          <w:t xml:space="preserve"> koji </w:t>
        </w:r>
      </w:ins>
      <w:ins w:id="6380" w:author="Rajo" w:date="2018-06-18T20:11:00Z">
        <w:r w:rsidR="004D3AEA">
          <w:rPr>
            <w:lang w:val="bs-Latn-BA"/>
          </w:rPr>
          <w:t>treba da predstavi realizaciju SSO s</w:t>
        </w:r>
      </w:ins>
      <w:ins w:id="6381" w:author="Rajo" w:date="2018-06-18T20:12:00Z">
        <w:r w:rsidR="004D3AEA">
          <w:rPr>
            <w:lang w:val="bs-Latn-BA"/>
          </w:rPr>
          <w:t xml:space="preserve">istema </w:t>
        </w:r>
      </w:ins>
      <w:ins w:id="6382" w:author="Rajo" w:date="2018-06-18T20:17:00Z">
        <w:r w:rsidR="0014575A">
          <w:rPr>
            <w:lang w:val="bs-Latn-BA"/>
          </w:rPr>
          <w:t>zasnovanog na</w:t>
        </w:r>
      </w:ins>
      <w:ins w:id="6383" w:author="Rajo" w:date="2018-06-18T20:12:00Z">
        <w:r w:rsidR="004D3AEA">
          <w:rPr>
            <w:lang w:val="bs-Latn-BA"/>
          </w:rPr>
          <w:t xml:space="preserve"> </w:t>
        </w:r>
      </w:ins>
      <w:ins w:id="6384" w:author="Rajo" w:date="2018-06-18T19:51:00Z">
        <w:r w:rsidR="00897603">
          <w:rPr>
            <w:lang w:val="bs-Latn-BA"/>
          </w:rPr>
          <w:t>SAML</w:t>
        </w:r>
      </w:ins>
      <w:ins w:id="6385" w:author="Rajo" w:date="2018-06-18T20:12:00Z">
        <w:r w:rsidR="004D3AEA">
          <w:rPr>
            <w:lang w:val="bs-Latn-BA"/>
          </w:rPr>
          <w:t xml:space="preserve"> protokol</w:t>
        </w:r>
      </w:ins>
      <w:ins w:id="6386" w:author="Rajo" w:date="2018-06-18T20:17:00Z">
        <w:r w:rsidR="0014575A">
          <w:rPr>
            <w:lang w:val="bs-Latn-BA"/>
          </w:rPr>
          <w:t>u</w:t>
        </w:r>
      </w:ins>
      <w:ins w:id="6387" w:author="Rajo" w:date="2018-06-18T20:12:00Z">
        <w:r w:rsidR="004D3AEA">
          <w:rPr>
            <w:lang w:val="bs-Latn-BA"/>
          </w:rPr>
          <w:t>.</w:t>
        </w:r>
      </w:ins>
      <w:ins w:id="6388" w:author="Rajo" w:date="2018-06-18T20:31:00Z">
        <w:r w:rsidR="008A12EC">
          <w:rPr>
            <w:lang w:val="bs-Latn-BA"/>
          </w:rPr>
          <w:t xml:space="preserve"> Sa druge strane, kao i sv</w:t>
        </w:r>
      </w:ins>
      <w:ins w:id="6389" w:author="Rajo" w:date="2018-06-18T20:32:00Z">
        <w:r w:rsidR="008A12EC">
          <w:rPr>
            <w:lang w:val="bs-Latn-BA"/>
          </w:rPr>
          <w:t xml:space="preserve">a ostala rješenja, </w:t>
        </w:r>
      </w:ins>
      <w:ins w:id="6390" w:author="Rajo" w:date="2018-06-18T20:33:00Z">
        <w:r w:rsidR="008A12EC">
          <w:rPr>
            <w:lang w:val="bs-Latn-BA"/>
          </w:rPr>
          <w:t>podržava</w:t>
        </w:r>
      </w:ins>
      <w:ins w:id="6391" w:author="Rajo" w:date="2018-06-18T20:32:00Z">
        <w:r w:rsidR="008A12EC">
          <w:rPr>
            <w:lang w:val="bs-Latn-BA"/>
          </w:rPr>
          <w:t xml:space="preserve"> SLO</w:t>
        </w:r>
      </w:ins>
      <w:ins w:id="6392" w:author="Rajo" w:date="2018-06-18T20:33:00Z">
        <w:r w:rsidR="008A12EC">
          <w:rPr>
            <w:lang w:val="bs-Latn-BA"/>
          </w:rPr>
          <w:t xml:space="preserve"> funkcionalnost</w:t>
        </w:r>
      </w:ins>
      <w:ins w:id="6393" w:author="Rajo" w:date="2018-06-18T20:34:00Z">
        <w:r w:rsidR="008A12EC">
          <w:rPr>
            <w:lang w:val="bs-Latn-BA"/>
          </w:rPr>
          <w:t xml:space="preserve"> </w:t>
        </w:r>
      </w:ins>
      <w:ins w:id="6394" w:author="Rajo" w:date="2018-06-18T20:36:00Z">
        <w:r w:rsidR="00474734">
          <w:rPr>
            <w:lang w:val="bs-Latn-BA"/>
          </w:rPr>
          <w:t xml:space="preserve">koja </w:t>
        </w:r>
      </w:ins>
      <w:ins w:id="6395" w:author="Rajo" w:date="2018-06-18T20:33:00Z">
        <w:r w:rsidR="008A12EC">
          <w:rPr>
            <w:lang w:val="bs-Latn-BA"/>
          </w:rPr>
          <w:t xml:space="preserve">korisniku </w:t>
        </w:r>
      </w:ins>
      <w:ins w:id="6396" w:author="Rajo" w:date="2018-06-18T20:35:00Z">
        <w:r w:rsidR="008A12EC">
          <w:rPr>
            <w:lang w:val="bs-Latn-BA"/>
          </w:rPr>
          <w:t xml:space="preserve">omogućava </w:t>
        </w:r>
      </w:ins>
      <w:ins w:id="6397" w:author="Rajo" w:date="2018-06-18T20:34:00Z">
        <w:r w:rsidR="008A12EC">
          <w:rPr>
            <w:lang w:val="bs-Latn-BA"/>
          </w:rPr>
          <w:t>brz</w:t>
        </w:r>
      </w:ins>
      <w:ins w:id="6398" w:author="Rajo" w:date="2018-06-18T20:36:00Z">
        <w:r w:rsidR="00474734">
          <w:rPr>
            <w:lang w:val="bs-Latn-BA"/>
          </w:rPr>
          <w:t>u</w:t>
        </w:r>
      </w:ins>
      <w:ins w:id="6399" w:author="Rajo" w:date="2018-06-18T20:34:00Z">
        <w:r w:rsidR="008A12EC">
          <w:rPr>
            <w:lang w:val="bs-Latn-BA"/>
          </w:rPr>
          <w:t xml:space="preserve"> i lak</w:t>
        </w:r>
      </w:ins>
      <w:ins w:id="6400" w:author="Rajo" w:date="2018-06-18T20:36:00Z">
        <w:r w:rsidR="00474734">
          <w:rPr>
            <w:lang w:val="bs-Latn-BA"/>
          </w:rPr>
          <w:t>u</w:t>
        </w:r>
      </w:ins>
      <w:ins w:id="6401" w:author="Rajo" w:date="2018-06-18T20:34:00Z">
        <w:r w:rsidR="008A12EC">
          <w:rPr>
            <w:lang w:val="bs-Latn-BA"/>
          </w:rPr>
          <w:t xml:space="preserve"> odjav</w:t>
        </w:r>
      </w:ins>
      <w:ins w:id="6402" w:author="Rajo" w:date="2018-06-18T20:36:00Z">
        <w:r w:rsidR="00474734">
          <w:rPr>
            <w:lang w:val="bs-Latn-BA"/>
          </w:rPr>
          <w:t>a</w:t>
        </w:r>
      </w:ins>
      <w:ins w:id="6403" w:author="Rajo" w:date="2018-06-18T20:34:00Z">
        <w:r w:rsidR="008A12EC">
          <w:rPr>
            <w:lang w:val="bs-Latn-BA"/>
          </w:rPr>
          <w:t xml:space="preserve"> iz svih aplikacije na koje je prijavljen posredstvom SSO servera.</w:t>
        </w:r>
      </w:ins>
      <w:ins w:id="6404" w:author="Rajo" w:date="2018-06-18T20:36:00Z">
        <w:r w:rsidR="00456861">
          <w:rPr>
            <w:lang w:val="bs-Latn-BA"/>
          </w:rPr>
          <w:t xml:space="preserve"> </w:t>
        </w:r>
      </w:ins>
      <w:ins w:id="6405" w:author="Rajo" w:date="2018-06-18T20:38:00Z">
        <w:r w:rsidR="00245F07">
          <w:rPr>
            <w:lang w:val="bs-Latn-BA"/>
          </w:rPr>
          <w:t>Pored toga, posjeduje</w:t>
        </w:r>
      </w:ins>
      <w:ins w:id="6406" w:author="Rajo" w:date="2018-06-18T20:39:00Z">
        <w:r w:rsidR="00245F07">
          <w:rPr>
            <w:lang w:val="bs-Latn-BA"/>
          </w:rPr>
          <w:t xml:space="preserve"> čak i jednu karakteristiku koju nema WSO2, a to je dostupnost klijentske biblioteke</w:t>
        </w:r>
      </w:ins>
      <w:ins w:id="6407" w:author="Rajo" w:date="2018-06-18T20:41:00Z">
        <w:r w:rsidR="00C744C5">
          <w:rPr>
            <w:lang w:val="bs-Latn-BA"/>
          </w:rPr>
          <w:t xml:space="preserve"> koja zn</w:t>
        </w:r>
      </w:ins>
      <w:ins w:id="6408" w:author="Rajo" w:date="2018-06-18T20:40:00Z">
        <w:r w:rsidR="00C172D5">
          <w:rPr>
            <w:lang w:val="bs-Latn-BA"/>
          </w:rPr>
          <w:t>atno olakšava integracij</w:t>
        </w:r>
      </w:ins>
      <w:ins w:id="6409" w:author="Rajo" w:date="2018-06-18T20:41:00Z">
        <w:r w:rsidR="00C744C5">
          <w:rPr>
            <w:lang w:val="bs-Latn-BA"/>
          </w:rPr>
          <w:t>u</w:t>
        </w:r>
      </w:ins>
      <w:ins w:id="6410" w:author="Rajo" w:date="2018-06-18T20:40:00Z">
        <w:r w:rsidR="00C172D5">
          <w:rPr>
            <w:lang w:val="bs-Latn-BA"/>
          </w:rPr>
          <w:t xml:space="preserve"> željene aplikacije u SSO sistem.</w:t>
        </w:r>
      </w:ins>
    </w:p>
    <w:p w14:paraId="299292DC" w14:textId="0C0D4828" w:rsidR="00E94ADE" w:rsidDel="004137B5" w:rsidRDefault="00CC5052" w:rsidP="001501C2">
      <w:pPr>
        <w:spacing w:line="240" w:lineRule="auto"/>
        <w:ind w:firstLine="360"/>
        <w:jc w:val="both"/>
        <w:rPr>
          <w:del w:id="6411" w:author="Rajo" w:date="2018-06-17T19:09:00Z"/>
          <w:lang w:val="bs-Latn-BA"/>
        </w:rPr>
      </w:pPr>
      <w:del w:id="6412" w:author="Rajo" w:date="2018-06-18T20:37:00Z">
        <w:r w:rsidDel="00245F07">
          <w:rPr>
            <w:lang w:val="bs-Latn-BA"/>
          </w:rPr>
          <w:delText xml:space="preserve">Neke </w:delText>
        </w:r>
      </w:del>
      <w:ins w:id="6413" w:author="Rajo" w:date="2018-06-18T20:44:00Z">
        <w:r w:rsidR="001501C2">
          <w:rPr>
            <w:lang w:val="bs-Latn-BA"/>
          </w:rPr>
          <w:t>Međutim</w:t>
        </w:r>
      </w:ins>
      <w:ins w:id="6414" w:author="Rajo" w:date="2018-06-18T20:37:00Z">
        <w:r w:rsidR="00245F07">
          <w:rPr>
            <w:lang w:val="bs-Latn-BA"/>
          </w:rPr>
          <w:t>,</w:t>
        </w:r>
        <w:r w:rsidR="00245F07">
          <w:rPr>
            <w:lang w:val="bs-Latn-BA"/>
          </w:rPr>
          <w:t xml:space="preserve"> </w:t>
        </w:r>
      </w:ins>
      <w:del w:id="6415" w:author="Rajo" w:date="2018-06-18T20:22:00Z">
        <w:r w:rsidDel="00CE3C9D">
          <w:rPr>
            <w:lang w:val="bs-Latn-BA"/>
          </w:rPr>
          <w:delText xml:space="preserve">dodatne </w:delText>
        </w:r>
      </w:del>
      <w:del w:id="6416" w:author="Rajo" w:date="2018-06-18T20:23:00Z">
        <w:r w:rsidDel="00CE3C9D">
          <w:rPr>
            <w:lang w:val="bs-Latn-BA"/>
          </w:rPr>
          <w:delText xml:space="preserve">uobičajene </w:delText>
        </w:r>
      </w:del>
      <w:r>
        <w:rPr>
          <w:lang w:val="bs-Latn-BA"/>
        </w:rPr>
        <w:t xml:space="preserve">funkcionalnosti koje ova implementacija ne </w:t>
      </w:r>
      <w:del w:id="6417" w:author="Rajo" w:date="2018-06-18T20:44:00Z">
        <w:r w:rsidDel="001501C2">
          <w:rPr>
            <w:lang w:val="bs-Latn-BA"/>
          </w:rPr>
          <w:delText>posjeduje</w:delText>
        </w:r>
      </w:del>
      <w:del w:id="6418" w:author="Rajo" w:date="2018-06-18T20:37:00Z">
        <w:r w:rsidDel="00245F07">
          <w:rPr>
            <w:lang w:val="bs-Latn-BA"/>
          </w:rPr>
          <w:delText>, a posjeduju je</w:delText>
        </w:r>
      </w:del>
      <w:ins w:id="6419" w:author="Rajo" w:date="2018-06-18T20:44:00Z">
        <w:r w:rsidR="001501C2">
          <w:rPr>
            <w:lang w:val="bs-Latn-BA"/>
          </w:rPr>
          <w:t>nudi</w:t>
        </w:r>
      </w:ins>
      <w:ins w:id="6420" w:author="Rajo" w:date="2018-06-18T20:37:00Z">
        <w:r w:rsidR="00245F07">
          <w:rPr>
            <w:lang w:val="bs-Latn-BA"/>
          </w:rPr>
          <w:t xml:space="preserve"> za razliku od analiziranih rješenja, </w:t>
        </w:r>
      </w:ins>
      <w:r>
        <w:rPr>
          <w:lang w:val="bs-Latn-BA"/>
        </w:rPr>
        <w:t xml:space="preserve"> </w:t>
      </w:r>
      <w:del w:id="6421" w:author="Rajo" w:date="2018-06-18T20:37:00Z">
        <w:r w:rsidDel="00245F07">
          <w:rPr>
            <w:lang w:val="bs-Latn-BA"/>
          </w:rPr>
          <w:delText>analizirana rješenja, s</w:delText>
        </w:r>
      </w:del>
      <w:ins w:id="6422" w:author="Rajo" w:date="2018-06-18T20:37:00Z">
        <w:r w:rsidR="00245F07">
          <w:rPr>
            <w:lang w:val="bs-Latn-BA"/>
          </w:rPr>
          <w:t>jes</w:t>
        </w:r>
      </w:ins>
      <w:r>
        <w:rPr>
          <w:lang w:val="bs-Latn-BA"/>
        </w:rPr>
        <w:t xml:space="preserve">u višestepena autentikacija kao i delegirana autentikacija koja omogućava da </w:t>
      </w:r>
      <w:del w:id="6423" w:author="Rajo" w:date="2018-06-18T19:20:00Z">
        <w:r w:rsidDel="00057AAC">
          <w:rPr>
            <w:lang w:val="bs-Latn-BA"/>
          </w:rPr>
          <w:delText xml:space="preserve">IdP </w:delText>
        </w:r>
      </w:del>
      <w:ins w:id="6424" w:author="Rajo" w:date="2018-06-18T19:20:00Z">
        <w:r w:rsidR="00057AAC">
          <w:rPr>
            <w:lang w:val="bs-Latn-BA"/>
          </w:rPr>
          <w:t>davalac identiteta</w:t>
        </w:r>
        <w:r w:rsidR="00057AAC">
          <w:rPr>
            <w:lang w:val="bs-Latn-BA"/>
          </w:rPr>
          <w:t xml:space="preserve"> </w:t>
        </w:r>
      </w:ins>
      <w:r>
        <w:rPr>
          <w:lang w:val="bs-Latn-BA"/>
        </w:rPr>
        <w:t xml:space="preserve">autentikuje korisnika posredstvom nekog vanjskog sistema. Razlog </w:t>
      </w:r>
      <w:del w:id="6425" w:author="Rajo" w:date="2018-06-18T20:24:00Z">
        <w:r w:rsidDel="00CE3C9D">
          <w:rPr>
            <w:lang w:val="bs-Latn-BA"/>
          </w:rPr>
          <w:delText>tome je što je</w:delText>
        </w:r>
      </w:del>
      <w:ins w:id="6426" w:author="Rajo" w:date="2018-06-18T20:24:00Z">
        <w:r w:rsidR="00CE3C9D">
          <w:rPr>
            <w:lang w:val="bs-Latn-BA"/>
          </w:rPr>
          <w:t>je to što</w:t>
        </w:r>
      </w:ins>
      <w:r>
        <w:rPr>
          <w:lang w:val="bs-Latn-BA"/>
        </w:rPr>
        <w:t xml:space="preserve"> </w:t>
      </w:r>
      <w:r>
        <w:rPr>
          <w:lang w:val="bs-Latn-BA"/>
        </w:rPr>
        <w:lastRenderedPageBreak/>
        <w:t xml:space="preserve">ova implementacija predstavlja osnovni SSO server sa minimalnim </w:t>
      </w:r>
      <w:del w:id="6427" w:author="Rajo" w:date="2018-06-18T20:26:00Z">
        <w:r w:rsidDel="00CE3C9D">
          <w:rPr>
            <w:lang w:val="bs-Latn-BA"/>
          </w:rPr>
          <w:delText xml:space="preserve">zahtjevima </w:delText>
        </w:r>
      </w:del>
      <w:ins w:id="6428" w:author="Rajo" w:date="2018-06-18T20:26:00Z">
        <w:r w:rsidR="00CE3C9D">
          <w:rPr>
            <w:lang w:val="bs-Latn-BA"/>
          </w:rPr>
          <w:t>funkcionalnostima</w:t>
        </w:r>
        <w:r w:rsidR="00CE3C9D">
          <w:rPr>
            <w:lang w:val="bs-Latn-BA"/>
          </w:rPr>
          <w:t xml:space="preserve"> </w:t>
        </w:r>
      </w:ins>
      <w:r>
        <w:rPr>
          <w:lang w:val="bs-Latn-BA"/>
        </w:rPr>
        <w:t>koje kao takav mora imati, odnosno</w:t>
      </w:r>
      <w:ins w:id="6429" w:author="Rajo" w:date="2018-06-18T20:27:00Z">
        <w:r w:rsidR="00CE3C9D">
          <w:rPr>
            <w:lang w:val="bs-Latn-BA"/>
          </w:rPr>
          <w:t xml:space="preserve"> sa</w:t>
        </w:r>
      </w:ins>
      <w:r>
        <w:rPr>
          <w:lang w:val="bs-Latn-BA"/>
        </w:rPr>
        <w:t xml:space="preserve"> funkcionalnosti</w:t>
      </w:r>
      <w:ins w:id="6430" w:author="Rajo" w:date="2018-06-18T20:27:00Z">
        <w:r w:rsidR="00CE3C9D">
          <w:rPr>
            <w:lang w:val="bs-Latn-BA"/>
          </w:rPr>
          <w:t>ma</w:t>
        </w:r>
      </w:ins>
      <w:r>
        <w:rPr>
          <w:lang w:val="bs-Latn-BA"/>
        </w:rPr>
        <w:t xml:space="preserve"> autentikacije i autorizacije.</w:t>
      </w:r>
      <w:ins w:id="6431" w:author="Rajo" w:date="2018-06-18T20:45:00Z">
        <w:r w:rsidR="001501C2">
          <w:rPr>
            <w:lang w:val="bs-Latn-BA"/>
          </w:rPr>
          <w:t xml:space="preserve"> </w:t>
        </w:r>
      </w:ins>
      <w:del w:id="6432" w:author="Rajo" w:date="2018-06-18T20:45:00Z">
        <w:r w:rsidDel="001501C2">
          <w:rPr>
            <w:lang w:val="bs-Latn-BA"/>
          </w:rPr>
          <w:delText xml:space="preserve"> </w:delText>
        </w:r>
      </w:del>
      <w:del w:id="6433" w:author="Rajo" w:date="2018-06-18T20:47:00Z">
        <w:r w:rsidDel="004137B5">
          <w:rPr>
            <w:lang w:val="bs-Latn-BA"/>
          </w:rPr>
          <w:delText>Takođe, razlog izostavljanja dodatnih funkcionalnosti</w:delText>
        </w:r>
      </w:del>
      <w:ins w:id="6434" w:author="Rajo" w:date="2018-06-18T20:47:00Z">
        <w:r w:rsidR="004137B5">
          <w:rPr>
            <w:lang w:val="bs-Latn-BA"/>
          </w:rPr>
          <w:t>Dodatni razlog</w:t>
        </w:r>
      </w:ins>
      <w:r>
        <w:rPr>
          <w:lang w:val="bs-Latn-BA"/>
        </w:rPr>
        <w:t xml:space="preserve"> je </w:t>
      </w:r>
      <w:ins w:id="6435" w:author="Rajo" w:date="2018-06-18T20:45:00Z">
        <w:r w:rsidR="001501C2">
          <w:rPr>
            <w:lang w:val="bs-Latn-BA"/>
          </w:rPr>
          <w:t xml:space="preserve">i </w:t>
        </w:r>
      </w:ins>
      <w:r>
        <w:rPr>
          <w:lang w:val="bs-Latn-BA"/>
        </w:rPr>
        <w:t>to što je u pitanju „pilot“ projekat koji treba da demonstrira načina funkcionisanja jednog SSO servera. Naravno, bilo bi moguće proširiti postojeću verziju sa tim dodatnim funkcionalnostima ukoliko bi to bilo potrebno.</w:t>
      </w:r>
      <w:del w:id="6436" w:author="Rajo" w:date="2018-06-18T20:47:00Z">
        <w:r w:rsidDel="004137B5">
          <w:rPr>
            <w:lang w:val="bs-Latn-BA"/>
          </w:rPr>
          <w:delText xml:space="preserve"> </w:delText>
        </w:r>
      </w:del>
      <w:del w:id="6437" w:author="Rajo" w:date="2018-06-17T19:09:00Z">
        <w:r w:rsidDel="00416882">
          <w:rPr>
            <w:lang w:val="bs-Latn-BA"/>
          </w:rPr>
          <w:br w:type="page"/>
        </w:r>
      </w:del>
    </w:p>
    <w:p w14:paraId="7495E970" w14:textId="362975C2" w:rsidR="004137B5" w:rsidRDefault="004137B5" w:rsidP="001501C2">
      <w:pPr>
        <w:spacing w:line="240" w:lineRule="auto"/>
        <w:ind w:firstLine="360"/>
        <w:jc w:val="both"/>
        <w:rPr>
          <w:ins w:id="6438" w:author="Rajo" w:date="2018-06-18T20:47:00Z"/>
          <w:lang w:val="bs-Latn-BA"/>
        </w:rPr>
      </w:pPr>
    </w:p>
    <w:p w14:paraId="6F9767EB" w14:textId="5A2AAD2D" w:rsidR="004137B5" w:rsidRDefault="004137B5" w:rsidP="001501C2">
      <w:pPr>
        <w:spacing w:line="240" w:lineRule="auto"/>
        <w:ind w:firstLine="360"/>
        <w:jc w:val="both"/>
        <w:rPr>
          <w:ins w:id="6439" w:author="Rajo" w:date="2018-06-18T20:47:00Z"/>
          <w:lang w:val="bs-Latn-BA"/>
        </w:rPr>
        <w:pPrChange w:id="6440" w:author="Rajo" w:date="2018-06-18T20:46:00Z">
          <w:pPr>
            <w:spacing w:line="240" w:lineRule="auto"/>
            <w:ind w:firstLine="720"/>
            <w:jc w:val="both"/>
          </w:pPr>
        </w:pPrChange>
      </w:pPr>
      <w:ins w:id="6441" w:author="Rajo" w:date="2018-06-18T20:47:00Z">
        <w:r>
          <w:rPr>
            <w:lang w:val="bs-Latn-BA"/>
          </w:rPr>
          <w:t xml:space="preserve">Na kraju, što se </w:t>
        </w:r>
      </w:ins>
      <w:ins w:id="6442" w:author="Rajo" w:date="2018-06-18T20:48:00Z">
        <w:r>
          <w:rPr>
            <w:lang w:val="bs-Latn-BA"/>
          </w:rPr>
          <w:t xml:space="preserve">tiče poslednje karakteristike odnosno tipa licence, u pitanju je naravno </w:t>
        </w:r>
        <w:proofErr w:type="spellStart"/>
        <w:r w:rsidRPr="00BE5CE6">
          <w:rPr>
            <w:i/>
            <w:lang w:val="bs-Latn-BA"/>
            <w:rPrChange w:id="6443" w:author="Rajo" w:date="2018-06-18T20:49:00Z">
              <w:rPr>
                <w:lang w:val="bs-Latn-BA"/>
              </w:rPr>
            </w:rPrChange>
          </w:rPr>
          <w:t>OpenSource</w:t>
        </w:r>
        <w:proofErr w:type="spellEnd"/>
        <w:r>
          <w:rPr>
            <w:lang w:val="bs-Latn-BA"/>
          </w:rPr>
          <w:t xml:space="preserve"> lic</w:t>
        </w:r>
      </w:ins>
      <w:ins w:id="6444" w:author="Rajo" w:date="2018-06-18T20:49:00Z">
        <w:r>
          <w:rPr>
            <w:lang w:val="bs-Latn-BA"/>
          </w:rPr>
          <w:t xml:space="preserve">enca pod kojom su izdana i ostala rješenja, a sam kod </w:t>
        </w:r>
      </w:ins>
      <w:ins w:id="6445" w:author="Rajo" w:date="2018-06-18T20:50:00Z">
        <w:r w:rsidR="00BE5CE6">
          <w:rPr>
            <w:lang w:val="bs-Latn-BA"/>
          </w:rPr>
          <w:t xml:space="preserve">je javno dostupan na </w:t>
        </w:r>
      </w:ins>
      <w:bookmarkStart w:id="6446" w:name="_GoBack"/>
      <w:bookmarkEnd w:id="6446"/>
      <w:ins w:id="6447" w:author="Rajo" w:date="2018-06-18T20:51:00Z">
        <w:r w:rsidR="00BE5CE6">
          <w:rPr>
            <w:lang w:val="bs-Latn-BA"/>
          </w:rPr>
          <w:t xml:space="preserve">na </w:t>
        </w:r>
      </w:ins>
      <w:ins w:id="6448" w:author="Rajo" w:date="2018-06-18T20:50:00Z">
        <w:r w:rsidR="00BE5CE6">
          <w:rPr>
            <w:lang w:val="bs-Latn-BA"/>
          </w:rPr>
          <w:t xml:space="preserve">adresi </w:t>
        </w:r>
      </w:ins>
      <w:ins w:id="6449" w:author="Rajo" w:date="2018-06-18T20:51:00Z">
        <w:r w:rsidR="00BE5CE6">
          <w:rPr>
            <w:lang w:val="bs-Latn-BA"/>
          </w:rPr>
          <w:fldChar w:fldCharType="begin"/>
        </w:r>
        <w:r w:rsidR="00BE5CE6">
          <w:rPr>
            <w:lang w:val="bs-Latn-BA"/>
          </w:rPr>
          <w:instrText xml:space="preserve"> HYPERLINK "https://github.com/racog3/sso-project" </w:instrText>
        </w:r>
        <w:r w:rsidR="00BE5CE6">
          <w:rPr>
            <w:lang w:val="bs-Latn-BA"/>
          </w:rPr>
        </w:r>
        <w:r w:rsidR="00BE5CE6">
          <w:rPr>
            <w:lang w:val="bs-Latn-BA"/>
          </w:rPr>
          <w:fldChar w:fldCharType="separate"/>
        </w:r>
        <w:r w:rsidR="00BE5CE6" w:rsidRPr="00BE5CE6">
          <w:rPr>
            <w:rStyle w:val="Hyperlink"/>
            <w:lang w:val="bs-Latn-BA"/>
          </w:rPr>
          <w:t>https://github.com/racog3/sso-project</w:t>
        </w:r>
        <w:r w:rsidR="00BE5CE6">
          <w:rPr>
            <w:lang w:val="bs-Latn-BA"/>
          </w:rPr>
          <w:fldChar w:fldCharType="end"/>
        </w:r>
        <w:r w:rsidR="00BE5CE6">
          <w:rPr>
            <w:lang w:val="bs-Latn-BA"/>
          </w:rPr>
          <w:t>.</w:t>
        </w:r>
      </w:ins>
    </w:p>
    <w:p w14:paraId="7718C5CE" w14:textId="11F4F2E6" w:rsidR="00E94ADE" w:rsidDel="00044F04" w:rsidRDefault="00CC5052" w:rsidP="001501C2">
      <w:pPr>
        <w:pStyle w:val="Heading1"/>
        <w:numPr>
          <w:ilvl w:val="0"/>
          <w:numId w:val="0"/>
        </w:numPr>
        <w:spacing w:line="240" w:lineRule="auto"/>
        <w:ind w:firstLine="360"/>
        <w:rPr>
          <w:del w:id="6450" w:author="Rajo" w:date="2018-06-17T15:18:00Z"/>
          <w:lang w:val="bs-Latn-BA"/>
        </w:rPr>
        <w:pPrChange w:id="6451" w:author="Rajo" w:date="2018-06-18T20:46:00Z">
          <w:pPr>
            <w:pStyle w:val="Heading1"/>
            <w:spacing w:line="240" w:lineRule="auto"/>
          </w:pPr>
        </w:pPrChange>
      </w:pPr>
      <w:bookmarkStart w:id="6452" w:name="_Toc511154464"/>
      <w:del w:id="6453" w:author="Rajo" w:date="2018-06-17T19:09:00Z">
        <w:r w:rsidDel="00416882">
          <w:rPr>
            <w:lang w:val="bs-Latn-BA"/>
          </w:rPr>
          <w:delText>UPOREDNA ANALIZA SSO RJEŠENJA</w:delText>
        </w:r>
      </w:del>
      <w:bookmarkEnd w:id="6452"/>
    </w:p>
    <w:p w14:paraId="0C695F68" w14:textId="77777777" w:rsidR="00E94ADE" w:rsidRPr="00143689" w:rsidRDefault="00E94ADE" w:rsidP="001501C2">
      <w:pPr>
        <w:spacing w:line="240" w:lineRule="auto"/>
        <w:ind w:firstLine="360"/>
        <w:jc w:val="both"/>
        <w:rPr>
          <w:lang w:val="bs-Latn-BA"/>
        </w:rPr>
        <w:pPrChange w:id="6454" w:author="Rajo" w:date="2018-06-18T20:46:00Z">
          <w:pPr>
            <w:spacing w:line="240" w:lineRule="auto"/>
          </w:pPr>
        </w:pPrChange>
      </w:pPr>
    </w:p>
    <w:p w14:paraId="417DDE17" w14:textId="75A95283" w:rsidR="00E94ADE" w:rsidDel="00044F04" w:rsidRDefault="00CC5052">
      <w:pPr>
        <w:spacing w:line="240" w:lineRule="auto"/>
        <w:ind w:firstLine="360"/>
        <w:jc w:val="both"/>
        <w:rPr>
          <w:del w:id="6455" w:author="Rajo" w:date="2018-06-17T15:18:00Z"/>
          <w:lang w:val="bs-Latn-BA"/>
        </w:rPr>
      </w:pPr>
      <w:del w:id="6456" w:author="Rajo" w:date="2018-06-17T19:09:00Z">
        <w:r w:rsidDel="006209DB">
          <w:rPr>
            <w:lang w:val="bs-Latn-BA"/>
          </w:rPr>
          <w:delText xml:space="preserve">U narednoj </w:delText>
        </w:r>
      </w:del>
      <w:del w:id="6457" w:author="Rajo" w:date="2018-06-17T15:19:00Z">
        <w:r w:rsidRPr="0079418E" w:rsidDel="0079418E">
          <w:rPr>
            <w:b/>
            <w:lang w:val="bs-Latn-BA"/>
            <w:rPrChange w:id="6458" w:author="Rajo" w:date="2018-06-17T15:19:00Z">
              <w:rPr>
                <w:lang w:val="bs-Latn-BA"/>
              </w:rPr>
            </w:rPrChange>
          </w:rPr>
          <w:delText>t</w:delText>
        </w:r>
      </w:del>
      <w:del w:id="6459" w:author="Rajo" w:date="2018-06-17T19:09:00Z">
        <w:r w:rsidRPr="0079418E" w:rsidDel="006209DB">
          <w:rPr>
            <w:b/>
            <w:lang w:val="bs-Latn-BA"/>
            <w:rPrChange w:id="6460" w:author="Rajo" w:date="2018-06-17T15:19:00Z">
              <w:rPr>
                <w:lang w:val="bs-Latn-BA"/>
              </w:rPr>
            </w:rPrChange>
          </w:rPr>
          <w:delText>abeli</w:delText>
        </w:r>
        <w:r w:rsidDel="006209DB">
          <w:rPr>
            <w:lang w:val="bs-Latn-BA"/>
          </w:rPr>
          <w:delText xml:space="preserve"> nalazi se uporedna analiza postojećih rješenja, i rješenja koje je implementirano kao praktični dio rada. U prvoj koloni navedene su karakteristike svojstvene SSO serveru na osnovu kojih je i izvršena uporedna analiza, dok su u zaglavljima narednih kolona navedena sama rješenja, prvo postojeća a na kraju i implementirano. Neke karakteristike su takođe grupisane, kao što je to slučaj sa podržanim protokolima, tako da grupa opisuje aspekt na koji se te karakteristike odnose. Ukoliko neko od rješenja posjeduje određenu karakteristiku, na presjeku njegove kolone sa redom koji odgovara toj karakteristici, odnosno u odgovarajućoj ćeliji, nalazi se simbol (</w:delText>
        </w:r>
        <w:r w:rsidDel="006209DB">
          <w:rPr>
            <w:lang w:val="bs-Latn-BA"/>
          </w:rPr>
          <w:sym w:font="Wingdings" w:char="F0FC"/>
        </w:r>
        <w:r w:rsidDel="006209DB">
          <w:rPr>
            <w:lang w:val="bs-Latn-BA"/>
          </w:rPr>
          <w:delText xml:space="preserve">), u suprotnom je ćelija prazna. </w:delText>
        </w:r>
      </w:del>
    </w:p>
    <w:p w14:paraId="14BDF2DF" w14:textId="7BCF6E30" w:rsidR="00E94ADE" w:rsidDel="006209DB" w:rsidRDefault="00E94ADE">
      <w:pPr>
        <w:spacing w:line="240" w:lineRule="auto"/>
        <w:ind w:firstLine="360"/>
        <w:jc w:val="both"/>
        <w:rPr>
          <w:del w:id="6461" w:author="Rajo" w:date="2018-06-17T19:09:00Z"/>
          <w:lang w:val="bs-Latn-BA"/>
        </w:rPr>
        <w:pPrChange w:id="6462" w:author="Rajo" w:date="2018-06-17T15:18:00Z">
          <w:pPr>
            <w:spacing w:line="240" w:lineRule="auto"/>
          </w:pPr>
        </w:pPrChange>
      </w:pPr>
    </w:p>
    <w:p w14:paraId="561B18AC" w14:textId="222BF808" w:rsidR="00E94ADE" w:rsidDel="006209DB" w:rsidRDefault="00CC5052">
      <w:pPr>
        <w:pStyle w:val="Caption"/>
        <w:keepNext/>
        <w:jc w:val="center"/>
        <w:rPr>
          <w:del w:id="6463" w:author="Rajo" w:date="2018-06-17T19:09:00Z"/>
          <w:lang w:val="bs-Latn-BA"/>
        </w:rPr>
      </w:pPr>
      <w:del w:id="6464" w:author="Rajo" w:date="2018-06-17T19:09:00Z">
        <w:r w:rsidDel="006209DB">
          <w:rPr>
            <w:lang w:val="bs-Latn-BA"/>
          </w:rPr>
          <w:delText xml:space="preserve">Tabela </w:delText>
        </w:r>
        <w:r w:rsidDel="006209DB">
          <w:rPr>
            <w:b w:val="0"/>
            <w:bCs w:val="0"/>
            <w:i w:val="0"/>
            <w:lang w:val="bs-Latn-BA"/>
          </w:rPr>
          <w:fldChar w:fldCharType="begin"/>
        </w:r>
        <w:r w:rsidDel="006209DB">
          <w:rPr>
            <w:lang w:val="bs-Latn-BA"/>
          </w:rPr>
          <w:delInstrText xml:space="preserve"> STYLEREF 1 \s </w:delInstrText>
        </w:r>
        <w:r w:rsidDel="006209DB">
          <w:rPr>
            <w:b w:val="0"/>
            <w:bCs w:val="0"/>
            <w:i w:val="0"/>
            <w:lang w:val="bs-Latn-BA"/>
          </w:rPr>
          <w:fldChar w:fldCharType="separate"/>
        </w:r>
        <w:r w:rsidR="00AC2D1A" w:rsidDel="006209DB">
          <w:rPr>
            <w:noProof/>
            <w:lang w:val="bs-Latn-BA"/>
          </w:rPr>
          <w:delText>11</w:delText>
        </w:r>
        <w:r w:rsidDel="006209DB">
          <w:rPr>
            <w:b w:val="0"/>
            <w:bCs w:val="0"/>
            <w:i w:val="0"/>
            <w:lang w:val="bs-Latn-BA"/>
          </w:rPr>
          <w:fldChar w:fldCharType="end"/>
        </w:r>
        <w:r w:rsidDel="006209DB">
          <w:rPr>
            <w:lang w:val="bs-Latn-BA"/>
          </w:rPr>
          <w:delText>.</w:delText>
        </w:r>
        <w:r w:rsidDel="006209DB">
          <w:rPr>
            <w:b w:val="0"/>
            <w:bCs w:val="0"/>
            <w:i w:val="0"/>
            <w:lang w:val="bs-Latn-BA"/>
          </w:rPr>
          <w:fldChar w:fldCharType="begin"/>
        </w:r>
        <w:r w:rsidDel="006209DB">
          <w:rPr>
            <w:lang w:val="bs-Latn-BA"/>
          </w:rPr>
          <w:delInstrText xml:space="preserve"> SEQ Tabela \* ARABIC \s 1 </w:delInstrText>
        </w:r>
        <w:r w:rsidDel="006209DB">
          <w:rPr>
            <w:b w:val="0"/>
            <w:bCs w:val="0"/>
            <w:i w:val="0"/>
            <w:lang w:val="bs-Latn-BA"/>
          </w:rPr>
          <w:fldChar w:fldCharType="separate"/>
        </w:r>
        <w:r w:rsidR="00AC2D1A" w:rsidDel="006209DB">
          <w:rPr>
            <w:noProof/>
            <w:lang w:val="bs-Latn-BA"/>
          </w:rPr>
          <w:delText>1</w:delText>
        </w:r>
        <w:r w:rsidDel="006209DB">
          <w:rPr>
            <w:b w:val="0"/>
            <w:bCs w:val="0"/>
            <w:i w:val="0"/>
            <w:lang w:val="bs-Latn-BA"/>
          </w:rPr>
          <w:fldChar w:fldCharType="end"/>
        </w:r>
        <w:r w:rsidDel="006209DB">
          <w:rPr>
            <w:lang w:val="bs-Latn-BA"/>
          </w:rPr>
          <w:delText xml:space="preserve"> – Uporedna analiza rješenja</w:delText>
        </w:r>
      </w:del>
    </w:p>
    <w:tbl>
      <w:tblPr>
        <w:tblStyle w:val="TableGrid"/>
        <w:tblW w:w="9576" w:type="dxa"/>
        <w:tblLayout w:type="fixed"/>
        <w:tblLook w:val="04A0" w:firstRow="1" w:lastRow="0" w:firstColumn="1" w:lastColumn="0" w:noHBand="0" w:noVBand="1"/>
      </w:tblPr>
      <w:tblGrid>
        <w:gridCol w:w="828"/>
        <w:gridCol w:w="3060"/>
        <w:gridCol w:w="1152"/>
        <w:gridCol w:w="1458"/>
        <w:gridCol w:w="1440"/>
        <w:gridCol w:w="1638"/>
      </w:tblGrid>
      <w:tr w:rsidR="00E94ADE" w:rsidDel="006209DB" w14:paraId="69CF8DD0" w14:textId="482C1DC5">
        <w:trPr>
          <w:trHeight w:val="953"/>
          <w:del w:id="6465" w:author="Rajo" w:date="2018-06-17T19:09:00Z"/>
        </w:trPr>
        <w:tc>
          <w:tcPr>
            <w:tcW w:w="3888" w:type="dxa"/>
            <w:gridSpan w:val="2"/>
            <w:shd w:val="clear" w:color="auto" w:fill="DBE5F1" w:themeFill="accent1" w:themeFillTint="33"/>
            <w:vAlign w:val="center"/>
          </w:tcPr>
          <w:p w14:paraId="688E5925" w14:textId="55761E68" w:rsidR="00E94ADE" w:rsidDel="006209DB" w:rsidRDefault="00CC5052">
            <w:pPr>
              <w:jc w:val="center"/>
              <w:rPr>
                <w:del w:id="6466" w:author="Rajo" w:date="2018-06-17T19:09:00Z"/>
                <w:rFonts w:asciiTheme="majorHAnsi" w:hAnsiTheme="majorHAnsi"/>
                <w:b/>
                <w:color w:val="365F91" w:themeColor="accent1" w:themeShade="BF"/>
                <w:lang w:val="bs-Latn-BA"/>
              </w:rPr>
            </w:pPr>
            <w:del w:id="6467" w:author="Rajo" w:date="2018-06-17T19:09:00Z">
              <w:r w:rsidDel="006209DB">
                <w:rPr>
                  <w:rFonts w:asciiTheme="majorHAnsi" w:hAnsiTheme="majorHAnsi"/>
                  <w:b/>
                  <w:color w:val="365F91" w:themeColor="accent1" w:themeShade="BF"/>
                  <w:lang w:val="bs-Latn-BA"/>
                </w:rPr>
                <w:delText>Karakteristika</w:delText>
              </w:r>
            </w:del>
          </w:p>
        </w:tc>
        <w:tc>
          <w:tcPr>
            <w:tcW w:w="1152" w:type="dxa"/>
            <w:shd w:val="clear" w:color="auto" w:fill="DBE5F1" w:themeFill="accent1" w:themeFillTint="33"/>
            <w:vAlign w:val="center"/>
          </w:tcPr>
          <w:p w14:paraId="37FED867" w14:textId="26FD434F" w:rsidR="00E94ADE" w:rsidDel="006209DB" w:rsidRDefault="00CC5052">
            <w:pPr>
              <w:jc w:val="center"/>
              <w:rPr>
                <w:del w:id="6468" w:author="Rajo" w:date="2018-06-17T19:09:00Z"/>
                <w:rFonts w:asciiTheme="majorHAnsi" w:hAnsiTheme="majorHAnsi"/>
                <w:b/>
                <w:color w:val="365F91" w:themeColor="accent1" w:themeShade="BF"/>
                <w:lang w:val="bs-Latn-BA"/>
              </w:rPr>
            </w:pPr>
            <w:del w:id="6469" w:author="Rajo" w:date="2018-06-17T19:09:00Z">
              <w:r w:rsidDel="006209DB">
                <w:rPr>
                  <w:rFonts w:asciiTheme="majorHAnsi" w:hAnsiTheme="majorHAnsi"/>
                  <w:b/>
                  <w:color w:val="365F91" w:themeColor="accent1" w:themeShade="BF"/>
                  <w:lang w:val="bs-Latn-BA"/>
                </w:rPr>
                <w:delText>Apereo CAS</w:delText>
              </w:r>
            </w:del>
          </w:p>
        </w:tc>
        <w:tc>
          <w:tcPr>
            <w:tcW w:w="1458" w:type="dxa"/>
            <w:shd w:val="clear" w:color="auto" w:fill="DBE5F1" w:themeFill="accent1" w:themeFillTint="33"/>
            <w:vAlign w:val="center"/>
          </w:tcPr>
          <w:p w14:paraId="46C0B9D7" w14:textId="3108B0A0" w:rsidR="00E94ADE" w:rsidDel="006209DB" w:rsidRDefault="00CC5052">
            <w:pPr>
              <w:jc w:val="center"/>
              <w:rPr>
                <w:del w:id="6470" w:author="Rajo" w:date="2018-06-17T19:09:00Z"/>
                <w:rFonts w:asciiTheme="majorHAnsi" w:hAnsiTheme="majorHAnsi"/>
                <w:b/>
                <w:color w:val="365F91" w:themeColor="accent1" w:themeShade="BF"/>
                <w:lang w:val="bs-Latn-BA"/>
              </w:rPr>
            </w:pPr>
            <w:del w:id="6471" w:author="Rajo" w:date="2018-06-17T19:09:00Z">
              <w:r w:rsidDel="006209DB">
                <w:rPr>
                  <w:rFonts w:asciiTheme="majorHAnsi" w:hAnsiTheme="majorHAnsi"/>
                  <w:b/>
                  <w:color w:val="365F91" w:themeColor="accent1" w:themeShade="BF"/>
                  <w:lang w:val="bs-Latn-BA"/>
                </w:rPr>
                <w:delText>Shibboleth</w:delText>
              </w:r>
            </w:del>
          </w:p>
        </w:tc>
        <w:tc>
          <w:tcPr>
            <w:tcW w:w="1440" w:type="dxa"/>
            <w:shd w:val="clear" w:color="auto" w:fill="DBE5F1" w:themeFill="accent1" w:themeFillTint="33"/>
            <w:vAlign w:val="center"/>
          </w:tcPr>
          <w:p w14:paraId="6AA63F73" w14:textId="27A1182C" w:rsidR="00E94ADE" w:rsidDel="006209DB" w:rsidRDefault="00CC5052">
            <w:pPr>
              <w:jc w:val="center"/>
              <w:rPr>
                <w:del w:id="6472" w:author="Rajo" w:date="2018-06-17T19:09:00Z"/>
                <w:rFonts w:asciiTheme="majorHAnsi" w:hAnsiTheme="majorHAnsi"/>
                <w:b/>
                <w:color w:val="365F91" w:themeColor="accent1" w:themeShade="BF"/>
                <w:lang w:val="bs-Latn-BA"/>
              </w:rPr>
            </w:pPr>
            <w:del w:id="6473" w:author="Rajo" w:date="2018-06-17T19:09:00Z">
              <w:r w:rsidDel="006209DB">
                <w:rPr>
                  <w:rFonts w:asciiTheme="majorHAnsi" w:hAnsiTheme="majorHAnsi"/>
                  <w:b/>
                  <w:color w:val="365F91" w:themeColor="accent1" w:themeShade="BF"/>
                  <w:lang w:val="bs-Latn-BA"/>
                </w:rPr>
                <w:delText>WSO2 Identity Server</w:delText>
              </w:r>
            </w:del>
          </w:p>
        </w:tc>
        <w:tc>
          <w:tcPr>
            <w:tcW w:w="1638" w:type="dxa"/>
            <w:shd w:val="clear" w:color="auto" w:fill="DBE5F1" w:themeFill="accent1" w:themeFillTint="33"/>
            <w:vAlign w:val="center"/>
          </w:tcPr>
          <w:p w14:paraId="06DD1086" w14:textId="46DA84F9" w:rsidR="00E94ADE" w:rsidDel="006209DB" w:rsidRDefault="00CC5052">
            <w:pPr>
              <w:jc w:val="center"/>
              <w:rPr>
                <w:del w:id="6474" w:author="Rajo" w:date="2018-06-17T19:09:00Z"/>
                <w:rFonts w:asciiTheme="majorHAnsi" w:hAnsiTheme="majorHAnsi"/>
                <w:b/>
                <w:color w:val="365F91" w:themeColor="accent1" w:themeShade="BF"/>
                <w:lang w:val="bs-Latn-BA"/>
              </w:rPr>
            </w:pPr>
            <w:del w:id="6475" w:author="Rajo" w:date="2018-06-17T19:09:00Z">
              <w:r w:rsidDel="006209DB">
                <w:rPr>
                  <w:rFonts w:asciiTheme="majorHAnsi" w:hAnsiTheme="majorHAnsi"/>
                  <w:b/>
                  <w:color w:val="365F91" w:themeColor="accent1" w:themeShade="BF"/>
                  <w:lang w:val="bs-Latn-BA"/>
                </w:rPr>
                <w:delText>Impl. rješenje</w:delText>
              </w:r>
            </w:del>
          </w:p>
        </w:tc>
      </w:tr>
      <w:tr w:rsidR="00E94ADE" w:rsidDel="006209DB" w14:paraId="1D78C94D" w14:textId="2906DED0">
        <w:trPr>
          <w:del w:id="6476" w:author="Rajo" w:date="2018-06-17T19:09:00Z"/>
        </w:trPr>
        <w:tc>
          <w:tcPr>
            <w:tcW w:w="828" w:type="dxa"/>
            <w:vMerge w:val="restart"/>
            <w:textDirection w:val="btLr"/>
            <w:vAlign w:val="center"/>
          </w:tcPr>
          <w:p w14:paraId="5A805A0C" w14:textId="259D8D50" w:rsidR="00E94ADE" w:rsidDel="006209DB" w:rsidRDefault="00CC5052">
            <w:pPr>
              <w:ind w:left="113" w:right="113"/>
              <w:jc w:val="center"/>
              <w:rPr>
                <w:del w:id="6477" w:author="Rajo" w:date="2018-06-17T19:09:00Z"/>
                <w:rFonts w:asciiTheme="majorHAnsi" w:hAnsiTheme="majorHAnsi"/>
                <w:b/>
                <w:color w:val="365F91" w:themeColor="accent1" w:themeShade="BF"/>
                <w:lang w:val="bs-Latn-BA"/>
              </w:rPr>
            </w:pPr>
            <w:del w:id="6478" w:author="Rajo" w:date="2018-06-17T19:09:00Z">
              <w:r w:rsidDel="006209DB">
                <w:rPr>
                  <w:rFonts w:asciiTheme="majorHAnsi" w:hAnsiTheme="majorHAnsi"/>
                  <w:b/>
                  <w:color w:val="365F91" w:themeColor="accent1" w:themeShade="BF"/>
                  <w:lang w:val="bs-Latn-BA"/>
                </w:rPr>
                <w:delText>Podržani protokoli</w:delText>
              </w:r>
            </w:del>
          </w:p>
        </w:tc>
        <w:tc>
          <w:tcPr>
            <w:tcW w:w="3060" w:type="dxa"/>
            <w:vAlign w:val="center"/>
          </w:tcPr>
          <w:p w14:paraId="090B775F" w14:textId="2DA3BB2A" w:rsidR="00E94ADE" w:rsidDel="006209DB" w:rsidRDefault="00CC5052">
            <w:pPr>
              <w:rPr>
                <w:del w:id="6479" w:author="Rajo" w:date="2018-06-17T19:09:00Z"/>
                <w:lang w:val="bs-Latn-BA"/>
              </w:rPr>
            </w:pPr>
            <w:del w:id="6480" w:author="Rajo" w:date="2018-06-17T19:09:00Z">
              <w:r w:rsidDel="006209DB">
                <w:rPr>
                  <w:lang w:val="bs-Latn-BA"/>
                </w:rPr>
                <w:delText>SAML</w:delText>
              </w:r>
            </w:del>
          </w:p>
        </w:tc>
        <w:tc>
          <w:tcPr>
            <w:tcW w:w="1152" w:type="dxa"/>
            <w:vAlign w:val="center"/>
          </w:tcPr>
          <w:p w14:paraId="17EF3867" w14:textId="00AA7C97" w:rsidR="00E94ADE" w:rsidDel="006209DB" w:rsidRDefault="00CC5052">
            <w:pPr>
              <w:jc w:val="center"/>
              <w:rPr>
                <w:del w:id="6481" w:author="Rajo" w:date="2018-06-17T19:09:00Z"/>
                <w:lang w:val="bs-Latn-BA"/>
              </w:rPr>
            </w:pPr>
            <w:del w:id="6482" w:author="Rajo" w:date="2018-06-17T19:09:00Z">
              <w:r w:rsidDel="006209DB">
                <w:rPr>
                  <w:lang w:val="bs-Latn-BA"/>
                </w:rPr>
                <w:sym w:font="Wingdings" w:char="F0FC"/>
              </w:r>
            </w:del>
          </w:p>
        </w:tc>
        <w:tc>
          <w:tcPr>
            <w:tcW w:w="1458" w:type="dxa"/>
            <w:vAlign w:val="center"/>
          </w:tcPr>
          <w:p w14:paraId="4F53866F" w14:textId="1D416962" w:rsidR="00E94ADE" w:rsidDel="006209DB" w:rsidRDefault="00CC5052">
            <w:pPr>
              <w:jc w:val="center"/>
              <w:rPr>
                <w:del w:id="6483" w:author="Rajo" w:date="2018-06-17T19:09:00Z"/>
                <w:lang w:val="bs-Latn-BA"/>
              </w:rPr>
            </w:pPr>
            <w:del w:id="6484" w:author="Rajo" w:date="2018-06-17T19:09:00Z">
              <w:r w:rsidDel="006209DB">
                <w:rPr>
                  <w:lang w:val="bs-Latn-BA"/>
                </w:rPr>
                <w:sym w:font="Wingdings" w:char="F0FC"/>
              </w:r>
            </w:del>
          </w:p>
        </w:tc>
        <w:tc>
          <w:tcPr>
            <w:tcW w:w="1440" w:type="dxa"/>
            <w:vAlign w:val="center"/>
          </w:tcPr>
          <w:p w14:paraId="525920F2" w14:textId="1E884986" w:rsidR="00E94ADE" w:rsidDel="006209DB" w:rsidRDefault="00CC5052">
            <w:pPr>
              <w:jc w:val="center"/>
              <w:rPr>
                <w:del w:id="6485" w:author="Rajo" w:date="2018-06-17T19:09:00Z"/>
                <w:lang w:val="bs-Latn-BA"/>
              </w:rPr>
            </w:pPr>
            <w:del w:id="6486" w:author="Rajo" w:date="2018-06-17T19:09:00Z">
              <w:r w:rsidDel="006209DB">
                <w:rPr>
                  <w:lang w:val="bs-Latn-BA"/>
                </w:rPr>
                <w:sym w:font="Wingdings" w:char="F0FC"/>
              </w:r>
            </w:del>
          </w:p>
        </w:tc>
        <w:tc>
          <w:tcPr>
            <w:tcW w:w="1638" w:type="dxa"/>
            <w:vAlign w:val="center"/>
          </w:tcPr>
          <w:p w14:paraId="4051CED6" w14:textId="61698B03" w:rsidR="00E94ADE" w:rsidDel="006209DB" w:rsidRDefault="00CC5052">
            <w:pPr>
              <w:jc w:val="center"/>
              <w:rPr>
                <w:del w:id="6487" w:author="Rajo" w:date="2018-06-17T19:09:00Z"/>
                <w:lang w:val="bs-Latn-BA"/>
              </w:rPr>
            </w:pPr>
            <w:del w:id="6488" w:author="Rajo" w:date="2018-06-17T19:09:00Z">
              <w:r w:rsidDel="006209DB">
                <w:rPr>
                  <w:lang w:val="bs-Latn-BA"/>
                </w:rPr>
                <w:sym w:font="Wingdings" w:char="F0FC"/>
              </w:r>
            </w:del>
          </w:p>
        </w:tc>
      </w:tr>
      <w:tr w:rsidR="00E94ADE" w:rsidDel="006209DB" w14:paraId="63639CB5" w14:textId="09D23310">
        <w:trPr>
          <w:del w:id="6489" w:author="Rajo" w:date="2018-06-17T19:09:00Z"/>
        </w:trPr>
        <w:tc>
          <w:tcPr>
            <w:tcW w:w="828" w:type="dxa"/>
            <w:vMerge/>
            <w:vAlign w:val="center"/>
          </w:tcPr>
          <w:p w14:paraId="3DCF557B" w14:textId="079E9A8C" w:rsidR="00E94ADE" w:rsidDel="006209DB" w:rsidRDefault="00E94ADE">
            <w:pPr>
              <w:rPr>
                <w:del w:id="6490" w:author="Rajo" w:date="2018-06-17T19:09:00Z"/>
                <w:lang w:val="bs-Latn-BA"/>
              </w:rPr>
            </w:pPr>
          </w:p>
        </w:tc>
        <w:tc>
          <w:tcPr>
            <w:tcW w:w="3060" w:type="dxa"/>
            <w:vAlign w:val="center"/>
          </w:tcPr>
          <w:p w14:paraId="560F2699" w14:textId="6EEA1A58" w:rsidR="00E94ADE" w:rsidDel="006209DB" w:rsidRDefault="00CC5052">
            <w:pPr>
              <w:rPr>
                <w:del w:id="6491" w:author="Rajo" w:date="2018-06-17T19:09:00Z"/>
                <w:lang w:val="bs-Latn-BA"/>
              </w:rPr>
            </w:pPr>
            <w:del w:id="6492" w:author="Rajo" w:date="2018-06-17T19:09:00Z">
              <w:r w:rsidDel="006209DB">
                <w:rPr>
                  <w:lang w:val="bs-Latn-BA"/>
                </w:rPr>
                <w:delText>CAS</w:delText>
              </w:r>
            </w:del>
          </w:p>
        </w:tc>
        <w:tc>
          <w:tcPr>
            <w:tcW w:w="1152" w:type="dxa"/>
            <w:vAlign w:val="center"/>
          </w:tcPr>
          <w:p w14:paraId="1E48B066" w14:textId="24D764D7" w:rsidR="00E94ADE" w:rsidDel="006209DB" w:rsidRDefault="00CC5052">
            <w:pPr>
              <w:jc w:val="center"/>
              <w:rPr>
                <w:del w:id="6493" w:author="Rajo" w:date="2018-06-17T19:09:00Z"/>
                <w:lang w:val="bs-Latn-BA"/>
              </w:rPr>
            </w:pPr>
            <w:del w:id="6494" w:author="Rajo" w:date="2018-06-17T19:09:00Z">
              <w:r w:rsidDel="006209DB">
                <w:rPr>
                  <w:lang w:val="bs-Latn-BA"/>
                </w:rPr>
                <w:sym w:font="Wingdings" w:char="F0FC"/>
              </w:r>
            </w:del>
          </w:p>
        </w:tc>
        <w:tc>
          <w:tcPr>
            <w:tcW w:w="1458" w:type="dxa"/>
            <w:vAlign w:val="center"/>
          </w:tcPr>
          <w:p w14:paraId="65A3F359" w14:textId="3721FC71" w:rsidR="00E94ADE" w:rsidDel="006209DB" w:rsidRDefault="00CC5052">
            <w:pPr>
              <w:jc w:val="center"/>
              <w:rPr>
                <w:del w:id="6495" w:author="Rajo" w:date="2018-06-17T19:09:00Z"/>
                <w:lang w:val="bs-Latn-BA"/>
              </w:rPr>
            </w:pPr>
            <w:del w:id="6496" w:author="Rajo" w:date="2018-06-17T19:09:00Z">
              <w:r w:rsidDel="006209DB">
                <w:rPr>
                  <w:lang w:val="bs-Latn-BA"/>
                </w:rPr>
                <w:sym w:font="Wingdings" w:char="F0FC"/>
              </w:r>
            </w:del>
          </w:p>
        </w:tc>
        <w:tc>
          <w:tcPr>
            <w:tcW w:w="1440" w:type="dxa"/>
            <w:vAlign w:val="center"/>
          </w:tcPr>
          <w:p w14:paraId="5DBB834F" w14:textId="464036EE" w:rsidR="00E94ADE" w:rsidDel="006209DB" w:rsidRDefault="00CC5052">
            <w:pPr>
              <w:jc w:val="center"/>
              <w:rPr>
                <w:del w:id="6497" w:author="Rajo" w:date="2018-06-17T19:09:00Z"/>
                <w:lang w:val="bs-Latn-BA"/>
              </w:rPr>
            </w:pPr>
            <w:del w:id="6498" w:author="Rajo" w:date="2018-06-17T19:09:00Z">
              <w:r w:rsidDel="006209DB">
                <w:rPr>
                  <w:lang w:val="bs-Latn-BA"/>
                </w:rPr>
                <w:sym w:font="Wingdings" w:char="F0FC"/>
              </w:r>
            </w:del>
          </w:p>
        </w:tc>
        <w:tc>
          <w:tcPr>
            <w:tcW w:w="1638" w:type="dxa"/>
            <w:vAlign w:val="center"/>
          </w:tcPr>
          <w:p w14:paraId="7DA94FB4" w14:textId="288823CD" w:rsidR="00E94ADE" w:rsidDel="006209DB" w:rsidRDefault="00E94ADE">
            <w:pPr>
              <w:jc w:val="center"/>
              <w:rPr>
                <w:del w:id="6499" w:author="Rajo" w:date="2018-06-17T19:09:00Z"/>
                <w:lang w:val="bs-Latn-BA"/>
              </w:rPr>
            </w:pPr>
          </w:p>
        </w:tc>
      </w:tr>
      <w:tr w:rsidR="00E94ADE" w:rsidDel="006209DB" w14:paraId="46BB7912" w14:textId="2DC367B1">
        <w:trPr>
          <w:del w:id="6500" w:author="Rajo" w:date="2018-06-17T19:09:00Z"/>
        </w:trPr>
        <w:tc>
          <w:tcPr>
            <w:tcW w:w="828" w:type="dxa"/>
            <w:vMerge/>
            <w:vAlign w:val="center"/>
          </w:tcPr>
          <w:p w14:paraId="7F7FB061" w14:textId="5FFD9A24" w:rsidR="00E94ADE" w:rsidDel="006209DB" w:rsidRDefault="00E94ADE">
            <w:pPr>
              <w:rPr>
                <w:del w:id="6501" w:author="Rajo" w:date="2018-06-17T19:09:00Z"/>
                <w:lang w:val="bs-Latn-BA"/>
              </w:rPr>
            </w:pPr>
          </w:p>
        </w:tc>
        <w:tc>
          <w:tcPr>
            <w:tcW w:w="3060" w:type="dxa"/>
            <w:vAlign w:val="center"/>
          </w:tcPr>
          <w:p w14:paraId="609E7744" w14:textId="29F61DF1" w:rsidR="00E94ADE" w:rsidDel="006209DB" w:rsidRDefault="00CC5052">
            <w:pPr>
              <w:rPr>
                <w:del w:id="6502" w:author="Rajo" w:date="2018-06-17T19:09:00Z"/>
                <w:lang w:val="bs-Latn-BA"/>
              </w:rPr>
            </w:pPr>
            <w:del w:id="6503" w:author="Rajo" w:date="2018-06-17T19:09:00Z">
              <w:r w:rsidDel="006209DB">
                <w:rPr>
                  <w:lang w:val="bs-Latn-BA"/>
                </w:rPr>
                <w:delText>OpenID</w:delText>
              </w:r>
            </w:del>
          </w:p>
        </w:tc>
        <w:tc>
          <w:tcPr>
            <w:tcW w:w="1152" w:type="dxa"/>
            <w:vAlign w:val="center"/>
          </w:tcPr>
          <w:p w14:paraId="3A5259A0" w14:textId="089CF4DC" w:rsidR="00E94ADE" w:rsidDel="006209DB" w:rsidRDefault="00CC5052">
            <w:pPr>
              <w:jc w:val="center"/>
              <w:rPr>
                <w:del w:id="6504" w:author="Rajo" w:date="2018-06-17T19:09:00Z"/>
                <w:lang w:val="bs-Latn-BA"/>
              </w:rPr>
            </w:pPr>
            <w:del w:id="6505" w:author="Rajo" w:date="2018-06-17T19:09:00Z">
              <w:r w:rsidDel="006209DB">
                <w:rPr>
                  <w:lang w:val="bs-Latn-BA"/>
                </w:rPr>
                <w:sym w:font="Wingdings" w:char="F0FC"/>
              </w:r>
            </w:del>
          </w:p>
        </w:tc>
        <w:tc>
          <w:tcPr>
            <w:tcW w:w="1458" w:type="dxa"/>
            <w:vAlign w:val="center"/>
          </w:tcPr>
          <w:p w14:paraId="04451483" w14:textId="086A4330" w:rsidR="00E94ADE" w:rsidDel="006209DB" w:rsidRDefault="00E94ADE">
            <w:pPr>
              <w:jc w:val="center"/>
              <w:rPr>
                <w:del w:id="6506" w:author="Rajo" w:date="2018-06-17T19:09:00Z"/>
                <w:lang w:val="bs-Latn-BA"/>
              </w:rPr>
            </w:pPr>
          </w:p>
        </w:tc>
        <w:tc>
          <w:tcPr>
            <w:tcW w:w="1440" w:type="dxa"/>
            <w:vAlign w:val="center"/>
          </w:tcPr>
          <w:p w14:paraId="6930A0B5" w14:textId="6FA042CE" w:rsidR="00E94ADE" w:rsidDel="006209DB" w:rsidRDefault="00E94ADE">
            <w:pPr>
              <w:jc w:val="center"/>
              <w:rPr>
                <w:del w:id="6507" w:author="Rajo" w:date="2018-06-17T19:09:00Z"/>
                <w:lang w:val="bs-Latn-BA"/>
              </w:rPr>
            </w:pPr>
          </w:p>
        </w:tc>
        <w:tc>
          <w:tcPr>
            <w:tcW w:w="1638" w:type="dxa"/>
            <w:vAlign w:val="center"/>
          </w:tcPr>
          <w:p w14:paraId="099225A9" w14:textId="722FC5C7" w:rsidR="00E94ADE" w:rsidDel="006209DB" w:rsidRDefault="00E94ADE">
            <w:pPr>
              <w:jc w:val="center"/>
              <w:rPr>
                <w:del w:id="6508" w:author="Rajo" w:date="2018-06-17T19:09:00Z"/>
                <w:lang w:val="bs-Latn-BA"/>
              </w:rPr>
            </w:pPr>
          </w:p>
        </w:tc>
      </w:tr>
      <w:tr w:rsidR="00E94ADE" w:rsidDel="006209DB" w14:paraId="58C9A278" w14:textId="2196F60B">
        <w:trPr>
          <w:del w:id="6509" w:author="Rajo" w:date="2018-06-17T19:09:00Z"/>
        </w:trPr>
        <w:tc>
          <w:tcPr>
            <w:tcW w:w="828" w:type="dxa"/>
            <w:vMerge/>
            <w:vAlign w:val="center"/>
          </w:tcPr>
          <w:p w14:paraId="2120759E" w14:textId="3C6DC9A4" w:rsidR="00E94ADE" w:rsidDel="006209DB" w:rsidRDefault="00E94ADE">
            <w:pPr>
              <w:rPr>
                <w:del w:id="6510" w:author="Rajo" w:date="2018-06-17T19:09:00Z"/>
                <w:lang w:val="bs-Latn-BA"/>
              </w:rPr>
            </w:pPr>
          </w:p>
        </w:tc>
        <w:tc>
          <w:tcPr>
            <w:tcW w:w="3060" w:type="dxa"/>
            <w:vAlign w:val="center"/>
          </w:tcPr>
          <w:p w14:paraId="754CEC36" w14:textId="7D5E5A53" w:rsidR="00E94ADE" w:rsidDel="006209DB" w:rsidRDefault="00CC5052">
            <w:pPr>
              <w:rPr>
                <w:del w:id="6511" w:author="Rajo" w:date="2018-06-17T19:09:00Z"/>
                <w:lang w:val="bs-Latn-BA"/>
              </w:rPr>
            </w:pPr>
            <w:del w:id="6512" w:author="Rajo" w:date="2018-06-17T19:09:00Z">
              <w:r w:rsidDel="006209DB">
                <w:rPr>
                  <w:lang w:val="bs-Latn-BA"/>
                </w:rPr>
                <w:delText>OpenID Connect</w:delText>
              </w:r>
            </w:del>
          </w:p>
        </w:tc>
        <w:tc>
          <w:tcPr>
            <w:tcW w:w="1152" w:type="dxa"/>
            <w:vAlign w:val="center"/>
          </w:tcPr>
          <w:p w14:paraId="230ECE34" w14:textId="74A1CFB5" w:rsidR="00E94ADE" w:rsidDel="006209DB" w:rsidRDefault="00CC5052">
            <w:pPr>
              <w:jc w:val="center"/>
              <w:rPr>
                <w:del w:id="6513" w:author="Rajo" w:date="2018-06-17T19:09:00Z"/>
                <w:lang w:val="bs-Latn-BA"/>
              </w:rPr>
            </w:pPr>
            <w:del w:id="6514" w:author="Rajo" w:date="2018-06-17T19:09:00Z">
              <w:r w:rsidDel="006209DB">
                <w:rPr>
                  <w:lang w:val="bs-Latn-BA"/>
                </w:rPr>
                <w:sym w:font="Wingdings" w:char="F0FC"/>
              </w:r>
            </w:del>
          </w:p>
        </w:tc>
        <w:tc>
          <w:tcPr>
            <w:tcW w:w="1458" w:type="dxa"/>
            <w:vAlign w:val="center"/>
          </w:tcPr>
          <w:p w14:paraId="0A095AAA" w14:textId="7EAA3B33" w:rsidR="00E94ADE" w:rsidDel="006209DB" w:rsidRDefault="00E94ADE">
            <w:pPr>
              <w:jc w:val="center"/>
              <w:rPr>
                <w:del w:id="6515" w:author="Rajo" w:date="2018-06-17T19:09:00Z"/>
                <w:lang w:val="bs-Latn-BA"/>
              </w:rPr>
            </w:pPr>
          </w:p>
        </w:tc>
        <w:tc>
          <w:tcPr>
            <w:tcW w:w="1440" w:type="dxa"/>
            <w:vAlign w:val="center"/>
          </w:tcPr>
          <w:p w14:paraId="23E7E0F5" w14:textId="296E30B7" w:rsidR="00E94ADE" w:rsidDel="006209DB" w:rsidRDefault="00CC5052">
            <w:pPr>
              <w:jc w:val="center"/>
              <w:rPr>
                <w:del w:id="6516" w:author="Rajo" w:date="2018-06-17T19:09:00Z"/>
                <w:lang w:val="bs-Latn-BA"/>
              </w:rPr>
            </w:pPr>
            <w:del w:id="6517" w:author="Rajo" w:date="2018-06-17T19:09:00Z">
              <w:r w:rsidDel="006209DB">
                <w:rPr>
                  <w:lang w:val="bs-Latn-BA"/>
                </w:rPr>
                <w:sym w:font="Wingdings" w:char="F0FC"/>
              </w:r>
            </w:del>
          </w:p>
        </w:tc>
        <w:tc>
          <w:tcPr>
            <w:tcW w:w="1638" w:type="dxa"/>
            <w:vAlign w:val="center"/>
          </w:tcPr>
          <w:p w14:paraId="11ADEF7F" w14:textId="034FA5C4" w:rsidR="00E94ADE" w:rsidDel="006209DB" w:rsidRDefault="00E94ADE">
            <w:pPr>
              <w:jc w:val="center"/>
              <w:rPr>
                <w:del w:id="6518" w:author="Rajo" w:date="2018-06-17T19:09:00Z"/>
                <w:lang w:val="bs-Latn-BA"/>
              </w:rPr>
            </w:pPr>
          </w:p>
        </w:tc>
      </w:tr>
      <w:tr w:rsidR="00E94ADE" w:rsidDel="006209DB" w14:paraId="7F81A41B" w14:textId="615D042C">
        <w:trPr>
          <w:del w:id="6519" w:author="Rajo" w:date="2018-06-17T19:09:00Z"/>
        </w:trPr>
        <w:tc>
          <w:tcPr>
            <w:tcW w:w="828" w:type="dxa"/>
            <w:vMerge/>
            <w:vAlign w:val="center"/>
          </w:tcPr>
          <w:p w14:paraId="4A6AAC6F" w14:textId="3769D36C" w:rsidR="00E94ADE" w:rsidDel="006209DB" w:rsidRDefault="00E94ADE">
            <w:pPr>
              <w:rPr>
                <w:del w:id="6520" w:author="Rajo" w:date="2018-06-17T19:09:00Z"/>
                <w:lang w:val="bs-Latn-BA"/>
              </w:rPr>
            </w:pPr>
          </w:p>
        </w:tc>
        <w:tc>
          <w:tcPr>
            <w:tcW w:w="3060" w:type="dxa"/>
            <w:vAlign w:val="center"/>
          </w:tcPr>
          <w:p w14:paraId="79660C2A" w14:textId="549BB164" w:rsidR="00E94ADE" w:rsidDel="006209DB" w:rsidRDefault="00CC5052">
            <w:pPr>
              <w:rPr>
                <w:del w:id="6521" w:author="Rajo" w:date="2018-06-17T19:09:00Z"/>
                <w:lang w:val="bs-Latn-BA"/>
              </w:rPr>
            </w:pPr>
            <w:del w:id="6522" w:author="Rajo" w:date="2018-06-17T19:09:00Z">
              <w:r w:rsidDel="006209DB">
                <w:rPr>
                  <w:lang w:val="bs-Latn-BA"/>
                </w:rPr>
                <w:delText>OAuth</w:delText>
              </w:r>
            </w:del>
          </w:p>
        </w:tc>
        <w:tc>
          <w:tcPr>
            <w:tcW w:w="1152" w:type="dxa"/>
            <w:vAlign w:val="center"/>
          </w:tcPr>
          <w:p w14:paraId="5AEDB266" w14:textId="06F5A23E" w:rsidR="00E94ADE" w:rsidDel="006209DB" w:rsidRDefault="00CC5052">
            <w:pPr>
              <w:jc w:val="center"/>
              <w:rPr>
                <w:del w:id="6523" w:author="Rajo" w:date="2018-06-17T19:09:00Z"/>
                <w:lang w:val="bs-Latn-BA"/>
              </w:rPr>
            </w:pPr>
            <w:del w:id="6524" w:author="Rajo" w:date="2018-06-17T19:09:00Z">
              <w:r w:rsidDel="006209DB">
                <w:rPr>
                  <w:lang w:val="bs-Latn-BA"/>
                </w:rPr>
                <w:sym w:font="Wingdings" w:char="F0FC"/>
              </w:r>
            </w:del>
          </w:p>
        </w:tc>
        <w:tc>
          <w:tcPr>
            <w:tcW w:w="1458" w:type="dxa"/>
            <w:vAlign w:val="center"/>
          </w:tcPr>
          <w:p w14:paraId="6BE1D8BB" w14:textId="185DD84D" w:rsidR="00E94ADE" w:rsidDel="006209DB" w:rsidRDefault="00E94ADE">
            <w:pPr>
              <w:jc w:val="center"/>
              <w:rPr>
                <w:del w:id="6525" w:author="Rajo" w:date="2018-06-17T19:09:00Z"/>
                <w:lang w:val="bs-Latn-BA"/>
              </w:rPr>
            </w:pPr>
          </w:p>
        </w:tc>
        <w:tc>
          <w:tcPr>
            <w:tcW w:w="1440" w:type="dxa"/>
            <w:vAlign w:val="center"/>
          </w:tcPr>
          <w:p w14:paraId="52446A6E" w14:textId="2114CC70" w:rsidR="00E94ADE" w:rsidDel="006209DB" w:rsidRDefault="00CC5052">
            <w:pPr>
              <w:jc w:val="center"/>
              <w:rPr>
                <w:del w:id="6526" w:author="Rajo" w:date="2018-06-17T19:09:00Z"/>
                <w:lang w:val="bs-Latn-BA"/>
              </w:rPr>
            </w:pPr>
            <w:del w:id="6527" w:author="Rajo" w:date="2018-06-17T19:09:00Z">
              <w:r w:rsidDel="006209DB">
                <w:rPr>
                  <w:lang w:val="bs-Latn-BA"/>
                </w:rPr>
                <w:sym w:font="Wingdings" w:char="F0FC"/>
              </w:r>
            </w:del>
          </w:p>
        </w:tc>
        <w:tc>
          <w:tcPr>
            <w:tcW w:w="1638" w:type="dxa"/>
            <w:vAlign w:val="center"/>
          </w:tcPr>
          <w:p w14:paraId="25B3D867" w14:textId="35F3B46A" w:rsidR="00E94ADE" w:rsidDel="006209DB" w:rsidRDefault="00E94ADE">
            <w:pPr>
              <w:jc w:val="center"/>
              <w:rPr>
                <w:del w:id="6528" w:author="Rajo" w:date="2018-06-17T19:09:00Z"/>
                <w:lang w:val="bs-Latn-BA"/>
              </w:rPr>
            </w:pPr>
          </w:p>
        </w:tc>
      </w:tr>
      <w:tr w:rsidR="00E94ADE" w:rsidDel="006209DB" w14:paraId="46CCE5A4" w14:textId="3A5D9303">
        <w:trPr>
          <w:del w:id="6529" w:author="Rajo" w:date="2018-06-17T19:09:00Z"/>
        </w:trPr>
        <w:tc>
          <w:tcPr>
            <w:tcW w:w="828" w:type="dxa"/>
            <w:vMerge/>
            <w:vAlign w:val="center"/>
          </w:tcPr>
          <w:p w14:paraId="2B81A4F5" w14:textId="4875F8A1" w:rsidR="00E94ADE" w:rsidDel="006209DB" w:rsidRDefault="00E94ADE">
            <w:pPr>
              <w:rPr>
                <w:del w:id="6530" w:author="Rajo" w:date="2018-06-17T19:09:00Z"/>
                <w:lang w:val="bs-Latn-BA"/>
              </w:rPr>
            </w:pPr>
          </w:p>
        </w:tc>
        <w:tc>
          <w:tcPr>
            <w:tcW w:w="3060" w:type="dxa"/>
            <w:vAlign w:val="center"/>
          </w:tcPr>
          <w:p w14:paraId="27A21C4E" w14:textId="7B899918" w:rsidR="00E94ADE" w:rsidDel="006209DB" w:rsidRDefault="00CC5052">
            <w:pPr>
              <w:rPr>
                <w:del w:id="6531" w:author="Rajo" w:date="2018-06-17T19:09:00Z"/>
                <w:lang w:val="bs-Latn-BA"/>
              </w:rPr>
            </w:pPr>
            <w:del w:id="6532" w:author="Rajo" w:date="2018-06-17T19:09:00Z">
              <w:r w:rsidDel="006209DB">
                <w:rPr>
                  <w:lang w:val="bs-Latn-BA"/>
                </w:rPr>
                <w:delText>WS-Federation</w:delText>
              </w:r>
            </w:del>
          </w:p>
        </w:tc>
        <w:tc>
          <w:tcPr>
            <w:tcW w:w="1152" w:type="dxa"/>
            <w:vAlign w:val="center"/>
          </w:tcPr>
          <w:p w14:paraId="112492E3" w14:textId="239FFEA8" w:rsidR="00E94ADE" w:rsidDel="006209DB" w:rsidRDefault="00CC5052">
            <w:pPr>
              <w:jc w:val="center"/>
              <w:rPr>
                <w:del w:id="6533" w:author="Rajo" w:date="2018-06-17T19:09:00Z"/>
                <w:lang w:val="bs-Latn-BA"/>
              </w:rPr>
            </w:pPr>
            <w:del w:id="6534" w:author="Rajo" w:date="2018-06-17T19:09:00Z">
              <w:r w:rsidDel="006209DB">
                <w:rPr>
                  <w:lang w:val="bs-Latn-BA"/>
                </w:rPr>
                <w:sym w:font="Wingdings" w:char="F0FC"/>
              </w:r>
            </w:del>
          </w:p>
        </w:tc>
        <w:tc>
          <w:tcPr>
            <w:tcW w:w="1458" w:type="dxa"/>
            <w:vAlign w:val="center"/>
          </w:tcPr>
          <w:p w14:paraId="4323CAEF" w14:textId="4BF926BB" w:rsidR="00E94ADE" w:rsidDel="006209DB" w:rsidRDefault="00E94ADE">
            <w:pPr>
              <w:jc w:val="center"/>
              <w:rPr>
                <w:del w:id="6535" w:author="Rajo" w:date="2018-06-17T19:09:00Z"/>
                <w:lang w:val="bs-Latn-BA"/>
              </w:rPr>
            </w:pPr>
          </w:p>
        </w:tc>
        <w:tc>
          <w:tcPr>
            <w:tcW w:w="1440" w:type="dxa"/>
            <w:vAlign w:val="center"/>
          </w:tcPr>
          <w:p w14:paraId="4F2CFCB4" w14:textId="7DB3009D" w:rsidR="00E94ADE" w:rsidDel="006209DB" w:rsidRDefault="00CC5052">
            <w:pPr>
              <w:jc w:val="center"/>
              <w:rPr>
                <w:del w:id="6536" w:author="Rajo" w:date="2018-06-17T19:09:00Z"/>
                <w:lang w:val="bs-Latn-BA"/>
              </w:rPr>
            </w:pPr>
            <w:del w:id="6537" w:author="Rajo" w:date="2018-06-17T19:09:00Z">
              <w:r w:rsidDel="006209DB">
                <w:rPr>
                  <w:lang w:val="bs-Latn-BA"/>
                </w:rPr>
                <w:sym w:font="Wingdings" w:char="F0FC"/>
              </w:r>
            </w:del>
          </w:p>
        </w:tc>
        <w:tc>
          <w:tcPr>
            <w:tcW w:w="1638" w:type="dxa"/>
            <w:vAlign w:val="center"/>
          </w:tcPr>
          <w:p w14:paraId="0BE762FB" w14:textId="572B7CBF" w:rsidR="00E94ADE" w:rsidDel="006209DB" w:rsidRDefault="00E94ADE">
            <w:pPr>
              <w:jc w:val="center"/>
              <w:rPr>
                <w:del w:id="6538" w:author="Rajo" w:date="2018-06-17T19:09:00Z"/>
                <w:lang w:val="bs-Latn-BA"/>
              </w:rPr>
            </w:pPr>
          </w:p>
        </w:tc>
      </w:tr>
      <w:tr w:rsidR="00E94ADE" w:rsidDel="006209DB" w14:paraId="258F526C" w14:textId="107CA0D8">
        <w:trPr>
          <w:del w:id="6539" w:author="Rajo" w:date="2018-06-17T19:09:00Z"/>
        </w:trPr>
        <w:tc>
          <w:tcPr>
            <w:tcW w:w="828" w:type="dxa"/>
            <w:vMerge/>
            <w:vAlign w:val="center"/>
          </w:tcPr>
          <w:p w14:paraId="3D928FBB" w14:textId="32DDBBF3" w:rsidR="00E94ADE" w:rsidDel="006209DB" w:rsidRDefault="00E94ADE">
            <w:pPr>
              <w:rPr>
                <w:del w:id="6540" w:author="Rajo" w:date="2018-06-17T19:09:00Z"/>
                <w:lang w:val="bs-Latn-BA"/>
              </w:rPr>
            </w:pPr>
          </w:p>
        </w:tc>
        <w:tc>
          <w:tcPr>
            <w:tcW w:w="3060" w:type="dxa"/>
            <w:vAlign w:val="center"/>
          </w:tcPr>
          <w:p w14:paraId="3AA0D9E4" w14:textId="6FBDCB0A" w:rsidR="00E94ADE" w:rsidDel="006209DB" w:rsidRDefault="00CC5052">
            <w:pPr>
              <w:rPr>
                <w:del w:id="6541" w:author="Rajo" w:date="2018-06-17T19:09:00Z"/>
                <w:lang w:val="bs-Latn-BA"/>
              </w:rPr>
            </w:pPr>
            <w:del w:id="6542" w:author="Rajo" w:date="2018-06-17T19:09:00Z">
              <w:r w:rsidDel="006209DB">
                <w:rPr>
                  <w:lang w:val="bs-Latn-BA"/>
                </w:rPr>
                <w:delText>WS-Trust</w:delText>
              </w:r>
            </w:del>
          </w:p>
        </w:tc>
        <w:tc>
          <w:tcPr>
            <w:tcW w:w="1152" w:type="dxa"/>
            <w:vAlign w:val="center"/>
          </w:tcPr>
          <w:p w14:paraId="47D3DB51" w14:textId="5F2334F1" w:rsidR="00E94ADE" w:rsidDel="006209DB" w:rsidRDefault="00E94ADE">
            <w:pPr>
              <w:jc w:val="center"/>
              <w:rPr>
                <w:del w:id="6543" w:author="Rajo" w:date="2018-06-17T19:09:00Z"/>
                <w:lang w:val="bs-Latn-BA"/>
              </w:rPr>
            </w:pPr>
          </w:p>
        </w:tc>
        <w:tc>
          <w:tcPr>
            <w:tcW w:w="1458" w:type="dxa"/>
            <w:vAlign w:val="center"/>
          </w:tcPr>
          <w:p w14:paraId="259183F3" w14:textId="64B2FA8F" w:rsidR="00E94ADE" w:rsidDel="006209DB" w:rsidRDefault="00E94ADE">
            <w:pPr>
              <w:jc w:val="center"/>
              <w:rPr>
                <w:del w:id="6544" w:author="Rajo" w:date="2018-06-17T19:09:00Z"/>
                <w:lang w:val="bs-Latn-BA"/>
              </w:rPr>
            </w:pPr>
          </w:p>
        </w:tc>
        <w:tc>
          <w:tcPr>
            <w:tcW w:w="1440" w:type="dxa"/>
            <w:vAlign w:val="center"/>
          </w:tcPr>
          <w:p w14:paraId="5A7FCCBB" w14:textId="4843B4E8" w:rsidR="00E94ADE" w:rsidDel="006209DB" w:rsidRDefault="00CC5052">
            <w:pPr>
              <w:jc w:val="center"/>
              <w:rPr>
                <w:del w:id="6545" w:author="Rajo" w:date="2018-06-17T19:09:00Z"/>
                <w:lang w:val="bs-Latn-BA"/>
              </w:rPr>
            </w:pPr>
            <w:del w:id="6546" w:author="Rajo" w:date="2018-06-17T19:09:00Z">
              <w:r w:rsidDel="006209DB">
                <w:rPr>
                  <w:lang w:val="bs-Latn-BA"/>
                </w:rPr>
                <w:sym w:font="Wingdings" w:char="F0FC"/>
              </w:r>
            </w:del>
          </w:p>
        </w:tc>
        <w:tc>
          <w:tcPr>
            <w:tcW w:w="1638" w:type="dxa"/>
            <w:vAlign w:val="center"/>
          </w:tcPr>
          <w:p w14:paraId="73DDF866" w14:textId="687FF8E7" w:rsidR="00E94ADE" w:rsidDel="006209DB" w:rsidRDefault="00E94ADE">
            <w:pPr>
              <w:jc w:val="center"/>
              <w:rPr>
                <w:del w:id="6547" w:author="Rajo" w:date="2018-06-17T19:09:00Z"/>
                <w:lang w:val="bs-Latn-BA"/>
              </w:rPr>
            </w:pPr>
          </w:p>
        </w:tc>
      </w:tr>
      <w:tr w:rsidR="00E94ADE" w:rsidDel="006209DB" w14:paraId="4DAB8733" w14:textId="18092A8A">
        <w:trPr>
          <w:del w:id="6548" w:author="Rajo" w:date="2018-06-17T19:09:00Z"/>
        </w:trPr>
        <w:tc>
          <w:tcPr>
            <w:tcW w:w="828" w:type="dxa"/>
            <w:vAlign w:val="center"/>
          </w:tcPr>
          <w:p w14:paraId="0659CC55" w14:textId="183339AA" w:rsidR="00E94ADE" w:rsidDel="006209DB" w:rsidRDefault="00E94ADE">
            <w:pPr>
              <w:rPr>
                <w:del w:id="6549" w:author="Rajo" w:date="2018-06-17T19:09:00Z"/>
                <w:lang w:val="bs-Latn-BA"/>
              </w:rPr>
            </w:pPr>
          </w:p>
        </w:tc>
        <w:tc>
          <w:tcPr>
            <w:tcW w:w="3060" w:type="dxa"/>
            <w:vAlign w:val="center"/>
          </w:tcPr>
          <w:p w14:paraId="3E009D37" w14:textId="7DC9089E" w:rsidR="00E94ADE" w:rsidDel="006209DB" w:rsidRDefault="00CC5052">
            <w:pPr>
              <w:rPr>
                <w:del w:id="6550" w:author="Rajo" w:date="2018-06-17T19:09:00Z"/>
                <w:lang w:val="bs-Latn-BA"/>
              </w:rPr>
            </w:pPr>
            <w:del w:id="6551" w:author="Rajo" w:date="2018-06-17T19:09:00Z">
              <w:r w:rsidDel="006209DB">
                <w:rPr>
                  <w:lang w:val="bs-Latn-BA"/>
                </w:rPr>
                <w:delText>Višestepena autentikacija</w:delText>
              </w:r>
            </w:del>
          </w:p>
        </w:tc>
        <w:tc>
          <w:tcPr>
            <w:tcW w:w="1152" w:type="dxa"/>
            <w:vAlign w:val="center"/>
          </w:tcPr>
          <w:p w14:paraId="389C13A2" w14:textId="0D2F28BD" w:rsidR="00E94ADE" w:rsidDel="006209DB" w:rsidRDefault="00CC5052">
            <w:pPr>
              <w:jc w:val="center"/>
              <w:rPr>
                <w:del w:id="6552" w:author="Rajo" w:date="2018-06-17T19:09:00Z"/>
                <w:lang w:val="bs-Latn-BA"/>
              </w:rPr>
            </w:pPr>
            <w:del w:id="6553" w:author="Rajo" w:date="2018-06-17T19:09:00Z">
              <w:r w:rsidDel="006209DB">
                <w:rPr>
                  <w:lang w:val="bs-Latn-BA"/>
                </w:rPr>
                <w:sym w:font="Wingdings" w:char="F0FC"/>
              </w:r>
            </w:del>
          </w:p>
        </w:tc>
        <w:tc>
          <w:tcPr>
            <w:tcW w:w="1458" w:type="dxa"/>
            <w:vAlign w:val="center"/>
          </w:tcPr>
          <w:p w14:paraId="56AA00B9" w14:textId="1490ADB0" w:rsidR="00E94ADE" w:rsidDel="006209DB" w:rsidRDefault="00CC5052">
            <w:pPr>
              <w:jc w:val="center"/>
              <w:rPr>
                <w:del w:id="6554" w:author="Rajo" w:date="2018-06-17T19:09:00Z"/>
                <w:lang w:val="bs-Latn-BA"/>
              </w:rPr>
            </w:pPr>
            <w:del w:id="6555" w:author="Rajo" w:date="2018-06-17T19:09:00Z">
              <w:r w:rsidDel="006209DB">
                <w:rPr>
                  <w:lang w:val="bs-Latn-BA"/>
                </w:rPr>
                <w:sym w:font="Wingdings" w:char="F0FC"/>
              </w:r>
            </w:del>
          </w:p>
        </w:tc>
        <w:tc>
          <w:tcPr>
            <w:tcW w:w="1440" w:type="dxa"/>
            <w:vAlign w:val="center"/>
          </w:tcPr>
          <w:p w14:paraId="52EA8F00" w14:textId="50263103" w:rsidR="00E94ADE" w:rsidDel="006209DB" w:rsidRDefault="00CC5052">
            <w:pPr>
              <w:jc w:val="center"/>
              <w:rPr>
                <w:del w:id="6556" w:author="Rajo" w:date="2018-06-17T19:09:00Z"/>
                <w:lang w:val="bs-Latn-BA"/>
              </w:rPr>
            </w:pPr>
            <w:del w:id="6557" w:author="Rajo" w:date="2018-06-17T19:09:00Z">
              <w:r w:rsidDel="006209DB">
                <w:rPr>
                  <w:lang w:val="bs-Latn-BA"/>
                </w:rPr>
                <w:sym w:font="Wingdings" w:char="F0FC"/>
              </w:r>
            </w:del>
          </w:p>
        </w:tc>
        <w:tc>
          <w:tcPr>
            <w:tcW w:w="1638" w:type="dxa"/>
            <w:vAlign w:val="center"/>
          </w:tcPr>
          <w:p w14:paraId="0B7CCC05" w14:textId="64331DC0" w:rsidR="00E94ADE" w:rsidDel="006209DB" w:rsidRDefault="00E94ADE">
            <w:pPr>
              <w:jc w:val="center"/>
              <w:rPr>
                <w:del w:id="6558" w:author="Rajo" w:date="2018-06-17T19:09:00Z"/>
                <w:lang w:val="bs-Latn-BA"/>
              </w:rPr>
            </w:pPr>
          </w:p>
        </w:tc>
      </w:tr>
      <w:tr w:rsidR="00E94ADE" w:rsidDel="006209DB" w14:paraId="281E1FDD" w14:textId="65C6386C">
        <w:trPr>
          <w:del w:id="6559" w:author="Rajo" w:date="2018-06-17T19:09:00Z"/>
        </w:trPr>
        <w:tc>
          <w:tcPr>
            <w:tcW w:w="828" w:type="dxa"/>
            <w:vAlign w:val="center"/>
          </w:tcPr>
          <w:p w14:paraId="486E8FE3" w14:textId="32B1B72A" w:rsidR="00E94ADE" w:rsidDel="006209DB" w:rsidRDefault="00E94ADE">
            <w:pPr>
              <w:rPr>
                <w:del w:id="6560" w:author="Rajo" w:date="2018-06-17T19:09:00Z"/>
                <w:lang w:val="bs-Latn-BA"/>
              </w:rPr>
            </w:pPr>
          </w:p>
        </w:tc>
        <w:tc>
          <w:tcPr>
            <w:tcW w:w="3060" w:type="dxa"/>
            <w:vAlign w:val="center"/>
          </w:tcPr>
          <w:p w14:paraId="5492C191" w14:textId="544623D2" w:rsidR="00E94ADE" w:rsidDel="006209DB" w:rsidRDefault="00CC5052">
            <w:pPr>
              <w:rPr>
                <w:del w:id="6561" w:author="Rajo" w:date="2018-06-17T19:09:00Z"/>
                <w:lang w:val="bs-Latn-BA"/>
              </w:rPr>
            </w:pPr>
            <w:del w:id="6562" w:author="Rajo" w:date="2018-06-17T19:09:00Z">
              <w:r w:rsidDel="006209DB">
                <w:rPr>
                  <w:lang w:val="bs-Latn-BA"/>
                </w:rPr>
                <w:delText>Delegirana autentikacija</w:delText>
              </w:r>
            </w:del>
          </w:p>
        </w:tc>
        <w:tc>
          <w:tcPr>
            <w:tcW w:w="1152" w:type="dxa"/>
            <w:vAlign w:val="center"/>
          </w:tcPr>
          <w:p w14:paraId="1D18CA2B" w14:textId="1FAA385E" w:rsidR="00E94ADE" w:rsidDel="006209DB" w:rsidRDefault="00CC5052">
            <w:pPr>
              <w:jc w:val="center"/>
              <w:rPr>
                <w:del w:id="6563" w:author="Rajo" w:date="2018-06-17T19:09:00Z"/>
                <w:lang w:val="bs-Latn-BA"/>
              </w:rPr>
            </w:pPr>
            <w:del w:id="6564" w:author="Rajo" w:date="2018-06-17T19:09:00Z">
              <w:r w:rsidDel="006209DB">
                <w:rPr>
                  <w:lang w:val="bs-Latn-BA"/>
                </w:rPr>
                <w:sym w:font="Wingdings" w:char="F0FC"/>
              </w:r>
            </w:del>
          </w:p>
        </w:tc>
        <w:tc>
          <w:tcPr>
            <w:tcW w:w="1458" w:type="dxa"/>
            <w:vAlign w:val="center"/>
          </w:tcPr>
          <w:p w14:paraId="5B109C13" w14:textId="404EAACB" w:rsidR="00E94ADE" w:rsidDel="006209DB" w:rsidRDefault="00CC5052">
            <w:pPr>
              <w:jc w:val="center"/>
              <w:rPr>
                <w:del w:id="6565" w:author="Rajo" w:date="2018-06-17T19:09:00Z"/>
                <w:lang w:val="bs-Latn-BA"/>
              </w:rPr>
            </w:pPr>
            <w:del w:id="6566" w:author="Rajo" w:date="2018-06-17T19:09:00Z">
              <w:r w:rsidDel="006209DB">
                <w:rPr>
                  <w:lang w:val="bs-Latn-BA"/>
                </w:rPr>
                <w:sym w:font="Wingdings" w:char="F0FC"/>
              </w:r>
            </w:del>
          </w:p>
        </w:tc>
        <w:tc>
          <w:tcPr>
            <w:tcW w:w="1440" w:type="dxa"/>
            <w:vAlign w:val="center"/>
          </w:tcPr>
          <w:p w14:paraId="2740778B" w14:textId="4DC092C4" w:rsidR="00E94ADE" w:rsidDel="006209DB" w:rsidRDefault="00CC5052">
            <w:pPr>
              <w:jc w:val="center"/>
              <w:rPr>
                <w:del w:id="6567" w:author="Rajo" w:date="2018-06-17T19:09:00Z"/>
                <w:lang w:val="bs-Latn-BA"/>
              </w:rPr>
            </w:pPr>
            <w:del w:id="6568" w:author="Rajo" w:date="2018-06-17T19:09:00Z">
              <w:r w:rsidDel="006209DB">
                <w:rPr>
                  <w:lang w:val="bs-Latn-BA"/>
                </w:rPr>
                <w:sym w:font="Wingdings" w:char="F0FC"/>
              </w:r>
            </w:del>
          </w:p>
        </w:tc>
        <w:tc>
          <w:tcPr>
            <w:tcW w:w="1638" w:type="dxa"/>
            <w:vAlign w:val="center"/>
          </w:tcPr>
          <w:p w14:paraId="6F36E5E3" w14:textId="6FCB4FED" w:rsidR="00E94ADE" w:rsidDel="006209DB" w:rsidRDefault="00E94ADE">
            <w:pPr>
              <w:jc w:val="center"/>
              <w:rPr>
                <w:del w:id="6569" w:author="Rajo" w:date="2018-06-17T19:09:00Z"/>
                <w:lang w:val="bs-Latn-BA"/>
              </w:rPr>
            </w:pPr>
          </w:p>
        </w:tc>
      </w:tr>
      <w:tr w:rsidR="00E94ADE" w:rsidDel="006209DB" w14:paraId="5CA8C8CF" w14:textId="71581CB5">
        <w:trPr>
          <w:del w:id="6570" w:author="Rajo" w:date="2018-06-17T19:09:00Z"/>
        </w:trPr>
        <w:tc>
          <w:tcPr>
            <w:tcW w:w="828" w:type="dxa"/>
            <w:vAlign w:val="center"/>
          </w:tcPr>
          <w:p w14:paraId="26B9386E" w14:textId="006F74DC" w:rsidR="00E94ADE" w:rsidDel="006209DB" w:rsidRDefault="00E94ADE">
            <w:pPr>
              <w:rPr>
                <w:del w:id="6571" w:author="Rajo" w:date="2018-06-17T19:09:00Z"/>
                <w:lang w:val="bs-Latn-BA"/>
              </w:rPr>
            </w:pPr>
          </w:p>
        </w:tc>
        <w:tc>
          <w:tcPr>
            <w:tcW w:w="3060" w:type="dxa"/>
            <w:vAlign w:val="center"/>
          </w:tcPr>
          <w:p w14:paraId="2AB690F4" w14:textId="16C719EA" w:rsidR="00E94ADE" w:rsidDel="006209DB" w:rsidRDefault="00CC5052">
            <w:pPr>
              <w:rPr>
                <w:del w:id="6572" w:author="Rajo" w:date="2018-06-17T19:09:00Z"/>
                <w:lang w:val="bs-Latn-BA"/>
              </w:rPr>
            </w:pPr>
            <w:del w:id="6573" w:author="Rajo" w:date="2018-06-17T19:09:00Z">
              <w:r w:rsidDel="006209DB">
                <w:rPr>
                  <w:i/>
                  <w:lang w:val="bs-Latn-BA"/>
                </w:rPr>
                <w:delText>Single Log-Out</w:delText>
              </w:r>
              <w:r w:rsidDel="006209DB">
                <w:rPr>
                  <w:lang w:val="bs-Latn-BA"/>
                </w:rPr>
                <w:delText xml:space="preserve"> (SLO)</w:delText>
              </w:r>
            </w:del>
          </w:p>
        </w:tc>
        <w:tc>
          <w:tcPr>
            <w:tcW w:w="1152" w:type="dxa"/>
            <w:vAlign w:val="center"/>
          </w:tcPr>
          <w:p w14:paraId="38E3B4F0" w14:textId="1CBA74CB" w:rsidR="00E94ADE" w:rsidDel="006209DB" w:rsidRDefault="00CC5052">
            <w:pPr>
              <w:jc w:val="center"/>
              <w:rPr>
                <w:del w:id="6574" w:author="Rajo" w:date="2018-06-17T19:09:00Z"/>
                <w:lang w:val="bs-Latn-BA"/>
              </w:rPr>
            </w:pPr>
            <w:del w:id="6575" w:author="Rajo" w:date="2018-06-17T19:09:00Z">
              <w:r w:rsidDel="006209DB">
                <w:rPr>
                  <w:lang w:val="bs-Latn-BA"/>
                </w:rPr>
                <w:sym w:font="Wingdings" w:char="F0FC"/>
              </w:r>
            </w:del>
          </w:p>
        </w:tc>
        <w:tc>
          <w:tcPr>
            <w:tcW w:w="1458" w:type="dxa"/>
            <w:vAlign w:val="center"/>
          </w:tcPr>
          <w:p w14:paraId="12A11BEE" w14:textId="262887ED" w:rsidR="00E94ADE" w:rsidDel="006209DB" w:rsidRDefault="00CC5052">
            <w:pPr>
              <w:jc w:val="center"/>
              <w:rPr>
                <w:del w:id="6576" w:author="Rajo" w:date="2018-06-17T19:09:00Z"/>
                <w:lang w:val="bs-Latn-BA"/>
              </w:rPr>
            </w:pPr>
            <w:del w:id="6577" w:author="Rajo" w:date="2018-06-17T19:09:00Z">
              <w:r w:rsidDel="006209DB">
                <w:rPr>
                  <w:lang w:val="bs-Latn-BA"/>
                </w:rPr>
                <w:sym w:font="Wingdings" w:char="F0FC"/>
              </w:r>
            </w:del>
          </w:p>
        </w:tc>
        <w:tc>
          <w:tcPr>
            <w:tcW w:w="1440" w:type="dxa"/>
            <w:vAlign w:val="center"/>
          </w:tcPr>
          <w:p w14:paraId="49B92A8A" w14:textId="437257D8" w:rsidR="00E94ADE" w:rsidDel="006209DB" w:rsidRDefault="00CC5052">
            <w:pPr>
              <w:jc w:val="center"/>
              <w:rPr>
                <w:del w:id="6578" w:author="Rajo" w:date="2018-06-17T19:09:00Z"/>
                <w:lang w:val="bs-Latn-BA"/>
              </w:rPr>
            </w:pPr>
            <w:del w:id="6579" w:author="Rajo" w:date="2018-06-17T19:09:00Z">
              <w:r w:rsidDel="006209DB">
                <w:rPr>
                  <w:lang w:val="bs-Latn-BA"/>
                </w:rPr>
                <w:sym w:font="Wingdings" w:char="F0FC"/>
              </w:r>
            </w:del>
          </w:p>
        </w:tc>
        <w:tc>
          <w:tcPr>
            <w:tcW w:w="1638" w:type="dxa"/>
            <w:vAlign w:val="center"/>
          </w:tcPr>
          <w:p w14:paraId="5FA1C8FF" w14:textId="77A0DD56" w:rsidR="00E94ADE" w:rsidDel="006209DB" w:rsidRDefault="00CC5052">
            <w:pPr>
              <w:jc w:val="center"/>
              <w:rPr>
                <w:del w:id="6580" w:author="Rajo" w:date="2018-06-17T19:09:00Z"/>
                <w:lang w:val="bs-Latn-BA"/>
              </w:rPr>
            </w:pPr>
            <w:del w:id="6581" w:author="Rajo" w:date="2018-06-17T19:09:00Z">
              <w:r w:rsidDel="006209DB">
                <w:rPr>
                  <w:lang w:val="bs-Latn-BA"/>
                </w:rPr>
                <w:sym w:font="Wingdings" w:char="F0FC"/>
              </w:r>
            </w:del>
          </w:p>
        </w:tc>
      </w:tr>
      <w:tr w:rsidR="00E94ADE" w:rsidDel="006209DB" w14:paraId="370E36A7" w14:textId="5A5086C2">
        <w:trPr>
          <w:del w:id="6582" w:author="Rajo" w:date="2018-06-17T19:09:00Z"/>
        </w:trPr>
        <w:tc>
          <w:tcPr>
            <w:tcW w:w="828" w:type="dxa"/>
            <w:vAlign w:val="center"/>
          </w:tcPr>
          <w:p w14:paraId="522C95CC" w14:textId="5C523E51" w:rsidR="00E94ADE" w:rsidDel="006209DB" w:rsidRDefault="00E94ADE">
            <w:pPr>
              <w:rPr>
                <w:del w:id="6583" w:author="Rajo" w:date="2018-06-17T19:09:00Z"/>
                <w:lang w:val="bs-Latn-BA"/>
              </w:rPr>
            </w:pPr>
          </w:p>
        </w:tc>
        <w:tc>
          <w:tcPr>
            <w:tcW w:w="3060" w:type="dxa"/>
            <w:vAlign w:val="center"/>
          </w:tcPr>
          <w:p w14:paraId="137BA2D5" w14:textId="2344A902" w:rsidR="00E94ADE" w:rsidDel="006209DB" w:rsidRDefault="00CC5052">
            <w:pPr>
              <w:rPr>
                <w:del w:id="6584" w:author="Rajo" w:date="2018-06-17T19:09:00Z"/>
                <w:lang w:val="bs-Latn-BA"/>
              </w:rPr>
            </w:pPr>
            <w:del w:id="6585" w:author="Rajo" w:date="2018-06-17T19:09:00Z">
              <w:r w:rsidDel="006209DB">
                <w:rPr>
                  <w:lang w:val="bs-Latn-BA"/>
                </w:rPr>
                <w:delText>Dostupna klijentska aplikacija ili biblioteka</w:delText>
              </w:r>
            </w:del>
          </w:p>
        </w:tc>
        <w:tc>
          <w:tcPr>
            <w:tcW w:w="1152" w:type="dxa"/>
            <w:vAlign w:val="center"/>
          </w:tcPr>
          <w:p w14:paraId="09227231" w14:textId="5A2717C3" w:rsidR="00E94ADE" w:rsidDel="006209DB" w:rsidRDefault="00CC5052">
            <w:pPr>
              <w:jc w:val="center"/>
              <w:rPr>
                <w:del w:id="6586" w:author="Rajo" w:date="2018-06-17T19:09:00Z"/>
                <w:lang w:val="bs-Latn-BA"/>
              </w:rPr>
            </w:pPr>
            <w:del w:id="6587" w:author="Rajo" w:date="2018-06-17T19:09:00Z">
              <w:r w:rsidDel="006209DB">
                <w:rPr>
                  <w:lang w:val="bs-Latn-BA"/>
                </w:rPr>
                <w:sym w:font="Wingdings" w:char="F0FC"/>
              </w:r>
            </w:del>
          </w:p>
        </w:tc>
        <w:tc>
          <w:tcPr>
            <w:tcW w:w="1458" w:type="dxa"/>
            <w:vAlign w:val="center"/>
          </w:tcPr>
          <w:p w14:paraId="098366BE" w14:textId="078229F8" w:rsidR="00E94ADE" w:rsidDel="006209DB" w:rsidRDefault="00CC5052">
            <w:pPr>
              <w:jc w:val="center"/>
              <w:rPr>
                <w:del w:id="6588" w:author="Rajo" w:date="2018-06-17T19:09:00Z"/>
                <w:lang w:val="bs-Latn-BA"/>
              </w:rPr>
            </w:pPr>
            <w:del w:id="6589" w:author="Rajo" w:date="2018-06-17T19:09:00Z">
              <w:r w:rsidDel="006209DB">
                <w:rPr>
                  <w:lang w:val="bs-Latn-BA"/>
                </w:rPr>
                <w:sym w:font="Wingdings" w:char="F0FC"/>
              </w:r>
            </w:del>
          </w:p>
        </w:tc>
        <w:tc>
          <w:tcPr>
            <w:tcW w:w="1440" w:type="dxa"/>
            <w:vAlign w:val="center"/>
          </w:tcPr>
          <w:p w14:paraId="11094F8F" w14:textId="2790D3A8" w:rsidR="00E94ADE" w:rsidDel="006209DB" w:rsidRDefault="00E94ADE">
            <w:pPr>
              <w:jc w:val="center"/>
              <w:rPr>
                <w:del w:id="6590" w:author="Rajo" w:date="2018-06-17T19:09:00Z"/>
                <w:lang w:val="bs-Latn-BA"/>
              </w:rPr>
            </w:pPr>
          </w:p>
        </w:tc>
        <w:tc>
          <w:tcPr>
            <w:tcW w:w="1638" w:type="dxa"/>
            <w:vAlign w:val="center"/>
          </w:tcPr>
          <w:p w14:paraId="2D3DCDD5" w14:textId="01C76A95" w:rsidR="00E94ADE" w:rsidDel="006209DB" w:rsidRDefault="00CC5052">
            <w:pPr>
              <w:jc w:val="center"/>
              <w:rPr>
                <w:del w:id="6591" w:author="Rajo" w:date="2018-06-17T19:09:00Z"/>
                <w:lang w:val="bs-Latn-BA"/>
              </w:rPr>
            </w:pPr>
            <w:del w:id="6592" w:author="Rajo" w:date="2018-06-17T19:09:00Z">
              <w:r w:rsidDel="006209DB">
                <w:rPr>
                  <w:lang w:val="bs-Latn-BA"/>
                </w:rPr>
                <w:sym w:font="Wingdings" w:char="F0FC"/>
              </w:r>
            </w:del>
          </w:p>
        </w:tc>
      </w:tr>
      <w:tr w:rsidR="00E94ADE" w:rsidDel="006209DB" w14:paraId="3A1F56C4" w14:textId="04C1701E">
        <w:trPr>
          <w:del w:id="6593" w:author="Rajo" w:date="2018-06-17T19:09:00Z"/>
        </w:trPr>
        <w:tc>
          <w:tcPr>
            <w:tcW w:w="828" w:type="dxa"/>
            <w:vAlign w:val="center"/>
          </w:tcPr>
          <w:p w14:paraId="37536914" w14:textId="5E4E95E5" w:rsidR="00E94ADE" w:rsidDel="006209DB" w:rsidRDefault="00E94ADE">
            <w:pPr>
              <w:rPr>
                <w:del w:id="6594" w:author="Rajo" w:date="2018-06-17T19:09:00Z"/>
                <w:lang w:val="bs-Latn-BA"/>
              </w:rPr>
            </w:pPr>
          </w:p>
        </w:tc>
        <w:tc>
          <w:tcPr>
            <w:tcW w:w="3060" w:type="dxa"/>
            <w:vAlign w:val="center"/>
          </w:tcPr>
          <w:p w14:paraId="15F2F7E3" w14:textId="0EE307A8" w:rsidR="00E94ADE" w:rsidDel="006209DB" w:rsidRDefault="00CC5052">
            <w:pPr>
              <w:rPr>
                <w:del w:id="6595" w:author="Rajo" w:date="2018-06-17T19:09:00Z"/>
                <w:lang w:val="bs-Latn-BA"/>
              </w:rPr>
            </w:pPr>
            <w:del w:id="6596" w:author="Rajo" w:date="2018-06-17T19:09:00Z">
              <w:r w:rsidDel="006209DB">
                <w:rPr>
                  <w:i/>
                  <w:lang w:val="bs-Latn-BA"/>
                </w:rPr>
                <w:delText>OpenSource</w:delText>
              </w:r>
              <w:r w:rsidDel="006209DB">
                <w:rPr>
                  <w:lang w:val="bs-Latn-BA"/>
                </w:rPr>
                <w:delText xml:space="preserve"> licenca</w:delText>
              </w:r>
            </w:del>
          </w:p>
        </w:tc>
        <w:tc>
          <w:tcPr>
            <w:tcW w:w="1152" w:type="dxa"/>
            <w:vAlign w:val="center"/>
          </w:tcPr>
          <w:p w14:paraId="251C8E37" w14:textId="1CD328CC" w:rsidR="00E94ADE" w:rsidDel="006209DB" w:rsidRDefault="00CC5052">
            <w:pPr>
              <w:jc w:val="center"/>
              <w:rPr>
                <w:del w:id="6597" w:author="Rajo" w:date="2018-06-17T19:09:00Z"/>
                <w:lang w:val="bs-Latn-BA"/>
              </w:rPr>
            </w:pPr>
            <w:del w:id="6598" w:author="Rajo" w:date="2018-06-17T19:09:00Z">
              <w:r w:rsidDel="006209DB">
                <w:rPr>
                  <w:lang w:val="bs-Latn-BA"/>
                </w:rPr>
                <w:sym w:font="Wingdings" w:char="F0FC"/>
              </w:r>
            </w:del>
          </w:p>
        </w:tc>
        <w:tc>
          <w:tcPr>
            <w:tcW w:w="1458" w:type="dxa"/>
            <w:vAlign w:val="center"/>
          </w:tcPr>
          <w:p w14:paraId="5388AA26" w14:textId="46C76A01" w:rsidR="00E94ADE" w:rsidDel="006209DB" w:rsidRDefault="00CC5052">
            <w:pPr>
              <w:jc w:val="center"/>
              <w:rPr>
                <w:del w:id="6599" w:author="Rajo" w:date="2018-06-17T19:09:00Z"/>
                <w:lang w:val="bs-Latn-BA"/>
              </w:rPr>
            </w:pPr>
            <w:del w:id="6600" w:author="Rajo" w:date="2018-06-17T19:09:00Z">
              <w:r w:rsidDel="006209DB">
                <w:rPr>
                  <w:lang w:val="bs-Latn-BA"/>
                </w:rPr>
                <w:sym w:font="Wingdings" w:char="F0FC"/>
              </w:r>
            </w:del>
          </w:p>
        </w:tc>
        <w:tc>
          <w:tcPr>
            <w:tcW w:w="1440" w:type="dxa"/>
            <w:vAlign w:val="center"/>
          </w:tcPr>
          <w:p w14:paraId="3CF4494C" w14:textId="411A3A1C" w:rsidR="00E94ADE" w:rsidDel="006209DB" w:rsidRDefault="00CC5052">
            <w:pPr>
              <w:jc w:val="center"/>
              <w:rPr>
                <w:del w:id="6601" w:author="Rajo" w:date="2018-06-17T19:09:00Z"/>
                <w:lang w:val="bs-Latn-BA"/>
              </w:rPr>
            </w:pPr>
            <w:del w:id="6602" w:author="Rajo" w:date="2018-06-17T19:09:00Z">
              <w:r w:rsidDel="006209DB">
                <w:rPr>
                  <w:lang w:val="bs-Latn-BA"/>
                </w:rPr>
                <w:sym w:font="Wingdings" w:char="F0FC"/>
              </w:r>
            </w:del>
          </w:p>
        </w:tc>
        <w:tc>
          <w:tcPr>
            <w:tcW w:w="1638" w:type="dxa"/>
            <w:vAlign w:val="center"/>
          </w:tcPr>
          <w:p w14:paraId="02ACCC1E" w14:textId="3A8112F7" w:rsidR="00E94ADE" w:rsidDel="006209DB" w:rsidRDefault="00CC5052">
            <w:pPr>
              <w:keepNext/>
              <w:jc w:val="center"/>
              <w:rPr>
                <w:del w:id="6603" w:author="Rajo" w:date="2018-06-17T19:09:00Z"/>
                <w:lang w:val="bs-Latn-BA"/>
              </w:rPr>
            </w:pPr>
            <w:del w:id="6604" w:author="Rajo" w:date="2018-06-17T19:09:00Z">
              <w:r w:rsidDel="006209DB">
                <w:rPr>
                  <w:lang w:val="bs-Latn-BA"/>
                </w:rPr>
                <w:sym w:font="Wingdings" w:char="F0FC"/>
              </w:r>
            </w:del>
          </w:p>
        </w:tc>
      </w:tr>
    </w:tbl>
    <w:p w14:paraId="5F507C10" w14:textId="0BF6CEF9" w:rsidR="00E94ADE" w:rsidDel="006209DB" w:rsidRDefault="00E94ADE">
      <w:pPr>
        <w:spacing w:line="240" w:lineRule="auto"/>
        <w:ind w:firstLine="720"/>
        <w:jc w:val="both"/>
        <w:rPr>
          <w:del w:id="6605" w:author="Rajo" w:date="2018-06-17T19:09:00Z"/>
          <w:lang w:val="bs-Latn-BA"/>
        </w:rPr>
      </w:pPr>
    </w:p>
    <w:p w14:paraId="2DB46102" w14:textId="31C582F6" w:rsidR="00E94ADE" w:rsidDel="002F7C25" w:rsidRDefault="00CC5052">
      <w:pPr>
        <w:spacing w:line="240" w:lineRule="auto"/>
        <w:ind w:firstLine="360"/>
        <w:jc w:val="both"/>
        <w:rPr>
          <w:del w:id="6606" w:author="Rajo" w:date="2018-05-27T16:45:00Z"/>
          <w:lang w:val="bs-Latn-BA"/>
        </w:rPr>
        <w:pPrChange w:id="6607" w:author="Rajo" w:date="2018-06-17T15:18:00Z">
          <w:pPr>
            <w:spacing w:line="240" w:lineRule="auto"/>
            <w:ind w:firstLine="720"/>
            <w:jc w:val="both"/>
          </w:pPr>
        </w:pPrChange>
      </w:pPr>
      <w:del w:id="6608" w:author="Rajo" w:date="2018-06-17T19:09:00Z">
        <w:r w:rsidDel="006209DB">
          <w:rPr>
            <w:lang w:val="bs-Latn-BA"/>
          </w:rPr>
          <w:delText xml:space="preserve">Prva grupa karakteristika odnosi se na </w:delText>
        </w:r>
        <w:r w:rsidDel="006209DB">
          <w:rPr>
            <w:b/>
            <w:lang w:val="bs-Latn-BA"/>
          </w:rPr>
          <w:delText>podržane protokole</w:delText>
        </w:r>
        <w:r w:rsidDel="006209DB">
          <w:rPr>
            <w:lang w:val="bs-Latn-BA"/>
          </w:rPr>
          <w:delText xml:space="preserve">, pa su navedeni oni protokoli koji su podržani u bar jednom od rješenja. </w:delText>
        </w:r>
      </w:del>
    </w:p>
    <w:p w14:paraId="7BFA527B" w14:textId="77777777" w:rsidR="00E94ADE" w:rsidDel="002F7C25" w:rsidRDefault="00E94ADE">
      <w:pPr>
        <w:spacing w:line="240" w:lineRule="auto"/>
        <w:ind w:firstLine="360"/>
        <w:jc w:val="both"/>
        <w:rPr>
          <w:del w:id="6609" w:author="Rajo" w:date="2018-05-27T16:45:00Z"/>
          <w:lang w:val="bs-Latn-BA"/>
        </w:rPr>
        <w:pPrChange w:id="6610" w:author="Rajo" w:date="2018-06-17T15:18:00Z">
          <w:pPr>
            <w:spacing w:line="240" w:lineRule="auto"/>
            <w:jc w:val="both"/>
          </w:pPr>
        </w:pPrChange>
      </w:pPr>
    </w:p>
    <w:p w14:paraId="4D3B20D5" w14:textId="1EE947B1" w:rsidR="00E94ADE" w:rsidDel="002F7C25" w:rsidRDefault="00CC5052">
      <w:pPr>
        <w:spacing w:line="240" w:lineRule="auto"/>
        <w:ind w:firstLine="360"/>
        <w:jc w:val="both"/>
        <w:rPr>
          <w:del w:id="6611" w:author="Rajo" w:date="2018-05-27T16:45:00Z"/>
          <w:lang w:val="bs-Latn-BA"/>
        </w:rPr>
        <w:pPrChange w:id="6612" w:author="Rajo" w:date="2018-06-17T15:18:00Z">
          <w:pPr>
            <w:spacing w:line="240" w:lineRule="auto"/>
            <w:ind w:firstLine="720"/>
            <w:jc w:val="both"/>
          </w:pPr>
        </w:pPrChange>
      </w:pPr>
      <w:del w:id="6613" w:author="Rajo" w:date="2018-06-17T19:09:00Z">
        <w:r w:rsidDel="006209DB">
          <w:rPr>
            <w:lang w:val="bs-Latn-BA"/>
          </w:rPr>
          <w:delText xml:space="preserve">Naredna karakteristika je </w:delText>
        </w:r>
        <w:r w:rsidDel="006209DB">
          <w:rPr>
            <w:b/>
            <w:lang w:val="bs-Latn-BA"/>
          </w:rPr>
          <w:delText>podrška za višestepenu autentikaciju</w:delText>
        </w:r>
        <w:r w:rsidDel="006209DB">
          <w:rPr>
            <w:lang w:val="bs-Latn-BA"/>
          </w:rPr>
          <w:delText>, odnosno mogućnost podešavanja servera da zahtijeva od korisnika autentikaciju upotrebom bar još jednog autentikacionog faktora, npr. upotrebom jednokratne lozinke primljene putem SMS-a/email-a ili odobravanjem pristupa putem aplikacije na mobilnom telefonu, kao što su npr. Google Authenticator, Duo Security itd.</w:delText>
        </w:r>
      </w:del>
    </w:p>
    <w:p w14:paraId="706777CC" w14:textId="77777777" w:rsidR="00E94ADE" w:rsidDel="002F7C25" w:rsidRDefault="00E94ADE">
      <w:pPr>
        <w:spacing w:line="240" w:lineRule="auto"/>
        <w:ind w:firstLine="360"/>
        <w:jc w:val="both"/>
        <w:rPr>
          <w:del w:id="6614" w:author="Rajo" w:date="2018-05-27T16:45:00Z"/>
          <w:lang w:val="bs-Latn-BA"/>
        </w:rPr>
        <w:pPrChange w:id="6615" w:author="Rajo" w:date="2018-06-17T15:18:00Z">
          <w:pPr>
            <w:spacing w:line="240" w:lineRule="auto"/>
            <w:jc w:val="both"/>
          </w:pPr>
        </w:pPrChange>
      </w:pPr>
    </w:p>
    <w:p w14:paraId="4C6BC6F1" w14:textId="189D5CBC" w:rsidR="00E94ADE" w:rsidDel="002F7C25" w:rsidRDefault="00CC5052">
      <w:pPr>
        <w:spacing w:line="240" w:lineRule="auto"/>
        <w:ind w:firstLine="360"/>
        <w:jc w:val="both"/>
        <w:rPr>
          <w:del w:id="6616" w:author="Rajo" w:date="2018-05-27T16:46:00Z"/>
          <w:lang w:val="bs-Latn-BA"/>
        </w:rPr>
        <w:pPrChange w:id="6617" w:author="Rajo" w:date="2018-06-17T15:18:00Z">
          <w:pPr>
            <w:spacing w:line="240" w:lineRule="auto"/>
            <w:ind w:firstLine="720"/>
            <w:jc w:val="both"/>
          </w:pPr>
        </w:pPrChange>
      </w:pPr>
      <w:del w:id="6618" w:author="Rajo" w:date="2018-06-17T19:09:00Z">
        <w:r w:rsidDel="006209DB">
          <w:rPr>
            <w:b/>
            <w:lang w:val="bs-Latn-BA"/>
          </w:rPr>
          <w:delText>Delegirana autentikacija</w:delText>
        </w:r>
        <w:r w:rsidDel="006209DB">
          <w:rPr>
            <w:lang w:val="bs-Latn-BA"/>
          </w:rPr>
          <w:delText xml:space="preserve"> se odnosi na mogućnost podešavanja servera da delegira tj. proslijedi autentikaciju korisnika nekom vanjskom </w:delText>
        </w:r>
      </w:del>
      <w:del w:id="6619" w:author="Rajo" w:date="2018-05-23T20:19:00Z">
        <w:r w:rsidDel="00910C56">
          <w:rPr>
            <w:lang w:val="bs-Latn-BA"/>
          </w:rPr>
          <w:delText>provajderu identiteta</w:delText>
        </w:r>
      </w:del>
      <w:del w:id="6620" w:author="Rajo" w:date="2018-06-17T19:09:00Z">
        <w:r w:rsidDel="006209DB">
          <w:rPr>
            <w:lang w:val="bs-Latn-BA"/>
          </w:rPr>
          <w:delText>, kao što su npr. Google, Facebook, Twitter itd.</w:delText>
        </w:r>
      </w:del>
    </w:p>
    <w:p w14:paraId="5DBBF2E0" w14:textId="77777777" w:rsidR="00E94ADE" w:rsidDel="002F7C25" w:rsidRDefault="00E94ADE">
      <w:pPr>
        <w:spacing w:line="240" w:lineRule="auto"/>
        <w:ind w:firstLine="360"/>
        <w:jc w:val="both"/>
        <w:rPr>
          <w:del w:id="6621" w:author="Rajo" w:date="2018-05-27T16:46:00Z"/>
          <w:lang w:val="bs-Latn-BA"/>
        </w:rPr>
        <w:pPrChange w:id="6622" w:author="Rajo" w:date="2018-06-17T15:18:00Z">
          <w:pPr>
            <w:spacing w:line="240" w:lineRule="auto"/>
            <w:jc w:val="both"/>
          </w:pPr>
        </w:pPrChange>
      </w:pPr>
    </w:p>
    <w:p w14:paraId="0E6167BA" w14:textId="2AE3EA81" w:rsidR="00E94ADE" w:rsidDel="002F7C25" w:rsidRDefault="00CC5052">
      <w:pPr>
        <w:spacing w:line="240" w:lineRule="auto"/>
        <w:ind w:firstLine="360"/>
        <w:jc w:val="both"/>
        <w:rPr>
          <w:del w:id="6623" w:author="Rajo" w:date="2018-05-27T16:46:00Z"/>
          <w:lang w:val="bs-Latn-BA"/>
        </w:rPr>
        <w:pPrChange w:id="6624" w:author="Rajo" w:date="2018-06-17T15:18:00Z">
          <w:pPr>
            <w:spacing w:line="240" w:lineRule="auto"/>
            <w:ind w:firstLine="720"/>
            <w:jc w:val="both"/>
          </w:pPr>
        </w:pPrChange>
      </w:pPr>
      <w:del w:id="6625" w:author="Rajo" w:date="2018-06-17T19:09:00Z">
        <w:r w:rsidDel="006209DB">
          <w:rPr>
            <w:b/>
            <w:i/>
            <w:lang w:val="bs-Latn-BA"/>
          </w:rPr>
          <w:delText>Single-Log-Out</w:delText>
        </w:r>
        <w:r w:rsidDel="006209DB">
          <w:rPr>
            <w:lang w:val="bs-Latn-BA"/>
          </w:rPr>
          <w:delText xml:space="preserve"> (SLO) je funkcionalnost koja omogućuje da se odjavom iz bilo koje od aplikacija, korisnik automatski odjavi iz svih ostalih aplikacija u koje se prijavio upotrebom SSO servera.</w:delText>
        </w:r>
      </w:del>
    </w:p>
    <w:p w14:paraId="49D4F0B5" w14:textId="77777777" w:rsidR="00E94ADE" w:rsidDel="002F7C25" w:rsidRDefault="00E94ADE">
      <w:pPr>
        <w:spacing w:line="240" w:lineRule="auto"/>
        <w:ind w:firstLine="360"/>
        <w:jc w:val="both"/>
        <w:rPr>
          <w:del w:id="6626" w:author="Rajo" w:date="2018-05-27T16:46:00Z"/>
          <w:lang w:val="bs-Latn-BA"/>
        </w:rPr>
        <w:pPrChange w:id="6627" w:author="Rajo" w:date="2018-06-17T15:18:00Z">
          <w:pPr>
            <w:spacing w:line="240" w:lineRule="auto"/>
            <w:jc w:val="both"/>
          </w:pPr>
        </w:pPrChange>
      </w:pPr>
    </w:p>
    <w:p w14:paraId="09233B0E" w14:textId="59900736" w:rsidR="00E94ADE" w:rsidDel="002F7C25" w:rsidRDefault="00CC5052">
      <w:pPr>
        <w:spacing w:line="240" w:lineRule="auto"/>
        <w:ind w:firstLine="360"/>
        <w:jc w:val="both"/>
        <w:rPr>
          <w:del w:id="6628" w:author="Rajo" w:date="2018-05-27T16:46:00Z"/>
          <w:lang w:val="bs-Latn-BA"/>
        </w:rPr>
        <w:pPrChange w:id="6629" w:author="Rajo" w:date="2018-06-17T15:18:00Z">
          <w:pPr>
            <w:spacing w:line="240" w:lineRule="auto"/>
            <w:ind w:firstLine="720"/>
            <w:jc w:val="both"/>
          </w:pPr>
        </w:pPrChange>
      </w:pPr>
      <w:del w:id="6630" w:author="Rajo" w:date="2018-06-17T19:09:00Z">
        <w:r w:rsidDel="006209DB">
          <w:rPr>
            <w:lang w:val="bs-Latn-BA"/>
          </w:rPr>
          <w:delText xml:space="preserve">Karakteristika koja je bitna programerima je i </w:delText>
        </w:r>
        <w:r w:rsidDel="006209DB">
          <w:rPr>
            <w:b/>
            <w:lang w:val="bs-Latn-BA"/>
          </w:rPr>
          <w:delText>dostupnost klijentske aplikacije ili biblioteke</w:delText>
        </w:r>
        <w:r w:rsidDel="006209DB">
          <w:rPr>
            <w:lang w:val="bs-Latn-BA"/>
          </w:rPr>
          <w:delText xml:space="preserve">, jer se time značajno olakšava integraciju željene aplikacije, odnosno </w:delText>
        </w:r>
      </w:del>
      <w:del w:id="6631" w:author="Rajo" w:date="2018-05-23T20:04:00Z">
        <w:r w:rsidDel="00847196">
          <w:rPr>
            <w:lang w:val="bs-Latn-BA"/>
          </w:rPr>
          <w:delText>servis provajdera</w:delText>
        </w:r>
      </w:del>
      <w:del w:id="6632" w:author="Rajo" w:date="2018-06-17T19:09:00Z">
        <w:r w:rsidDel="006209DB">
          <w:rPr>
            <w:lang w:val="bs-Latn-BA"/>
          </w:rPr>
          <w:delText>, u SSO sistem.</w:delText>
        </w:r>
      </w:del>
    </w:p>
    <w:p w14:paraId="279D3FC2" w14:textId="77777777" w:rsidR="00E94ADE" w:rsidDel="002F7C25" w:rsidRDefault="00E94ADE">
      <w:pPr>
        <w:spacing w:line="240" w:lineRule="auto"/>
        <w:ind w:firstLine="360"/>
        <w:jc w:val="both"/>
        <w:rPr>
          <w:del w:id="6633" w:author="Rajo" w:date="2018-05-27T16:46:00Z"/>
          <w:lang w:val="bs-Latn-BA"/>
        </w:rPr>
        <w:pPrChange w:id="6634" w:author="Rajo" w:date="2018-06-17T15:18:00Z">
          <w:pPr>
            <w:spacing w:line="240" w:lineRule="auto"/>
            <w:jc w:val="both"/>
          </w:pPr>
        </w:pPrChange>
      </w:pPr>
    </w:p>
    <w:p w14:paraId="56A3CDBE" w14:textId="164E0561" w:rsidR="00E94ADE" w:rsidRDefault="00CC5052" w:rsidP="00143689">
      <w:pPr>
        <w:spacing w:line="240" w:lineRule="auto"/>
        <w:ind w:firstLine="360"/>
        <w:jc w:val="both"/>
        <w:rPr>
          <w:lang w:val="bs-Latn-BA"/>
        </w:rPr>
      </w:pPr>
      <w:del w:id="6635" w:author="Rajo" w:date="2018-06-17T19:09:00Z">
        <w:r w:rsidDel="006209DB">
          <w:rPr>
            <w:lang w:val="bs-Latn-BA"/>
          </w:rPr>
          <w:delText xml:space="preserve">Na kraju, takođe bitnu karakteristiku, naročito za menadžment organizacije koja uvodi SSO sistem, predstavlja i to da li je u pitanju </w:delText>
        </w:r>
        <w:r w:rsidDel="006209DB">
          <w:rPr>
            <w:b/>
            <w:lang w:val="bs-Latn-BA"/>
          </w:rPr>
          <w:delText xml:space="preserve">rješenje sa </w:delText>
        </w:r>
        <w:r w:rsidDel="006209DB">
          <w:rPr>
            <w:b/>
            <w:i/>
            <w:lang w:val="bs-Latn-BA"/>
          </w:rPr>
          <w:delText>OpenSource</w:delText>
        </w:r>
        <w:r w:rsidDel="006209DB">
          <w:rPr>
            <w:b/>
            <w:lang w:val="bs-Latn-BA"/>
          </w:rPr>
          <w:delText xml:space="preserve"> licencom</w:delText>
        </w:r>
        <w:r w:rsidDel="006209DB">
          <w:rPr>
            <w:lang w:val="bs-Latn-BA"/>
          </w:rPr>
          <w:delText>, koje je samim tim besplatno.</w:delText>
        </w:r>
      </w:del>
    </w:p>
    <w:p w14:paraId="6518CAD0" w14:textId="77777777" w:rsidR="00E94ADE" w:rsidRDefault="00E94ADE">
      <w:pPr>
        <w:spacing w:line="240" w:lineRule="auto"/>
        <w:rPr>
          <w:lang w:val="bs-Latn-BA"/>
        </w:rPr>
      </w:pPr>
    </w:p>
    <w:p w14:paraId="032970C6" w14:textId="77777777" w:rsidR="00E94ADE" w:rsidRDefault="00CC5052">
      <w:pPr>
        <w:spacing w:line="240" w:lineRule="auto"/>
        <w:rPr>
          <w:lang w:val="bs-Latn-BA"/>
        </w:rPr>
      </w:pPr>
      <w:r>
        <w:rPr>
          <w:lang w:val="bs-Latn-BA"/>
        </w:rPr>
        <w:br w:type="page"/>
      </w:r>
    </w:p>
    <w:p w14:paraId="67D7FBEC" w14:textId="77777777" w:rsidR="00E94ADE" w:rsidDel="00F36D38" w:rsidRDefault="00CC5052">
      <w:pPr>
        <w:pStyle w:val="Heading1"/>
        <w:spacing w:line="240" w:lineRule="auto"/>
        <w:jc w:val="both"/>
        <w:rPr>
          <w:del w:id="6636" w:author="Rajo" w:date="2018-06-17T15:19:00Z"/>
          <w:lang w:val="bs-Latn-BA"/>
        </w:rPr>
      </w:pPr>
      <w:bookmarkStart w:id="6637" w:name="_Toc511154465"/>
      <w:r>
        <w:rPr>
          <w:lang w:val="bs-Latn-BA"/>
        </w:rPr>
        <w:lastRenderedPageBreak/>
        <w:t>ZAKLJUČAK</w:t>
      </w:r>
      <w:bookmarkEnd w:id="6637"/>
    </w:p>
    <w:p w14:paraId="63E87C14" w14:textId="77777777" w:rsidR="00E94ADE" w:rsidRPr="00143689" w:rsidRDefault="00E94ADE">
      <w:pPr>
        <w:pStyle w:val="Heading1"/>
        <w:spacing w:line="240" w:lineRule="auto"/>
        <w:jc w:val="both"/>
        <w:rPr>
          <w:lang w:val="bs-Latn-BA"/>
        </w:rPr>
        <w:pPrChange w:id="6638" w:author="Rajo" w:date="2018-06-17T15:19:00Z">
          <w:pPr>
            <w:spacing w:line="240" w:lineRule="auto"/>
          </w:pPr>
        </w:pPrChange>
      </w:pPr>
    </w:p>
    <w:p w14:paraId="68ECF8F5" w14:textId="77777777" w:rsidR="00E94ADE" w:rsidDel="00F36D38" w:rsidRDefault="00CC5052">
      <w:pPr>
        <w:spacing w:line="240" w:lineRule="auto"/>
        <w:ind w:firstLine="360"/>
        <w:jc w:val="both"/>
        <w:rPr>
          <w:del w:id="6639" w:author="Rajo" w:date="2018-06-17T15:19:00Z"/>
          <w:lang w:val="bs-Latn-BA"/>
        </w:rPr>
        <w:pPrChange w:id="6640" w:author="Rajo" w:date="2018-06-17T15:19:00Z">
          <w:pPr>
            <w:spacing w:line="240" w:lineRule="auto"/>
            <w:ind w:firstLine="720"/>
            <w:jc w:val="both"/>
          </w:pPr>
        </w:pPrChange>
      </w:pPr>
      <w:r>
        <w:rPr>
          <w:lang w:val="bs-Latn-BA"/>
        </w:rPr>
        <w:t xml:space="preserve">Uvođenje SSO sistema, naročito u sklopu organizacija sa velikim brojem korisnika i aplikacija kojima oni svakodnevno pristupaju za obavljanje svojih poslova, donosi brojne prednosti kao što su olakšano održavanje korisničkih naloga, povećana sigurnost sistema, veće zadovoljstvo korisnika pri korištenju sistema, itd. </w:t>
      </w:r>
    </w:p>
    <w:p w14:paraId="6617CC35" w14:textId="77777777" w:rsidR="00E94ADE" w:rsidRDefault="00E94ADE">
      <w:pPr>
        <w:spacing w:line="240" w:lineRule="auto"/>
        <w:ind w:firstLine="360"/>
        <w:jc w:val="both"/>
        <w:rPr>
          <w:lang w:val="bs-Latn-BA"/>
        </w:rPr>
        <w:pPrChange w:id="6641" w:author="Rajo" w:date="2018-06-17T15:19:00Z">
          <w:pPr>
            <w:spacing w:line="240" w:lineRule="auto"/>
            <w:jc w:val="both"/>
          </w:pPr>
        </w:pPrChange>
      </w:pPr>
    </w:p>
    <w:p w14:paraId="3A01FB19" w14:textId="77777777" w:rsidR="00E94ADE" w:rsidDel="00F36D38" w:rsidRDefault="00CC5052">
      <w:pPr>
        <w:spacing w:line="240" w:lineRule="auto"/>
        <w:ind w:firstLine="360"/>
        <w:jc w:val="both"/>
        <w:rPr>
          <w:del w:id="6642" w:author="Rajo" w:date="2018-06-17T15:19:00Z"/>
          <w:lang w:val="bs-Latn-BA"/>
        </w:rPr>
        <w:pPrChange w:id="6643" w:author="Rajo" w:date="2018-06-17T15:19:00Z">
          <w:pPr>
            <w:spacing w:line="240" w:lineRule="auto"/>
            <w:ind w:firstLine="720"/>
            <w:jc w:val="both"/>
          </w:pPr>
        </w:pPrChange>
      </w:pPr>
      <w:r>
        <w:rPr>
          <w:lang w:val="bs-Latn-BA"/>
        </w:rPr>
        <w:t xml:space="preserve">SAML, kao jedan od standardnih protokola koji se koriste za razmjenu autentikacionih i autorizacionih poruka, i dalje predstavlja dobar izbor za realizaciju SSO sistema. Glavni razlozi za to su to što postoji već niz godina i podržan je u okviru većine postojećih implementacija. Iako je nastao 2001. godine, i dalje se konstantno razvija, a popularnost je stekao uglavnom zbog toga što nudi visok stepen sigurnosti, te se pokazao kao pouzdan protokol zbog čega je vremenom sve više i više korišten od strane brojnih organizacija što je i dovelo do toga da njegova popularnost dodatno raste zbog velike rasprostranjenosti. </w:t>
      </w:r>
    </w:p>
    <w:p w14:paraId="790AD2DC" w14:textId="77777777" w:rsidR="00E94ADE" w:rsidRDefault="00E94ADE">
      <w:pPr>
        <w:spacing w:line="240" w:lineRule="auto"/>
        <w:ind w:firstLine="360"/>
        <w:jc w:val="both"/>
        <w:rPr>
          <w:lang w:val="bs-Latn-BA"/>
        </w:rPr>
        <w:pPrChange w:id="6644" w:author="Rajo" w:date="2018-06-17T15:19:00Z">
          <w:pPr>
            <w:spacing w:line="240" w:lineRule="auto"/>
            <w:ind w:firstLine="720"/>
            <w:jc w:val="both"/>
          </w:pPr>
        </w:pPrChange>
      </w:pPr>
    </w:p>
    <w:p w14:paraId="2F482787" w14:textId="77777777" w:rsidR="00E94ADE" w:rsidDel="00F36D38" w:rsidRDefault="00CC5052">
      <w:pPr>
        <w:spacing w:line="240" w:lineRule="auto"/>
        <w:ind w:firstLine="360"/>
        <w:jc w:val="both"/>
        <w:rPr>
          <w:del w:id="6645" w:author="Rajo" w:date="2018-06-17T15:19:00Z"/>
          <w:lang w:val="bs-Latn-BA"/>
        </w:rPr>
        <w:pPrChange w:id="6646" w:author="Rajo" w:date="2018-06-17T15:19:00Z">
          <w:pPr>
            <w:spacing w:line="240" w:lineRule="auto"/>
            <w:ind w:firstLine="720"/>
            <w:jc w:val="both"/>
          </w:pPr>
        </w:pPrChange>
      </w:pPr>
      <w:r>
        <w:rPr>
          <w:lang w:val="bs-Latn-BA"/>
        </w:rPr>
        <w:t>Kako je SAML prvenstveno predviđen za razmjenu autentikacionih poruka, te autorizacionih poruka za osnovne, jednostavnije slučajeve upotrebe, OASIS organizacija je 2003. godine objavila XACML specifikaciju za potrebe iskazivanja sigurnosnih propisa i pravila za pristupanje podacima u okviru aplikacija, odnosno za implementaciju sistema za kontrolu pristupa.</w:t>
      </w:r>
    </w:p>
    <w:p w14:paraId="7E212534" w14:textId="77777777" w:rsidR="00E94ADE" w:rsidRDefault="00E94ADE">
      <w:pPr>
        <w:spacing w:line="240" w:lineRule="auto"/>
        <w:ind w:firstLine="360"/>
        <w:jc w:val="both"/>
        <w:rPr>
          <w:lang w:val="bs-Latn-BA"/>
        </w:rPr>
        <w:pPrChange w:id="6647" w:author="Rajo" w:date="2018-06-17T15:19:00Z">
          <w:pPr>
            <w:spacing w:line="240" w:lineRule="auto"/>
            <w:ind w:firstLine="720"/>
            <w:jc w:val="both"/>
          </w:pPr>
        </w:pPrChange>
      </w:pPr>
    </w:p>
    <w:p w14:paraId="589D40D0" w14:textId="77777777" w:rsidR="00E94ADE" w:rsidDel="00F36D38" w:rsidRDefault="00CC5052">
      <w:pPr>
        <w:spacing w:line="240" w:lineRule="auto"/>
        <w:ind w:firstLine="360"/>
        <w:jc w:val="both"/>
        <w:rPr>
          <w:del w:id="6648" w:author="Rajo" w:date="2018-06-17T15:19:00Z"/>
          <w:lang w:val="bs-Latn-BA"/>
        </w:rPr>
        <w:pPrChange w:id="6649" w:author="Rajo" w:date="2018-06-17T15:19:00Z">
          <w:pPr>
            <w:spacing w:line="240" w:lineRule="auto"/>
            <w:ind w:firstLine="720"/>
            <w:jc w:val="both"/>
          </w:pPr>
        </w:pPrChange>
      </w:pPr>
      <w:r>
        <w:rPr>
          <w:lang w:val="bs-Latn-BA"/>
        </w:rPr>
        <w:t xml:space="preserve">Što se tiče postojećih SSO rješenja, kao što je moguće vidjeti iz tabele 8.1 dostupan ih je veliki broj, pri čemu je dobar dio njih čak i besplatan. Mnoga od njih podržavaju nekoliko različitih protokola, nude razne funkcionalnosti koje prevazilaze i mnogo više nego što je domen samog SSO servera, tako da bi trebalo da zadovoljavaju sve potrebe većine organizacija koje uvode SSO u svoj sistem. S obzirom na to, može se reći da bi implementacija sopstvenog rješenja trebala biti poslednja opcija, odnosno ukoliko nije moguće pronaći rješenje koje zadovoljava sve potrebe u okviru definisanog budžeta koji je na raspolaganju.  </w:t>
      </w:r>
    </w:p>
    <w:p w14:paraId="23CC4E65" w14:textId="77777777" w:rsidR="00E94ADE" w:rsidRDefault="00E94ADE">
      <w:pPr>
        <w:spacing w:line="240" w:lineRule="auto"/>
        <w:ind w:firstLine="360"/>
        <w:jc w:val="both"/>
        <w:rPr>
          <w:lang w:val="bs-Latn-BA"/>
        </w:rPr>
        <w:pPrChange w:id="6650" w:author="Rajo" w:date="2018-06-17T15:19:00Z">
          <w:pPr>
            <w:spacing w:line="240" w:lineRule="auto"/>
            <w:ind w:firstLine="720"/>
            <w:jc w:val="both"/>
          </w:pPr>
        </w:pPrChange>
      </w:pPr>
    </w:p>
    <w:p w14:paraId="6FE84291" w14:textId="77777777" w:rsidR="00E94ADE" w:rsidRDefault="00CC5052">
      <w:pPr>
        <w:spacing w:line="240" w:lineRule="auto"/>
        <w:ind w:firstLine="360"/>
        <w:jc w:val="both"/>
        <w:rPr>
          <w:lang w:val="bs-Latn-BA"/>
        </w:rPr>
        <w:pPrChange w:id="6651" w:author="Rajo" w:date="2018-06-17T15:19:00Z">
          <w:pPr>
            <w:spacing w:line="240" w:lineRule="auto"/>
            <w:ind w:firstLine="720"/>
            <w:jc w:val="both"/>
          </w:pPr>
        </w:pPrChange>
      </w:pPr>
      <w:r>
        <w:rPr>
          <w:lang w:val="bs-Latn-BA"/>
        </w:rPr>
        <w:t xml:space="preserve">Za razliku od postojećih, rješenje implementirano u okviru rada u trenutnoj verziji nije upotrebljivo u nekom realnom sistemu, ali predstavlja osnovnu za realizaciju konkretnog rješenja koje bi se zasnivalo na SAML protokolu i nudilo osnovne, minimalne funkcionalnosti koje treba da posjeduje jedan SSO server. Naravno, bitno je napomenuti da bi bilo potrebno osigurati da se komunikacija u okviru njega vrši isključivo putem HTTPS protokola, ili da se implementacija doradi tako da se vrši enkripcija/dekripcija poruka koje se razmjenjuju između SP-a i </w:t>
      </w:r>
      <w:proofErr w:type="spellStart"/>
      <w:r>
        <w:rPr>
          <w:lang w:val="bs-Latn-BA"/>
        </w:rPr>
        <w:t>IdP</w:t>
      </w:r>
      <w:proofErr w:type="spellEnd"/>
      <w:r>
        <w:rPr>
          <w:lang w:val="bs-Latn-BA"/>
        </w:rPr>
        <w:t xml:space="preserve">-a. </w:t>
      </w:r>
      <w:r>
        <w:rPr>
          <w:lang w:val="bs-Latn-BA"/>
        </w:rPr>
        <w:br w:type="page"/>
      </w:r>
    </w:p>
    <w:p w14:paraId="3C4EB8A0" w14:textId="77777777" w:rsidR="00E94ADE" w:rsidDel="00D5114C" w:rsidRDefault="00CC5052" w:rsidP="00653AA1">
      <w:pPr>
        <w:pStyle w:val="Heading1"/>
        <w:numPr>
          <w:ilvl w:val="0"/>
          <w:numId w:val="0"/>
        </w:numPr>
        <w:spacing w:line="240" w:lineRule="auto"/>
        <w:ind w:left="360"/>
        <w:jc w:val="both"/>
        <w:rPr>
          <w:del w:id="6652" w:author="Rajo" w:date="2018-06-17T15:19:00Z"/>
          <w:lang w:val="bs-Latn-BA"/>
        </w:rPr>
      </w:pPr>
      <w:bookmarkStart w:id="6653" w:name="_Toc511154466"/>
      <w:commentRangeStart w:id="6654"/>
      <w:commentRangeStart w:id="6655"/>
      <w:r>
        <w:rPr>
          <w:lang w:val="bs-Latn-BA"/>
        </w:rPr>
        <w:lastRenderedPageBreak/>
        <w:t>LITERATURA</w:t>
      </w:r>
      <w:bookmarkEnd w:id="6653"/>
      <w:commentRangeEnd w:id="6654"/>
      <w:r w:rsidR="00297C24">
        <w:rPr>
          <w:rStyle w:val="CommentReference"/>
          <w:rFonts w:ascii="Times New Roman" w:eastAsiaTheme="minorHAnsi" w:hAnsi="Times New Roman" w:cstheme="minorBidi"/>
          <w:color w:val="auto"/>
        </w:rPr>
        <w:commentReference w:id="6654"/>
      </w:r>
      <w:commentRangeEnd w:id="6655"/>
      <w:r w:rsidR="0003254E">
        <w:rPr>
          <w:rStyle w:val="CommentReference"/>
          <w:rFonts w:ascii="Times New Roman" w:eastAsiaTheme="minorHAnsi" w:hAnsi="Times New Roman" w:cstheme="minorBidi"/>
          <w:color w:val="auto"/>
        </w:rPr>
        <w:commentReference w:id="6655"/>
      </w:r>
    </w:p>
    <w:p w14:paraId="330DA705" w14:textId="77777777" w:rsidR="00E94ADE" w:rsidRDefault="00E94ADE">
      <w:pPr>
        <w:pStyle w:val="Heading1"/>
        <w:numPr>
          <w:ilvl w:val="0"/>
          <w:numId w:val="0"/>
        </w:numPr>
        <w:spacing w:line="240" w:lineRule="auto"/>
        <w:ind w:left="360"/>
        <w:jc w:val="both"/>
        <w:rPr>
          <w:lang w:val="bs-Latn-BA"/>
        </w:rPr>
        <w:pPrChange w:id="6656" w:author="Rajo" w:date="2018-06-17T15:19:00Z">
          <w:pPr>
            <w:spacing w:line="240" w:lineRule="auto"/>
            <w:jc w:val="both"/>
          </w:pPr>
        </w:pPrChange>
      </w:pPr>
    </w:p>
    <w:p w14:paraId="2DCD3CF0" w14:textId="28F7C7DA" w:rsidR="00E94ADE" w:rsidRDefault="00F76EE9">
      <w:pPr>
        <w:pStyle w:val="ListParagraph1"/>
        <w:numPr>
          <w:ilvl w:val="0"/>
          <w:numId w:val="39"/>
        </w:numPr>
        <w:spacing w:line="240" w:lineRule="auto"/>
        <w:rPr>
          <w:lang w:val="bs-Latn-BA"/>
        </w:rPr>
        <w:pPrChange w:id="6657" w:author="Rajo" w:date="2018-06-17T15:47:00Z">
          <w:pPr>
            <w:pStyle w:val="ListParagraph1"/>
            <w:numPr>
              <w:numId w:val="39"/>
            </w:numPr>
            <w:spacing w:line="240" w:lineRule="auto"/>
            <w:ind w:hanging="360"/>
            <w:jc w:val="both"/>
          </w:pPr>
        </w:pPrChange>
      </w:pPr>
      <w:ins w:id="6658" w:author="Rajo" w:date="2018-06-17T15:55:00Z">
        <w:r w:rsidRPr="00F76EE9">
          <w:t xml:space="preserve">Linda </w:t>
        </w:r>
        <w:proofErr w:type="spellStart"/>
        <w:r w:rsidRPr="00F76EE9">
          <w:t>Rosencrance</w:t>
        </w:r>
      </w:ins>
      <w:proofErr w:type="spellEnd"/>
      <w:ins w:id="6659" w:author="Rajo" w:date="2018-06-17T15:39:00Z">
        <w:r w:rsidR="009248F3">
          <w:t xml:space="preserve">, </w:t>
        </w:r>
      </w:ins>
      <w:ins w:id="6660" w:author="Rajo" w:date="2018-06-17T15:43:00Z">
        <w:r w:rsidR="009248F3" w:rsidRPr="009248F3">
          <w:rPr>
            <w:i/>
            <w:rPrChange w:id="6661" w:author="Rajo" w:date="2018-06-17T15:43:00Z">
              <w:rPr/>
            </w:rPrChange>
          </w:rPr>
          <w:t>Au</w:t>
        </w:r>
      </w:ins>
      <w:ins w:id="6662" w:author="Rajo" w:date="2018-06-17T15:39:00Z">
        <w:r w:rsidR="009248F3" w:rsidRPr="009248F3">
          <w:rPr>
            <w:i/>
            <w:rPrChange w:id="6663" w:author="Rajo" w:date="2018-06-17T15:43:00Z">
              <w:rPr/>
            </w:rPrChange>
          </w:rPr>
          <w:t>thentication</w:t>
        </w:r>
      </w:ins>
      <w:ins w:id="6664" w:author="Rajo" w:date="2018-06-17T15:40:00Z">
        <w:r w:rsidR="009248F3">
          <w:t xml:space="preserve">, </w:t>
        </w:r>
        <w:r w:rsidR="009248F3">
          <w:rPr>
            <w:rStyle w:val="Hyperlink"/>
            <w:lang w:val="bs-Latn-BA"/>
          </w:rPr>
          <w:fldChar w:fldCharType="begin"/>
        </w:r>
        <w:r w:rsidR="009248F3">
          <w:rPr>
            <w:rStyle w:val="Hyperlink"/>
            <w:lang w:val="bs-Latn-BA"/>
          </w:rPr>
          <w:instrText xml:space="preserve"> HYPERLINK "</w:instrText>
        </w:r>
      </w:ins>
      <w:r w:rsidR="009248F3" w:rsidRPr="009248F3">
        <w:rPr>
          <w:rStyle w:val="Hyperlink"/>
          <w:lang w:val="bs-Latn-BA"/>
        </w:rPr>
        <w:instrText>https://searchsecurity.techtarget.com/definition/authentication</w:instrText>
      </w:r>
      <w:ins w:id="6665" w:author="Rajo" w:date="2018-06-17T15:40:00Z">
        <w:r w:rsidR="009248F3">
          <w:rPr>
            <w:rStyle w:val="Hyperlink"/>
            <w:lang w:val="bs-Latn-BA"/>
          </w:rPr>
          <w:instrText xml:space="preserve">" </w:instrText>
        </w:r>
        <w:r w:rsidR="009248F3">
          <w:rPr>
            <w:rStyle w:val="Hyperlink"/>
            <w:lang w:val="bs-Latn-BA"/>
          </w:rPr>
          <w:fldChar w:fldCharType="separate"/>
        </w:r>
      </w:ins>
      <w:r w:rsidR="009248F3" w:rsidRPr="00D73D41">
        <w:rPr>
          <w:rStyle w:val="Hyperlink"/>
          <w:lang w:val="bs-Latn-BA"/>
        </w:rPr>
        <w:t>https://searchsecurity.techtarget.com/definition/authentication</w:t>
      </w:r>
      <w:ins w:id="6666" w:author="Rajo" w:date="2018-06-17T15:40:00Z">
        <w:r w:rsidR="009248F3">
          <w:rPr>
            <w:rStyle w:val="Hyperlink"/>
            <w:lang w:val="bs-Latn-BA"/>
          </w:rPr>
          <w:fldChar w:fldCharType="end"/>
        </w:r>
      </w:ins>
    </w:p>
    <w:p w14:paraId="35A7A006" w14:textId="182A1568" w:rsidR="00E94ADE" w:rsidRDefault="00CC5052">
      <w:pPr>
        <w:pStyle w:val="ListParagraph1"/>
        <w:numPr>
          <w:ilvl w:val="0"/>
          <w:numId w:val="39"/>
        </w:numPr>
        <w:spacing w:line="240" w:lineRule="auto"/>
        <w:rPr>
          <w:lang w:val="bs-Latn-BA"/>
        </w:rPr>
        <w:pPrChange w:id="6667" w:author="Rajo" w:date="2018-06-17T15:47:00Z">
          <w:pPr>
            <w:pStyle w:val="ListParagraph1"/>
            <w:numPr>
              <w:numId w:val="39"/>
            </w:numPr>
            <w:spacing w:line="240" w:lineRule="auto"/>
            <w:ind w:hanging="360"/>
            <w:jc w:val="both"/>
          </w:pPr>
        </w:pPrChange>
      </w:pPr>
      <w:r>
        <w:rPr>
          <w:lang w:val="bs-Latn-BA"/>
        </w:rPr>
        <w:t xml:space="preserve">Phillip J. </w:t>
      </w:r>
      <w:proofErr w:type="spellStart"/>
      <w:r>
        <w:rPr>
          <w:lang w:val="bs-Latn-BA"/>
        </w:rPr>
        <w:t>Windley</w:t>
      </w:r>
      <w:proofErr w:type="spellEnd"/>
      <w:r>
        <w:rPr>
          <w:lang w:val="bs-Latn-BA"/>
        </w:rPr>
        <w:t xml:space="preserve">, </w:t>
      </w:r>
      <w:proofErr w:type="spellStart"/>
      <w:r>
        <w:rPr>
          <w:lang w:val="bs-Latn-BA"/>
        </w:rPr>
        <w:t>Ph.D</w:t>
      </w:r>
      <w:proofErr w:type="spellEnd"/>
      <w:r>
        <w:rPr>
          <w:lang w:val="bs-Latn-BA"/>
        </w:rPr>
        <w:t xml:space="preserve">., </w:t>
      </w:r>
      <w:proofErr w:type="spellStart"/>
      <w:r>
        <w:rPr>
          <w:i/>
          <w:lang w:val="bs-Latn-BA"/>
        </w:rPr>
        <w:t>Understanding</w:t>
      </w:r>
      <w:proofErr w:type="spellEnd"/>
      <w:r>
        <w:rPr>
          <w:i/>
          <w:lang w:val="bs-Latn-BA"/>
        </w:rPr>
        <w:t xml:space="preserve"> Digital </w:t>
      </w:r>
      <w:proofErr w:type="spellStart"/>
      <w:r>
        <w:rPr>
          <w:i/>
          <w:lang w:val="bs-Latn-BA"/>
        </w:rPr>
        <w:t>Identity</w:t>
      </w:r>
      <w:proofErr w:type="spellEnd"/>
      <w:r>
        <w:rPr>
          <w:i/>
          <w:lang w:val="bs-Latn-BA"/>
        </w:rPr>
        <w:t xml:space="preserve"> Management</w:t>
      </w:r>
      <w:ins w:id="6668" w:author="Rajo" w:date="2018-06-17T15:45:00Z">
        <w:r w:rsidR="009248F3">
          <w:rPr>
            <w:lang w:val="bs-Latn-BA"/>
          </w:rPr>
          <w:t>, 2003</w:t>
        </w:r>
      </w:ins>
      <w:ins w:id="6669" w:author="Rajo" w:date="2018-06-17T15:46:00Z">
        <w:r w:rsidR="009248F3">
          <w:rPr>
            <w:lang w:val="bs-Latn-BA"/>
          </w:rPr>
          <w:t>.</w:t>
        </w:r>
      </w:ins>
    </w:p>
    <w:p w14:paraId="7AB2E20A" w14:textId="166628CE" w:rsidR="00E94ADE" w:rsidRDefault="00F76EE9">
      <w:pPr>
        <w:pStyle w:val="ListParagraph1"/>
        <w:numPr>
          <w:ilvl w:val="0"/>
          <w:numId w:val="39"/>
        </w:numPr>
        <w:spacing w:line="240" w:lineRule="auto"/>
        <w:rPr>
          <w:lang w:val="bs-Latn-BA"/>
        </w:rPr>
        <w:pPrChange w:id="6670" w:author="Rajo" w:date="2018-06-17T15:47:00Z">
          <w:pPr>
            <w:pStyle w:val="ListParagraph1"/>
            <w:numPr>
              <w:numId w:val="39"/>
            </w:numPr>
            <w:spacing w:line="240" w:lineRule="auto"/>
            <w:ind w:hanging="360"/>
            <w:jc w:val="both"/>
          </w:pPr>
        </w:pPrChange>
      </w:pPr>
      <w:ins w:id="6671" w:author="Rajo" w:date="2018-06-17T15:56:00Z">
        <w:r w:rsidRPr="00F76EE9">
          <w:t xml:space="preserve">Linda </w:t>
        </w:r>
        <w:proofErr w:type="spellStart"/>
        <w:r w:rsidRPr="00F76EE9">
          <w:t>Rosencrance</w:t>
        </w:r>
        <w:proofErr w:type="spellEnd"/>
        <w:r>
          <w:t>, Craig Mathias,</w:t>
        </w:r>
      </w:ins>
      <w:ins w:id="6672" w:author="Rajo" w:date="2018-06-17T15:47:00Z">
        <w:r w:rsidR="00475FDF">
          <w:t xml:space="preserve"> </w:t>
        </w:r>
        <w:r w:rsidR="00475FDF" w:rsidRPr="00475FDF">
          <w:rPr>
            <w:i/>
            <w:rPrChange w:id="6673" w:author="Rajo" w:date="2018-06-17T15:48:00Z">
              <w:rPr/>
            </w:rPrChange>
          </w:rPr>
          <w:t>Identity Management (ID management)</w:t>
        </w:r>
        <w:r w:rsidR="00475FDF">
          <w:t>,</w:t>
        </w:r>
      </w:ins>
      <w:ins w:id="6674" w:author="Rajo" w:date="2018-06-17T15:48:00Z">
        <w:r w:rsidR="00475FDF">
          <w:t xml:space="preserve"> </w:t>
        </w:r>
        <w:r w:rsidR="00475FDF">
          <w:rPr>
            <w:rStyle w:val="Hyperlink"/>
            <w:lang w:val="bs-Latn-BA"/>
          </w:rPr>
          <w:fldChar w:fldCharType="begin"/>
        </w:r>
        <w:r w:rsidR="00475FDF">
          <w:rPr>
            <w:rStyle w:val="Hyperlink"/>
            <w:lang w:val="bs-Latn-BA"/>
          </w:rPr>
          <w:instrText xml:space="preserve"> HYPERLINK "</w:instrText>
        </w:r>
      </w:ins>
      <w:r w:rsidR="00475FDF" w:rsidRPr="00475FDF">
        <w:rPr>
          <w:rStyle w:val="Hyperlink"/>
          <w:lang w:val="bs-Latn-BA"/>
        </w:rPr>
        <w:instrText>https://searchsecurity.techtarget.com/definition/identity-management-ID-management</w:instrText>
      </w:r>
      <w:ins w:id="6675" w:author="Rajo" w:date="2018-06-17T15:48:00Z">
        <w:r w:rsidR="00475FDF">
          <w:rPr>
            <w:rStyle w:val="Hyperlink"/>
            <w:lang w:val="bs-Latn-BA"/>
          </w:rPr>
          <w:instrText xml:space="preserve">" </w:instrText>
        </w:r>
        <w:r w:rsidR="00475FDF">
          <w:rPr>
            <w:rStyle w:val="Hyperlink"/>
            <w:lang w:val="bs-Latn-BA"/>
          </w:rPr>
          <w:fldChar w:fldCharType="separate"/>
        </w:r>
      </w:ins>
      <w:r w:rsidR="00475FDF" w:rsidRPr="00D73D41">
        <w:rPr>
          <w:rStyle w:val="Hyperlink"/>
          <w:lang w:val="bs-Latn-BA"/>
        </w:rPr>
        <w:t>https://searchsecurity.techtarget.com/definition/identity-management-ID-management</w:t>
      </w:r>
      <w:ins w:id="6676" w:author="Rajo" w:date="2018-06-17T15:48:00Z">
        <w:r w:rsidR="00475FDF">
          <w:rPr>
            <w:rStyle w:val="Hyperlink"/>
            <w:lang w:val="bs-Latn-BA"/>
          </w:rPr>
          <w:fldChar w:fldCharType="end"/>
        </w:r>
      </w:ins>
    </w:p>
    <w:p w14:paraId="3B968DFF" w14:textId="45BE9E75" w:rsidR="00E94ADE" w:rsidRDefault="00475FDF">
      <w:pPr>
        <w:pStyle w:val="ListParagraph1"/>
        <w:numPr>
          <w:ilvl w:val="0"/>
          <w:numId w:val="39"/>
        </w:numPr>
        <w:spacing w:line="240" w:lineRule="auto"/>
        <w:rPr>
          <w:rStyle w:val="Hyperlink"/>
          <w:color w:val="auto"/>
          <w:u w:val="none"/>
          <w:lang w:val="bs-Latn-BA"/>
        </w:rPr>
        <w:pPrChange w:id="6677" w:author="Rajo" w:date="2018-06-17T15:47:00Z">
          <w:pPr>
            <w:pStyle w:val="ListParagraph1"/>
            <w:numPr>
              <w:numId w:val="39"/>
            </w:numPr>
            <w:spacing w:line="240" w:lineRule="auto"/>
            <w:ind w:hanging="360"/>
            <w:jc w:val="both"/>
          </w:pPr>
        </w:pPrChange>
      </w:pPr>
      <w:ins w:id="6678" w:author="Rajo" w:date="2018-06-17T15:49:00Z">
        <w:r w:rsidRPr="00475FDF">
          <w:t xml:space="preserve">Sebastián </w:t>
        </w:r>
        <w:proofErr w:type="spellStart"/>
        <w:r w:rsidRPr="00475FDF">
          <w:t>Peyrott</w:t>
        </w:r>
        <w:proofErr w:type="spellEnd"/>
        <w:r>
          <w:t xml:space="preserve">, </w:t>
        </w:r>
        <w:r w:rsidRPr="00475FDF">
          <w:rPr>
            <w:i/>
            <w:rPrChange w:id="6679" w:author="Rajo" w:date="2018-06-17T15:49:00Z">
              <w:rPr/>
            </w:rPrChange>
          </w:rPr>
          <w:t xml:space="preserve">What is and how does Single Sign On Authentication </w:t>
        </w:r>
        <w:proofErr w:type="gramStart"/>
        <w:r w:rsidRPr="00475FDF">
          <w:rPr>
            <w:i/>
            <w:rPrChange w:id="6680" w:author="Rajo" w:date="2018-06-17T15:49:00Z">
              <w:rPr/>
            </w:rPrChange>
          </w:rPr>
          <w:t>work?</w:t>
        </w:r>
        <w:r>
          <w:t>,</w:t>
        </w:r>
        <w:proofErr w:type="gramEnd"/>
        <w:r>
          <w:t xml:space="preserve"> </w:t>
        </w:r>
        <w:r>
          <w:rPr>
            <w:rStyle w:val="Hyperlink"/>
            <w:lang w:val="bs-Latn-BA"/>
          </w:rPr>
          <w:fldChar w:fldCharType="begin"/>
        </w:r>
        <w:r>
          <w:rPr>
            <w:rStyle w:val="Hyperlink"/>
            <w:lang w:val="bs-Latn-BA"/>
          </w:rPr>
          <w:instrText xml:space="preserve"> HYPERLINK "</w:instrText>
        </w:r>
      </w:ins>
      <w:r w:rsidRPr="00475FDF">
        <w:rPr>
          <w:rStyle w:val="Hyperlink"/>
          <w:lang w:val="bs-Latn-BA"/>
        </w:rPr>
        <w:instrText>https://auth0.com/blog/what-is-and-how-does-single-sign-on-work/</w:instrText>
      </w:r>
      <w:ins w:id="6681" w:author="Rajo" w:date="2018-06-17T15:49:00Z">
        <w:r>
          <w:rPr>
            <w:rStyle w:val="Hyperlink"/>
            <w:lang w:val="bs-Latn-BA"/>
          </w:rPr>
          <w:instrText xml:space="preserve">" </w:instrText>
        </w:r>
        <w:r>
          <w:rPr>
            <w:rStyle w:val="Hyperlink"/>
            <w:lang w:val="bs-Latn-BA"/>
          </w:rPr>
          <w:fldChar w:fldCharType="separate"/>
        </w:r>
      </w:ins>
      <w:r w:rsidRPr="00D73D41">
        <w:rPr>
          <w:rStyle w:val="Hyperlink"/>
          <w:lang w:val="bs-Latn-BA"/>
        </w:rPr>
        <w:t>https://auth0.com/blog/what-is-and-how-does-single-sign-on-work/</w:t>
      </w:r>
      <w:ins w:id="6682" w:author="Rajo" w:date="2018-06-17T15:49:00Z">
        <w:r>
          <w:rPr>
            <w:rStyle w:val="Hyperlink"/>
            <w:lang w:val="bs-Latn-BA"/>
          </w:rPr>
          <w:fldChar w:fldCharType="end"/>
        </w:r>
      </w:ins>
    </w:p>
    <w:p w14:paraId="19D24CED" w14:textId="73470388" w:rsidR="00E94ADE" w:rsidRDefault="00F76EE9">
      <w:pPr>
        <w:pStyle w:val="ListParagraph1"/>
        <w:numPr>
          <w:ilvl w:val="0"/>
          <w:numId w:val="39"/>
        </w:numPr>
        <w:spacing w:line="240" w:lineRule="auto"/>
        <w:rPr>
          <w:lang w:val="bs-Latn-BA"/>
        </w:rPr>
        <w:pPrChange w:id="6683" w:author="Rajo" w:date="2018-06-17T15:47:00Z">
          <w:pPr>
            <w:pStyle w:val="ListParagraph1"/>
            <w:numPr>
              <w:numId w:val="39"/>
            </w:numPr>
            <w:spacing w:line="240" w:lineRule="auto"/>
            <w:ind w:hanging="360"/>
            <w:jc w:val="both"/>
          </w:pPr>
        </w:pPrChange>
      </w:pPr>
      <w:ins w:id="6684" w:author="Rajo" w:date="2018-06-17T15:51:00Z">
        <w:r w:rsidRPr="00F76EE9">
          <w:t xml:space="preserve">Dave </w:t>
        </w:r>
        <w:proofErr w:type="spellStart"/>
        <w:r w:rsidRPr="00F76EE9">
          <w:t>Piscitello</w:t>
        </w:r>
        <w:proofErr w:type="spellEnd"/>
        <w:r>
          <w:t xml:space="preserve">, </w:t>
        </w:r>
      </w:ins>
      <w:ins w:id="6685" w:author="Rajo" w:date="2018-06-17T15:52:00Z">
        <w:r w:rsidRPr="00F76EE9">
          <w:rPr>
            <w:i/>
            <w:rPrChange w:id="6686" w:author="Rajo" w:date="2018-06-17T15:52:00Z">
              <w:rPr/>
            </w:rPrChange>
          </w:rPr>
          <w:t xml:space="preserve">What is Authorization and Access </w:t>
        </w:r>
        <w:proofErr w:type="gramStart"/>
        <w:r w:rsidRPr="00F76EE9">
          <w:rPr>
            <w:i/>
            <w:rPrChange w:id="6687" w:author="Rajo" w:date="2018-06-17T15:52:00Z">
              <w:rPr/>
            </w:rPrChange>
          </w:rPr>
          <w:t>Control?</w:t>
        </w:r>
      </w:ins>
      <w:ins w:id="6688" w:author="Rajo" w:date="2018-06-17T15:51:00Z">
        <w:r>
          <w:t>,</w:t>
        </w:r>
        <w:proofErr w:type="gramEnd"/>
        <w:r>
          <w:t xml:space="preserve"> </w:t>
        </w:r>
        <w:r>
          <w:rPr>
            <w:rStyle w:val="Hyperlink"/>
            <w:lang w:val="bs-Latn-BA"/>
          </w:rPr>
          <w:fldChar w:fldCharType="begin"/>
        </w:r>
        <w:r>
          <w:rPr>
            <w:rStyle w:val="Hyperlink"/>
            <w:lang w:val="bs-Latn-BA"/>
          </w:rPr>
          <w:instrText xml:space="preserve"> HYPERLINK "</w:instrText>
        </w:r>
      </w:ins>
      <w:r w:rsidRPr="00F76EE9">
        <w:rPr>
          <w:rStyle w:val="Hyperlink"/>
          <w:lang w:val="bs-Latn-BA"/>
        </w:rPr>
        <w:instrText>https://www.icann.org/news/blog/what-is-authorization-and-access-control</w:instrText>
      </w:r>
      <w:ins w:id="6689" w:author="Rajo" w:date="2018-06-17T15:51:00Z">
        <w:r>
          <w:rPr>
            <w:rStyle w:val="Hyperlink"/>
            <w:lang w:val="bs-Latn-BA"/>
          </w:rPr>
          <w:instrText xml:space="preserve">" </w:instrText>
        </w:r>
        <w:r>
          <w:rPr>
            <w:rStyle w:val="Hyperlink"/>
            <w:lang w:val="bs-Latn-BA"/>
          </w:rPr>
          <w:fldChar w:fldCharType="separate"/>
        </w:r>
      </w:ins>
      <w:r w:rsidRPr="00D73D41">
        <w:rPr>
          <w:rStyle w:val="Hyperlink"/>
          <w:lang w:val="bs-Latn-BA"/>
        </w:rPr>
        <w:t>https://www.icann.org/news/blog/what-is-authorization-and-access-control</w:t>
      </w:r>
      <w:ins w:id="6690" w:author="Rajo" w:date="2018-06-17T15:51:00Z">
        <w:r>
          <w:rPr>
            <w:rStyle w:val="Hyperlink"/>
            <w:lang w:val="bs-Latn-BA"/>
          </w:rPr>
          <w:fldChar w:fldCharType="end"/>
        </w:r>
      </w:ins>
    </w:p>
    <w:p w14:paraId="33DDD90B" w14:textId="37CF31F5" w:rsidR="00E94ADE" w:rsidRDefault="00F76EE9">
      <w:pPr>
        <w:pStyle w:val="ListParagraph1"/>
        <w:numPr>
          <w:ilvl w:val="0"/>
          <w:numId w:val="39"/>
        </w:numPr>
        <w:spacing w:line="240" w:lineRule="auto"/>
        <w:rPr>
          <w:rStyle w:val="Hyperlink"/>
          <w:color w:val="auto"/>
          <w:u w:val="none"/>
          <w:lang w:val="bs-Latn-BA"/>
        </w:rPr>
        <w:pPrChange w:id="6691" w:author="Rajo" w:date="2018-06-17T15:47:00Z">
          <w:pPr>
            <w:pStyle w:val="ListParagraph1"/>
            <w:numPr>
              <w:numId w:val="39"/>
            </w:numPr>
            <w:spacing w:line="240" w:lineRule="auto"/>
            <w:ind w:hanging="360"/>
            <w:jc w:val="both"/>
          </w:pPr>
        </w:pPrChange>
      </w:pPr>
      <w:ins w:id="6692" w:author="Rajo" w:date="2018-06-17T15:53:00Z">
        <w:r>
          <w:t>OWASP,</w:t>
        </w:r>
      </w:ins>
      <w:ins w:id="6693" w:author="Rajo" w:date="2018-06-17T15:54:00Z">
        <w:r>
          <w:t xml:space="preserve"> </w:t>
        </w:r>
      </w:ins>
      <w:ins w:id="6694" w:author="Rajo" w:date="2018-06-17T15:53:00Z">
        <w:r w:rsidRPr="00F76EE9">
          <w:rPr>
            <w:i/>
            <w:rPrChange w:id="6695" w:author="Rajo" w:date="2018-06-17T15:54:00Z">
              <w:rPr/>
            </w:rPrChange>
          </w:rPr>
          <w:t>Access Control</w:t>
        </w:r>
        <w:r>
          <w:t xml:space="preserve">, </w:t>
        </w:r>
        <w:r>
          <w:rPr>
            <w:rStyle w:val="Hyperlink"/>
            <w:lang w:val="bs-Latn-BA"/>
          </w:rPr>
          <w:fldChar w:fldCharType="begin"/>
        </w:r>
        <w:r>
          <w:rPr>
            <w:rStyle w:val="Hyperlink"/>
            <w:lang w:val="bs-Latn-BA"/>
          </w:rPr>
          <w:instrText xml:space="preserve"> HYPERLINK "</w:instrText>
        </w:r>
      </w:ins>
      <w:r w:rsidRPr="00F76EE9">
        <w:rPr>
          <w:rStyle w:val="Hyperlink"/>
          <w:lang w:val="bs-Latn-BA"/>
        </w:rPr>
        <w:instrText>https://www.owasp.org/index.php/Category:Access_Control#Definition</w:instrText>
      </w:r>
      <w:ins w:id="6696" w:author="Rajo" w:date="2018-06-17T15:53:00Z">
        <w:r>
          <w:rPr>
            <w:rStyle w:val="Hyperlink"/>
            <w:lang w:val="bs-Latn-BA"/>
          </w:rPr>
          <w:instrText xml:space="preserve">" </w:instrText>
        </w:r>
        <w:r>
          <w:rPr>
            <w:rStyle w:val="Hyperlink"/>
            <w:lang w:val="bs-Latn-BA"/>
          </w:rPr>
          <w:fldChar w:fldCharType="separate"/>
        </w:r>
      </w:ins>
      <w:r w:rsidRPr="00D73D41">
        <w:rPr>
          <w:rStyle w:val="Hyperlink"/>
          <w:lang w:val="bs-Latn-BA"/>
        </w:rPr>
        <w:t>https://www.owasp.org/index.php/Category:Access_Control#Definition</w:t>
      </w:r>
      <w:ins w:id="6697" w:author="Rajo" w:date="2018-06-17T15:53:00Z">
        <w:r>
          <w:rPr>
            <w:rStyle w:val="Hyperlink"/>
            <w:lang w:val="bs-Latn-BA"/>
          </w:rPr>
          <w:fldChar w:fldCharType="end"/>
        </w:r>
      </w:ins>
    </w:p>
    <w:p w14:paraId="60DC56A2" w14:textId="68E6A570" w:rsidR="00E94ADE" w:rsidRDefault="00F76EE9">
      <w:pPr>
        <w:pStyle w:val="ListParagraph1"/>
        <w:numPr>
          <w:ilvl w:val="0"/>
          <w:numId w:val="39"/>
        </w:numPr>
        <w:spacing w:line="240" w:lineRule="auto"/>
        <w:rPr>
          <w:rStyle w:val="Hyperlink"/>
          <w:color w:val="auto"/>
          <w:u w:val="none"/>
          <w:lang w:val="bs-Latn-BA"/>
        </w:rPr>
        <w:pPrChange w:id="6698" w:author="Rajo" w:date="2018-06-17T15:47:00Z">
          <w:pPr>
            <w:pStyle w:val="ListParagraph1"/>
            <w:numPr>
              <w:numId w:val="39"/>
            </w:numPr>
            <w:spacing w:line="240" w:lineRule="auto"/>
            <w:ind w:hanging="360"/>
            <w:jc w:val="both"/>
          </w:pPr>
        </w:pPrChange>
      </w:pPr>
      <w:ins w:id="6699" w:author="Rajo" w:date="2018-06-17T15:55:00Z">
        <w:r w:rsidRPr="00F76EE9">
          <w:t>Gerard Enter</w:t>
        </w:r>
        <w:r>
          <w:t xml:space="preserve"> and Peter </w:t>
        </w:r>
        <w:proofErr w:type="spellStart"/>
        <w:r>
          <w:t>Loshin</w:t>
        </w:r>
        <w:proofErr w:type="spellEnd"/>
        <w:r>
          <w:t xml:space="preserve">, </w:t>
        </w:r>
        <w:r w:rsidRPr="00F76EE9">
          <w:rPr>
            <w:i/>
            <w:rPrChange w:id="6700" w:author="Rajo" w:date="2018-06-17T15:55:00Z">
              <w:rPr/>
            </w:rPrChange>
          </w:rPr>
          <w:t>SAML (Security Assertion Markup Language)</w:t>
        </w:r>
        <w:r>
          <w:t xml:space="preserve">, </w:t>
        </w:r>
        <w:r>
          <w:rPr>
            <w:rStyle w:val="Hyperlink"/>
            <w:lang w:val="bs-Latn-BA"/>
          </w:rPr>
          <w:fldChar w:fldCharType="begin"/>
        </w:r>
        <w:r>
          <w:rPr>
            <w:rStyle w:val="Hyperlink"/>
            <w:lang w:val="bs-Latn-BA"/>
          </w:rPr>
          <w:instrText xml:space="preserve"> HYPERLINK "</w:instrText>
        </w:r>
      </w:ins>
      <w:r w:rsidRPr="00F76EE9">
        <w:rPr>
          <w:rStyle w:val="Hyperlink"/>
          <w:lang w:val="bs-Latn-BA"/>
        </w:rPr>
        <w:instrText>https://searchsecurity.techtarget.com/definition/SAML</w:instrText>
      </w:r>
      <w:ins w:id="6701" w:author="Rajo" w:date="2018-06-17T15:55:00Z">
        <w:r>
          <w:rPr>
            <w:rStyle w:val="Hyperlink"/>
            <w:lang w:val="bs-Latn-BA"/>
          </w:rPr>
          <w:instrText xml:space="preserve">" </w:instrText>
        </w:r>
        <w:r>
          <w:rPr>
            <w:rStyle w:val="Hyperlink"/>
            <w:lang w:val="bs-Latn-BA"/>
          </w:rPr>
          <w:fldChar w:fldCharType="separate"/>
        </w:r>
      </w:ins>
      <w:r w:rsidRPr="00D73D41">
        <w:rPr>
          <w:rStyle w:val="Hyperlink"/>
          <w:lang w:val="bs-Latn-BA"/>
        </w:rPr>
        <w:t>https://searchsecurity.techtarget.com/definition/SAML</w:t>
      </w:r>
      <w:ins w:id="6702" w:author="Rajo" w:date="2018-06-17T15:55:00Z">
        <w:r>
          <w:rPr>
            <w:rStyle w:val="Hyperlink"/>
            <w:lang w:val="bs-Latn-BA"/>
          </w:rPr>
          <w:fldChar w:fldCharType="end"/>
        </w:r>
      </w:ins>
    </w:p>
    <w:p w14:paraId="7FF4644E" w14:textId="56DED84A" w:rsidR="00E94ADE" w:rsidRDefault="00F93469">
      <w:pPr>
        <w:pStyle w:val="ListParagraph1"/>
        <w:numPr>
          <w:ilvl w:val="0"/>
          <w:numId w:val="39"/>
        </w:numPr>
        <w:spacing w:line="240" w:lineRule="auto"/>
        <w:rPr>
          <w:lang w:val="bs-Latn-BA"/>
        </w:rPr>
        <w:pPrChange w:id="6703" w:author="Rajo" w:date="2018-06-17T15:47:00Z">
          <w:pPr>
            <w:pStyle w:val="ListParagraph1"/>
            <w:numPr>
              <w:numId w:val="39"/>
            </w:numPr>
            <w:spacing w:line="240" w:lineRule="auto"/>
            <w:ind w:hanging="360"/>
            <w:jc w:val="both"/>
          </w:pPr>
        </w:pPrChange>
      </w:pPr>
      <w:proofErr w:type="spellStart"/>
      <w:ins w:id="6704" w:author="Rajo" w:date="2018-06-17T15:59:00Z">
        <w:r w:rsidRPr="00F93469">
          <w:rPr>
            <w:lang w:val="bs-Latn-BA"/>
          </w:rPr>
          <w:t>Security</w:t>
        </w:r>
        <w:proofErr w:type="spellEnd"/>
        <w:r w:rsidRPr="00F93469">
          <w:rPr>
            <w:lang w:val="bs-Latn-BA"/>
          </w:rPr>
          <w:t xml:space="preserve"> </w:t>
        </w:r>
        <w:proofErr w:type="spellStart"/>
        <w:r w:rsidRPr="00F93469">
          <w:rPr>
            <w:lang w:val="bs-Latn-BA"/>
          </w:rPr>
          <w:t>Services</w:t>
        </w:r>
        <w:proofErr w:type="spellEnd"/>
        <w:r w:rsidRPr="00F93469">
          <w:rPr>
            <w:lang w:val="bs-Latn-BA"/>
          </w:rPr>
          <w:t xml:space="preserve"> </w:t>
        </w:r>
        <w:proofErr w:type="spellStart"/>
        <w:r w:rsidRPr="00F93469">
          <w:rPr>
            <w:lang w:val="bs-Latn-BA"/>
          </w:rPr>
          <w:t>Technical</w:t>
        </w:r>
        <w:proofErr w:type="spellEnd"/>
        <w:r w:rsidRPr="00F93469">
          <w:rPr>
            <w:lang w:val="bs-Latn-BA"/>
          </w:rPr>
          <w:t xml:space="preserve"> </w:t>
        </w:r>
        <w:proofErr w:type="spellStart"/>
        <w:r w:rsidRPr="00F93469">
          <w:rPr>
            <w:lang w:val="bs-Latn-BA"/>
          </w:rPr>
          <w:t>Committee</w:t>
        </w:r>
      </w:ins>
      <w:proofErr w:type="spellEnd"/>
      <w:ins w:id="6705" w:author="Rajo" w:date="2018-06-17T16:01:00Z">
        <w:r w:rsidR="002323BB">
          <w:rPr>
            <w:lang w:val="bs-Latn-BA"/>
          </w:rPr>
          <w:t xml:space="preserve"> (OASIS)</w:t>
        </w:r>
      </w:ins>
      <w:ins w:id="6706" w:author="Rajo" w:date="2018-06-17T15:59:00Z">
        <w:r>
          <w:rPr>
            <w:lang w:val="bs-Latn-BA"/>
          </w:rPr>
          <w:t xml:space="preserve">, </w:t>
        </w:r>
      </w:ins>
      <w:proofErr w:type="spellStart"/>
      <w:r w:rsidR="00CC5052" w:rsidRPr="00C43100">
        <w:rPr>
          <w:i/>
          <w:lang w:val="bs-Latn-BA"/>
          <w:rPrChange w:id="6707" w:author="Rajo" w:date="2018-06-17T16:00:00Z">
            <w:rPr>
              <w:lang w:val="bs-Latn-BA"/>
            </w:rPr>
          </w:rPrChange>
        </w:rPr>
        <w:t>Assertions</w:t>
      </w:r>
      <w:proofErr w:type="spellEnd"/>
      <w:r w:rsidR="00CC5052" w:rsidRPr="00C43100">
        <w:rPr>
          <w:i/>
          <w:lang w:val="bs-Latn-BA"/>
          <w:rPrChange w:id="6708" w:author="Rajo" w:date="2018-06-17T16:00:00Z">
            <w:rPr>
              <w:lang w:val="bs-Latn-BA"/>
            </w:rPr>
          </w:rPrChange>
        </w:rPr>
        <w:t xml:space="preserve"> </w:t>
      </w:r>
      <w:proofErr w:type="spellStart"/>
      <w:r w:rsidR="00CC5052" w:rsidRPr="00C43100">
        <w:rPr>
          <w:i/>
          <w:lang w:val="bs-Latn-BA"/>
          <w:rPrChange w:id="6709" w:author="Rajo" w:date="2018-06-17T16:00:00Z">
            <w:rPr>
              <w:lang w:val="bs-Latn-BA"/>
            </w:rPr>
          </w:rPrChange>
        </w:rPr>
        <w:t>and</w:t>
      </w:r>
      <w:proofErr w:type="spellEnd"/>
      <w:r w:rsidR="00CC5052" w:rsidRPr="00C43100">
        <w:rPr>
          <w:i/>
          <w:lang w:val="bs-Latn-BA"/>
          <w:rPrChange w:id="6710" w:author="Rajo" w:date="2018-06-17T16:00:00Z">
            <w:rPr>
              <w:lang w:val="bs-Latn-BA"/>
            </w:rPr>
          </w:rPrChange>
        </w:rPr>
        <w:t xml:space="preserve"> </w:t>
      </w:r>
      <w:proofErr w:type="spellStart"/>
      <w:r w:rsidR="00CC5052" w:rsidRPr="00C43100">
        <w:rPr>
          <w:i/>
          <w:lang w:val="bs-Latn-BA"/>
          <w:rPrChange w:id="6711" w:author="Rajo" w:date="2018-06-17T16:00:00Z">
            <w:rPr>
              <w:lang w:val="bs-Latn-BA"/>
            </w:rPr>
          </w:rPrChange>
        </w:rPr>
        <w:t>Protocols</w:t>
      </w:r>
      <w:proofErr w:type="spellEnd"/>
      <w:r w:rsidR="00CC5052" w:rsidRPr="00C43100">
        <w:rPr>
          <w:i/>
          <w:lang w:val="bs-Latn-BA"/>
          <w:rPrChange w:id="6712" w:author="Rajo" w:date="2018-06-17T16:00:00Z">
            <w:rPr>
              <w:lang w:val="bs-Latn-BA"/>
            </w:rPr>
          </w:rPrChange>
        </w:rPr>
        <w:t xml:space="preserve"> </w:t>
      </w:r>
      <w:proofErr w:type="spellStart"/>
      <w:r w:rsidR="00CC5052" w:rsidRPr="00C43100">
        <w:rPr>
          <w:i/>
          <w:lang w:val="bs-Latn-BA"/>
          <w:rPrChange w:id="6713" w:author="Rajo" w:date="2018-06-17T16:00:00Z">
            <w:rPr>
              <w:lang w:val="bs-Latn-BA"/>
            </w:rPr>
          </w:rPrChange>
        </w:rPr>
        <w:t>for</w:t>
      </w:r>
      <w:proofErr w:type="spellEnd"/>
      <w:r w:rsidR="00CC5052" w:rsidRPr="00C43100">
        <w:rPr>
          <w:i/>
          <w:lang w:val="bs-Latn-BA"/>
          <w:rPrChange w:id="6714" w:author="Rajo" w:date="2018-06-17T16:00:00Z">
            <w:rPr>
              <w:lang w:val="bs-Latn-BA"/>
            </w:rPr>
          </w:rPrChange>
        </w:rPr>
        <w:t xml:space="preserve"> </w:t>
      </w:r>
      <w:proofErr w:type="spellStart"/>
      <w:r w:rsidR="00CC5052" w:rsidRPr="00C43100">
        <w:rPr>
          <w:i/>
          <w:lang w:val="bs-Latn-BA"/>
          <w:rPrChange w:id="6715" w:author="Rajo" w:date="2018-06-17T16:00:00Z">
            <w:rPr>
              <w:lang w:val="bs-Latn-BA"/>
            </w:rPr>
          </w:rPrChange>
        </w:rPr>
        <w:t>the</w:t>
      </w:r>
      <w:proofErr w:type="spellEnd"/>
      <w:r w:rsidR="00CC5052" w:rsidRPr="00C43100">
        <w:rPr>
          <w:i/>
          <w:lang w:val="bs-Latn-BA"/>
          <w:rPrChange w:id="6716" w:author="Rajo" w:date="2018-06-17T16:00:00Z">
            <w:rPr>
              <w:lang w:val="bs-Latn-BA"/>
            </w:rPr>
          </w:rPrChange>
        </w:rPr>
        <w:t xml:space="preserve"> OASIS </w:t>
      </w:r>
      <w:proofErr w:type="spellStart"/>
      <w:r w:rsidR="00CC5052" w:rsidRPr="00C43100">
        <w:rPr>
          <w:i/>
          <w:lang w:val="bs-Latn-BA"/>
          <w:rPrChange w:id="6717" w:author="Rajo" w:date="2018-06-17T16:00:00Z">
            <w:rPr>
              <w:lang w:val="bs-Latn-BA"/>
            </w:rPr>
          </w:rPrChange>
        </w:rPr>
        <w:t>Security</w:t>
      </w:r>
      <w:proofErr w:type="spellEnd"/>
      <w:r w:rsidR="00CC5052" w:rsidRPr="00C43100">
        <w:rPr>
          <w:i/>
          <w:lang w:val="bs-Latn-BA"/>
          <w:rPrChange w:id="6718" w:author="Rajo" w:date="2018-06-17T16:00:00Z">
            <w:rPr>
              <w:lang w:val="bs-Latn-BA"/>
            </w:rPr>
          </w:rPrChange>
        </w:rPr>
        <w:t xml:space="preserve"> </w:t>
      </w:r>
      <w:proofErr w:type="spellStart"/>
      <w:r w:rsidR="00CC5052" w:rsidRPr="00C43100">
        <w:rPr>
          <w:i/>
          <w:lang w:val="bs-Latn-BA"/>
          <w:rPrChange w:id="6719" w:author="Rajo" w:date="2018-06-17T16:00:00Z">
            <w:rPr>
              <w:lang w:val="bs-Latn-BA"/>
            </w:rPr>
          </w:rPrChange>
        </w:rPr>
        <w:t>Assertion</w:t>
      </w:r>
      <w:proofErr w:type="spellEnd"/>
      <w:r w:rsidR="00CC5052" w:rsidRPr="00C43100">
        <w:rPr>
          <w:i/>
          <w:lang w:val="bs-Latn-BA"/>
          <w:rPrChange w:id="6720" w:author="Rajo" w:date="2018-06-17T16:00:00Z">
            <w:rPr>
              <w:lang w:val="bs-Latn-BA"/>
            </w:rPr>
          </w:rPrChange>
        </w:rPr>
        <w:t xml:space="preserve"> </w:t>
      </w:r>
      <w:proofErr w:type="spellStart"/>
      <w:r w:rsidR="00CC5052" w:rsidRPr="00C43100">
        <w:rPr>
          <w:i/>
          <w:lang w:val="bs-Latn-BA"/>
          <w:rPrChange w:id="6721" w:author="Rajo" w:date="2018-06-17T16:00:00Z">
            <w:rPr>
              <w:lang w:val="bs-Latn-BA"/>
            </w:rPr>
          </w:rPrChange>
        </w:rPr>
        <w:t>Markup</w:t>
      </w:r>
      <w:proofErr w:type="spellEnd"/>
      <w:r w:rsidR="00CC5052" w:rsidRPr="00C43100">
        <w:rPr>
          <w:i/>
          <w:lang w:val="bs-Latn-BA"/>
          <w:rPrChange w:id="6722" w:author="Rajo" w:date="2018-06-17T16:00:00Z">
            <w:rPr>
              <w:lang w:val="bs-Latn-BA"/>
            </w:rPr>
          </w:rPrChange>
        </w:rPr>
        <w:t xml:space="preserve"> </w:t>
      </w:r>
      <w:proofErr w:type="spellStart"/>
      <w:r w:rsidR="00CC5052" w:rsidRPr="00C43100">
        <w:rPr>
          <w:i/>
          <w:lang w:val="bs-Latn-BA"/>
          <w:rPrChange w:id="6723" w:author="Rajo" w:date="2018-06-17T16:00:00Z">
            <w:rPr>
              <w:lang w:val="bs-Latn-BA"/>
            </w:rPr>
          </w:rPrChange>
        </w:rPr>
        <w:t>Language</w:t>
      </w:r>
      <w:proofErr w:type="spellEnd"/>
      <w:r w:rsidR="00CC5052" w:rsidRPr="00C43100">
        <w:rPr>
          <w:i/>
          <w:lang w:val="bs-Latn-BA"/>
          <w:rPrChange w:id="6724" w:author="Rajo" w:date="2018-06-17T16:00:00Z">
            <w:rPr>
              <w:lang w:val="bs-Latn-BA"/>
            </w:rPr>
          </w:rPrChange>
        </w:rPr>
        <w:t xml:space="preserve"> (SAML) V2.0</w:t>
      </w:r>
      <w:r w:rsidR="00CC5052">
        <w:rPr>
          <w:lang w:val="bs-Latn-BA"/>
        </w:rPr>
        <w:t xml:space="preserve">, OASIS Standard, </w:t>
      </w:r>
      <w:del w:id="6725" w:author="Rajo" w:date="2018-06-17T16:02:00Z">
        <w:r w:rsidR="00CC5052" w:rsidDel="005E105C">
          <w:rPr>
            <w:lang w:val="bs-Latn-BA"/>
          </w:rPr>
          <w:delText xml:space="preserve">15 </w:delText>
        </w:r>
        <w:r w:rsidR="00CC5052" w:rsidDel="00A573CF">
          <w:rPr>
            <w:lang w:val="bs-Latn-BA"/>
          </w:rPr>
          <w:delText xml:space="preserve">March </w:delText>
        </w:r>
      </w:del>
      <w:ins w:id="6726" w:author="Rajo" w:date="2018-06-17T16:02:00Z">
        <w:r w:rsidR="00A573CF">
          <w:rPr>
            <w:lang w:val="bs-Latn-BA"/>
          </w:rPr>
          <w:t xml:space="preserve">Mart </w:t>
        </w:r>
      </w:ins>
      <w:r w:rsidR="00CC5052">
        <w:rPr>
          <w:lang w:val="bs-Latn-BA"/>
        </w:rPr>
        <w:t>2005</w:t>
      </w:r>
      <w:ins w:id="6727" w:author="Rajo" w:date="2018-06-17T16:02:00Z">
        <w:r w:rsidR="00A573CF">
          <w:rPr>
            <w:lang w:val="bs-Latn-BA"/>
          </w:rPr>
          <w:t>.</w:t>
        </w:r>
      </w:ins>
    </w:p>
    <w:p w14:paraId="5DB91446" w14:textId="1C3CC8B1" w:rsidR="00E94ADE" w:rsidRDefault="00864930">
      <w:pPr>
        <w:pStyle w:val="ListParagraph1"/>
        <w:numPr>
          <w:ilvl w:val="0"/>
          <w:numId w:val="39"/>
        </w:numPr>
        <w:spacing w:line="240" w:lineRule="auto"/>
        <w:rPr>
          <w:lang w:val="bs-Latn-BA"/>
        </w:rPr>
        <w:pPrChange w:id="6728" w:author="Rajo" w:date="2018-06-17T15:47:00Z">
          <w:pPr>
            <w:pStyle w:val="ListParagraph1"/>
            <w:numPr>
              <w:numId w:val="39"/>
            </w:numPr>
            <w:spacing w:line="240" w:lineRule="auto"/>
            <w:ind w:hanging="360"/>
            <w:jc w:val="both"/>
          </w:pPr>
        </w:pPrChange>
      </w:pPr>
      <w:proofErr w:type="spellStart"/>
      <w:ins w:id="6729" w:author="Rajo" w:date="2018-06-17T16:05:00Z">
        <w:r w:rsidRPr="00F93469">
          <w:rPr>
            <w:lang w:val="bs-Latn-BA"/>
          </w:rPr>
          <w:t>Security</w:t>
        </w:r>
        <w:proofErr w:type="spellEnd"/>
        <w:r w:rsidRPr="00F93469">
          <w:rPr>
            <w:lang w:val="bs-Latn-BA"/>
          </w:rPr>
          <w:t xml:space="preserve"> </w:t>
        </w:r>
        <w:proofErr w:type="spellStart"/>
        <w:r w:rsidRPr="00F93469">
          <w:rPr>
            <w:lang w:val="bs-Latn-BA"/>
          </w:rPr>
          <w:t>Services</w:t>
        </w:r>
        <w:proofErr w:type="spellEnd"/>
        <w:r w:rsidRPr="00F93469">
          <w:rPr>
            <w:lang w:val="bs-Latn-BA"/>
          </w:rPr>
          <w:t xml:space="preserve"> </w:t>
        </w:r>
        <w:proofErr w:type="spellStart"/>
        <w:r w:rsidRPr="00F93469">
          <w:rPr>
            <w:lang w:val="bs-Latn-BA"/>
          </w:rPr>
          <w:t>Technical</w:t>
        </w:r>
        <w:proofErr w:type="spellEnd"/>
        <w:r w:rsidRPr="00F93469">
          <w:rPr>
            <w:lang w:val="bs-Latn-BA"/>
          </w:rPr>
          <w:t xml:space="preserve"> </w:t>
        </w:r>
        <w:proofErr w:type="spellStart"/>
        <w:r w:rsidRPr="00F93469">
          <w:rPr>
            <w:lang w:val="bs-Latn-BA"/>
          </w:rPr>
          <w:t>Committee</w:t>
        </w:r>
        <w:proofErr w:type="spellEnd"/>
        <w:r>
          <w:rPr>
            <w:lang w:val="bs-Latn-BA"/>
          </w:rPr>
          <w:t xml:space="preserve"> (OASIS)</w:t>
        </w:r>
      </w:ins>
      <w:ins w:id="6730" w:author="Rajo" w:date="2018-06-17T16:03:00Z">
        <w:r w:rsidR="005E105C">
          <w:t xml:space="preserve">, </w:t>
        </w:r>
        <w:r w:rsidR="005E105C" w:rsidRPr="005E105C">
          <w:rPr>
            <w:i/>
            <w:rPrChange w:id="6731" w:author="Rajo" w:date="2018-06-17T16:04:00Z">
              <w:rPr/>
            </w:rPrChange>
          </w:rPr>
          <w:t>A Brief Introduction to XACML</w:t>
        </w:r>
        <w:r w:rsidR="005E105C">
          <w:t xml:space="preserve">, </w:t>
        </w:r>
        <w:r w:rsidR="005E105C">
          <w:rPr>
            <w:rStyle w:val="Hyperlink"/>
            <w:lang w:val="bs-Latn-BA"/>
          </w:rPr>
          <w:fldChar w:fldCharType="begin"/>
        </w:r>
        <w:r w:rsidR="005E105C">
          <w:rPr>
            <w:rStyle w:val="Hyperlink"/>
            <w:lang w:val="bs-Latn-BA"/>
          </w:rPr>
          <w:instrText xml:space="preserve"> HYPERLINK "</w:instrText>
        </w:r>
      </w:ins>
      <w:r w:rsidR="005E105C" w:rsidRPr="005E105C">
        <w:rPr>
          <w:rStyle w:val="Hyperlink"/>
          <w:lang w:val="bs-Latn-BA"/>
        </w:rPr>
        <w:instrText>https://www.oasis-open.org/committees/download.php/2713/Brief_Introduction_to_XACML.html</w:instrText>
      </w:r>
      <w:ins w:id="6732" w:author="Rajo" w:date="2018-06-17T16:03:00Z">
        <w:r w:rsidR="005E105C">
          <w:rPr>
            <w:rStyle w:val="Hyperlink"/>
            <w:lang w:val="bs-Latn-BA"/>
          </w:rPr>
          <w:instrText xml:space="preserve">" </w:instrText>
        </w:r>
        <w:r w:rsidR="005E105C">
          <w:rPr>
            <w:rStyle w:val="Hyperlink"/>
            <w:lang w:val="bs-Latn-BA"/>
          </w:rPr>
          <w:fldChar w:fldCharType="separate"/>
        </w:r>
      </w:ins>
      <w:r w:rsidR="005E105C" w:rsidRPr="000537F3">
        <w:rPr>
          <w:rStyle w:val="Hyperlink"/>
          <w:lang w:val="bs-Latn-BA"/>
        </w:rPr>
        <w:t>https://www.oasis-open.org/committees/download.php/2713/Brief_Introduction_to_XACML.html</w:t>
      </w:r>
      <w:ins w:id="6733" w:author="Rajo" w:date="2018-06-17T16:03:00Z">
        <w:r w:rsidR="005E105C">
          <w:rPr>
            <w:rStyle w:val="Hyperlink"/>
            <w:lang w:val="bs-Latn-BA"/>
          </w:rPr>
          <w:fldChar w:fldCharType="end"/>
        </w:r>
      </w:ins>
    </w:p>
    <w:p w14:paraId="204B98B9" w14:textId="7B08C819" w:rsidR="00E94ADE" w:rsidRDefault="00251869">
      <w:pPr>
        <w:pStyle w:val="ListParagraph1"/>
        <w:numPr>
          <w:ilvl w:val="0"/>
          <w:numId w:val="39"/>
        </w:numPr>
        <w:spacing w:line="240" w:lineRule="auto"/>
        <w:rPr>
          <w:lang w:val="bs-Latn-BA"/>
        </w:rPr>
        <w:pPrChange w:id="6734" w:author="Rajo" w:date="2018-06-17T15:47:00Z">
          <w:pPr>
            <w:pStyle w:val="ListParagraph1"/>
            <w:numPr>
              <w:numId w:val="39"/>
            </w:numPr>
            <w:spacing w:line="240" w:lineRule="auto"/>
            <w:ind w:hanging="360"/>
            <w:jc w:val="both"/>
          </w:pPr>
        </w:pPrChange>
      </w:pPr>
      <w:ins w:id="6735" w:author="Rajo" w:date="2018-06-17T16:06:00Z">
        <w:r w:rsidRPr="00251869">
          <w:t>Scott Battaglia</w:t>
        </w:r>
        <w:r>
          <w:t>,</w:t>
        </w:r>
      </w:ins>
      <w:ins w:id="6736" w:author="Rajo" w:date="2018-06-17T16:07:00Z">
        <w:r>
          <w:t xml:space="preserve"> </w:t>
        </w:r>
        <w:r w:rsidRPr="00251869">
          <w:rPr>
            <w:i/>
            <w:rPrChange w:id="6737" w:author="Rajo" w:date="2018-06-17T16:07:00Z">
              <w:rPr/>
            </w:rPrChange>
          </w:rPr>
          <w:t>CASUM</w:t>
        </w:r>
      </w:ins>
      <w:ins w:id="6738" w:author="Rajo" w:date="2018-06-17T16:06:00Z">
        <w:r w:rsidRPr="00251869">
          <w:rPr>
            <w:i/>
            <w:rPrChange w:id="6739" w:author="Rajo" w:date="2018-06-17T16:07:00Z">
              <w:rPr/>
            </w:rPrChange>
          </w:rPr>
          <w:t xml:space="preserve"> </w:t>
        </w:r>
      </w:ins>
      <w:ins w:id="6740" w:author="Rajo" w:date="2018-06-17T16:07:00Z">
        <w:r w:rsidRPr="00251869">
          <w:rPr>
            <w:i/>
            <w:rPrChange w:id="6741" w:author="Rajo" w:date="2018-06-17T16:07:00Z">
              <w:rPr/>
            </w:rPrChange>
          </w:rPr>
          <w:t>Introduction</w:t>
        </w:r>
      </w:ins>
      <w:ins w:id="6742" w:author="Rajo" w:date="2018-06-17T16:06:00Z">
        <w:r>
          <w:t xml:space="preserve">, </w:t>
        </w:r>
        <w:r>
          <w:rPr>
            <w:rStyle w:val="Hyperlink"/>
            <w:lang w:val="bs-Latn-BA"/>
          </w:rPr>
          <w:fldChar w:fldCharType="begin"/>
        </w:r>
        <w:r>
          <w:rPr>
            <w:rStyle w:val="Hyperlink"/>
            <w:lang w:val="bs-Latn-BA"/>
          </w:rPr>
          <w:instrText xml:space="preserve"> HYPERLINK "</w:instrText>
        </w:r>
      </w:ins>
      <w:r w:rsidRPr="00251869">
        <w:rPr>
          <w:rStyle w:val="Hyperlink"/>
          <w:lang w:val="bs-Latn-BA"/>
        </w:rPr>
        <w:instrText>https://wiki.jasig.org/display/CASUM/Introduction</w:instrText>
      </w:r>
      <w:ins w:id="6743" w:author="Rajo" w:date="2018-06-17T16:06:00Z">
        <w:r>
          <w:rPr>
            <w:rStyle w:val="Hyperlink"/>
            <w:lang w:val="bs-Latn-BA"/>
          </w:rPr>
          <w:instrText xml:space="preserve">" </w:instrText>
        </w:r>
        <w:r>
          <w:rPr>
            <w:rStyle w:val="Hyperlink"/>
            <w:lang w:val="bs-Latn-BA"/>
          </w:rPr>
          <w:fldChar w:fldCharType="separate"/>
        </w:r>
      </w:ins>
      <w:r w:rsidRPr="000537F3">
        <w:rPr>
          <w:rStyle w:val="Hyperlink"/>
          <w:lang w:val="bs-Latn-BA"/>
        </w:rPr>
        <w:t>https://wiki.jasig.org/display/CASUM/Introduction</w:t>
      </w:r>
      <w:ins w:id="6744" w:author="Rajo" w:date="2018-06-17T16:06:00Z">
        <w:r>
          <w:rPr>
            <w:rStyle w:val="Hyperlink"/>
            <w:lang w:val="bs-Latn-BA"/>
          </w:rPr>
          <w:fldChar w:fldCharType="end"/>
        </w:r>
      </w:ins>
    </w:p>
    <w:p w14:paraId="0F2EBC23" w14:textId="2E862076" w:rsidR="00E94ADE" w:rsidRDefault="00251869">
      <w:pPr>
        <w:pStyle w:val="ListParagraph1"/>
        <w:numPr>
          <w:ilvl w:val="0"/>
          <w:numId w:val="39"/>
        </w:numPr>
        <w:spacing w:line="240" w:lineRule="auto"/>
        <w:rPr>
          <w:lang w:val="bs-Latn-BA"/>
        </w:rPr>
        <w:pPrChange w:id="6745" w:author="Rajo" w:date="2018-06-17T15:47:00Z">
          <w:pPr>
            <w:pStyle w:val="ListParagraph1"/>
            <w:numPr>
              <w:numId w:val="39"/>
            </w:numPr>
            <w:spacing w:line="240" w:lineRule="auto"/>
            <w:ind w:hanging="360"/>
            <w:jc w:val="both"/>
          </w:pPr>
        </w:pPrChange>
      </w:pPr>
      <w:proofErr w:type="spellStart"/>
      <w:ins w:id="6746" w:author="Rajo" w:date="2018-06-17T16:10:00Z">
        <w:r>
          <w:t>Apereo</w:t>
        </w:r>
        <w:proofErr w:type="spellEnd"/>
        <w:r>
          <w:t xml:space="preserve"> CAS Documentation</w:t>
        </w:r>
      </w:ins>
      <w:ins w:id="6747" w:author="Rajo" w:date="2018-06-17T16:09:00Z">
        <w:r>
          <w:t xml:space="preserve">, </w:t>
        </w:r>
        <w:r w:rsidRPr="00251869">
          <w:rPr>
            <w:i/>
            <w:rPrChange w:id="6748" w:author="Rajo" w:date="2018-06-17T16:09:00Z">
              <w:rPr/>
            </w:rPrChange>
          </w:rPr>
          <w:t>CAS Enterprise Single Sign-On</w:t>
        </w:r>
        <w:r>
          <w:t xml:space="preserve">, </w:t>
        </w:r>
        <w:r>
          <w:rPr>
            <w:rStyle w:val="Hyperlink"/>
            <w:lang w:val="bs-Latn-BA"/>
          </w:rPr>
          <w:fldChar w:fldCharType="begin"/>
        </w:r>
        <w:r>
          <w:rPr>
            <w:rStyle w:val="Hyperlink"/>
            <w:lang w:val="bs-Latn-BA"/>
          </w:rPr>
          <w:instrText xml:space="preserve"> HYPERLINK "</w:instrText>
        </w:r>
      </w:ins>
      <w:r w:rsidRPr="00251869">
        <w:rPr>
          <w:rStyle w:val="Hyperlink"/>
          <w:lang w:val="bs-Latn-BA"/>
        </w:rPr>
        <w:instrText>https://apereo.github.io/cas/5.2.x/index.html</w:instrText>
      </w:r>
      <w:ins w:id="6749" w:author="Rajo" w:date="2018-06-17T16:09:00Z">
        <w:r>
          <w:rPr>
            <w:rStyle w:val="Hyperlink"/>
            <w:lang w:val="bs-Latn-BA"/>
          </w:rPr>
          <w:instrText xml:space="preserve">" </w:instrText>
        </w:r>
        <w:r>
          <w:rPr>
            <w:rStyle w:val="Hyperlink"/>
            <w:lang w:val="bs-Latn-BA"/>
          </w:rPr>
          <w:fldChar w:fldCharType="separate"/>
        </w:r>
      </w:ins>
      <w:r w:rsidRPr="000537F3">
        <w:rPr>
          <w:rStyle w:val="Hyperlink"/>
          <w:lang w:val="bs-Latn-BA"/>
        </w:rPr>
        <w:t>https://apereo.github.io/cas/5.2.x/index.html</w:t>
      </w:r>
      <w:ins w:id="6750" w:author="Rajo" w:date="2018-06-17T16:09:00Z">
        <w:r>
          <w:rPr>
            <w:rStyle w:val="Hyperlink"/>
            <w:lang w:val="bs-Latn-BA"/>
          </w:rPr>
          <w:fldChar w:fldCharType="end"/>
        </w:r>
      </w:ins>
    </w:p>
    <w:p w14:paraId="0EF456C5" w14:textId="4E27C136" w:rsidR="00E94ADE" w:rsidRDefault="00251869">
      <w:pPr>
        <w:pStyle w:val="ListParagraph1"/>
        <w:numPr>
          <w:ilvl w:val="0"/>
          <w:numId w:val="39"/>
        </w:numPr>
        <w:spacing w:line="240" w:lineRule="auto"/>
        <w:rPr>
          <w:lang w:val="bs-Latn-BA"/>
        </w:rPr>
        <w:pPrChange w:id="6751" w:author="Rajo" w:date="2018-06-17T15:47:00Z">
          <w:pPr>
            <w:pStyle w:val="ListParagraph1"/>
            <w:numPr>
              <w:numId w:val="39"/>
            </w:numPr>
            <w:spacing w:line="240" w:lineRule="auto"/>
            <w:ind w:hanging="360"/>
            <w:jc w:val="both"/>
          </w:pPr>
        </w:pPrChange>
      </w:pPr>
      <w:proofErr w:type="spellStart"/>
      <w:ins w:id="6752" w:author="Rajo" w:date="2018-06-17T16:11:00Z">
        <w:r>
          <w:t>Apereo</w:t>
        </w:r>
        <w:proofErr w:type="spellEnd"/>
        <w:r>
          <w:t xml:space="preserve"> CAS Documentation</w:t>
        </w:r>
      </w:ins>
      <w:ins w:id="6753" w:author="Rajo" w:date="2018-06-17T16:10:00Z">
        <w:r>
          <w:t xml:space="preserve">, </w:t>
        </w:r>
        <w:r w:rsidRPr="00251869">
          <w:rPr>
            <w:i/>
            <w:rPrChange w:id="6754" w:author="Rajo" w:date="2018-06-17T16:11:00Z">
              <w:rPr/>
            </w:rPrChange>
          </w:rPr>
          <w:t>CAS Protocol</w:t>
        </w:r>
        <w:r>
          <w:t xml:space="preserve">, </w:t>
        </w:r>
        <w:r>
          <w:rPr>
            <w:rStyle w:val="Hyperlink"/>
            <w:lang w:val="bs-Latn-BA"/>
          </w:rPr>
          <w:fldChar w:fldCharType="begin"/>
        </w:r>
        <w:r>
          <w:rPr>
            <w:rStyle w:val="Hyperlink"/>
            <w:lang w:val="bs-Latn-BA"/>
          </w:rPr>
          <w:instrText xml:space="preserve"> HYPERLINK "</w:instrText>
        </w:r>
      </w:ins>
      <w:r w:rsidRPr="00251869">
        <w:rPr>
          <w:rStyle w:val="Hyperlink"/>
          <w:lang w:val="bs-Latn-BA"/>
        </w:rPr>
        <w:instrText>https://apereo.github.io/cas/5.2.x/protocol/CAS-Protocol.html</w:instrText>
      </w:r>
      <w:ins w:id="6755" w:author="Rajo" w:date="2018-06-17T16:10:00Z">
        <w:r>
          <w:rPr>
            <w:rStyle w:val="Hyperlink"/>
            <w:lang w:val="bs-Latn-BA"/>
          </w:rPr>
          <w:instrText xml:space="preserve">" </w:instrText>
        </w:r>
        <w:r>
          <w:rPr>
            <w:rStyle w:val="Hyperlink"/>
            <w:lang w:val="bs-Latn-BA"/>
          </w:rPr>
          <w:fldChar w:fldCharType="separate"/>
        </w:r>
      </w:ins>
      <w:r w:rsidRPr="000537F3">
        <w:rPr>
          <w:rStyle w:val="Hyperlink"/>
          <w:lang w:val="bs-Latn-BA"/>
        </w:rPr>
        <w:t>https://apereo.github.io/cas/5.2.x/protocol/CAS-Protocol.html</w:t>
      </w:r>
      <w:ins w:id="6756" w:author="Rajo" w:date="2018-06-17T16:10:00Z">
        <w:r>
          <w:rPr>
            <w:rStyle w:val="Hyperlink"/>
            <w:lang w:val="bs-Latn-BA"/>
          </w:rPr>
          <w:fldChar w:fldCharType="end"/>
        </w:r>
      </w:ins>
    </w:p>
    <w:p w14:paraId="4EB1850E" w14:textId="0B24A7B7" w:rsidR="00E94ADE" w:rsidRDefault="00251869">
      <w:pPr>
        <w:pStyle w:val="ListParagraph1"/>
        <w:numPr>
          <w:ilvl w:val="0"/>
          <w:numId w:val="39"/>
        </w:numPr>
        <w:spacing w:line="240" w:lineRule="auto"/>
        <w:rPr>
          <w:lang w:val="bs-Latn-BA"/>
        </w:rPr>
        <w:pPrChange w:id="6757" w:author="Rajo" w:date="2018-06-17T15:47:00Z">
          <w:pPr>
            <w:pStyle w:val="ListParagraph1"/>
            <w:numPr>
              <w:numId w:val="39"/>
            </w:numPr>
            <w:spacing w:line="240" w:lineRule="auto"/>
            <w:ind w:hanging="360"/>
            <w:jc w:val="both"/>
          </w:pPr>
        </w:pPrChange>
      </w:pPr>
      <w:ins w:id="6758" w:author="Rajo" w:date="2018-06-17T16:13:00Z">
        <w:r>
          <w:t>Berkeley University</w:t>
        </w:r>
      </w:ins>
      <w:ins w:id="6759" w:author="Rajo" w:date="2018-06-17T16:11:00Z">
        <w:r>
          <w:t xml:space="preserve">, </w:t>
        </w:r>
        <w:r w:rsidRPr="00251869">
          <w:rPr>
            <w:i/>
            <w:rPrChange w:id="6760" w:author="Rajo" w:date="2018-06-17T16:11:00Z">
              <w:rPr/>
            </w:rPrChange>
          </w:rPr>
          <w:t>How CAS Works</w:t>
        </w:r>
        <w:r>
          <w:t xml:space="preserve">, </w:t>
        </w:r>
        <w:r>
          <w:rPr>
            <w:rStyle w:val="Hyperlink"/>
            <w:lang w:val="bs-Latn-BA"/>
          </w:rPr>
          <w:fldChar w:fldCharType="begin"/>
        </w:r>
        <w:r>
          <w:rPr>
            <w:rStyle w:val="Hyperlink"/>
            <w:lang w:val="bs-Latn-BA"/>
          </w:rPr>
          <w:instrText xml:space="preserve"> HYPERLINK "</w:instrText>
        </w:r>
      </w:ins>
      <w:r w:rsidRPr="00251869">
        <w:rPr>
          <w:rStyle w:val="Hyperlink"/>
          <w:lang w:val="bs-Latn-BA"/>
        </w:rPr>
        <w:instrText>https://calnetweb.berkeley.edu/calnet-technologists/cas/how-cas-works</w:instrText>
      </w:r>
      <w:ins w:id="6761" w:author="Rajo" w:date="2018-06-17T16:11:00Z">
        <w:r>
          <w:rPr>
            <w:rStyle w:val="Hyperlink"/>
            <w:lang w:val="bs-Latn-BA"/>
          </w:rPr>
          <w:instrText xml:space="preserve">" </w:instrText>
        </w:r>
        <w:r>
          <w:rPr>
            <w:rStyle w:val="Hyperlink"/>
            <w:lang w:val="bs-Latn-BA"/>
          </w:rPr>
          <w:fldChar w:fldCharType="separate"/>
        </w:r>
      </w:ins>
      <w:r w:rsidRPr="000537F3">
        <w:rPr>
          <w:rStyle w:val="Hyperlink"/>
          <w:lang w:val="bs-Latn-BA"/>
        </w:rPr>
        <w:t>https://calnetweb.berkeley.edu/calnet-technologists/cas/how-cas-works</w:t>
      </w:r>
      <w:ins w:id="6762" w:author="Rajo" w:date="2018-06-17T16:11:00Z">
        <w:r>
          <w:rPr>
            <w:rStyle w:val="Hyperlink"/>
            <w:lang w:val="bs-Latn-BA"/>
          </w:rPr>
          <w:fldChar w:fldCharType="end"/>
        </w:r>
      </w:ins>
    </w:p>
    <w:p w14:paraId="0B4A3A7D" w14:textId="51908244" w:rsidR="00E94ADE" w:rsidRDefault="00251869">
      <w:pPr>
        <w:pStyle w:val="ListParagraph1"/>
        <w:numPr>
          <w:ilvl w:val="0"/>
          <w:numId w:val="39"/>
        </w:numPr>
        <w:spacing w:line="240" w:lineRule="auto"/>
        <w:rPr>
          <w:lang w:val="bs-Latn-BA"/>
        </w:rPr>
        <w:pPrChange w:id="6763" w:author="Rajo" w:date="2018-06-17T15:47:00Z">
          <w:pPr>
            <w:pStyle w:val="ListParagraph1"/>
            <w:numPr>
              <w:numId w:val="39"/>
            </w:numPr>
            <w:spacing w:line="240" w:lineRule="auto"/>
            <w:ind w:hanging="360"/>
            <w:jc w:val="both"/>
          </w:pPr>
        </w:pPrChange>
      </w:pPr>
      <w:proofErr w:type="spellStart"/>
      <w:ins w:id="6764" w:author="Rajo" w:date="2018-06-17T16:14:00Z">
        <w:r>
          <w:t>Apereo</w:t>
        </w:r>
        <w:proofErr w:type="spellEnd"/>
        <w:r>
          <w:t xml:space="preserve"> CAS Documentation, </w:t>
        </w:r>
        <w:r w:rsidRPr="00251869">
          <w:rPr>
            <w:i/>
            <w:rPrChange w:id="6765" w:author="Rajo" w:date="2018-06-17T16:14:00Z">
              <w:rPr/>
            </w:rPrChange>
          </w:rPr>
          <w:t>Architecture</w:t>
        </w:r>
        <w:r>
          <w:t xml:space="preserve">, </w:t>
        </w:r>
        <w:r>
          <w:rPr>
            <w:rStyle w:val="Hyperlink"/>
            <w:lang w:val="bs-Latn-BA"/>
          </w:rPr>
          <w:fldChar w:fldCharType="begin"/>
        </w:r>
        <w:r>
          <w:rPr>
            <w:rStyle w:val="Hyperlink"/>
            <w:lang w:val="bs-Latn-BA"/>
          </w:rPr>
          <w:instrText xml:space="preserve"> HYPERLINK "</w:instrText>
        </w:r>
      </w:ins>
      <w:r w:rsidRPr="00251869">
        <w:rPr>
          <w:rStyle w:val="Hyperlink"/>
          <w:lang w:val="bs-Latn-BA"/>
        </w:rPr>
        <w:instrText>https://apereo.github.io/cas/4.2.x/planning/Architecture.html#architecture</w:instrText>
      </w:r>
      <w:ins w:id="6766" w:author="Rajo" w:date="2018-06-17T16:14:00Z">
        <w:r>
          <w:rPr>
            <w:rStyle w:val="Hyperlink"/>
            <w:lang w:val="bs-Latn-BA"/>
          </w:rPr>
          <w:instrText xml:space="preserve">" </w:instrText>
        </w:r>
        <w:r>
          <w:rPr>
            <w:rStyle w:val="Hyperlink"/>
            <w:lang w:val="bs-Latn-BA"/>
          </w:rPr>
          <w:fldChar w:fldCharType="separate"/>
        </w:r>
      </w:ins>
      <w:r w:rsidRPr="000537F3">
        <w:rPr>
          <w:rStyle w:val="Hyperlink"/>
          <w:lang w:val="bs-Latn-BA"/>
        </w:rPr>
        <w:t>https://apereo.github.io/cas/4.2.x/planning/Architecture.html#architecture</w:t>
      </w:r>
      <w:ins w:id="6767" w:author="Rajo" w:date="2018-06-17T16:14:00Z">
        <w:r>
          <w:rPr>
            <w:rStyle w:val="Hyperlink"/>
            <w:lang w:val="bs-Latn-BA"/>
          </w:rPr>
          <w:fldChar w:fldCharType="end"/>
        </w:r>
      </w:ins>
    </w:p>
    <w:p w14:paraId="39B27D11" w14:textId="19F72356" w:rsidR="00E94ADE" w:rsidRDefault="008F5100">
      <w:pPr>
        <w:pStyle w:val="ListParagraph1"/>
        <w:numPr>
          <w:ilvl w:val="0"/>
          <w:numId w:val="39"/>
        </w:numPr>
        <w:spacing w:line="240" w:lineRule="auto"/>
        <w:rPr>
          <w:lang w:val="bs-Latn-BA"/>
        </w:rPr>
        <w:pPrChange w:id="6768" w:author="Rajo" w:date="2018-06-17T15:47:00Z">
          <w:pPr>
            <w:pStyle w:val="ListParagraph1"/>
            <w:numPr>
              <w:numId w:val="39"/>
            </w:numPr>
            <w:spacing w:line="240" w:lineRule="auto"/>
            <w:ind w:hanging="360"/>
            <w:jc w:val="both"/>
          </w:pPr>
        </w:pPrChange>
      </w:pPr>
      <w:ins w:id="6769" w:author="Rajo" w:date="2018-06-17T16:15:00Z">
        <w:r>
          <w:t xml:space="preserve">Shibboleth, </w:t>
        </w:r>
        <w:r w:rsidRPr="008F5100">
          <w:rPr>
            <w:i/>
            <w:rPrChange w:id="6770" w:author="Rajo" w:date="2018-06-17T16:15:00Z">
              <w:rPr/>
            </w:rPrChange>
          </w:rPr>
          <w:t xml:space="preserve">What’s </w:t>
        </w:r>
        <w:proofErr w:type="gramStart"/>
        <w:r w:rsidRPr="008F5100">
          <w:rPr>
            <w:i/>
            <w:rPrChange w:id="6771" w:author="Rajo" w:date="2018-06-17T16:15:00Z">
              <w:rPr/>
            </w:rPrChange>
          </w:rPr>
          <w:t>Shibboleth?</w:t>
        </w:r>
        <w:r>
          <w:t>,</w:t>
        </w:r>
        <w:proofErr w:type="gramEnd"/>
        <w:r>
          <w:t xml:space="preserve"> </w:t>
        </w:r>
        <w:r>
          <w:rPr>
            <w:rStyle w:val="Hyperlink"/>
            <w:lang w:val="bs-Latn-BA"/>
          </w:rPr>
          <w:fldChar w:fldCharType="begin"/>
        </w:r>
        <w:r>
          <w:rPr>
            <w:rStyle w:val="Hyperlink"/>
            <w:lang w:val="bs-Latn-BA"/>
          </w:rPr>
          <w:instrText xml:space="preserve"> HYPERLINK "</w:instrText>
        </w:r>
      </w:ins>
      <w:r w:rsidRPr="008F5100">
        <w:rPr>
          <w:rStyle w:val="Hyperlink"/>
          <w:lang w:val="bs-Latn-BA"/>
        </w:rPr>
        <w:instrText>https://www.shibboleth.net/index/</w:instrText>
      </w:r>
      <w:ins w:id="6772" w:author="Rajo" w:date="2018-06-17T16:15:00Z">
        <w:r>
          <w:rPr>
            <w:rStyle w:val="Hyperlink"/>
            <w:lang w:val="bs-Latn-BA"/>
          </w:rPr>
          <w:instrText xml:space="preserve">" </w:instrText>
        </w:r>
        <w:r>
          <w:rPr>
            <w:rStyle w:val="Hyperlink"/>
            <w:lang w:val="bs-Latn-BA"/>
          </w:rPr>
          <w:fldChar w:fldCharType="separate"/>
        </w:r>
      </w:ins>
      <w:r w:rsidRPr="000537F3">
        <w:rPr>
          <w:rStyle w:val="Hyperlink"/>
          <w:lang w:val="bs-Latn-BA"/>
        </w:rPr>
        <w:t>https://www.shibboleth.net/index/</w:t>
      </w:r>
      <w:ins w:id="6773" w:author="Rajo" w:date="2018-06-17T16:15:00Z">
        <w:r>
          <w:rPr>
            <w:rStyle w:val="Hyperlink"/>
            <w:lang w:val="bs-Latn-BA"/>
          </w:rPr>
          <w:fldChar w:fldCharType="end"/>
        </w:r>
      </w:ins>
    </w:p>
    <w:p w14:paraId="0F74BCBC" w14:textId="0DF1AE65" w:rsidR="00E94ADE" w:rsidRDefault="00193FA1">
      <w:pPr>
        <w:pStyle w:val="ListParagraph1"/>
        <w:numPr>
          <w:ilvl w:val="0"/>
          <w:numId w:val="39"/>
        </w:numPr>
        <w:spacing w:line="240" w:lineRule="auto"/>
        <w:rPr>
          <w:lang w:val="bs-Latn-BA"/>
        </w:rPr>
        <w:pPrChange w:id="6774" w:author="Rajo" w:date="2018-06-17T15:47:00Z">
          <w:pPr>
            <w:pStyle w:val="ListParagraph1"/>
            <w:numPr>
              <w:numId w:val="39"/>
            </w:numPr>
            <w:spacing w:line="240" w:lineRule="auto"/>
            <w:ind w:hanging="360"/>
            <w:jc w:val="both"/>
          </w:pPr>
        </w:pPrChange>
      </w:pPr>
      <w:ins w:id="6775" w:author="Rajo" w:date="2018-06-17T16:16:00Z">
        <w:r>
          <w:t xml:space="preserve">Shibboleth, </w:t>
        </w:r>
        <w:r>
          <w:rPr>
            <w:i/>
          </w:rPr>
          <w:t>Identity Provider</w:t>
        </w:r>
        <w:r>
          <w:t xml:space="preserve">, </w:t>
        </w:r>
        <w:r>
          <w:rPr>
            <w:rStyle w:val="Hyperlink"/>
            <w:lang w:val="bs-Latn-BA"/>
          </w:rPr>
          <w:fldChar w:fldCharType="begin"/>
        </w:r>
        <w:r>
          <w:rPr>
            <w:rStyle w:val="Hyperlink"/>
            <w:lang w:val="bs-Latn-BA"/>
          </w:rPr>
          <w:instrText xml:space="preserve"> HYPERLINK "</w:instrText>
        </w:r>
      </w:ins>
      <w:r w:rsidRPr="00193FA1">
        <w:rPr>
          <w:rStyle w:val="Hyperlink"/>
          <w:lang w:val="bs-Latn-BA"/>
        </w:rPr>
        <w:instrText>https://www.shibboleth.net/products/identity</w:instrText>
      </w:r>
      <w:ins w:id="6776" w:author="Rajo" w:date="2018-06-17T16:16:00Z">
        <w:r w:rsidRPr="00193FA1">
          <w:rPr>
            <w:rStyle w:val="Hyperlink"/>
            <w:lang w:val="bs-Latn-BA"/>
          </w:rPr>
          <w:instrText>-</w:instrText>
        </w:r>
      </w:ins>
      <w:r w:rsidRPr="00193FA1">
        <w:rPr>
          <w:rStyle w:val="Hyperlink"/>
          <w:lang w:val="bs-Latn-BA"/>
        </w:rPr>
        <w:instrText>provider/</w:instrText>
      </w:r>
      <w:ins w:id="6777" w:author="Rajo" w:date="2018-06-17T16:16:00Z">
        <w:r>
          <w:rPr>
            <w:rStyle w:val="Hyperlink"/>
            <w:lang w:val="bs-Latn-BA"/>
          </w:rPr>
          <w:instrText xml:space="preserve">" </w:instrText>
        </w:r>
        <w:r>
          <w:rPr>
            <w:rStyle w:val="Hyperlink"/>
            <w:lang w:val="bs-Latn-BA"/>
          </w:rPr>
          <w:fldChar w:fldCharType="separate"/>
        </w:r>
      </w:ins>
      <w:r w:rsidRPr="000537F3">
        <w:rPr>
          <w:rStyle w:val="Hyperlink"/>
          <w:lang w:val="bs-Latn-BA"/>
        </w:rPr>
        <w:t>https://www.shibboleth.net/products/identity</w:t>
      </w:r>
      <w:ins w:id="6778" w:author="Rajo" w:date="2018-06-17T16:16:00Z">
        <w:r w:rsidRPr="000537F3">
          <w:rPr>
            <w:rStyle w:val="Hyperlink"/>
            <w:lang w:val="bs-Latn-BA"/>
          </w:rPr>
          <w:t>-</w:t>
        </w:r>
      </w:ins>
      <w:del w:id="6779" w:author="Rajo" w:date="2018-06-17T16:16:00Z">
        <w:r w:rsidRPr="000537F3" w:rsidDel="00193FA1">
          <w:rPr>
            <w:rStyle w:val="Hyperlink"/>
            <w:lang w:val="bs-Latn-BA"/>
          </w:rPr>
          <w:delText>-</w:delText>
        </w:r>
      </w:del>
      <w:r w:rsidRPr="000537F3">
        <w:rPr>
          <w:rStyle w:val="Hyperlink"/>
          <w:lang w:val="bs-Latn-BA"/>
        </w:rPr>
        <w:t>provider/</w:t>
      </w:r>
      <w:ins w:id="6780" w:author="Rajo" w:date="2018-06-17T16:16:00Z">
        <w:r>
          <w:rPr>
            <w:rStyle w:val="Hyperlink"/>
            <w:lang w:val="bs-Latn-BA"/>
          </w:rPr>
          <w:fldChar w:fldCharType="end"/>
        </w:r>
      </w:ins>
    </w:p>
    <w:p w14:paraId="0C793DAF" w14:textId="3EB0E515" w:rsidR="00E94ADE" w:rsidRDefault="00E23473">
      <w:pPr>
        <w:pStyle w:val="ListParagraph1"/>
        <w:numPr>
          <w:ilvl w:val="0"/>
          <w:numId w:val="39"/>
        </w:numPr>
        <w:spacing w:line="240" w:lineRule="auto"/>
        <w:rPr>
          <w:lang w:val="bs-Latn-BA"/>
        </w:rPr>
        <w:pPrChange w:id="6781" w:author="Rajo" w:date="2018-06-17T15:47:00Z">
          <w:pPr>
            <w:pStyle w:val="ListParagraph1"/>
            <w:numPr>
              <w:numId w:val="39"/>
            </w:numPr>
            <w:spacing w:line="240" w:lineRule="auto"/>
            <w:ind w:hanging="360"/>
            <w:jc w:val="both"/>
          </w:pPr>
        </w:pPrChange>
      </w:pPr>
      <w:ins w:id="6782" w:author="Rajo" w:date="2018-06-17T16:19:00Z">
        <w:r w:rsidRPr="00E23473">
          <w:t>Scott Cantor</w:t>
        </w:r>
        <w:r>
          <w:t xml:space="preserve"> (</w:t>
        </w:r>
      </w:ins>
      <w:ins w:id="6783" w:author="Rajo" w:date="2018-06-17T16:17:00Z">
        <w:r>
          <w:t>Shibboleth Wiki</w:t>
        </w:r>
      </w:ins>
      <w:ins w:id="6784" w:author="Rajo" w:date="2018-06-17T16:19:00Z">
        <w:r>
          <w:t>)</w:t>
        </w:r>
      </w:ins>
      <w:ins w:id="6785" w:author="Rajo" w:date="2018-06-17T16:17:00Z">
        <w:r>
          <w:t xml:space="preserve">, </w:t>
        </w:r>
      </w:ins>
      <w:ins w:id="6786" w:author="Rajo" w:date="2018-06-17T16:18:00Z">
        <w:r w:rsidRPr="00E23473">
          <w:rPr>
            <w:i/>
            <w:rPrChange w:id="6787" w:author="Rajo" w:date="2018-06-17T16:18:00Z">
              <w:rPr/>
            </w:rPrChange>
          </w:rPr>
          <w:t>Concept</w:t>
        </w:r>
      </w:ins>
      <w:ins w:id="6788" w:author="Rajo" w:date="2018-06-17T16:17:00Z">
        <w:r>
          <w:t xml:space="preserve">, </w:t>
        </w:r>
        <w:r>
          <w:rPr>
            <w:rStyle w:val="Hyperlink"/>
            <w:lang w:val="bs-Latn-BA"/>
          </w:rPr>
          <w:fldChar w:fldCharType="begin"/>
        </w:r>
        <w:r>
          <w:rPr>
            <w:rStyle w:val="Hyperlink"/>
            <w:lang w:val="bs-Latn-BA"/>
          </w:rPr>
          <w:instrText xml:space="preserve"> HYPERLINK "</w:instrText>
        </w:r>
      </w:ins>
      <w:r w:rsidRPr="00E23473">
        <w:rPr>
          <w:rStyle w:val="Hyperlink"/>
          <w:lang w:val="bs-Latn-BA"/>
        </w:rPr>
        <w:instrText>https://wiki.shibboleth.net/confluence/display/CONCEPT#app-switcher</w:instrText>
      </w:r>
      <w:ins w:id="6789" w:author="Rajo" w:date="2018-06-17T16:17:00Z">
        <w:r>
          <w:rPr>
            <w:rStyle w:val="Hyperlink"/>
            <w:lang w:val="bs-Latn-BA"/>
          </w:rPr>
          <w:instrText xml:space="preserve">" </w:instrText>
        </w:r>
        <w:r>
          <w:rPr>
            <w:rStyle w:val="Hyperlink"/>
            <w:lang w:val="bs-Latn-BA"/>
          </w:rPr>
          <w:fldChar w:fldCharType="separate"/>
        </w:r>
      </w:ins>
      <w:r w:rsidRPr="000537F3">
        <w:rPr>
          <w:rStyle w:val="Hyperlink"/>
          <w:lang w:val="bs-Latn-BA"/>
        </w:rPr>
        <w:t>https://wiki.shibboleth.net/confluence/display/CONCEPT#app-switcher</w:t>
      </w:r>
      <w:ins w:id="6790" w:author="Rajo" w:date="2018-06-17T16:17:00Z">
        <w:r>
          <w:rPr>
            <w:rStyle w:val="Hyperlink"/>
            <w:lang w:val="bs-Latn-BA"/>
          </w:rPr>
          <w:fldChar w:fldCharType="end"/>
        </w:r>
      </w:ins>
    </w:p>
    <w:p w14:paraId="22401DB2" w14:textId="2BF5BF3E" w:rsidR="00E94ADE" w:rsidRDefault="00E23473">
      <w:pPr>
        <w:pStyle w:val="ListParagraph1"/>
        <w:numPr>
          <w:ilvl w:val="0"/>
          <w:numId w:val="39"/>
        </w:numPr>
        <w:spacing w:line="240" w:lineRule="auto"/>
        <w:rPr>
          <w:lang w:val="bs-Latn-BA"/>
        </w:rPr>
        <w:pPrChange w:id="6791" w:author="Rajo" w:date="2018-06-17T15:47:00Z">
          <w:pPr>
            <w:pStyle w:val="ListParagraph1"/>
            <w:numPr>
              <w:numId w:val="39"/>
            </w:numPr>
            <w:spacing w:line="240" w:lineRule="auto"/>
            <w:ind w:hanging="360"/>
            <w:jc w:val="both"/>
          </w:pPr>
        </w:pPrChange>
      </w:pPr>
      <w:ins w:id="6792" w:author="Rajo" w:date="2018-06-17T16:20:00Z">
        <w:r w:rsidRPr="00E23473">
          <w:t>Chad La Joie</w:t>
        </w:r>
        <w:r>
          <w:t xml:space="preserve"> (Shibboleth Wiki), </w:t>
        </w:r>
        <w:proofErr w:type="spellStart"/>
        <w:r w:rsidRPr="00E23473">
          <w:rPr>
            <w:i/>
            <w:rPrChange w:id="6793" w:author="Rajo" w:date="2018-06-17T16:20:00Z">
              <w:rPr/>
            </w:rPrChange>
          </w:rPr>
          <w:t>GeneralArchitecture</w:t>
        </w:r>
        <w:proofErr w:type="spellEnd"/>
        <w:r>
          <w:t xml:space="preserve">, </w:t>
        </w:r>
        <w:r>
          <w:rPr>
            <w:rStyle w:val="Hyperlink"/>
            <w:lang w:val="bs-Latn-BA"/>
          </w:rPr>
          <w:fldChar w:fldCharType="begin"/>
        </w:r>
        <w:r>
          <w:rPr>
            <w:rStyle w:val="Hyperlink"/>
            <w:lang w:val="bs-Latn-BA"/>
          </w:rPr>
          <w:instrText xml:space="preserve"> HYPERLINK "</w:instrText>
        </w:r>
      </w:ins>
      <w:r w:rsidRPr="00E23473">
        <w:rPr>
          <w:rStyle w:val="Hyperlink"/>
          <w:lang w:val="bs-Latn-BA"/>
        </w:rPr>
        <w:instrText>https://wiki.shibboleth.net/confluence/display/IDP30/GeneralArchitecture#GeneralArchitecture-OverallArchitecture</w:instrText>
      </w:r>
      <w:ins w:id="6794" w:author="Rajo" w:date="2018-06-17T16:20:00Z">
        <w:r>
          <w:rPr>
            <w:rStyle w:val="Hyperlink"/>
            <w:lang w:val="bs-Latn-BA"/>
          </w:rPr>
          <w:instrText xml:space="preserve">" </w:instrText>
        </w:r>
        <w:r>
          <w:rPr>
            <w:rStyle w:val="Hyperlink"/>
            <w:lang w:val="bs-Latn-BA"/>
          </w:rPr>
          <w:fldChar w:fldCharType="separate"/>
        </w:r>
      </w:ins>
      <w:r w:rsidRPr="000537F3">
        <w:rPr>
          <w:rStyle w:val="Hyperlink"/>
          <w:lang w:val="bs-Latn-BA"/>
        </w:rPr>
        <w:t>https://wiki.shibboleth.net/confluence/display/IDP30/GeneralArchitecture#GeneralArchitecture-OverallArchitecture</w:t>
      </w:r>
      <w:ins w:id="6795" w:author="Rajo" w:date="2018-06-17T16:20:00Z">
        <w:r>
          <w:rPr>
            <w:rStyle w:val="Hyperlink"/>
            <w:lang w:val="bs-Latn-BA"/>
          </w:rPr>
          <w:fldChar w:fldCharType="end"/>
        </w:r>
      </w:ins>
    </w:p>
    <w:p w14:paraId="10BFF535" w14:textId="5ED57075" w:rsidR="00E94ADE" w:rsidRDefault="00E56894">
      <w:pPr>
        <w:pStyle w:val="ListParagraph1"/>
        <w:numPr>
          <w:ilvl w:val="0"/>
          <w:numId w:val="39"/>
        </w:numPr>
        <w:spacing w:line="240" w:lineRule="auto"/>
        <w:rPr>
          <w:rStyle w:val="Hyperlink"/>
          <w:color w:val="auto"/>
          <w:u w:val="none"/>
          <w:lang w:val="bs-Latn-BA"/>
        </w:rPr>
        <w:pPrChange w:id="6796" w:author="Rajo" w:date="2018-06-17T15:47:00Z">
          <w:pPr>
            <w:pStyle w:val="ListParagraph1"/>
            <w:numPr>
              <w:numId w:val="39"/>
            </w:numPr>
            <w:spacing w:line="240" w:lineRule="auto"/>
            <w:ind w:hanging="360"/>
            <w:jc w:val="both"/>
          </w:pPr>
        </w:pPrChange>
      </w:pPr>
      <w:ins w:id="6797" w:author="Rajo" w:date="2018-06-17T16:21:00Z">
        <w:r>
          <w:t xml:space="preserve">WSO2 Documentation, </w:t>
        </w:r>
        <w:r w:rsidRPr="00E56894">
          <w:rPr>
            <w:i/>
            <w:rPrChange w:id="6798" w:author="Rajo" w:date="2018-06-17T16:21:00Z">
              <w:rPr/>
            </w:rPrChange>
          </w:rPr>
          <w:t>Architecture</w:t>
        </w:r>
        <w:r>
          <w:t xml:space="preserve">, </w:t>
        </w:r>
        <w:r>
          <w:rPr>
            <w:rStyle w:val="Hyperlink"/>
            <w:lang w:val="bs-Latn-BA"/>
          </w:rPr>
          <w:fldChar w:fldCharType="begin"/>
        </w:r>
        <w:r>
          <w:rPr>
            <w:rStyle w:val="Hyperlink"/>
            <w:lang w:val="bs-Latn-BA"/>
          </w:rPr>
          <w:instrText xml:space="preserve"> HYPERLINK "</w:instrText>
        </w:r>
      </w:ins>
      <w:r w:rsidRPr="00E56894">
        <w:rPr>
          <w:rStyle w:val="Hyperlink"/>
          <w:lang w:val="bs-Latn-BA"/>
        </w:rPr>
        <w:instrText>https://docs.wso2.com/display/IS540/Architecture</w:instrText>
      </w:r>
      <w:ins w:id="6799" w:author="Rajo" w:date="2018-06-17T16:21:00Z">
        <w:r>
          <w:rPr>
            <w:rStyle w:val="Hyperlink"/>
            <w:lang w:val="bs-Latn-BA"/>
          </w:rPr>
          <w:instrText xml:space="preserve">" </w:instrText>
        </w:r>
        <w:r>
          <w:rPr>
            <w:rStyle w:val="Hyperlink"/>
            <w:lang w:val="bs-Latn-BA"/>
          </w:rPr>
          <w:fldChar w:fldCharType="separate"/>
        </w:r>
      </w:ins>
      <w:r w:rsidRPr="000537F3">
        <w:rPr>
          <w:rStyle w:val="Hyperlink"/>
          <w:lang w:val="bs-Latn-BA"/>
        </w:rPr>
        <w:t>https://docs.wso2.com/display/IS540/Architecture</w:t>
      </w:r>
      <w:ins w:id="6800" w:author="Rajo" w:date="2018-06-17T16:21:00Z">
        <w:r>
          <w:rPr>
            <w:rStyle w:val="Hyperlink"/>
            <w:lang w:val="bs-Latn-BA"/>
          </w:rPr>
          <w:fldChar w:fldCharType="end"/>
        </w:r>
      </w:ins>
    </w:p>
    <w:p w14:paraId="2F2EA6EE" w14:textId="5C61780F" w:rsidR="00E94ADE" w:rsidRDefault="00CE7BE5">
      <w:pPr>
        <w:pStyle w:val="ListParagraph1"/>
        <w:numPr>
          <w:ilvl w:val="0"/>
          <w:numId w:val="39"/>
        </w:numPr>
        <w:spacing w:line="240" w:lineRule="auto"/>
        <w:rPr>
          <w:lang w:val="bs-Latn-BA"/>
        </w:rPr>
        <w:pPrChange w:id="6801" w:author="Rajo" w:date="2018-06-17T15:47:00Z">
          <w:pPr>
            <w:pStyle w:val="ListParagraph1"/>
            <w:numPr>
              <w:numId w:val="39"/>
            </w:numPr>
            <w:spacing w:line="240" w:lineRule="auto"/>
            <w:ind w:hanging="360"/>
            <w:jc w:val="both"/>
          </w:pPr>
        </w:pPrChange>
      </w:pPr>
      <w:ins w:id="6802" w:author="Rajo" w:date="2018-06-17T16:22:00Z">
        <w:r w:rsidRPr="00CE7BE5">
          <w:t>Zach Dennis</w:t>
        </w:r>
        <w:r>
          <w:t xml:space="preserve">, </w:t>
        </w:r>
        <w:r w:rsidRPr="00CE7BE5">
          <w:rPr>
            <w:i/>
            <w:rPrChange w:id="6803" w:author="Rajo" w:date="2018-06-17T16:22:00Z">
              <w:rPr/>
            </w:rPrChange>
          </w:rPr>
          <w:t>Choosing an SSO Strategy: SAML vs OAuth2</w:t>
        </w:r>
        <w:r>
          <w:t xml:space="preserve">, </w:t>
        </w:r>
        <w:r>
          <w:rPr>
            <w:rStyle w:val="Hyperlink"/>
            <w:lang w:val="bs-Latn-BA"/>
          </w:rPr>
          <w:fldChar w:fldCharType="begin"/>
        </w:r>
        <w:r>
          <w:rPr>
            <w:rStyle w:val="Hyperlink"/>
            <w:lang w:val="bs-Latn-BA"/>
          </w:rPr>
          <w:instrText xml:space="preserve"> HYPERLINK "</w:instrText>
        </w:r>
      </w:ins>
      <w:r w:rsidRPr="00CE7BE5">
        <w:rPr>
          <w:rStyle w:val="Hyperlink"/>
          <w:lang w:val="bs-Latn-BA"/>
        </w:rPr>
        <w:instrText>https://www.mutuallyhuman.com/blog/2013/05/09/choosing-an-sso-strategy-saml-vs-oauth2/</w:instrText>
      </w:r>
      <w:ins w:id="6804" w:author="Rajo" w:date="2018-06-17T16:22:00Z">
        <w:r>
          <w:rPr>
            <w:rStyle w:val="Hyperlink"/>
            <w:lang w:val="bs-Latn-BA"/>
          </w:rPr>
          <w:instrText xml:space="preserve">" </w:instrText>
        </w:r>
        <w:r>
          <w:rPr>
            <w:rStyle w:val="Hyperlink"/>
            <w:lang w:val="bs-Latn-BA"/>
          </w:rPr>
          <w:fldChar w:fldCharType="separate"/>
        </w:r>
      </w:ins>
      <w:r w:rsidRPr="000537F3">
        <w:rPr>
          <w:rStyle w:val="Hyperlink"/>
          <w:lang w:val="bs-Latn-BA"/>
        </w:rPr>
        <w:t>https://www.mutuallyhuman.com/blog/2013/05/09/choosing-an-sso-strategy-saml-vs-oauth2/</w:t>
      </w:r>
      <w:ins w:id="6805" w:author="Rajo" w:date="2018-06-17T16:22:00Z">
        <w:r>
          <w:rPr>
            <w:rStyle w:val="Hyperlink"/>
            <w:lang w:val="bs-Latn-BA"/>
          </w:rPr>
          <w:fldChar w:fldCharType="end"/>
        </w:r>
      </w:ins>
    </w:p>
    <w:p w14:paraId="2BC6C68A" w14:textId="6DC5ED85" w:rsidR="00E94ADE" w:rsidRDefault="008D7983">
      <w:pPr>
        <w:pStyle w:val="ListParagraph1"/>
        <w:numPr>
          <w:ilvl w:val="0"/>
          <w:numId w:val="39"/>
        </w:numPr>
        <w:spacing w:line="240" w:lineRule="auto"/>
        <w:rPr>
          <w:rStyle w:val="Hyperlink"/>
          <w:color w:val="auto"/>
          <w:u w:val="none"/>
          <w:lang w:val="bs-Latn-BA"/>
        </w:rPr>
        <w:pPrChange w:id="6806" w:author="Rajo" w:date="2018-06-17T15:47:00Z">
          <w:pPr>
            <w:pStyle w:val="ListParagraph1"/>
            <w:numPr>
              <w:numId w:val="39"/>
            </w:numPr>
            <w:spacing w:line="240" w:lineRule="auto"/>
            <w:ind w:hanging="360"/>
            <w:jc w:val="both"/>
          </w:pPr>
        </w:pPrChange>
      </w:pPr>
      <w:ins w:id="6807" w:author="Rajo" w:date="2018-06-17T16:25:00Z">
        <w:r>
          <w:t>ServiceNow Wiki</w:t>
        </w:r>
        <w:r w:rsidR="00CE7BE5">
          <w:t>,</w:t>
        </w:r>
        <w:r>
          <w:t xml:space="preserve"> </w:t>
        </w:r>
        <w:r w:rsidR="00CE7BE5" w:rsidRPr="008D7983">
          <w:rPr>
            <w:i/>
            <w:rPrChange w:id="6808" w:author="Rajo" w:date="2018-06-17T16:25:00Z">
              <w:rPr/>
            </w:rPrChange>
          </w:rPr>
          <w:t>SAML 2.0 Web Browser SSO Profile</w:t>
        </w:r>
        <w:r w:rsidR="00CE7BE5">
          <w:t xml:space="preserve">, </w:t>
        </w:r>
        <w:r w:rsidR="00CE7BE5">
          <w:rPr>
            <w:rStyle w:val="Hyperlink"/>
            <w:lang w:val="bs-Latn-BA"/>
          </w:rPr>
          <w:fldChar w:fldCharType="begin"/>
        </w:r>
        <w:r w:rsidR="00CE7BE5">
          <w:rPr>
            <w:rStyle w:val="Hyperlink"/>
            <w:lang w:val="bs-Latn-BA"/>
          </w:rPr>
          <w:instrText xml:space="preserve"> HYPERLINK "</w:instrText>
        </w:r>
      </w:ins>
      <w:r w:rsidR="00CE7BE5" w:rsidRPr="00CE7BE5">
        <w:rPr>
          <w:rStyle w:val="Hyperlink"/>
          <w:lang w:val="bs-Latn-BA"/>
        </w:rPr>
        <w:instrText>http://wiki.servicenow.com/index.php?title=SAML_2.0_Web_Browser_SSO_Profile#gsc.tab=0</w:instrText>
      </w:r>
      <w:ins w:id="6809" w:author="Rajo" w:date="2018-06-17T16:25:00Z">
        <w:r w:rsidR="00CE7BE5">
          <w:rPr>
            <w:rStyle w:val="Hyperlink"/>
            <w:lang w:val="bs-Latn-BA"/>
          </w:rPr>
          <w:instrText xml:space="preserve">" </w:instrText>
        </w:r>
        <w:r w:rsidR="00CE7BE5">
          <w:rPr>
            <w:rStyle w:val="Hyperlink"/>
            <w:lang w:val="bs-Latn-BA"/>
          </w:rPr>
          <w:fldChar w:fldCharType="separate"/>
        </w:r>
      </w:ins>
      <w:r w:rsidR="00CE7BE5" w:rsidRPr="000537F3">
        <w:rPr>
          <w:rStyle w:val="Hyperlink"/>
          <w:lang w:val="bs-Latn-BA"/>
        </w:rPr>
        <w:t>http://wiki.servicenow.com/index.php?title=SAML_2.0_Web_Browser_SSO_Profile#gsc.tab=0</w:t>
      </w:r>
      <w:ins w:id="6810" w:author="Rajo" w:date="2018-06-17T16:25:00Z">
        <w:r w:rsidR="00CE7BE5">
          <w:rPr>
            <w:rStyle w:val="Hyperlink"/>
            <w:lang w:val="bs-Latn-BA"/>
          </w:rPr>
          <w:fldChar w:fldCharType="end"/>
        </w:r>
      </w:ins>
    </w:p>
    <w:p w14:paraId="03BB59F4" w14:textId="3FF767EA" w:rsidR="00E94ADE" w:rsidRDefault="00C4212D">
      <w:pPr>
        <w:pStyle w:val="ListParagraph1"/>
        <w:numPr>
          <w:ilvl w:val="0"/>
          <w:numId w:val="39"/>
        </w:numPr>
        <w:spacing w:line="240" w:lineRule="auto"/>
        <w:rPr>
          <w:lang w:val="bs-Latn-BA"/>
        </w:rPr>
        <w:pPrChange w:id="6811" w:author="Rajo" w:date="2018-06-17T15:47:00Z">
          <w:pPr>
            <w:pStyle w:val="ListParagraph1"/>
            <w:numPr>
              <w:numId w:val="39"/>
            </w:numPr>
            <w:spacing w:line="240" w:lineRule="auto"/>
            <w:ind w:hanging="360"/>
            <w:jc w:val="both"/>
          </w:pPr>
        </w:pPrChange>
      </w:pPr>
      <w:proofErr w:type="spellStart"/>
      <w:ins w:id="6812" w:author="Rajo" w:date="2018-06-17T16:22:00Z">
        <w:r w:rsidRPr="00F93469">
          <w:rPr>
            <w:lang w:val="bs-Latn-BA"/>
          </w:rPr>
          <w:t>Security</w:t>
        </w:r>
        <w:proofErr w:type="spellEnd"/>
        <w:r w:rsidRPr="00F93469">
          <w:rPr>
            <w:lang w:val="bs-Latn-BA"/>
          </w:rPr>
          <w:t xml:space="preserve"> </w:t>
        </w:r>
        <w:proofErr w:type="spellStart"/>
        <w:r w:rsidRPr="00F93469">
          <w:rPr>
            <w:lang w:val="bs-Latn-BA"/>
          </w:rPr>
          <w:t>Services</w:t>
        </w:r>
        <w:proofErr w:type="spellEnd"/>
        <w:r w:rsidRPr="00F93469">
          <w:rPr>
            <w:lang w:val="bs-Latn-BA"/>
          </w:rPr>
          <w:t xml:space="preserve"> </w:t>
        </w:r>
        <w:proofErr w:type="spellStart"/>
        <w:r w:rsidRPr="00F93469">
          <w:rPr>
            <w:lang w:val="bs-Latn-BA"/>
          </w:rPr>
          <w:t>Technical</w:t>
        </w:r>
        <w:proofErr w:type="spellEnd"/>
        <w:r w:rsidRPr="00F93469">
          <w:rPr>
            <w:lang w:val="bs-Latn-BA"/>
          </w:rPr>
          <w:t xml:space="preserve"> </w:t>
        </w:r>
        <w:proofErr w:type="spellStart"/>
        <w:r w:rsidRPr="00F93469">
          <w:rPr>
            <w:lang w:val="bs-Latn-BA"/>
          </w:rPr>
          <w:t>Committee</w:t>
        </w:r>
        <w:proofErr w:type="spellEnd"/>
        <w:r>
          <w:rPr>
            <w:lang w:val="bs-Latn-BA"/>
          </w:rPr>
          <w:t xml:space="preserve"> (OASIS), </w:t>
        </w:r>
      </w:ins>
      <w:proofErr w:type="spellStart"/>
      <w:r w:rsidR="00CC5052" w:rsidRPr="00C4212D">
        <w:rPr>
          <w:i/>
          <w:lang w:val="bs-Latn-BA"/>
          <w:rPrChange w:id="6813" w:author="Rajo" w:date="2018-06-17T16:22:00Z">
            <w:rPr>
              <w:lang w:val="bs-Latn-BA"/>
            </w:rPr>
          </w:rPrChange>
        </w:rPr>
        <w:t>Profiles</w:t>
      </w:r>
      <w:proofErr w:type="spellEnd"/>
      <w:r w:rsidR="00CC5052" w:rsidRPr="00C4212D">
        <w:rPr>
          <w:i/>
          <w:lang w:val="bs-Latn-BA"/>
          <w:rPrChange w:id="6814" w:author="Rajo" w:date="2018-06-17T16:22:00Z">
            <w:rPr>
              <w:lang w:val="bs-Latn-BA"/>
            </w:rPr>
          </w:rPrChange>
        </w:rPr>
        <w:t xml:space="preserve"> </w:t>
      </w:r>
      <w:proofErr w:type="spellStart"/>
      <w:r w:rsidR="00CC5052" w:rsidRPr="00C4212D">
        <w:rPr>
          <w:i/>
          <w:lang w:val="bs-Latn-BA"/>
          <w:rPrChange w:id="6815" w:author="Rajo" w:date="2018-06-17T16:22:00Z">
            <w:rPr>
              <w:lang w:val="bs-Latn-BA"/>
            </w:rPr>
          </w:rPrChange>
        </w:rPr>
        <w:t>for</w:t>
      </w:r>
      <w:proofErr w:type="spellEnd"/>
      <w:r w:rsidR="00CC5052" w:rsidRPr="00C4212D">
        <w:rPr>
          <w:i/>
          <w:lang w:val="bs-Latn-BA"/>
          <w:rPrChange w:id="6816" w:author="Rajo" w:date="2018-06-17T16:22:00Z">
            <w:rPr>
              <w:lang w:val="bs-Latn-BA"/>
            </w:rPr>
          </w:rPrChange>
        </w:rPr>
        <w:t xml:space="preserve"> </w:t>
      </w:r>
      <w:proofErr w:type="spellStart"/>
      <w:r w:rsidR="00CC5052" w:rsidRPr="00C4212D">
        <w:rPr>
          <w:i/>
          <w:lang w:val="bs-Latn-BA"/>
          <w:rPrChange w:id="6817" w:author="Rajo" w:date="2018-06-17T16:22:00Z">
            <w:rPr>
              <w:lang w:val="bs-Latn-BA"/>
            </w:rPr>
          </w:rPrChange>
        </w:rPr>
        <w:t>the</w:t>
      </w:r>
      <w:proofErr w:type="spellEnd"/>
      <w:r w:rsidR="00CC5052" w:rsidRPr="00C4212D">
        <w:rPr>
          <w:i/>
          <w:lang w:val="bs-Latn-BA"/>
          <w:rPrChange w:id="6818" w:author="Rajo" w:date="2018-06-17T16:22:00Z">
            <w:rPr>
              <w:lang w:val="bs-Latn-BA"/>
            </w:rPr>
          </w:rPrChange>
        </w:rPr>
        <w:t xml:space="preserve"> OASIS </w:t>
      </w:r>
      <w:proofErr w:type="spellStart"/>
      <w:r w:rsidR="00CC5052" w:rsidRPr="00C4212D">
        <w:rPr>
          <w:i/>
          <w:lang w:val="bs-Latn-BA"/>
          <w:rPrChange w:id="6819" w:author="Rajo" w:date="2018-06-17T16:22:00Z">
            <w:rPr>
              <w:lang w:val="bs-Latn-BA"/>
            </w:rPr>
          </w:rPrChange>
        </w:rPr>
        <w:t>Security</w:t>
      </w:r>
      <w:proofErr w:type="spellEnd"/>
      <w:r w:rsidR="00CC5052" w:rsidRPr="00C4212D">
        <w:rPr>
          <w:i/>
          <w:lang w:val="bs-Latn-BA"/>
          <w:rPrChange w:id="6820" w:author="Rajo" w:date="2018-06-17T16:22:00Z">
            <w:rPr>
              <w:lang w:val="bs-Latn-BA"/>
            </w:rPr>
          </w:rPrChange>
        </w:rPr>
        <w:t xml:space="preserve"> </w:t>
      </w:r>
      <w:proofErr w:type="spellStart"/>
      <w:r w:rsidR="00CC5052" w:rsidRPr="00C4212D">
        <w:rPr>
          <w:i/>
          <w:lang w:val="bs-Latn-BA"/>
          <w:rPrChange w:id="6821" w:author="Rajo" w:date="2018-06-17T16:22:00Z">
            <w:rPr>
              <w:lang w:val="bs-Latn-BA"/>
            </w:rPr>
          </w:rPrChange>
        </w:rPr>
        <w:t>Assertion</w:t>
      </w:r>
      <w:proofErr w:type="spellEnd"/>
      <w:r w:rsidR="00CC5052" w:rsidRPr="00C4212D">
        <w:rPr>
          <w:i/>
          <w:lang w:val="bs-Latn-BA"/>
          <w:rPrChange w:id="6822" w:author="Rajo" w:date="2018-06-17T16:22:00Z">
            <w:rPr>
              <w:lang w:val="bs-Latn-BA"/>
            </w:rPr>
          </w:rPrChange>
        </w:rPr>
        <w:t xml:space="preserve"> </w:t>
      </w:r>
      <w:proofErr w:type="spellStart"/>
      <w:r w:rsidR="00CC5052" w:rsidRPr="00C4212D">
        <w:rPr>
          <w:i/>
          <w:lang w:val="bs-Latn-BA"/>
          <w:rPrChange w:id="6823" w:author="Rajo" w:date="2018-06-17T16:22:00Z">
            <w:rPr>
              <w:lang w:val="bs-Latn-BA"/>
            </w:rPr>
          </w:rPrChange>
        </w:rPr>
        <w:t>Markup</w:t>
      </w:r>
      <w:proofErr w:type="spellEnd"/>
      <w:r w:rsidR="00CC5052" w:rsidRPr="00C4212D">
        <w:rPr>
          <w:i/>
          <w:lang w:val="bs-Latn-BA"/>
          <w:rPrChange w:id="6824" w:author="Rajo" w:date="2018-06-17T16:22:00Z">
            <w:rPr>
              <w:lang w:val="bs-Latn-BA"/>
            </w:rPr>
          </w:rPrChange>
        </w:rPr>
        <w:t xml:space="preserve"> </w:t>
      </w:r>
      <w:proofErr w:type="spellStart"/>
      <w:r w:rsidR="00CC5052" w:rsidRPr="00C4212D">
        <w:rPr>
          <w:i/>
          <w:lang w:val="bs-Latn-BA"/>
          <w:rPrChange w:id="6825" w:author="Rajo" w:date="2018-06-17T16:22:00Z">
            <w:rPr>
              <w:lang w:val="bs-Latn-BA"/>
            </w:rPr>
          </w:rPrChange>
        </w:rPr>
        <w:t>Language</w:t>
      </w:r>
      <w:proofErr w:type="spellEnd"/>
      <w:r w:rsidR="00CC5052" w:rsidRPr="00C4212D">
        <w:rPr>
          <w:i/>
          <w:lang w:val="bs-Latn-BA"/>
          <w:rPrChange w:id="6826" w:author="Rajo" w:date="2018-06-17T16:22:00Z">
            <w:rPr>
              <w:lang w:val="bs-Latn-BA"/>
            </w:rPr>
          </w:rPrChange>
        </w:rPr>
        <w:t xml:space="preserve"> (SAML) V2.0</w:t>
      </w:r>
      <w:r w:rsidR="00CC5052">
        <w:rPr>
          <w:lang w:val="bs-Latn-BA"/>
        </w:rPr>
        <w:t xml:space="preserve">, OASIS Standard, </w:t>
      </w:r>
      <w:del w:id="6827" w:author="Rajo" w:date="2018-06-17T16:21:00Z">
        <w:r w:rsidR="00CC5052" w:rsidDel="00C4212D">
          <w:rPr>
            <w:lang w:val="bs-Latn-BA"/>
          </w:rPr>
          <w:delText>15 March</w:delText>
        </w:r>
      </w:del>
      <w:ins w:id="6828" w:author="Rajo" w:date="2018-06-17T16:21:00Z">
        <w:r>
          <w:rPr>
            <w:lang w:val="bs-Latn-BA"/>
          </w:rPr>
          <w:t>Mart</w:t>
        </w:r>
      </w:ins>
      <w:r w:rsidR="00CC5052">
        <w:rPr>
          <w:lang w:val="bs-Latn-BA"/>
        </w:rPr>
        <w:t xml:space="preserve"> 2005</w:t>
      </w:r>
      <w:ins w:id="6829" w:author="Rajo" w:date="2018-06-17T16:21:00Z">
        <w:r>
          <w:rPr>
            <w:lang w:val="bs-Latn-BA"/>
          </w:rPr>
          <w:t>.</w:t>
        </w:r>
      </w:ins>
    </w:p>
    <w:sectPr w:rsidR="00E94ADE">
      <w:footerReference w:type="default" r:id="rId30"/>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6" w:author="Zoran Djuric" w:date="2018-05-20T09:12:00Z" w:initials="ZD">
    <w:p w14:paraId="68802120" w14:textId="77777777" w:rsidR="009B0D46" w:rsidRDefault="009B0D46">
      <w:pPr>
        <w:pStyle w:val="CommentText"/>
      </w:pPr>
      <w:r>
        <w:rPr>
          <w:rStyle w:val="CommentReference"/>
        </w:rPr>
        <w:annotationRef/>
      </w:r>
      <w:proofErr w:type="spellStart"/>
      <w:r>
        <w:t>pretpostavljam</w:t>
      </w:r>
      <w:proofErr w:type="spellEnd"/>
      <w:r>
        <w:t xml:space="preserve"> da je </w:t>
      </w:r>
      <w:proofErr w:type="spellStart"/>
      <w:r>
        <w:t>ovo</w:t>
      </w:r>
      <w:proofErr w:type="spellEnd"/>
      <w:r>
        <w:t xml:space="preserve"> </w:t>
      </w:r>
      <w:proofErr w:type="spellStart"/>
      <w:r>
        <w:t>zbog</w:t>
      </w:r>
      <w:proofErr w:type="spellEnd"/>
      <w:r>
        <w:t xml:space="preserve"> </w:t>
      </w:r>
      <w:proofErr w:type="spellStart"/>
      <w:r>
        <w:t>različite</w:t>
      </w:r>
      <w:proofErr w:type="spellEnd"/>
      <w:r>
        <w:t xml:space="preserve"> </w:t>
      </w:r>
      <w:proofErr w:type="spellStart"/>
      <w:r>
        <w:t>verzije</w:t>
      </w:r>
      <w:proofErr w:type="spellEnd"/>
      <w:r>
        <w:t xml:space="preserve"> word-a </w:t>
      </w:r>
      <w:proofErr w:type="spellStart"/>
      <w:r>
        <w:t>koju</w:t>
      </w:r>
      <w:proofErr w:type="spellEnd"/>
      <w:r>
        <w:t xml:space="preserve"> </w:t>
      </w:r>
      <w:proofErr w:type="spellStart"/>
      <w:r>
        <w:t>koristimo</w:t>
      </w:r>
      <w:proofErr w:type="spellEnd"/>
      <w:r>
        <w:t xml:space="preserve">, </w:t>
      </w:r>
      <w:proofErr w:type="spellStart"/>
      <w:r>
        <w:t>ali</w:t>
      </w:r>
      <w:proofErr w:type="spellEnd"/>
      <w:r>
        <w:t xml:space="preserve"> </w:t>
      </w:r>
      <w:proofErr w:type="spellStart"/>
      <w:r>
        <w:t>provjeri</w:t>
      </w:r>
      <w:proofErr w:type="spellEnd"/>
      <w:r>
        <w:t>…</w:t>
      </w:r>
    </w:p>
  </w:comment>
  <w:comment w:id="37" w:author="Rajo" w:date="2018-05-22T19:28:00Z" w:initials="R">
    <w:p w14:paraId="57E9F2A9" w14:textId="55C8BDF1" w:rsidR="009B0D46" w:rsidRDefault="009B0D46">
      <w:pPr>
        <w:pStyle w:val="CommentText"/>
      </w:pPr>
      <w:r>
        <w:rPr>
          <w:rStyle w:val="CommentReference"/>
        </w:rPr>
        <w:annotationRef/>
      </w:r>
      <w:r>
        <w:t xml:space="preserve">da, </w:t>
      </w:r>
      <w:proofErr w:type="spellStart"/>
      <w:r>
        <w:t>meni</w:t>
      </w:r>
      <w:proofErr w:type="spellEnd"/>
      <w:r>
        <w:t xml:space="preserve"> </w:t>
      </w:r>
      <w:proofErr w:type="spellStart"/>
      <w:r>
        <w:t>nije</w:t>
      </w:r>
      <w:proofErr w:type="spellEnd"/>
      <w:r>
        <w:t xml:space="preserve"> </w:t>
      </w:r>
      <w:proofErr w:type="spellStart"/>
      <w:r>
        <w:t>bilo</w:t>
      </w:r>
      <w:proofErr w:type="spellEnd"/>
      <w:r>
        <w:t xml:space="preserve"> </w:t>
      </w:r>
      <w:proofErr w:type="spellStart"/>
      <w:r>
        <w:t>ovako</w:t>
      </w:r>
      <w:proofErr w:type="spellEnd"/>
      <w:r>
        <w:t xml:space="preserve"> </w:t>
      </w:r>
      <w:proofErr w:type="spellStart"/>
      <w:r>
        <w:t>prelomljeno</w:t>
      </w:r>
      <w:proofErr w:type="spellEnd"/>
      <w:r>
        <w:t xml:space="preserve"> </w:t>
      </w:r>
      <w:proofErr w:type="spellStart"/>
      <w:r>
        <w:t>ali</w:t>
      </w:r>
      <w:proofErr w:type="spellEnd"/>
      <w:r>
        <w:t xml:space="preserve"> </w:t>
      </w:r>
      <w:proofErr w:type="spellStart"/>
      <w:r>
        <w:t>sada</w:t>
      </w:r>
      <w:proofErr w:type="spellEnd"/>
      <w:r>
        <w:t xml:space="preserve"> </w:t>
      </w:r>
      <w:proofErr w:type="spellStart"/>
      <w:r>
        <w:t>jeste</w:t>
      </w:r>
      <w:proofErr w:type="spellEnd"/>
      <w:r>
        <w:t xml:space="preserve"> u </w:t>
      </w:r>
      <w:proofErr w:type="spellStart"/>
      <w:r>
        <w:t>ovoj</w:t>
      </w:r>
      <w:proofErr w:type="spellEnd"/>
      <w:r>
        <w:t xml:space="preserve"> </w:t>
      </w:r>
      <w:proofErr w:type="spellStart"/>
      <w:r>
        <w:t>verziji</w:t>
      </w:r>
      <w:proofErr w:type="spellEnd"/>
      <w:r>
        <w:t xml:space="preserve">. </w:t>
      </w:r>
      <w:proofErr w:type="spellStart"/>
      <w:r>
        <w:t>Prepravio</w:t>
      </w:r>
      <w:proofErr w:type="spellEnd"/>
      <w:r>
        <w:t xml:space="preserve"> </w:t>
      </w:r>
      <w:proofErr w:type="spellStart"/>
      <w:r>
        <w:t>sam</w:t>
      </w:r>
      <w:proofErr w:type="spellEnd"/>
      <w:r>
        <w:t xml:space="preserve"> pa se </w:t>
      </w:r>
      <w:proofErr w:type="spellStart"/>
      <w:r>
        <w:t>nadam</w:t>
      </w:r>
      <w:proofErr w:type="spellEnd"/>
      <w:r>
        <w:t xml:space="preserve"> da </w:t>
      </w:r>
      <w:proofErr w:type="spellStart"/>
      <w:r>
        <w:t>ce</w:t>
      </w:r>
      <w:proofErr w:type="spellEnd"/>
      <w:r>
        <w:t xml:space="preserve"> </w:t>
      </w:r>
      <w:proofErr w:type="spellStart"/>
      <w:r>
        <w:t>sada</w:t>
      </w:r>
      <w:proofErr w:type="spellEnd"/>
      <w:r>
        <w:t xml:space="preserve"> </w:t>
      </w:r>
      <w:proofErr w:type="spellStart"/>
      <w:r>
        <w:t>biti</w:t>
      </w:r>
      <w:proofErr w:type="spellEnd"/>
      <w:r>
        <w:t xml:space="preserve"> u </w:t>
      </w:r>
      <w:proofErr w:type="spellStart"/>
      <w:r>
        <w:t>redu</w:t>
      </w:r>
      <w:proofErr w:type="spellEnd"/>
      <w:r>
        <w:t>...</w:t>
      </w:r>
    </w:p>
  </w:comment>
  <w:comment w:id="78" w:author="Rajo" w:date="2018-06-17T16:46:00Z" w:initials="R">
    <w:p w14:paraId="40E4A415" w14:textId="1D2B27EC" w:rsidR="009B0D46" w:rsidRDefault="009B0D46">
      <w:pPr>
        <w:pStyle w:val="CommentText"/>
      </w:pPr>
      <w:r>
        <w:rPr>
          <w:rStyle w:val="CommentReference"/>
        </w:rPr>
        <w:annotationRef/>
      </w:r>
      <w:r>
        <w:t xml:space="preserve">Imao </w:t>
      </w:r>
      <w:proofErr w:type="spellStart"/>
      <w:r>
        <w:t>sam</w:t>
      </w:r>
      <w:proofErr w:type="spellEnd"/>
      <w:r>
        <w:t xml:space="preserve"> </w:t>
      </w:r>
      <w:proofErr w:type="spellStart"/>
      <w:r>
        <w:t>problema</w:t>
      </w:r>
      <w:proofErr w:type="spellEnd"/>
      <w:r>
        <w:t xml:space="preserve"> </w:t>
      </w:r>
      <w:proofErr w:type="spellStart"/>
      <w:r>
        <w:t>sa</w:t>
      </w:r>
      <w:proofErr w:type="spellEnd"/>
      <w:r>
        <w:t xml:space="preserve"> </w:t>
      </w:r>
      <w:proofErr w:type="spellStart"/>
      <w:r>
        <w:t>generisanjem</w:t>
      </w:r>
      <w:proofErr w:type="spellEnd"/>
      <w:r>
        <w:t xml:space="preserve"> </w:t>
      </w:r>
      <w:proofErr w:type="spellStart"/>
      <w:r>
        <w:t>novog</w:t>
      </w:r>
      <w:proofErr w:type="spellEnd"/>
      <w:r>
        <w:t xml:space="preserve"> </w:t>
      </w:r>
      <w:proofErr w:type="spellStart"/>
      <w:r>
        <w:t>sadrzaja</w:t>
      </w:r>
      <w:proofErr w:type="spellEnd"/>
      <w:r>
        <w:t xml:space="preserve"> </w:t>
      </w:r>
      <w:proofErr w:type="spellStart"/>
      <w:r>
        <w:t>dok</w:t>
      </w:r>
      <w:proofErr w:type="spellEnd"/>
      <w:r>
        <w:t xml:space="preserve"> u </w:t>
      </w:r>
      <w:proofErr w:type="spellStart"/>
      <w:r>
        <w:t>dokumentu</w:t>
      </w:r>
      <w:proofErr w:type="spellEnd"/>
      <w:r>
        <w:t xml:space="preserve"> </w:t>
      </w:r>
      <w:proofErr w:type="spellStart"/>
      <w:r>
        <w:t>postoje</w:t>
      </w:r>
      <w:proofErr w:type="spellEnd"/>
      <w:r>
        <w:t xml:space="preserve"> </w:t>
      </w:r>
      <w:proofErr w:type="spellStart"/>
      <w:r>
        <w:t>pracane</w:t>
      </w:r>
      <w:proofErr w:type="spellEnd"/>
      <w:r>
        <w:t xml:space="preserve"> </w:t>
      </w:r>
      <w:proofErr w:type="spellStart"/>
      <w:r>
        <w:t>promjene</w:t>
      </w:r>
      <w:proofErr w:type="spellEnd"/>
      <w:r>
        <w:t>...</w:t>
      </w:r>
      <w:proofErr w:type="spellStart"/>
      <w:r>
        <w:t>kad</w:t>
      </w:r>
      <w:proofErr w:type="spellEnd"/>
      <w:r>
        <w:t xml:space="preserve"> </w:t>
      </w:r>
      <w:proofErr w:type="spellStart"/>
      <w:r>
        <w:t>generisem</w:t>
      </w:r>
      <w:proofErr w:type="spellEnd"/>
      <w:r>
        <w:t xml:space="preserve"> </w:t>
      </w:r>
      <w:proofErr w:type="spellStart"/>
      <w:r>
        <w:t>tabelu</w:t>
      </w:r>
      <w:proofErr w:type="spellEnd"/>
      <w:r>
        <w:t xml:space="preserve"> </w:t>
      </w:r>
      <w:proofErr w:type="spellStart"/>
      <w:r>
        <w:t>sadrzaja</w:t>
      </w:r>
      <w:proofErr w:type="spellEnd"/>
      <w:r>
        <w:t xml:space="preserve"> </w:t>
      </w:r>
      <w:proofErr w:type="spellStart"/>
      <w:r>
        <w:t>prikaze</w:t>
      </w:r>
      <w:proofErr w:type="spellEnd"/>
      <w:r>
        <w:t xml:space="preserve"> mi i </w:t>
      </w:r>
      <w:proofErr w:type="spellStart"/>
      <w:r>
        <w:t>neke</w:t>
      </w:r>
      <w:proofErr w:type="spellEnd"/>
      <w:r>
        <w:t xml:space="preserve"> </w:t>
      </w:r>
      <w:proofErr w:type="spellStart"/>
      <w:r>
        <w:t>cudne</w:t>
      </w:r>
      <w:proofErr w:type="spellEnd"/>
      <w:r>
        <w:t xml:space="preserve"> </w:t>
      </w:r>
      <w:proofErr w:type="spellStart"/>
      <w:r>
        <w:t>vrijednosti</w:t>
      </w:r>
      <w:proofErr w:type="spellEnd"/>
      <w:r>
        <w:t xml:space="preserve">, </w:t>
      </w:r>
      <w:proofErr w:type="spellStart"/>
      <w:r>
        <w:t>kao</w:t>
      </w:r>
      <w:proofErr w:type="spellEnd"/>
      <w:r>
        <w:t xml:space="preserve"> da </w:t>
      </w:r>
      <w:proofErr w:type="spellStart"/>
      <w:r>
        <w:t>uzme</w:t>
      </w:r>
      <w:proofErr w:type="spellEnd"/>
      <w:r>
        <w:t xml:space="preserve"> i stare i </w:t>
      </w:r>
      <w:proofErr w:type="spellStart"/>
      <w:r>
        <w:t>nove</w:t>
      </w:r>
      <w:proofErr w:type="spellEnd"/>
      <w:r>
        <w:t xml:space="preserve"> </w:t>
      </w:r>
      <w:proofErr w:type="spellStart"/>
      <w:r>
        <w:t>naslove</w:t>
      </w:r>
      <w:proofErr w:type="spellEnd"/>
      <w:r>
        <w:t xml:space="preserve">, </w:t>
      </w:r>
      <w:proofErr w:type="spellStart"/>
      <w:r>
        <w:t>tako</w:t>
      </w:r>
      <w:proofErr w:type="spellEnd"/>
      <w:r>
        <w:t xml:space="preserve"> da to </w:t>
      </w:r>
      <w:proofErr w:type="spellStart"/>
      <w:r>
        <w:t>jos</w:t>
      </w:r>
      <w:proofErr w:type="spellEnd"/>
      <w:r>
        <w:t xml:space="preserve"> </w:t>
      </w:r>
      <w:proofErr w:type="spellStart"/>
      <w:r>
        <w:t>nisam</w:t>
      </w:r>
      <w:proofErr w:type="spellEnd"/>
      <w:r>
        <w:t xml:space="preserve"> </w:t>
      </w:r>
      <w:proofErr w:type="spellStart"/>
      <w:r>
        <w:t>sredio</w:t>
      </w:r>
      <w:proofErr w:type="spellEnd"/>
      <w:r>
        <w:t xml:space="preserve">, </w:t>
      </w:r>
      <w:proofErr w:type="spellStart"/>
      <w:r>
        <w:t>mislio</w:t>
      </w:r>
      <w:proofErr w:type="spellEnd"/>
      <w:r>
        <w:t xml:space="preserve"> </w:t>
      </w:r>
      <w:proofErr w:type="spellStart"/>
      <w:r>
        <w:t>sam</w:t>
      </w:r>
      <w:proofErr w:type="spellEnd"/>
      <w:r>
        <w:t xml:space="preserve"> da </w:t>
      </w:r>
      <w:proofErr w:type="spellStart"/>
      <w:r>
        <w:t>pokusam</w:t>
      </w:r>
      <w:proofErr w:type="spellEnd"/>
      <w:r>
        <w:t xml:space="preserve"> </w:t>
      </w:r>
      <w:proofErr w:type="spellStart"/>
      <w:r>
        <w:t>na</w:t>
      </w:r>
      <w:proofErr w:type="spellEnd"/>
      <w:r>
        <w:t xml:space="preserve"> </w:t>
      </w:r>
      <w:proofErr w:type="spellStart"/>
      <w:r>
        <w:t>kraju</w:t>
      </w:r>
      <w:proofErr w:type="spellEnd"/>
      <w:r>
        <w:t xml:space="preserve"> </w:t>
      </w:r>
      <w:proofErr w:type="spellStart"/>
      <w:r>
        <w:t>kad</w:t>
      </w:r>
      <w:proofErr w:type="spellEnd"/>
      <w:r>
        <w:t xml:space="preserve"> </w:t>
      </w:r>
      <w:proofErr w:type="spellStart"/>
      <w:r>
        <w:t>sve</w:t>
      </w:r>
      <w:proofErr w:type="spellEnd"/>
      <w:r>
        <w:t xml:space="preserve"> </w:t>
      </w:r>
      <w:proofErr w:type="spellStart"/>
      <w:r>
        <w:t>promjene</w:t>
      </w:r>
      <w:proofErr w:type="spellEnd"/>
      <w:r>
        <w:t xml:space="preserve"> </w:t>
      </w:r>
      <w:proofErr w:type="spellStart"/>
      <w:r>
        <w:t>budu</w:t>
      </w:r>
      <w:proofErr w:type="spellEnd"/>
      <w:r>
        <w:t xml:space="preserve"> </w:t>
      </w:r>
      <w:proofErr w:type="spellStart"/>
      <w:proofErr w:type="gramStart"/>
      <w:r>
        <w:t>prihvacene</w:t>
      </w:r>
      <w:proofErr w:type="spellEnd"/>
      <w:r>
        <w:t>..</w:t>
      </w:r>
      <w:proofErr w:type="gramEnd"/>
      <w:r>
        <w:t xml:space="preserve"> </w:t>
      </w:r>
    </w:p>
  </w:comment>
  <w:comment w:id="70" w:author="Zoran Djuric" w:date="2018-05-20T09:13:00Z" w:initials="ZD">
    <w:p w14:paraId="1683AB15" w14:textId="77777777" w:rsidR="009B0D46" w:rsidRDefault="009B0D46">
      <w:pPr>
        <w:pStyle w:val="CommentText"/>
      </w:pPr>
      <w:r>
        <w:rPr>
          <w:rStyle w:val="CommentReference"/>
        </w:rPr>
        <w:annotationRef/>
      </w:r>
      <w:proofErr w:type="spellStart"/>
      <w:r>
        <w:t>isto</w:t>
      </w:r>
      <w:proofErr w:type="spellEnd"/>
      <w:r>
        <w:t xml:space="preserve"> </w:t>
      </w:r>
      <w:proofErr w:type="spellStart"/>
      <w:r>
        <w:t>kao</w:t>
      </w:r>
      <w:proofErr w:type="spellEnd"/>
      <w:r>
        <w:t xml:space="preserve"> i </w:t>
      </w:r>
      <w:proofErr w:type="spellStart"/>
      <w:r>
        <w:t>prethodno</w:t>
      </w:r>
      <w:proofErr w:type="spellEnd"/>
      <w:r>
        <w:t>.</w:t>
      </w:r>
    </w:p>
    <w:p w14:paraId="54471207" w14:textId="77777777" w:rsidR="009B0D46" w:rsidRDefault="009B0D46">
      <w:pPr>
        <w:pStyle w:val="CommentText"/>
      </w:pPr>
      <w:proofErr w:type="spellStart"/>
      <w:r>
        <w:t>Neću</w:t>
      </w:r>
      <w:proofErr w:type="spellEnd"/>
      <w:r>
        <w:t xml:space="preserve"> </w:t>
      </w:r>
      <w:proofErr w:type="spellStart"/>
      <w:r>
        <w:t>ovo</w:t>
      </w:r>
      <w:proofErr w:type="spellEnd"/>
      <w:r>
        <w:t xml:space="preserve"> </w:t>
      </w:r>
      <w:proofErr w:type="spellStart"/>
      <w:r>
        <w:t>više</w:t>
      </w:r>
      <w:proofErr w:type="spellEnd"/>
      <w:r>
        <w:t xml:space="preserve"> </w:t>
      </w:r>
      <w:proofErr w:type="spellStart"/>
      <w:r>
        <w:t>ponavljati</w:t>
      </w:r>
      <w:proofErr w:type="spellEnd"/>
      <w:r>
        <w:t xml:space="preserve">, </w:t>
      </w:r>
      <w:proofErr w:type="spellStart"/>
      <w:r>
        <w:t>važi</w:t>
      </w:r>
      <w:proofErr w:type="spellEnd"/>
      <w:r>
        <w:t xml:space="preserve"> za </w:t>
      </w:r>
      <w:proofErr w:type="spellStart"/>
      <w:r>
        <w:t>kompletan</w:t>
      </w:r>
      <w:proofErr w:type="spellEnd"/>
      <w:r>
        <w:t xml:space="preserve"> rad…</w:t>
      </w:r>
    </w:p>
  </w:comment>
  <w:comment w:id="242" w:author="Zoran Djuric" w:date="2018-05-20T09:15:00Z" w:initials="ZD">
    <w:p w14:paraId="2BF32054" w14:textId="7A3CB8C4" w:rsidR="009B0D46" w:rsidRDefault="009B0D46">
      <w:pPr>
        <w:pStyle w:val="CommentText"/>
      </w:pPr>
      <w:r>
        <w:rPr>
          <w:rStyle w:val="CommentReference"/>
        </w:rPr>
        <w:annotationRef/>
      </w:r>
      <w:proofErr w:type="spellStart"/>
      <w:r>
        <w:t>Potrebno</w:t>
      </w:r>
      <w:proofErr w:type="spellEnd"/>
      <w:r>
        <w:t xml:space="preserve"> je </w:t>
      </w:r>
      <w:proofErr w:type="spellStart"/>
      <w:r>
        <w:t>ukloniti</w:t>
      </w:r>
      <w:proofErr w:type="spellEnd"/>
      <w:r>
        <w:t xml:space="preserve"> </w:t>
      </w:r>
      <w:proofErr w:type="spellStart"/>
      <w:r>
        <w:t>ove</w:t>
      </w:r>
      <w:proofErr w:type="spellEnd"/>
      <w:r>
        <w:t xml:space="preserve"> </w:t>
      </w:r>
      <w:proofErr w:type="spellStart"/>
      <w:r>
        <w:t>prazne</w:t>
      </w:r>
      <w:proofErr w:type="spellEnd"/>
      <w:r>
        <w:t xml:space="preserve"> </w:t>
      </w:r>
      <w:proofErr w:type="spellStart"/>
      <w:r>
        <w:t>prostore</w:t>
      </w:r>
      <w:proofErr w:type="spellEnd"/>
      <w:r>
        <w:t xml:space="preserve"> </w:t>
      </w:r>
      <w:proofErr w:type="spellStart"/>
      <w:r>
        <w:t>između</w:t>
      </w:r>
      <w:proofErr w:type="spellEnd"/>
      <w:r>
        <w:t xml:space="preserve"> </w:t>
      </w:r>
      <w:proofErr w:type="spellStart"/>
      <w:r>
        <w:t>pasusa</w:t>
      </w:r>
      <w:proofErr w:type="spellEnd"/>
      <w:r>
        <w:t>…</w:t>
      </w:r>
    </w:p>
  </w:comment>
  <w:comment w:id="243" w:author="Rajo" w:date="2018-06-17T16:49:00Z" w:initials="R">
    <w:p w14:paraId="10F293CF" w14:textId="6D856DD9" w:rsidR="009B0D46" w:rsidRDefault="009B0D46">
      <w:pPr>
        <w:pStyle w:val="CommentText"/>
      </w:pPr>
      <w:r>
        <w:rPr>
          <w:rStyle w:val="CommentReference"/>
        </w:rPr>
        <w:annotationRef/>
      </w:r>
      <w:proofErr w:type="spellStart"/>
      <w:r>
        <w:t>prepravljeno</w:t>
      </w:r>
      <w:proofErr w:type="spellEnd"/>
    </w:p>
  </w:comment>
  <w:comment w:id="254" w:author="Zoran Djuric" w:date="2018-05-20T09:16:00Z" w:initials="ZD">
    <w:p w14:paraId="068930D1" w14:textId="6E8A322D" w:rsidR="009B0D46" w:rsidRDefault="009B0D46">
      <w:pPr>
        <w:pStyle w:val="CommentText"/>
      </w:pPr>
      <w:r>
        <w:rPr>
          <w:rStyle w:val="CommentReference"/>
        </w:rPr>
        <w:annotationRef/>
      </w:r>
      <w:proofErr w:type="spellStart"/>
      <w:r>
        <w:t>ovo</w:t>
      </w:r>
      <w:proofErr w:type="spellEnd"/>
      <w:r>
        <w:t xml:space="preserve"> </w:t>
      </w:r>
      <w:proofErr w:type="spellStart"/>
      <w:r>
        <w:t>neka</w:t>
      </w:r>
      <w:proofErr w:type="spellEnd"/>
      <w:r>
        <w:t xml:space="preserve"> </w:t>
      </w:r>
      <w:proofErr w:type="spellStart"/>
      <w:r>
        <w:t>bude</w:t>
      </w:r>
      <w:proofErr w:type="spellEnd"/>
      <w:r>
        <w:t xml:space="preserve"> </w:t>
      </w:r>
      <w:proofErr w:type="spellStart"/>
      <w:r>
        <w:t>dio</w:t>
      </w:r>
      <w:proofErr w:type="spellEnd"/>
      <w:r>
        <w:t xml:space="preserve"> </w:t>
      </w:r>
      <w:proofErr w:type="spellStart"/>
      <w:r>
        <w:t>sljedećeg</w:t>
      </w:r>
      <w:proofErr w:type="spellEnd"/>
      <w:r>
        <w:t xml:space="preserve"> </w:t>
      </w:r>
      <w:proofErr w:type="spellStart"/>
      <w:r>
        <w:t>poglavlja</w:t>
      </w:r>
      <w:proofErr w:type="spellEnd"/>
      <w:r>
        <w:t xml:space="preserve"> - </w:t>
      </w:r>
      <w:proofErr w:type="spellStart"/>
      <w:r>
        <w:t>podsekcija</w:t>
      </w:r>
      <w:proofErr w:type="spellEnd"/>
      <w:r>
        <w:t xml:space="preserve"> </w:t>
      </w:r>
      <w:proofErr w:type="spellStart"/>
      <w:r>
        <w:t>sljedećeg</w:t>
      </w:r>
      <w:proofErr w:type="spellEnd"/>
      <w:r>
        <w:t xml:space="preserve"> </w:t>
      </w:r>
      <w:proofErr w:type="spellStart"/>
      <w:r>
        <w:t>poglavlja</w:t>
      </w:r>
      <w:proofErr w:type="spellEnd"/>
      <w:r>
        <w:t xml:space="preserve">. </w:t>
      </w:r>
      <w:proofErr w:type="spellStart"/>
      <w:r>
        <w:t>Tamo</w:t>
      </w:r>
      <w:proofErr w:type="spellEnd"/>
      <w:r>
        <w:t xml:space="preserve"> </w:t>
      </w:r>
      <w:proofErr w:type="spellStart"/>
      <w:r>
        <w:t>već</w:t>
      </w:r>
      <w:proofErr w:type="spellEnd"/>
      <w:r>
        <w:t xml:space="preserve"> </w:t>
      </w:r>
      <w:proofErr w:type="spellStart"/>
      <w:r>
        <w:t>praviš</w:t>
      </w:r>
      <w:proofErr w:type="spellEnd"/>
      <w:r>
        <w:t xml:space="preserve"> </w:t>
      </w:r>
      <w:proofErr w:type="spellStart"/>
      <w:r>
        <w:t>podjelu</w:t>
      </w:r>
      <w:proofErr w:type="spellEnd"/>
      <w:r>
        <w:t xml:space="preserve"> </w:t>
      </w:r>
      <w:proofErr w:type="spellStart"/>
      <w:r>
        <w:t>mehanizama</w:t>
      </w:r>
      <w:proofErr w:type="spellEnd"/>
      <w:r>
        <w:t xml:space="preserve"> autentikacije, pa je </w:t>
      </w:r>
      <w:proofErr w:type="spellStart"/>
      <w:r>
        <w:t>potrebno</w:t>
      </w:r>
      <w:proofErr w:type="spellEnd"/>
      <w:r>
        <w:t xml:space="preserve"> da se </w:t>
      </w:r>
      <w:proofErr w:type="spellStart"/>
      <w:r>
        <w:t>tamo</w:t>
      </w:r>
      <w:proofErr w:type="spellEnd"/>
      <w:r>
        <w:t xml:space="preserve"> i </w:t>
      </w:r>
      <w:proofErr w:type="spellStart"/>
      <w:r>
        <w:t>nađe</w:t>
      </w:r>
      <w:proofErr w:type="spellEnd"/>
      <w:r>
        <w:t xml:space="preserve"> </w:t>
      </w:r>
      <w:proofErr w:type="spellStart"/>
      <w:r>
        <w:t>ovo</w:t>
      </w:r>
      <w:proofErr w:type="spellEnd"/>
      <w:r>
        <w:t xml:space="preserve">, </w:t>
      </w:r>
      <w:proofErr w:type="spellStart"/>
      <w:r>
        <w:t>kao</w:t>
      </w:r>
      <w:proofErr w:type="spellEnd"/>
      <w:r>
        <w:t xml:space="preserve"> </w:t>
      </w:r>
      <w:proofErr w:type="spellStart"/>
      <w:r>
        <w:t>podsekcija</w:t>
      </w:r>
      <w:proofErr w:type="spellEnd"/>
      <w:r>
        <w:t>.</w:t>
      </w:r>
    </w:p>
  </w:comment>
  <w:comment w:id="292" w:author="Zoran Djuric" w:date="2018-05-20T09:16:00Z" w:initials="ZD">
    <w:p w14:paraId="295F076F" w14:textId="77777777" w:rsidR="009B0D46" w:rsidRDefault="009B0D46" w:rsidP="00915DDB">
      <w:pPr>
        <w:pStyle w:val="CommentText"/>
      </w:pPr>
      <w:r>
        <w:rPr>
          <w:rStyle w:val="CommentReference"/>
        </w:rPr>
        <w:annotationRef/>
      </w:r>
      <w:proofErr w:type="spellStart"/>
      <w:r>
        <w:t>ovo</w:t>
      </w:r>
      <w:proofErr w:type="spellEnd"/>
      <w:r>
        <w:t xml:space="preserve"> </w:t>
      </w:r>
      <w:proofErr w:type="spellStart"/>
      <w:r>
        <w:t>neka</w:t>
      </w:r>
      <w:proofErr w:type="spellEnd"/>
      <w:r>
        <w:t xml:space="preserve"> </w:t>
      </w:r>
      <w:proofErr w:type="spellStart"/>
      <w:r>
        <w:t>bude</w:t>
      </w:r>
      <w:proofErr w:type="spellEnd"/>
      <w:r>
        <w:t xml:space="preserve"> </w:t>
      </w:r>
      <w:proofErr w:type="spellStart"/>
      <w:r>
        <w:t>dio</w:t>
      </w:r>
      <w:proofErr w:type="spellEnd"/>
      <w:r>
        <w:t xml:space="preserve"> </w:t>
      </w:r>
      <w:proofErr w:type="spellStart"/>
      <w:r>
        <w:t>sljedećeg</w:t>
      </w:r>
      <w:proofErr w:type="spellEnd"/>
      <w:r>
        <w:t xml:space="preserve"> </w:t>
      </w:r>
      <w:proofErr w:type="spellStart"/>
      <w:r>
        <w:t>poglavlja</w:t>
      </w:r>
      <w:proofErr w:type="spellEnd"/>
      <w:r>
        <w:t xml:space="preserve"> - </w:t>
      </w:r>
      <w:proofErr w:type="spellStart"/>
      <w:r>
        <w:t>podsekcija</w:t>
      </w:r>
      <w:proofErr w:type="spellEnd"/>
      <w:r>
        <w:t xml:space="preserve"> </w:t>
      </w:r>
      <w:proofErr w:type="spellStart"/>
      <w:r>
        <w:t>sljedećeg</w:t>
      </w:r>
      <w:proofErr w:type="spellEnd"/>
      <w:r>
        <w:t xml:space="preserve"> </w:t>
      </w:r>
      <w:proofErr w:type="spellStart"/>
      <w:r>
        <w:t>poglavlja</w:t>
      </w:r>
      <w:proofErr w:type="spellEnd"/>
      <w:r>
        <w:t xml:space="preserve">. </w:t>
      </w:r>
      <w:proofErr w:type="spellStart"/>
      <w:r>
        <w:t>Tamo</w:t>
      </w:r>
      <w:proofErr w:type="spellEnd"/>
      <w:r>
        <w:t xml:space="preserve"> </w:t>
      </w:r>
      <w:proofErr w:type="spellStart"/>
      <w:r>
        <w:t>već</w:t>
      </w:r>
      <w:proofErr w:type="spellEnd"/>
      <w:r>
        <w:t xml:space="preserve"> </w:t>
      </w:r>
      <w:proofErr w:type="spellStart"/>
      <w:r>
        <w:t>praviš</w:t>
      </w:r>
      <w:proofErr w:type="spellEnd"/>
      <w:r>
        <w:t xml:space="preserve"> </w:t>
      </w:r>
      <w:proofErr w:type="spellStart"/>
      <w:r>
        <w:t>podjelu</w:t>
      </w:r>
      <w:proofErr w:type="spellEnd"/>
      <w:r>
        <w:t xml:space="preserve"> </w:t>
      </w:r>
      <w:proofErr w:type="spellStart"/>
      <w:r>
        <w:t>mehanizama</w:t>
      </w:r>
      <w:proofErr w:type="spellEnd"/>
      <w:r>
        <w:t xml:space="preserve"> autentikacije, pa je </w:t>
      </w:r>
      <w:proofErr w:type="spellStart"/>
      <w:r>
        <w:t>potrebno</w:t>
      </w:r>
      <w:proofErr w:type="spellEnd"/>
      <w:r>
        <w:t xml:space="preserve"> da se </w:t>
      </w:r>
      <w:proofErr w:type="spellStart"/>
      <w:r>
        <w:t>tamo</w:t>
      </w:r>
      <w:proofErr w:type="spellEnd"/>
      <w:r>
        <w:t xml:space="preserve"> i </w:t>
      </w:r>
      <w:proofErr w:type="spellStart"/>
      <w:r>
        <w:t>nađe</w:t>
      </w:r>
      <w:proofErr w:type="spellEnd"/>
      <w:r>
        <w:t xml:space="preserve"> </w:t>
      </w:r>
      <w:proofErr w:type="spellStart"/>
      <w:r>
        <w:t>ovo</w:t>
      </w:r>
      <w:proofErr w:type="spellEnd"/>
      <w:r>
        <w:t xml:space="preserve">, </w:t>
      </w:r>
      <w:proofErr w:type="spellStart"/>
      <w:r>
        <w:t>kao</w:t>
      </w:r>
      <w:proofErr w:type="spellEnd"/>
      <w:r>
        <w:t xml:space="preserve"> </w:t>
      </w:r>
      <w:proofErr w:type="spellStart"/>
      <w:r>
        <w:t>podsekcija</w:t>
      </w:r>
      <w:proofErr w:type="spellEnd"/>
      <w:r>
        <w:t>.</w:t>
      </w:r>
    </w:p>
  </w:comment>
  <w:comment w:id="293" w:author="Rajo" w:date="2018-06-17T16:50:00Z" w:initials="R">
    <w:p w14:paraId="32D4212F" w14:textId="26FF471E" w:rsidR="009B0D46" w:rsidRDefault="009B0D46">
      <w:pPr>
        <w:pStyle w:val="CommentText"/>
      </w:pPr>
      <w:r>
        <w:rPr>
          <w:rStyle w:val="CommentReference"/>
        </w:rPr>
        <w:annotationRef/>
      </w:r>
      <w:proofErr w:type="spellStart"/>
      <w:r>
        <w:t>prepravljeno</w:t>
      </w:r>
      <w:proofErr w:type="spellEnd"/>
    </w:p>
  </w:comment>
  <w:comment w:id="320" w:author="Zoran Djuric" w:date="2018-05-20T09:18:00Z" w:initials="ZD">
    <w:p w14:paraId="46B3EC12" w14:textId="44D4D27C" w:rsidR="009B0D46" w:rsidRDefault="009B0D46">
      <w:pPr>
        <w:pStyle w:val="CommentText"/>
      </w:pPr>
      <w:r>
        <w:rPr>
          <w:rStyle w:val="CommentReference"/>
        </w:rPr>
        <w:annotationRef/>
      </w:r>
      <w:r>
        <w:t xml:space="preserve">ja </w:t>
      </w:r>
      <w:proofErr w:type="spellStart"/>
      <w:r>
        <w:t>bih</w:t>
      </w:r>
      <w:proofErr w:type="spellEnd"/>
      <w:r>
        <w:t xml:space="preserve"> </w:t>
      </w:r>
      <w:proofErr w:type="spellStart"/>
      <w:r>
        <w:t>dodao</w:t>
      </w:r>
      <w:proofErr w:type="spellEnd"/>
      <w:r>
        <w:t xml:space="preserve"> </w:t>
      </w:r>
      <w:proofErr w:type="spellStart"/>
      <w:r>
        <w:t>još</w:t>
      </w:r>
      <w:proofErr w:type="spellEnd"/>
      <w:r>
        <w:t xml:space="preserve"> </w:t>
      </w:r>
      <w:proofErr w:type="spellStart"/>
      <w:r>
        <w:t>barem</w:t>
      </w:r>
      <w:proofErr w:type="spellEnd"/>
      <w:r>
        <w:t xml:space="preserve"> </w:t>
      </w:r>
      <w:proofErr w:type="spellStart"/>
      <w:r>
        <w:t>ovu</w:t>
      </w:r>
      <w:proofErr w:type="spellEnd"/>
      <w:r>
        <w:t xml:space="preserve"> </w:t>
      </w:r>
      <w:proofErr w:type="spellStart"/>
      <w:r>
        <w:t>sljedeću</w:t>
      </w:r>
      <w:proofErr w:type="spellEnd"/>
      <w:r>
        <w:t xml:space="preserve">, </w:t>
      </w:r>
      <w:proofErr w:type="spellStart"/>
      <w:r>
        <w:t>koja</w:t>
      </w:r>
      <w:proofErr w:type="spellEnd"/>
      <w:r>
        <w:t xml:space="preserve"> je </w:t>
      </w:r>
      <w:proofErr w:type="spellStart"/>
      <w:r>
        <w:t>veoma</w:t>
      </w:r>
      <w:proofErr w:type="spellEnd"/>
      <w:r>
        <w:t xml:space="preserve"> </w:t>
      </w:r>
      <w:proofErr w:type="spellStart"/>
      <w:r>
        <w:t>bitna</w:t>
      </w:r>
      <w:proofErr w:type="spellEnd"/>
      <w:r>
        <w:t>:</w:t>
      </w:r>
    </w:p>
    <w:p w14:paraId="798EDF36" w14:textId="77777777" w:rsidR="009B0D46" w:rsidRDefault="009B0D46" w:rsidP="00CC5052">
      <w:pPr>
        <w:pStyle w:val="CommentText"/>
        <w:numPr>
          <w:ilvl w:val="0"/>
          <w:numId w:val="40"/>
        </w:numPr>
      </w:pPr>
      <w:proofErr w:type="spellStart"/>
      <w:r>
        <w:t>jednostavnija</w:t>
      </w:r>
      <w:proofErr w:type="spellEnd"/>
      <w:r>
        <w:t xml:space="preserve"> </w:t>
      </w:r>
      <w:proofErr w:type="spellStart"/>
      <w:r>
        <w:t>dodjela</w:t>
      </w:r>
      <w:proofErr w:type="spellEnd"/>
      <w:r>
        <w:t>/</w:t>
      </w:r>
      <w:proofErr w:type="spellStart"/>
      <w:r>
        <w:t>uskraćivanje</w:t>
      </w:r>
      <w:proofErr w:type="spellEnd"/>
      <w:r>
        <w:t xml:space="preserve"> </w:t>
      </w:r>
      <w:proofErr w:type="spellStart"/>
      <w:r>
        <w:t>prava</w:t>
      </w:r>
      <w:proofErr w:type="spellEnd"/>
      <w:r>
        <w:t xml:space="preserve"> i </w:t>
      </w:r>
      <w:proofErr w:type="spellStart"/>
      <w:r>
        <w:t>privilegija</w:t>
      </w:r>
      <w:proofErr w:type="spellEnd"/>
      <w:r>
        <w:t xml:space="preserve"> </w:t>
      </w:r>
      <w:proofErr w:type="spellStart"/>
      <w:r>
        <w:t>pristupa</w:t>
      </w:r>
      <w:proofErr w:type="spellEnd"/>
      <w:r>
        <w:t xml:space="preserve"> </w:t>
      </w:r>
      <w:proofErr w:type="spellStart"/>
      <w:r>
        <w:t>različitim</w:t>
      </w:r>
      <w:proofErr w:type="spellEnd"/>
      <w:r>
        <w:t xml:space="preserve"> </w:t>
      </w:r>
      <w:proofErr w:type="spellStart"/>
      <w:r>
        <w:t>dijelovima</w:t>
      </w:r>
      <w:proofErr w:type="spellEnd"/>
      <w:r>
        <w:t xml:space="preserve"> inf. sistema (</w:t>
      </w:r>
      <w:proofErr w:type="spellStart"/>
      <w:r>
        <w:t>npr</w:t>
      </w:r>
      <w:proofErr w:type="spellEnd"/>
      <w:r>
        <w:t xml:space="preserve">. </w:t>
      </w:r>
      <w:proofErr w:type="spellStart"/>
      <w:r>
        <w:t>neke</w:t>
      </w:r>
      <w:proofErr w:type="spellEnd"/>
      <w:r>
        <w:t xml:space="preserve"> </w:t>
      </w:r>
      <w:proofErr w:type="spellStart"/>
      <w:r>
        <w:t>kompanije</w:t>
      </w:r>
      <w:proofErr w:type="spellEnd"/>
      <w:r>
        <w:t>)</w:t>
      </w:r>
    </w:p>
    <w:p w14:paraId="2CEC6D2F" w14:textId="79161FC3" w:rsidR="009B0D46" w:rsidRDefault="009B0D46" w:rsidP="00CC5052">
      <w:pPr>
        <w:pStyle w:val="CommentText"/>
        <w:numPr>
          <w:ilvl w:val="0"/>
          <w:numId w:val="40"/>
        </w:numPr>
      </w:pPr>
      <w:r>
        <w:br/>
      </w:r>
    </w:p>
  </w:comment>
  <w:comment w:id="321" w:author="Rajo" w:date="2018-06-17T16:50:00Z" w:initials="R">
    <w:p w14:paraId="2A580326" w14:textId="46392493" w:rsidR="009B0D46" w:rsidRDefault="009B0D46">
      <w:pPr>
        <w:pStyle w:val="CommentText"/>
      </w:pPr>
      <w:r>
        <w:rPr>
          <w:rStyle w:val="CommentReference"/>
        </w:rPr>
        <w:annotationRef/>
      </w:r>
      <w:proofErr w:type="spellStart"/>
      <w:r>
        <w:t>prepravljerno</w:t>
      </w:r>
      <w:proofErr w:type="spellEnd"/>
    </w:p>
  </w:comment>
  <w:comment w:id="333" w:author="Ognjen Joldzic" w:date="2018-05-13T00:42:00Z" w:initials="OJ">
    <w:p w14:paraId="1509673F" w14:textId="77777777" w:rsidR="009B0D46" w:rsidRDefault="009B0D46">
      <w:pPr>
        <w:pStyle w:val="CommentText"/>
      </w:pPr>
      <w:proofErr w:type="spellStart"/>
      <w:r>
        <w:t>Nije</w:t>
      </w:r>
      <w:proofErr w:type="spellEnd"/>
      <w:r>
        <w:t xml:space="preserve"> </w:t>
      </w:r>
      <w:proofErr w:type="spellStart"/>
      <w:r>
        <w:t>baš</w:t>
      </w:r>
      <w:proofErr w:type="spellEnd"/>
      <w:r>
        <w:t xml:space="preserve"> </w:t>
      </w:r>
      <w:proofErr w:type="spellStart"/>
      <w:r>
        <w:t>najjasnije</w:t>
      </w:r>
      <w:proofErr w:type="spellEnd"/>
      <w:r>
        <w:t xml:space="preserve"> </w:t>
      </w:r>
      <w:proofErr w:type="spellStart"/>
      <w:r>
        <w:t>šta</w:t>
      </w:r>
      <w:proofErr w:type="spellEnd"/>
      <w:r>
        <w:t xml:space="preserve"> se pod </w:t>
      </w:r>
      <w:proofErr w:type="spellStart"/>
      <w:r>
        <w:t>ovim</w:t>
      </w:r>
      <w:proofErr w:type="spellEnd"/>
      <w:r>
        <w:t xml:space="preserve"> </w:t>
      </w:r>
      <w:proofErr w:type="spellStart"/>
      <w:r>
        <w:t>podrazumijeva</w:t>
      </w:r>
      <w:proofErr w:type="spellEnd"/>
      <w:r>
        <w:t xml:space="preserve"> i </w:t>
      </w:r>
      <w:proofErr w:type="spellStart"/>
      <w:r>
        <w:t>zašto</w:t>
      </w:r>
      <w:proofErr w:type="spellEnd"/>
      <w:r>
        <w:t xml:space="preserve"> SSO </w:t>
      </w:r>
      <w:proofErr w:type="spellStart"/>
      <w:r>
        <w:t>rješava</w:t>
      </w:r>
      <w:proofErr w:type="spellEnd"/>
      <w:r>
        <w:t xml:space="preserve"> </w:t>
      </w:r>
      <w:proofErr w:type="spellStart"/>
      <w:r>
        <w:t>taj</w:t>
      </w:r>
      <w:proofErr w:type="spellEnd"/>
      <w:r>
        <w:t xml:space="preserve"> problem.</w:t>
      </w:r>
    </w:p>
  </w:comment>
  <w:comment w:id="334" w:author="Rajo" w:date="2018-06-17T16:50:00Z" w:initials="R">
    <w:p w14:paraId="193CFD09" w14:textId="4D4B7408" w:rsidR="009B0D46" w:rsidRDefault="009B0D46">
      <w:pPr>
        <w:pStyle w:val="CommentText"/>
      </w:pPr>
      <w:r>
        <w:rPr>
          <w:rStyle w:val="CommentReference"/>
        </w:rPr>
        <w:annotationRef/>
      </w:r>
      <w:proofErr w:type="spellStart"/>
      <w:r>
        <w:t>Prepravljeno</w:t>
      </w:r>
      <w:proofErr w:type="spellEnd"/>
      <w:r>
        <w:t>...</w:t>
      </w:r>
      <w:proofErr w:type="spellStart"/>
      <w:r>
        <w:t>odnosi</w:t>
      </w:r>
      <w:proofErr w:type="spellEnd"/>
      <w:r>
        <w:t xml:space="preserve"> se vise </w:t>
      </w:r>
      <w:proofErr w:type="spellStart"/>
      <w:r>
        <w:t>na</w:t>
      </w:r>
      <w:proofErr w:type="spellEnd"/>
      <w:r>
        <w:t xml:space="preserve"> IAM </w:t>
      </w:r>
      <w:proofErr w:type="spellStart"/>
      <w:r>
        <w:t>sisteme</w:t>
      </w:r>
      <w:proofErr w:type="spellEnd"/>
      <w:r>
        <w:t xml:space="preserve"> </w:t>
      </w:r>
      <w:proofErr w:type="spellStart"/>
      <w:r>
        <w:t>nego</w:t>
      </w:r>
      <w:proofErr w:type="spellEnd"/>
      <w:r>
        <w:t xml:space="preserve"> </w:t>
      </w:r>
      <w:proofErr w:type="spellStart"/>
      <w:r>
        <w:t>na</w:t>
      </w:r>
      <w:proofErr w:type="spellEnd"/>
      <w:r>
        <w:t xml:space="preserve"> SSO, u </w:t>
      </w:r>
      <w:proofErr w:type="spellStart"/>
      <w:r>
        <w:t>okviro</w:t>
      </w:r>
      <w:proofErr w:type="spellEnd"/>
      <w:r>
        <w:t xml:space="preserve"> </w:t>
      </w:r>
      <w:proofErr w:type="spellStart"/>
      <w:r>
        <w:t>kojih</w:t>
      </w:r>
      <w:proofErr w:type="spellEnd"/>
      <w:r>
        <w:t xml:space="preserve"> </w:t>
      </w:r>
      <w:proofErr w:type="spellStart"/>
      <w:r>
        <w:t>obicno</w:t>
      </w:r>
      <w:proofErr w:type="spellEnd"/>
      <w:r>
        <w:t xml:space="preserve"> </w:t>
      </w:r>
      <w:proofErr w:type="spellStart"/>
      <w:r>
        <w:t>postoji</w:t>
      </w:r>
      <w:proofErr w:type="spellEnd"/>
      <w:r>
        <w:t xml:space="preserve"> </w:t>
      </w:r>
      <w:proofErr w:type="spellStart"/>
      <w:r>
        <w:t>odredjeni</w:t>
      </w:r>
      <w:proofErr w:type="spellEnd"/>
      <w:r>
        <w:t xml:space="preserve"> panel/</w:t>
      </w:r>
      <w:proofErr w:type="spellStart"/>
      <w:r>
        <w:t>dio</w:t>
      </w:r>
      <w:proofErr w:type="spellEnd"/>
      <w:r>
        <w:t xml:space="preserve"> sistema </w:t>
      </w:r>
      <w:proofErr w:type="spellStart"/>
      <w:r>
        <w:t>koji</w:t>
      </w:r>
      <w:proofErr w:type="spellEnd"/>
      <w:r>
        <w:t xml:space="preserve"> omogućava </w:t>
      </w:r>
      <w:proofErr w:type="spellStart"/>
      <w:r>
        <w:t>kompletno</w:t>
      </w:r>
      <w:proofErr w:type="spellEnd"/>
      <w:r>
        <w:t xml:space="preserve"> </w:t>
      </w:r>
      <w:proofErr w:type="spellStart"/>
      <w:r>
        <w:t>upravljanje</w:t>
      </w:r>
      <w:proofErr w:type="spellEnd"/>
      <w:r>
        <w:t xml:space="preserve"> </w:t>
      </w:r>
      <w:proofErr w:type="spellStart"/>
      <w:r>
        <w:t>nalozima</w:t>
      </w:r>
      <w:proofErr w:type="spellEnd"/>
      <w:r>
        <w:t xml:space="preserve"> </w:t>
      </w:r>
      <w:proofErr w:type="spellStart"/>
      <w:r>
        <w:t>korisnika</w:t>
      </w:r>
      <w:proofErr w:type="spellEnd"/>
      <w:r>
        <w:t xml:space="preserve">. Time je </w:t>
      </w:r>
      <w:proofErr w:type="spellStart"/>
      <w:r>
        <w:t>precizno</w:t>
      </w:r>
      <w:proofErr w:type="spellEnd"/>
      <w:r>
        <w:t xml:space="preserve"> </w:t>
      </w:r>
      <w:proofErr w:type="spellStart"/>
      <w:r>
        <w:t>definisano</w:t>
      </w:r>
      <w:proofErr w:type="spellEnd"/>
      <w:r>
        <w:t xml:space="preserve"> i </w:t>
      </w:r>
      <w:proofErr w:type="spellStart"/>
      <w:r>
        <w:t>ograniceno</w:t>
      </w:r>
      <w:proofErr w:type="spellEnd"/>
      <w:r>
        <w:t xml:space="preserve"> </w:t>
      </w:r>
      <w:proofErr w:type="spellStart"/>
      <w:r>
        <w:t>koji</w:t>
      </w:r>
      <w:proofErr w:type="spellEnd"/>
      <w:r>
        <w:t xml:space="preserve"> </w:t>
      </w:r>
      <w:proofErr w:type="spellStart"/>
      <w:r>
        <w:t>tacno</w:t>
      </w:r>
      <w:proofErr w:type="spellEnd"/>
      <w:r>
        <w:t xml:space="preserve"> </w:t>
      </w:r>
      <w:proofErr w:type="spellStart"/>
      <w:r>
        <w:t>korisnici</w:t>
      </w:r>
      <w:proofErr w:type="spellEnd"/>
      <w:r>
        <w:t xml:space="preserve"> </w:t>
      </w:r>
      <w:proofErr w:type="spellStart"/>
      <w:r>
        <w:t>mogu</w:t>
      </w:r>
      <w:proofErr w:type="spellEnd"/>
      <w:r>
        <w:t xml:space="preserve"> </w:t>
      </w:r>
      <w:proofErr w:type="spellStart"/>
      <w:r>
        <w:t>kreirati</w:t>
      </w:r>
      <w:proofErr w:type="spellEnd"/>
      <w:r>
        <w:t xml:space="preserve"> i </w:t>
      </w:r>
      <w:proofErr w:type="spellStart"/>
      <w:r>
        <w:t>mijenjati</w:t>
      </w:r>
      <w:proofErr w:type="spellEnd"/>
      <w:r>
        <w:t xml:space="preserve"> </w:t>
      </w:r>
      <w:proofErr w:type="spellStart"/>
      <w:r>
        <w:t>naloge</w:t>
      </w:r>
      <w:proofErr w:type="spellEnd"/>
      <w:r>
        <w:t xml:space="preserve"> </w:t>
      </w:r>
      <w:proofErr w:type="spellStart"/>
      <w:r>
        <w:t>drugih</w:t>
      </w:r>
      <w:proofErr w:type="spellEnd"/>
      <w:r>
        <w:t xml:space="preserve"> </w:t>
      </w:r>
      <w:proofErr w:type="spellStart"/>
      <w:r>
        <w:t>korisnika</w:t>
      </w:r>
      <w:proofErr w:type="spellEnd"/>
      <w:r>
        <w:t xml:space="preserve">, </w:t>
      </w:r>
      <w:proofErr w:type="spellStart"/>
      <w:r>
        <w:t>na</w:t>
      </w:r>
      <w:proofErr w:type="spellEnd"/>
      <w:r>
        <w:t xml:space="preserve"> </w:t>
      </w:r>
      <w:proofErr w:type="spellStart"/>
      <w:r>
        <w:t>koji</w:t>
      </w:r>
      <w:proofErr w:type="spellEnd"/>
      <w:r>
        <w:t xml:space="preserve"> </w:t>
      </w:r>
      <w:proofErr w:type="spellStart"/>
      <w:r>
        <w:t>nacin</w:t>
      </w:r>
      <w:proofErr w:type="spellEnd"/>
      <w:r>
        <w:t xml:space="preserve"> </w:t>
      </w:r>
      <w:proofErr w:type="spellStart"/>
      <w:r>
        <w:t>itd</w:t>
      </w:r>
      <w:proofErr w:type="spellEnd"/>
      <w:r>
        <w:t xml:space="preserve">., za </w:t>
      </w:r>
      <w:proofErr w:type="spellStart"/>
      <w:r>
        <w:t>razliku</w:t>
      </w:r>
      <w:proofErr w:type="spellEnd"/>
      <w:r>
        <w:t xml:space="preserve"> od sistema </w:t>
      </w:r>
      <w:proofErr w:type="spellStart"/>
      <w:r>
        <w:t>gdje</w:t>
      </w:r>
      <w:proofErr w:type="spellEnd"/>
      <w:r>
        <w:t xml:space="preserve"> ne </w:t>
      </w:r>
      <w:proofErr w:type="spellStart"/>
      <w:r>
        <w:t>postoji</w:t>
      </w:r>
      <w:proofErr w:type="spellEnd"/>
      <w:r>
        <w:t xml:space="preserve"> ta </w:t>
      </w:r>
      <w:proofErr w:type="spellStart"/>
      <w:r>
        <w:t>funkcionalnost</w:t>
      </w:r>
      <w:proofErr w:type="spellEnd"/>
      <w:r>
        <w:t xml:space="preserve">, pa se </w:t>
      </w:r>
      <w:proofErr w:type="spellStart"/>
      <w:r>
        <w:t>kreiranje</w:t>
      </w:r>
      <w:proofErr w:type="spellEnd"/>
      <w:r>
        <w:t xml:space="preserve"> </w:t>
      </w:r>
      <w:proofErr w:type="spellStart"/>
      <w:r>
        <w:t>korisnika</w:t>
      </w:r>
      <w:proofErr w:type="spellEnd"/>
      <w:r>
        <w:t xml:space="preserve"> </w:t>
      </w:r>
      <w:proofErr w:type="spellStart"/>
      <w:r>
        <w:t>mozda</w:t>
      </w:r>
      <w:proofErr w:type="spellEnd"/>
      <w:r>
        <w:t xml:space="preserve"> </w:t>
      </w:r>
      <w:proofErr w:type="spellStart"/>
      <w:r>
        <w:t>cak</w:t>
      </w:r>
      <w:proofErr w:type="spellEnd"/>
      <w:r>
        <w:t xml:space="preserve"> </w:t>
      </w:r>
      <w:proofErr w:type="spellStart"/>
      <w:r>
        <w:t>vrsi</w:t>
      </w:r>
      <w:proofErr w:type="spellEnd"/>
      <w:r>
        <w:t xml:space="preserve"> i </w:t>
      </w:r>
      <w:proofErr w:type="spellStart"/>
      <w:r>
        <w:t>direktnim</w:t>
      </w:r>
      <w:proofErr w:type="spellEnd"/>
      <w:r>
        <w:t xml:space="preserve"> </w:t>
      </w:r>
      <w:proofErr w:type="spellStart"/>
      <w:r>
        <w:t>unosom</w:t>
      </w:r>
      <w:proofErr w:type="spellEnd"/>
      <w:r>
        <w:t xml:space="preserve"> u </w:t>
      </w:r>
      <w:proofErr w:type="spellStart"/>
      <w:r>
        <w:t>bazu</w:t>
      </w:r>
      <w:proofErr w:type="spellEnd"/>
      <w:r>
        <w:t xml:space="preserve"> </w:t>
      </w:r>
      <w:proofErr w:type="spellStart"/>
      <w:r>
        <w:t>ili</w:t>
      </w:r>
      <w:proofErr w:type="spellEnd"/>
      <w:r>
        <w:t xml:space="preserve"> </w:t>
      </w:r>
      <w:proofErr w:type="spellStart"/>
      <w:r>
        <w:t>na</w:t>
      </w:r>
      <w:proofErr w:type="spellEnd"/>
      <w:r>
        <w:t xml:space="preserve"> </w:t>
      </w:r>
      <w:proofErr w:type="spellStart"/>
      <w:r>
        <w:t>usmeni</w:t>
      </w:r>
      <w:proofErr w:type="spellEnd"/>
      <w:r>
        <w:t xml:space="preserve"> </w:t>
      </w:r>
      <w:proofErr w:type="spellStart"/>
      <w:r>
        <w:t>zahtjev</w:t>
      </w:r>
      <w:proofErr w:type="spellEnd"/>
      <w:r>
        <w:t xml:space="preserve"> </w:t>
      </w:r>
      <w:proofErr w:type="spellStart"/>
      <w:r>
        <w:t>koji</w:t>
      </w:r>
      <w:proofErr w:type="spellEnd"/>
      <w:r>
        <w:t xml:space="preserve"> </w:t>
      </w:r>
      <w:proofErr w:type="spellStart"/>
      <w:r>
        <w:t>neko</w:t>
      </w:r>
      <w:proofErr w:type="spellEnd"/>
      <w:r>
        <w:t xml:space="preserve"> da </w:t>
      </w:r>
      <w:proofErr w:type="spellStart"/>
      <w:r>
        <w:t>administratoru</w:t>
      </w:r>
      <w:proofErr w:type="spellEnd"/>
      <w:r>
        <w:t xml:space="preserve"> sistema.</w:t>
      </w:r>
    </w:p>
  </w:comment>
  <w:comment w:id="347" w:author="Ognjen Joldzic" w:date="2018-05-13T01:05:00Z" w:initials="OJ">
    <w:p w14:paraId="0A5ACF6B" w14:textId="77777777" w:rsidR="009B0D46" w:rsidRDefault="009B0D46">
      <w:pPr>
        <w:pStyle w:val="CommentText"/>
      </w:pPr>
      <w:r>
        <w:t xml:space="preserve">I </w:t>
      </w:r>
      <w:proofErr w:type="spellStart"/>
      <w:r>
        <w:t>dalje</w:t>
      </w:r>
      <w:proofErr w:type="spellEnd"/>
      <w:r>
        <w:t xml:space="preserve"> je </w:t>
      </w:r>
      <w:proofErr w:type="spellStart"/>
      <w:r>
        <w:t>opis</w:t>
      </w:r>
      <w:proofErr w:type="spellEnd"/>
      <w:r>
        <w:t xml:space="preserve"> </w:t>
      </w:r>
      <w:proofErr w:type="spellStart"/>
      <w:r>
        <w:t>direktno</w:t>
      </w:r>
      <w:proofErr w:type="spellEnd"/>
      <w:r>
        <w:t xml:space="preserve"> </w:t>
      </w:r>
      <w:proofErr w:type="spellStart"/>
      <w:r>
        <w:t>prenesen</w:t>
      </w:r>
      <w:proofErr w:type="spellEnd"/>
      <w:r>
        <w:t xml:space="preserve"> </w:t>
      </w:r>
      <w:proofErr w:type="spellStart"/>
      <w:r>
        <w:t>sa</w:t>
      </w:r>
      <w:proofErr w:type="spellEnd"/>
      <w:r>
        <w:t xml:space="preserve"> </w:t>
      </w:r>
      <w:hyperlink r:id="rId1" w:history="1">
        <w:r>
          <w:rPr>
            <w:rStyle w:val="Hyperlink"/>
          </w:rPr>
          <w:t>https://auth0.com/blog/what-is-and-how-does-single-sign-on-work/</w:t>
        </w:r>
      </w:hyperlink>
      <w:r>
        <w:t xml:space="preserve"> (</w:t>
      </w:r>
      <w:proofErr w:type="spellStart"/>
      <w:r>
        <w:t>istina</w:t>
      </w:r>
      <w:proofErr w:type="spellEnd"/>
      <w:r>
        <w:t xml:space="preserve">, </w:t>
      </w:r>
      <w:proofErr w:type="spellStart"/>
      <w:r>
        <w:t>naveden</w:t>
      </w:r>
      <w:proofErr w:type="spellEnd"/>
      <w:r>
        <w:t xml:space="preserve"> u </w:t>
      </w:r>
      <w:proofErr w:type="spellStart"/>
      <w:r>
        <w:t>literaturi</w:t>
      </w:r>
      <w:proofErr w:type="spellEnd"/>
      <w:r>
        <w:t xml:space="preserve">). </w:t>
      </w:r>
      <w:proofErr w:type="spellStart"/>
      <w:r>
        <w:t>Slike</w:t>
      </w:r>
      <w:proofErr w:type="spellEnd"/>
      <w:r>
        <w:t xml:space="preserve"> </w:t>
      </w:r>
      <w:proofErr w:type="spellStart"/>
      <w:r>
        <w:t>jesu</w:t>
      </w:r>
      <w:proofErr w:type="spellEnd"/>
      <w:r>
        <w:t xml:space="preserve"> </w:t>
      </w:r>
      <w:proofErr w:type="spellStart"/>
      <w:r>
        <w:t>prevedene</w:t>
      </w:r>
      <w:proofErr w:type="spellEnd"/>
      <w:r>
        <w:t xml:space="preserve">, </w:t>
      </w:r>
      <w:proofErr w:type="spellStart"/>
      <w:r>
        <w:t>ali</w:t>
      </w:r>
      <w:proofErr w:type="spellEnd"/>
      <w:r>
        <w:t xml:space="preserve"> </w:t>
      </w:r>
      <w:proofErr w:type="spellStart"/>
      <w:r>
        <w:t>mislim</w:t>
      </w:r>
      <w:proofErr w:type="spellEnd"/>
      <w:r>
        <w:t xml:space="preserve"> da </w:t>
      </w:r>
      <w:proofErr w:type="spellStart"/>
      <w:r>
        <w:t>nema</w:t>
      </w:r>
      <w:proofErr w:type="spellEnd"/>
      <w:r>
        <w:t xml:space="preserve"> </w:t>
      </w:r>
      <w:proofErr w:type="spellStart"/>
      <w:r>
        <w:t>razloga</w:t>
      </w:r>
      <w:proofErr w:type="spellEnd"/>
      <w:r>
        <w:t xml:space="preserve"> da </w:t>
      </w:r>
      <w:proofErr w:type="spellStart"/>
      <w:r>
        <w:t>bude</w:t>
      </w:r>
      <w:proofErr w:type="spellEnd"/>
      <w:r>
        <w:t xml:space="preserve"> </w:t>
      </w:r>
      <w:proofErr w:type="spellStart"/>
      <w:r>
        <w:t>baš</w:t>
      </w:r>
      <w:proofErr w:type="spellEnd"/>
      <w:r>
        <w:t xml:space="preserve"> </w:t>
      </w:r>
      <w:proofErr w:type="spellStart"/>
      <w:r>
        <w:t>direktno</w:t>
      </w:r>
      <w:proofErr w:type="spellEnd"/>
      <w:r>
        <w:t xml:space="preserve"> </w:t>
      </w:r>
      <w:proofErr w:type="spellStart"/>
      <w:r>
        <w:t>preneseno</w:t>
      </w:r>
      <w:proofErr w:type="spellEnd"/>
      <w:r>
        <w:t xml:space="preserve">. </w:t>
      </w:r>
      <w:proofErr w:type="spellStart"/>
      <w:r>
        <w:t>Prvo</w:t>
      </w:r>
      <w:proofErr w:type="spellEnd"/>
      <w:r>
        <w:t xml:space="preserve"> </w:t>
      </w:r>
      <w:proofErr w:type="spellStart"/>
      <w:r>
        <w:t>pročitajte</w:t>
      </w:r>
      <w:proofErr w:type="spellEnd"/>
      <w:r>
        <w:t xml:space="preserve"> </w:t>
      </w:r>
      <w:proofErr w:type="spellStart"/>
      <w:r>
        <w:t>tekst</w:t>
      </w:r>
      <w:proofErr w:type="spellEnd"/>
      <w:r>
        <w:t xml:space="preserve">, pa </w:t>
      </w:r>
      <w:proofErr w:type="spellStart"/>
      <w:r>
        <w:t>ga</w:t>
      </w:r>
      <w:proofErr w:type="spellEnd"/>
      <w:r>
        <w:t xml:space="preserve"> </w:t>
      </w:r>
      <w:proofErr w:type="spellStart"/>
      <w:r>
        <w:t>napišite</w:t>
      </w:r>
      <w:proofErr w:type="spellEnd"/>
      <w:r>
        <w:t xml:space="preserve"> </w:t>
      </w:r>
      <w:proofErr w:type="spellStart"/>
      <w:r>
        <w:t>svojim</w:t>
      </w:r>
      <w:proofErr w:type="spellEnd"/>
      <w:r>
        <w:t xml:space="preserve"> </w:t>
      </w:r>
      <w:proofErr w:type="spellStart"/>
      <w:r>
        <w:t>riječima</w:t>
      </w:r>
      <w:proofErr w:type="spellEnd"/>
      <w:r>
        <w:t>.</w:t>
      </w:r>
    </w:p>
  </w:comment>
  <w:comment w:id="348" w:author="Rajo" w:date="2018-06-11T21:51:00Z" w:initials="R">
    <w:p w14:paraId="43B5237D" w14:textId="5F088C67" w:rsidR="009B0D46" w:rsidRDefault="009B0D46">
      <w:pPr>
        <w:pStyle w:val="CommentText"/>
      </w:pPr>
      <w:r>
        <w:rPr>
          <w:rStyle w:val="CommentReference"/>
        </w:rPr>
        <w:annotationRef/>
      </w:r>
      <w:proofErr w:type="spellStart"/>
      <w:r>
        <w:t>Prepravio</w:t>
      </w:r>
      <w:proofErr w:type="spellEnd"/>
      <w:r>
        <w:t xml:space="preserve"> </w:t>
      </w:r>
      <w:proofErr w:type="spellStart"/>
      <w:r>
        <w:t>sam</w:t>
      </w:r>
      <w:proofErr w:type="spellEnd"/>
      <w:r>
        <w:t xml:space="preserve"> </w:t>
      </w:r>
      <w:proofErr w:type="spellStart"/>
      <w:r>
        <w:t>dijelove</w:t>
      </w:r>
      <w:proofErr w:type="spellEnd"/>
      <w:r>
        <w:t xml:space="preserve"> </w:t>
      </w:r>
      <w:proofErr w:type="spellStart"/>
      <w:r>
        <w:t>koji</w:t>
      </w:r>
      <w:proofErr w:type="spellEnd"/>
      <w:r>
        <w:t xml:space="preserve"> </w:t>
      </w:r>
      <w:proofErr w:type="spellStart"/>
      <w:r>
        <w:t>su</w:t>
      </w:r>
      <w:proofErr w:type="spellEnd"/>
      <w:r>
        <w:t xml:space="preserve"> </w:t>
      </w:r>
      <w:proofErr w:type="spellStart"/>
      <w:r>
        <w:t>bili</w:t>
      </w:r>
      <w:proofErr w:type="spellEnd"/>
      <w:r>
        <w:t xml:space="preserve"> </w:t>
      </w:r>
      <w:proofErr w:type="spellStart"/>
      <w:r>
        <w:t>direktno</w:t>
      </w:r>
      <w:proofErr w:type="spellEnd"/>
      <w:r>
        <w:t xml:space="preserve"> </w:t>
      </w:r>
      <w:proofErr w:type="spellStart"/>
      <w:r>
        <w:t>preneseni</w:t>
      </w:r>
      <w:proofErr w:type="spellEnd"/>
      <w:r>
        <w:t xml:space="preserve">, s </w:t>
      </w:r>
      <w:proofErr w:type="spellStart"/>
      <w:r>
        <w:t>tim</w:t>
      </w:r>
      <w:proofErr w:type="spellEnd"/>
      <w:r>
        <w:t xml:space="preserve"> da </w:t>
      </w:r>
      <w:proofErr w:type="spellStart"/>
      <w:r>
        <w:t>nisam</w:t>
      </w:r>
      <w:proofErr w:type="spellEnd"/>
      <w:r>
        <w:t xml:space="preserve"> </w:t>
      </w:r>
      <w:proofErr w:type="spellStart"/>
      <w:r>
        <w:t>puno</w:t>
      </w:r>
      <w:proofErr w:type="spellEnd"/>
      <w:r>
        <w:t xml:space="preserve"> </w:t>
      </w:r>
      <w:proofErr w:type="spellStart"/>
      <w:r>
        <w:t>prepravljao</w:t>
      </w:r>
      <w:proofErr w:type="spellEnd"/>
      <w:r>
        <w:t xml:space="preserve"> one </w:t>
      </w:r>
      <w:proofErr w:type="spellStart"/>
      <w:r>
        <w:t>koji</w:t>
      </w:r>
      <w:proofErr w:type="spellEnd"/>
      <w:r>
        <w:t xml:space="preserve"> </w:t>
      </w:r>
      <w:proofErr w:type="spellStart"/>
      <w:r>
        <w:t>su</w:t>
      </w:r>
      <w:proofErr w:type="spellEnd"/>
      <w:r>
        <w:t xml:space="preserve"> </w:t>
      </w:r>
      <w:proofErr w:type="spellStart"/>
      <w:r>
        <w:t>vec</w:t>
      </w:r>
      <w:proofErr w:type="spellEnd"/>
      <w:r>
        <w:t xml:space="preserve"> </w:t>
      </w:r>
      <w:proofErr w:type="spellStart"/>
      <w:r>
        <w:t>bili</w:t>
      </w:r>
      <w:proofErr w:type="spellEnd"/>
      <w:r>
        <w:t xml:space="preserve"> </w:t>
      </w:r>
      <w:proofErr w:type="spellStart"/>
      <w:r>
        <w:t>napisani</w:t>
      </w:r>
      <w:proofErr w:type="spellEnd"/>
      <w:r>
        <w:t xml:space="preserve"> </w:t>
      </w:r>
      <w:proofErr w:type="spellStart"/>
      <w:r>
        <w:t>mojim</w:t>
      </w:r>
      <w:proofErr w:type="spellEnd"/>
      <w:r>
        <w:t xml:space="preserve"> </w:t>
      </w:r>
      <w:proofErr w:type="spellStart"/>
      <w:r>
        <w:t>rijecima</w:t>
      </w:r>
      <w:proofErr w:type="spellEnd"/>
      <w:r>
        <w:t xml:space="preserve">, </w:t>
      </w:r>
      <w:proofErr w:type="spellStart"/>
      <w:r>
        <w:t>kao</w:t>
      </w:r>
      <w:proofErr w:type="spellEnd"/>
      <w:r>
        <w:t xml:space="preserve"> </w:t>
      </w:r>
      <w:proofErr w:type="spellStart"/>
      <w:r>
        <w:t>npr</w:t>
      </w:r>
      <w:proofErr w:type="spellEnd"/>
      <w:r>
        <w:t xml:space="preserve"> </w:t>
      </w:r>
      <w:proofErr w:type="spellStart"/>
      <w:r>
        <w:t>objasnjenje</w:t>
      </w:r>
      <w:proofErr w:type="spellEnd"/>
      <w:r>
        <w:t xml:space="preserve"> </w:t>
      </w:r>
      <w:proofErr w:type="spellStart"/>
      <w:r>
        <w:t>uobicajene</w:t>
      </w:r>
      <w:proofErr w:type="spellEnd"/>
      <w:r>
        <w:t xml:space="preserve"> SSO </w:t>
      </w:r>
      <w:proofErr w:type="spellStart"/>
      <w:r>
        <w:t>konfiguracije</w:t>
      </w:r>
      <w:proofErr w:type="spellEnd"/>
    </w:p>
  </w:comment>
  <w:comment w:id="1319" w:author="Ognjen Joldzic" w:date="2018-05-13T01:14:00Z" w:initials="OJ">
    <w:p w14:paraId="5469E853" w14:textId="77777777" w:rsidR="009B0D46" w:rsidRDefault="009B0D46">
      <w:pPr>
        <w:pStyle w:val="CommentText"/>
      </w:pPr>
      <w:r>
        <w:t xml:space="preserve">I </w:t>
      </w:r>
      <w:proofErr w:type="spellStart"/>
      <w:r>
        <w:t>ovo</w:t>
      </w:r>
      <w:proofErr w:type="spellEnd"/>
      <w:r>
        <w:t xml:space="preserve"> </w:t>
      </w:r>
      <w:proofErr w:type="spellStart"/>
      <w:r>
        <w:t>poglavlje</w:t>
      </w:r>
      <w:proofErr w:type="spellEnd"/>
      <w:r>
        <w:t xml:space="preserve"> je </w:t>
      </w:r>
      <w:proofErr w:type="spellStart"/>
      <w:r>
        <w:t>direktno</w:t>
      </w:r>
      <w:proofErr w:type="spellEnd"/>
      <w:r>
        <w:t xml:space="preserve"> </w:t>
      </w:r>
      <w:proofErr w:type="spellStart"/>
      <w:r>
        <w:t>prevedeno</w:t>
      </w:r>
      <w:proofErr w:type="spellEnd"/>
      <w:r>
        <w:t xml:space="preserve"> </w:t>
      </w:r>
      <w:proofErr w:type="spellStart"/>
      <w:r>
        <w:t>sa</w:t>
      </w:r>
      <w:proofErr w:type="spellEnd"/>
      <w:r>
        <w:t xml:space="preserve"> </w:t>
      </w:r>
      <w:proofErr w:type="spellStart"/>
      <w:r>
        <w:t>linkova</w:t>
      </w:r>
      <w:proofErr w:type="spellEnd"/>
      <w:r>
        <w:t xml:space="preserve"> </w:t>
      </w:r>
      <w:proofErr w:type="spellStart"/>
      <w:r>
        <w:t>koji</w:t>
      </w:r>
      <w:proofErr w:type="spellEnd"/>
      <w:r>
        <w:t xml:space="preserve"> </w:t>
      </w:r>
      <w:proofErr w:type="spellStart"/>
      <w:r>
        <w:t>su</w:t>
      </w:r>
      <w:proofErr w:type="spellEnd"/>
      <w:r>
        <w:t xml:space="preserve"> </w:t>
      </w:r>
      <w:proofErr w:type="spellStart"/>
      <w:r>
        <w:t>navedeni</w:t>
      </w:r>
      <w:proofErr w:type="spellEnd"/>
      <w:r>
        <w:t xml:space="preserve"> u </w:t>
      </w:r>
      <w:proofErr w:type="spellStart"/>
      <w:r>
        <w:t>referenci</w:t>
      </w:r>
      <w:proofErr w:type="spellEnd"/>
      <w:r>
        <w:t xml:space="preserve"> </w:t>
      </w:r>
      <w:proofErr w:type="spellStart"/>
      <w:r>
        <w:t>na</w:t>
      </w:r>
      <w:proofErr w:type="spellEnd"/>
      <w:r>
        <w:t xml:space="preserve"> </w:t>
      </w:r>
      <w:proofErr w:type="spellStart"/>
      <w:r>
        <w:t>kraju</w:t>
      </w:r>
      <w:proofErr w:type="spellEnd"/>
      <w:r>
        <w:t>.</w:t>
      </w:r>
    </w:p>
  </w:comment>
  <w:comment w:id="1320" w:author="Rajo" w:date="2018-06-17T16:55:00Z" w:initials="R">
    <w:p w14:paraId="6483FB9E" w14:textId="76DE076E" w:rsidR="009B0D46" w:rsidRDefault="009B0D46">
      <w:pPr>
        <w:pStyle w:val="CommentText"/>
      </w:pPr>
      <w:r>
        <w:rPr>
          <w:rStyle w:val="CommentReference"/>
        </w:rPr>
        <w:annotationRef/>
      </w:r>
      <w:proofErr w:type="spellStart"/>
      <w:r>
        <w:t>prepravljeno</w:t>
      </w:r>
      <w:proofErr w:type="spellEnd"/>
    </w:p>
  </w:comment>
  <w:comment w:id="1624" w:author="Ognjen Joldzic" w:date="2018-05-13T01:45:00Z" w:initials="OJ">
    <w:p w14:paraId="2F90DE6D" w14:textId="77777777" w:rsidR="009B0D46" w:rsidRDefault="009B0D46">
      <w:pPr>
        <w:pStyle w:val="CommentText"/>
      </w:pPr>
      <w:proofErr w:type="spellStart"/>
      <w:r>
        <w:t>Pružalac</w:t>
      </w:r>
      <w:proofErr w:type="spellEnd"/>
      <w:r>
        <w:t xml:space="preserve"> </w:t>
      </w:r>
      <w:proofErr w:type="spellStart"/>
      <w:r>
        <w:t>identiteta</w:t>
      </w:r>
      <w:proofErr w:type="spellEnd"/>
    </w:p>
  </w:comment>
  <w:comment w:id="1625" w:author="Zoran Djuric" w:date="2018-05-20T09:36:00Z" w:initials="ZD">
    <w:p w14:paraId="6341CFA8" w14:textId="1304CA51" w:rsidR="009B0D46" w:rsidRDefault="009B0D46">
      <w:pPr>
        <w:pStyle w:val="CommentText"/>
      </w:pPr>
      <w:r>
        <w:rPr>
          <w:rStyle w:val="CommentReference"/>
        </w:rPr>
        <w:annotationRef/>
      </w:r>
      <w:proofErr w:type="spellStart"/>
      <w:r>
        <w:t>ili</w:t>
      </w:r>
      <w:proofErr w:type="spellEnd"/>
      <w:r>
        <w:t xml:space="preserve"> </w:t>
      </w:r>
      <w:proofErr w:type="spellStart"/>
      <w:r>
        <w:t>davalac</w:t>
      </w:r>
      <w:proofErr w:type="spellEnd"/>
      <w:r>
        <w:t xml:space="preserve"> </w:t>
      </w:r>
      <w:proofErr w:type="spellStart"/>
      <w:r>
        <w:t>identiteta</w:t>
      </w:r>
      <w:proofErr w:type="spellEnd"/>
    </w:p>
  </w:comment>
  <w:comment w:id="1626" w:author="Rajo" w:date="2018-06-17T16:55:00Z" w:initials="R">
    <w:p w14:paraId="3ECFF555" w14:textId="4915E351" w:rsidR="009B0D46" w:rsidRDefault="009B0D46">
      <w:pPr>
        <w:pStyle w:val="CommentText"/>
      </w:pPr>
      <w:r>
        <w:rPr>
          <w:rStyle w:val="CommentReference"/>
        </w:rPr>
        <w:annotationRef/>
      </w:r>
      <w:proofErr w:type="spellStart"/>
      <w:r>
        <w:t>prepravljeno</w:t>
      </w:r>
      <w:proofErr w:type="spellEnd"/>
    </w:p>
  </w:comment>
  <w:comment w:id="1629" w:author="Ognjen Joldzic" w:date="2018-05-13T01:45:00Z" w:initials="OJ">
    <w:p w14:paraId="63B1DAE8" w14:textId="77777777" w:rsidR="009B0D46" w:rsidRDefault="009B0D46">
      <w:pPr>
        <w:pStyle w:val="CommentText"/>
      </w:pPr>
      <w:proofErr w:type="spellStart"/>
      <w:r>
        <w:t>Pružalac</w:t>
      </w:r>
      <w:proofErr w:type="spellEnd"/>
      <w:r>
        <w:t xml:space="preserve"> </w:t>
      </w:r>
      <w:proofErr w:type="spellStart"/>
      <w:r>
        <w:t>usluge</w:t>
      </w:r>
      <w:proofErr w:type="spellEnd"/>
      <w:r>
        <w:t>/</w:t>
      </w:r>
      <w:proofErr w:type="spellStart"/>
      <w:r>
        <w:t>servisa</w:t>
      </w:r>
      <w:proofErr w:type="spellEnd"/>
    </w:p>
  </w:comment>
  <w:comment w:id="1630" w:author="Zoran Djuric" w:date="2018-05-20T09:36:00Z" w:initials="ZD">
    <w:p w14:paraId="39D233CF" w14:textId="5F807F32" w:rsidR="009B0D46" w:rsidRDefault="009B0D46">
      <w:pPr>
        <w:pStyle w:val="CommentText"/>
      </w:pPr>
      <w:r>
        <w:rPr>
          <w:rStyle w:val="CommentReference"/>
        </w:rPr>
        <w:annotationRef/>
      </w:r>
      <w:proofErr w:type="spellStart"/>
      <w:r>
        <w:t>ili</w:t>
      </w:r>
      <w:proofErr w:type="spellEnd"/>
      <w:r>
        <w:t xml:space="preserve"> </w:t>
      </w:r>
      <w:proofErr w:type="spellStart"/>
      <w:r>
        <w:t>davalac</w:t>
      </w:r>
      <w:proofErr w:type="spellEnd"/>
      <w:r>
        <w:t xml:space="preserve"> </w:t>
      </w:r>
      <w:proofErr w:type="spellStart"/>
      <w:r>
        <w:t>usluge</w:t>
      </w:r>
      <w:proofErr w:type="spellEnd"/>
      <w:r>
        <w:t xml:space="preserve">. </w:t>
      </w:r>
      <w:proofErr w:type="spellStart"/>
      <w:r>
        <w:t>Neka</w:t>
      </w:r>
      <w:proofErr w:type="spellEnd"/>
      <w:r>
        <w:t xml:space="preserve"> </w:t>
      </w:r>
      <w:proofErr w:type="spellStart"/>
      <w:r>
        <w:t>samo</w:t>
      </w:r>
      <w:proofErr w:type="spellEnd"/>
      <w:r>
        <w:t xml:space="preserve"> </w:t>
      </w:r>
      <w:proofErr w:type="spellStart"/>
      <w:r>
        <w:t>bude</w:t>
      </w:r>
      <w:proofErr w:type="spellEnd"/>
      <w:r>
        <w:t xml:space="preserve"> </w:t>
      </w:r>
      <w:proofErr w:type="spellStart"/>
      <w:r>
        <w:t>konzistentno</w:t>
      </w:r>
      <w:proofErr w:type="spellEnd"/>
      <w:r>
        <w:t xml:space="preserve"> s </w:t>
      </w:r>
      <w:proofErr w:type="spellStart"/>
      <w:r>
        <w:t>prethodnim</w:t>
      </w:r>
      <w:proofErr w:type="spellEnd"/>
      <w:r>
        <w:t>…</w:t>
      </w:r>
    </w:p>
  </w:comment>
  <w:comment w:id="1631" w:author="Rajo" w:date="2018-06-17T16:55:00Z" w:initials="R">
    <w:p w14:paraId="67BE7370" w14:textId="0197BF54" w:rsidR="009B0D46" w:rsidRDefault="009B0D46">
      <w:pPr>
        <w:pStyle w:val="CommentText"/>
      </w:pPr>
      <w:r>
        <w:rPr>
          <w:rStyle w:val="CommentReference"/>
        </w:rPr>
        <w:annotationRef/>
      </w:r>
      <w:proofErr w:type="spellStart"/>
      <w:r>
        <w:t>prepravljeno</w:t>
      </w:r>
      <w:proofErr w:type="spellEnd"/>
    </w:p>
  </w:comment>
  <w:comment w:id="1765" w:author="Zoran Djuric" w:date="2018-05-20T09:46:00Z" w:initials="ZD">
    <w:p w14:paraId="5D4377C3" w14:textId="3F549025" w:rsidR="009B0D46" w:rsidRDefault="009B0D46">
      <w:pPr>
        <w:pStyle w:val="CommentText"/>
      </w:pPr>
      <w:r>
        <w:rPr>
          <w:rStyle w:val="CommentReference"/>
        </w:rPr>
        <w:annotationRef/>
      </w:r>
      <w:proofErr w:type="spellStart"/>
      <w:r>
        <w:t>kako</w:t>
      </w:r>
      <w:proofErr w:type="spellEnd"/>
      <w:r>
        <w:t xml:space="preserve"> se </w:t>
      </w:r>
      <w:proofErr w:type="spellStart"/>
      <w:r>
        <w:t>uspostavlja</w:t>
      </w:r>
      <w:proofErr w:type="spellEnd"/>
      <w:r>
        <w:t xml:space="preserve"> </w:t>
      </w:r>
      <w:proofErr w:type="spellStart"/>
      <w:r>
        <w:t>siguran</w:t>
      </w:r>
      <w:proofErr w:type="spellEnd"/>
      <w:r>
        <w:t xml:space="preserve"> </w:t>
      </w:r>
      <w:proofErr w:type="spellStart"/>
      <w:r>
        <w:t>kanal</w:t>
      </w:r>
      <w:proofErr w:type="spellEnd"/>
      <w:r>
        <w:t xml:space="preserve">? </w:t>
      </w:r>
      <w:proofErr w:type="spellStart"/>
      <w:r>
        <w:t>Kad</w:t>
      </w:r>
      <w:proofErr w:type="spellEnd"/>
      <w:r>
        <w:t xml:space="preserve"> “</w:t>
      </w:r>
      <w:proofErr w:type="spellStart"/>
      <w:r>
        <w:t>uvodiš</w:t>
      </w:r>
      <w:proofErr w:type="spellEnd"/>
      <w:r>
        <w:t xml:space="preserve">” </w:t>
      </w:r>
      <w:proofErr w:type="spellStart"/>
      <w:r>
        <w:t>ovakve</w:t>
      </w:r>
      <w:proofErr w:type="spellEnd"/>
      <w:r>
        <w:t xml:space="preserve"> </w:t>
      </w:r>
      <w:proofErr w:type="spellStart"/>
      <w:r>
        <w:t>termine</w:t>
      </w:r>
      <w:proofErr w:type="spellEnd"/>
      <w:r>
        <w:t xml:space="preserve">, </w:t>
      </w:r>
      <w:proofErr w:type="spellStart"/>
      <w:r>
        <w:t>onda</w:t>
      </w:r>
      <w:proofErr w:type="spellEnd"/>
      <w:r>
        <w:t xml:space="preserve"> </w:t>
      </w:r>
      <w:proofErr w:type="spellStart"/>
      <w:r>
        <w:t>ih</w:t>
      </w:r>
      <w:proofErr w:type="spellEnd"/>
      <w:r>
        <w:t xml:space="preserve"> </w:t>
      </w:r>
      <w:proofErr w:type="spellStart"/>
      <w:r>
        <w:t>moraš</w:t>
      </w:r>
      <w:proofErr w:type="spellEnd"/>
      <w:r>
        <w:t xml:space="preserve"> </w:t>
      </w:r>
      <w:proofErr w:type="spellStart"/>
      <w:r>
        <w:t>pojasniti</w:t>
      </w:r>
      <w:proofErr w:type="spellEnd"/>
      <w:r>
        <w:t>…</w:t>
      </w:r>
    </w:p>
  </w:comment>
  <w:comment w:id="1766" w:author="Rajo" w:date="2018-06-17T16:55:00Z" w:initials="R">
    <w:p w14:paraId="3593A8CC" w14:textId="3B005698" w:rsidR="009B0D46" w:rsidRDefault="009B0D46">
      <w:pPr>
        <w:pStyle w:val="CommentText"/>
      </w:pPr>
      <w:r>
        <w:rPr>
          <w:rStyle w:val="CommentReference"/>
        </w:rPr>
        <w:annotationRef/>
      </w:r>
      <w:proofErr w:type="spellStart"/>
      <w:r>
        <w:t>prepravljeno</w:t>
      </w:r>
      <w:proofErr w:type="spellEnd"/>
    </w:p>
  </w:comment>
  <w:comment w:id="1783" w:author="Ognjen Joldzic" w:date="2018-05-13T01:49:00Z" w:initials="OJ">
    <w:p w14:paraId="47AD03D4" w14:textId="77777777" w:rsidR="009B0D46" w:rsidRDefault="009B0D46">
      <w:pPr>
        <w:pStyle w:val="CommentText"/>
      </w:pPr>
      <w:proofErr w:type="spellStart"/>
      <w:r>
        <w:t>Zašto</w:t>
      </w:r>
      <w:proofErr w:type="spellEnd"/>
      <w:r>
        <w:t xml:space="preserve"> je </w:t>
      </w:r>
      <w:proofErr w:type="spellStart"/>
      <w:r>
        <w:t>najvažniji</w:t>
      </w:r>
      <w:proofErr w:type="spellEnd"/>
      <w:r>
        <w:t>?</w:t>
      </w:r>
    </w:p>
  </w:comment>
  <w:comment w:id="1784" w:author="Rajo" w:date="2018-06-17T16:56:00Z" w:initials="R">
    <w:p w14:paraId="1706CCEE" w14:textId="04858209" w:rsidR="009B0D46" w:rsidRDefault="009B0D46">
      <w:pPr>
        <w:pStyle w:val="CommentText"/>
      </w:pPr>
      <w:r>
        <w:rPr>
          <w:rStyle w:val="CommentReference"/>
        </w:rPr>
        <w:annotationRef/>
      </w:r>
      <w:proofErr w:type="spellStart"/>
      <w:r>
        <w:t>Dodano</w:t>
      </w:r>
      <w:proofErr w:type="spellEnd"/>
      <w:r>
        <w:t>/</w:t>
      </w:r>
      <w:proofErr w:type="spellStart"/>
      <w:r>
        <w:t>prepravljeno</w:t>
      </w:r>
      <w:proofErr w:type="spellEnd"/>
    </w:p>
  </w:comment>
  <w:comment w:id="1827" w:author="Zoran Djuric" w:date="2018-05-20T09:48:00Z" w:initials="ZD">
    <w:p w14:paraId="2A2AB954" w14:textId="0888C59D" w:rsidR="009B0D46" w:rsidRDefault="009B0D46">
      <w:pPr>
        <w:pStyle w:val="CommentText"/>
      </w:pPr>
      <w:r>
        <w:rPr>
          <w:rStyle w:val="CommentReference"/>
        </w:rPr>
        <w:annotationRef/>
      </w:r>
      <w:r>
        <w:t xml:space="preserve">to </w:t>
      </w:r>
      <w:proofErr w:type="spellStart"/>
      <w:r>
        <w:t>nije</w:t>
      </w:r>
      <w:proofErr w:type="spellEnd"/>
      <w:r>
        <w:t xml:space="preserve"> </w:t>
      </w:r>
      <w:proofErr w:type="spellStart"/>
      <w:r>
        <w:t>definisano</w:t>
      </w:r>
      <w:proofErr w:type="spellEnd"/>
      <w:r>
        <w:t xml:space="preserve"> </w:t>
      </w:r>
      <w:proofErr w:type="spellStart"/>
      <w:r>
        <w:t>specifikacijom</w:t>
      </w:r>
      <w:proofErr w:type="spellEnd"/>
      <w:r>
        <w:t xml:space="preserve">. SOAP </w:t>
      </w:r>
      <w:proofErr w:type="spellStart"/>
      <w:r>
        <w:t>najčešće</w:t>
      </w:r>
      <w:proofErr w:type="spellEnd"/>
      <w:r>
        <w:t xml:space="preserve"> </w:t>
      </w:r>
      <w:proofErr w:type="spellStart"/>
      <w:r>
        <w:t>koristi</w:t>
      </w:r>
      <w:proofErr w:type="spellEnd"/>
      <w:r>
        <w:t xml:space="preserve"> HTTP </w:t>
      </w:r>
      <w:proofErr w:type="spellStart"/>
      <w:r>
        <w:t>kao</w:t>
      </w:r>
      <w:proofErr w:type="spellEnd"/>
      <w:r>
        <w:t xml:space="preserve"> </w:t>
      </w:r>
      <w:proofErr w:type="spellStart"/>
      <w:r>
        <w:t>treasportni</w:t>
      </w:r>
      <w:proofErr w:type="spellEnd"/>
      <w:r>
        <w:t xml:space="preserve"> </w:t>
      </w:r>
      <w:proofErr w:type="spellStart"/>
      <w:r>
        <w:t>protokol</w:t>
      </w:r>
      <w:proofErr w:type="spellEnd"/>
      <w:r>
        <w:t xml:space="preserve">, </w:t>
      </w:r>
      <w:proofErr w:type="spellStart"/>
      <w:r>
        <w:t>najčešće</w:t>
      </w:r>
      <w:proofErr w:type="spellEnd"/>
      <w:r>
        <w:t xml:space="preserve"> </w:t>
      </w:r>
      <w:proofErr w:type="spellStart"/>
      <w:r>
        <w:t>su</w:t>
      </w:r>
      <w:proofErr w:type="spellEnd"/>
      <w:r>
        <w:t xml:space="preserve"> </w:t>
      </w:r>
      <w:proofErr w:type="spellStart"/>
      <w:r>
        <w:t>takve</w:t>
      </w:r>
      <w:proofErr w:type="spellEnd"/>
      <w:r>
        <w:t xml:space="preserve"> </w:t>
      </w:r>
      <w:proofErr w:type="spellStart"/>
      <w:r>
        <w:t>implementacije</w:t>
      </w:r>
      <w:proofErr w:type="spellEnd"/>
      <w:r>
        <w:t xml:space="preserve">, </w:t>
      </w:r>
      <w:proofErr w:type="spellStart"/>
      <w:r>
        <w:t>ali</w:t>
      </w:r>
      <w:proofErr w:type="spellEnd"/>
      <w:r>
        <w:t xml:space="preserve"> ne </w:t>
      </w:r>
      <w:proofErr w:type="spellStart"/>
      <w:r>
        <w:t>postoji</w:t>
      </w:r>
      <w:proofErr w:type="spellEnd"/>
      <w:r>
        <w:t xml:space="preserve"> </w:t>
      </w:r>
      <w:proofErr w:type="spellStart"/>
      <w:r>
        <w:t>prepreka</w:t>
      </w:r>
      <w:proofErr w:type="spellEnd"/>
      <w:r>
        <w:t xml:space="preserve"> da to </w:t>
      </w:r>
      <w:proofErr w:type="spellStart"/>
      <w:r>
        <w:t>bude</w:t>
      </w:r>
      <w:proofErr w:type="spellEnd"/>
      <w:r>
        <w:t xml:space="preserve"> i </w:t>
      </w:r>
      <w:proofErr w:type="spellStart"/>
      <w:r>
        <w:t>neki</w:t>
      </w:r>
      <w:proofErr w:type="spellEnd"/>
      <w:r>
        <w:t xml:space="preserve"> </w:t>
      </w:r>
      <w:proofErr w:type="spellStart"/>
      <w:r>
        <w:t>drugi</w:t>
      </w:r>
      <w:proofErr w:type="spellEnd"/>
      <w:r>
        <w:t xml:space="preserve"> </w:t>
      </w:r>
      <w:proofErr w:type="spellStart"/>
      <w:r>
        <w:t>protokol</w:t>
      </w:r>
      <w:proofErr w:type="spellEnd"/>
      <w:r>
        <w:t xml:space="preserve">. </w:t>
      </w:r>
      <w:proofErr w:type="spellStart"/>
      <w:r>
        <w:t>Npr</w:t>
      </w:r>
      <w:proofErr w:type="spellEnd"/>
      <w:r>
        <w:t xml:space="preserve">. SMTP, POP3, </w:t>
      </w:r>
      <w:proofErr w:type="spellStart"/>
      <w:r>
        <w:t>itd</w:t>
      </w:r>
      <w:proofErr w:type="spellEnd"/>
      <w:r>
        <w:t>.</w:t>
      </w:r>
    </w:p>
    <w:p w14:paraId="0211DBA0" w14:textId="42E9D7DE" w:rsidR="009B0D46" w:rsidRDefault="009B0D46">
      <w:pPr>
        <w:pStyle w:val="CommentText"/>
      </w:pPr>
      <w:proofErr w:type="spellStart"/>
      <w:r>
        <w:t>Ovdje</w:t>
      </w:r>
      <w:proofErr w:type="spellEnd"/>
      <w:r>
        <w:t xml:space="preserve"> je </w:t>
      </w:r>
      <w:proofErr w:type="spellStart"/>
      <w:r>
        <w:t>potrebno</w:t>
      </w:r>
      <w:proofErr w:type="spellEnd"/>
      <w:r>
        <w:t xml:space="preserve"> </w:t>
      </w:r>
      <w:proofErr w:type="spellStart"/>
      <w:r>
        <w:t>dodati</w:t>
      </w:r>
      <w:proofErr w:type="spellEnd"/>
      <w:r>
        <w:t xml:space="preserve"> </w:t>
      </w:r>
      <w:proofErr w:type="spellStart"/>
      <w:r>
        <w:t>barem</w:t>
      </w:r>
      <w:proofErr w:type="spellEnd"/>
      <w:r>
        <w:t xml:space="preserve"> </w:t>
      </w:r>
      <w:proofErr w:type="spellStart"/>
      <w:r>
        <w:t>riječ</w:t>
      </w:r>
      <w:proofErr w:type="spellEnd"/>
      <w:r>
        <w:t xml:space="preserve"> “</w:t>
      </w:r>
      <w:proofErr w:type="spellStart"/>
      <w:proofErr w:type="gramStart"/>
      <w:r>
        <w:t>najčešće</w:t>
      </w:r>
      <w:proofErr w:type="spellEnd"/>
      <w:r>
        <w:t>”…</w:t>
      </w:r>
      <w:proofErr w:type="gramEnd"/>
    </w:p>
  </w:comment>
  <w:comment w:id="1828" w:author="Rajo" w:date="2018-06-17T16:56:00Z" w:initials="R">
    <w:p w14:paraId="10DA360A" w14:textId="5FC3FABF" w:rsidR="009B0D46" w:rsidRDefault="009B0D46">
      <w:pPr>
        <w:pStyle w:val="CommentText"/>
      </w:pPr>
      <w:r>
        <w:rPr>
          <w:rStyle w:val="CommentReference"/>
        </w:rPr>
        <w:annotationRef/>
      </w:r>
      <w:proofErr w:type="spellStart"/>
      <w:r>
        <w:t>prepravljeno</w:t>
      </w:r>
      <w:proofErr w:type="spellEnd"/>
    </w:p>
  </w:comment>
  <w:comment w:id="1846" w:author="Ognjen Joldzic" w:date="2018-05-13T01:54:00Z" w:initials="OJ">
    <w:p w14:paraId="5B410912" w14:textId="77777777" w:rsidR="009B0D46" w:rsidRDefault="009B0D46">
      <w:pPr>
        <w:pStyle w:val="CommentText"/>
      </w:pPr>
      <w:proofErr w:type="spellStart"/>
      <w:r>
        <w:t>Nema</w:t>
      </w:r>
      <w:proofErr w:type="spellEnd"/>
      <w:r>
        <w:t xml:space="preserve"> </w:t>
      </w:r>
      <w:proofErr w:type="spellStart"/>
      <w:r>
        <w:t>potrebe</w:t>
      </w:r>
      <w:proofErr w:type="spellEnd"/>
      <w:r>
        <w:t xml:space="preserve"> da se </w:t>
      </w:r>
      <w:proofErr w:type="spellStart"/>
      <w:r>
        <w:t>ovdje</w:t>
      </w:r>
      <w:proofErr w:type="spellEnd"/>
      <w:r>
        <w:t xml:space="preserve"> </w:t>
      </w:r>
      <w:proofErr w:type="spellStart"/>
      <w:r>
        <w:t>spominju</w:t>
      </w:r>
      <w:proofErr w:type="spellEnd"/>
      <w:r>
        <w:t xml:space="preserve"> </w:t>
      </w:r>
      <w:proofErr w:type="spellStart"/>
      <w:r>
        <w:t>profili</w:t>
      </w:r>
      <w:proofErr w:type="spellEnd"/>
      <w:r>
        <w:t xml:space="preserve">, </w:t>
      </w:r>
      <w:proofErr w:type="spellStart"/>
      <w:r>
        <w:t>ako</w:t>
      </w:r>
      <w:proofErr w:type="spellEnd"/>
      <w:r>
        <w:t xml:space="preserve"> </w:t>
      </w:r>
      <w:proofErr w:type="spellStart"/>
      <w:r>
        <w:t>su</w:t>
      </w:r>
      <w:proofErr w:type="spellEnd"/>
      <w:r>
        <w:t xml:space="preserve"> </w:t>
      </w:r>
      <w:proofErr w:type="spellStart"/>
      <w:r>
        <w:t>već</w:t>
      </w:r>
      <w:proofErr w:type="spellEnd"/>
      <w:r>
        <w:t xml:space="preserve"> </w:t>
      </w:r>
      <w:proofErr w:type="spellStart"/>
      <w:r>
        <w:t>detaljno</w:t>
      </w:r>
      <w:proofErr w:type="spellEnd"/>
      <w:r>
        <w:t xml:space="preserve"> </w:t>
      </w:r>
      <w:proofErr w:type="spellStart"/>
      <w:r>
        <w:t>obrađeni</w:t>
      </w:r>
      <w:proofErr w:type="spellEnd"/>
      <w:r>
        <w:t xml:space="preserve"> </w:t>
      </w:r>
      <w:proofErr w:type="spellStart"/>
      <w:r>
        <w:t>kasnije</w:t>
      </w:r>
      <w:proofErr w:type="spellEnd"/>
      <w:r>
        <w:t>.</w:t>
      </w:r>
    </w:p>
  </w:comment>
  <w:comment w:id="1874" w:author="Ognjen Joldzic" w:date="2018-05-13T02:55:00Z" w:initials="OJ">
    <w:p w14:paraId="41D81C8E" w14:textId="77777777" w:rsidR="009B0D46" w:rsidRDefault="009B0D46" w:rsidP="00CB2B3B">
      <w:pPr>
        <w:pStyle w:val="CommentText"/>
      </w:pPr>
      <w:proofErr w:type="spellStart"/>
      <w:r>
        <w:t>Ovoj</w:t>
      </w:r>
      <w:proofErr w:type="spellEnd"/>
      <w:r>
        <w:t xml:space="preserve"> </w:t>
      </w:r>
      <w:proofErr w:type="spellStart"/>
      <w:r>
        <w:t>sekciji</w:t>
      </w:r>
      <w:proofErr w:type="spellEnd"/>
      <w:r>
        <w:t xml:space="preserve"> je </w:t>
      </w:r>
      <w:proofErr w:type="spellStart"/>
      <w:r>
        <w:t>mjesto</w:t>
      </w:r>
      <w:proofErr w:type="spellEnd"/>
      <w:r>
        <w:t xml:space="preserve"> </w:t>
      </w:r>
      <w:proofErr w:type="spellStart"/>
      <w:r>
        <w:t>ranije</w:t>
      </w:r>
      <w:proofErr w:type="spellEnd"/>
      <w:r>
        <w:t xml:space="preserve">, </w:t>
      </w:r>
      <w:proofErr w:type="spellStart"/>
      <w:r>
        <w:t>tamo</w:t>
      </w:r>
      <w:proofErr w:type="spellEnd"/>
      <w:r>
        <w:t xml:space="preserve"> </w:t>
      </w:r>
      <w:proofErr w:type="spellStart"/>
      <w:r>
        <w:t>gdje</w:t>
      </w:r>
      <w:proofErr w:type="spellEnd"/>
      <w:r>
        <w:t xml:space="preserve"> se i </w:t>
      </w:r>
      <w:proofErr w:type="spellStart"/>
      <w:r>
        <w:t>govori</w:t>
      </w:r>
      <w:proofErr w:type="spellEnd"/>
      <w:r>
        <w:t xml:space="preserve"> o SAML </w:t>
      </w:r>
      <w:proofErr w:type="spellStart"/>
      <w:r>
        <w:t>specifikaciji</w:t>
      </w:r>
      <w:proofErr w:type="spellEnd"/>
      <w:r>
        <w:t>.</w:t>
      </w:r>
    </w:p>
  </w:comment>
  <w:comment w:id="1875" w:author="Rajo" w:date="2018-06-17T16:56:00Z" w:initials="R">
    <w:p w14:paraId="7C775989" w14:textId="664C449E" w:rsidR="009B0D46" w:rsidRDefault="009B0D46">
      <w:pPr>
        <w:pStyle w:val="CommentText"/>
      </w:pPr>
      <w:r>
        <w:rPr>
          <w:rStyle w:val="CommentReference"/>
        </w:rPr>
        <w:annotationRef/>
      </w:r>
      <w:proofErr w:type="spellStart"/>
      <w:r>
        <w:t>prepravljeno</w:t>
      </w:r>
      <w:proofErr w:type="spellEnd"/>
    </w:p>
  </w:comment>
  <w:comment w:id="1944" w:author="Ognjen Joldzic" w:date="2018-05-13T02:50:00Z" w:initials="OJ">
    <w:p w14:paraId="1ACC3959" w14:textId="77777777" w:rsidR="009B0D46" w:rsidRDefault="009B0D46" w:rsidP="00CB2B3B">
      <w:pPr>
        <w:pStyle w:val="CommentText"/>
      </w:pPr>
      <w:r>
        <w:t xml:space="preserve">Koji </w:t>
      </w:r>
      <w:proofErr w:type="spellStart"/>
      <w:r>
        <w:t>su</w:t>
      </w:r>
      <w:proofErr w:type="spellEnd"/>
      <w:r>
        <w:t xml:space="preserve"> to </w:t>
      </w:r>
      <w:proofErr w:type="spellStart"/>
      <w:r>
        <w:t>nedostaci</w:t>
      </w:r>
      <w:proofErr w:type="spellEnd"/>
      <w:r>
        <w:t xml:space="preserve"> o </w:t>
      </w:r>
      <w:proofErr w:type="spellStart"/>
      <w:r>
        <w:t>kojima</w:t>
      </w:r>
      <w:proofErr w:type="spellEnd"/>
      <w:r>
        <w:t xml:space="preserve"> </w:t>
      </w:r>
      <w:proofErr w:type="spellStart"/>
      <w:r>
        <w:t>ovdje</w:t>
      </w:r>
      <w:proofErr w:type="spellEnd"/>
      <w:r>
        <w:t xml:space="preserve"> </w:t>
      </w:r>
      <w:proofErr w:type="spellStart"/>
      <w:r>
        <w:t>govorite</w:t>
      </w:r>
      <w:proofErr w:type="spellEnd"/>
      <w:r>
        <w:t xml:space="preserve">. </w:t>
      </w:r>
      <w:proofErr w:type="spellStart"/>
      <w:r>
        <w:t>Nije</w:t>
      </w:r>
      <w:proofErr w:type="spellEnd"/>
      <w:r>
        <w:t xml:space="preserve"> </w:t>
      </w:r>
      <w:proofErr w:type="spellStart"/>
      <w:r>
        <w:t>jasno</w:t>
      </w:r>
      <w:proofErr w:type="spellEnd"/>
      <w:r>
        <w:t xml:space="preserve"> </w:t>
      </w:r>
      <w:proofErr w:type="spellStart"/>
      <w:r>
        <w:t>iz</w:t>
      </w:r>
      <w:proofErr w:type="spellEnd"/>
      <w:r>
        <w:t xml:space="preserve"> </w:t>
      </w:r>
      <w:proofErr w:type="spellStart"/>
      <w:r>
        <w:t>nastavka</w:t>
      </w:r>
      <w:proofErr w:type="spellEnd"/>
      <w:r>
        <w:t xml:space="preserve"> </w:t>
      </w:r>
      <w:proofErr w:type="spellStart"/>
      <w:r>
        <w:t>teksta</w:t>
      </w:r>
      <w:proofErr w:type="spellEnd"/>
      <w:r>
        <w:t>.</w:t>
      </w:r>
    </w:p>
  </w:comment>
  <w:comment w:id="1945" w:author="Rajo" w:date="2018-06-17T16:56:00Z" w:initials="R">
    <w:p w14:paraId="16F14249" w14:textId="65D0E2F1" w:rsidR="009B0D46" w:rsidRDefault="009B0D46">
      <w:pPr>
        <w:pStyle w:val="CommentText"/>
      </w:pPr>
      <w:r>
        <w:rPr>
          <w:rStyle w:val="CommentReference"/>
        </w:rPr>
        <w:annotationRef/>
      </w:r>
      <w:proofErr w:type="spellStart"/>
      <w:r>
        <w:t>prepravljeno</w:t>
      </w:r>
      <w:proofErr w:type="spellEnd"/>
    </w:p>
  </w:comment>
  <w:comment w:id="1948" w:author="Ognjen Joldzic" w:date="2018-05-13T02:53:00Z" w:initials="OJ">
    <w:p w14:paraId="2902F5C3" w14:textId="77777777" w:rsidR="009B0D46" w:rsidRDefault="009B0D46" w:rsidP="00CB2B3B">
      <w:pPr>
        <w:pStyle w:val="CommentText"/>
      </w:pPr>
      <w:r>
        <w:t xml:space="preserve">Na </w:t>
      </w:r>
      <w:proofErr w:type="spellStart"/>
      <w:r>
        <w:t>šta</w:t>
      </w:r>
      <w:proofErr w:type="spellEnd"/>
      <w:r>
        <w:t xml:space="preserve"> se </w:t>
      </w:r>
      <w:proofErr w:type="spellStart"/>
      <w:r>
        <w:t>tačno</w:t>
      </w:r>
      <w:proofErr w:type="spellEnd"/>
      <w:r>
        <w:t xml:space="preserve"> </w:t>
      </w:r>
      <w:proofErr w:type="spellStart"/>
      <w:r>
        <w:t>odnosi</w:t>
      </w:r>
      <w:proofErr w:type="spellEnd"/>
      <w:r>
        <w:t xml:space="preserve"> </w:t>
      </w:r>
      <w:proofErr w:type="spellStart"/>
      <w:r>
        <w:t>referenca</w:t>
      </w:r>
      <w:proofErr w:type="spellEnd"/>
      <w:r>
        <w:t xml:space="preserve">? </w:t>
      </w:r>
      <w:proofErr w:type="spellStart"/>
      <w:r>
        <w:t>Prebacite</w:t>
      </w:r>
      <w:proofErr w:type="spellEnd"/>
      <w:r>
        <w:t xml:space="preserve"> </w:t>
      </w:r>
      <w:proofErr w:type="spellStart"/>
      <w:r>
        <w:t>ju</w:t>
      </w:r>
      <w:proofErr w:type="spellEnd"/>
      <w:r>
        <w:t xml:space="preserve"> </w:t>
      </w:r>
      <w:proofErr w:type="spellStart"/>
      <w:r>
        <w:t>negdje</w:t>
      </w:r>
      <w:proofErr w:type="spellEnd"/>
      <w:r>
        <w:t xml:space="preserve"> </w:t>
      </w:r>
      <w:proofErr w:type="spellStart"/>
      <w:r>
        <w:t>gdje</w:t>
      </w:r>
      <w:proofErr w:type="spellEnd"/>
      <w:r>
        <w:t xml:space="preserve"> </w:t>
      </w:r>
      <w:proofErr w:type="spellStart"/>
      <w:r>
        <w:t>spominjete</w:t>
      </w:r>
      <w:proofErr w:type="spellEnd"/>
      <w:r>
        <w:t xml:space="preserve"> </w:t>
      </w:r>
      <w:proofErr w:type="spellStart"/>
      <w:r>
        <w:t>neki</w:t>
      </w:r>
      <w:proofErr w:type="spellEnd"/>
      <w:r>
        <w:t xml:space="preserve"> </w:t>
      </w:r>
      <w:proofErr w:type="spellStart"/>
      <w:r>
        <w:t>pojam</w:t>
      </w:r>
      <w:proofErr w:type="spellEnd"/>
      <w:r>
        <w:t xml:space="preserve"> </w:t>
      </w:r>
      <w:proofErr w:type="spellStart"/>
      <w:r>
        <w:t>ili</w:t>
      </w:r>
      <w:proofErr w:type="spellEnd"/>
      <w:r>
        <w:t xml:space="preserve"> </w:t>
      </w:r>
      <w:proofErr w:type="spellStart"/>
      <w:r>
        <w:t>proceduru</w:t>
      </w:r>
      <w:proofErr w:type="spellEnd"/>
      <w:r>
        <w:t xml:space="preserve"> </w:t>
      </w:r>
      <w:proofErr w:type="spellStart"/>
      <w:r>
        <w:t>koju</w:t>
      </w:r>
      <w:proofErr w:type="spellEnd"/>
      <w:r>
        <w:t xml:space="preserve"> </w:t>
      </w:r>
      <w:proofErr w:type="spellStart"/>
      <w:r>
        <w:t>ste</w:t>
      </w:r>
      <w:proofErr w:type="spellEnd"/>
      <w:r>
        <w:t xml:space="preserve"> </w:t>
      </w:r>
      <w:proofErr w:type="spellStart"/>
      <w:r>
        <w:t>preuzeli</w:t>
      </w:r>
      <w:proofErr w:type="spellEnd"/>
      <w:r>
        <w:t xml:space="preserve"> </w:t>
      </w:r>
      <w:proofErr w:type="spellStart"/>
      <w:r>
        <w:t>iz</w:t>
      </w:r>
      <w:proofErr w:type="spellEnd"/>
      <w:r>
        <w:t xml:space="preserve"> literature. </w:t>
      </w:r>
      <w:proofErr w:type="spellStart"/>
      <w:r>
        <w:t>Isto</w:t>
      </w:r>
      <w:proofErr w:type="spellEnd"/>
      <w:r>
        <w:t xml:space="preserve"> </w:t>
      </w:r>
      <w:proofErr w:type="spellStart"/>
      <w:r>
        <w:t>važi</w:t>
      </w:r>
      <w:proofErr w:type="spellEnd"/>
      <w:r>
        <w:t xml:space="preserve"> za </w:t>
      </w:r>
      <w:proofErr w:type="spellStart"/>
      <w:r>
        <w:t>čitav</w:t>
      </w:r>
      <w:proofErr w:type="spellEnd"/>
      <w:r>
        <w:t xml:space="preserve"> rad, </w:t>
      </w:r>
      <w:proofErr w:type="spellStart"/>
      <w:r>
        <w:t>ako</w:t>
      </w:r>
      <w:proofErr w:type="spellEnd"/>
      <w:r>
        <w:t xml:space="preserve"> </w:t>
      </w:r>
      <w:proofErr w:type="spellStart"/>
      <w:r>
        <w:t>sam</w:t>
      </w:r>
      <w:proofErr w:type="spellEnd"/>
      <w:r>
        <w:t xml:space="preserve"> </w:t>
      </w:r>
      <w:proofErr w:type="spellStart"/>
      <w:r>
        <w:t>negdje</w:t>
      </w:r>
      <w:proofErr w:type="spellEnd"/>
      <w:r>
        <w:t xml:space="preserve"> </w:t>
      </w:r>
      <w:proofErr w:type="spellStart"/>
      <w:r>
        <w:t>propustio</w:t>
      </w:r>
      <w:proofErr w:type="spellEnd"/>
      <w:r>
        <w:t>.</w:t>
      </w:r>
    </w:p>
  </w:comment>
  <w:comment w:id="1949" w:author="Rajo" w:date="2018-06-17T16:56:00Z" w:initials="R">
    <w:p w14:paraId="199F2878" w14:textId="59E30DBA" w:rsidR="009B0D46" w:rsidRDefault="009B0D46">
      <w:pPr>
        <w:pStyle w:val="CommentText"/>
      </w:pPr>
      <w:r>
        <w:rPr>
          <w:rStyle w:val="CommentReference"/>
        </w:rPr>
        <w:annotationRef/>
      </w:r>
      <w:proofErr w:type="spellStart"/>
      <w:r>
        <w:t>prepravljeno</w:t>
      </w:r>
      <w:proofErr w:type="spellEnd"/>
      <w:r>
        <w:t xml:space="preserve">, </w:t>
      </w:r>
      <w:proofErr w:type="spellStart"/>
      <w:r>
        <w:t>odnosi</w:t>
      </w:r>
      <w:proofErr w:type="spellEnd"/>
      <w:r>
        <w:t xml:space="preserve"> se </w:t>
      </w:r>
      <w:proofErr w:type="spellStart"/>
      <w:r>
        <w:t>na</w:t>
      </w:r>
      <w:proofErr w:type="spellEnd"/>
      <w:r>
        <w:t xml:space="preserve"> </w:t>
      </w:r>
      <w:proofErr w:type="spellStart"/>
      <w:r>
        <w:t>cinjenicu</w:t>
      </w:r>
      <w:proofErr w:type="spellEnd"/>
      <w:r>
        <w:t xml:space="preserve"> da </w:t>
      </w:r>
      <w:proofErr w:type="spellStart"/>
      <w:r>
        <w:t>mobilne</w:t>
      </w:r>
      <w:proofErr w:type="spellEnd"/>
      <w:r>
        <w:t xml:space="preserve"> </w:t>
      </w:r>
      <w:proofErr w:type="spellStart"/>
      <w:r>
        <w:t>aplikacije</w:t>
      </w:r>
      <w:proofErr w:type="spellEnd"/>
      <w:r>
        <w:t xml:space="preserve"> ne </w:t>
      </w:r>
      <w:proofErr w:type="spellStart"/>
      <w:r>
        <w:t>mogu</w:t>
      </w:r>
      <w:proofErr w:type="spellEnd"/>
      <w:r>
        <w:t xml:space="preserve"> </w:t>
      </w:r>
      <w:proofErr w:type="spellStart"/>
      <w:r>
        <w:t>procitati</w:t>
      </w:r>
      <w:proofErr w:type="spellEnd"/>
      <w:r>
        <w:t xml:space="preserve"> </w:t>
      </w:r>
      <w:proofErr w:type="spellStart"/>
      <w:r>
        <w:t>tijelo</w:t>
      </w:r>
      <w:proofErr w:type="spellEnd"/>
      <w:r>
        <w:t xml:space="preserve"> POST </w:t>
      </w:r>
      <w:proofErr w:type="spellStart"/>
      <w:r>
        <w:t>zahtjeva</w:t>
      </w:r>
      <w:proofErr w:type="spellEnd"/>
      <w:r>
        <w:t xml:space="preserve"> i </w:t>
      </w:r>
      <w:proofErr w:type="spellStart"/>
      <w:r>
        <w:t>objasnjenje</w:t>
      </w:r>
      <w:proofErr w:type="spellEnd"/>
      <w:r>
        <w:t xml:space="preserve"> </w:t>
      </w:r>
      <w:proofErr w:type="spellStart"/>
      <w:r>
        <w:t>zasto</w:t>
      </w:r>
      <w:proofErr w:type="spellEnd"/>
      <w:r>
        <w:t xml:space="preserve"> to </w:t>
      </w:r>
      <w:proofErr w:type="spellStart"/>
      <w:r>
        <w:t>predstavlja</w:t>
      </w:r>
      <w:proofErr w:type="spellEnd"/>
      <w:r>
        <w:t xml:space="preserve"> problem</w:t>
      </w:r>
    </w:p>
  </w:comment>
  <w:comment w:id="1958" w:author="Ognjen Joldzic" w:date="2018-05-13T02:56:00Z" w:initials="OJ">
    <w:p w14:paraId="02F63E16" w14:textId="77777777" w:rsidR="009B0D46" w:rsidRDefault="009B0D46" w:rsidP="007303D5">
      <w:pPr>
        <w:pStyle w:val="CommentText"/>
      </w:pPr>
      <w:proofErr w:type="spellStart"/>
      <w:r>
        <w:t>Ista</w:t>
      </w:r>
      <w:proofErr w:type="spellEnd"/>
      <w:r>
        <w:t xml:space="preserve"> </w:t>
      </w:r>
      <w:proofErr w:type="spellStart"/>
      <w:r>
        <w:t>primjedba</w:t>
      </w:r>
      <w:proofErr w:type="spellEnd"/>
      <w:r>
        <w:t xml:space="preserve"> za </w:t>
      </w:r>
      <w:proofErr w:type="spellStart"/>
      <w:r>
        <w:t>lokaciju</w:t>
      </w:r>
      <w:proofErr w:type="spellEnd"/>
      <w:r>
        <w:t xml:space="preserve"> </w:t>
      </w:r>
      <w:proofErr w:type="spellStart"/>
      <w:r>
        <w:t>ove</w:t>
      </w:r>
      <w:proofErr w:type="spellEnd"/>
      <w:r>
        <w:t xml:space="preserve"> </w:t>
      </w:r>
      <w:proofErr w:type="spellStart"/>
      <w:r>
        <w:t>sekcije</w:t>
      </w:r>
      <w:proofErr w:type="spellEnd"/>
      <w:r>
        <w:t xml:space="preserve"> </w:t>
      </w:r>
      <w:proofErr w:type="spellStart"/>
      <w:r>
        <w:t>kao</w:t>
      </w:r>
      <w:proofErr w:type="spellEnd"/>
      <w:r>
        <w:t xml:space="preserve"> i za SAML. </w:t>
      </w:r>
      <w:proofErr w:type="spellStart"/>
      <w:r>
        <w:t>Pomjerite</w:t>
      </w:r>
      <w:proofErr w:type="spellEnd"/>
      <w:r>
        <w:t xml:space="preserve"> </w:t>
      </w:r>
      <w:proofErr w:type="spellStart"/>
      <w:r>
        <w:t>ovo</w:t>
      </w:r>
      <w:proofErr w:type="spellEnd"/>
      <w:r>
        <w:t xml:space="preserve"> </w:t>
      </w:r>
      <w:proofErr w:type="spellStart"/>
      <w:r>
        <w:t>ranije</w:t>
      </w:r>
      <w:proofErr w:type="spellEnd"/>
      <w:r>
        <w:t xml:space="preserve">, </w:t>
      </w:r>
      <w:proofErr w:type="spellStart"/>
      <w:r>
        <w:t>tamo</w:t>
      </w:r>
      <w:proofErr w:type="spellEnd"/>
      <w:r>
        <w:t xml:space="preserve"> </w:t>
      </w:r>
      <w:proofErr w:type="spellStart"/>
      <w:r>
        <w:t>gdje</w:t>
      </w:r>
      <w:proofErr w:type="spellEnd"/>
      <w:r>
        <w:t xml:space="preserve"> se </w:t>
      </w:r>
      <w:proofErr w:type="spellStart"/>
      <w:r>
        <w:t>prvi</w:t>
      </w:r>
      <w:proofErr w:type="spellEnd"/>
      <w:r>
        <w:t xml:space="preserve"> put </w:t>
      </w:r>
      <w:proofErr w:type="spellStart"/>
      <w:r>
        <w:t>govori</w:t>
      </w:r>
      <w:proofErr w:type="spellEnd"/>
      <w:r>
        <w:t xml:space="preserve"> o </w:t>
      </w:r>
      <w:proofErr w:type="spellStart"/>
      <w:r>
        <w:t>ostalim</w:t>
      </w:r>
      <w:proofErr w:type="spellEnd"/>
      <w:r>
        <w:t xml:space="preserve"> </w:t>
      </w:r>
      <w:proofErr w:type="spellStart"/>
      <w:r>
        <w:t>specifikacijama</w:t>
      </w:r>
      <w:proofErr w:type="spellEnd"/>
      <w:r>
        <w:t xml:space="preserve"> </w:t>
      </w:r>
      <w:proofErr w:type="spellStart"/>
      <w:r>
        <w:t>iste</w:t>
      </w:r>
      <w:proofErr w:type="spellEnd"/>
      <w:r>
        <w:t>/</w:t>
      </w:r>
      <w:proofErr w:type="spellStart"/>
      <w:r>
        <w:t>slične</w:t>
      </w:r>
      <w:proofErr w:type="spellEnd"/>
      <w:r>
        <w:t xml:space="preserve"> </w:t>
      </w:r>
      <w:proofErr w:type="spellStart"/>
      <w:r>
        <w:t>namjene</w:t>
      </w:r>
      <w:proofErr w:type="spellEnd"/>
      <w:r>
        <w:t>.</w:t>
      </w:r>
    </w:p>
  </w:comment>
  <w:comment w:id="1959" w:author="Rajo" w:date="2018-06-17T16:56:00Z" w:initials="R">
    <w:p w14:paraId="2516D896" w14:textId="2E558068" w:rsidR="009B0D46" w:rsidRDefault="009B0D46">
      <w:pPr>
        <w:pStyle w:val="CommentText"/>
      </w:pPr>
      <w:r>
        <w:rPr>
          <w:rStyle w:val="CommentReference"/>
        </w:rPr>
        <w:annotationRef/>
      </w:r>
      <w:proofErr w:type="spellStart"/>
      <w:r>
        <w:t>prepravljeno</w:t>
      </w:r>
      <w:proofErr w:type="spellEnd"/>
    </w:p>
  </w:comment>
  <w:comment w:id="2071" w:author="Ognjen Joldzic" w:date="2018-05-13T02:58:00Z" w:initials="OJ">
    <w:p w14:paraId="3BB88133" w14:textId="77777777" w:rsidR="009B0D46" w:rsidRDefault="009B0D46" w:rsidP="007303D5">
      <w:pPr>
        <w:pStyle w:val="CommentText"/>
      </w:pPr>
      <w:proofErr w:type="spellStart"/>
      <w:r>
        <w:t>Prednost</w:t>
      </w:r>
      <w:proofErr w:type="spellEnd"/>
      <w:r>
        <w:t xml:space="preserve"> u </w:t>
      </w:r>
      <w:proofErr w:type="spellStart"/>
      <w:r>
        <w:t>odnosu</w:t>
      </w:r>
      <w:proofErr w:type="spellEnd"/>
      <w:r>
        <w:t xml:space="preserve"> </w:t>
      </w:r>
      <w:proofErr w:type="spellStart"/>
      <w:r>
        <w:t>na</w:t>
      </w:r>
      <w:proofErr w:type="spellEnd"/>
      <w:r>
        <w:t xml:space="preserve"> </w:t>
      </w:r>
      <w:proofErr w:type="spellStart"/>
      <w:r>
        <w:t>šta</w:t>
      </w:r>
      <w:proofErr w:type="spellEnd"/>
      <w:r>
        <w:t xml:space="preserve"> i </w:t>
      </w:r>
      <w:proofErr w:type="spellStart"/>
      <w:r>
        <w:t>zašto</w:t>
      </w:r>
      <w:proofErr w:type="spellEnd"/>
      <w:r>
        <w:t xml:space="preserve"> je to </w:t>
      </w:r>
      <w:proofErr w:type="spellStart"/>
      <w:r>
        <w:t>prednost</w:t>
      </w:r>
      <w:proofErr w:type="spellEnd"/>
      <w:r>
        <w:t>?</w:t>
      </w:r>
    </w:p>
  </w:comment>
  <w:comment w:id="2072" w:author="Rajo" w:date="2018-06-17T16:57:00Z" w:initials="R">
    <w:p w14:paraId="212BDBB1" w14:textId="220A33BE" w:rsidR="009B0D46" w:rsidRDefault="009B0D46">
      <w:pPr>
        <w:pStyle w:val="CommentText"/>
      </w:pPr>
      <w:r>
        <w:rPr>
          <w:rStyle w:val="CommentReference"/>
        </w:rPr>
        <w:annotationRef/>
      </w:r>
      <w:proofErr w:type="spellStart"/>
      <w:r>
        <w:t>prepravljeno</w:t>
      </w:r>
      <w:proofErr w:type="spellEnd"/>
    </w:p>
  </w:comment>
  <w:comment w:id="2146" w:author="Ognjen Joldzic" w:date="2018-05-13T03:00:00Z" w:initials="OJ">
    <w:p w14:paraId="53197354" w14:textId="77777777" w:rsidR="009B0D46" w:rsidRDefault="009B0D46" w:rsidP="007303D5">
      <w:pPr>
        <w:pStyle w:val="CommentText"/>
      </w:pPr>
      <w:proofErr w:type="spellStart"/>
      <w:r>
        <w:t>Napisali</w:t>
      </w:r>
      <w:proofErr w:type="spellEnd"/>
      <w:r>
        <w:t xml:space="preserve"> </w:t>
      </w:r>
      <w:proofErr w:type="spellStart"/>
      <w:r>
        <w:t>ste</w:t>
      </w:r>
      <w:proofErr w:type="spellEnd"/>
      <w:r>
        <w:t xml:space="preserve"> </w:t>
      </w:r>
      <w:proofErr w:type="spellStart"/>
      <w:r>
        <w:t>na</w:t>
      </w:r>
      <w:proofErr w:type="spellEnd"/>
      <w:r>
        <w:t xml:space="preserve"> </w:t>
      </w:r>
      <w:proofErr w:type="spellStart"/>
      <w:r>
        <w:t>samom</w:t>
      </w:r>
      <w:proofErr w:type="spellEnd"/>
      <w:r>
        <w:t xml:space="preserve"> </w:t>
      </w:r>
      <w:proofErr w:type="spellStart"/>
      <w:r>
        <w:t>početku</w:t>
      </w:r>
      <w:proofErr w:type="spellEnd"/>
      <w:r>
        <w:t xml:space="preserve"> </w:t>
      </w:r>
      <w:proofErr w:type="spellStart"/>
      <w:r>
        <w:t>ovog</w:t>
      </w:r>
      <w:proofErr w:type="spellEnd"/>
      <w:r>
        <w:t xml:space="preserve"> </w:t>
      </w:r>
      <w:proofErr w:type="spellStart"/>
      <w:r>
        <w:t>poglavlja</w:t>
      </w:r>
      <w:proofErr w:type="spellEnd"/>
      <w:r>
        <w:t xml:space="preserve"> da je OAuth2 </w:t>
      </w:r>
      <w:proofErr w:type="spellStart"/>
      <w:r>
        <w:t>potpuno</w:t>
      </w:r>
      <w:proofErr w:type="spellEnd"/>
      <w:r>
        <w:t xml:space="preserve"> </w:t>
      </w:r>
      <w:proofErr w:type="spellStart"/>
      <w:r>
        <w:t>odbačen</w:t>
      </w:r>
      <w:proofErr w:type="spellEnd"/>
      <w:r>
        <w:t>.</w:t>
      </w:r>
    </w:p>
  </w:comment>
  <w:comment w:id="2147" w:author="Rajo" w:date="2018-05-31T16:38:00Z" w:initials="R">
    <w:p w14:paraId="126A33B0" w14:textId="091AAAFA" w:rsidR="009B0D46" w:rsidRDefault="009B0D46" w:rsidP="007303D5">
      <w:pPr>
        <w:pStyle w:val="CommentText"/>
      </w:pPr>
      <w:r>
        <w:rPr>
          <w:rStyle w:val="CommentReference"/>
        </w:rPr>
        <w:annotationRef/>
      </w:r>
      <w:proofErr w:type="spellStart"/>
      <w:r>
        <w:t>Htio</w:t>
      </w:r>
      <w:proofErr w:type="spellEnd"/>
      <w:r>
        <w:t xml:space="preserve"> </w:t>
      </w:r>
      <w:proofErr w:type="spellStart"/>
      <w:r>
        <w:t>sam</w:t>
      </w:r>
      <w:proofErr w:type="spellEnd"/>
      <w:r>
        <w:t xml:space="preserve"> </w:t>
      </w:r>
      <w:proofErr w:type="spellStart"/>
      <w:r>
        <w:t>reci</w:t>
      </w:r>
      <w:proofErr w:type="spellEnd"/>
      <w:r>
        <w:t xml:space="preserve"> da je u </w:t>
      </w:r>
      <w:proofErr w:type="spellStart"/>
      <w:r>
        <w:t>jednom</w:t>
      </w:r>
      <w:proofErr w:type="spellEnd"/>
      <w:r>
        <w:t xml:space="preserve"> </w:t>
      </w:r>
      <w:proofErr w:type="spellStart"/>
      <w:r>
        <w:t>periodu</w:t>
      </w:r>
      <w:proofErr w:type="spellEnd"/>
      <w:r>
        <w:t xml:space="preserve"> </w:t>
      </w:r>
      <w:proofErr w:type="spellStart"/>
      <w:r>
        <w:t>zamrla</w:t>
      </w:r>
      <w:proofErr w:type="spellEnd"/>
      <w:r>
        <w:t xml:space="preserve"> i </w:t>
      </w:r>
      <w:proofErr w:type="gramStart"/>
      <w:r>
        <w:t>da  je</w:t>
      </w:r>
      <w:proofErr w:type="gramEnd"/>
      <w:r>
        <w:t xml:space="preserve"> </w:t>
      </w:r>
      <w:proofErr w:type="spellStart"/>
      <w:r>
        <w:t>zgubila</w:t>
      </w:r>
      <w:proofErr w:type="spellEnd"/>
      <w:r>
        <w:t xml:space="preserve"> </w:t>
      </w:r>
      <w:proofErr w:type="spellStart"/>
      <w:r>
        <w:t>popularnost</w:t>
      </w:r>
      <w:proofErr w:type="spellEnd"/>
      <w:r>
        <w:t xml:space="preserve">, </w:t>
      </w:r>
      <w:proofErr w:type="spellStart"/>
      <w:r>
        <w:t>tako</w:t>
      </w:r>
      <w:proofErr w:type="spellEnd"/>
      <w:r>
        <w:t xml:space="preserve"> da se </w:t>
      </w:r>
      <w:proofErr w:type="spellStart"/>
      <w:r>
        <w:t>nisam</w:t>
      </w:r>
      <w:proofErr w:type="spellEnd"/>
      <w:r>
        <w:t xml:space="preserve"> </w:t>
      </w:r>
      <w:proofErr w:type="spellStart"/>
      <w:r>
        <w:t>vjerovatno</w:t>
      </w:r>
      <w:proofErr w:type="spellEnd"/>
      <w:r>
        <w:t xml:space="preserve"> dobro </w:t>
      </w:r>
      <w:proofErr w:type="spellStart"/>
      <w:r>
        <w:t>izrazio</w:t>
      </w:r>
      <w:proofErr w:type="spellEnd"/>
      <w:r>
        <w:t>...</w:t>
      </w:r>
      <w:proofErr w:type="spellStart"/>
      <w:r>
        <w:t>prepravio</w:t>
      </w:r>
      <w:proofErr w:type="spellEnd"/>
      <w:r>
        <w:t xml:space="preserve"> </w:t>
      </w:r>
      <w:proofErr w:type="spellStart"/>
      <w:r>
        <w:t>sam</w:t>
      </w:r>
      <w:proofErr w:type="spellEnd"/>
      <w:r>
        <w:t xml:space="preserve"> to</w:t>
      </w:r>
    </w:p>
  </w:comment>
  <w:comment w:id="2265" w:author="Ognjen Joldzic" w:date="2018-05-13T02:15:00Z" w:initials="OJ">
    <w:p w14:paraId="6905E1DC" w14:textId="77777777" w:rsidR="009B0D46" w:rsidRDefault="009B0D46">
      <w:pPr>
        <w:pStyle w:val="CommentText"/>
      </w:pPr>
      <w:proofErr w:type="spellStart"/>
      <w:r>
        <w:t>Neki</w:t>
      </w:r>
      <w:proofErr w:type="spellEnd"/>
      <w:r>
        <w:t xml:space="preserve"> </w:t>
      </w:r>
      <w:proofErr w:type="spellStart"/>
      <w:r>
        <w:t>su</w:t>
      </w:r>
      <w:proofErr w:type="spellEnd"/>
      <w:r>
        <w:t xml:space="preserve"> </w:t>
      </w:r>
      <w:proofErr w:type="spellStart"/>
      <w:r>
        <w:t>napisani</w:t>
      </w:r>
      <w:proofErr w:type="spellEnd"/>
      <w:r>
        <w:t xml:space="preserve"> u </w:t>
      </w:r>
      <w:proofErr w:type="spellStart"/>
      <w:r>
        <w:t>imperativu</w:t>
      </w:r>
      <w:proofErr w:type="spellEnd"/>
      <w:r>
        <w:t xml:space="preserve">, </w:t>
      </w:r>
      <w:proofErr w:type="spellStart"/>
      <w:r>
        <w:t>neki</w:t>
      </w:r>
      <w:proofErr w:type="spellEnd"/>
      <w:r>
        <w:t xml:space="preserve"> </w:t>
      </w:r>
      <w:proofErr w:type="spellStart"/>
      <w:r>
        <w:t>nisu</w:t>
      </w:r>
      <w:proofErr w:type="spellEnd"/>
      <w:r>
        <w:t xml:space="preserve">. </w:t>
      </w:r>
      <w:proofErr w:type="spellStart"/>
      <w:r>
        <w:t>Unificirajte</w:t>
      </w:r>
      <w:proofErr w:type="spellEnd"/>
      <w:r>
        <w:t xml:space="preserve"> </w:t>
      </w:r>
      <w:proofErr w:type="spellStart"/>
      <w:r>
        <w:t>ih</w:t>
      </w:r>
      <w:proofErr w:type="spellEnd"/>
      <w:r>
        <w:t>.</w:t>
      </w:r>
    </w:p>
  </w:comment>
  <w:comment w:id="2266" w:author="Rajo" w:date="2018-06-17T16:57:00Z" w:initials="R">
    <w:p w14:paraId="7C6FB60B" w14:textId="45398210" w:rsidR="009B0D46" w:rsidRDefault="009B0D46">
      <w:pPr>
        <w:pStyle w:val="CommentText"/>
      </w:pPr>
      <w:r>
        <w:rPr>
          <w:rStyle w:val="CommentReference"/>
        </w:rPr>
        <w:annotationRef/>
      </w:r>
      <w:proofErr w:type="spellStart"/>
      <w:r>
        <w:t>prepravljeno</w:t>
      </w:r>
      <w:proofErr w:type="spellEnd"/>
    </w:p>
  </w:comment>
  <w:comment w:id="2304" w:author="Ognjen Joldzic" w:date="2018-05-13T02:18:00Z" w:initials="OJ">
    <w:p w14:paraId="21B6AB76" w14:textId="77777777" w:rsidR="009B0D46" w:rsidRDefault="009B0D46">
      <w:pPr>
        <w:pStyle w:val="CommentText"/>
      </w:pPr>
      <w:proofErr w:type="spellStart"/>
      <w:r>
        <w:t>Nema</w:t>
      </w:r>
      <w:proofErr w:type="spellEnd"/>
      <w:r>
        <w:t xml:space="preserve"> </w:t>
      </w:r>
      <w:proofErr w:type="spellStart"/>
      <w:r>
        <w:t>potrebe</w:t>
      </w:r>
      <w:proofErr w:type="spellEnd"/>
      <w:r>
        <w:t xml:space="preserve"> da </w:t>
      </w:r>
      <w:proofErr w:type="spellStart"/>
      <w:r>
        <w:t>naredna</w:t>
      </w:r>
      <w:proofErr w:type="spellEnd"/>
      <w:r>
        <w:t xml:space="preserve"> tri </w:t>
      </w:r>
      <w:proofErr w:type="spellStart"/>
      <w:r>
        <w:t>pojma</w:t>
      </w:r>
      <w:proofErr w:type="spellEnd"/>
      <w:r>
        <w:t xml:space="preserve"> </w:t>
      </w:r>
      <w:proofErr w:type="spellStart"/>
      <w:r>
        <w:t>imaju</w:t>
      </w:r>
      <w:proofErr w:type="spellEnd"/>
      <w:r>
        <w:t xml:space="preserve"> </w:t>
      </w:r>
      <w:proofErr w:type="spellStart"/>
      <w:r>
        <w:t>svoje</w:t>
      </w:r>
      <w:proofErr w:type="spellEnd"/>
      <w:r>
        <w:t xml:space="preserve"> </w:t>
      </w:r>
      <w:proofErr w:type="spellStart"/>
      <w:r>
        <w:t>sekcije</w:t>
      </w:r>
      <w:proofErr w:type="spellEnd"/>
      <w:r>
        <w:t xml:space="preserve">. </w:t>
      </w:r>
      <w:proofErr w:type="spellStart"/>
      <w:r>
        <w:t>Neka</w:t>
      </w:r>
      <w:proofErr w:type="spellEnd"/>
      <w:r>
        <w:t xml:space="preserve"> </w:t>
      </w:r>
      <w:proofErr w:type="spellStart"/>
      <w:r>
        <w:t>sve</w:t>
      </w:r>
      <w:proofErr w:type="spellEnd"/>
      <w:r>
        <w:t xml:space="preserve"> </w:t>
      </w:r>
      <w:proofErr w:type="spellStart"/>
      <w:r>
        <w:t>bude</w:t>
      </w:r>
      <w:proofErr w:type="spellEnd"/>
      <w:r>
        <w:t xml:space="preserve"> u </w:t>
      </w:r>
      <w:proofErr w:type="spellStart"/>
      <w:r>
        <w:t>istoj</w:t>
      </w:r>
      <w:proofErr w:type="spellEnd"/>
      <w:r>
        <w:t xml:space="preserve"> </w:t>
      </w:r>
      <w:proofErr w:type="spellStart"/>
      <w:r>
        <w:t>sekciji</w:t>
      </w:r>
      <w:proofErr w:type="spellEnd"/>
      <w:r>
        <w:t xml:space="preserve">, a </w:t>
      </w:r>
      <w:proofErr w:type="spellStart"/>
      <w:r>
        <w:t>navedite</w:t>
      </w:r>
      <w:proofErr w:type="spellEnd"/>
      <w:r>
        <w:t xml:space="preserve"> </w:t>
      </w:r>
      <w:proofErr w:type="spellStart"/>
      <w:r>
        <w:t>neki</w:t>
      </w:r>
      <w:proofErr w:type="spellEnd"/>
      <w:r>
        <w:t xml:space="preserve"> </w:t>
      </w:r>
      <w:proofErr w:type="spellStart"/>
      <w:r>
        <w:t>slikovit</w:t>
      </w:r>
      <w:proofErr w:type="spellEnd"/>
      <w:r>
        <w:t xml:space="preserve"> </w:t>
      </w:r>
      <w:proofErr w:type="spellStart"/>
      <w:r>
        <w:t>primjer</w:t>
      </w:r>
      <w:proofErr w:type="spellEnd"/>
      <w:r>
        <w:t xml:space="preserve"> </w:t>
      </w:r>
      <w:proofErr w:type="spellStart"/>
      <w:r>
        <w:t>koji</w:t>
      </w:r>
      <w:proofErr w:type="spellEnd"/>
      <w:r>
        <w:t xml:space="preserve"> </w:t>
      </w:r>
      <w:proofErr w:type="spellStart"/>
      <w:r>
        <w:t>će</w:t>
      </w:r>
      <w:proofErr w:type="spellEnd"/>
      <w:r>
        <w:t xml:space="preserve"> </w:t>
      </w:r>
      <w:proofErr w:type="spellStart"/>
      <w:r>
        <w:t>objasniti</w:t>
      </w:r>
      <w:proofErr w:type="spellEnd"/>
      <w:r>
        <w:t xml:space="preserve"> za </w:t>
      </w:r>
      <w:proofErr w:type="spellStart"/>
      <w:r>
        <w:t>šta</w:t>
      </w:r>
      <w:proofErr w:type="spellEnd"/>
      <w:r>
        <w:t xml:space="preserve"> se </w:t>
      </w:r>
      <w:proofErr w:type="spellStart"/>
      <w:r>
        <w:t>koriste</w:t>
      </w:r>
      <w:proofErr w:type="spellEnd"/>
      <w:r>
        <w:t xml:space="preserve"> </w:t>
      </w:r>
      <w:proofErr w:type="spellStart"/>
      <w:r>
        <w:t>ciljevi</w:t>
      </w:r>
      <w:proofErr w:type="spellEnd"/>
      <w:r>
        <w:t xml:space="preserve">, </w:t>
      </w:r>
      <w:proofErr w:type="spellStart"/>
      <w:r>
        <w:t>uslovi</w:t>
      </w:r>
      <w:proofErr w:type="spellEnd"/>
      <w:r>
        <w:t xml:space="preserve"> i </w:t>
      </w:r>
      <w:proofErr w:type="spellStart"/>
      <w:r>
        <w:t>obaveze</w:t>
      </w:r>
      <w:proofErr w:type="spellEnd"/>
    </w:p>
  </w:comment>
  <w:comment w:id="2305" w:author="Rajo" w:date="2018-06-17T16:57:00Z" w:initials="R">
    <w:p w14:paraId="43042A8E" w14:textId="463D2A43" w:rsidR="009B0D46" w:rsidRDefault="009B0D46">
      <w:pPr>
        <w:pStyle w:val="CommentText"/>
      </w:pPr>
      <w:r>
        <w:rPr>
          <w:rStyle w:val="CommentReference"/>
        </w:rPr>
        <w:annotationRef/>
      </w:r>
      <w:proofErr w:type="spellStart"/>
      <w:r>
        <w:t>prepravljeno</w:t>
      </w:r>
      <w:proofErr w:type="spellEnd"/>
    </w:p>
  </w:comment>
  <w:comment w:id="2306" w:author="Zoran Djuric" w:date="2018-05-20T09:51:00Z" w:initials="ZD">
    <w:p w14:paraId="200B40C2" w14:textId="394066B6" w:rsidR="009B0D46" w:rsidRDefault="009B0D46">
      <w:pPr>
        <w:pStyle w:val="CommentText"/>
      </w:pPr>
      <w:r>
        <w:rPr>
          <w:rStyle w:val="CommentReference"/>
        </w:rPr>
        <w:annotationRef/>
      </w:r>
      <w:proofErr w:type="spellStart"/>
      <w:r>
        <w:t>Ovo</w:t>
      </w:r>
      <w:proofErr w:type="spellEnd"/>
      <w:r>
        <w:t xml:space="preserve"> </w:t>
      </w:r>
      <w:proofErr w:type="spellStart"/>
      <w:r>
        <w:t>sve</w:t>
      </w:r>
      <w:proofErr w:type="spellEnd"/>
      <w:r>
        <w:t xml:space="preserve"> je </w:t>
      </w:r>
      <w:proofErr w:type="spellStart"/>
      <w:r>
        <w:t>potrebno</w:t>
      </w:r>
      <w:proofErr w:type="spellEnd"/>
      <w:r>
        <w:t xml:space="preserve"> </w:t>
      </w:r>
      <w:proofErr w:type="spellStart"/>
      <w:r>
        <w:t>objediti</w:t>
      </w:r>
      <w:proofErr w:type="spellEnd"/>
      <w:r>
        <w:t xml:space="preserve"> u </w:t>
      </w:r>
      <w:proofErr w:type="spellStart"/>
      <w:r>
        <w:t>jednu</w:t>
      </w:r>
      <w:proofErr w:type="spellEnd"/>
      <w:r>
        <w:t xml:space="preserve"> </w:t>
      </w:r>
      <w:proofErr w:type="spellStart"/>
      <w:r>
        <w:t>sekciju</w:t>
      </w:r>
      <w:proofErr w:type="spellEnd"/>
      <w:r>
        <w:t>.</w:t>
      </w:r>
    </w:p>
    <w:p w14:paraId="66071869" w14:textId="260CDD13" w:rsidR="009B0D46" w:rsidRDefault="009B0D46">
      <w:pPr>
        <w:pStyle w:val="CommentText"/>
      </w:pPr>
      <w:proofErr w:type="spellStart"/>
      <w:r>
        <w:t>Generalno</w:t>
      </w:r>
      <w:proofErr w:type="spellEnd"/>
      <w:r>
        <w:t xml:space="preserve">, </w:t>
      </w:r>
      <w:proofErr w:type="spellStart"/>
      <w:r>
        <w:t>sekcije</w:t>
      </w:r>
      <w:proofErr w:type="spellEnd"/>
      <w:r>
        <w:t xml:space="preserve"> </w:t>
      </w:r>
      <w:proofErr w:type="spellStart"/>
      <w:r>
        <w:t>sa</w:t>
      </w:r>
      <w:proofErr w:type="spellEnd"/>
      <w:r>
        <w:t xml:space="preserve"> 2-3 </w:t>
      </w:r>
      <w:proofErr w:type="spellStart"/>
      <w:r>
        <w:t>rečenice</w:t>
      </w:r>
      <w:proofErr w:type="spellEnd"/>
      <w:r>
        <w:t xml:space="preserve"> se </w:t>
      </w:r>
      <w:proofErr w:type="spellStart"/>
      <w:r>
        <w:t>obično</w:t>
      </w:r>
      <w:proofErr w:type="spellEnd"/>
      <w:r>
        <w:t xml:space="preserve"> ne </w:t>
      </w:r>
      <w:proofErr w:type="spellStart"/>
      <w:r>
        <w:t>koriste</w:t>
      </w:r>
      <w:proofErr w:type="spellEnd"/>
      <w:r>
        <w:t>…</w:t>
      </w:r>
    </w:p>
  </w:comment>
  <w:comment w:id="2307" w:author="Rajo" w:date="2018-06-17T16:57:00Z" w:initials="R">
    <w:p w14:paraId="338B2AD3" w14:textId="043C024E" w:rsidR="009B0D46" w:rsidRDefault="009B0D46">
      <w:pPr>
        <w:pStyle w:val="CommentText"/>
      </w:pPr>
      <w:r>
        <w:rPr>
          <w:rStyle w:val="CommentReference"/>
        </w:rPr>
        <w:annotationRef/>
      </w:r>
      <w:proofErr w:type="spellStart"/>
      <w:r>
        <w:t>prepravljeno</w:t>
      </w:r>
      <w:proofErr w:type="spellEnd"/>
    </w:p>
  </w:comment>
  <w:comment w:id="2619" w:author="Zoran Djuric" w:date="2018-05-20T09:51:00Z" w:initials="ZD">
    <w:p w14:paraId="5689E051" w14:textId="781074C1" w:rsidR="009B0D46" w:rsidRDefault="009B0D46">
      <w:pPr>
        <w:pStyle w:val="CommentText"/>
      </w:pPr>
      <w:r>
        <w:rPr>
          <w:rStyle w:val="CommentReference"/>
        </w:rPr>
        <w:annotationRef/>
      </w:r>
      <w:r>
        <w:t>page break…</w:t>
      </w:r>
    </w:p>
  </w:comment>
  <w:comment w:id="2620" w:author="Rajo" w:date="2018-06-17T16:57:00Z" w:initials="R">
    <w:p w14:paraId="0D312682" w14:textId="7ECBF904" w:rsidR="009B0D46" w:rsidRDefault="009B0D46">
      <w:pPr>
        <w:pStyle w:val="CommentText"/>
      </w:pPr>
      <w:r>
        <w:rPr>
          <w:rStyle w:val="CommentReference"/>
        </w:rPr>
        <w:annotationRef/>
      </w:r>
      <w:proofErr w:type="spellStart"/>
      <w:r>
        <w:t>prepravljeno</w:t>
      </w:r>
      <w:proofErr w:type="spellEnd"/>
    </w:p>
  </w:comment>
  <w:comment w:id="2703" w:author="Zoran Djuric" w:date="2018-05-20T09:52:00Z" w:initials="ZD">
    <w:p w14:paraId="2A5C0076" w14:textId="20ED06B9" w:rsidR="009B0D46" w:rsidRDefault="009B0D46">
      <w:pPr>
        <w:pStyle w:val="CommentText"/>
      </w:pPr>
      <w:r>
        <w:rPr>
          <w:rStyle w:val="CommentReference"/>
        </w:rPr>
        <w:annotationRef/>
      </w:r>
      <w:proofErr w:type="spellStart"/>
      <w:r>
        <w:t>termine</w:t>
      </w:r>
      <w:proofErr w:type="spellEnd"/>
      <w:r>
        <w:t xml:space="preserve"> </w:t>
      </w:r>
      <w:proofErr w:type="spellStart"/>
      <w:r>
        <w:t>na</w:t>
      </w:r>
      <w:proofErr w:type="spellEnd"/>
      <w:r>
        <w:t xml:space="preserve"> </w:t>
      </w:r>
      <w:proofErr w:type="spellStart"/>
      <w:r>
        <w:t>engleskom</w:t>
      </w:r>
      <w:proofErr w:type="spellEnd"/>
      <w:r>
        <w:t xml:space="preserve"> </w:t>
      </w:r>
      <w:proofErr w:type="spellStart"/>
      <w:r>
        <w:t>potrebno</w:t>
      </w:r>
      <w:proofErr w:type="spellEnd"/>
      <w:r>
        <w:t xml:space="preserve"> je “</w:t>
      </w:r>
      <w:proofErr w:type="spellStart"/>
      <w:proofErr w:type="gramStart"/>
      <w:r>
        <w:rPr>
          <w:i/>
        </w:rPr>
        <w:t>italikovati</w:t>
      </w:r>
      <w:proofErr w:type="spellEnd"/>
      <w:r>
        <w:t>”…</w:t>
      </w:r>
      <w:proofErr w:type="gramEnd"/>
    </w:p>
  </w:comment>
  <w:comment w:id="2704" w:author="Rajo" w:date="2018-06-17T16:58:00Z" w:initials="R">
    <w:p w14:paraId="721D1D0A" w14:textId="1DDAF674" w:rsidR="009B0D46" w:rsidRDefault="009B0D46">
      <w:pPr>
        <w:pStyle w:val="CommentText"/>
      </w:pPr>
      <w:r>
        <w:rPr>
          <w:rStyle w:val="CommentReference"/>
        </w:rPr>
        <w:annotationRef/>
      </w:r>
      <w:proofErr w:type="spellStart"/>
      <w:r>
        <w:t>prepravljeno</w:t>
      </w:r>
      <w:proofErr w:type="spellEnd"/>
    </w:p>
  </w:comment>
  <w:comment w:id="2801" w:author="Zoran Djuric" w:date="2018-05-20T09:53:00Z" w:initials="ZD">
    <w:p w14:paraId="6A6FB206" w14:textId="70F8806D" w:rsidR="009B0D46" w:rsidRDefault="009B0D46">
      <w:pPr>
        <w:pStyle w:val="CommentText"/>
      </w:pPr>
      <w:r>
        <w:rPr>
          <w:rStyle w:val="CommentReference"/>
        </w:rPr>
        <w:annotationRef/>
      </w:r>
      <w:proofErr w:type="spellStart"/>
      <w:r>
        <w:t>Ovo</w:t>
      </w:r>
      <w:proofErr w:type="spellEnd"/>
      <w:r>
        <w:t xml:space="preserve"> je </w:t>
      </w:r>
      <w:proofErr w:type="spellStart"/>
      <w:r>
        <w:t>potrebno</w:t>
      </w:r>
      <w:proofErr w:type="spellEnd"/>
      <w:r>
        <w:t xml:space="preserve"> </w:t>
      </w:r>
      <w:proofErr w:type="spellStart"/>
      <w:r>
        <w:t>pojasniti</w:t>
      </w:r>
      <w:proofErr w:type="spellEnd"/>
      <w:r>
        <w:t>.</w:t>
      </w:r>
    </w:p>
    <w:p w14:paraId="50D4060A" w14:textId="77675E27" w:rsidR="009B0D46" w:rsidRDefault="009B0D46">
      <w:pPr>
        <w:pStyle w:val="CommentText"/>
      </w:pPr>
      <w:proofErr w:type="spellStart"/>
      <w:r>
        <w:t>Ako</w:t>
      </w:r>
      <w:proofErr w:type="spellEnd"/>
      <w:r>
        <w:t xml:space="preserve"> </w:t>
      </w:r>
      <w:proofErr w:type="spellStart"/>
      <w:r>
        <w:t>korisnik</w:t>
      </w:r>
      <w:proofErr w:type="spellEnd"/>
      <w:r>
        <w:t xml:space="preserve"> </w:t>
      </w:r>
      <w:proofErr w:type="spellStart"/>
      <w:r>
        <w:t>upućuje</w:t>
      </w:r>
      <w:proofErr w:type="spellEnd"/>
      <w:r>
        <w:t xml:space="preserve"> HTTP GET </w:t>
      </w:r>
      <w:proofErr w:type="spellStart"/>
      <w:r>
        <w:t>zahtjev</w:t>
      </w:r>
      <w:proofErr w:type="spellEnd"/>
      <w:r>
        <w:t xml:space="preserve">, </w:t>
      </w:r>
      <w:proofErr w:type="spellStart"/>
      <w:r>
        <w:t>šta</w:t>
      </w:r>
      <w:proofErr w:type="spellEnd"/>
      <w:r>
        <w:t xml:space="preserve"> </w:t>
      </w:r>
      <w:proofErr w:type="spellStart"/>
      <w:r>
        <w:t>znači</w:t>
      </w:r>
      <w:proofErr w:type="spellEnd"/>
      <w:r>
        <w:t xml:space="preserve"> da se </w:t>
      </w:r>
      <w:proofErr w:type="spellStart"/>
      <w:r>
        <w:t>odgovor</w:t>
      </w:r>
      <w:proofErr w:type="spellEnd"/>
      <w:r>
        <w:t xml:space="preserve"> </w:t>
      </w:r>
      <w:proofErr w:type="spellStart"/>
      <w:r>
        <w:t>vraća</w:t>
      </w:r>
      <w:proofErr w:type="spellEnd"/>
      <w:r>
        <w:t xml:space="preserve"> POST-om?</w:t>
      </w:r>
    </w:p>
  </w:comment>
  <w:comment w:id="2812" w:author="Zoran Djuric" w:date="2018-05-20T09:54:00Z" w:initials="ZD">
    <w:p w14:paraId="5393F5E7" w14:textId="2EA56A90" w:rsidR="009B0D46" w:rsidRPr="00666E3D" w:rsidRDefault="009B0D46">
      <w:pPr>
        <w:pStyle w:val="CommentText"/>
        <w:rPr>
          <w:strike/>
        </w:rPr>
      </w:pPr>
      <w:r>
        <w:rPr>
          <w:rStyle w:val="CommentReference"/>
        </w:rPr>
        <w:annotationRef/>
      </w:r>
      <w:proofErr w:type="spellStart"/>
      <w:r>
        <w:t>ovo</w:t>
      </w:r>
      <w:proofErr w:type="spellEnd"/>
      <w:r>
        <w:t xml:space="preserve"> je </w:t>
      </w:r>
      <w:proofErr w:type="spellStart"/>
      <w:r>
        <w:t>svakako</w:t>
      </w:r>
      <w:proofErr w:type="spellEnd"/>
      <w:r>
        <w:t xml:space="preserve"> </w:t>
      </w:r>
      <w:proofErr w:type="spellStart"/>
      <w:r>
        <w:t>višak</w:t>
      </w:r>
      <w:proofErr w:type="spellEnd"/>
      <w:r>
        <w:t xml:space="preserve">. </w:t>
      </w:r>
    </w:p>
  </w:comment>
  <w:comment w:id="2813" w:author="Rajo" w:date="2018-05-23T21:00:00Z" w:initials="R">
    <w:p w14:paraId="2A7F6F01" w14:textId="1D78B0EB" w:rsidR="009B0D46" w:rsidRDefault="009B0D46">
      <w:pPr>
        <w:pStyle w:val="CommentText"/>
      </w:pPr>
      <w:r>
        <w:rPr>
          <w:rStyle w:val="CommentReference"/>
        </w:rPr>
        <w:annotationRef/>
      </w:r>
      <w:r>
        <w:t>done</w:t>
      </w:r>
    </w:p>
  </w:comment>
  <w:comment w:id="2829" w:author="Zoran Djuric" w:date="2018-05-20T09:54:00Z" w:initials="ZD">
    <w:p w14:paraId="1AF5D87A" w14:textId="6469310B" w:rsidR="009B0D46" w:rsidRDefault="009B0D46">
      <w:pPr>
        <w:pStyle w:val="CommentText"/>
      </w:pPr>
      <w:r>
        <w:rPr>
          <w:rStyle w:val="CommentReference"/>
        </w:rPr>
        <w:annotationRef/>
      </w:r>
      <w:r>
        <w:t xml:space="preserve">ova </w:t>
      </w:r>
      <w:proofErr w:type="spellStart"/>
      <w:r>
        <w:t>sekcija</w:t>
      </w:r>
      <w:proofErr w:type="spellEnd"/>
      <w:r>
        <w:t xml:space="preserve"> mora </w:t>
      </w:r>
      <w:proofErr w:type="spellStart"/>
      <w:r>
        <w:t>zamijeniti</w:t>
      </w:r>
      <w:proofErr w:type="spellEnd"/>
      <w:r>
        <w:t xml:space="preserve"> </w:t>
      </w:r>
      <w:proofErr w:type="spellStart"/>
      <w:r>
        <w:t>mjesto</w:t>
      </w:r>
      <w:proofErr w:type="spellEnd"/>
      <w:r>
        <w:t xml:space="preserve"> </w:t>
      </w:r>
      <w:proofErr w:type="spellStart"/>
      <w:r>
        <w:t>sa</w:t>
      </w:r>
      <w:proofErr w:type="spellEnd"/>
      <w:r>
        <w:t xml:space="preserve"> </w:t>
      </w:r>
      <w:proofErr w:type="spellStart"/>
      <w:r>
        <w:t>prethodnom</w:t>
      </w:r>
      <w:proofErr w:type="spellEnd"/>
      <w:r>
        <w:t>.</w:t>
      </w:r>
    </w:p>
  </w:comment>
  <w:comment w:id="2830" w:author="Rajo" w:date="2018-06-17T16:58:00Z" w:initials="R">
    <w:p w14:paraId="742D74E3" w14:textId="0009C059" w:rsidR="009B0D46" w:rsidRDefault="009B0D46">
      <w:pPr>
        <w:pStyle w:val="CommentText"/>
      </w:pPr>
      <w:r>
        <w:rPr>
          <w:rStyle w:val="CommentReference"/>
        </w:rPr>
        <w:annotationRef/>
      </w:r>
      <w:proofErr w:type="spellStart"/>
      <w:r>
        <w:t>prepravljeno</w:t>
      </w:r>
      <w:proofErr w:type="spellEnd"/>
    </w:p>
  </w:comment>
  <w:comment w:id="3039" w:author="Zoran Djuric" w:date="2018-05-20T09:55:00Z" w:initials="ZD">
    <w:p w14:paraId="7D8377FE" w14:textId="0CA73398" w:rsidR="009B0D46" w:rsidRDefault="009B0D46">
      <w:pPr>
        <w:pStyle w:val="CommentText"/>
      </w:pPr>
      <w:r>
        <w:rPr>
          <w:rStyle w:val="CommentReference"/>
        </w:rPr>
        <w:annotationRef/>
      </w:r>
      <w:r>
        <w:rPr>
          <w:rStyle w:val="CommentReference"/>
        </w:rPr>
        <w:t xml:space="preserve">Da li je ova </w:t>
      </w:r>
      <w:proofErr w:type="spellStart"/>
      <w:r>
        <w:rPr>
          <w:rStyle w:val="CommentReference"/>
        </w:rPr>
        <w:t>slika</w:t>
      </w:r>
      <w:proofErr w:type="spellEnd"/>
      <w:r>
        <w:rPr>
          <w:rStyle w:val="CommentReference"/>
        </w:rPr>
        <w:t xml:space="preserve"> </w:t>
      </w:r>
      <w:proofErr w:type="spellStart"/>
      <w:r>
        <w:rPr>
          <w:rStyle w:val="CommentReference"/>
        </w:rPr>
        <w:t>preuzetao</w:t>
      </w:r>
      <w:proofErr w:type="spellEnd"/>
      <w:r>
        <w:rPr>
          <w:rStyle w:val="CommentReference"/>
        </w:rPr>
        <w:t xml:space="preserve"> </w:t>
      </w:r>
      <w:proofErr w:type="spellStart"/>
      <w:r>
        <w:rPr>
          <w:rStyle w:val="CommentReference"/>
        </w:rPr>
        <w:t>od</w:t>
      </w:r>
      <w:proofErr w:type="spellEnd"/>
      <w:r>
        <w:rPr>
          <w:rStyle w:val="CommentReference"/>
        </w:rPr>
        <w:t xml:space="preserve"> </w:t>
      </w:r>
      <w:proofErr w:type="spellStart"/>
      <w:r>
        <w:rPr>
          <w:rStyle w:val="CommentReference"/>
        </w:rPr>
        <w:t>nekud</w:t>
      </w:r>
      <w:proofErr w:type="spellEnd"/>
      <w:r>
        <w:rPr>
          <w:rStyle w:val="CommentReference"/>
        </w:rPr>
        <w:t xml:space="preserve">? </w:t>
      </w:r>
      <w:proofErr w:type="spellStart"/>
      <w:r>
        <w:rPr>
          <w:rStyle w:val="CommentReference"/>
        </w:rPr>
        <w:t>Ako</w:t>
      </w:r>
      <w:proofErr w:type="spellEnd"/>
      <w:r>
        <w:rPr>
          <w:rStyle w:val="CommentReference"/>
        </w:rPr>
        <w:t xml:space="preserve"> </w:t>
      </w:r>
      <w:proofErr w:type="spellStart"/>
      <w:r>
        <w:rPr>
          <w:rStyle w:val="CommentReference"/>
        </w:rPr>
        <w:t>jeste</w:t>
      </w:r>
      <w:proofErr w:type="spellEnd"/>
      <w:r>
        <w:rPr>
          <w:rStyle w:val="CommentReference"/>
        </w:rPr>
        <w:t xml:space="preserve">, </w:t>
      </w:r>
      <w:proofErr w:type="spellStart"/>
      <w:r>
        <w:rPr>
          <w:rStyle w:val="CommentReference"/>
        </w:rPr>
        <w:t>napravi</w:t>
      </w:r>
      <w:proofErr w:type="spellEnd"/>
      <w:r>
        <w:rPr>
          <w:rStyle w:val="CommentReference"/>
        </w:rPr>
        <w:t xml:space="preserve"> </w:t>
      </w:r>
      <w:proofErr w:type="spellStart"/>
      <w:r>
        <w:rPr>
          <w:rStyle w:val="CommentReference"/>
        </w:rPr>
        <w:t>svoju</w:t>
      </w:r>
      <w:proofErr w:type="spellEnd"/>
      <w:r>
        <w:rPr>
          <w:rStyle w:val="CommentReference"/>
        </w:rPr>
        <w:t xml:space="preserve">. </w:t>
      </w:r>
      <w:proofErr w:type="spellStart"/>
      <w:r>
        <w:rPr>
          <w:rStyle w:val="CommentReference"/>
        </w:rPr>
        <w:t>Ako</w:t>
      </w:r>
      <w:proofErr w:type="spellEnd"/>
      <w:r>
        <w:rPr>
          <w:rStyle w:val="CommentReference"/>
        </w:rPr>
        <w:t xml:space="preserve"> </w:t>
      </w:r>
      <w:proofErr w:type="spellStart"/>
      <w:r>
        <w:rPr>
          <w:rStyle w:val="CommentReference"/>
        </w:rPr>
        <w:t>nije</w:t>
      </w:r>
      <w:proofErr w:type="spellEnd"/>
      <w:r>
        <w:rPr>
          <w:rStyle w:val="CommentReference"/>
        </w:rPr>
        <w:t xml:space="preserve">, </w:t>
      </w:r>
      <w:proofErr w:type="spellStart"/>
      <w:r>
        <w:rPr>
          <w:rStyle w:val="CommentReference"/>
        </w:rPr>
        <w:t>onda</w:t>
      </w:r>
      <w:proofErr w:type="spellEnd"/>
      <w:r>
        <w:rPr>
          <w:rStyle w:val="CommentReference"/>
        </w:rPr>
        <w:t xml:space="preserve"> </w:t>
      </w:r>
      <w:proofErr w:type="spellStart"/>
      <w:r>
        <w:rPr>
          <w:rStyle w:val="CommentReference"/>
        </w:rPr>
        <w:t>ovu</w:t>
      </w:r>
      <w:proofErr w:type="spellEnd"/>
      <w:r>
        <w:rPr>
          <w:rStyle w:val="CommentReference"/>
        </w:rPr>
        <w:t xml:space="preserve"> </w:t>
      </w:r>
      <w:proofErr w:type="spellStart"/>
      <w:r>
        <w:rPr>
          <w:rStyle w:val="CommentReference"/>
        </w:rPr>
        <w:t>koriguj</w:t>
      </w:r>
      <w:proofErr w:type="spellEnd"/>
      <w:r>
        <w:rPr>
          <w:rStyle w:val="CommentReference"/>
        </w:rPr>
        <w:t xml:space="preserve"> i </w:t>
      </w:r>
      <w:proofErr w:type="spellStart"/>
      <w:r>
        <w:rPr>
          <w:rStyle w:val="CommentReference"/>
        </w:rPr>
        <w:t>napravi</w:t>
      </w:r>
      <w:proofErr w:type="spellEnd"/>
      <w:r>
        <w:rPr>
          <w:rStyle w:val="CommentReference"/>
        </w:rPr>
        <w:t xml:space="preserve"> </w:t>
      </w:r>
      <w:proofErr w:type="spellStart"/>
      <w:r>
        <w:rPr>
          <w:rStyle w:val="CommentReference"/>
        </w:rPr>
        <w:t>prevode</w:t>
      </w:r>
      <w:proofErr w:type="spellEnd"/>
      <w:r>
        <w:rPr>
          <w:rStyle w:val="CommentReference"/>
        </w:rPr>
        <w:t xml:space="preserve"> </w:t>
      </w:r>
      <w:proofErr w:type="spellStart"/>
      <w:r>
        <w:rPr>
          <w:rStyle w:val="CommentReference"/>
        </w:rPr>
        <w:t>gdje</w:t>
      </w:r>
      <w:proofErr w:type="spellEnd"/>
      <w:r>
        <w:rPr>
          <w:rStyle w:val="CommentReference"/>
        </w:rPr>
        <w:t xml:space="preserve"> je to </w:t>
      </w:r>
      <w:proofErr w:type="spellStart"/>
      <w:r>
        <w:rPr>
          <w:rStyle w:val="CommentReference"/>
        </w:rPr>
        <w:t>moguće</w:t>
      </w:r>
      <w:proofErr w:type="spellEnd"/>
      <w:r>
        <w:rPr>
          <w:rStyle w:val="CommentReference"/>
        </w:rPr>
        <w:t xml:space="preserve">. </w:t>
      </w:r>
      <w:proofErr w:type="spellStart"/>
      <w:r>
        <w:rPr>
          <w:rStyle w:val="CommentReference"/>
        </w:rPr>
        <w:t>Npr</w:t>
      </w:r>
      <w:proofErr w:type="spellEnd"/>
      <w:r>
        <w:rPr>
          <w:rStyle w:val="CommentReference"/>
        </w:rPr>
        <w:t xml:space="preserve">. Users - </w:t>
      </w:r>
      <w:proofErr w:type="spellStart"/>
      <w:r>
        <w:rPr>
          <w:rStyle w:val="CommentReference"/>
        </w:rPr>
        <w:t>Korisnici</w:t>
      </w:r>
      <w:proofErr w:type="spellEnd"/>
      <w:r>
        <w:rPr>
          <w:rStyle w:val="CommentReference"/>
        </w:rPr>
        <w:t>…</w:t>
      </w:r>
    </w:p>
  </w:comment>
  <w:comment w:id="3040" w:author="Rajo" w:date="2018-06-17T16:58:00Z" w:initials="R">
    <w:p w14:paraId="1124D905" w14:textId="57713DB4" w:rsidR="009B0D46" w:rsidRDefault="009B0D46">
      <w:pPr>
        <w:pStyle w:val="CommentText"/>
      </w:pPr>
      <w:r>
        <w:rPr>
          <w:rStyle w:val="CommentReference"/>
        </w:rPr>
        <w:annotationRef/>
      </w:r>
      <w:proofErr w:type="spellStart"/>
      <w:r>
        <w:t>prepravljeno</w:t>
      </w:r>
      <w:proofErr w:type="spellEnd"/>
    </w:p>
  </w:comment>
  <w:comment w:id="3070" w:author="Zoran Djuric" w:date="2018-05-20T09:57:00Z" w:initials="ZD">
    <w:p w14:paraId="4E674F76" w14:textId="7D19A858" w:rsidR="009B0D46" w:rsidRDefault="009B0D46">
      <w:pPr>
        <w:pStyle w:val="CommentText"/>
      </w:pPr>
      <w:r>
        <w:rPr>
          <w:rStyle w:val="CommentReference"/>
        </w:rPr>
        <w:annotationRef/>
      </w:r>
      <w:r>
        <w:t xml:space="preserve">ova </w:t>
      </w:r>
      <w:proofErr w:type="spellStart"/>
      <w:r>
        <w:t>nabrajanja</w:t>
      </w:r>
      <w:proofErr w:type="spellEnd"/>
      <w:r>
        <w:t xml:space="preserve"> </w:t>
      </w:r>
      <w:proofErr w:type="spellStart"/>
      <w:r>
        <w:t>su</w:t>
      </w:r>
      <w:proofErr w:type="spellEnd"/>
      <w:r>
        <w:t xml:space="preserve"> </w:t>
      </w:r>
      <w:proofErr w:type="spellStart"/>
      <w:r>
        <w:t>suvišna</w:t>
      </w:r>
      <w:proofErr w:type="spellEnd"/>
      <w:r>
        <w:t xml:space="preserve">. </w:t>
      </w:r>
      <w:proofErr w:type="spellStart"/>
      <w:r>
        <w:t>Neka</w:t>
      </w:r>
      <w:proofErr w:type="spellEnd"/>
      <w:r>
        <w:t xml:space="preserve"> to </w:t>
      </w:r>
      <w:proofErr w:type="spellStart"/>
      <w:r>
        <w:t>budu</w:t>
      </w:r>
      <w:proofErr w:type="spellEnd"/>
      <w:r>
        <w:t xml:space="preserve"> </w:t>
      </w:r>
      <w:proofErr w:type="spellStart"/>
      <w:r>
        <w:t>rečenice</w:t>
      </w:r>
      <w:proofErr w:type="spellEnd"/>
      <w:r>
        <w:t xml:space="preserve"> bez </w:t>
      </w:r>
      <w:proofErr w:type="spellStart"/>
      <w:r>
        <w:t>nabrajanja</w:t>
      </w:r>
      <w:proofErr w:type="spellEnd"/>
      <w:r>
        <w:t>…</w:t>
      </w:r>
    </w:p>
  </w:comment>
  <w:comment w:id="3071" w:author="Rajo" w:date="2018-06-17T16:58:00Z" w:initials="R">
    <w:p w14:paraId="2E58F629" w14:textId="3D6B9045" w:rsidR="009B0D46" w:rsidRDefault="009B0D46">
      <w:pPr>
        <w:pStyle w:val="CommentText"/>
      </w:pPr>
      <w:r>
        <w:rPr>
          <w:rStyle w:val="CommentReference"/>
        </w:rPr>
        <w:annotationRef/>
      </w:r>
      <w:proofErr w:type="spellStart"/>
      <w:r>
        <w:t>prepravljeno</w:t>
      </w:r>
      <w:proofErr w:type="spellEnd"/>
    </w:p>
  </w:comment>
  <w:comment w:id="3147" w:author="Zoran Djuric" w:date="2018-05-20T09:53:00Z" w:initials="ZD">
    <w:p w14:paraId="511004A5" w14:textId="77777777" w:rsidR="009B0D46" w:rsidRDefault="009B0D46" w:rsidP="00763CBB">
      <w:pPr>
        <w:pStyle w:val="CommentText"/>
      </w:pPr>
      <w:r>
        <w:rPr>
          <w:rStyle w:val="CommentReference"/>
        </w:rPr>
        <w:annotationRef/>
      </w:r>
      <w:proofErr w:type="spellStart"/>
      <w:r>
        <w:t>Ovo</w:t>
      </w:r>
      <w:proofErr w:type="spellEnd"/>
      <w:r>
        <w:t xml:space="preserve"> je </w:t>
      </w:r>
      <w:proofErr w:type="spellStart"/>
      <w:r>
        <w:t>potrebno</w:t>
      </w:r>
      <w:proofErr w:type="spellEnd"/>
      <w:r>
        <w:t xml:space="preserve"> </w:t>
      </w:r>
      <w:proofErr w:type="spellStart"/>
      <w:r>
        <w:t>pojasniti</w:t>
      </w:r>
      <w:proofErr w:type="spellEnd"/>
      <w:r>
        <w:t>.</w:t>
      </w:r>
    </w:p>
    <w:p w14:paraId="6E8F120B" w14:textId="77777777" w:rsidR="009B0D46" w:rsidRDefault="009B0D46" w:rsidP="00763CBB">
      <w:pPr>
        <w:pStyle w:val="CommentText"/>
      </w:pPr>
      <w:proofErr w:type="spellStart"/>
      <w:r>
        <w:t>Ako</w:t>
      </w:r>
      <w:proofErr w:type="spellEnd"/>
      <w:r>
        <w:t xml:space="preserve"> </w:t>
      </w:r>
      <w:proofErr w:type="spellStart"/>
      <w:r>
        <w:t>korisnik</w:t>
      </w:r>
      <w:proofErr w:type="spellEnd"/>
      <w:r>
        <w:t xml:space="preserve"> </w:t>
      </w:r>
      <w:proofErr w:type="spellStart"/>
      <w:r>
        <w:t>upućuje</w:t>
      </w:r>
      <w:proofErr w:type="spellEnd"/>
      <w:r>
        <w:t xml:space="preserve"> HTTP GET </w:t>
      </w:r>
      <w:proofErr w:type="spellStart"/>
      <w:r>
        <w:t>zahtjev</w:t>
      </w:r>
      <w:proofErr w:type="spellEnd"/>
      <w:r>
        <w:t xml:space="preserve">, </w:t>
      </w:r>
      <w:proofErr w:type="spellStart"/>
      <w:r>
        <w:t>šta</w:t>
      </w:r>
      <w:proofErr w:type="spellEnd"/>
      <w:r>
        <w:t xml:space="preserve"> </w:t>
      </w:r>
      <w:proofErr w:type="spellStart"/>
      <w:r>
        <w:t>znači</w:t>
      </w:r>
      <w:proofErr w:type="spellEnd"/>
      <w:r>
        <w:t xml:space="preserve"> da se </w:t>
      </w:r>
      <w:proofErr w:type="spellStart"/>
      <w:r>
        <w:t>odgovor</w:t>
      </w:r>
      <w:proofErr w:type="spellEnd"/>
      <w:r>
        <w:t xml:space="preserve"> </w:t>
      </w:r>
      <w:proofErr w:type="spellStart"/>
      <w:r>
        <w:t>vraća</w:t>
      </w:r>
      <w:proofErr w:type="spellEnd"/>
      <w:r>
        <w:t xml:space="preserve"> POST-om?</w:t>
      </w:r>
    </w:p>
  </w:comment>
  <w:comment w:id="3145" w:author="Rajo" w:date="2018-05-27T20:07:00Z" w:initials="R">
    <w:p w14:paraId="2518B6C5" w14:textId="7F019558" w:rsidR="009B0D46" w:rsidRDefault="009B0D46">
      <w:pPr>
        <w:pStyle w:val="CommentText"/>
      </w:pPr>
      <w:r>
        <w:rPr>
          <w:rStyle w:val="CommentReference"/>
        </w:rPr>
        <w:annotationRef/>
      </w:r>
      <w:r>
        <w:t>“</w:t>
      </w:r>
      <w:proofErr w:type="spellStart"/>
      <w:r>
        <w:t>Vracanje</w:t>
      </w:r>
      <w:proofErr w:type="spellEnd"/>
      <w:r>
        <w:t xml:space="preserve"> </w:t>
      </w:r>
      <w:proofErr w:type="spellStart"/>
      <w:r>
        <w:t>odgovora</w:t>
      </w:r>
      <w:proofErr w:type="spellEnd"/>
      <w:r>
        <w:t xml:space="preserve">” je </w:t>
      </w:r>
      <w:proofErr w:type="spellStart"/>
      <w:r>
        <w:t>trebalo</w:t>
      </w:r>
      <w:proofErr w:type="spellEnd"/>
      <w:r>
        <w:t xml:space="preserve"> </w:t>
      </w:r>
      <w:proofErr w:type="spellStart"/>
      <w:r>
        <w:t>biti</w:t>
      </w:r>
      <w:proofErr w:type="spellEnd"/>
      <w:r>
        <w:t xml:space="preserve"> u </w:t>
      </w:r>
      <w:proofErr w:type="spellStart"/>
      <w:r>
        <w:t>smislu</w:t>
      </w:r>
      <w:proofErr w:type="spellEnd"/>
      <w:r>
        <w:t xml:space="preserve"> </w:t>
      </w:r>
      <w:proofErr w:type="spellStart"/>
      <w:r>
        <w:t>proslijedjivanja</w:t>
      </w:r>
      <w:proofErr w:type="spellEnd"/>
      <w:r>
        <w:t xml:space="preserve"> </w:t>
      </w:r>
      <w:proofErr w:type="spellStart"/>
      <w:r>
        <w:t>servisnog</w:t>
      </w:r>
      <w:proofErr w:type="spellEnd"/>
      <w:r>
        <w:t xml:space="preserve"> </w:t>
      </w:r>
      <w:proofErr w:type="spellStart"/>
      <w:r>
        <w:t>tiketa</w:t>
      </w:r>
      <w:proofErr w:type="spellEnd"/>
      <w:r>
        <w:t xml:space="preserve"> </w:t>
      </w:r>
      <w:proofErr w:type="spellStart"/>
      <w:r>
        <w:t>nakon</w:t>
      </w:r>
      <w:proofErr w:type="spellEnd"/>
      <w:r>
        <w:t xml:space="preserve"> </w:t>
      </w:r>
      <w:proofErr w:type="spellStart"/>
      <w:r>
        <w:t>uspjesne</w:t>
      </w:r>
      <w:proofErr w:type="spellEnd"/>
      <w:r>
        <w:t xml:space="preserve"> </w:t>
      </w:r>
      <w:proofErr w:type="gramStart"/>
      <w:r>
        <w:t xml:space="preserve">autentikacije,  </w:t>
      </w:r>
      <w:proofErr w:type="spellStart"/>
      <w:r>
        <w:t>tako</w:t>
      </w:r>
      <w:proofErr w:type="spellEnd"/>
      <w:proofErr w:type="gramEnd"/>
      <w:r>
        <w:t xml:space="preserve"> da je </w:t>
      </w:r>
      <w:proofErr w:type="spellStart"/>
      <w:r>
        <w:t>sada</w:t>
      </w:r>
      <w:proofErr w:type="spellEnd"/>
      <w:r>
        <w:t xml:space="preserve"> </w:t>
      </w:r>
      <w:proofErr w:type="spellStart"/>
      <w:r>
        <w:t>prepravljeno</w:t>
      </w:r>
      <w:proofErr w:type="spellEnd"/>
      <w:r>
        <w:t xml:space="preserve"> i </w:t>
      </w:r>
      <w:proofErr w:type="spellStart"/>
      <w:r>
        <w:t>premjesteno</w:t>
      </w:r>
      <w:proofErr w:type="spellEnd"/>
      <w:r>
        <w:t xml:space="preserve"> </w:t>
      </w:r>
      <w:proofErr w:type="spellStart"/>
      <w:r>
        <w:t>ispod</w:t>
      </w:r>
      <w:proofErr w:type="spellEnd"/>
      <w:r>
        <w:t xml:space="preserve"> </w:t>
      </w:r>
      <w:proofErr w:type="spellStart"/>
      <w:r>
        <w:t>objasnjenja</w:t>
      </w:r>
      <w:proofErr w:type="spellEnd"/>
      <w:r>
        <w:t xml:space="preserve"> </w:t>
      </w:r>
      <w:proofErr w:type="spellStart"/>
      <w:r>
        <w:t>samog</w:t>
      </w:r>
      <w:proofErr w:type="spellEnd"/>
      <w:r>
        <w:t xml:space="preserve"> </w:t>
      </w:r>
      <w:proofErr w:type="spellStart"/>
      <w:r>
        <w:t>procesa</w:t>
      </w:r>
      <w:proofErr w:type="spellEnd"/>
      <w:r>
        <w:t xml:space="preserve"> autentikacije. </w:t>
      </w:r>
    </w:p>
  </w:comment>
  <w:comment w:id="3352" w:author="Ognjen Joldzic" w:date="2018-05-13T02:34:00Z" w:initials="OJ">
    <w:p w14:paraId="1E61CF62" w14:textId="77777777" w:rsidR="009B0D46" w:rsidRDefault="009B0D46" w:rsidP="00D34601">
      <w:pPr>
        <w:pStyle w:val="CommentText"/>
      </w:pPr>
      <w:proofErr w:type="spellStart"/>
      <w:r>
        <w:t>Ako</w:t>
      </w:r>
      <w:proofErr w:type="spellEnd"/>
      <w:r>
        <w:t xml:space="preserve"> se ova </w:t>
      </w:r>
      <w:proofErr w:type="spellStart"/>
      <w:r>
        <w:t>referenca</w:t>
      </w:r>
      <w:proofErr w:type="spellEnd"/>
      <w:r>
        <w:t xml:space="preserve"> </w:t>
      </w:r>
      <w:proofErr w:type="spellStart"/>
      <w:r>
        <w:t>odnosi</w:t>
      </w:r>
      <w:proofErr w:type="spellEnd"/>
      <w:r>
        <w:t xml:space="preserve"> </w:t>
      </w:r>
      <w:proofErr w:type="spellStart"/>
      <w:r>
        <w:t>na</w:t>
      </w:r>
      <w:proofErr w:type="spellEnd"/>
      <w:r>
        <w:t xml:space="preserve"> </w:t>
      </w:r>
      <w:proofErr w:type="spellStart"/>
      <w:r>
        <w:t>sve</w:t>
      </w:r>
      <w:proofErr w:type="spellEnd"/>
      <w:r>
        <w:t xml:space="preserve"> </w:t>
      </w:r>
      <w:proofErr w:type="spellStart"/>
      <w:r>
        <w:t>teze</w:t>
      </w:r>
      <w:proofErr w:type="spellEnd"/>
      <w:r>
        <w:t xml:space="preserve">, </w:t>
      </w:r>
      <w:proofErr w:type="spellStart"/>
      <w:r>
        <w:t>onda</w:t>
      </w:r>
      <w:proofErr w:type="spellEnd"/>
      <w:r>
        <w:t xml:space="preserve"> </w:t>
      </w:r>
      <w:proofErr w:type="spellStart"/>
      <w:r>
        <w:t>dodajte</w:t>
      </w:r>
      <w:proofErr w:type="spellEnd"/>
      <w:r>
        <w:t xml:space="preserve"> </w:t>
      </w:r>
      <w:proofErr w:type="spellStart"/>
      <w:r>
        <w:t>jednu</w:t>
      </w:r>
      <w:proofErr w:type="spellEnd"/>
      <w:r>
        <w:t xml:space="preserve"> </w:t>
      </w:r>
      <w:proofErr w:type="spellStart"/>
      <w:r>
        <w:t>rečenicu</w:t>
      </w:r>
      <w:proofErr w:type="spellEnd"/>
      <w:r>
        <w:t xml:space="preserve"> </w:t>
      </w:r>
      <w:proofErr w:type="spellStart"/>
      <w:r>
        <w:t>ispred</w:t>
      </w:r>
      <w:proofErr w:type="spellEnd"/>
      <w:r>
        <w:t xml:space="preserve"> </w:t>
      </w:r>
      <w:proofErr w:type="spellStart"/>
      <w:r>
        <w:t>svega</w:t>
      </w:r>
      <w:proofErr w:type="spellEnd"/>
      <w:r>
        <w:t xml:space="preserve"> (u </w:t>
      </w:r>
      <w:proofErr w:type="spellStart"/>
      <w:r>
        <w:t>smislu</w:t>
      </w:r>
      <w:proofErr w:type="spellEnd"/>
      <w:r>
        <w:t xml:space="preserve"> </w:t>
      </w:r>
      <w:proofErr w:type="spellStart"/>
      <w:r>
        <w:t>uvoda</w:t>
      </w:r>
      <w:proofErr w:type="spellEnd"/>
      <w:r>
        <w:t xml:space="preserve">), pa </w:t>
      </w:r>
      <w:proofErr w:type="spellStart"/>
      <w:r>
        <w:t>onda</w:t>
      </w:r>
      <w:proofErr w:type="spellEnd"/>
      <w:r>
        <w:t xml:space="preserve"> </w:t>
      </w:r>
      <w:proofErr w:type="spellStart"/>
      <w:r>
        <w:t>referencu</w:t>
      </w:r>
      <w:proofErr w:type="spellEnd"/>
      <w:r>
        <w:t xml:space="preserve"> </w:t>
      </w:r>
      <w:proofErr w:type="spellStart"/>
      <w:r>
        <w:t>postavite</w:t>
      </w:r>
      <w:proofErr w:type="spellEnd"/>
      <w:r>
        <w:t xml:space="preserve"> </w:t>
      </w:r>
      <w:proofErr w:type="spellStart"/>
      <w:r>
        <w:t>na</w:t>
      </w:r>
      <w:proofErr w:type="spellEnd"/>
      <w:r>
        <w:t xml:space="preserve"> </w:t>
      </w:r>
      <w:proofErr w:type="spellStart"/>
      <w:r>
        <w:t>kraj</w:t>
      </w:r>
      <w:proofErr w:type="spellEnd"/>
      <w:r>
        <w:t xml:space="preserve"> </w:t>
      </w:r>
      <w:proofErr w:type="spellStart"/>
      <w:r>
        <w:t>te</w:t>
      </w:r>
      <w:proofErr w:type="spellEnd"/>
      <w:r>
        <w:t xml:space="preserve"> </w:t>
      </w:r>
      <w:proofErr w:type="spellStart"/>
      <w:r>
        <w:t>rečenice</w:t>
      </w:r>
      <w:proofErr w:type="spellEnd"/>
    </w:p>
  </w:comment>
  <w:comment w:id="3353" w:author="Rajo" w:date="2018-06-17T16:58:00Z" w:initials="R">
    <w:p w14:paraId="628A7298" w14:textId="5D9A9132" w:rsidR="009B0D46" w:rsidRDefault="009B0D46">
      <w:pPr>
        <w:pStyle w:val="CommentText"/>
      </w:pPr>
      <w:r>
        <w:rPr>
          <w:rStyle w:val="CommentReference"/>
        </w:rPr>
        <w:annotationRef/>
      </w:r>
      <w:proofErr w:type="spellStart"/>
      <w:r>
        <w:t>prepravljeno</w:t>
      </w:r>
      <w:proofErr w:type="spellEnd"/>
    </w:p>
  </w:comment>
  <w:comment w:id="3367" w:author="Ognjen Joldzic" w:date="2018-05-13T02:34:00Z" w:initials="OJ">
    <w:p w14:paraId="5CEBC5F3" w14:textId="77777777" w:rsidR="009B0D46" w:rsidRDefault="009B0D46">
      <w:pPr>
        <w:pStyle w:val="CommentText"/>
      </w:pPr>
      <w:proofErr w:type="spellStart"/>
      <w:r>
        <w:t>Ako</w:t>
      </w:r>
      <w:proofErr w:type="spellEnd"/>
      <w:r>
        <w:t xml:space="preserve"> se ova </w:t>
      </w:r>
      <w:proofErr w:type="spellStart"/>
      <w:r>
        <w:t>referenca</w:t>
      </w:r>
      <w:proofErr w:type="spellEnd"/>
      <w:r>
        <w:t xml:space="preserve"> </w:t>
      </w:r>
      <w:proofErr w:type="spellStart"/>
      <w:r>
        <w:t>odnosi</w:t>
      </w:r>
      <w:proofErr w:type="spellEnd"/>
      <w:r>
        <w:t xml:space="preserve"> </w:t>
      </w:r>
      <w:proofErr w:type="spellStart"/>
      <w:r>
        <w:t>na</w:t>
      </w:r>
      <w:proofErr w:type="spellEnd"/>
      <w:r>
        <w:t xml:space="preserve"> </w:t>
      </w:r>
      <w:proofErr w:type="spellStart"/>
      <w:r>
        <w:t>sve</w:t>
      </w:r>
      <w:proofErr w:type="spellEnd"/>
      <w:r>
        <w:t xml:space="preserve"> </w:t>
      </w:r>
      <w:proofErr w:type="spellStart"/>
      <w:r>
        <w:t>teze</w:t>
      </w:r>
      <w:proofErr w:type="spellEnd"/>
      <w:r>
        <w:t xml:space="preserve">, </w:t>
      </w:r>
      <w:proofErr w:type="spellStart"/>
      <w:r>
        <w:t>onda</w:t>
      </w:r>
      <w:proofErr w:type="spellEnd"/>
      <w:r>
        <w:t xml:space="preserve"> </w:t>
      </w:r>
      <w:proofErr w:type="spellStart"/>
      <w:r>
        <w:t>dodajte</w:t>
      </w:r>
      <w:proofErr w:type="spellEnd"/>
      <w:r>
        <w:t xml:space="preserve"> </w:t>
      </w:r>
      <w:proofErr w:type="spellStart"/>
      <w:r>
        <w:t>jednu</w:t>
      </w:r>
      <w:proofErr w:type="spellEnd"/>
      <w:r>
        <w:t xml:space="preserve"> </w:t>
      </w:r>
      <w:proofErr w:type="spellStart"/>
      <w:r>
        <w:t>rečenicu</w:t>
      </w:r>
      <w:proofErr w:type="spellEnd"/>
      <w:r>
        <w:t xml:space="preserve"> </w:t>
      </w:r>
      <w:proofErr w:type="spellStart"/>
      <w:r>
        <w:t>ispred</w:t>
      </w:r>
      <w:proofErr w:type="spellEnd"/>
      <w:r>
        <w:t xml:space="preserve"> </w:t>
      </w:r>
      <w:proofErr w:type="spellStart"/>
      <w:r>
        <w:t>svega</w:t>
      </w:r>
      <w:proofErr w:type="spellEnd"/>
      <w:r>
        <w:t xml:space="preserve"> (u </w:t>
      </w:r>
      <w:proofErr w:type="spellStart"/>
      <w:r>
        <w:t>smislu</w:t>
      </w:r>
      <w:proofErr w:type="spellEnd"/>
      <w:r>
        <w:t xml:space="preserve"> </w:t>
      </w:r>
      <w:proofErr w:type="spellStart"/>
      <w:r>
        <w:t>uvoda</w:t>
      </w:r>
      <w:proofErr w:type="spellEnd"/>
      <w:r>
        <w:t xml:space="preserve">), pa </w:t>
      </w:r>
      <w:proofErr w:type="spellStart"/>
      <w:r>
        <w:t>onda</w:t>
      </w:r>
      <w:proofErr w:type="spellEnd"/>
      <w:r>
        <w:t xml:space="preserve"> </w:t>
      </w:r>
      <w:proofErr w:type="spellStart"/>
      <w:r>
        <w:t>referencu</w:t>
      </w:r>
      <w:proofErr w:type="spellEnd"/>
      <w:r>
        <w:t xml:space="preserve"> </w:t>
      </w:r>
      <w:proofErr w:type="spellStart"/>
      <w:r>
        <w:t>postavite</w:t>
      </w:r>
      <w:proofErr w:type="spellEnd"/>
      <w:r>
        <w:t xml:space="preserve"> </w:t>
      </w:r>
      <w:proofErr w:type="spellStart"/>
      <w:r>
        <w:t>na</w:t>
      </w:r>
      <w:proofErr w:type="spellEnd"/>
      <w:r>
        <w:t xml:space="preserve"> </w:t>
      </w:r>
      <w:proofErr w:type="spellStart"/>
      <w:r>
        <w:t>kraj</w:t>
      </w:r>
      <w:proofErr w:type="spellEnd"/>
      <w:r>
        <w:t xml:space="preserve"> </w:t>
      </w:r>
      <w:proofErr w:type="spellStart"/>
      <w:r>
        <w:t>te</w:t>
      </w:r>
      <w:proofErr w:type="spellEnd"/>
      <w:r>
        <w:t xml:space="preserve"> </w:t>
      </w:r>
      <w:proofErr w:type="spellStart"/>
      <w:r>
        <w:t>rečenice</w:t>
      </w:r>
      <w:proofErr w:type="spellEnd"/>
    </w:p>
  </w:comment>
  <w:comment w:id="3368" w:author="Rajo" w:date="2018-05-27T15:39:00Z" w:initials="R">
    <w:p w14:paraId="37853026" w14:textId="1BCFC975" w:rsidR="009B0D46" w:rsidRDefault="009B0D46">
      <w:pPr>
        <w:pStyle w:val="CommentText"/>
      </w:pPr>
      <w:r>
        <w:rPr>
          <w:rStyle w:val="CommentReference"/>
        </w:rPr>
        <w:annotationRef/>
      </w:r>
      <w:r>
        <w:t>done</w:t>
      </w:r>
    </w:p>
  </w:comment>
  <w:comment w:id="3357" w:author="Zoran Djuric" w:date="2018-05-20T09:57:00Z" w:initials="ZD">
    <w:p w14:paraId="5C5C322D" w14:textId="79B814DD" w:rsidR="009B0D46" w:rsidRDefault="009B0D46">
      <w:pPr>
        <w:pStyle w:val="CommentText"/>
      </w:pPr>
      <w:r>
        <w:rPr>
          <w:rStyle w:val="CommentReference"/>
        </w:rPr>
        <w:annotationRef/>
      </w:r>
      <w:proofErr w:type="spellStart"/>
      <w:r>
        <w:t>sekcija</w:t>
      </w:r>
      <w:proofErr w:type="spellEnd"/>
      <w:r>
        <w:t xml:space="preserve"> </w:t>
      </w:r>
      <w:proofErr w:type="spellStart"/>
      <w:r>
        <w:t>nikako</w:t>
      </w:r>
      <w:proofErr w:type="spellEnd"/>
      <w:r>
        <w:t xml:space="preserve"> ne </w:t>
      </w:r>
      <w:proofErr w:type="spellStart"/>
      <w:r>
        <w:t>može</w:t>
      </w:r>
      <w:proofErr w:type="spellEnd"/>
      <w:r>
        <w:t xml:space="preserve"> </w:t>
      </w:r>
      <w:proofErr w:type="spellStart"/>
      <w:r>
        <w:t>početi</w:t>
      </w:r>
      <w:proofErr w:type="spellEnd"/>
      <w:r>
        <w:t xml:space="preserve"> </w:t>
      </w:r>
      <w:r w:rsidRPr="00C32512">
        <w:rPr>
          <w:i/>
        </w:rPr>
        <w:t>bullet</w:t>
      </w:r>
      <w:r>
        <w:t>-</w:t>
      </w:r>
      <w:proofErr w:type="spellStart"/>
      <w:r>
        <w:t>ima</w:t>
      </w:r>
      <w:proofErr w:type="spellEnd"/>
      <w:r>
        <w:t xml:space="preserve">. Mora </w:t>
      </w:r>
      <w:proofErr w:type="spellStart"/>
      <w:r>
        <w:t>postojati</w:t>
      </w:r>
      <w:proofErr w:type="spellEnd"/>
      <w:r>
        <w:t xml:space="preserve"> </w:t>
      </w:r>
      <w:proofErr w:type="spellStart"/>
      <w:r>
        <w:t>uvodna</w:t>
      </w:r>
      <w:proofErr w:type="spellEnd"/>
      <w:r>
        <w:t xml:space="preserve"> </w:t>
      </w:r>
      <w:proofErr w:type="spellStart"/>
      <w:r>
        <w:t>rečenica</w:t>
      </w:r>
      <w:proofErr w:type="spellEnd"/>
      <w:r>
        <w:t xml:space="preserve">. </w:t>
      </w:r>
      <w:proofErr w:type="spellStart"/>
      <w:r>
        <w:t>Npr</w:t>
      </w:r>
      <w:proofErr w:type="spellEnd"/>
      <w:r>
        <w:t xml:space="preserve">. </w:t>
      </w:r>
      <w:proofErr w:type="spellStart"/>
      <w:r>
        <w:t>Neke</w:t>
      </w:r>
      <w:proofErr w:type="spellEnd"/>
      <w:r>
        <w:t xml:space="preserve"> od </w:t>
      </w:r>
      <w:proofErr w:type="spellStart"/>
      <w:r>
        <w:t>osnovnih</w:t>
      </w:r>
      <w:proofErr w:type="spellEnd"/>
      <w:r>
        <w:t xml:space="preserve"> </w:t>
      </w:r>
      <w:proofErr w:type="spellStart"/>
      <w:r>
        <w:t>karakteristika</w:t>
      </w:r>
      <w:proofErr w:type="spellEnd"/>
      <w:r>
        <w:t xml:space="preserve"> </w:t>
      </w:r>
      <w:proofErr w:type="spellStart"/>
      <w:proofErr w:type="gramStart"/>
      <w:r>
        <w:rPr>
          <w:lang w:val="bs-Latn-BA"/>
        </w:rPr>
        <w:t>Shibboleth</w:t>
      </w:r>
      <w:proofErr w:type="spellEnd"/>
      <w:r>
        <w:rPr>
          <w:lang w:val="bs-Latn-BA"/>
        </w:rPr>
        <w:t xml:space="preserve">  sistema</w:t>
      </w:r>
      <w:proofErr w:type="gramEnd"/>
      <w:r>
        <w:rPr>
          <w:lang w:val="bs-Latn-BA"/>
        </w:rPr>
        <w:t xml:space="preserve"> su</w:t>
      </w:r>
      <w:r>
        <w:t>…</w:t>
      </w:r>
    </w:p>
  </w:comment>
  <w:comment w:id="3358" w:author="Rajo" w:date="2018-06-17T16:59:00Z" w:initials="R">
    <w:p w14:paraId="0DC103F5" w14:textId="58A67034" w:rsidR="009B0D46" w:rsidRDefault="009B0D46">
      <w:pPr>
        <w:pStyle w:val="CommentText"/>
      </w:pPr>
      <w:r>
        <w:rPr>
          <w:rStyle w:val="CommentReference"/>
        </w:rPr>
        <w:annotationRef/>
      </w:r>
      <w:proofErr w:type="spellStart"/>
      <w:r>
        <w:t>prepravljeno</w:t>
      </w:r>
      <w:proofErr w:type="spellEnd"/>
    </w:p>
  </w:comment>
  <w:comment w:id="3391" w:author="Zoran Djuric" w:date="2018-05-20T09:59:00Z" w:initials="ZD">
    <w:p w14:paraId="26056556" w14:textId="3279AD85" w:rsidR="009B0D46" w:rsidRDefault="009B0D46">
      <w:pPr>
        <w:pStyle w:val="CommentText"/>
      </w:pPr>
      <w:r>
        <w:rPr>
          <w:rStyle w:val="CommentReference"/>
        </w:rPr>
        <w:annotationRef/>
      </w:r>
      <w:proofErr w:type="spellStart"/>
      <w:r>
        <w:t>nema</w:t>
      </w:r>
      <w:proofErr w:type="spellEnd"/>
      <w:r>
        <w:t xml:space="preserve"> </w:t>
      </w:r>
      <w:proofErr w:type="spellStart"/>
      <w:r>
        <w:t>potrebe</w:t>
      </w:r>
      <w:proofErr w:type="spellEnd"/>
      <w:r>
        <w:t xml:space="preserve"> za </w:t>
      </w:r>
      <w:proofErr w:type="spellStart"/>
      <w:r>
        <w:t>opisima</w:t>
      </w:r>
      <w:proofErr w:type="spellEnd"/>
      <w:r>
        <w:t xml:space="preserve">, </w:t>
      </w:r>
      <w:proofErr w:type="spellStart"/>
      <w:r>
        <w:t>jer</w:t>
      </w:r>
      <w:proofErr w:type="spellEnd"/>
      <w:r>
        <w:t xml:space="preserve"> je to </w:t>
      </w:r>
      <w:proofErr w:type="spellStart"/>
      <w:r>
        <w:t>već</w:t>
      </w:r>
      <w:proofErr w:type="spellEnd"/>
      <w:r>
        <w:t xml:space="preserve"> </w:t>
      </w:r>
      <w:proofErr w:type="spellStart"/>
      <w:r>
        <w:t>urađeno</w:t>
      </w:r>
      <w:proofErr w:type="spellEnd"/>
      <w:r>
        <w:t xml:space="preserve"> </w:t>
      </w:r>
      <w:proofErr w:type="spellStart"/>
      <w:proofErr w:type="gramStart"/>
      <w:r>
        <w:t>ranije</w:t>
      </w:r>
      <w:proofErr w:type="spellEnd"/>
      <w:r>
        <w:t>..</w:t>
      </w:r>
      <w:proofErr w:type="gramEnd"/>
    </w:p>
    <w:p w14:paraId="747EC1BB" w14:textId="77777777" w:rsidR="009B0D46" w:rsidRDefault="009B0D46">
      <w:pPr>
        <w:pStyle w:val="CommentText"/>
      </w:pPr>
    </w:p>
  </w:comment>
  <w:comment w:id="3392" w:author="Rajo" w:date="2018-05-27T15:41:00Z" w:initials="R">
    <w:p w14:paraId="6F0B4E75" w14:textId="0CE57BF3" w:rsidR="009B0D46" w:rsidRDefault="009B0D46">
      <w:pPr>
        <w:pStyle w:val="CommentText"/>
      </w:pPr>
      <w:r>
        <w:rPr>
          <w:rStyle w:val="CommentReference"/>
        </w:rPr>
        <w:annotationRef/>
      </w:r>
      <w:r>
        <w:t>done</w:t>
      </w:r>
    </w:p>
  </w:comment>
  <w:comment w:id="3494" w:author="Zoran Djuric" w:date="2018-05-20T09:59:00Z" w:initials="ZD">
    <w:p w14:paraId="01029060" w14:textId="48411194" w:rsidR="009B0D46" w:rsidRDefault="009B0D46">
      <w:pPr>
        <w:pStyle w:val="CommentText"/>
      </w:pPr>
      <w:proofErr w:type="spellStart"/>
      <w:r>
        <w:t>važi</w:t>
      </w:r>
      <w:proofErr w:type="spellEnd"/>
      <w:r>
        <w:t xml:space="preserve"> </w:t>
      </w:r>
      <w:proofErr w:type="spellStart"/>
      <w:r>
        <w:t>isto</w:t>
      </w:r>
      <w:proofErr w:type="spellEnd"/>
      <w:r>
        <w:t xml:space="preserve"> </w:t>
      </w:r>
      <w:r>
        <w:rPr>
          <w:rStyle w:val="CommentReference"/>
        </w:rPr>
        <w:annotationRef/>
      </w:r>
      <w:proofErr w:type="spellStart"/>
      <w:r>
        <w:t>isto</w:t>
      </w:r>
      <w:proofErr w:type="spellEnd"/>
      <w:r>
        <w:t xml:space="preserve"> </w:t>
      </w:r>
      <w:proofErr w:type="spellStart"/>
      <w:r>
        <w:t>kao</w:t>
      </w:r>
      <w:proofErr w:type="spellEnd"/>
      <w:r>
        <w:t xml:space="preserve"> i za </w:t>
      </w:r>
      <w:proofErr w:type="spellStart"/>
      <w:r>
        <w:t>prethodnu</w:t>
      </w:r>
      <w:proofErr w:type="spellEnd"/>
      <w:r>
        <w:t xml:space="preserve"> </w:t>
      </w:r>
      <w:proofErr w:type="spellStart"/>
      <w:r>
        <w:t>sliku</w:t>
      </w:r>
      <w:proofErr w:type="spellEnd"/>
      <w:r>
        <w:t xml:space="preserve">. </w:t>
      </w:r>
      <w:proofErr w:type="spellStart"/>
      <w:r>
        <w:t>Neću</w:t>
      </w:r>
      <w:proofErr w:type="spellEnd"/>
      <w:r>
        <w:t xml:space="preserve"> </w:t>
      </w:r>
      <w:proofErr w:type="spellStart"/>
      <w:r>
        <w:t>više</w:t>
      </w:r>
      <w:proofErr w:type="spellEnd"/>
      <w:r>
        <w:t xml:space="preserve"> </w:t>
      </w:r>
      <w:proofErr w:type="spellStart"/>
      <w:r>
        <w:t>ponavljati</w:t>
      </w:r>
      <w:proofErr w:type="spellEnd"/>
      <w:r>
        <w:t xml:space="preserve">, </w:t>
      </w:r>
      <w:proofErr w:type="spellStart"/>
      <w:r>
        <w:t>važi</w:t>
      </w:r>
      <w:proofErr w:type="spellEnd"/>
      <w:r>
        <w:t xml:space="preserve"> za </w:t>
      </w:r>
      <w:proofErr w:type="spellStart"/>
      <w:r>
        <w:t>sve</w:t>
      </w:r>
      <w:proofErr w:type="spellEnd"/>
      <w:r>
        <w:t xml:space="preserve"> </w:t>
      </w:r>
      <w:proofErr w:type="spellStart"/>
      <w:r>
        <w:t>slike</w:t>
      </w:r>
      <w:proofErr w:type="spellEnd"/>
      <w:r>
        <w:t xml:space="preserve"> u </w:t>
      </w:r>
      <w:proofErr w:type="spellStart"/>
      <w:r>
        <w:t>radu</w:t>
      </w:r>
      <w:proofErr w:type="spellEnd"/>
      <w:r>
        <w:t>…</w:t>
      </w:r>
    </w:p>
  </w:comment>
  <w:comment w:id="3495" w:author="Rajo" w:date="2018-05-24T20:20:00Z" w:initials="R">
    <w:p w14:paraId="4DB6CC7D" w14:textId="5A9086CE" w:rsidR="009B0D46" w:rsidRDefault="009B0D46">
      <w:pPr>
        <w:pStyle w:val="CommentText"/>
      </w:pPr>
      <w:r>
        <w:rPr>
          <w:rStyle w:val="CommentReference"/>
        </w:rPr>
        <w:annotationRef/>
      </w:r>
    </w:p>
  </w:comment>
  <w:comment w:id="3529" w:author="Ognjen Joldzic" w:date="2018-05-13T02:39:00Z" w:initials="OJ">
    <w:p w14:paraId="0D43383A" w14:textId="77777777" w:rsidR="009B0D46" w:rsidRDefault="009B0D46">
      <w:pPr>
        <w:pStyle w:val="CommentText"/>
      </w:pPr>
      <w:r>
        <w:t xml:space="preserve">Ova i </w:t>
      </w:r>
      <w:proofErr w:type="spellStart"/>
      <w:r>
        <w:t>sljedeća</w:t>
      </w:r>
      <w:proofErr w:type="spellEnd"/>
      <w:r>
        <w:t xml:space="preserve"> </w:t>
      </w:r>
      <w:proofErr w:type="spellStart"/>
      <w:r>
        <w:t>sekcija</w:t>
      </w:r>
      <w:proofErr w:type="spellEnd"/>
      <w:r>
        <w:t xml:space="preserve"> </w:t>
      </w:r>
      <w:proofErr w:type="spellStart"/>
      <w:r>
        <w:t>mogu</w:t>
      </w:r>
      <w:proofErr w:type="spellEnd"/>
      <w:r>
        <w:t xml:space="preserve"> </w:t>
      </w:r>
      <w:proofErr w:type="spellStart"/>
      <w:r>
        <w:t>doći</w:t>
      </w:r>
      <w:proofErr w:type="spellEnd"/>
      <w:r>
        <w:t xml:space="preserve"> u </w:t>
      </w:r>
      <w:proofErr w:type="spellStart"/>
      <w:r>
        <w:t>okviru</w:t>
      </w:r>
      <w:proofErr w:type="spellEnd"/>
      <w:r>
        <w:t xml:space="preserve"> </w:t>
      </w:r>
      <w:proofErr w:type="spellStart"/>
      <w:r>
        <w:t>sekcije</w:t>
      </w:r>
      <w:proofErr w:type="spellEnd"/>
      <w:r>
        <w:t xml:space="preserve"> “</w:t>
      </w:r>
      <w:proofErr w:type="spellStart"/>
      <w:r>
        <w:t>Arhitektura</w:t>
      </w:r>
      <w:proofErr w:type="spellEnd"/>
      <w:r>
        <w:t xml:space="preserve">”. </w:t>
      </w:r>
      <w:proofErr w:type="spellStart"/>
      <w:r>
        <w:t>Nema</w:t>
      </w:r>
      <w:proofErr w:type="spellEnd"/>
      <w:r>
        <w:t xml:space="preserve"> </w:t>
      </w:r>
      <w:proofErr w:type="spellStart"/>
      <w:r>
        <w:t>potrebe</w:t>
      </w:r>
      <w:proofErr w:type="spellEnd"/>
      <w:r>
        <w:t xml:space="preserve"> za </w:t>
      </w:r>
      <w:proofErr w:type="spellStart"/>
      <w:r>
        <w:t>ovolikim</w:t>
      </w:r>
      <w:proofErr w:type="spellEnd"/>
      <w:r>
        <w:t xml:space="preserve"> </w:t>
      </w:r>
      <w:proofErr w:type="spellStart"/>
      <w:r>
        <w:t>usitnjavanjem</w:t>
      </w:r>
      <w:proofErr w:type="spellEnd"/>
      <w:r>
        <w:t>.</w:t>
      </w:r>
    </w:p>
  </w:comment>
  <w:comment w:id="3782" w:author="Zoran Djuric" w:date="2018-05-20T10:01:00Z" w:initials="ZD">
    <w:p w14:paraId="612C58B6" w14:textId="376219E0" w:rsidR="009B0D46" w:rsidRDefault="009B0D46">
      <w:pPr>
        <w:pStyle w:val="CommentText"/>
      </w:pPr>
      <w:r>
        <w:rPr>
          <w:rStyle w:val="CommentReference"/>
        </w:rPr>
        <w:annotationRef/>
      </w:r>
      <w:proofErr w:type="spellStart"/>
      <w:r>
        <w:t>isto</w:t>
      </w:r>
      <w:proofErr w:type="spellEnd"/>
      <w:r>
        <w:t xml:space="preserve"> </w:t>
      </w:r>
      <w:proofErr w:type="spellStart"/>
      <w:r>
        <w:t>kao</w:t>
      </w:r>
      <w:proofErr w:type="spellEnd"/>
      <w:r>
        <w:t xml:space="preserve"> i </w:t>
      </w:r>
      <w:proofErr w:type="spellStart"/>
      <w:r>
        <w:t>ranije</w:t>
      </w:r>
      <w:proofErr w:type="spellEnd"/>
      <w:r>
        <w:t xml:space="preserve">. </w:t>
      </w:r>
      <w:proofErr w:type="spellStart"/>
      <w:r>
        <w:t>Nema</w:t>
      </w:r>
      <w:proofErr w:type="spellEnd"/>
      <w:r>
        <w:t xml:space="preserve"> </w:t>
      </w:r>
      <w:proofErr w:type="spellStart"/>
      <w:r>
        <w:t>potrebe</w:t>
      </w:r>
      <w:proofErr w:type="spellEnd"/>
      <w:r>
        <w:t xml:space="preserve"> za </w:t>
      </w:r>
      <w:proofErr w:type="spellStart"/>
      <w:r>
        <w:t>nabrajanjem</w:t>
      </w:r>
      <w:proofErr w:type="spellEnd"/>
      <w:r>
        <w:t xml:space="preserve">. </w:t>
      </w:r>
      <w:proofErr w:type="spellStart"/>
      <w:r>
        <w:t>Neka</w:t>
      </w:r>
      <w:proofErr w:type="spellEnd"/>
      <w:r>
        <w:t xml:space="preserve"> to </w:t>
      </w:r>
      <w:proofErr w:type="spellStart"/>
      <w:r>
        <w:t>bude</w:t>
      </w:r>
      <w:proofErr w:type="spellEnd"/>
      <w:r>
        <w:t xml:space="preserve"> </w:t>
      </w:r>
      <w:proofErr w:type="spellStart"/>
      <w:r>
        <w:t>jedna</w:t>
      </w:r>
      <w:proofErr w:type="spellEnd"/>
      <w:r>
        <w:t xml:space="preserve"> “</w:t>
      </w:r>
      <w:proofErr w:type="spellStart"/>
      <w:r>
        <w:t>tečna</w:t>
      </w:r>
      <w:proofErr w:type="spellEnd"/>
      <w:r>
        <w:t xml:space="preserve">” </w:t>
      </w:r>
      <w:proofErr w:type="spellStart"/>
      <w:r>
        <w:t>rečenica</w:t>
      </w:r>
      <w:proofErr w:type="spellEnd"/>
      <w:r>
        <w:t>…</w:t>
      </w:r>
    </w:p>
  </w:comment>
  <w:comment w:id="3783" w:author="Rajo" w:date="2018-05-27T15:56:00Z" w:initials="R">
    <w:p w14:paraId="30A9E0B7" w14:textId="0337153F" w:rsidR="009B0D46" w:rsidRDefault="009B0D46">
      <w:pPr>
        <w:pStyle w:val="CommentText"/>
      </w:pPr>
      <w:r>
        <w:rPr>
          <w:rStyle w:val="CommentReference"/>
        </w:rPr>
        <w:annotationRef/>
      </w:r>
      <w:r>
        <w:t>done</w:t>
      </w:r>
    </w:p>
  </w:comment>
  <w:comment w:id="4161" w:author="Zoran Djuric" w:date="2018-05-20T10:02:00Z" w:initials="ZD">
    <w:p w14:paraId="49877AAB" w14:textId="0408CC75" w:rsidR="009B0D46" w:rsidRDefault="009B0D46">
      <w:pPr>
        <w:pStyle w:val="CommentText"/>
      </w:pPr>
      <w:r>
        <w:rPr>
          <w:rStyle w:val="CommentReference"/>
        </w:rPr>
        <w:annotationRef/>
      </w:r>
      <w:proofErr w:type="spellStart"/>
      <w:r>
        <w:t>važi</w:t>
      </w:r>
      <w:proofErr w:type="spellEnd"/>
      <w:r>
        <w:t xml:space="preserve"> </w:t>
      </w:r>
      <w:proofErr w:type="spellStart"/>
      <w:r>
        <w:t>kao</w:t>
      </w:r>
      <w:proofErr w:type="spellEnd"/>
      <w:r>
        <w:t xml:space="preserve"> i za </w:t>
      </w:r>
      <w:proofErr w:type="spellStart"/>
      <w:r>
        <w:t>prethodne</w:t>
      </w:r>
      <w:proofErr w:type="spellEnd"/>
      <w:r>
        <w:t xml:space="preserve">, s </w:t>
      </w:r>
      <w:proofErr w:type="spellStart"/>
      <w:r>
        <w:t>tim</w:t>
      </w:r>
      <w:proofErr w:type="spellEnd"/>
      <w:r>
        <w:t xml:space="preserve"> da </w:t>
      </w:r>
      <w:proofErr w:type="spellStart"/>
      <w:r>
        <w:t>ovo</w:t>
      </w:r>
      <w:proofErr w:type="spellEnd"/>
      <w:r>
        <w:t xml:space="preserve"> </w:t>
      </w:r>
      <w:proofErr w:type="spellStart"/>
      <w:r>
        <w:t>može</w:t>
      </w:r>
      <w:proofErr w:type="spellEnd"/>
      <w:r>
        <w:t xml:space="preserve"> </w:t>
      </w:r>
      <w:proofErr w:type="spellStart"/>
      <w:r>
        <w:t>još</w:t>
      </w:r>
      <w:proofErr w:type="spellEnd"/>
      <w:r>
        <w:t xml:space="preserve"> i da se </w:t>
      </w:r>
      <w:proofErr w:type="spellStart"/>
      <w:r>
        <w:t>pojednostavi</w:t>
      </w:r>
      <w:proofErr w:type="spellEnd"/>
      <w:r>
        <w:t xml:space="preserve">. </w:t>
      </w:r>
      <w:proofErr w:type="spellStart"/>
      <w:r>
        <w:t>Dakle</w:t>
      </w:r>
      <w:proofErr w:type="spellEnd"/>
      <w:r>
        <w:t xml:space="preserve">, </w:t>
      </w:r>
      <w:proofErr w:type="spellStart"/>
      <w:r>
        <w:t>nacrtajte</w:t>
      </w:r>
      <w:proofErr w:type="spellEnd"/>
      <w:r>
        <w:t xml:space="preserve"> </w:t>
      </w:r>
      <w:proofErr w:type="spellStart"/>
      <w:r>
        <w:t>svoju</w:t>
      </w:r>
      <w:proofErr w:type="spellEnd"/>
      <w:r>
        <w:t xml:space="preserve"> </w:t>
      </w:r>
      <w:proofErr w:type="spellStart"/>
      <w:r>
        <w:t>sliku</w:t>
      </w:r>
      <w:proofErr w:type="spellEnd"/>
      <w:r>
        <w:t>…</w:t>
      </w:r>
    </w:p>
  </w:comment>
  <w:comment w:id="4179" w:author="Ognjen Joldzic" w:date="2018-05-13T02:42:00Z" w:initials="OJ">
    <w:p w14:paraId="57CCE9E9" w14:textId="77777777" w:rsidR="009B0D46" w:rsidRDefault="009B0D46">
      <w:pPr>
        <w:pStyle w:val="CommentText"/>
      </w:pPr>
      <w:proofErr w:type="spellStart"/>
      <w:r>
        <w:t>Ovo</w:t>
      </w:r>
      <w:proofErr w:type="spellEnd"/>
      <w:r>
        <w:t xml:space="preserve"> je </w:t>
      </w:r>
      <w:proofErr w:type="spellStart"/>
      <w:r>
        <w:t>već</w:t>
      </w:r>
      <w:proofErr w:type="spellEnd"/>
      <w:r>
        <w:t xml:space="preserve"> </w:t>
      </w:r>
      <w:proofErr w:type="spellStart"/>
      <w:r>
        <w:t>rečeno</w:t>
      </w:r>
      <w:proofErr w:type="spellEnd"/>
      <w:r>
        <w:t xml:space="preserve"> </w:t>
      </w:r>
      <w:proofErr w:type="spellStart"/>
      <w:r>
        <w:t>ranije</w:t>
      </w:r>
      <w:proofErr w:type="spellEnd"/>
      <w:r>
        <w:t xml:space="preserve">, </w:t>
      </w:r>
      <w:proofErr w:type="spellStart"/>
      <w:r>
        <w:t>nema</w:t>
      </w:r>
      <w:proofErr w:type="spellEnd"/>
      <w:r>
        <w:t xml:space="preserve"> </w:t>
      </w:r>
      <w:proofErr w:type="spellStart"/>
      <w:r>
        <w:t>potrebe</w:t>
      </w:r>
      <w:proofErr w:type="spellEnd"/>
      <w:r>
        <w:t xml:space="preserve"> da se </w:t>
      </w:r>
      <w:proofErr w:type="spellStart"/>
      <w:r>
        <w:t>ponovo</w:t>
      </w:r>
      <w:proofErr w:type="spellEnd"/>
      <w:r>
        <w:t xml:space="preserve"> </w:t>
      </w:r>
      <w:proofErr w:type="spellStart"/>
      <w:r>
        <w:t>naglašava</w:t>
      </w:r>
      <w:proofErr w:type="spellEnd"/>
      <w:r>
        <w:t>.</w:t>
      </w:r>
    </w:p>
  </w:comment>
  <w:comment w:id="4180" w:author="Rajo" w:date="2018-06-17T16:59:00Z" w:initials="R">
    <w:p w14:paraId="042B6452" w14:textId="32EF5B2B" w:rsidR="009B0D46" w:rsidRDefault="009B0D46">
      <w:pPr>
        <w:pStyle w:val="CommentText"/>
      </w:pPr>
      <w:r>
        <w:rPr>
          <w:rStyle w:val="CommentReference"/>
        </w:rPr>
        <w:annotationRef/>
      </w:r>
      <w:proofErr w:type="spellStart"/>
      <w:r>
        <w:t>prepravljeno</w:t>
      </w:r>
      <w:proofErr w:type="spellEnd"/>
    </w:p>
  </w:comment>
  <w:comment w:id="4208" w:author="Ognjen Joldzic" w:date="2018-05-13T02:43:00Z" w:initials="OJ">
    <w:p w14:paraId="6B366C1B" w14:textId="77777777" w:rsidR="009B0D46" w:rsidRDefault="009B0D46">
      <w:pPr>
        <w:pStyle w:val="CommentText"/>
      </w:pPr>
      <w:proofErr w:type="spellStart"/>
      <w:r>
        <w:t>Sva</w:t>
      </w:r>
      <w:proofErr w:type="spellEnd"/>
      <w:r>
        <w:t xml:space="preserve"> </w:t>
      </w:r>
      <w:proofErr w:type="spellStart"/>
      <w:r>
        <w:t>pojašnjenja</w:t>
      </w:r>
      <w:proofErr w:type="spellEnd"/>
      <w:r>
        <w:t xml:space="preserve"> </w:t>
      </w:r>
      <w:proofErr w:type="spellStart"/>
      <w:r>
        <w:t>mogu</w:t>
      </w:r>
      <w:proofErr w:type="spellEnd"/>
      <w:r>
        <w:t xml:space="preserve"> </w:t>
      </w:r>
      <w:proofErr w:type="spellStart"/>
      <w:r>
        <w:t>doći</w:t>
      </w:r>
      <w:proofErr w:type="spellEnd"/>
      <w:r>
        <w:t xml:space="preserve"> u </w:t>
      </w:r>
      <w:proofErr w:type="spellStart"/>
      <w:r>
        <w:t>produžetku</w:t>
      </w:r>
      <w:proofErr w:type="spellEnd"/>
      <w:r>
        <w:t xml:space="preserve"> </w:t>
      </w:r>
      <w:proofErr w:type="spellStart"/>
      <w:r>
        <w:t>odgovarajuće</w:t>
      </w:r>
      <w:proofErr w:type="spellEnd"/>
      <w:r>
        <w:t xml:space="preserve"> </w:t>
      </w:r>
      <w:proofErr w:type="spellStart"/>
      <w:r>
        <w:t>teze</w:t>
      </w:r>
      <w:proofErr w:type="spellEnd"/>
      <w:r>
        <w:t xml:space="preserve"> - </w:t>
      </w:r>
      <w:proofErr w:type="spellStart"/>
      <w:r>
        <w:t>sve</w:t>
      </w:r>
      <w:proofErr w:type="spellEnd"/>
      <w:r>
        <w:t xml:space="preserve"> </w:t>
      </w:r>
      <w:proofErr w:type="spellStart"/>
      <w:r>
        <w:t>zajedno</w:t>
      </w:r>
      <w:proofErr w:type="spellEnd"/>
      <w:r>
        <w:t xml:space="preserve"> </w:t>
      </w:r>
      <w:proofErr w:type="spellStart"/>
      <w:r>
        <w:t>će</w:t>
      </w:r>
      <w:proofErr w:type="spellEnd"/>
      <w:r>
        <w:t xml:space="preserve"> </w:t>
      </w:r>
      <w:proofErr w:type="spellStart"/>
      <w:r>
        <w:t>zauzimati</w:t>
      </w:r>
      <w:proofErr w:type="spellEnd"/>
      <w:r>
        <w:t xml:space="preserve"> </w:t>
      </w:r>
      <w:proofErr w:type="spellStart"/>
      <w:r>
        <w:t>manje</w:t>
      </w:r>
      <w:proofErr w:type="spellEnd"/>
      <w:r>
        <w:t xml:space="preserve"> </w:t>
      </w:r>
      <w:proofErr w:type="spellStart"/>
      <w:r>
        <w:t>prostora</w:t>
      </w:r>
      <w:proofErr w:type="spellEnd"/>
      <w:r>
        <w:t xml:space="preserve"> u </w:t>
      </w:r>
      <w:proofErr w:type="spellStart"/>
      <w:r>
        <w:t>radu</w:t>
      </w:r>
      <w:proofErr w:type="spellEnd"/>
      <w:r>
        <w:t>.</w:t>
      </w:r>
    </w:p>
  </w:comment>
  <w:comment w:id="4245" w:author="Ognjen Joldzic" w:date="2018-05-13T02:45:00Z" w:initials="OJ">
    <w:p w14:paraId="21DE2732" w14:textId="77777777" w:rsidR="009B0D46" w:rsidRDefault="009B0D46">
      <w:pPr>
        <w:pStyle w:val="CommentText"/>
      </w:pPr>
      <w:proofErr w:type="spellStart"/>
      <w:r>
        <w:t>Šta</w:t>
      </w:r>
      <w:proofErr w:type="spellEnd"/>
      <w:r>
        <w:t xml:space="preserve"> to </w:t>
      </w:r>
      <w:proofErr w:type="spellStart"/>
      <w:r>
        <w:t>podrazumijeva</w:t>
      </w:r>
      <w:proofErr w:type="spellEnd"/>
      <w:r>
        <w:t>?</w:t>
      </w:r>
    </w:p>
  </w:comment>
  <w:comment w:id="4246" w:author="Rajo" w:date="2018-06-17T16:59:00Z" w:initials="R">
    <w:p w14:paraId="238950A6" w14:textId="4D115A8E" w:rsidR="009B0D46" w:rsidRDefault="009B0D46">
      <w:pPr>
        <w:pStyle w:val="CommentText"/>
      </w:pPr>
      <w:r>
        <w:rPr>
          <w:rStyle w:val="CommentReference"/>
        </w:rPr>
        <w:annotationRef/>
      </w:r>
      <w:proofErr w:type="spellStart"/>
      <w:r>
        <w:t>Dodano</w:t>
      </w:r>
      <w:proofErr w:type="spellEnd"/>
      <w:r>
        <w:t>/</w:t>
      </w:r>
      <w:proofErr w:type="spellStart"/>
      <w:r>
        <w:t>prepravljeno</w:t>
      </w:r>
      <w:proofErr w:type="spellEnd"/>
    </w:p>
  </w:comment>
  <w:comment w:id="4276" w:author="Ognjen Joldzic" w:date="2018-05-13T02:44:00Z" w:initials="OJ">
    <w:p w14:paraId="6292657B" w14:textId="77777777" w:rsidR="009B0D46" w:rsidRDefault="009B0D46">
      <w:pPr>
        <w:pStyle w:val="CommentText"/>
      </w:pPr>
      <w:r>
        <w:t>Okruženje/</w:t>
      </w:r>
      <w:proofErr w:type="spellStart"/>
      <w:r>
        <w:t>biblioteka</w:t>
      </w:r>
      <w:proofErr w:type="spellEnd"/>
    </w:p>
  </w:comment>
  <w:comment w:id="4286" w:author="Zoran Djuric" w:date="2018-05-20T10:03:00Z" w:initials="ZD">
    <w:p w14:paraId="609856C7" w14:textId="4D4451B2" w:rsidR="009B0D46" w:rsidRDefault="009B0D46">
      <w:pPr>
        <w:pStyle w:val="CommentText"/>
      </w:pPr>
      <w:r>
        <w:rPr>
          <w:rStyle w:val="CommentReference"/>
        </w:rPr>
        <w:annotationRef/>
      </w:r>
      <w:r>
        <w:t>?</w:t>
      </w:r>
    </w:p>
  </w:comment>
  <w:comment w:id="4287" w:author="Rajo" w:date="2018-05-27T16:26:00Z" w:initials="R">
    <w:p w14:paraId="1C4B4DA2" w14:textId="49386D78" w:rsidR="009B0D46" w:rsidRDefault="009B0D46">
      <w:pPr>
        <w:pStyle w:val="CommentText"/>
      </w:pPr>
      <w:r>
        <w:rPr>
          <w:rStyle w:val="CommentReference"/>
        </w:rPr>
        <w:annotationRef/>
      </w:r>
      <w:proofErr w:type="spellStart"/>
      <w:r>
        <w:t>Dodana</w:t>
      </w:r>
      <w:proofErr w:type="spellEnd"/>
      <w:r>
        <w:t xml:space="preserve"> </w:t>
      </w:r>
      <w:proofErr w:type="spellStart"/>
      <w:r>
        <w:t>slova</w:t>
      </w:r>
      <w:proofErr w:type="spellEnd"/>
      <w:r>
        <w:t xml:space="preserve"> </w:t>
      </w:r>
      <w:proofErr w:type="spellStart"/>
      <w:r>
        <w:t>koja</w:t>
      </w:r>
      <w:proofErr w:type="spellEnd"/>
      <w:r>
        <w:t xml:space="preserve"> </w:t>
      </w:r>
      <w:proofErr w:type="spellStart"/>
      <w:r>
        <w:t>nedostaju</w:t>
      </w:r>
      <w:proofErr w:type="spellEnd"/>
    </w:p>
  </w:comment>
  <w:comment w:id="4733" w:author="Zoran Djuric" w:date="2018-05-20T10:15:00Z" w:initials="ZD">
    <w:p w14:paraId="0512CBD2" w14:textId="77777777" w:rsidR="009B0D46" w:rsidRDefault="009B0D46" w:rsidP="00EF6D08">
      <w:pPr>
        <w:pStyle w:val="CommentText"/>
      </w:pPr>
      <w:r>
        <w:rPr>
          <w:rStyle w:val="CommentReference"/>
        </w:rPr>
        <w:annotationRef/>
      </w:r>
      <w:proofErr w:type="spellStart"/>
      <w:r>
        <w:t>slično</w:t>
      </w:r>
      <w:proofErr w:type="spellEnd"/>
      <w:r>
        <w:t xml:space="preserve"> </w:t>
      </w:r>
      <w:proofErr w:type="spellStart"/>
      <w:r>
        <w:t>kao</w:t>
      </w:r>
      <w:proofErr w:type="spellEnd"/>
      <w:r>
        <w:t xml:space="preserve"> i za </w:t>
      </w:r>
      <w:proofErr w:type="spellStart"/>
      <w:r>
        <w:t>sekcije</w:t>
      </w:r>
      <w:proofErr w:type="spellEnd"/>
      <w:r>
        <w:t xml:space="preserve"> od 2-3 </w:t>
      </w:r>
      <w:proofErr w:type="spellStart"/>
      <w:r>
        <w:t>rečenice</w:t>
      </w:r>
      <w:proofErr w:type="spellEnd"/>
      <w:r>
        <w:t xml:space="preserve">, </w:t>
      </w:r>
      <w:proofErr w:type="spellStart"/>
      <w:r>
        <w:t>ni</w:t>
      </w:r>
      <w:proofErr w:type="spellEnd"/>
      <w:r>
        <w:t xml:space="preserve"> </w:t>
      </w:r>
      <w:proofErr w:type="spellStart"/>
      <w:r>
        <w:t>ovi</w:t>
      </w:r>
      <w:proofErr w:type="spellEnd"/>
      <w:r>
        <w:t xml:space="preserve"> </w:t>
      </w:r>
      <w:proofErr w:type="spellStart"/>
      <w:r>
        <w:t>pasusi</w:t>
      </w:r>
      <w:proofErr w:type="spellEnd"/>
      <w:r>
        <w:t xml:space="preserve"> ne bi </w:t>
      </w:r>
      <w:proofErr w:type="spellStart"/>
      <w:r>
        <w:t>trebali</w:t>
      </w:r>
      <w:proofErr w:type="spellEnd"/>
      <w:r>
        <w:t xml:space="preserve"> </w:t>
      </w:r>
      <w:proofErr w:type="spellStart"/>
      <w:r>
        <w:t>biti</w:t>
      </w:r>
      <w:proofErr w:type="spellEnd"/>
      <w:r>
        <w:t xml:space="preserve"> </w:t>
      </w:r>
      <w:proofErr w:type="spellStart"/>
      <w:r>
        <w:t>ovako</w:t>
      </w:r>
      <w:proofErr w:type="spellEnd"/>
      <w:r>
        <w:t xml:space="preserve"> </w:t>
      </w:r>
      <w:proofErr w:type="spellStart"/>
      <w:r>
        <w:t>usitnjeni</w:t>
      </w:r>
      <w:proofErr w:type="spellEnd"/>
      <w:r>
        <w:t xml:space="preserve">… </w:t>
      </w:r>
      <w:proofErr w:type="spellStart"/>
      <w:r>
        <w:t>Grupišite</w:t>
      </w:r>
      <w:proofErr w:type="spellEnd"/>
      <w:r>
        <w:t xml:space="preserve"> </w:t>
      </w:r>
      <w:proofErr w:type="spellStart"/>
      <w:r>
        <w:t>ih</w:t>
      </w:r>
      <w:proofErr w:type="spellEnd"/>
      <w:r>
        <w:t xml:space="preserve"> </w:t>
      </w:r>
      <w:proofErr w:type="spellStart"/>
      <w:r>
        <w:t>slobodno</w:t>
      </w:r>
      <w:proofErr w:type="spellEnd"/>
      <w:r>
        <w:t>…</w:t>
      </w:r>
    </w:p>
  </w:comment>
  <w:comment w:id="4735" w:author="Rajo" w:date="2018-06-17T21:10:00Z" w:initials="R">
    <w:p w14:paraId="7ED5DC80" w14:textId="49F86839" w:rsidR="009B0D46" w:rsidRDefault="009B0D46">
      <w:pPr>
        <w:pStyle w:val="CommentText"/>
      </w:pPr>
      <w:r>
        <w:rPr>
          <w:rStyle w:val="CommentReference"/>
        </w:rPr>
        <w:annotationRef/>
      </w:r>
      <w:proofErr w:type="spellStart"/>
      <w:r>
        <w:t>sada</w:t>
      </w:r>
      <w:proofErr w:type="spellEnd"/>
      <w:r>
        <w:t xml:space="preserve"> </w:t>
      </w:r>
      <w:proofErr w:type="spellStart"/>
      <w:r>
        <w:t>sam</w:t>
      </w:r>
      <w:proofErr w:type="spellEnd"/>
      <w:r>
        <w:t xml:space="preserve"> </w:t>
      </w:r>
      <w:proofErr w:type="spellStart"/>
      <w:r>
        <w:t>ovo</w:t>
      </w:r>
      <w:proofErr w:type="spellEnd"/>
      <w:r>
        <w:t xml:space="preserve"> </w:t>
      </w:r>
      <w:proofErr w:type="spellStart"/>
      <w:r>
        <w:t>prebacio</w:t>
      </w:r>
      <w:proofErr w:type="spellEnd"/>
      <w:r>
        <w:t xml:space="preserve"> gore u </w:t>
      </w:r>
      <w:proofErr w:type="spellStart"/>
      <w:r>
        <w:t>svrhu</w:t>
      </w:r>
      <w:proofErr w:type="spellEnd"/>
      <w:r>
        <w:t xml:space="preserve"> </w:t>
      </w:r>
      <w:proofErr w:type="spellStart"/>
      <w:r>
        <w:t>poredenja</w:t>
      </w:r>
      <w:proofErr w:type="spellEnd"/>
      <w:r>
        <w:t xml:space="preserve"> i </w:t>
      </w:r>
      <w:proofErr w:type="spellStart"/>
      <w:r>
        <w:t>prosirio</w:t>
      </w:r>
      <w:proofErr w:type="spellEnd"/>
      <w:r>
        <w:t xml:space="preserve">, pa </w:t>
      </w:r>
      <w:proofErr w:type="spellStart"/>
      <w:r>
        <w:t>ipak</w:t>
      </w:r>
      <w:proofErr w:type="spellEnd"/>
      <w:r>
        <w:t xml:space="preserve"> </w:t>
      </w:r>
      <w:proofErr w:type="spellStart"/>
      <w:r>
        <w:t>nisam</w:t>
      </w:r>
      <w:proofErr w:type="spellEnd"/>
      <w:r>
        <w:t xml:space="preserve"> </w:t>
      </w:r>
      <w:proofErr w:type="spellStart"/>
      <w:r>
        <w:t>grupisao</w:t>
      </w:r>
      <w:proofErr w:type="spellEnd"/>
      <w:r>
        <w:t xml:space="preserve"> </w:t>
      </w:r>
      <w:proofErr w:type="spellStart"/>
      <w:r>
        <w:t>jer</w:t>
      </w:r>
      <w:proofErr w:type="spellEnd"/>
      <w:r>
        <w:t xml:space="preserve"> </w:t>
      </w:r>
      <w:proofErr w:type="spellStart"/>
      <w:r>
        <w:t>su</w:t>
      </w:r>
      <w:proofErr w:type="spellEnd"/>
      <w:r>
        <w:t xml:space="preserve"> </w:t>
      </w:r>
      <w:proofErr w:type="spellStart"/>
      <w:r>
        <w:t>pasusi</w:t>
      </w:r>
      <w:proofErr w:type="spellEnd"/>
      <w:r>
        <w:t xml:space="preserve"> </w:t>
      </w:r>
      <w:proofErr w:type="spellStart"/>
      <w:r>
        <w:t>dosta</w:t>
      </w:r>
      <w:proofErr w:type="spellEnd"/>
      <w:r>
        <w:t xml:space="preserve"> </w:t>
      </w:r>
      <w:proofErr w:type="spellStart"/>
      <w:r>
        <w:t>veći</w:t>
      </w:r>
      <w:proofErr w:type="spellEnd"/>
      <w:r>
        <w:t xml:space="preserve">  </w:t>
      </w:r>
    </w:p>
  </w:comment>
  <w:comment w:id="4332" w:author="Zoran Djuric" w:date="2018-05-20T10:04:00Z" w:initials="ZD">
    <w:p w14:paraId="50FF0842" w14:textId="2D8A8484" w:rsidR="009B0D46" w:rsidRDefault="009B0D46">
      <w:pPr>
        <w:pStyle w:val="CommentText"/>
      </w:pPr>
      <w:r>
        <w:rPr>
          <w:rStyle w:val="CommentReference"/>
        </w:rPr>
        <w:annotationRef/>
      </w:r>
      <w:proofErr w:type="spellStart"/>
      <w:r>
        <w:t>Potrebno</w:t>
      </w:r>
      <w:proofErr w:type="spellEnd"/>
      <w:r>
        <w:t xml:space="preserve"> je </w:t>
      </w:r>
      <w:proofErr w:type="spellStart"/>
      <w:r>
        <w:t>dodati</w:t>
      </w:r>
      <w:proofErr w:type="spellEnd"/>
      <w:r>
        <w:t xml:space="preserve"> </w:t>
      </w:r>
      <w:proofErr w:type="spellStart"/>
      <w:r>
        <w:t>sekciju</w:t>
      </w:r>
      <w:proofErr w:type="spellEnd"/>
      <w:r>
        <w:t xml:space="preserve"> 8.4 u </w:t>
      </w:r>
      <w:proofErr w:type="spellStart"/>
      <w:r>
        <w:t>kojoj</w:t>
      </w:r>
      <w:proofErr w:type="spellEnd"/>
      <w:r>
        <w:t xml:space="preserve"> se </w:t>
      </w:r>
      <w:proofErr w:type="spellStart"/>
      <w:r>
        <w:t>porede</w:t>
      </w:r>
      <w:proofErr w:type="spellEnd"/>
      <w:r>
        <w:t xml:space="preserve"> 3 </w:t>
      </w:r>
      <w:proofErr w:type="spellStart"/>
      <w:r>
        <w:t>prestavljena</w:t>
      </w:r>
      <w:proofErr w:type="spellEnd"/>
      <w:r>
        <w:t xml:space="preserve"> </w:t>
      </w:r>
      <w:proofErr w:type="spellStart"/>
      <w:r>
        <w:t>rješenja</w:t>
      </w:r>
      <w:proofErr w:type="spellEnd"/>
      <w:r>
        <w:t xml:space="preserve">. Dobro bi </w:t>
      </w:r>
      <w:proofErr w:type="spellStart"/>
      <w:r>
        <w:t>bilo</w:t>
      </w:r>
      <w:proofErr w:type="spellEnd"/>
      <w:r>
        <w:t xml:space="preserve"> da to poređenje </w:t>
      </w:r>
      <w:proofErr w:type="spellStart"/>
      <w:r>
        <w:t>bude</w:t>
      </w:r>
      <w:proofErr w:type="spellEnd"/>
      <w:r>
        <w:t xml:space="preserve"> </w:t>
      </w:r>
      <w:proofErr w:type="spellStart"/>
      <w:r>
        <w:t>predstavljeno</w:t>
      </w:r>
      <w:proofErr w:type="spellEnd"/>
      <w:r>
        <w:t xml:space="preserve"> </w:t>
      </w:r>
      <w:proofErr w:type="spellStart"/>
      <w:r>
        <w:t>jednom</w:t>
      </w:r>
      <w:proofErr w:type="spellEnd"/>
      <w:r>
        <w:t xml:space="preserve"> </w:t>
      </w:r>
      <w:proofErr w:type="spellStart"/>
      <w:r>
        <w:t>matricom</w:t>
      </w:r>
      <w:proofErr w:type="spellEnd"/>
      <w:r>
        <w:t xml:space="preserve"> (</w:t>
      </w:r>
      <w:proofErr w:type="spellStart"/>
      <w:r>
        <w:t>tabelom</w:t>
      </w:r>
      <w:proofErr w:type="spellEnd"/>
      <w:r>
        <w:t xml:space="preserve">), </w:t>
      </w:r>
      <w:proofErr w:type="spellStart"/>
      <w:r>
        <w:t>gdje</w:t>
      </w:r>
      <w:proofErr w:type="spellEnd"/>
      <w:r>
        <w:t xml:space="preserve"> </w:t>
      </w:r>
      <w:proofErr w:type="spellStart"/>
      <w:r>
        <w:t>će</w:t>
      </w:r>
      <w:proofErr w:type="spellEnd"/>
      <w:r>
        <w:t xml:space="preserve"> se po </w:t>
      </w:r>
      <w:proofErr w:type="spellStart"/>
      <w:r>
        <w:t>osnovnim</w:t>
      </w:r>
      <w:proofErr w:type="spellEnd"/>
      <w:r>
        <w:t xml:space="preserve"> </w:t>
      </w:r>
      <w:proofErr w:type="spellStart"/>
      <w:r>
        <w:t>karakteristikama</w:t>
      </w:r>
      <w:proofErr w:type="spellEnd"/>
      <w:r>
        <w:t xml:space="preserve"> </w:t>
      </w:r>
      <w:proofErr w:type="spellStart"/>
      <w:r>
        <w:t>uporediti</w:t>
      </w:r>
      <w:proofErr w:type="spellEnd"/>
      <w:r>
        <w:t xml:space="preserve"> </w:t>
      </w:r>
      <w:proofErr w:type="spellStart"/>
      <w:r>
        <w:t>sva</w:t>
      </w:r>
      <w:proofErr w:type="spellEnd"/>
      <w:r>
        <w:t xml:space="preserve"> 3 </w:t>
      </w:r>
      <w:proofErr w:type="spellStart"/>
      <w:r>
        <w:t>rješenja</w:t>
      </w:r>
      <w:proofErr w:type="spellEnd"/>
      <w:r>
        <w:t xml:space="preserve">. </w:t>
      </w:r>
    </w:p>
    <w:p w14:paraId="491B0B3A" w14:textId="4D7511B0" w:rsidR="009B0D46" w:rsidRDefault="009B0D46">
      <w:pPr>
        <w:pStyle w:val="CommentText"/>
      </w:pPr>
      <w:proofErr w:type="spellStart"/>
      <w:r>
        <w:t>Svakako</w:t>
      </w:r>
      <w:proofErr w:type="spellEnd"/>
      <w:r>
        <w:t xml:space="preserve">, ono </w:t>
      </w:r>
      <w:proofErr w:type="spellStart"/>
      <w:r>
        <w:t>što</w:t>
      </w:r>
      <w:proofErr w:type="spellEnd"/>
      <w:r>
        <w:t xml:space="preserve"> </w:t>
      </w:r>
      <w:proofErr w:type="spellStart"/>
      <w:r>
        <w:t>stoji</w:t>
      </w:r>
      <w:proofErr w:type="spellEnd"/>
      <w:r>
        <w:t xml:space="preserve"> u </w:t>
      </w:r>
      <w:proofErr w:type="spellStart"/>
      <w:r>
        <w:t>tabeli</w:t>
      </w:r>
      <w:proofErr w:type="spellEnd"/>
      <w:r>
        <w:t xml:space="preserve">, </w:t>
      </w:r>
      <w:proofErr w:type="spellStart"/>
      <w:r>
        <w:t>treba</w:t>
      </w:r>
      <w:proofErr w:type="spellEnd"/>
      <w:r>
        <w:t xml:space="preserve"> da </w:t>
      </w:r>
      <w:proofErr w:type="spellStart"/>
      <w:r>
        <w:t>bude</w:t>
      </w:r>
      <w:proofErr w:type="spellEnd"/>
      <w:r>
        <w:t xml:space="preserve"> </w:t>
      </w:r>
      <w:proofErr w:type="spellStart"/>
      <w:r>
        <w:t>potkrijepljeno</w:t>
      </w:r>
      <w:proofErr w:type="spellEnd"/>
      <w:r>
        <w:t xml:space="preserve"> i </w:t>
      </w:r>
      <w:proofErr w:type="spellStart"/>
      <w:r>
        <w:t>tekstom</w:t>
      </w:r>
      <w:proofErr w:type="spellEnd"/>
      <w:r>
        <w:t>.</w:t>
      </w:r>
    </w:p>
    <w:p w14:paraId="360A8AA1" w14:textId="4C7FEC73" w:rsidR="009B0D46" w:rsidRDefault="009B0D46">
      <w:pPr>
        <w:pStyle w:val="CommentText"/>
      </w:pPr>
      <w:proofErr w:type="spellStart"/>
      <w:r>
        <w:t>Ovo</w:t>
      </w:r>
      <w:proofErr w:type="spellEnd"/>
      <w:r>
        <w:t xml:space="preserve"> </w:t>
      </w:r>
      <w:proofErr w:type="spellStart"/>
      <w:r>
        <w:t>možemo</w:t>
      </w:r>
      <w:proofErr w:type="spellEnd"/>
      <w:r>
        <w:t xml:space="preserve"> </w:t>
      </w:r>
      <w:proofErr w:type="spellStart"/>
      <w:r>
        <w:t>dodatno</w:t>
      </w:r>
      <w:proofErr w:type="spellEnd"/>
      <w:r>
        <w:t xml:space="preserve"> </w:t>
      </w:r>
      <w:proofErr w:type="spellStart"/>
      <w:r>
        <w:t>prokomentarisati</w:t>
      </w:r>
      <w:proofErr w:type="spellEnd"/>
      <w:r>
        <w:t>.</w:t>
      </w:r>
    </w:p>
  </w:comment>
  <w:comment w:id="4333" w:author="Rajo" w:date="2018-06-17T19:21:00Z" w:initials="R">
    <w:p w14:paraId="35107CAD" w14:textId="62A3E086" w:rsidR="009B0D46" w:rsidRDefault="009B0D46">
      <w:pPr>
        <w:pStyle w:val="CommentText"/>
      </w:pPr>
      <w:r>
        <w:rPr>
          <w:rStyle w:val="CommentReference"/>
        </w:rPr>
        <w:annotationRef/>
      </w:r>
      <w:proofErr w:type="spellStart"/>
      <w:r>
        <w:t>Dodano</w:t>
      </w:r>
      <w:proofErr w:type="spellEnd"/>
      <w:r>
        <w:t>/</w:t>
      </w:r>
      <w:proofErr w:type="spellStart"/>
      <w:r>
        <w:t>prepravljeno</w:t>
      </w:r>
      <w:proofErr w:type="spellEnd"/>
    </w:p>
  </w:comment>
  <w:comment w:id="4748" w:author="Zoran Djuric" w:date="2018-05-20T10:07:00Z" w:initials="ZD">
    <w:p w14:paraId="53A65DE2" w14:textId="4CC6B8CB" w:rsidR="009B0D46" w:rsidRDefault="009B0D46">
      <w:pPr>
        <w:pStyle w:val="CommentText"/>
      </w:pPr>
      <w:r>
        <w:rPr>
          <w:rStyle w:val="CommentReference"/>
        </w:rPr>
        <w:annotationRef/>
      </w:r>
      <w:proofErr w:type="spellStart"/>
      <w:r>
        <w:t>ovo</w:t>
      </w:r>
      <w:proofErr w:type="spellEnd"/>
      <w:r>
        <w:t xml:space="preserve"> </w:t>
      </w:r>
      <w:proofErr w:type="spellStart"/>
      <w:r>
        <w:t>poglavlje</w:t>
      </w:r>
      <w:proofErr w:type="spellEnd"/>
      <w:r>
        <w:t xml:space="preserve"> </w:t>
      </w:r>
      <w:proofErr w:type="spellStart"/>
      <w:r>
        <w:t>treba</w:t>
      </w:r>
      <w:proofErr w:type="spellEnd"/>
      <w:r>
        <w:t xml:space="preserve"> </w:t>
      </w:r>
      <w:proofErr w:type="spellStart"/>
      <w:r>
        <w:t>izbaciti</w:t>
      </w:r>
      <w:proofErr w:type="spellEnd"/>
      <w:r>
        <w:t xml:space="preserve">, </w:t>
      </w:r>
      <w:proofErr w:type="spellStart"/>
      <w:r>
        <w:t>tj</w:t>
      </w:r>
      <w:proofErr w:type="spellEnd"/>
      <w:r>
        <w:t xml:space="preserve">. </w:t>
      </w:r>
      <w:proofErr w:type="spellStart"/>
      <w:r>
        <w:t>dijelove</w:t>
      </w:r>
      <w:proofErr w:type="spellEnd"/>
      <w:r>
        <w:t xml:space="preserve"> </w:t>
      </w:r>
      <w:proofErr w:type="spellStart"/>
      <w:r>
        <w:t>ovog</w:t>
      </w:r>
      <w:proofErr w:type="spellEnd"/>
      <w:r>
        <w:t xml:space="preserve"> </w:t>
      </w:r>
      <w:proofErr w:type="spellStart"/>
      <w:r>
        <w:t>poglavlja</w:t>
      </w:r>
      <w:proofErr w:type="spellEnd"/>
      <w:r>
        <w:t xml:space="preserve"> </w:t>
      </w:r>
      <w:proofErr w:type="spellStart"/>
      <w:r>
        <w:t>treba</w:t>
      </w:r>
      <w:proofErr w:type="spellEnd"/>
      <w:r>
        <w:t xml:space="preserve"> </w:t>
      </w:r>
      <w:proofErr w:type="spellStart"/>
      <w:r>
        <w:t>prebaciti</w:t>
      </w:r>
      <w:proofErr w:type="spellEnd"/>
      <w:r>
        <w:t xml:space="preserve"> u </w:t>
      </w:r>
      <w:proofErr w:type="spellStart"/>
      <w:r>
        <w:t>ranija</w:t>
      </w:r>
      <w:proofErr w:type="spellEnd"/>
      <w:r>
        <w:t xml:space="preserve">. </w:t>
      </w:r>
    </w:p>
    <w:p w14:paraId="744375B0" w14:textId="3057614B" w:rsidR="009B0D46" w:rsidRDefault="009B0D46">
      <w:pPr>
        <w:pStyle w:val="CommentText"/>
      </w:pPr>
      <w:r>
        <w:t xml:space="preserve">O SAML-u se </w:t>
      </w:r>
      <w:proofErr w:type="spellStart"/>
      <w:r>
        <w:t>već</w:t>
      </w:r>
      <w:proofErr w:type="spellEnd"/>
      <w:r>
        <w:t xml:space="preserve"> </w:t>
      </w:r>
      <w:proofErr w:type="spellStart"/>
      <w:r>
        <w:t>govori</w:t>
      </w:r>
      <w:proofErr w:type="spellEnd"/>
      <w:r>
        <w:t xml:space="preserve"> u 6. </w:t>
      </w:r>
      <w:proofErr w:type="spellStart"/>
      <w:r>
        <w:t>poglavlju</w:t>
      </w:r>
      <w:proofErr w:type="spellEnd"/>
      <w:r>
        <w:t xml:space="preserve">, </w:t>
      </w:r>
      <w:proofErr w:type="spellStart"/>
      <w:r>
        <w:t>tako</w:t>
      </w:r>
      <w:proofErr w:type="spellEnd"/>
      <w:r>
        <w:t xml:space="preserve"> da </w:t>
      </w:r>
      <w:proofErr w:type="spellStart"/>
      <w:r>
        <w:t>taj</w:t>
      </w:r>
      <w:proofErr w:type="spellEnd"/>
      <w:r>
        <w:t xml:space="preserve"> </w:t>
      </w:r>
      <w:proofErr w:type="spellStart"/>
      <w:r>
        <w:t>dio</w:t>
      </w:r>
      <w:proofErr w:type="spellEnd"/>
      <w:r>
        <w:t xml:space="preserve"> </w:t>
      </w:r>
      <w:proofErr w:type="spellStart"/>
      <w:r>
        <w:t>prirodno</w:t>
      </w:r>
      <w:proofErr w:type="spellEnd"/>
      <w:r>
        <w:t xml:space="preserve"> ide u </w:t>
      </w:r>
      <w:proofErr w:type="spellStart"/>
      <w:r>
        <w:t>poglavlj</w:t>
      </w:r>
      <w:proofErr w:type="spellEnd"/>
      <w:r>
        <w:t xml:space="preserve"> 6.</w:t>
      </w:r>
    </w:p>
    <w:p w14:paraId="2EF2B6B1" w14:textId="447792F7" w:rsidR="009B0D46" w:rsidRDefault="009B0D46">
      <w:pPr>
        <w:pStyle w:val="CommentText"/>
      </w:pPr>
      <w:proofErr w:type="spellStart"/>
      <w:r>
        <w:t>Ovdje</w:t>
      </w:r>
      <w:proofErr w:type="spellEnd"/>
      <w:r>
        <w:t xml:space="preserve"> </w:t>
      </w:r>
      <w:proofErr w:type="spellStart"/>
      <w:r>
        <w:t>svakako</w:t>
      </w:r>
      <w:proofErr w:type="spellEnd"/>
      <w:r>
        <w:t xml:space="preserve"> </w:t>
      </w:r>
      <w:proofErr w:type="spellStart"/>
      <w:r>
        <w:t>nije</w:t>
      </w:r>
      <w:proofErr w:type="spellEnd"/>
      <w:r>
        <w:t xml:space="preserve"> </w:t>
      </w:r>
      <w:proofErr w:type="spellStart"/>
      <w:r>
        <w:t>opisana</w:t>
      </w:r>
      <w:proofErr w:type="spellEnd"/>
      <w:r>
        <w:t xml:space="preserve"> “</w:t>
      </w:r>
      <w:proofErr w:type="spellStart"/>
      <w:r>
        <w:t>strategija</w:t>
      </w:r>
      <w:proofErr w:type="spellEnd"/>
      <w:r>
        <w:t xml:space="preserve"> </w:t>
      </w:r>
      <w:proofErr w:type="spellStart"/>
      <w:r>
        <w:t>izbora</w:t>
      </w:r>
      <w:proofErr w:type="spellEnd"/>
      <w:r>
        <w:t xml:space="preserve">”. </w:t>
      </w:r>
    </w:p>
  </w:comment>
  <w:comment w:id="4772" w:author="Ognjen Joldzic" w:date="2018-05-13T02:55:00Z" w:initials="OJ">
    <w:p w14:paraId="2BC222BB" w14:textId="77777777" w:rsidR="009B0D46" w:rsidRDefault="009B0D46">
      <w:pPr>
        <w:pStyle w:val="CommentText"/>
      </w:pPr>
      <w:proofErr w:type="spellStart"/>
      <w:r>
        <w:t>Ovoj</w:t>
      </w:r>
      <w:proofErr w:type="spellEnd"/>
      <w:r>
        <w:t xml:space="preserve"> </w:t>
      </w:r>
      <w:proofErr w:type="spellStart"/>
      <w:r>
        <w:t>sekciji</w:t>
      </w:r>
      <w:proofErr w:type="spellEnd"/>
      <w:r>
        <w:t xml:space="preserve"> je </w:t>
      </w:r>
      <w:proofErr w:type="spellStart"/>
      <w:r>
        <w:t>mjesto</w:t>
      </w:r>
      <w:proofErr w:type="spellEnd"/>
      <w:r>
        <w:t xml:space="preserve"> </w:t>
      </w:r>
      <w:proofErr w:type="spellStart"/>
      <w:r>
        <w:t>ranije</w:t>
      </w:r>
      <w:proofErr w:type="spellEnd"/>
      <w:r>
        <w:t xml:space="preserve">, </w:t>
      </w:r>
      <w:proofErr w:type="spellStart"/>
      <w:r>
        <w:t>tamo</w:t>
      </w:r>
      <w:proofErr w:type="spellEnd"/>
      <w:r>
        <w:t xml:space="preserve"> </w:t>
      </w:r>
      <w:proofErr w:type="spellStart"/>
      <w:r>
        <w:t>gdje</w:t>
      </w:r>
      <w:proofErr w:type="spellEnd"/>
      <w:r>
        <w:t xml:space="preserve"> se i </w:t>
      </w:r>
      <w:proofErr w:type="spellStart"/>
      <w:r>
        <w:t>govori</w:t>
      </w:r>
      <w:proofErr w:type="spellEnd"/>
      <w:r>
        <w:t xml:space="preserve"> o SAML </w:t>
      </w:r>
      <w:proofErr w:type="spellStart"/>
      <w:r>
        <w:t>specifikaciji</w:t>
      </w:r>
      <w:proofErr w:type="spellEnd"/>
      <w:r>
        <w:t>.</w:t>
      </w:r>
    </w:p>
  </w:comment>
  <w:comment w:id="4886" w:author="Ognjen Joldzic" w:date="2018-05-13T02:50:00Z" w:initials="OJ">
    <w:p w14:paraId="51BB3247" w14:textId="77777777" w:rsidR="009B0D46" w:rsidRDefault="009B0D46">
      <w:pPr>
        <w:pStyle w:val="CommentText"/>
      </w:pPr>
      <w:r>
        <w:t xml:space="preserve">Koji </w:t>
      </w:r>
      <w:proofErr w:type="spellStart"/>
      <w:r>
        <w:t>su</w:t>
      </w:r>
      <w:proofErr w:type="spellEnd"/>
      <w:r>
        <w:t xml:space="preserve"> to </w:t>
      </w:r>
      <w:proofErr w:type="spellStart"/>
      <w:r>
        <w:t>nedostaci</w:t>
      </w:r>
      <w:proofErr w:type="spellEnd"/>
      <w:r>
        <w:t xml:space="preserve"> o </w:t>
      </w:r>
      <w:proofErr w:type="spellStart"/>
      <w:r>
        <w:t>kojima</w:t>
      </w:r>
      <w:proofErr w:type="spellEnd"/>
      <w:r>
        <w:t xml:space="preserve"> </w:t>
      </w:r>
      <w:proofErr w:type="spellStart"/>
      <w:r>
        <w:t>ovdje</w:t>
      </w:r>
      <w:proofErr w:type="spellEnd"/>
      <w:r>
        <w:t xml:space="preserve"> </w:t>
      </w:r>
      <w:proofErr w:type="spellStart"/>
      <w:r>
        <w:t>govorite</w:t>
      </w:r>
      <w:proofErr w:type="spellEnd"/>
      <w:r>
        <w:t xml:space="preserve">. </w:t>
      </w:r>
      <w:proofErr w:type="spellStart"/>
      <w:r>
        <w:t>Nije</w:t>
      </w:r>
      <w:proofErr w:type="spellEnd"/>
      <w:r>
        <w:t xml:space="preserve"> </w:t>
      </w:r>
      <w:proofErr w:type="spellStart"/>
      <w:r>
        <w:t>jasno</w:t>
      </w:r>
      <w:proofErr w:type="spellEnd"/>
      <w:r>
        <w:t xml:space="preserve"> </w:t>
      </w:r>
      <w:proofErr w:type="spellStart"/>
      <w:r>
        <w:t>iz</w:t>
      </w:r>
      <w:proofErr w:type="spellEnd"/>
      <w:r>
        <w:t xml:space="preserve"> </w:t>
      </w:r>
      <w:proofErr w:type="spellStart"/>
      <w:r>
        <w:t>nastavka</w:t>
      </w:r>
      <w:proofErr w:type="spellEnd"/>
      <w:r>
        <w:t xml:space="preserve"> </w:t>
      </w:r>
      <w:proofErr w:type="spellStart"/>
      <w:r>
        <w:t>teksta</w:t>
      </w:r>
      <w:proofErr w:type="spellEnd"/>
      <w:r>
        <w:t>.</w:t>
      </w:r>
    </w:p>
  </w:comment>
  <w:comment w:id="4887" w:author="Rajo" w:date="2018-05-31T14:34:00Z" w:initials="R">
    <w:p w14:paraId="564FFC41" w14:textId="02BB0D8D" w:rsidR="009B0D46" w:rsidRDefault="009B0D46">
      <w:pPr>
        <w:pStyle w:val="CommentText"/>
      </w:pPr>
      <w:r>
        <w:rPr>
          <w:rStyle w:val="CommentReference"/>
        </w:rPr>
        <w:annotationRef/>
      </w:r>
      <w:r>
        <w:t>done</w:t>
      </w:r>
    </w:p>
  </w:comment>
  <w:comment w:id="4906" w:author="Ognjen Joldzic" w:date="2018-05-13T02:49:00Z" w:initials="OJ">
    <w:p w14:paraId="1584BF89" w14:textId="77777777" w:rsidR="009B0D46" w:rsidRDefault="009B0D46">
      <w:pPr>
        <w:pStyle w:val="CommentText"/>
      </w:pPr>
      <w:proofErr w:type="spellStart"/>
      <w:r>
        <w:t>Izbacite</w:t>
      </w:r>
      <w:proofErr w:type="spellEnd"/>
      <w:r>
        <w:t xml:space="preserve"> </w:t>
      </w:r>
      <w:proofErr w:type="spellStart"/>
      <w:r>
        <w:t>pitanje</w:t>
      </w:r>
      <w:proofErr w:type="spellEnd"/>
    </w:p>
  </w:comment>
  <w:comment w:id="4909" w:author="Ognjen Joldzic" w:date="2018-05-13T02:51:00Z" w:initials="OJ">
    <w:p w14:paraId="20B4BA45" w14:textId="77777777" w:rsidR="009B0D46" w:rsidRDefault="009B0D46">
      <w:pPr>
        <w:pStyle w:val="CommentText"/>
      </w:pPr>
      <w:r>
        <w:t xml:space="preserve">I </w:t>
      </w:r>
      <w:proofErr w:type="spellStart"/>
      <w:r>
        <w:t>dalje</w:t>
      </w:r>
      <w:proofErr w:type="spellEnd"/>
      <w:r>
        <w:t xml:space="preserve"> je </w:t>
      </w:r>
      <w:proofErr w:type="spellStart"/>
      <w:r>
        <w:t>nejasno</w:t>
      </w:r>
      <w:proofErr w:type="spellEnd"/>
      <w:r>
        <w:t xml:space="preserve"> </w:t>
      </w:r>
      <w:proofErr w:type="spellStart"/>
      <w:r>
        <w:t>šta</w:t>
      </w:r>
      <w:proofErr w:type="spellEnd"/>
      <w:r>
        <w:t xml:space="preserve"> je </w:t>
      </w:r>
      <w:proofErr w:type="spellStart"/>
      <w:r>
        <w:t>tačno</w:t>
      </w:r>
      <w:proofErr w:type="spellEnd"/>
      <w:r>
        <w:t xml:space="preserve"> problem </w:t>
      </w:r>
      <w:proofErr w:type="spellStart"/>
      <w:r>
        <w:t>oko</w:t>
      </w:r>
      <w:proofErr w:type="spellEnd"/>
      <w:r>
        <w:t xml:space="preserve"> </w:t>
      </w:r>
      <w:proofErr w:type="spellStart"/>
      <w:r>
        <w:t>forme</w:t>
      </w:r>
      <w:proofErr w:type="spellEnd"/>
      <w:r>
        <w:t xml:space="preserve">. </w:t>
      </w:r>
      <w:proofErr w:type="spellStart"/>
      <w:r>
        <w:t>Pojasnite</w:t>
      </w:r>
      <w:proofErr w:type="spellEnd"/>
      <w:r>
        <w:t xml:space="preserve"> </w:t>
      </w:r>
      <w:proofErr w:type="spellStart"/>
      <w:r>
        <w:t>malo</w:t>
      </w:r>
      <w:proofErr w:type="spellEnd"/>
      <w:r>
        <w:t xml:space="preserve"> ova </w:t>
      </w:r>
      <w:proofErr w:type="spellStart"/>
      <w:r>
        <w:t>dva</w:t>
      </w:r>
      <w:proofErr w:type="spellEnd"/>
      <w:r>
        <w:t xml:space="preserve"> </w:t>
      </w:r>
      <w:proofErr w:type="spellStart"/>
      <w:r>
        <w:t>pasusa</w:t>
      </w:r>
      <w:proofErr w:type="spellEnd"/>
      <w:r>
        <w:t>.</w:t>
      </w:r>
    </w:p>
  </w:comment>
  <w:comment w:id="4910" w:author="Rajo" w:date="2018-05-31T14:34:00Z" w:initials="R">
    <w:p w14:paraId="475054FB" w14:textId="25AF6F5D" w:rsidR="009B0D46" w:rsidRDefault="009B0D46">
      <w:pPr>
        <w:pStyle w:val="CommentText"/>
      </w:pPr>
      <w:r>
        <w:rPr>
          <w:rStyle w:val="CommentReference"/>
        </w:rPr>
        <w:annotationRef/>
      </w:r>
      <w:r>
        <w:t>done</w:t>
      </w:r>
    </w:p>
  </w:comment>
  <w:comment w:id="4955" w:author="Ognjen Joldzic" w:date="2018-05-13T02:52:00Z" w:initials="OJ">
    <w:p w14:paraId="505AB831" w14:textId="77777777" w:rsidR="009B0D46" w:rsidRDefault="009B0D46">
      <w:pPr>
        <w:pStyle w:val="CommentText"/>
      </w:pPr>
      <w:proofErr w:type="spellStart"/>
      <w:r>
        <w:t>Zar</w:t>
      </w:r>
      <w:proofErr w:type="spellEnd"/>
      <w:r>
        <w:t xml:space="preserve"> ne bi </w:t>
      </w:r>
      <w:proofErr w:type="spellStart"/>
      <w:r>
        <w:t>ovdje</w:t>
      </w:r>
      <w:proofErr w:type="spellEnd"/>
      <w:r>
        <w:t xml:space="preserve"> bio provajder (</w:t>
      </w:r>
      <w:proofErr w:type="spellStart"/>
      <w:r>
        <w:t>tj</w:t>
      </w:r>
      <w:proofErr w:type="spellEnd"/>
      <w:r>
        <w:t xml:space="preserve">. </w:t>
      </w:r>
      <w:proofErr w:type="spellStart"/>
      <w:r>
        <w:t>pružalac</w:t>
      </w:r>
      <w:proofErr w:type="spellEnd"/>
      <w:r>
        <w:t xml:space="preserve">) </w:t>
      </w:r>
      <w:proofErr w:type="spellStart"/>
      <w:r>
        <w:t>servisa</w:t>
      </w:r>
      <w:proofErr w:type="spellEnd"/>
      <w:r>
        <w:t>?</w:t>
      </w:r>
    </w:p>
  </w:comment>
  <w:comment w:id="4969" w:author="Ognjen Joldzic" w:date="2018-05-13T02:53:00Z" w:initials="OJ">
    <w:p w14:paraId="43590272" w14:textId="77777777" w:rsidR="009B0D46" w:rsidRDefault="009B0D46">
      <w:pPr>
        <w:pStyle w:val="CommentText"/>
      </w:pPr>
      <w:proofErr w:type="spellStart"/>
      <w:r>
        <w:t>Smanjite</w:t>
      </w:r>
      <w:proofErr w:type="spellEnd"/>
      <w:r>
        <w:t xml:space="preserve"> </w:t>
      </w:r>
      <w:proofErr w:type="spellStart"/>
      <w:r>
        <w:t>broj</w:t>
      </w:r>
      <w:proofErr w:type="spellEnd"/>
      <w:r>
        <w:t xml:space="preserve"> </w:t>
      </w:r>
      <w:proofErr w:type="spellStart"/>
      <w:r>
        <w:t>pasusa</w:t>
      </w:r>
      <w:proofErr w:type="spellEnd"/>
      <w:r>
        <w:t xml:space="preserve">. </w:t>
      </w:r>
      <w:proofErr w:type="spellStart"/>
      <w:r>
        <w:t>Tekst</w:t>
      </w:r>
      <w:proofErr w:type="spellEnd"/>
      <w:r>
        <w:t xml:space="preserve"> je (</w:t>
      </w:r>
      <w:proofErr w:type="spellStart"/>
      <w:r>
        <w:t>nakon</w:t>
      </w:r>
      <w:proofErr w:type="spellEnd"/>
      <w:r>
        <w:t xml:space="preserve"> </w:t>
      </w:r>
      <w:proofErr w:type="spellStart"/>
      <w:r>
        <w:t>ispravki</w:t>
      </w:r>
      <w:proofErr w:type="spellEnd"/>
      <w:r>
        <w:t xml:space="preserve">) u </w:t>
      </w:r>
      <w:proofErr w:type="spellStart"/>
      <w:r>
        <w:t>redu</w:t>
      </w:r>
      <w:proofErr w:type="spellEnd"/>
      <w:r>
        <w:t xml:space="preserve">, </w:t>
      </w:r>
      <w:proofErr w:type="spellStart"/>
      <w:r>
        <w:t>ali</w:t>
      </w:r>
      <w:proofErr w:type="spellEnd"/>
      <w:r>
        <w:t xml:space="preserve"> </w:t>
      </w:r>
      <w:proofErr w:type="spellStart"/>
      <w:r>
        <w:t>nema</w:t>
      </w:r>
      <w:proofErr w:type="spellEnd"/>
      <w:r>
        <w:t xml:space="preserve"> </w:t>
      </w:r>
      <w:proofErr w:type="spellStart"/>
      <w:r>
        <w:t>potrebe</w:t>
      </w:r>
      <w:proofErr w:type="spellEnd"/>
      <w:r>
        <w:t xml:space="preserve"> da </w:t>
      </w:r>
      <w:proofErr w:type="spellStart"/>
      <w:r>
        <w:t>pravite</w:t>
      </w:r>
      <w:proofErr w:type="spellEnd"/>
      <w:r>
        <w:t xml:space="preserve"> </w:t>
      </w:r>
      <w:proofErr w:type="spellStart"/>
      <w:r>
        <w:t>novi</w:t>
      </w:r>
      <w:proofErr w:type="spellEnd"/>
      <w:r>
        <w:t xml:space="preserve"> </w:t>
      </w:r>
      <w:proofErr w:type="spellStart"/>
      <w:r>
        <w:t>pasus</w:t>
      </w:r>
      <w:proofErr w:type="spellEnd"/>
      <w:r>
        <w:t xml:space="preserve"> </w:t>
      </w:r>
      <w:proofErr w:type="spellStart"/>
      <w:r>
        <w:t>ako</w:t>
      </w:r>
      <w:proofErr w:type="spellEnd"/>
      <w:r>
        <w:t xml:space="preserve"> </w:t>
      </w:r>
      <w:proofErr w:type="spellStart"/>
      <w:r>
        <w:t>govorite</w:t>
      </w:r>
      <w:proofErr w:type="spellEnd"/>
      <w:r>
        <w:t xml:space="preserve"> o </w:t>
      </w:r>
      <w:proofErr w:type="spellStart"/>
      <w:r>
        <w:t>istoj</w:t>
      </w:r>
      <w:proofErr w:type="spellEnd"/>
      <w:r>
        <w:t xml:space="preserve"> </w:t>
      </w:r>
      <w:proofErr w:type="spellStart"/>
      <w:r>
        <w:t>stvari</w:t>
      </w:r>
      <w:proofErr w:type="spellEnd"/>
      <w:r>
        <w:t>.</w:t>
      </w:r>
    </w:p>
  </w:comment>
  <w:comment w:id="4970" w:author="Rajo" w:date="2018-05-31T14:20:00Z" w:initials="R">
    <w:p w14:paraId="744B6C67" w14:textId="53EF2D8B" w:rsidR="009B0D46" w:rsidRDefault="009B0D46">
      <w:pPr>
        <w:pStyle w:val="CommentText"/>
      </w:pPr>
      <w:r>
        <w:rPr>
          <w:rStyle w:val="CommentReference"/>
        </w:rPr>
        <w:annotationRef/>
      </w:r>
      <w:r>
        <w:t>done</w:t>
      </w:r>
    </w:p>
  </w:comment>
  <w:comment w:id="4976" w:author="Ognjen Joldzic" w:date="2018-05-13T02:53:00Z" w:initials="OJ">
    <w:p w14:paraId="48BFB6AA" w14:textId="77777777" w:rsidR="009B0D46" w:rsidRDefault="009B0D46">
      <w:pPr>
        <w:pStyle w:val="CommentText"/>
      </w:pPr>
      <w:r>
        <w:t xml:space="preserve">Na </w:t>
      </w:r>
      <w:proofErr w:type="spellStart"/>
      <w:r>
        <w:t>šta</w:t>
      </w:r>
      <w:proofErr w:type="spellEnd"/>
      <w:r>
        <w:t xml:space="preserve"> se </w:t>
      </w:r>
      <w:proofErr w:type="spellStart"/>
      <w:r>
        <w:t>tačno</w:t>
      </w:r>
      <w:proofErr w:type="spellEnd"/>
      <w:r>
        <w:t xml:space="preserve"> </w:t>
      </w:r>
      <w:proofErr w:type="spellStart"/>
      <w:r>
        <w:t>odnosi</w:t>
      </w:r>
      <w:proofErr w:type="spellEnd"/>
      <w:r>
        <w:t xml:space="preserve"> </w:t>
      </w:r>
      <w:proofErr w:type="spellStart"/>
      <w:r>
        <w:t>referenca</w:t>
      </w:r>
      <w:proofErr w:type="spellEnd"/>
      <w:r>
        <w:t xml:space="preserve">? </w:t>
      </w:r>
      <w:proofErr w:type="spellStart"/>
      <w:r>
        <w:t>Prebacite</w:t>
      </w:r>
      <w:proofErr w:type="spellEnd"/>
      <w:r>
        <w:t xml:space="preserve"> </w:t>
      </w:r>
      <w:proofErr w:type="spellStart"/>
      <w:r>
        <w:t>ju</w:t>
      </w:r>
      <w:proofErr w:type="spellEnd"/>
      <w:r>
        <w:t xml:space="preserve"> </w:t>
      </w:r>
      <w:proofErr w:type="spellStart"/>
      <w:r>
        <w:t>negdje</w:t>
      </w:r>
      <w:proofErr w:type="spellEnd"/>
      <w:r>
        <w:t xml:space="preserve"> </w:t>
      </w:r>
      <w:proofErr w:type="spellStart"/>
      <w:r>
        <w:t>gdje</w:t>
      </w:r>
      <w:proofErr w:type="spellEnd"/>
      <w:r>
        <w:t xml:space="preserve"> </w:t>
      </w:r>
      <w:proofErr w:type="spellStart"/>
      <w:r>
        <w:t>spominjete</w:t>
      </w:r>
      <w:proofErr w:type="spellEnd"/>
      <w:r>
        <w:t xml:space="preserve"> </w:t>
      </w:r>
      <w:proofErr w:type="spellStart"/>
      <w:r>
        <w:t>neki</w:t>
      </w:r>
      <w:proofErr w:type="spellEnd"/>
      <w:r>
        <w:t xml:space="preserve"> </w:t>
      </w:r>
      <w:proofErr w:type="spellStart"/>
      <w:r>
        <w:t>pojam</w:t>
      </w:r>
      <w:proofErr w:type="spellEnd"/>
      <w:r>
        <w:t xml:space="preserve"> </w:t>
      </w:r>
      <w:proofErr w:type="spellStart"/>
      <w:r>
        <w:t>ili</w:t>
      </w:r>
      <w:proofErr w:type="spellEnd"/>
      <w:r>
        <w:t xml:space="preserve"> </w:t>
      </w:r>
      <w:proofErr w:type="spellStart"/>
      <w:r>
        <w:t>proceduru</w:t>
      </w:r>
      <w:proofErr w:type="spellEnd"/>
      <w:r>
        <w:t xml:space="preserve"> </w:t>
      </w:r>
      <w:proofErr w:type="spellStart"/>
      <w:r>
        <w:t>koju</w:t>
      </w:r>
      <w:proofErr w:type="spellEnd"/>
      <w:r>
        <w:t xml:space="preserve"> </w:t>
      </w:r>
      <w:proofErr w:type="spellStart"/>
      <w:r>
        <w:t>ste</w:t>
      </w:r>
      <w:proofErr w:type="spellEnd"/>
      <w:r>
        <w:t xml:space="preserve"> </w:t>
      </w:r>
      <w:proofErr w:type="spellStart"/>
      <w:r>
        <w:t>preuzeli</w:t>
      </w:r>
      <w:proofErr w:type="spellEnd"/>
      <w:r>
        <w:t xml:space="preserve"> </w:t>
      </w:r>
      <w:proofErr w:type="spellStart"/>
      <w:r>
        <w:t>iz</w:t>
      </w:r>
      <w:proofErr w:type="spellEnd"/>
      <w:r>
        <w:t xml:space="preserve"> literature. </w:t>
      </w:r>
      <w:proofErr w:type="spellStart"/>
      <w:r>
        <w:t>Isto</w:t>
      </w:r>
      <w:proofErr w:type="spellEnd"/>
      <w:r>
        <w:t xml:space="preserve"> </w:t>
      </w:r>
      <w:proofErr w:type="spellStart"/>
      <w:r>
        <w:t>važi</w:t>
      </w:r>
      <w:proofErr w:type="spellEnd"/>
      <w:r>
        <w:t xml:space="preserve"> za </w:t>
      </w:r>
      <w:proofErr w:type="spellStart"/>
      <w:r>
        <w:t>čitav</w:t>
      </w:r>
      <w:proofErr w:type="spellEnd"/>
      <w:r>
        <w:t xml:space="preserve"> rad, </w:t>
      </w:r>
      <w:proofErr w:type="spellStart"/>
      <w:r>
        <w:t>ako</w:t>
      </w:r>
      <w:proofErr w:type="spellEnd"/>
      <w:r>
        <w:t xml:space="preserve"> </w:t>
      </w:r>
      <w:proofErr w:type="spellStart"/>
      <w:r>
        <w:t>sam</w:t>
      </w:r>
      <w:proofErr w:type="spellEnd"/>
      <w:r>
        <w:t xml:space="preserve"> </w:t>
      </w:r>
      <w:proofErr w:type="spellStart"/>
      <w:r>
        <w:t>negdje</w:t>
      </w:r>
      <w:proofErr w:type="spellEnd"/>
      <w:r>
        <w:t xml:space="preserve"> </w:t>
      </w:r>
      <w:proofErr w:type="spellStart"/>
      <w:r>
        <w:t>propustio</w:t>
      </w:r>
      <w:proofErr w:type="spellEnd"/>
      <w:r>
        <w:t>.</w:t>
      </w:r>
    </w:p>
  </w:comment>
  <w:comment w:id="4988" w:author="Ognjen Joldzic" w:date="2018-05-13T02:56:00Z" w:initials="OJ">
    <w:p w14:paraId="7DCF7D22" w14:textId="77777777" w:rsidR="009B0D46" w:rsidRDefault="009B0D46">
      <w:pPr>
        <w:pStyle w:val="CommentText"/>
      </w:pPr>
      <w:proofErr w:type="spellStart"/>
      <w:r>
        <w:t>Spojite</w:t>
      </w:r>
      <w:proofErr w:type="spellEnd"/>
      <w:r>
        <w:t xml:space="preserve"> </w:t>
      </w:r>
      <w:proofErr w:type="spellStart"/>
      <w:r>
        <w:t>ovu</w:t>
      </w:r>
      <w:proofErr w:type="spellEnd"/>
      <w:r>
        <w:t xml:space="preserve"> </w:t>
      </w:r>
      <w:proofErr w:type="spellStart"/>
      <w:r>
        <w:t>sekciju</w:t>
      </w:r>
      <w:proofErr w:type="spellEnd"/>
      <w:r>
        <w:t xml:space="preserve"> </w:t>
      </w:r>
      <w:proofErr w:type="spellStart"/>
      <w:r>
        <w:t>sa</w:t>
      </w:r>
      <w:proofErr w:type="spellEnd"/>
      <w:r>
        <w:t xml:space="preserve"> </w:t>
      </w:r>
      <w:proofErr w:type="spellStart"/>
      <w:r>
        <w:t>prethodnom</w:t>
      </w:r>
      <w:proofErr w:type="spellEnd"/>
      <w:r>
        <w:t>.</w:t>
      </w:r>
    </w:p>
  </w:comment>
  <w:comment w:id="4989" w:author="Rajo" w:date="2018-05-30T20:45:00Z" w:initials="R">
    <w:p w14:paraId="26F9CDC3" w14:textId="09888523" w:rsidR="009B0D46" w:rsidRDefault="009B0D46">
      <w:pPr>
        <w:pStyle w:val="CommentText"/>
      </w:pPr>
      <w:r>
        <w:rPr>
          <w:rStyle w:val="CommentReference"/>
        </w:rPr>
        <w:annotationRef/>
      </w:r>
      <w:r>
        <w:t>done</w:t>
      </w:r>
    </w:p>
  </w:comment>
  <w:comment w:id="5021" w:author="Ognjen Joldzic" w:date="2018-05-13T02:56:00Z" w:initials="OJ">
    <w:p w14:paraId="1C007857" w14:textId="77777777" w:rsidR="009B0D46" w:rsidRDefault="009B0D46">
      <w:pPr>
        <w:pStyle w:val="CommentText"/>
      </w:pPr>
      <w:proofErr w:type="spellStart"/>
      <w:r>
        <w:t>Ista</w:t>
      </w:r>
      <w:proofErr w:type="spellEnd"/>
      <w:r>
        <w:t xml:space="preserve"> </w:t>
      </w:r>
      <w:proofErr w:type="spellStart"/>
      <w:r>
        <w:t>primjedba</w:t>
      </w:r>
      <w:proofErr w:type="spellEnd"/>
      <w:r>
        <w:t xml:space="preserve"> za </w:t>
      </w:r>
      <w:proofErr w:type="spellStart"/>
      <w:r>
        <w:t>lokaciju</w:t>
      </w:r>
      <w:proofErr w:type="spellEnd"/>
      <w:r>
        <w:t xml:space="preserve"> </w:t>
      </w:r>
      <w:proofErr w:type="spellStart"/>
      <w:r>
        <w:t>ove</w:t>
      </w:r>
      <w:proofErr w:type="spellEnd"/>
      <w:r>
        <w:t xml:space="preserve"> </w:t>
      </w:r>
      <w:proofErr w:type="spellStart"/>
      <w:r>
        <w:t>sekcije</w:t>
      </w:r>
      <w:proofErr w:type="spellEnd"/>
      <w:r>
        <w:t xml:space="preserve"> </w:t>
      </w:r>
      <w:proofErr w:type="spellStart"/>
      <w:r>
        <w:t>kao</w:t>
      </w:r>
      <w:proofErr w:type="spellEnd"/>
      <w:r>
        <w:t xml:space="preserve"> i za SAML. </w:t>
      </w:r>
      <w:proofErr w:type="spellStart"/>
      <w:r>
        <w:t>Pomjerite</w:t>
      </w:r>
      <w:proofErr w:type="spellEnd"/>
      <w:r>
        <w:t xml:space="preserve"> </w:t>
      </w:r>
      <w:proofErr w:type="spellStart"/>
      <w:r>
        <w:t>ovo</w:t>
      </w:r>
      <w:proofErr w:type="spellEnd"/>
      <w:r>
        <w:t xml:space="preserve"> </w:t>
      </w:r>
      <w:proofErr w:type="spellStart"/>
      <w:r>
        <w:t>ranije</w:t>
      </w:r>
      <w:proofErr w:type="spellEnd"/>
      <w:r>
        <w:t xml:space="preserve">, </w:t>
      </w:r>
      <w:proofErr w:type="spellStart"/>
      <w:r>
        <w:t>tamo</w:t>
      </w:r>
      <w:proofErr w:type="spellEnd"/>
      <w:r>
        <w:t xml:space="preserve"> </w:t>
      </w:r>
      <w:proofErr w:type="spellStart"/>
      <w:r>
        <w:t>gdje</w:t>
      </w:r>
      <w:proofErr w:type="spellEnd"/>
      <w:r>
        <w:t xml:space="preserve"> se </w:t>
      </w:r>
      <w:proofErr w:type="spellStart"/>
      <w:r>
        <w:t>prvi</w:t>
      </w:r>
      <w:proofErr w:type="spellEnd"/>
      <w:r>
        <w:t xml:space="preserve"> put </w:t>
      </w:r>
      <w:proofErr w:type="spellStart"/>
      <w:r>
        <w:t>govori</w:t>
      </w:r>
      <w:proofErr w:type="spellEnd"/>
      <w:r>
        <w:t xml:space="preserve"> o </w:t>
      </w:r>
      <w:proofErr w:type="spellStart"/>
      <w:r>
        <w:t>ostalim</w:t>
      </w:r>
      <w:proofErr w:type="spellEnd"/>
      <w:r>
        <w:t xml:space="preserve"> </w:t>
      </w:r>
      <w:proofErr w:type="spellStart"/>
      <w:r>
        <w:t>specifikacijama</w:t>
      </w:r>
      <w:proofErr w:type="spellEnd"/>
      <w:r>
        <w:t xml:space="preserve"> </w:t>
      </w:r>
      <w:proofErr w:type="spellStart"/>
      <w:r>
        <w:t>iste</w:t>
      </w:r>
      <w:proofErr w:type="spellEnd"/>
      <w:r>
        <w:t>/</w:t>
      </w:r>
      <w:proofErr w:type="spellStart"/>
      <w:r>
        <w:t>slične</w:t>
      </w:r>
      <w:proofErr w:type="spellEnd"/>
      <w:r>
        <w:t xml:space="preserve"> </w:t>
      </w:r>
      <w:proofErr w:type="spellStart"/>
      <w:r>
        <w:t>namjene</w:t>
      </w:r>
      <w:proofErr w:type="spellEnd"/>
      <w:r>
        <w:t>.</w:t>
      </w:r>
    </w:p>
  </w:comment>
  <w:comment w:id="5073" w:author="Ognjen Joldzic" w:date="2018-05-13T02:58:00Z" w:initials="OJ">
    <w:p w14:paraId="5915662A" w14:textId="77777777" w:rsidR="009B0D46" w:rsidRDefault="009B0D46">
      <w:pPr>
        <w:pStyle w:val="CommentText"/>
      </w:pPr>
      <w:proofErr w:type="spellStart"/>
      <w:r>
        <w:t>Prednost</w:t>
      </w:r>
      <w:proofErr w:type="spellEnd"/>
      <w:r>
        <w:t xml:space="preserve"> u </w:t>
      </w:r>
      <w:proofErr w:type="spellStart"/>
      <w:r>
        <w:t>odnosu</w:t>
      </w:r>
      <w:proofErr w:type="spellEnd"/>
      <w:r>
        <w:t xml:space="preserve"> </w:t>
      </w:r>
      <w:proofErr w:type="spellStart"/>
      <w:r>
        <w:t>na</w:t>
      </w:r>
      <w:proofErr w:type="spellEnd"/>
      <w:r>
        <w:t xml:space="preserve"> </w:t>
      </w:r>
      <w:proofErr w:type="spellStart"/>
      <w:r>
        <w:t>šta</w:t>
      </w:r>
      <w:proofErr w:type="spellEnd"/>
      <w:r>
        <w:t xml:space="preserve"> i </w:t>
      </w:r>
      <w:proofErr w:type="spellStart"/>
      <w:r>
        <w:t>zašto</w:t>
      </w:r>
      <w:proofErr w:type="spellEnd"/>
      <w:r>
        <w:t xml:space="preserve"> je to </w:t>
      </w:r>
      <w:proofErr w:type="spellStart"/>
      <w:r>
        <w:t>prednost</w:t>
      </w:r>
      <w:proofErr w:type="spellEnd"/>
      <w:r>
        <w:t>?</w:t>
      </w:r>
    </w:p>
  </w:comment>
  <w:comment w:id="5074" w:author="Rajo" w:date="2018-05-31T16:38:00Z" w:initials="R">
    <w:p w14:paraId="6C074FB9" w14:textId="6F8A4DB0" w:rsidR="009B0D46" w:rsidRDefault="009B0D46">
      <w:pPr>
        <w:pStyle w:val="CommentText"/>
      </w:pPr>
      <w:r>
        <w:rPr>
          <w:rStyle w:val="CommentReference"/>
        </w:rPr>
        <w:annotationRef/>
      </w:r>
    </w:p>
  </w:comment>
  <w:comment w:id="5092" w:author="Ognjen Joldzic" w:date="2018-05-13T03:00:00Z" w:initials="OJ">
    <w:p w14:paraId="24FD3AD1" w14:textId="77777777" w:rsidR="009B0D46" w:rsidRDefault="009B0D46">
      <w:pPr>
        <w:pStyle w:val="CommentText"/>
      </w:pPr>
      <w:proofErr w:type="spellStart"/>
      <w:r>
        <w:t>Napisali</w:t>
      </w:r>
      <w:proofErr w:type="spellEnd"/>
      <w:r>
        <w:t xml:space="preserve"> </w:t>
      </w:r>
      <w:proofErr w:type="spellStart"/>
      <w:r>
        <w:t>ste</w:t>
      </w:r>
      <w:proofErr w:type="spellEnd"/>
      <w:r>
        <w:t xml:space="preserve"> </w:t>
      </w:r>
      <w:proofErr w:type="spellStart"/>
      <w:r>
        <w:t>na</w:t>
      </w:r>
      <w:proofErr w:type="spellEnd"/>
      <w:r>
        <w:t xml:space="preserve"> </w:t>
      </w:r>
      <w:proofErr w:type="spellStart"/>
      <w:r>
        <w:t>samom</w:t>
      </w:r>
      <w:proofErr w:type="spellEnd"/>
      <w:r>
        <w:t xml:space="preserve"> </w:t>
      </w:r>
      <w:proofErr w:type="spellStart"/>
      <w:r>
        <w:t>početku</w:t>
      </w:r>
      <w:proofErr w:type="spellEnd"/>
      <w:r>
        <w:t xml:space="preserve"> </w:t>
      </w:r>
      <w:proofErr w:type="spellStart"/>
      <w:r>
        <w:t>ovog</w:t>
      </w:r>
      <w:proofErr w:type="spellEnd"/>
      <w:r>
        <w:t xml:space="preserve"> </w:t>
      </w:r>
      <w:proofErr w:type="spellStart"/>
      <w:r>
        <w:t>poglavlja</w:t>
      </w:r>
      <w:proofErr w:type="spellEnd"/>
      <w:r>
        <w:t xml:space="preserve"> da je OAuth2 </w:t>
      </w:r>
      <w:proofErr w:type="spellStart"/>
      <w:r>
        <w:t>potpuno</w:t>
      </w:r>
      <w:proofErr w:type="spellEnd"/>
      <w:r>
        <w:t xml:space="preserve"> </w:t>
      </w:r>
      <w:proofErr w:type="spellStart"/>
      <w:r>
        <w:t>odbačen</w:t>
      </w:r>
      <w:proofErr w:type="spellEnd"/>
      <w:r>
        <w:t>.</w:t>
      </w:r>
    </w:p>
  </w:comment>
  <w:comment w:id="5093" w:author="Rajo" w:date="2018-05-31T16:38:00Z" w:initials="R">
    <w:p w14:paraId="2A44DDF3" w14:textId="5DDF03FF" w:rsidR="009B0D46" w:rsidRDefault="009B0D46">
      <w:pPr>
        <w:pStyle w:val="CommentText"/>
      </w:pPr>
      <w:r>
        <w:rPr>
          <w:rStyle w:val="CommentReference"/>
        </w:rPr>
        <w:annotationRef/>
      </w:r>
      <w:proofErr w:type="spellStart"/>
      <w:r>
        <w:t>Htio</w:t>
      </w:r>
      <w:proofErr w:type="spellEnd"/>
      <w:r>
        <w:t xml:space="preserve"> </w:t>
      </w:r>
      <w:proofErr w:type="spellStart"/>
      <w:r>
        <w:t>sam</w:t>
      </w:r>
      <w:proofErr w:type="spellEnd"/>
      <w:r>
        <w:t xml:space="preserve"> </w:t>
      </w:r>
      <w:proofErr w:type="spellStart"/>
      <w:r>
        <w:t>reci</w:t>
      </w:r>
      <w:proofErr w:type="spellEnd"/>
      <w:r>
        <w:t xml:space="preserve"> da je u </w:t>
      </w:r>
      <w:proofErr w:type="spellStart"/>
      <w:r>
        <w:t>jednom</w:t>
      </w:r>
      <w:proofErr w:type="spellEnd"/>
      <w:r>
        <w:t xml:space="preserve"> </w:t>
      </w:r>
      <w:proofErr w:type="spellStart"/>
      <w:r>
        <w:t>periodu</w:t>
      </w:r>
      <w:proofErr w:type="spellEnd"/>
      <w:r>
        <w:t xml:space="preserve"> </w:t>
      </w:r>
      <w:proofErr w:type="spellStart"/>
      <w:r>
        <w:t>zamrla</w:t>
      </w:r>
      <w:proofErr w:type="spellEnd"/>
      <w:r>
        <w:t xml:space="preserve"> i </w:t>
      </w:r>
      <w:proofErr w:type="gramStart"/>
      <w:r>
        <w:t>da  je</w:t>
      </w:r>
      <w:proofErr w:type="gramEnd"/>
      <w:r>
        <w:t xml:space="preserve"> </w:t>
      </w:r>
      <w:proofErr w:type="spellStart"/>
      <w:r>
        <w:t>zgubila</w:t>
      </w:r>
      <w:proofErr w:type="spellEnd"/>
      <w:r>
        <w:t xml:space="preserve"> </w:t>
      </w:r>
      <w:proofErr w:type="spellStart"/>
      <w:r>
        <w:t>popularnost</w:t>
      </w:r>
      <w:proofErr w:type="spellEnd"/>
      <w:r>
        <w:t xml:space="preserve">, </w:t>
      </w:r>
      <w:proofErr w:type="spellStart"/>
      <w:r>
        <w:t>tako</w:t>
      </w:r>
      <w:proofErr w:type="spellEnd"/>
      <w:r>
        <w:t xml:space="preserve"> da se </w:t>
      </w:r>
      <w:proofErr w:type="spellStart"/>
      <w:r>
        <w:t>nisam</w:t>
      </w:r>
      <w:proofErr w:type="spellEnd"/>
      <w:r>
        <w:t xml:space="preserve"> </w:t>
      </w:r>
      <w:proofErr w:type="spellStart"/>
      <w:r>
        <w:t>vjerovatno</w:t>
      </w:r>
      <w:proofErr w:type="spellEnd"/>
      <w:r>
        <w:t xml:space="preserve"> dobro </w:t>
      </w:r>
      <w:proofErr w:type="spellStart"/>
      <w:r>
        <w:t>izrazio</w:t>
      </w:r>
      <w:proofErr w:type="spellEnd"/>
      <w:r>
        <w:t>...</w:t>
      </w:r>
      <w:proofErr w:type="spellStart"/>
      <w:r>
        <w:t>prepravicu</w:t>
      </w:r>
      <w:proofErr w:type="spellEnd"/>
      <w:r>
        <w:t xml:space="preserve"> to</w:t>
      </w:r>
    </w:p>
  </w:comment>
  <w:comment w:id="5099" w:author="Ognjen Joldzic" w:date="2018-05-13T03:02:00Z" w:initials="OJ">
    <w:p w14:paraId="21C62A6F" w14:textId="77777777" w:rsidR="009B0D46" w:rsidRDefault="009B0D46">
      <w:pPr>
        <w:pStyle w:val="CommentText"/>
      </w:pPr>
      <w:proofErr w:type="spellStart"/>
      <w:r>
        <w:t>Preformulišite</w:t>
      </w:r>
      <w:proofErr w:type="spellEnd"/>
      <w:r>
        <w:t xml:space="preserve"> </w:t>
      </w:r>
      <w:proofErr w:type="spellStart"/>
      <w:r>
        <w:t>naslov</w:t>
      </w:r>
      <w:proofErr w:type="spellEnd"/>
      <w:r>
        <w:t xml:space="preserve"> u </w:t>
      </w:r>
      <w:proofErr w:type="spellStart"/>
      <w:r>
        <w:t>nešto</w:t>
      </w:r>
      <w:proofErr w:type="spellEnd"/>
      <w:r>
        <w:t xml:space="preserve"> </w:t>
      </w:r>
      <w:proofErr w:type="spellStart"/>
      <w:r>
        <w:t>formalnije</w:t>
      </w:r>
      <w:proofErr w:type="spellEnd"/>
      <w:r>
        <w:t>.</w:t>
      </w:r>
    </w:p>
  </w:comment>
  <w:comment w:id="5133" w:author="Zoran Djuric" w:date="2018-05-20T10:09:00Z" w:initials="ZD">
    <w:p w14:paraId="3A4DE0E7" w14:textId="6A69583C" w:rsidR="009B0D46" w:rsidRDefault="009B0D46">
      <w:pPr>
        <w:pStyle w:val="CommentText"/>
      </w:pPr>
      <w:r>
        <w:rPr>
          <w:rStyle w:val="CommentReference"/>
        </w:rPr>
        <w:annotationRef/>
      </w:r>
      <w:proofErr w:type="spellStart"/>
      <w:r>
        <w:t>ovo</w:t>
      </w:r>
      <w:proofErr w:type="spellEnd"/>
      <w:r>
        <w:t xml:space="preserve"> je </w:t>
      </w:r>
      <w:proofErr w:type="spellStart"/>
      <w:r>
        <w:t>primjer</w:t>
      </w:r>
      <w:proofErr w:type="spellEnd"/>
      <w:r>
        <w:t xml:space="preserve"> </w:t>
      </w:r>
      <w:proofErr w:type="spellStart"/>
      <w:r>
        <w:t>tog</w:t>
      </w:r>
      <w:proofErr w:type="spellEnd"/>
      <w:r>
        <w:t xml:space="preserve"> poređenja </w:t>
      </w:r>
      <w:proofErr w:type="spellStart"/>
      <w:r>
        <w:t>koje</w:t>
      </w:r>
      <w:proofErr w:type="spellEnd"/>
      <w:r>
        <w:t xml:space="preserve"> </w:t>
      </w:r>
      <w:proofErr w:type="spellStart"/>
      <w:r>
        <w:t>treba</w:t>
      </w:r>
      <w:proofErr w:type="spellEnd"/>
      <w:r>
        <w:t xml:space="preserve"> da se </w:t>
      </w:r>
      <w:proofErr w:type="spellStart"/>
      <w:r>
        <w:t>nađe</w:t>
      </w:r>
      <w:proofErr w:type="spellEnd"/>
      <w:r>
        <w:t xml:space="preserve"> </w:t>
      </w:r>
      <w:proofErr w:type="spellStart"/>
      <w:r>
        <w:t>ranije</w:t>
      </w:r>
      <w:proofErr w:type="spellEnd"/>
      <w:r>
        <w:t xml:space="preserve"> (</w:t>
      </w:r>
      <w:proofErr w:type="spellStart"/>
      <w:r>
        <w:t>sekcija</w:t>
      </w:r>
      <w:proofErr w:type="spellEnd"/>
      <w:r>
        <w:t xml:space="preserve"> 8,4)</w:t>
      </w:r>
    </w:p>
  </w:comment>
  <w:comment w:id="5157" w:author="Ognjen Joldzic" w:date="2018-05-13T03:07:00Z" w:initials="OJ">
    <w:p w14:paraId="7C5A07F8" w14:textId="77777777" w:rsidR="009B0D46" w:rsidRDefault="009B0D46">
      <w:pPr>
        <w:pStyle w:val="CommentText"/>
      </w:pPr>
      <w:r>
        <w:t>?</w:t>
      </w:r>
    </w:p>
  </w:comment>
  <w:comment w:id="5158" w:author="Rajo" w:date="2018-06-17T16:59:00Z" w:initials="R">
    <w:p w14:paraId="2DCBE376" w14:textId="4D856AC2" w:rsidR="009B0D46" w:rsidRDefault="009B0D46">
      <w:pPr>
        <w:pStyle w:val="CommentText"/>
      </w:pPr>
      <w:r>
        <w:rPr>
          <w:rStyle w:val="CommentReference"/>
        </w:rPr>
        <w:annotationRef/>
      </w:r>
      <w:proofErr w:type="spellStart"/>
      <w:r>
        <w:t>Dodana</w:t>
      </w:r>
      <w:proofErr w:type="spellEnd"/>
      <w:r>
        <w:t xml:space="preserve"> </w:t>
      </w:r>
      <w:proofErr w:type="spellStart"/>
      <w:r>
        <w:t>referenca</w:t>
      </w:r>
      <w:proofErr w:type="spellEnd"/>
    </w:p>
  </w:comment>
  <w:comment w:id="5288" w:author="Ognjen Joldzic" w:date="2018-05-13T03:09:00Z" w:initials="OJ">
    <w:p w14:paraId="24F0BC1E" w14:textId="77777777" w:rsidR="009B0D46" w:rsidRDefault="009B0D46">
      <w:pPr>
        <w:pStyle w:val="CommentText"/>
      </w:pPr>
      <w:proofErr w:type="spellStart"/>
      <w:r>
        <w:t>Klijent</w:t>
      </w:r>
      <w:proofErr w:type="spellEnd"/>
      <w:r>
        <w:t xml:space="preserve"> </w:t>
      </w:r>
      <w:proofErr w:type="spellStart"/>
      <w:r>
        <w:t>šalje</w:t>
      </w:r>
      <w:proofErr w:type="spellEnd"/>
      <w:r>
        <w:t xml:space="preserve"> </w:t>
      </w:r>
      <w:proofErr w:type="spellStart"/>
      <w:r>
        <w:t>zahtjev</w:t>
      </w:r>
      <w:proofErr w:type="spellEnd"/>
      <w:r>
        <w:t xml:space="preserve"> POST </w:t>
      </w:r>
      <w:proofErr w:type="spellStart"/>
      <w:r>
        <w:t>metodom</w:t>
      </w:r>
      <w:proofErr w:type="spellEnd"/>
      <w:r>
        <w:t>?</w:t>
      </w:r>
    </w:p>
  </w:comment>
  <w:comment w:id="5306" w:author="Zoran Djuric" w:date="2018-05-20T10:10:00Z" w:initials="ZD">
    <w:p w14:paraId="2F6F3B0E" w14:textId="3F571C3A" w:rsidR="009B0D46" w:rsidRDefault="009B0D46">
      <w:pPr>
        <w:pStyle w:val="CommentText"/>
      </w:pPr>
      <w:r>
        <w:rPr>
          <w:rStyle w:val="CommentReference"/>
        </w:rPr>
        <w:annotationRef/>
      </w:r>
      <w:proofErr w:type="spellStart"/>
      <w:r>
        <w:t>zahtjeva</w:t>
      </w:r>
      <w:proofErr w:type="spellEnd"/>
      <w:r>
        <w:t xml:space="preserve"> -&gt; </w:t>
      </w:r>
      <w:proofErr w:type="spellStart"/>
      <w:r>
        <w:t>zahtijeva</w:t>
      </w:r>
      <w:proofErr w:type="spellEnd"/>
    </w:p>
  </w:comment>
  <w:comment w:id="5307" w:author="Rajo" w:date="2018-06-17T16:59:00Z" w:initials="R">
    <w:p w14:paraId="125D81CD" w14:textId="76623632" w:rsidR="009B0D46" w:rsidRDefault="009B0D46">
      <w:pPr>
        <w:pStyle w:val="CommentText"/>
      </w:pPr>
      <w:r>
        <w:rPr>
          <w:rStyle w:val="CommentReference"/>
        </w:rPr>
        <w:annotationRef/>
      </w:r>
      <w:proofErr w:type="spellStart"/>
      <w:r>
        <w:t>prepravljeno</w:t>
      </w:r>
      <w:proofErr w:type="spellEnd"/>
    </w:p>
  </w:comment>
  <w:comment w:id="5438" w:author="Ognjen Joldzic" w:date="2018-05-13T03:10:00Z" w:initials="OJ">
    <w:p w14:paraId="7F6D6555" w14:textId="77777777" w:rsidR="009B0D46" w:rsidRDefault="009B0D46">
      <w:pPr>
        <w:pStyle w:val="CommentText"/>
      </w:pPr>
      <w:r>
        <w:t xml:space="preserve">Ko </w:t>
      </w:r>
      <w:proofErr w:type="spellStart"/>
      <w:r>
        <w:t>validira</w:t>
      </w:r>
      <w:proofErr w:type="spellEnd"/>
      <w:r>
        <w:t xml:space="preserve"> </w:t>
      </w:r>
      <w:proofErr w:type="spellStart"/>
      <w:r>
        <w:t>potpis</w:t>
      </w:r>
      <w:proofErr w:type="spellEnd"/>
      <w:r>
        <w:t xml:space="preserve">? Ko </w:t>
      </w:r>
      <w:proofErr w:type="spellStart"/>
      <w:r>
        <w:t>izdaje</w:t>
      </w:r>
      <w:proofErr w:type="spellEnd"/>
      <w:r>
        <w:t xml:space="preserve"> </w:t>
      </w:r>
      <w:proofErr w:type="spellStart"/>
      <w:r>
        <w:t>sertifikate</w:t>
      </w:r>
      <w:proofErr w:type="spellEnd"/>
      <w:r>
        <w:t xml:space="preserve">, </w:t>
      </w:r>
      <w:proofErr w:type="spellStart"/>
      <w:r>
        <w:t>tj</w:t>
      </w:r>
      <w:proofErr w:type="spellEnd"/>
      <w:r>
        <w:t xml:space="preserve">. </w:t>
      </w:r>
      <w:proofErr w:type="spellStart"/>
      <w:r>
        <w:t>generiše</w:t>
      </w:r>
      <w:proofErr w:type="spellEnd"/>
      <w:r>
        <w:t xml:space="preserve"> </w:t>
      </w:r>
      <w:proofErr w:type="spellStart"/>
      <w:r>
        <w:t>ključeve</w:t>
      </w:r>
      <w:proofErr w:type="spellEnd"/>
      <w:r>
        <w:t>?</w:t>
      </w:r>
    </w:p>
  </w:comment>
  <w:comment w:id="5439" w:author="Rajo" w:date="2018-06-17T17:00:00Z" w:initials="R">
    <w:p w14:paraId="30C61D44" w14:textId="7C307BF0" w:rsidR="009B0D46" w:rsidRDefault="009B0D46">
      <w:pPr>
        <w:pStyle w:val="CommentText"/>
      </w:pPr>
      <w:r>
        <w:rPr>
          <w:rStyle w:val="CommentReference"/>
        </w:rPr>
        <w:annotationRef/>
      </w:r>
      <w:proofErr w:type="spellStart"/>
      <w:r>
        <w:t>Dodano</w:t>
      </w:r>
      <w:proofErr w:type="spellEnd"/>
      <w:r>
        <w:t>/</w:t>
      </w:r>
      <w:proofErr w:type="spellStart"/>
      <w:r>
        <w:t>prepravljeno</w:t>
      </w:r>
      <w:proofErr w:type="spellEnd"/>
    </w:p>
  </w:comment>
  <w:comment w:id="5797" w:author="Ognjen Joldzic" w:date="2018-05-13T03:13:00Z" w:initials="OJ">
    <w:p w14:paraId="22D57C52" w14:textId="77777777" w:rsidR="009B0D46" w:rsidRDefault="009B0D46">
      <w:pPr>
        <w:pStyle w:val="CommentText"/>
      </w:pPr>
      <w:proofErr w:type="spellStart"/>
      <w:r>
        <w:t>Nedostaje</w:t>
      </w:r>
      <w:proofErr w:type="spellEnd"/>
      <w:r>
        <w:t xml:space="preserve"> </w:t>
      </w:r>
      <w:proofErr w:type="spellStart"/>
      <w:r>
        <w:t>korak</w:t>
      </w:r>
      <w:proofErr w:type="spellEnd"/>
      <w:r>
        <w:t xml:space="preserve"> autentikacije</w:t>
      </w:r>
    </w:p>
  </w:comment>
  <w:comment w:id="5798" w:author="Rajo" w:date="2018-06-17T17:00:00Z" w:initials="R">
    <w:p w14:paraId="6B0FA916" w14:textId="620C42D2" w:rsidR="009B0D46" w:rsidRDefault="009B0D46">
      <w:pPr>
        <w:pStyle w:val="CommentText"/>
      </w:pPr>
      <w:r>
        <w:rPr>
          <w:rStyle w:val="CommentReference"/>
        </w:rPr>
        <w:annotationRef/>
      </w:r>
      <w:proofErr w:type="spellStart"/>
      <w:r>
        <w:t>Dodano</w:t>
      </w:r>
      <w:proofErr w:type="spellEnd"/>
      <w:r>
        <w:t>/</w:t>
      </w:r>
      <w:proofErr w:type="spellStart"/>
      <w:r>
        <w:t>prepravljeno</w:t>
      </w:r>
      <w:proofErr w:type="spellEnd"/>
    </w:p>
  </w:comment>
  <w:comment w:id="5967" w:author="Ognjen Joldzic" w:date="2018-05-13T03:16:00Z" w:initials="OJ">
    <w:p w14:paraId="249DF376" w14:textId="77777777" w:rsidR="009B0D46" w:rsidRDefault="009B0D46">
      <w:pPr>
        <w:pStyle w:val="CommentText"/>
      </w:pPr>
      <w:proofErr w:type="spellStart"/>
      <w:r>
        <w:t>Kako</w:t>
      </w:r>
      <w:proofErr w:type="spellEnd"/>
      <w:r>
        <w:t xml:space="preserve"> </w:t>
      </w:r>
      <w:proofErr w:type="spellStart"/>
      <w:r>
        <w:t>vrši</w:t>
      </w:r>
      <w:proofErr w:type="spellEnd"/>
      <w:r>
        <w:t xml:space="preserve"> </w:t>
      </w:r>
      <w:proofErr w:type="spellStart"/>
      <w:r>
        <w:t>komunikaciju</w:t>
      </w:r>
      <w:proofErr w:type="spellEnd"/>
      <w:r>
        <w:t xml:space="preserve"> </w:t>
      </w:r>
      <w:proofErr w:type="spellStart"/>
      <w:r>
        <w:t>sa</w:t>
      </w:r>
      <w:proofErr w:type="spellEnd"/>
      <w:r>
        <w:t xml:space="preserve"> </w:t>
      </w:r>
      <w:proofErr w:type="spellStart"/>
      <w:r>
        <w:t>njima</w:t>
      </w:r>
      <w:proofErr w:type="spellEnd"/>
      <w:r>
        <w:t xml:space="preserve">? Da li </w:t>
      </w:r>
      <w:proofErr w:type="spellStart"/>
      <w:r>
        <w:t>ih</w:t>
      </w:r>
      <w:proofErr w:type="spellEnd"/>
      <w:r>
        <w:t xml:space="preserve"> </w:t>
      </w:r>
      <w:proofErr w:type="spellStart"/>
      <w:r>
        <w:t>odmah</w:t>
      </w:r>
      <w:proofErr w:type="spellEnd"/>
      <w:r>
        <w:t xml:space="preserve"> </w:t>
      </w:r>
      <w:proofErr w:type="spellStart"/>
      <w:r>
        <w:t>kontaktira</w:t>
      </w:r>
      <w:proofErr w:type="spellEnd"/>
      <w:r>
        <w:t xml:space="preserve"> </w:t>
      </w:r>
      <w:proofErr w:type="spellStart"/>
      <w:r>
        <w:t>ili</w:t>
      </w:r>
      <w:proofErr w:type="spellEnd"/>
      <w:r>
        <w:t xml:space="preserve"> </w:t>
      </w:r>
      <w:proofErr w:type="spellStart"/>
      <w:r>
        <w:t>čeka</w:t>
      </w:r>
      <w:proofErr w:type="spellEnd"/>
      <w:r>
        <w:t xml:space="preserve"> da se </w:t>
      </w:r>
      <w:proofErr w:type="spellStart"/>
      <w:r>
        <w:t>korisnik</w:t>
      </w:r>
      <w:proofErr w:type="spellEnd"/>
      <w:r>
        <w:t xml:space="preserve"> </w:t>
      </w:r>
      <w:proofErr w:type="spellStart"/>
      <w:r>
        <w:t>eventualno</w:t>
      </w:r>
      <w:proofErr w:type="spellEnd"/>
      <w:r>
        <w:t xml:space="preserve"> </w:t>
      </w:r>
      <w:proofErr w:type="spellStart"/>
      <w:r>
        <w:t>ponovo</w:t>
      </w:r>
      <w:proofErr w:type="spellEnd"/>
      <w:r>
        <w:t xml:space="preserve"> </w:t>
      </w:r>
      <w:proofErr w:type="spellStart"/>
      <w:r>
        <w:t>pojavi</w:t>
      </w:r>
      <w:proofErr w:type="spellEnd"/>
      <w:r>
        <w:t>?</w:t>
      </w:r>
    </w:p>
  </w:comment>
  <w:comment w:id="5968" w:author="Rajo" w:date="2018-06-02T15:38:00Z" w:initials="R">
    <w:p w14:paraId="17F76D8B" w14:textId="69066648" w:rsidR="009B0D46" w:rsidRDefault="009B0D46">
      <w:pPr>
        <w:pStyle w:val="CommentText"/>
      </w:pPr>
      <w:r>
        <w:rPr>
          <w:rStyle w:val="CommentReference"/>
        </w:rPr>
        <w:annotationRef/>
      </w:r>
      <w:proofErr w:type="spellStart"/>
      <w:r>
        <w:t>Odmah</w:t>
      </w:r>
      <w:proofErr w:type="spellEnd"/>
      <w:r>
        <w:t xml:space="preserve"> se </w:t>
      </w:r>
      <w:proofErr w:type="spellStart"/>
      <w:r>
        <w:t>vrsi</w:t>
      </w:r>
      <w:proofErr w:type="spellEnd"/>
      <w:r>
        <w:t xml:space="preserve"> </w:t>
      </w:r>
      <w:proofErr w:type="spellStart"/>
      <w:r>
        <w:t>direktna</w:t>
      </w:r>
      <w:proofErr w:type="spellEnd"/>
      <w:r>
        <w:t xml:space="preserve"> </w:t>
      </w:r>
      <w:proofErr w:type="spellStart"/>
      <w:r>
        <w:t>komunikacija</w:t>
      </w:r>
      <w:proofErr w:type="spellEnd"/>
      <w:r>
        <w:t xml:space="preserve"> </w:t>
      </w:r>
      <w:proofErr w:type="spellStart"/>
      <w:r>
        <w:t>izmedju</w:t>
      </w:r>
      <w:proofErr w:type="spellEnd"/>
      <w:r>
        <w:t xml:space="preserve"> </w:t>
      </w:r>
      <w:proofErr w:type="spellStart"/>
      <w:r>
        <w:t>IdP</w:t>
      </w:r>
      <w:proofErr w:type="spellEnd"/>
      <w:r>
        <w:t xml:space="preserve">-a i SP </w:t>
      </w:r>
      <w:proofErr w:type="spellStart"/>
      <w:r>
        <w:t>aplikacija</w:t>
      </w:r>
      <w:proofErr w:type="spellEnd"/>
      <w:r>
        <w:t xml:space="preserve">, </w:t>
      </w:r>
      <w:proofErr w:type="spellStart"/>
      <w:r>
        <w:t>odnosno</w:t>
      </w:r>
      <w:proofErr w:type="spellEnd"/>
      <w:r>
        <w:t xml:space="preserve"> </w:t>
      </w:r>
      <w:proofErr w:type="spellStart"/>
      <w:r>
        <w:t>servisa</w:t>
      </w:r>
      <w:proofErr w:type="spellEnd"/>
      <w:r>
        <w:t xml:space="preserve">, bez </w:t>
      </w:r>
      <w:proofErr w:type="spellStart"/>
      <w:r>
        <w:t>posredstva</w:t>
      </w:r>
      <w:proofErr w:type="spellEnd"/>
      <w:r>
        <w:t xml:space="preserve"> </w:t>
      </w:r>
      <w:proofErr w:type="spellStart"/>
      <w:r>
        <w:t>korisnika</w:t>
      </w:r>
      <w:proofErr w:type="spellEnd"/>
      <w:r>
        <w:t xml:space="preserve">. </w:t>
      </w:r>
      <w:proofErr w:type="spellStart"/>
      <w:r>
        <w:t>Bilo</w:t>
      </w:r>
      <w:proofErr w:type="spellEnd"/>
      <w:r>
        <w:t xml:space="preserve"> je </w:t>
      </w:r>
      <w:proofErr w:type="spellStart"/>
      <w:r>
        <w:t>navedeno</w:t>
      </w:r>
      <w:proofErr w:type="spellEnd"/>
      <w:r>
        <w:t xml:space="preserve"> </w:t>
      </w:r>
      <w:proofErr w:type="spellStart"/>
      <w:r>
        <w:t>malo</w:t>
      </w:r>
      <w:proofErr w:type="spellEnd"/>
      <w:r>
        <w:t xml:space="preserve"> </w:t>
      </w:r>
      <w:proofErr w:type="spellStart"/>
      <w:r>
        <w:t>nize</w:t>
      </w:r>
      <w:proofErr w:type="spellEnd"/>
      <w:r>
        <w:t xml:space="preserve">, </w:t>
      </w:r>
      <w:proofErr w:type="spellStart"/>
      <w:r>
        <w:t>ali</w:t>
      </w:r>
      <w:proofErr w:type="spellEnd"/>
      <w:r>
        <w:t xml:space="preserve"> </w:t>
      </w:r>
      <w:proofErr w:type="spellStart"/>
      <w:r>
        <w:t>sam</w:t>
      </w:r>
      <w:proofErr w:type="spellEnd"/>
      <w:r>
        <w:t xml:space="preserve"> </w:t>
      </w:r>
      <w:proofErr w:type="spellStart"/>
      <w:r>
        <w:t>sada</w:t>
      </w:r>
      <w:proofErr w:type="spellEnd"/>
      <w:r>
        <w:t xml:space="preserve"> to </w:t>
      </w:r>
      <w:proofErr w:type="spellStart"/>
      <w:r>
        <w:t>prebacio</w:t>
      </w:r>
      <w:proofErr w:type="spellEnd"/>
      <w:r>
        <w:t xml:space="preserve"> gore i dole </w:t>
      </w:r>
      <w:proofErr w:type="spellStart"/>
      <w:r>
        <w:t>skratio</w:t>
      </w:r>
      <w:proofErr w:type="spellEnd"/>
      <w:r>
        <w:t>.</w:t>
      </w:r>
    </w:p>
  </w:comment>
  <w:comment w:id="6654" w:author="Zoran Djuric" w:date="2018-05-20T10:16:00Z" w:initials="ZD">
    <w:p w14:paraId="7DA5450B" w14:textId="77777777" w:rsidR="009B0D46" w:rsidRDefault="009B0D46">
      <w:pPr>
        <w:pStyle w:val="CommentText"/>
      </w:pPr>
      <w:r>
        <w:rPr>
          <w:rStyle w:val="CommentReference"/>
        </w:rPr>
        <w:annotationRef/>
      </w:r>
      <w:r>
        <w:t xml:space="preserve">literature se ne </w:t>
      </w:r>
      <w:proofErr w:type="spellStart"/>
      <w:r>
        <w:t>numeriše</w:t>
      </w:r>
      <w:proofErr w:type="spellEnd"/>
      <w:r>
        <w:t xml:space="preserve"> </w:t>
      </w:r>
      <w:proofErr w:type="spellStart"/>
      <w:r>
        <w:t>kao</w:t>
      </w:r>
      <w:proofErr w:type="spellEnd"/>
      <w:r>
        <w:t xml:space="preserve"> </w:t>
      </w:r>
      <w:proofErr w:type="spellStart"/>
      <w:r>
        <w:t>poglavlje</w:t>
      </w:r>
      <w:proofErr w:type="spellEnd"/>
      <w:r>
        <w:t>…</w:t>
      </w:r>
    </w:p>
    <w:p w14:paraId="4736B82F" w14:textId="29F4AC24" w:rsidR="009B0D46" w:rsidRDefault="009B0D46">
      <w:pPr>
        <w:pStyle w:val="CommentText"/>
      </w:pPr>
      <w:r>
        <w:t xml:space="preserve">Za </w:t>
      </w:r>
      <w:proofErr w:type="spellStart"/>
      <w:r>
        <w:t>navođenje</w:t>
      </w:r>
      <w:proofErr w:type="spellEnd"/>
      <w:r>
        <w:t xml:space="preserve"> literature </w:t>
      </w:r>
      <w:proofErr w:type="spellStart"/>
      <w:r>
        <w:t>konsultujte</w:t>
      </w:r>
      <w:proofErr w:type="spellEnd"/>
      <w:r>
        <w:t xml:space="preserve"> “</w:t>
      </w:r>
      <w:proofErr w:type="spellStart"/>
      <w:r>
        <w:t>Preporuke</w:t>
      </w:r>
      <w:proofErr w:type="spellEnd"/>
      <w:r>
        <w:t xml:space="preserve"> za </w:t>
      </w:r>
      <w:proofErr w:type="spellStart"/>
      <w:r>
        <w:t>pisanje</w:t>
      </w:r>
      <w:proofErr w:type="spellEnd"/>
      <w:r>
        <w:t xml:space="preserve"> </w:t>
      </w:r>
      <w:proofErr w:type="spellStart"/>
      <w:r>
        <w:t>diplomskih</w:t>
      </w:r>
      <w:proofErr w:type="spellEnd"/>
      <w:r>
        <w:t xml:space="preserve"> </w:t>
      </w:r>
      <w:proofErr w:type="spellStart"/>
      <w:r>
        <w:t>radova</w:t>
      </w:r>
      <w:proofErr w:type="spellEnd"/>
      <w:r>
        <w:t xml:space="preserve">” - </w:t>
      </w:r>
      <w:proofErr w:type="spellStart"/>
      <w:r>
        <w:t>mogu</w:t>
      </w:r>
      <w:proofErr w:type="spellEnd"/>
      <w:r>
        <w:t xml:space="preserve"> se </w:t>
      </w:r>
      <w:proofErr w:type="spellStart"/>
      <w:r>
        <w:t>pronaći</w:t>
      </w:r>
      <w:proofErr w:type="spellEnd"/>
      <w:r>
        <w:t xml:space="preserve"> </w:t>
      </w:r>
      <w:proofErr w:type="spellStart"/>
      <w:r>
        <w:t>na</w:t>
      </w:r>
      <w:proofErr w:type="spellEnd"/>
      <w:r>
        <w:t xml:space="preserve"> </w:t>
      </w:r>
      <w:proofErr w:type="spellStart"/>
      <w:r>
        <w:t>sajtu</w:t>
      </w:r>
      <w:proofErr w:type="spellEnd"/>
      <w:r>
        <w:t xml:space="preserve"> </w:t>
      </w:r>
      <w:proofErr w:type="spellStart"/>
      <w:r>
        <w:t>fakulteta</w:t>
      </w:r>
      <w:proofErr w:type="spellEnd"/>
      <w:r>
        <w:t>…</w:t>
      </w:r>
    </w:p>
  </w:comment>
  <w:comment w:id="6655" w:author="Rajo" w:date="2018-06-17T17:00:00Z" w:initials="R">
    <w:p w14:paraId="5C77BB12" w14:textId="73EC220F" w:rsidR="009B0D46" w:rsidRDefault="009B0D46">
      <w:pPr>
        <w:pStyle w:val="CommentText"/>
      </w:pPr>
      <w:r>
        <w:rPr>
          <w:rStyle w:val="CommentReference"/>
        </w:rPr>
        <w:annotationRef/>
      </w:r>
      <w:proofErr w:type="spellStart"/>
      <w:r>
        <w:t>prepravljeno</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8802120" w15:done="0"/>
  <w15:commentEx w15:paraId="57E9F2A9" w15:paraIdParent="68802120" w15:done="0"/>
  <w15:commentEx w15:paraId="40E4A415" w15:done="0"/>
  <w15:commentEx w15:paraId="54471207" w15:done="0"/>
  <w15:commentEx w15:paraId="2BF32054" w15:done="0"/>
  <w15:commentEx w15:paraId="10F293CF" w15:paraIdParent="2BF32054" w15:done="0"/>
  <w15:commentEx w15:paraId="068930D1" w15:done="0"/>
  <w15:commentEx w15:paraId="295F076F" w15:done="0"/>
  <w15:commentEx w15:paraId="32D4212F" w15:paraIdParent="295F076F" w15:done="0"/>
  <w15:commentEx w15:paraId="2CEC6D2F" w15:done="0"/>
  <w15:commentEx w15:paraId="2A580326" w15:paraIdParent="2CEC6D2F" w15:done="0"/>
  <w15:commentEx w15:paraId="1509673F" w15:done="0"/>
  <w15:commentEx w15:paraId="193CFD09" w15:paraIdParent="1509673F" w15:done="0"/>
  <w15:commentEx w15:paraId="0A5ACF6B" w15:done="0"/>
  <w15:commentEx w15:paraId="43B5237D" w15:paraIdParent="0A5ACF6B" w15:done="0"/>
  <w15:commentEx w15:paraId="5469E853" w15:done="0"/>
  <w15:commentEx w15:paraId="6483FB9E" w15:paraIdParent="5469E853" w15:done="0"/>
  <w15:commentEx w15:paraId="2F90DE6D" w15:done="0"/>
  <w15:commentEx w15:paraId="6341CFA8" w15:paraIdParent="2F90DE6D" w15:done="0"/>
  <w15:commentEx w15:paraId="3ECFF555" w15:paraIdParent="2F90DE6D" w15:done="0"/>
  <w15:commentEx w15:paraId="63B1DAE8" w15:done="0"/>
  <w15:commentEx w15:paraId="39D233CF" w15:paraIdParent="63B1DAE8" w15:done="0"/>
  <w15:commentEx w15:paraId="67BE7370" w15:paraIdParent="63B1DAE8" w15:done="0"/>
  <w15:commentEx w15:paraId="5D4377C3" w15:done="0"/>
  <w15:commentEx w15:paraId="3593A8CC" w15:paraIdParent="5D4377C3" w15:done="0"/>
  <w15:commentEx w15:paraId="47AD03D4" w15:done="0"/>
  <w15:commentEx w15:paraId="1706CCEE" w15:paraIdParent="47AD03D4" w15:done="0"/>
  <w15:commentEx w15:paraId="0211DBA0" w15:done="0"/>
  <w15:commentEx w15:paraId="10DA360A" w15:paraIdParent="0211DBA0" w15:done="0"/>
  <w15:commentEx w15:paraId="5B410912" w15:done="0"/>
  <w15:commentEx w15:paraId="41D81C8E" w15:done="0"/>
  <w15:commentEx w15:paraId="7C775989" w15:paraIdParent="41D81C8E" w15:done="0"/>
  <w15:commentEx w15:paraId="1ACC3959" w15:done="0"/>
  <w15:commentEx w15:paraId="16F14249" w15:paraIdParent="1ACC3959" w15:done="0"/>
  <w15:commentEx w15:paraId="2902F5C3" w15:done="0"/>
  <w15:commentEx w15:paraId="199F2878" w15:paraIdParent="2902F5C3" w15:done="0"/>
  <w15:commentEx w15:paraId="02F63E16" w15:done="0"/>
  <w15:commentEx w15:paraId="2516D896" w15:paraIdParent="02F63E16" w15:done="0"/>
  <w15:commentEx w15:paraId="3BB88133" w15:done="0"/>
  <w15:commentEx w15:paraId="212BDBB1" w15:paraIdParent="3BB88133" w15:done="0"/>
  <w15:commentEx w15:paraId="53197354" w15:done="0"/>
  <w15:commentEx w15:paraId="126A33B0" w15:paraIdParent="53197354" w15:done="0"/>
  <w15:commentEx w15:paraId="6905E1DC" w15:done="0"/>
  <w15:commentEx w15:paraId="7C6FB60B" w15:paraIdParent="6905E1DC" w15:done="0"/>
  <w15:commentEx w15:paraId="21B6AB76" w15:done="0"/>
  <w15:commentEx w15:paraId="43042A8E" w15:paraIdParent="21B6AB76" w15:done="0"/>
  <w15:commentEx w15:paraId="66071869" w15:done="0"/>
  <w15:commentEx w15:paraId="338B2AD3" w15:paraIdParent="66071869" w15:done="0"/>
  <w15:commentEx w15:paraId="5689E051" w15:done="0"/>
  <w15:commentEx w15:paraId="0D312682" w15:paraIdParent="5689E051" w15:done="0"/>
  <w15:commentEx w15:paraId="2A5C0076" w15:done="0"/>
  <w15:commentEx w15:paraId="721D1D0A" w15:paraIdParent="2A5C0076" w15:done="0"/>
  <w15:commentEx w15:paraId="50D4060A" w15:done="0"/>
  <w15:commentEx w15:paraId="5393F5E7" w15:done="0"/>
  <w15:commentEx w15:paraId="2A7F6F01" w15:paraIdParent="5393F5E7" w15:done="0"/>
  <w15:commentEx w15:paraId="1AF5D87A" w15:done="0"/>
  <w15:commentEx w15:paraId="742D74E3" w15:paraIdParent="1AF5D87A" w15:done="0"/>
  <w15:commentEx w15:paraId="7D8377FE" w15:done="0"/>
  <w15:commentEx w15:paraId="1124D905" w15:paraIdParent="7D8377FE" w15:done="0"/>
  <w15:commentEx w15:paraId="4E674F76" w15:done="0"/>
  <w15:commentEx w15:paraId="2E58F629" w15:paraIdParent="4E674F76" w15:done="0"/>
  <w15:commentEx w15:paraId="6E8F120B" w15:done="0"/>
  <w15:commentEx w15:paraId="2518B6C5" w15:paraIdParent="6E8F120B" w15:done="0"/>
  <w15:commentEx w15:paraId="1E61CF62" w15:done="0"/>
  <w15:commentEx w15:paraId="628A7298" w15:paraIdParent="1E61CF62" w15:done="0"/>
  <w15:commentEx w15:paraId="5CEBC5F3" w15:done="0"/>
  <w15:commentEx w15:paraId="37853026" w15:paraIdParent="5CEBC5F3" w15:done="0"/>
  <w15:commentEx w15:paraId="5C5C322D" w15:done="0"/>
  <w15:commentEx w15:paraId="0DC103F5" w15:paraIdParent="5C5C322D" w15:done="0"/>
  <w15:commentEx w15:paraId="747EC1BB" w15:done="0"/>
  <w15:commentEx w15:paraId="6F0B4E75" w15:paraIdParent="747EC1BB" w15:done="0"/>
  <w15:commentEx w15:paraId="01029060" w15:done="0"/>
  <w15:commentEx w15:paraId="4DB6CC7D" w15:paraIdParent="01029060" w15:done="0"/>
  <w15:commentEx w15:paraId="0D43383A" w15:done="0"/>
  <w15:commentEx w15:paraId="612C58B6" w15:done="0"/>
  <w15:commentEx w15:paraId="30A9E0B7" w15:paraIdParent="612C58B6" w15:done="0"/>
  <w15:commentEx w15:paraId="49877AAB" w15:done="0"/>
  <w15:commentEx w15:paraId="57CCE9E9" w15:done="0"/>
  <w15:commentEx w15:paraId="042B6452" w15:paraIdParent="57CCE9E9" w15:done="0"/>
  <w15:commentEx w15:paraId="6B366C1B" w15:done="0"/>
  <w15:commentEx w15:paraId="21DE2732" w15:done="0"/>
  <w15:commentEx w15:paraId="238950A6" w15:paraIdParent="21DE2732" w15:done="0"/>
  <w15:commentEx w15:paraId="6292657B" w15:done="0"/>
  <w15:commentEx w15:paraId="609856C7" w15:done="0"/>
  <w15:commentEx w15:paraId="1C4B4DA2" w15:paraIdParent="609856C7" w15:done="0"/>
  <w15:commentEx w15:paraId="0512CBD2" w15:done="0"/>
  <w15:commentEx w15:paraId="7ED5DC80" w15:paraIdParent="0512CBD2" w15:done="0"/>
  <w15:commentEx w15:paraId="360A8AA1" w15:done="0"/>
  <w15:commentEx w15:paraId="35107CAD" w15:paraIdParent="360A8AA1" w15:done="0"/>
  <w15:commentEx w15:paraId="2EF2B6B1" w15:done="0"/>
  <w15:commentEx w15:paraId="2BC222BB" w15:done="0"/>
  <w15:commentEx w15:paraId="51BB3247" w15:done="0"/>
  <w15:commentEx w15:paraId="564FFC41" w15:paraIdParent="51BB3247" w15:done="0"/>
  <w15:commentEx w15:paraId="1584BF89" w15:done="0"/>
  <w15:commentEx w15:paraId="20B4BA45" w15:done="0"/>
  <w15:commentEx w15:paraId="475054FB" w15:paraIdParent="20B4BA45" w15:done="0"/>
  <w15:commentEx w15:paraId="505AB831" w15:done="0"/>
  <w15:commentEx w15:paraId="43590272" w15:done="0"/>
  <w15:commentEx w15:paraId="744B6C67" w15:paraIdParent="43590272" w15:done="0"/>
  <w15:commentEx w15:paraId="48BFB6AA" w15:done="0"/>
  <w15:commentEx w15:paraId="7DCF7D22" w15:done="0"/>
  <w15:commentEx w15:paraId="26F9CDC3" w15:paraIdParent="7DCF7D22" w15:done="0"/>
  <w15:commentEx w15:paraId="1C007857" w15:done="0"/>
  <w15:commentEx w15:paraId="5915662A" w15:done="0"/>
  <w15:commentEx w15:paraId="6C074FB9" w15:paraIdParent="5915662A" w15:done="0"/>
  <w15:commentEx w15:paraId="24FD3AD1" w15:done="0"/>
  <w15:commentEx w15:paraId="2A44DDF3" w15:paraIdParent="24FD3AD1" w15:done="0"/>
  <w15:commentEx w15:paraId="21C62A6F" w15:done="0"/>
  <w15:commentEx w15:paraId="3A4DE0E7" w15:done="0"/>
  <w15:commentEx w15:paraId="7C5A07F8" w15:done="0"/>
  <w15:commentEx w15:paraId="2DCBE376" w15:paraIdParent="7C5A07F8" w15:done="0"/>
  <w15:commentEx w15:paraId="24F0BC1E" w15:done="0"/>
  <w15:commentEx w15:paraId="2F6F3B0E" w15:done="0"/>
  <w15:commentEx w15:paraId="125D81CD" w15:paraIdParent="2F6F3B0E" w15:done="0"/>
  <w15:commentEx w15:paraId="7F6D6555" w15:done="0"/>
  <w15:commentEx w15:paraId="30C61D44" w15:paraIdParent="7F6D6555" w15:done="0"/>
  <w15:commentEx w15:paraId="22D57C52" w15:done="0"/>
  <w15:commentEx w15:paraId="6B0FA916" w15:paraIdParent="22D57C52" w15:done="0"/>
  <w15:commentEx w15:paraId="249DF376" w15:done="0"/>
  <w15:commentEx w15:paraId="17F76D8B" w15:paraIdParent="249DF376" w15:done="0"/>
  <w15:commentEx w15:paraId="4736B82F" w15:done="0"/>
  <w15:commentEx w15:paraId="5C77BB12" w15:paraIdParent="4736B82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8802120" w16cid:durableId="1EAEECB1"/>
  <w16cid:commentId w16cid:paraId="57E9F2A9" w16cid:durableId="1EAEEDD7"/>
  <w16cid:commentId w16cid:paraId="40E4A415" w16cid:durableId="1ED10EF3"/>
  <w16cid:commentId w16cid:paraId="54471207" w16cid:durableId="1EAEECB2"/>
  <w16cid:commentId w16cid:paraId="2BF32054" w16cid:durableId="1EAEECB3"/>
  <w16cid:commentId w16cid:paraId="10F293CF" w16cid:durableId="1ED10F8A"/>
  <w16cid:commentId w16cid:paraId="068930D1" w16cid:durableId="1EAEECB4"/>
  <w16cid:commentId w16cid:paraId="295F076F" w16cid:durableId="1EAEF166"/>
  <w16cid:commentId w16cid:paraId="32D4212F" w16cid:durableId="1ED10FC1"/>
  <w16cid:commentId w16cid:paraId="2CEC6D2F" w16cid:durableId="1EAEECB5"/>
  <w16cid:commentId w16cid:paraId="2A580326" w16cid:durableId="1ED10FCE"/>
  <w16cid:commentId w16cid:paraId="1509673F" w16cid:durableId="1EAEECB6"/>
  <w16cid:commentId w16cid:paraId="193CFD09" w16cid:durableId="1ED10FE2"/>
  <w16cid:commentId w16cid:paraId="0A5ACF6B" w16cid:durableId="1EAEECB7"/>
  <w16cid:commentId w16cid:paraId="43B5237D" w16cid:durableId="1EC96D7C"/>
  <w16cid:commentId w16cid:paraId="5469E853" w16cid:durableId="1EAEECBA"/>
  <w16cid:commentId w16cid:paraId="6483FB9E" w16cid:durableId="1ED11102"/>
  <w16cid:commentId w16cid:paraId="2F90DE6D" w16cid:durableId="1EAEECBD"/>
  <w16cid:commentId w16cid:paraId="6341CFA8" w16cid:durableId="1EAEECBE"/>
  <w16cid:commentId w16cid:paraId="3ECFF555" w16cid:durableId="1ED1110B"/>
  <w16cid:commentId w16cid:paraId="63B1DAE8" w16cid:durableId="1EAEECBF"/>
  <w16cid:commentId w16cid:paraId="39D233CF" w16cid:durableId="1EAEECC0"/>
  <w16cid:commentId w16cid:paraId="67BE7370" w16cid:durableId="1ED11110"/>
  <w16cid:commentId w16cid:paraId="5D4377C3" w16cid:durableId="1EAEECC1"/>
  <w16cid:commentId w16cid:paraId="3593A8CC" w16cid:durableId="1ED11119"/>
  <w16cid:commentId w16cid:paraId="47AD03D4" w16cid:durableId="1EAEECC2"/>
  <w16cid:commentId w16cid:paraId="1706CCEE" w16cid:durableId="1ED11126"/>
  <w16cid:commentId w16cid:paraId="0211DBA0" w16cid:durableId="1EAEECC3"/>
  <w16cid:commentId w16cid:paraId="10DA360A" w16cid:durableId="1ED1112F"/>
  <w16cid:commentId w16cid:paraId="5B410912" w16cid:durableId="1EAEECC4"/>
  <w16cid:commentId w16cid:paraId="41D81C8E" w16cid:durableId="1EBAA10D"/>
  <w16cid:commentId w16cid:paraId="7C775989" w16cid:durableId="1ED11136"/>
  <w16cid:commentId w16cid:paraId="1ACC3959" w16cid:durableId="1EBAA10C"/>
  <w16cid:commentId w16cid:paraId="16F14249" w16cid:durableId="1ED1113E"/>
  <w16cid:commentId w16cid:paraId="2902F5C3" w16cid:durableId="1EBAA10A"/>
  <w16cid:commentId w16cid:paraId="199F2878" w16cid:durableId="1ED11143"/>
  <w16cid:commentId w16cid:paraId="02F63E16" w16cid:durableId="1EBAAD8E"/>
  <w16cid:commentId w16cid:paraId="2516D896" w16cid:durableId="1ED1115A"/>
  <w16cid:commentId w16cid:paraId="3BB88133" w16cid:durableId="1EBAAD8D"/>
  <w16cid:commentId w16cid:paraId="212BDBB1" w16cid:durableId="1ED1116B"/>
  <w16cid:commentId w16cid:paraId="53197354" w16cid:durableId="1EBAAD8B"/>
  <w16cid:commentId w16cid:paraId="126A33B0" w16cid:durableId="1EBAAD8A"/>
  <w16cid:commentId w16cid:paraId="6905E1DC" w16cid:durableId="1EAEECC5"/>
  <w16cid:commentId w16cid:paraId="7C6FB60B" w16cid:durableId="1ED1117E"/>
  <w16cid:commentId w16cid:paraId="21B6AB76" w16cid:durableId="1EAEECC6"/>
  <w16cid:commentId w16cid:paraId="43042A8E" w16cid:durableId="1ED11188"/>
  <w16cid:commentId w16cid:paraId="66071869" w16cid:durableId="1EAEECC7"/>
  <w16cid:commentId w16cid:paraId="338B2AD3" w16cid:durableId="1ED1118E"/>
  <w16cid:commentId w16cid:paraId="5689E051" w16cid:durableId="1EAEECC8"/>
  <w16cid:commentId w16cid:paraId="0D312682" w16cid:durableId="1ED11196"/>
  <w16cid:commentId w16cid:paraId="2A5C0076" w16cid:durableId="1EAEECC9"/>
  <w16cid:commentId w16cid:paraId="721D1D0A" w16cid:durableId="1ED1119C"/>
  <w16cid:commentId w16cid:paraId="50D4060A" w16cid:durableId="1EAEECCA"/>
  <w16cid:commentId w16cid:paraId="5393F5E7" w16cid:durableId="1EAEECCB"/>
  <w16cid:commentId w16cid:paraId="2A7F6F01" w16cid:durableId="1EB054E9"/>
  <w16cid:commentId w16cid:paraId="1AF5D87A" w16cid:durableId="1EAEECCC"/>
  <w16cid:commentId w16cid:paraId="742D74E3" w16cid:durableId="1ED111A2"/>
  <w16cid:commentId w16cid:paraId="7D8377FE" w16cid:durableId="1EAEECCD"/>
  <w16cid:commentId w16cid:paraId="1124D905" w16cid:durableId="1ED111A8"/>
  <w16cid:commentId w16cid:paraId="4E674F76" w16cid:durableId="1EAEECCE"/>
  <w16cid:commentId w16cid:paraId="2E58F629" w16cid:durableId="1ED111C0"/>
  <w16cid:commentId w16cid:paraId="2518B6C5" w16cid:durableId="1EB58E7D"/>
  <w16cid:commentId w16cid:paraId="1E61CF62" w16cid:durableId="1EB54F8F"/>
  <w16cid:commentId w16cid:paraId="628A7298" w16cid:durableId="1ED111D3"/>
  <w16cid:commentId w16cid:paraId="5CEBC5F3" w16cid:durableId="1EAEECCF"/>
  <w16cid:commentId w16cid:paraId="37853026" w16cid:durableId="1EB54FA0"/>
  <w16cid:commentId w16cid:paraId="5C5C322D" w16cid:durableId="1EAEECD0"/>
  <w16cid:commentId w16cid:paraId="0DC103F5" w16cid:durableId="1ED111D9"/>
  <w16cid:commentId w16cid:paraId="747EC1BB" w16cid:durableId="1EAEECD1"/>
  <w16cid:commentId w16cid:paraId="6F0B4E75" w16cid:durableId="1EB55011"/>
  <w16cid:commentId w16cid:paraId="01029060" w16cid:durableId="1EAEECD2"/>
  <w16cid:commentId w16cid:paraId="4DB6CC7D" w16cid:durableId="1EB19CFD"/>
  <w16cid:commentId w16cid:paraId="0D43383A" w16cid:durableId="1EAEECD3"/>
  <w16cid:commentId w16cid:paraId="612C58B6" w16cid:durableId="1EAEECD4"/>
  <w16cid:commentId w16cid:paraId="30A9E0B7" w16cid:durableId="1EB55392"/>
  <w16cid:commentId w16cid:paraId="49877AAB" w16cid:durableId="1EAEECD5"/>
  <w16cid:commentId w16cid:paraId="57CCE9E9" w16cid:durableId="1EAEECD6"/>
  <w16cid:commentId w16cid:paraId="042B6452" w16cid:durableId="1ED111E4"/>
  <w16cid:commentId w16cid:paraId="6B366C1B" w16cid:durableId="1EAEECD7"/>
  <w16cid:commentId w16cid:paraId="21DE2732" w16cid:durableId="1EAEECD8"/>
  <w16cid:commentId w16cid:paraId="238950A6" w16cid:durableId="1ED111EA"/>
  <w16cid:commentId w16cid:paraId="6292657B" w16cid:durableId="1EAEECD9"/>
  <w16cid:commentId w16cid:paraId="609856C7" w16cid:durableId="1EAEECDA"/>
  <w16cid:commentId w16cid:paraId="1C4B4DA2" w16cid:durableId="1EB55ABF"/>
  <w16cid:commentId w16cid:paraId="360A8AA1" w16cid:durableId="1EAEECDB"/>
  <w16cid:commentId w16cid:paraId="35107CAD" w16cid:durableId="1ED1334B"/>
  <w16cid:commentId w16cid:paraId="2EF2B6B1" w16cid:durableId="1EAEECDC"/>
  <w16cid:commentId w16cid:paraId="2BC222BB" w16cid:durableId="1EAEECDD"/>
  <w16cid:commentId w16cid:paraId="51BB3247" w16cid:durableId="1EAEECDE"/>
  <w16cid:commentId w16cid:paraId="564FFC41" w16cid:durableId="1EBA867A"/>
  <w16cid:commentId w16cid:paraId="1584BF89" w16cid:durableId="1EAEECDF"/>
  <w16cid:commentId w16cid:paraId="20B4BA45" w16cid:durableId="1EAEECE0"/>
  <w16cid:commentId w16cid:paraId="475054FB" w16cid:durableId="1EBA8675"/>
  <w16cid:commentId w16cid:paraId="505AB831" w16cid:durableId="1EAEECE1"/>
  <w16cid:commentId w16cid:paraId="43590272" w16cid:durableId="1EAEECE2"/>
  <w16cid:commentId w16cid:paraId="744B6C67" w16cid:durableId="1EBA832F"/>
  <w16cid:commentId w16cid:paraId="48BFB6AA" w16cid:durableId="1EAEECE3"/>
  <w16cid:commentId w16cid:paraId="7DCF7D22" w16cid:durableId="1EAEECE4"/>
  <w16cid:commentId w16cid:paraId="26F9CDC3" w16cid:durableId="1EB98C00"/>
  <w16cid:commentId w16cid:paraId="1C007857" w16cid:durableId="1EAEECE5"/>
  <w16cid:commentId w16cid:paraId="5915662A" w16cid:durableId="1EAEECE6"/>
  <w16cid:commentId w16cid:paraId="6C074FB9" w16cid:durableId="1EBAA392"/>
  <w16cid:commentId w16cid:paraId="24FD3AD1" w16cid:durableId="1EAEECE7"/>
  <w16cid:commentId w16cid:paraId="2A44DDF3" w16cid:durableId="1EBAA39A"/>
  <w16cid:commentId w16cid:paraId="21C62A6F" w16cid:durableId="1EAEECE8"/>
  <w16cid:commentId w16cid:paraId="3A4DE0E7" w16cid:durableId="1EAEECE9"/>
  <w16cid:commentId w16cid:paraId="7C5A07F8" w16cid:durableId="1EAEECEA"/>
  <w16cid:commentId w16cid:paraId="2DCBE376" w16cid:durableId="1ED11204"/>
  <w16cid:commentId w16cid:paraId="24F0BC1E" w16cid:durableId="1EAEECEB"/>
  <w16cid:commentId w16cid:paraId="2F6F3B0E" w16cid:durableId="1EAEECEC"/>
  <w16cid:commentId w16cid:paraId="125D81CD" w16cid:durableId="1ED1120E"/>
  <w16cid:commentId w16cid:paraId="7F6D6555" w16cid:durableId="1EAEECED"/>
  <w16cid:commentId w16cid:paraId="30C61D44" w16cid:durableId="1ED11213"/>
  <w16cid:commentId w16cid:paraId="22D57C52" w16cid:durableId="1EAEECEE"/>
  <w16cid:commentId w16cid:paraId="6B0FA916" w16cid:durableId="1ED11222"/>
  <w16cid:commentId w16cid:paraId="249DF376" w16cid:durableId="1EAEECF0"/>
  <w16cid:commentId w16cid:paraId="17F76D8B" w16cid:durableId="1EBD3867"/>
  <w16cid:commentId w16cid:paraId="4736B82F" w16cid:durableId="1EAEECF3"/>
  <w16cid:commentId w16cid:paraId="5C77BB12" w16cid:durableId="1ED1123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3AF989" w14:textId="77777777" w:rsidR="005E5F69" w:rsidRDefault="005E5F69">
      <w:pPr>
        <w:spacing w:after="0" w:line="240" w:lineRule="auto"/>
      </w:pPr>
      <w:r>
        <w:separator/>
      </w:r>
    </w:p>
  </w:endnote>
  <w:endnote w:type="continuationSeparator" w:id="0">
    <w:p w14:paraId="397EFCD1" w14:textId="77777777" w:rsidR="005E5F69" w:rsidRDefault="005E5F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altName w:val="Noto Sans Syriac Eastern"/>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altName w:val="Verdana"/>
    <w:panose1 w:val="020B0604030504040204"/>
    <w:charset w:val="00"/>
    <w:family w:val="swiss"/>
    <w:pitch w:val="variable"/>
    <w:sig w:usb0="E1002EFF" w:usb1="C000605B" w:usb2="00000029" w:usb3="00000000" w:csb0="000101FF" w:csb1="00000000"/>
  </w:font>
  <w:font w:name="Microsoft Sans Serif">
    <w:altName w:val="Arial"/>
    <w:panose1 w:val="020B0604020202020204"/>
    <w:charset w:val="00"/>
    <w:family w:val="swiss"/>
    <w:pitch w:val="variable"/>
    <w:sig w:usb0="E5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Tw Cen MT Condensed">
    <w:altName w:val="Liberation Sans Narrow"/>
    <w:panose1 w:val="020B0606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021751"/>
    </w:sdtPr>
    <w:sdtContent>
      <w:p w14:paraId="214D9038" w14:textId="77777777" w:rsidR="009B0D46" w:rsidRDefault="009B0D46">
        <w:pPr>
          <w:pStyle w:val="Footer"/>
          <w:jc w:val="center"/>
        </w:pPr>
      </w:p>
    </w:sdtContent>
  </w:sdt>
  <w:p w14:paraId="37A27B3A" w14:textId="77777777" w:rsidR="009B0D46" w:rsidRDefault="009B0D4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7460602"/>
    </w:sdtPr>
    <w:sdtContent>
      <w:p w14:paraId="0BE93C71" w14:textId="77777777" w:rsidR="009B0D46" w:rsidRDefault="009B0D46">
        <w:pPr>
          <w:pStyle w:val="Footer"/>
          <w:jc w:val="center"/>
        </w:pPr>
        <w:r>
          <w:fldChar w:fldCharType="begin"/>
        </w:r>
        <w:r>
          <w:instrText xml:space="preserve"> PAGE   \* MERGEFORMAT </w:instrText>
        </w:r>
        <w:r>
          <w:fldChar w:fldCharType="separate"/>
        </w:r>
        <w:r>
          <w:rPr>
            <w:noProof/>
          </w:rPr>
          <w:t>70</w:t>
        </w:r>
        <w:r>
          <w:fldChar w:fldCharType="end"/>
        </w:r>
      </w:p>
    </w:sdtContent>
  </w:sdt>
  <w:p w14:paraId="0DC07739" w14:textId="77777777" w:rsidR="009B0D46" w:rsidRDefault="009B0D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60963F" w14:textId="77777777" w:rsidR="005E5F69" w:rsidRDefault="005E5F69">
      <w:pPr>
        <w:spacing w:after="0" w:line="240" w:lineRule="auto"/>
      </w:pPr>
      <w:r>
        <w:separator/>
      </w:r>
    </w:p>
  </w:footnote>
  <w:footnote w:type="continuationSeparator" w:id="0">
    <w:p w14:paraId="73BE3F34" w14:textId="77777777" w:rsidR="005E5F69" w:rsidRDefault="005E5F69">
      <w:pPr>
        <w:spacing w:after="0" w:line="240" w:lineRule="auto"/>
      </w:pPr>
      <w:r>
        <w:continuationSeparator/>
      </w:r>
    </w:p>
  </w:footnote>
  <w:footnote w:id="1">
    <w:p w14:paraId="5D2233C2" w14:textId="77777777" w:rsidR="009B0D46" w:rsidRDefault="009B0D46">
      <w:pPr>
        <w:pStyle w:val="FootnoteText"/>
        <w:rPr>
          <w:lang w:val="bs-Latn-BA"/>
        </w:rPr>
      </w:pPr>
      <w:r>
        <w:rPr>
          <w:rStyle w:val="FootnoteReference"/>
        </w:rPr>
        <w:footnoteRef/>
      </w:r>
      <w:r>
        <w:t xml:space="preserve"> https://developers.facebook.com/docs/facebook-login/multiple-providers</w:t>
      </w:r>
    </w:p>
  </w:footnote>
  <w:footnote w:id="2">
    <w:p w14:paraId="042872B8" w14:textId="77777777" w:rsidR="009B0D46" w:rsidRDefault="009B0D46">
      <w:pPr>
        <w:pStyle w:val="FootnoteText"/>
        <w:rPr>
          <w:lang w:val="bs-Latn-BA"/>
        </w:rPr>
      </w:pPr>
      <w:r>
        <w:rPr>
          <w:rStyle w:val="FootnoteReference"/>
        </w:rPr>
        <w:footnoteRef/>
      </w:r>
      <w:r>
        <w:t xml:space="preserve"> https://developers.google.com/identity/sign-in/web/cross-platform-sign-in</w:t>
      </w:r>
    </w:p>
  </w:footnote>
  <w:footnote w:id="3">
    <w:p w14:paraId="11E2EE7B" w14:textId="6C49D5B7" w:rsidR="009B0D46" w:rsidRDefault="009B0D46">
      <w:pPr>
        <w:pStyle w:val="FootnoteText"/>
      </w:pPr>
      <w:ins w:id="652" w:author="Rajo" w:date="2018-06-11T21:10:00Z">
        <w:r>
          <w:rPr>
            <w:rStyle w:val="FootnoteReference"/>
          </w:rPr>
          <w:footnoteRef/>
        </w:r>
        <w:r>
          <w:t xml:space="preserve"> </w:t>
        </w:r>
      </w:ins>
      <w:ins w:id="653" w:author="Rajo" w:date="2018-06-11T21:11:00Z">
        <w:r>
          <w:t xml:space="preserve">Kolačić </w:t>
        </w:r>
        <w:proofErr w:type="spellStart"/>
        <w:r>
          <w:t>koji</w:t>
        </w:r>
        <w:proofErr w:type="spellEnd"/>
        <w:r>
          <w:t xml:space="preserve"> se </w:t>
        </w:r>
        <w:proofErr w:type="spellStart"/>
        <w:r>
          <w:t>automatski</w:t>
        </w:r>
        <w:proofErr w:type="spellEnd"/>
        <w:r>
          <w:t xml:space="preserve"> </w:t>
        </w:r>
        <w:proofErr w:type="spellStart"/>
        <w:r>
          <w:t>briše</w:t>
        </w:r>
        <w:proofErr w:type="spellEnd"/>
        <w:r>
          <w:t xml:space="preserve"> </w:t>
        </w:r>
        <w:proofErr w:type="spellStart"/>
        <w:r>
          <w:t>nakon</w:t>
        </w:r>
        <w:proofErr w:type="spellEnd"/>
        <w:r>
          <w:t xml:space="preserve"> </w:t>
        </w:r>
        <w:proofErr w:type="spellStart"/>
        <w:r>
          <w:t>zatvaranja</w:t>
        </w:r>
        <w:proofErr w:type="spellEnd"/>
        <w:r>
          <w:t xml:space="preserve"> internet preglednika</w:t>
        </w:r>
      </w:ins>
      <w:ins w:id="654" w:author="Rajo" w:date="2018-06-11T21:52:00Z">
        <w:r>
          <w:t xml:space="preserve">, </w:t>
        </w:r>
        <w:proofErr w:type="spellStart"/>
        <w:r>
          <w:t>odnosno</w:t>
        </w:r>
        <w:proofErr w:type="spellEnd"/>
        <w:r>
          <w:t xml:space="preserve"> </w:t>
        </w:r>
        <w:proofErr w:type="spellStart"/>
        <w:r>
          <w:t>uništavanja</w:t>
        </w:r>
        <w:proofErr w:type="spellEnd"/>
        <w:r>
          <w:t xml:space="preserve"> </w:t>
        </w:r>
        <w:proofErr w:type="spellStart"/>
        <w:r>
          <w:t>sesije</w:t>
        </w:r>
      </w:ins>
      <w:proofErr w:type="spellEnd"/>
    </w:p>
  </w:footnote>
  <w:footnote w:id="4">
    <w:p w14:paraId="1EC5BD22" w14:textId="77777777" w:rsidR="009B0D46" w:rsidRDefault="009B0D46">
      <w:pPr>
        <w:pStyle w:val="FootnoteText"/>
        <w:rPr>
          <w:lang w:val="bs-Latn-BA"/>
        </w:rPr>
      </w:pPr>
      <w:r>
        <w:rPr>
          <w:rStyle w:val="FootnoteReference"/>
          <w:lang w:val="bs-Latn-BA"/>
        </w:rPr>
        <w:footnoteRef/>
      </w:r>
      <w:r>
        <w:rPr>
          <w:lang w:val="bs-Latn-BA"/>
        </w:rPr>
        <w:t xml:space="preserve"> </w:t>
      </w:r>
      <w:proofErr w:type="spellStart"/>
      <w:r>
        <w:rPr>
          <w:i/>
          <w:lang w:val="bs-Latn-BA"/>
        </w:rPr>
        <w:t>Organization</w:t>
      </w:r>
      <w:proofErr w:type="spellEnd"/>
      <w:r>
        <w:rPr>
          <w:i/>
          <w:lang w:val="bs-Latn-BA"/>
        </w:rPr>
        <w:t xml:space="preserve"> </w:t>
      </w:r>
      <w:proofErr w:type="spellStart"/>
      <w:r>
        <w:rPr>
          <w:i/>
          <w:lang w:val="bs-Latn-BA"/>
        </w:rPr>
        <w:t>for</w:t>
      </w:r>
      <w:proofErr w:type="spellEnd"/>
      <w:r>
        <w:rPr>
          <w:i/>
          <w:lang w:val="bs-Latn-BA"/>
        </w:rPr>
        <w:t xml:space="preserve"> </w:t>
      </w:r>
      <w:proofErr w:type="spellStart"/>
      <w:r>
        <w:rPr>
          <w:i/>
          <w:lang w:val="bs-Latn-BA"/>
        </w:rPr>
        <w:t>the</w:t>
      </w:r>
      <w:proofErr w:type="spellEnd"/>
      <w:r>
        <w:rPr>
          <w:i/>
          <w:lang w:val="bs-Latn-BA"/>
        </w:rPr>
        <w:t xml:space="preserve"> </w:t>
      </w:r>
      <w:proofErr w:type="spellStart"/>
      <w:r>
        <w:rPr>
          <w:i/>
          <w:lang w:val="bs-Latn-BA"/>
        </w:rPr>
        <w:t>Advancement</w:t>
      </w:r>
      <w:proofErr w:type="spellEnd"/>
      <w:r>
        <w:rPr>
          <w:i/>
          <w:lang w:val="bs-Latn-BA"/>
        </w:rPr>
        <w:t xml:space="preserve"> </w:t>
      </w:r>
      <w:proofErr w:type="spellStart"/>
      <w:r>
        <w:rPr>
          <w:i/>
          <w:lang w:val="bs-Latn-BA"/>
        </w:rPr>
        <w:t>of</w:t>
      </w:r>
      <w:proofErr w:type="spellEnd"/>
      <w:r>
        <w:rPr>
          <w:i/>
          <w:lang w:val="bs-Latn-BA"/>
        </w:rPr>
        <w:t xml:space="preserve"> </w:t>
      </w:r>
      <w:proofErr w:type="spellStart"/>
      <w:r>
        <w:rPr>
          <w:i/>
          <w:lang w:val="bs-Latn-BA"/>
        </w:rPr>
        <w:t>Structured</w:t>
      </w:r>
      <w:proofErr w:type="spellEnd"/>
      <w:r>
        <w:rPr>
          <w:i/>
          <w:lang w:val="bs-Latn-BA"/>
        </w:rPr>
        <w:t xml:space="preserve"> </w:t>
      </w:r>
      <w:proofErr w:type="spellStart"/>
      <w:r>
        <w:rPr>
          <w:i/>
          <w:lang w:val="bs-Latn-BA"/>
        </w:rPr>
        <w:t>Information</w:t>
      </w:r>
      <w:proofErr w:type="spellEnd"/>
      <w:r>
        <w:rPr>
          <w:i/>
          <w:lang w:val="bs-Latn-BA"/>
        </w:rPr>
        <w:t xml:space="preserve"> </w:t>
      </w:r>
      <w:proofErr w:type="spellStart"/>
      <w:r>
        <w:rPr>
          <w:i/>
          <w:lang w:val="bs-Latn-BA"/>
        </w:rPr>
        <w:t>Standards</w:t>
      </w:r>
      <w:proofErr w:type="spellEnd"/>
      <w:r>
        <w:rPr>
          <w:lang w:val="bs-Latn-BA"/>
        </w:rPr>
        <w:t xml:space="preserve"> (OASIS) je međunarodna neprofitna organizacija koja radi na razvoju, širenju i usvajanju standarda u oblasti sigurnosti</w:t>
      </w:r>
    </w:p>
  </w:footnote>
  <w:footnote w:id="5">
    <w:p w14:paraId="2E82EDAF" w14:textId="77777777" w:rsidR="009B0D46" w:rsidRDefault="009B0D46" w:rsidP="007303D5">
      <w:pPr>
        <w:pStyle w:val="FootnoteText"/>
        <w:rPr>
          <w:ins w:id="1976" w:author="Rajo" w:date="2018-05-31T17:21:00Z"/>
        </w:rPr>
      </w:pPr>
      <w:ins w:id="1977" w:author="Rajo" w:date="2018-05-31T17:21:00Z">
        <w:r>
          <w:rPr>
            <w:rStyle w:val="FootnoteReference"/>
          </w:rPr>
          <w:footnoteRef/>
        </w:r>
        <w:r>
          <w:t xml:space="preserve"> https://oauth.net/about/introduction/</w:t>
        </w:r>
      </w:ins>
    </w:p>
  </w:footnote>
  <w:footnote w:id="6">
    <w:p w14:paraId="22F59559" w14:textId="77777777" w:rsidR="009B0D46" w:rsidRDefault="009B0D46">
      <w:pPr>
        <w:pStyle w:val="FootnoteText"/>
      </w:pPr>
      <w:r>
        <w:rPr>
          <w:rStyle w:val="FootnoteReference"/>
        </w:rPr>
        <w:footnoteRef/>
      </w:r>
      <w:r>
        <w:t xml:space="preserve"> https://en.wikipedia.org/wiki/List_of_single_sign-on_implementations</w:t>
      </w:r>
    </w:p>
  </w:footnote>
  <w:footnote w:id="7">
    <w:p w14:paraId="426F428F" w14:textId="77777777" w:rsidR="009B0D46" w:rsidRDefault="009B0D46">
      <w:pPr>
        <w:pStyle w:val="FootnoteText"/>
        <w:rPr>
          <w:lang w:val="bs-Latn-BA"/>
        </w:rPr>
      </w:pPr>
      <w:r>
        <w:rPr>
          <w:rStyle w:val="FootnoteReference"/>
          <w:lang w:val="bs-Latn-BA"/>
        </w:rPr>
        <w:footnoteRef/>
      </w:r>
      <w:r>
        <w:rPr>
          <w:lang w:val="bs-Latn-BA"/>
        </w:rPr>
        <w:t xml:space="preserve"> Softverska licenca koja označava to da softver može biti besplatno korišten, promijenjen i dijeljen. </w:t>
      </w:r>
    </w:p>
  </w:footnote>
  <w:footnote w:id="8">
    <w:p w14:paraId="41594FE0" w14:textId="77777777" w:rsidR="009B0D46" w:rsidDel="0079239A" w:rsidRDefault="009B0D46">
      <w:pPr>
        <w:pStyle w:val="FootnoteText"/>
        <w:rPr>
          <w:del w:id="3047" w:author="Rajo" w:date="2018-05-24T19:53:00Z"/>
        </w:rPr>
      </w:pPr>
      <w:del w:id="3048" w:author="Rajo" w:date="2018-05-24T19:53:00Z">
        <w:r w:rsidDel="0079239A">
          <w:rPr>
            <w:rStyle w:val="FootnoteReference"/>
          </w:rPr>
          <w:footnoteRef/>
        </w:r>
        <w:r w:rsidDel="0079239A">
          <w:delText xml:space="preserve"> https://apereo.github.io/cas/5.2.x/planning/Architecture.html</w:delText>
        </w:r>
      </w:del>
    </w:p>
  </w:footnote>
  <w:footnote w:id="9">
    <w:p w14:paraId="1A5A1BBE" w14:textId="77777777" w:rsidR="009B0D46" w:rsidRDefault="009B0D46">
      <w:pPr>
        <w:pStyle w:val="FootnoteText"/>
      </w:pPr>
      <w:r>
        <w:rPr>
          <w:rStyle w:val="FootnoteReference"/>
        </w:rPr>
        <w:footnoteRef/>
      </w:r>
      <w:r>
        <w:t xml:space="preserve"> https://shibboleth.net/downloads/identity-provider/</w:t>
      </w:r>
    </w:p>
  </w:footnote>
  <w:footnote w:id="10">
    <w:p w14:paraId="0DE719EC" w14:textId="77777777" w:rsidR="009B0D46" w:rsidRDefault="009B0D46">
      <w:pPr>
        <w:pStyle w:val="FootnoteText"/>
      </w:pPr>
      <w:r>
        <w:rPr>
          <w:rStyle w:val="FootnoteReference"/>
        </w:rPr>
        <w:footnoteRef/>
      </w:r>
      <w:r>
        <w:t xml:space="preserve"> http://shibboleth.net/downloads/service-provider/latest/</w:t>
      </w:r>
    </w:p>
  </w:footnote>
  <w:footnote w:id="11">
    <w:p w14:paraId="7A436692" w14:textId="77777777" w:rsidR="009B0D46" w:rsidRDefault="009B0D46" w:rsidP="004C46D4">
      <w:pPr>
        <w:pStyle w:val="FootnoteText"/>
        <w:rPr>
          <w:ins w:id="3537" w:author="Rajo" w:date="2018-05-27T15:49:00Z"/>
        </w:rPr>
      </w:pPr>
      <w:ins w:id="3538" w:author="Rajo" w:date="2018-05-27T15:49:00Z">
        <w:r>
          <w:rPr>
            <w:rStyle w:val="FootnoteReference"/>
          </w:rPr>
          <w:footnoteRef/>
        </w:r>
        <w:r>
          <w:t xml:space="preserve"> https://wiki.shibboleth.net/confluence/display/IDP30/SystemRequirements</w:t>
        </w:r>
      </w:ins>
    </w:p>
  </w:footnote>
  <w:footnote w:id="12">
    <w:p w14:paraId="75DA3AAA" w14:textId="77777777" w:rsidR="009B0D46" w:rsidDel="004C46D4" w:rsidRDefault="009B0D46">
      <w:pPr>
        <w:pStyle w:val="FootnoteText"/>
        <w:rPr>
          <w:del w:id="3738" w:author="Rajo" w:date="2018-05-27T15:49:00Z"/>
        </w:rPr>
      </w:pPr>
      <w:del w:id="3739" w:author="Rajo" w:date="2018-05-27T15:49:00Z">
        <w:r w:rsidDel="004C46D4">
          <w:rPr>
            <w:rStyle w:val="FootnoteReference"/>
          </w:rPr>
          <w:footnoteRef/>
        </w:r>
        <w:r w:rsidDel="004C46D4">
          <w:delText xml:space="preserve"> https://wiki.shibboleth.net/confluence/display/IDP30/SystemRequirements</w:delText>
        </w:r>
      </w:del>
    </w:p>
  </w:footnote>
  <w:footnote w:id="13">
    <w:p w14:paraId="500973FB" w14:textId="77777777" w:rsidR="009B0D46" w:rsidRDefault="009B0D46">
      <w:pPr>
        <w:pStyle w:val="FootnoteText"/>
      </w:pPr>
      <w:r>
        <w:rPr>
          <w:rStyle w:val="FootnoteReference"/>
        </w:rPr>
        <w:footnoteRef/>
      </w:r>
      <w:r>
        <w:t xml:space="preserve"> https://wso2.com/blogs/thesource/2015/08/wso2-ten-years-it-takes-two-to-tango/</w:t>
      </w:r>
    </w:p>
  </w:footnote>
  <w:footnote w:id="14">
    <w:p w14:paraId="15B35780" w14:textId="77777777" w:rsidR="009B0D46" w:rsidRDefault="009B0D46">
      <w:pPr>
        <w:pStyle w:val="FootnoteText"/>
      </w:pPr>
      <w:r>
        <w:rPr>
          <w:rStyle w:val="FootnoteReference"/>
        </w:rPr>
        <w:footnoteRef/>
      </w:r>
      <w:r>
        <w:t xml:space="preserve"> https://www.w3.org/TR/2006/CR-wsdl20-20060327/wsdl20-z.pdf</w:t>
      </w:r>
    </w:p>
  </w:footnote>
  <w:footnote w:id="15">
    <w:p w14:paraId="1C3091E2" w14:textId="77777777" w:rsidR="009B0D46" w:rsidRDefault="009B0D46">
      <w:pPr>
        <w:pStyle w:val="FootnoteText"/>
      </w:pPr>
      <w:r>
        <w:rPr>
          <w:rStyle w:val="FootnoteReference"/>
        </w:rPr>
        <w:footnoteRef/>
      </w:r>
      <w:r>
        <w:t xml:space="preserve"> https://wso2.com/products/carbon/release-matrix/</w:t>
      </w:r>
    </w:p>
  </w:footnote>
  <w:footnote w:id="16">
    <w:p w14:paraId="1E4EE4C3" w14:textId="77777777" w:rsidR="009B0D46" w:rsidRDefault="009B0D46" w:rsidP="00FA4FDF">
      <w:pPr>
        <w:pStyle w:val="FootnoteText"/>
        <w:rPr>
          <w:ins w:id="3814" w:author="Rajo" w:date="2018-05-27T16:06:00Z"/>
          <w:lang w:val="bs-Latn-BA"/>
        </w:rPr>
      </w:pPr>
      <w:ins w:id="3815" w:author="Rajo" w:date="2018-05-27T16:06:00Z">
        <w:r>
          <w:rPr>
            <w:rStyle w:val="FootnoteReference"/>
          </w:rPr>
          <w:footnoteRef/>
        </w:r>
        <w:r>
          <w:t xml:space="preserve"> https://docs.wso2.com/display/IS510/Identity+Server+Features</w:t>
        </w:r>
      </w:ins>
    </w:p>
  </w:footnote>
  <w:footnote w:id="17">
    <w:p w14:paraId="0E59506A" w14:textId="77777777" w:rsidR="009B0D46" w:rsidDel="00FA4FDF" w:rsidRDefault="009B0D46">
      <w:pPr>
        <w:pStyle w:val="FootnoteText"/>
        <w:rPr>
          <w:del w:id="3818" w:author="Rajo" w:date="2018-05-27T16:06:00Z"/>
          <w:lang w:val="bs-Latn-BA"/>
        </w:rPr>
      </w:pPr>
      <w:del w:id="3819" w:author="Rajo" w:date="2018-05-27T16:06:00Z">
        <w:r w:rsidDel="00FA4FDF">
          <w:rPr>
            <w:rStyle w:val="FootnoteReference"/>
          </w:rPr>
          <w:footnoteRef/>
        </w:r>
        <w:r w:rsidDel="00FA4FDF">
          <w:delText xml:space="preserve"> https://docs.wso2.com/display/IS510/Identity+Server+Features</w:delText>
        </w:r>
      </w:del>
    </w:p>
  </w:footnote>
  <w:footnote w:id="18">
    <w:p w14:paraId="33B2B091" w14:textId="77777777" w:rsidR="009B0D46" w:rsidRDefault="009B0D46" w:rsidP="00536EBF">
      <w:pPr>
        <w:pStyle w:val="FootnoteText"/>
        <w:rPr>
          <w:ins w:id="3839" w:author="Rajo" w:date="2018-05-27T16:16:00Z"/>
        </w:rPr>
      </w:pPr>
      <w:ins w:id="3840" w:author="Rajo" w:date="2018-05-27T16:16:00Z">
        <w:r>
          <w:rPr>
            <w:rStyle w:val="FootnoteReference"/>
          </w:rPr>
          <w:footnoteRef/>
        </w:r>
        <w:r>
          <w:t xml:space="preserve"> https://docs.wso2.com/display/IS541/Installation+Prerequisites</w:t>
        </w:r>
      </w:ins>
    </w:p>
  </w:footnote>
  <w:footnote w:id="19">
    <w:p w14:paraId="136EA6A9" w14:textId="77777777" w:rsidR="009B0D46" w:rsidDel="00536EBF" w:rsidRDefault="009B0D46">
      <w:pPr>
        <w:pStyle w:val="FootnoteText"/>
        <w:rPr>
          <w:del w:id="4306" w:author="Rajo" w:date="2018-05-27T16:16:00Z"/>
        </w:rPr>
      </w:pPr>
      <w:del w:id="4307" w:author="Rajo" w:date="2018-05-27T16:16:00Z">
        <w:r w:rsidDel="00536EBF">
          <w:rPr>
            <w:rStyle w:val="FootnoteReference"/>
          </w:rPr>
          <w:footnoteRef/>
        </w:r>
        <w:r w:rsidDel="00536EBF">
          <w:delText xml:space="preserve"> https://docs.wso2.com/display/IS541/Installation+Prerequisites</w:delText>
        </w:r>
      </w:del>
    </w:p>
  </w:footnote>
  <w:footnote w:id="20">
    <w:p w14:paraId="16FC650F" w14:textId="77777777" w:rsidR="009B0D46" w:rsidDel="007303D5" w:rsidRDefault="009B0D46">
      <w:pPr>
        <w:pStyle w:val="FootnoteText"/>
        <w:rPr>
          <w:del w:id="5026" w:author="Rajo" w:date="2018-05-31T17:19:00Z"/>
        </w:rPr>
      </w:pPr>
      <w:del w:id="5027" w:author="Rajo" w:date="2018-05-31T17:19:00Z">
        <w:r w:rsidDel="007303D5">
          <w:rPr>
            <w:rStyle w:val="FootnoteReference"/>
          </w:rPr>
          <w:footnoteRef/>
        </w:r>
        <w:r w:rsidDel="007303D5">
          <w:delText xml:space="preserve"> https://oauth.net/about/introduction/</w:delText>
        </w:r>
      </w:del>
    </w:p>
  </w:footnote>
  <w:footnote w:id="21">
    <w:p w14:paraId="6BBDA4BF" w14:textId="66511DDC" w:rsidR="009B0D46" w:rsidRDefault="009B0D46">
      <w:pPr>
        <w:pStyle w:val="FootnoteText"/>
      </w:pPr>
      <w:r>
        <w:rPr>
          <w:rStyle w:val="FootnoteReference"/>
        </w:rPr>
        <w:footnoteRef/>
      </w:r>
      <w:r>
        <w:t xml:space="preserve"> </w:t>
      </w:r>
      <w:ins w:id="5159" w:author="Rajo" w:date="2018-05-27T16:40:00Z">
        <w:r>
          <w:t xml:space="preserve">Shibboleth </w:t>
        </w:r>
        <w:proofErr w:type="spellStart"/>
        <w:r>
          <w:t>konzorcijum</w:t>
        </w:r>
        <w:proofErr w:type="spellEnd"/>
        <w:r>
          <w:t xml:space="preserve"> je </w:t>
        </w:r>
        <w:proofErr w:type="spellStart"/>
        <w:r>
          <w:t>organizacija</w:t>
        </w:r>
        <w:proofErr w:type="spellEnd"/>
        <w:r>
          <w:t xml:space="preserve"> </w:t>
        </w:r>
        <w:proofErr w:type="spellStart"/>
        <w:r>
          <w:t>koja</w:t>
        </w:r>
        <w:proofErr w:type="spellEnd"/>
        <w:r>
          <w:t xml:space="preserve"> </w:t>
        </w:r>
      </w:ins>
      <w:proofErr w:type="spellStart"/>
      <w:ins w:id="5160" w:author="Rajo" w:date="2018-05-27T16:41:00Z">
        <w:r>
          <w:t>obezbjeđuje</w:t>
        </w:r>
        <w:proofErr w:type="spellEnd"/>
        <w:r>
          <w:t xml:space="preserve"> </w:t>
        </w:r>
        <w:proofErr w:type="spellStart"/>
        <w:r>
          <w:t>stalni</w:t>
        </w:r>
        <w:proofErr w:type="spellEnd"/>
        <w:r>
          <w:t xml:space="preserve"> </w:t>
        </w:r>
        <w:proofErr w:type="spellStart"/>
        <w:r>
          <w:t>razvoj</w:t>
        </w:r>
        <w:proofErr w:type="spellEnd"/>
        <w:r>
          <w:t xml:space="preserve"> i održavanje Shibboleth </w:t>
        </w:r>
        <w:proofErr w:type="spellStart"/>
        <w:r>
          <w:t>aplikacija</w:t>
        </w:r>
        <w:proofErr w:type="spellEnd"/>
        <w:r>
          <w:t xml:space="preserve">, </w:t>
        </w:r>
        <w:proofErr w:type="spellStart"/>
        <w:r>
          <w:t>među</w:t>
        </w:r>
        <w:proofErr w:type="spellEnd"/>
        <w:r>
          <w:t xml:space="preserve"> </w:t>
        </w:r>
        <w:proofErr w:type="spellStart"/>
        <w:r>
          <w:t>kojima</w:t>
        </w:r>
        <w:proofErr w:type="spellEnd"/>
        <w:r>
          <w:t xml:space="preserve"> se </w:t>
        </w:r>
      </w:ins>
      <w:proofErr w:type="spellStart"/>
      <w:ins w:id="5161" w:author="Rajo" w:date="2018-05-27T16:42:00Z">
        <w:r>
          <w:t>nalazi</w:t>
        </w:r>
        <w:proofErr w:type="spellEnd"/>
        <w:r>
          <w:t xml:space="preserve"> </w:t>
        </w:r>
      </w:ins>
      <w:ins w:id="5162" w:author="Rajo" w:date="2018-05-27T16:43:00Z">
        <w:r>
          <w:t xml:space="preserve">i </w:t>
        </w:r>
      </w:ins>
      <w:proofErr w:type="spellStart"/>
      <w:ins w:id="5163" w:author="Rajo" w:date="2018-05-27T16:42:00Z">
        <w:r>
          <w:t>ranije</w:t>
        </w:r>
        <w:proofErr w:type="spellEnd"/>
        <w:r>
          <w:t xml:space="preserve"> </w:t>
        </w:r>
        <w:proofErr w:type="spellStart"/>
        <w:r>
          <w:t>analizirana</w:t>
        </w:r>
        <w:proofErr w:type="spellEnd"/>
        <w:r>
          <w:t xml:space="preserve"> </w:t>
        </w:r>
        <w:proofErr w:type="spellStart"/>
        <w:r>
          <w:t>implementacija</w:t>
        </w:r>
        <w:proofErr w:type="spellEnd"/>
        <w:r>
          <w:t xml:space="preserve"> SSO </w:t>
        </w:r>
        <w:proofErr w:type="spellStart"/>
        <w:r>
          <w:t>rješenja</w:t>
        </w:r>
        <w:proofErr w:type="spellEnd"/>
        <w:r>
          <w:t xml:space="preserve"> pod </w:t>
        </w:r>
        <w:proofErr w:type="spellStart"/>
        <w:r>
          <w:t>nazivom</w:t>
        </w:r>
        <w:proofErr w:type="spellEnd"/>
        <w:r>
          <w:t xml:space="preserve"> “Shibboleth”</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01BE4"/>
    <w:multiLevelType w:val="multilevel"/>
    <w:tmpl w:val="03101BE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 w15:restartNumberingAfterBreak="0">
    <w:nsid w:val="06A6426D"/>
    <w:multiLevelType w:val="multilevel"/>
    <w:tmpl w:val="06A6426D"/>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 w15:restartNumberingAfterBreak="0">
    <w:nsid w:val="074D4E7B"/>
    <w:multiLevelType w:val="multilevel"/>
    <w:tmpl w:val="074D4E7B"/>
    <w:lvl w:ilvl="0" w:tentative="1">
      <w:start w:val="1"/>
      <w:numFmt w:val="decimal"/>
      <w:pStyle w:val="Subtitle"/>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 w15:restartNumberingAfterBreak="0">
    <w:nsid w:val="08554A7F"/>
    <w:multiLevelType w:val="multilevel"/>
    <w:tmpl w:val="08554A7F"/>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 w15:restartNumberingAfterBreak="0">
    <w:nsid w:val="13683460"/>
    <w:multiLevelType w:val="multilevel"/>
    <w:tmpl w:val="1368346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 w15:restartNumberingAfterBreak="0">
    <w:nsid w:val="15144C2B"/>
    <w:multiLevelType w:val="multilevel"/>
    <w:tmpl w:val="15144C2B"/>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 w15:restartNumberingAfterBreak="0">
    <w:nsid w:val="16CB0CC4"/>
    <w:multiLevelType w:val="multilevel"/>
    <w:tmpl w:val="16CB0CC4"/>
    <w:lvl w:ilvl="0">
      <w:start w:val="1"/>
      <w:numFmt w:val="bullet"/>
      <w:lvlText w:val=""/>
      <w:lvlJc w:val="left"/>
      <w:pPr>
        <w:ind w:left="780" w:hanging="360"/>
      </w:pPr>
      <w:rPr>
        <w:rFonts w:ascii="Symbol" w:hAnsi="Symbol" w:hint="default"/>
      </w:rPr>
    </w:lvl>
    <w:lvl w:ilvl="1" w:tentative="1">
      <w:start w:val="1"/>
      <w:numFmt w:val="bullet"/>
      <w:lvlText w:val="o"/>
      <w:lvlJc w:val="left"/>
      <w:pPr>
        <w:ind w:left="1500" w:hanging="360"/>
      </w:pPr>
      <w:rPr>
        <w:rFonts w:ascii="Courier New" w:hAnsi="Courier New" w:cs="Courier New" w:hint="default"/>
      </w:rPr>
    </w:lvl>
    <w:lvl w:ilvl="2" w:tentative="1">
      <w:start w:val="1"/>
      <w:numFmt w:val="bullet"/>
      <w:lvlText w:val=""/>
      <w:lvlJc w:val="left"/>
      <w:pPr>
        <w:ind w:left="2220" w:hanging="360"/>
      </w:pPr>
      <w:rPr>
        <w:rFonts w:ascii="Wingdings" w:hAnsi="Wingdings" w:hint="default"/>
      </w:rPr>
    </w:lvl>
    <w:lvl w:ilvl="3" w:tentative="1">
      <w:start w:val="1"/>
      <w:numFmt w:val="bullet"/>
      <w:lvlText w:val=""/>
      <w:lvlJc w:val="left"/>
      <w:pPr>
        <w:ind w:left="2940" w:hanging="360"/>
      </w:pPr>
      <w:rPr>
        <w:rFonts w:ascii="Symbol" w:hAnsi="Symbol" w:hint="default"/>
      </w:rPr>
    </w:lvl>
    <w:lvl w:ilvl="4" w:tentative="1">
      <w:start w:val="1"/>
      <w:numFmt w:val="bullet"/>
      <w:lvlText w:val="o"/>
      <w:lvlJc w:val="left"/>
      <w:pPr>
        <w:ind w:left="3660" w:hanging="360"/>
      </w:pPr>
      <w:rPr>
        <w:rFonts w:ascii="Courier New" w:hAnsi="Courier New" w:cs="Courier New" w:hint="default"/>
      </w:rPr>
    </w:lvl>
    <w:lvl w:ilvl="5" w:tentative="1">
      <w:start w:val="1"/>
      <w:numFmt w:val="bullet"/>
      <w:lvlText w:val=""/>
      <w:lvlJc w:val="left"/>
      <w:pPr>
        <w:ind w:left="4380" w:hanging="360"/>
      </w:pPr>
      <w:rPr>
        <w:rFonts w:ascii="Wingdings" w:hAnsi="Wingdings" w:hint="default"/>
      </w:rPr>
    </w:lvl>
    <w:lvl w:ilvl="6" w:tentative="1">
      <w:start w:val="1"/>
      <w:numFmt w:val="bullet"/>
      <w:lvlText w:val=""/>
      <w:lvlJc w:val="left"/>
      <w:pPr>
        <w:ind w:left="5100" w:hanging="360"/>
      </w:pPr>
      <w:rPr>
        <w:rFonts w:ascii="Symbol" w:hAnsi="Symbol" w:hint="default"/>
      </w:rPr>
    </w:lvl>
    <w:lvl w:ilvl="7" w:tentative="1">
      <w:start w:val="1"/>
      <w:numFmt w:val="bullet"/>
      <w:lvlText w:val="o"/>
      <w:lvlJc w:val="left"/>
      <w:pPr>
        <w:ind w:left="5820" w:hanging="360"/>
      </w:pPr>
      <w:rPr>
        <w:rFonts w:ascii="Courier New" w:hAnsi="Courier New" w:cs="Courier New" w:hint="default"/>
      </w:rPr>
    </w:lvl>
    <w:lvl w:ilvl="8" w:tentative="1">
      <w:start w:val="1"/>
      <w:numFmt w:val="bullet"/>
      <w:lvlText w:val=""/>
      <w:lvlJc w:val="left"/>
      <w:pPr>
        <w:ind w:left="6540" w:hanging="360"/>
      </w:pPr>
      <w:rPr>
        <w:rFonts w:ascii="Wingdings" w:hAnsi="Wingdings" w:hint="default"/>
      </w:rPr>
    </w:lvl>
  </w:abstractNum>
  <w:abstractNum w:abstractNumId="7" w15:restartNumberingAfterBreak="0">
    <w:nsid w:val="175975D6"/>
    <w:multiLevelType w:val="multilevel"/>
    <w:tmpl w:val="175975D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 w15:restartNumberingAfterBreak="0">
    <w:nsid w:val="1DCC5241"/>
    <w:multiLevelType w:val="hybridMultilevel"/>
    <w:tmpl w:val="DB2842FA"/>
    <w:lvl w:ilvl="0" w:tplc="9F30672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DC3668"/>
    <w:multiLevelType w:val="multilevel"/>
    <w:tmpl w:val="1DDC366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0" w15:restartNumberingAfterBreak="0">
    <w:nsid w:val="1E5967BD"/>
    <w:multiLevelType w:val="multilevel"/>
    <w:tmpl w:val="1E5967BD"/>
    <w:lvl w:ilvl="0">
      <w:start w:val="1"/>
      <w:numFmt w:val="decimal"/>
      <w:lvlText w:val="%1."/>
      <w:lvlJc w:val="left"/>
      <w:pPr>
        <w:ind w:left="720" w:hanging="360"/>
      </w:p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1" w15:restartNumberingAfterBreak="0">
    <w:nsid w:val="36A64418"/>
    <w:multiLevelType w:val="multilevel"/>
    <w:tmpl w:val="36A6441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2" w15:restartNumberingAfterBreak="0">
    <w:nsid w:val="3E9811B5"/>
    <w:multiLevelType w:val="multilevel"/>
    <w:tmpl w:val="3E9811B5"/>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 w15:restartNumberingAfterBreak="0">
    <w:nsid w:val="41657234"/>
    <w:multiLevelType w:val="multilevel"/>
    <w:tmpl w:val="41657234"/>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tentative="1">
      <w:start w:val="1"/>
      <w:numFmt w:val="decimal"/>
      <w:pStyle w:val="Heading4"/>
      <w:lvlText w:val="%1.%2.%3.%4"/>
      <w:lvlJc w:val="left"/>
      <w:pPr>
        <w:ind w:left="864" w:hanging="864"/>
      </w:pPr>
    </w:lvl>
    <w:lvl w:ilvl="4" w:tentative="1">
      <w:start w:val="1"/>
      <w:numFmt w:val="decimal"/>
      <w:pStyle w:val="Heading5"/>
      <w:lvlText w:val="%1.%2.%3.%4.%5"/>
      <w:lvlJc w:val="left"/>
      <w:pPr>
        <w:ind w:left="1008" w:hanging="1008"/>
      </w:pPr>
    </w:lvl>
    <w:lvl w:ilvl="5" w:tentative="1">
      <w:start w:val="1"/>
      <w:numFmt w:val="decimal"/>
      <w:pStyle w:val="Heading6"/>
      <w:lvlText w:val="%1.%2.%3.%4.%5.%6"/>
      <w:lvlJc w:val="left"/>
      <w:pPr>
        <w:ind w:left="1152" w:hanging="1152"/>
      </w:pPr>
    </w:lvl>
    <w:lvl w:ilvl="6" w:tentative="1">
      <w:start w:val="1"/>
      <w:numFmt w:val="decimal"/>
      <w:pStyle w:val="Heading7"/>
      <w:lvlText w:val="%1.%2.%3.%4.%5.%6.%7"/>
      <w:lvlJc w:val="left"/>
      <w:pPr>
        <w:ind w:left="1296" w:hanging="1296"/>
      </w:pPr>
    </w:lvl>
    <w:lvl w:ilvl="7" w:tentative="1">
      <w:start w:val="1"/>
      <w:numFmt w:val="decimal"/>
      <w:pStyle w:val="Heading8"/>
      <w:lvlText w:val="%1.%2.%3.%4.%5.%6.%7.%8"/>
      <w:lvlJc w:val="left"/>
      <w:pPr>
        <w:ind w:left="1440" w:hanging="1440"/>
      </w:pPr>
    </w:lvl>
    <w:lvl w:ilvl="8" w:tentative="1">
      <w:start w:val="1"/>
      <w:numFmt w:val="decimal"/>
      <w:pStyle w:val="Heading9"/>
      <w:lvlText w:val="%1.%2.%3.%4.%5.%6.%7.%8.%9"/>
      <w:lvlJc w:val="left"/>
      <w:pPr>
        <w:ind w:left="1584" w:hanging="1584"/>
      </w:pPr>
    </w:lvl>
  </w:abstractNum>
  <w:abstractNum w:abstractNumId="14" w15:restartNumberingAfterBreak="0">
    <w:nsid w:val="417E38D2"/>
    <w:multiLevelType w:val="multilevel"/>
    <w:tmpl w:val="417E38D2"/>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5" w15:restartNumberingAfterBreak="0">
    <w:nsid w:val="42737E82"/>
    <w:multiLevelType w:val="multilevel"/>
    <w:tmpl w:val="42737E8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6" w15:restartNumberingAfterBreak="0">
    <w:nsid w:val="437C3C18"/>
    <w:multiLevelType w:val="multilevel"/>
    <w:tmpl w:val="437C3C1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7" w15:restartNumberingAfterBreak="0">
    <w:nsid w:val="43821A68"/>
    <w:multiLevelType w:val="multilevel"/>
    <w:tmpl w:val="43821A6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8" w15:restartNumberingAfterBreak="0">
    <w:nsid w:val="459B1D9D"/>
    <w:multiLevelType w:val="multilevel"/>
    <w:tmpl w:val="459B1D9D"/>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9" w15:restartNumberingAfterBreak="0">
    <w:nsid w:val="47955C39"/>
    <w:multiLevelType w:val="multilevel"/>
    <w:tmpl w:val="47955C39"/>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0" w15:restartNumberingAfterBreak="0">
    <w:nsid w:val="49186417"/>
    <w:multiLevelType w:val="multilevel"/>
    <w:tmpl w:val="49186417"/>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1" w15:restartNumberingAfterBreak="0">
    <w:nsid w:val="4FBE6155"/>
    <w:multiLevelType w:val="multilevel"/>
    <w:tmpl w:val="4FBE6155"/>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2" w15:restartNumberingAfterBreak="0">
    <w:nsid w:val="51D40103"/>
    <w:multiLevelType w:val="multilevel"/>
    <w:tmpl w:val="51D40103"/>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3" w15:restartNumberingAfterBreak="0">
    <w:nsid w:val="556D01E1"/>
    <w:multiLevelType w:val="multilevel"/>
    <w:tmpl w:val="556D01E1"/>
    <w:lvl w:ilvl="0">
      <w:start w:val="1"/>
      <w:numFmt w:val="decimal"/>
      <w:lvlText w:val="%1."/>
      <w:lvlJc w:val="left"/>
      <w:pPr>
        <w:ind w:left="720" w:hanging="360"/>
      </w:p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4" w15:restartNumberingAfterBreak="0">
    <w:nsid w:val="57FA55B3"/>
    <w:multiLevelType w:val="multilevel"/>
    <w:tmpl w:val="57FA55B3"/>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5" w15:restartNumberingAfterBreak="0">
    <w:nsid w:val="5BEE78B6"/>
    <w:multiLevelType w:val="multilevel"/>
    <w:tmpl w:val="5BEE78B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26" w15:restartNumberingAfterBreak="0">
    <w:nsid w:val="5C1A0ADF"/>
    <w:multiLevelType w:val="multilevel"/>
    <w:tmpl w:val="5C1A0ADF"/>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7" w15:restartNumberingAfterBreak="0">
    <w:nsid w:val="5DBA77A1"/>
    <w:multiLevelType w:val="multilevel"/>
    <w:tmpl w:val="5DBA77A1"/>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8" w15:restartNumberingAfterBreak="0">
    <w:nsid w:val="5FA8023A"/>
    <w:multiLevelType w:val="multilevel"/>
    <w:tmpl w:val="5FA8023A"/>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9" w15:restartNumberingAfterBreak="0">
    <w:nsid w:val="62162B2C"/>
    <w:multiLevelType w:val="multilevel"/>
    <w:tmpl w:val="62162B2C"/>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0" w15:restartNumberingAfterBreak="0">
    <w:nsid w:val="64BF3FE1"/>
    <w:multiLevelType w:val="multilevel"/>
    <w:tmpl w:val="64BF3FE1"/>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1" w15:restartNumberingAfterBreak="0">
    <w:nsid w:val="666040EB"/>
    <w:multiLevelType w:val="multilevel"/>
    <w:tmpl w:val="666040EB"/>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2" w15:restartNumberingAfterBreak="0">
    <w:nsid w:val="67156EA2"/>
    <w:multiLevelType w:val="multilevel"/>
    <w:tmpl w:val="67156EA2"/>
    <w:lvl w:ilvl="0">
      <w:start w:val="1"/>
      <w:numFmt w:val="bullet"/>
      <w:lvlText w:val="-"/>
      <w:lvlJc w:val="left"/>
      <w:pPr>
        <w:ind w:left="720" w:hanging="360"/>
      </w:pPr>
      <w:rPr>
        <w:rFonts w:ascii="Calibri" w:eastAsiaTheme="minorHAnsi" w:hAnsi="Calibri" w:cstheme="minorBidi"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3" w15:restartNumberingAfterBreak="0">
    <w:nsid w:val="6A57509A"/>
    <w:multiLevelType w:val="multilevel"/>
    <w:tmpl w:val="6A57509A"/>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4" w15:restartNumberingAfterBreak="0">
    <w:nsid w:val="6E9A5720"/>
    <w:multiLevelType w:val="multilevel"/>
    <w:tmpl w:val="6E9A572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5" w15:restartNumberingAfterBreak="0">
    <w:nsid w:val="716F7CA4"/>
    <w:multiLevelType w:val="multilevel"/>
    <w:tmpl w:val="716F7CA4"/>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6" w15:restartNumberingAfterBreak="0">
    <w:nsid w:val="71B1738E"/>
    <w:multiLevelType w:val="multilevel"/>
    <w:tmpl w:val="71B1738E"/>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7" w15:restartNumberingAfterBreak="0">
    <w:nsid w:val="71C731C2"/>
    <w:multiLevelType w:val="hybridMultilevel"/>
    <w:tmpl w:val="D71258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3A2520A"/>
    <w:multiLevelType w:val="multilevel"/>
    <w:tmpl w:val="73A2520A"/>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9" w15:restartNumberingAfterBreak="0">
    <w:nsid w:val="757C5901"/>
    <w:multiLevelType w:val="multilevel"/>
    <w:tmpl w:val="757C5901"/>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0" w15:restartNumberingAfterBreak="0">
    <w:nsid w:val="7904541F"/>
    <w:multiLevelType w:val="multilevel"/>
    <w:tmpl w:val="7904541F"/>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num w:numId="1">
    <w:abstractNumId w:val="13"/>
  </w:num>
  <w:num w:numId="2">
    <w:abstractNumId w:val="2"/>
  </w:num>
  <w:num w:numId="3">
    <w:abstractNumId w:val="32"/>
  </w:num>
  <w:num w:numId="4">
    <w:abstractNumId w:val="1"/>
  </w:num>
  <w:num w:numId="5">
    <w:abstractNumId w:val="18"/>
  </w:num>
  <w:num w:numId="6">
    <w:abstractNumId w:val="38"/>
  </w:num>
  <w:num w:numId="7">
    <w:abstractNumId w:val="27"/>
  </w:num>
  <w:num w:numId="8">
    <w:abstractNumId w:val="40"/>
  </w:num>
  <w:num w:numId="9">
    <w:abstractNumId w:val="36"/>
  </w:num>
  <w:num w:numId="10">
    <w:abstractNumId w:val="14"/>
  </w:num>
  <w:num w:numId="11">
    <w:abstractNumId w:val="25"/>
  </w:num>
  <w:num w:numId="12">
    <w:abstractNumId w:val="30"/>
  </w:num>
  <w:num w:numId="13">
    <w:abstractNumId w:val="23"/>
  </w:num>
  <w:num w:numId="14">
    <w:abstractNumId w:val="7"/>
  </w:num>
  <w:num w:numId="15">
    <w:abstractNumId w:val="39"/>
  </w:num>
  <w:num w:numId="16">
    <w:abstractNumId w:val="26"/>
  </w:num>
  <w:num w:numId="17">
    <w:abstractNumId w:val="31"/>
  </w:num>
  <w:num w:numId="18">
    <w:abstractNumId w:val="16"/>
  </w:num>
  <w:num w:numId="19">
    <w:abstractNumId w:val="6"/>
  </w:num>
  <w:num w:numId="20">
    <w:abstractNumId w:val="3"/>
  </w:num>
  <w:num w:numId="21">
    <w:abstractNumId w:val="11"/>
  </w:num>
  <w:num w:numId="22">
    <w:abstractNumId w:val="9"/>
  </w:num>
  <w:num w:numId="23">
    <w:abstractNumId w:val="17"/>
  </w:num>
  <w:num w:numId="24">
    <w:abstractNumId w:val="28"/>
  </w:num>
  <w:num w:numId="25">
    <w:abstractNumId w:val="12"/>
  </w:num>
  <w:num w:numId="26">
    <w:abstractNumId w:val="0"/>
  </w:num>
  <w:num w:numId="27">
    <w:abstractNumId w:val="19"/>
  </w:num>
  <w:num w:numId="28">
    <w:abstractNumId w:val="21"/>
  </w:num>
  <w:num w:numId="29">
    <w:abstractNumId w:val="5"/>
  </w:num>
  <w:num w:numId="30">
    <w:abstractNumId w:val="34"/>
  </w:num>
  <w:num w:numId="31">
    <w:abstractNumId w:val="15"/>
  </w:num>
  <w:num w:numId="32">
    <w:abstractNumId w:val="29"/>
  </w:num>
  <w:num w:numId="33">
    <w:abstractNumId w:val="4"/>
  </w:num>
  <w:num w:numId="34">
    <w:abstractNumId w:val="33"/>
  </w:num>
  <w:num w:numId="35">
    <w:abstractNumId w:val="22"/>
  </w:num>
  <w:num w:numId="36">
    <w:abstractNumId w:val="24"/>
  </w:num>
  <w:num w:numId="37">
    <w:abstractNumId w:val="35"/>
  </w:num>
  <w:num w:numId="38">
    <w:abstractNumId w:val="10"/>
  </w:num>
  <w:num w:numId="39">
    <w:abstractNumId w:val="20"/>
  </w:num>
  <w:num w:numId="40">
    <w:abstractNumId w:val="8"/>
  </w:num>
  <w:num w:numId="41">
    <w:abstractNumId w:val="3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ajo">
    <w15:presenceInfo w15:providerId="None" w15:userId="Rajo"/>
  </w15:person>
  <w15:person w15:author="Zoran Djuric">
    <w15:presenceInfo w15:providerId="Windows Live" w15:userId="cde9a6e97242d58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62454"/>
    <w:rsid w:val="F7FD3C5F"/>
    <w:rsid w:val="FB7FDBBD"/>
    <w:rsid w:val="00000A10"/>
    <w:rsid w:val="00000C08"/>
    <w:rsid w:val="000011BD"/>
    <w:rsid w:val="0000197D"/>
    <w:rsid w:val="00002B42"/>
    <w:rsid w:val="00003497"/>
    <w:rsid w:val="000037E4"/>
    <w:rsid w:val="000043F5"/>
    <w:rsid w:val="0000531D"/>
    <w:rsid w:val="00005C12"/>
    <w:rsid w:val="00005C2E"/>
    <w:rsid w:val="00005E9B"/>
    <w:rsid w:val="00005FE0"/>
    <w:rsid w:val="00006110"/>
    <w:rsid w:val="00006841"/>
    <w:rsid w:val="0000745D"/>
    <w:rsid w:val="0001024D"/>
    <w:rsid w:val="0001065D"/>
    <w:rsid w:val="00010905"/>
    <w:rsid w:val="00010AD8"/>
    <w:rsid w:val="00010B66"/>
    <w:rsid w:val="000113E3"/>
    <w:rsid w:val="00012360"/>
    <w:rsid w:val="00012A1C"/>
    <w:rsid w:val="00012BC0"/>
    <w:rsid w:val="000134CA"/>
    <w:rsid w:val="0001398C"/>
    <w:rsid w:val="00014537"/>
    <w:rsid w:val="00014AC5"/>
    <w:rsid w:val="00014B59"/>
    <w:rsid w:val="00015165"/>
    <w:rsid w:val="00015ABB"/>
    <w:rsid w:val="00015D90"/>
    <w:rsid w:val="0001643E"/>
    <w:rsid w:val="00016700"/>
    <w:rsid w:val="00016AB0"/>
    <w:rsid w:val="00016B62"/>
    <w:rsid w:val="00016BB1"/>
    <w:rsid w:val="00016EB7"/>
    <w:rsid w:val="000171BC"/>
    <w:rsid w:val="00017B78"/>
    <w:rsid w:val="00017B9B"/>
    <w:rsid w:val="00017BC5"/>
    <w:rsid w:val="000201FF"/>
    <w:rsid w:val="00020B19"/>
    <w:rsid w:val="0002103B"/>
    <w:rsid w:val="00021117"/>
    <w:rsid w:val="00021454"/>
    <w:rsid w:val="00021660"/>
    <w:rsid w:val="0002203C"/>
    <w:rsid w:val="000227D6"/>
    <w:rsid w:val="00023627"/>
    <w:rsid w:val="00023A77"/>
    <w:rsid w:val="000243C6"/>
    <w:rsid w:val="00024BE1"/>
    <w:rsid w:val="0002507C"/>
    <w:rsid w:val="00025A0C"/>
    <w:rsid w:val="00025A39"/>
    <w:rsid w:val="00026093"/>
    <w:rsid w:val="00026130"/>
    <w:rsid w:val="0002640F"/>
    <w:rsid w:val="000265BD"/>
    <w:rsid w:val="00026E66"/>
    <w:rsid w:val="00026FAA"/>
    <w:rsid w:val="00027291"/>
    <w:rsid w:val="000273FC"/>
    <w:rsid w:val="00027DEF"/>
    <w:rsid w:val="0003071D"/>
    <w:rsid w:val="00030AB7"/>
    <w:rsid w:val="00030EB0"/>
    <w:rsid w:val="00030F1E"/>
    <w:rsid w:val="00031EBA"/>
    <w:rsid w:val="0003200F"/>
    <w:rsid w:val="000321FF"/>
    <w:rsid w:val="0003226D"/>
    <w:rsid w:val="0003228B"/>
    <w:rsid w:val="0003254E"/>
    <w:rsid w:val="0003258B"/>
    <w:rsid w:val="00032828"/>
    <w:rsid w:val="000329E6"/>
    <w:rsid w:val="00032EC2"/>
    <w:rsid w:val="00033A2D"/>
    <w:rsid w:val="00033CFD"/>
    <w:rsid w:val="000341C8"/>
    <w:rsid w:val="00034558"/>
    <w:rsid w:val="00034865"/>
    <w:rsid w:val="000366C1"/>
    <w:rsid w:val="000368CA"/>
    <w:rsid w:val="00036965"/>
    <w:rsid w:val="00036EF5"/>
    <w:rsid w:val="00036FC7"/>
    <w:rsid w:val="000374BE"/>
    <w:rsid w:val="000374C2"/>
    <w:rsid w:val="0003781C"/>
    <w:rsid w:val="00037BD2"/>
    <w:rsid w:val="00040783"/>
    <w:rsid w:val="00040F77"/>
    <w:rsid w:val="00040FBC"/>
    <w:rsid w:val="0004119D"/>
    <w:rsid w:val="00041A7F"/>
    <w:rsid w:val="00041DE3"/>
    <w:rsid w:val="00041FA8"/>
    <w:rsid w:val="00042C99"/>
    <w:rsid w:val="00043EB7"/>
    <w:rsid w:val="000442E9"/>
    <w:rsid w:val="00044B0A"/>
    <w:rsid w:val="00044BBF"/>
    <w:rsid w:val="00044F04"/>
    <w:rsid w:val="00045011"/>
    <w:rsid w:val="00045486"/>
    <w:rsid w:val="000455B7"/>
    <w:rsid w:val="0004567C"/>
    <w:rsid w:val="00045B5C"/>
    <w:rsid w:val="0004601B"/>
    <w:rsid w:val="00046857"/>
    <w:rsid w:val="00046A87"/>
    <w:rsid w:val="00047BE6"/>
    <w:rsid w:val="000504CA"/>
    <w:rsid w:val="00050881"/>
    <w:rsid w:val="000509F8"/>
    <w:rsid w:val="00050C20"/>
    <w:rsid w:val="00050DF5"/>
    <w:rsid w:val="00050F50"/>
    <w:rsid w:val="00051825"/>
    <w:rsid w:val="0005196F"/>
    <w:rsid w:val="0005220A"/>
    <w:rsid w:val="000537C9"/>
    <w:rsid w:val="00053D27"/>
    <w:rsid w:val="000544E9"/>
    <w:rsid w:val="00055029"/>
    <w:rsid w:val="00055863"/>
    <w:rsid w:val="00055A5D"/>
    <w:rsid w:val="00055B8E"/>
    <w:rsid w:val="00055BC8"/>
    <w:rsid w:val="00055E95"/>
    <w:rsid w:val="000561F2"/>
    <w:rsid w:val="000565EB"/>
    <w:rsid w:val="00056E58"/>
    <w:rsid w:val="00057124"/>
    <w:rsid w:val="000571FC"/>
    <w:rsid w:val="00057AAC"/>
    <w:rsid w:val="00057CF6"/>
    <w:rsid w:val="00057D9B"/>
    <w:rsid w:val="00060CAC"/>
    <w:rsid w:val="0006114C"/>
    <w:rsid w:val="00061E95"/>
    <w:rsid w:val="00061FF9"/>
    <w:rsid w:val="00062054"/>
    <w:rsid w:val="000625B4"/>
    <w:rsid w:val="00063813"/>
    <w:rsid w:val="000640EC"/>
    <w:rsid w:val="000640FF"/>
    <w:rsid w:val="000647E7"/>
    <w:rsid w:val="00064A74"/>
    <w:rsid w:val="000650A9"/>
    <w:rsid w:val="000658E5"/>
    <w:rsid w:val="00065BE7"/>
    <w:rsid w:val="00065F9F"/>
    <w:rsid w:val="00066248"/>
    <w:rsid w:val="0006648D"/>
    <w:rsid w:val="00066523"/>
    <w:rsid w:val="000668A2"/>
    <w:rsid w:val="00066A6B"/>
    <w:rsid w:val="000670C5"/>
    <w:rsid w:val="000703D2"/>
    <w:rsid w:val="00070EEE"/>
    <w:rsid w:val="00071158"/>
    <w:rsid w:val="00071240"/>
    <w:rsid w:val="000717F7"/>
    <w:rsid w:val="00072125"/>
    <w:rsid w:val="00072608"/>
    <w:rsid w:val="00072851"/>
    <w:rsid w:val="00072B69"/>
    <w:rsid w:val="00072D04"/>
    <w:rsid w:val="00072D35"/>
    <w:rsid w:val="00072E2D"/>
    <w:rsid w:val="00073177"/>
    <w:rsid w:val="00073EB2"/>
    <w:rsid w:val="00073F78"/>
    <w:rsid w:val="00074552"/>
    <w:rsid w:val="00074599"/>
    <w:rsid w:val="000749CD"/>
    <w:rsid w:val="00074B5C"/>
    <w:rsid w:val="00075131"/>
    <w:rsid w:val="00075341"/>
    <w:rsid w:val="00075566"/>
    <w:rsid w:val="00075C3A"/>
    <w:rsid w:val="00075D87"/>
    <w:rsid w:val="0007614B"/>
    <w:rsid w:val="000761B6"/>
    <w:rsid w:val="00076ADB"/>
    <w:rsid w:val="00077347"/>
    <w:rsid w:val="00077728"/>
    <w:rsid w:val="00077778"/>
    <w:rsid w:val="000804BC"/>
    <w:rsid w:val="00080B8D"/>
    <w:rsid w:val="0008102E"/>
    <w:rsid w:val="000812A3"/>
    <w:rsid w:val="00081594"/>
    <w:rsid w:val="000819C2"/>
    <w:rsid w:val="000822E7"/>
    <w:rsid w:val="00082682"/>
    <w:rsid w:val="00082A65"/>
    <w:rsid w:val="00082AED"/>
    <w:rsid w:val="00082C69"/>
    <w:rsid w:val="000831C9"/>
    <w:rsid w:val="000833C8"/>
    <w:rsid w:val="00083D0C"/>
    <w:rsid w:val="00084086"/>
    <w:rsid w:val="00084129"/>
    <w:rsid w:val="000842D1"/>
    <w:rsid w:val="00084497"/>
    <w:rsid w:val="00084591"/>
    <w:rsid w:val="0008540E"/>
    <w:rsid w:val="00085F08"/>
    <w:rsid w:val="000862B6"/>
    <w:rsid w:val="0008665E"/>
    <w:rsid w:val="0008681E"/>
    <w:rsid w:val="00086A51"/>
    <w:rsid w:val="00086C95"/>
    <w:rsid w:val="00087490"/>
    <w:rsid w:val="0009076F"/>
    <w:rsid w:val="00090822"/>
    <w:rsid w:val="00091270"/>
    <w:rsid w:val="000912F4"/>
    <w:rsid w:val="00091550"/>
    <w:rsid w:val="00091770"/>
    <w:rsid w:val="00091A51"/>
    <w:rsid w:val="00091EF5"/>
    <w:rsid w:val="00092717"/>
    <w:rsid w:val="00092D66"/>
    <w:rsid w:val="00092FB7"/>
    <w:rsid w:val="0009338B"/>
    <w:rsid w:val="0009344F"/>
    <w:rsid w:val="00093655"/>
    <w:rsid w:val="0009382E"/>
    <w:rsid w:val="00093A0A"/>
    <w:rsid w:val="00093BC2"/>
    <w:rsid w:val="00093D5C"/>
    <w:rsid w:val="0009494D"/>
    <w:rsid w:val="000949C3"/>
    <w:rsid w:val="00094A3F"/>
    <w:rsid w:val="00094AA4"/>
    <w:rsid w:val="000952BE"/>
    <w:rsid w:val="00095748"/>
    <w:rsid w:val="00096251"/>
    <w:rsid w:val="000968B0"/>
    <w:rsid w:val="0009699B"/>
    <w:rsid w:val="00096B90"/>
    <w:rsid w:val="0009728C"/>
    <w:rsid w:val="0009763F"/>
    <w:rsid w:val="00097764"/>
    <w:rsid w:val="00097A15"/>
    <w:rsid w:val="00097AA7"/>
    <w:rsid w:val="000A0B5F"/>
    <w:rsid w:val="000A10EC"/>
    <w:rsid w:val="000A1F87"/>
    <w:rsid w:val="000A317A"/>
    <w:rsid w:val="000A34E7"/>
    <w:rsid w:val="000A37B4"/>
    <w:rsid w:val="000A3906"/>
    <w:rsid w:val="000A43C5"/>
    <w:rsid w:val="000A4F27"/>
    <w:rsid w:val="000A5662"/>
    <w:rsid w:val="000A5E86"/>
    <w:rsid w:val="000A5F21"/>
    <w:rsid w:val="000A6268"/>
    <w:rsid w:val="000A6618"/>
    <w:rsid w:val="000A67EC"/>
    <w:rsid w:val="000A6D82"/>
    <w:rsid w:val="000A6DA8"/>
    <w:rsid w:val="000A78C4"/>
    <w:rsid w:val="000A7DC0"/>
    <w:rsid w:val="000B03B6"/>
    <w:rsid w:val="000B068E"/>
    <w:rsid w:val="000B096D"/>
    <w:rsid w:val="000B0FD8"/>
    <w:rsid w:val="000B166B"/>
    <w:rsid w:val="000B186C"/>
    <w:rsid w:val="000B18D8"/>
    <w:rsid w:val="000B1DDE"/>
    <w:rsid w:val="000B207D"/>
    <w:rsid w:val="000B245E"/>
    <w:rsid w:val="000B2989"/>
    <w:rsid w:val="000B2C49"/>
    <w:rsid w:val="000B3219"/>
    <w:rsid w:val="000B390A"/>
    <w:rsid w:val="000B3A19"/>
    <w:rsid w:val="000B44F6"/>
    <w:rsid w:val="000B49EC"/>
    <w:rsid w:val="000B4EBB"/>
    <w:rsid w:val="000B576A"/>
    <w:rsid w:val="000B64C4"/>
    <w:rsid w:val="000B6AA7"/>
    <w:rsid w:val="000B6B73"/>
    <w:rsid w:val="000B70C4"/>
    <w:rsid w:val="000B71FE"/>
    <w:rsid w:val="000B7D5F"/>
    <w:rsid w:val="000B7F76"/>
    <w:rsid w:val="000C1129"/>
    <w:rsid w:val="000C12BB"/>
    <w:rsid w:val="000C156D"/>
    <w:rsid w:val="000C156F"/>
    <w:rsid w:val="000C1AFD"/>
    <w:rsid w:val="000C21B1"/>
    <w:rsid w:val="000C233D"/>
    <w:rsid w:val="000C24EB"/>
    <w:rsid w:val="000C2D5C"/>
    <w:rsid w:val="000C2FBC"/>
    <w:rsid w:val="000C2FC1"/>
    <w:rsid w:val="000C429A"/>
    <w:rsid w:val="000C4303"/>
    <w:rsid w:val="000C48A3"/>
    <w:rsid w:val="000C52D5"/>
    <w:rsid w:val="000C6CF2"/>
    <w:rsid w:val="000C769A"/>
    <w:rsid w:val="000C7C27"/>
    <w:rsid w:val="000C7E60"/>
    <w:rsid w:val="000D03C5"/>
    <w:rsid w:val="000D064B"/>
    <w:rsid w:val="000D0945"/>
    <w:rsid w:val="000D151A"/>
    <w:rsid w:val="000D1777"/>
    <w:rsid w:val="000D1B95"/>
    <w:rsid w:val="000D1C42"/>
    <w:rsid w:val="000D1FEF"/>
    <w:rsid w:val="000D22ED"/>
    <w:rsid w:val="000D288B"/>
    <w:rsid w:val="000D30CB"/>
    <w:rsid w:val="000D3224"/>
    <w:rsid w:val="000D364C"/>
    <w:rsid w:val="000D392C"/>
    <w:rsid w:val="000D3C52"/>
    <w:rsid w:val="000D3FDF"/>
    <w:rsid w:val="000D4189"/>
    <w:rsid w:val="000D486E"/>
    <w:rsid w:val="000D4C33"/>
    <w:rsid w:val="000D4EBC"/>
    <w:rsid w:val="000D57ED"/>
    <w:rsid w:val="000D6C69"/>
    <w:rsid w:val="000D763D"/>
    <w:rsid w:val="000D7840"/>
    <w:rsid w:val="000D7867"/>
    <w:rsid w:val="000D7D55"/>
    <w:rsid w:val="000E0723"/>
    <w:rsid w:val="000E0D14"/>
    <w:rsid w:val="000E1525"/>
    <w:rsid w:val="000E1597"/>
    <w:rsid w:val="000E17B8"/>
    <w:rsid w:val="000E1A5A"/>
    <w:rsid w:val="000E1A74"/>
    <w:rsid w:val="000E27BE"/>
    <w:rsid w:val="000E31BE"/>
    <w:rsid w:val="000E31D1"/>
    <w:rsid w:val="000E38AC"/>
    <w:rsid w:val="000E3D66"/>
    <w:rsid w:val="000E4347"/>
    <w:rsid w:val="000E4BC8"/>
    <w:rsid w:val="000E4CB1"/>
    <w:rsid w:val="000E5004"/>
    <w:rsid w:val="000E5300"/>
    <w:rsid w:val="000E6A76"/>
    <w:rsid w:val="000E6E5D"/>
    <w:rsid w:val="000E7899"/>
    <w:rsid w:val="000E793D"/>
    <w:rsid w:val="000F0874"/>
    <w:rsid w:val="000F1242"/>
    <w:rsid w:val="000F152A"/>
    <w:rsid w:val="000F1542"/>
    <w:rsid w:val="000F1674"/>
    <w:rsid w:val="000F1B49"/>
    <w:rsid w:val="000F266D"/>
    <w:rsid w:val="000F2F20"/>
    <w:rsid w:val="000F340B"/>
    <w:rsid w:val="000F386C"/>
    <w:rsid w:val="000F3AA4"/>
    <w:rsid w:val="000F3B74"/>
    <w:rsid w:val="000F4044"/>
    <w:rsid w:val="000F425B"/>
    <w:rsid w:val="000F4322"/>
    <w:rsid w:val="000F5277"/>
    <w:rsid w:val="000F574C"/>
    <w:rsid w:val="000F581C"/>
    <w:rsid w:val="000F58CE"/>
    <w:rsid w:val="000F5CE7"/>
    <w:rsid w:val="000F696B"/>
    <w:rsid w:val="000F6AD3"/>
    <w:rsid w:val="000F6FDF"/>
    <w:rsid w:val="000F72F8"/>
    <w:rsid w:val="000F7510"/>
    <w:rsid w:val="000F7F02"/>
    <w:rsid w:val="00101C27"/>
    <w:rsid w:val="00101FBF"/>
    <w:rsid w:val="00103165"/>
    <w:rsid w:val="001035B5"/>
    <w:rsid w:val="00103EE1"/>
    <w:rsid w:val="001041E7"/>
    <w:rsid w:val="00104ECF"/>
    <w:rsid w:val="00104F5E"/>
    <w:rsid w:val="001059D6"/>
    <w:rsid w:val="00105AB4"/>
    <w:rsid w:val="00105B54"/>
    <w:rsid w:val="00105F76"/>
    <w:rsid w:val="0010600A"/>
    <w:rsid w:val="00106953"/>
    <w:rsid w:val="0010696C"/>
    <w:rsid w:val="001069A9"/>
    <w:rsid w:val="00106EF3"/>
    <w:rsid w:val="0010741C"/>
    <w:rsid w:val="0010765F"/>
    <w:rsid w:val="00107C0E"/>
    <w:rsid w:val="00110BA3"/>
    <w:rsid w:val="00110C0E"/>
    <w:rsid w:val="00110C6C"/>
    <w:rsid w:val="00110C96"/>
    <w:rsid w:val="001117A6"/>
    <w:rsid w:val="00111972"/>
    <w:rsid w:val="00111B41"/>
    <w:rsid w:val="00111BA0"/>
    <w:rsid w:val="001121BB"/>
    <w:rsid w:val="00112ED7"/>
    <w:rsid w:val="00113585"/>
    <w:rsid w:val="001139BB"/>
    <w:rsid w:val="00113AA6"/>
    <w:rsid w:val="001149EA"/>
    <w:rsid w:val="0011544B"/>
    <w:rsid w:val="00115471"/>
    <w:rsid w:val="00115B8A"/>
    <w:rsid w:val="00116D44"/>
    <w:rsid w:val="001208D8"/>
    <w:rsid w:val="00120A86"/>
    <w:rsid w:val="001214E4"/>
    <w:rsid w:val="00121699"/>
    <w:rsid w:val="00121BD3"/>
    <w:rsid w:val="00122019"/>
    <w:rsid w:val="00123353"/>
    <w:rsid w:val="001238C5"/>
    <w:rsid w:val="0012434A"/>
    <w:rsid w:val="00125041"/>
    <w:rsid w:val="0012577F"/>
    <w:rsid w:val="0012668A"/>
    <w:rsid w:val="00126906"/>
    <w:rsid w:val="00126942"/>
    <w:rsid w:val="00126C7B"/>
    <w:rsid w:val="00126FEC"/>
    <w:rsid w:val="00130051"/>
    <w:rsid w:val="00130C44"/>
    <w:rsid w:val="00130FD6"/>
    <w:rsid w:val="0013244D"/>
    <w:rsid w:val="00132584"/>
    <w:rsid w:val="00133AAF"/>
    <w:rsid w:val="00133B58"/>
    <w:rsid w:val="00133B8F"/>
    <w:rsid w:val="00133BA5"/>
    <w:rsid w:val="00133C2A"/>
    <w:rsid w:val="00133F67"/>
    <w:rsid w:val="001343F7"/>
    <w:rsid w:val="00134C6E"/>
    <w:rsid w:val="00135555"/>
    <w:rsid w:val="0013586B"/>
    <w:rsid w:val="0013595C"/>
    <w:rsid w:val="00135C71"/>
    <w:rsid w:val="00135D97"/>
    <w:rsid w:val="00135E5B"/>
    <w:rsid w:val="001361AA"/>
    <w:rsid w:val="0013627A"/>
    <w:rsid w:val="00137036"/>
    <w:rsid w:val="0013751B"/>
    <w:rsid w:val="00137705"/>
    <w:rsid w:val="0014029D"/>
    <w:rsid w:val="00140D98"/>
    <w:rsid w:val="00141344"/>
    <w:rsid w:val="0014168B"/>
    <w:rsid w:val="00141F10"/>
    <w:rsid w:val="00142329"/>
    <w:rsid w:val="00142397"/>
    <w:rsid w:val="00142533"/>
    <w:rsid w:val="00143689"/>
    <w:rsid w:val="00143C6B"/>
    <w:rsid w:val="00143E9E"/>
    <w:rsid w:val="001440DB"/>
    <w:rsid w:val="00144A06"/>
    <w:rsid w:val="00145007"/>
    <w:rsid w:val="0014575A"/>
    <w:rsid w:val="00145F18"/>
    <w:rsid w:val="0014639E"/>
    <w:rsid w:val="001463DE"/>
    <w:rsid w:val="00146B12"/>
    <w:rsid w:val="001474CD"/>
    <w:rsid w:val="001476FF"/>
    <w:rsid w:val="00147920"/>
    <w:rsid w:val="00147AA9"/>
    <w:rsid w:val="001500C6"/>
    <w:rsid w:val="001501BC"/>
    <w:rsid w:val="001501C2"/>
    <w:rsid w:val="001504F0"/>
    <w:rsid w:val="00150976"/>
    <w:rsid w:val="00150B7E"/>
    <w:rsid w:val="00150C0B"/>
    <w:rsid w:val="00150DE1"/>
    <w:rsid w:val="0015123D"/>
    <w:rsid w:val="001516AB"/>
    <w:rsid w:val="001523FE"/>
    <w:rsid w:val="001524C1"/>
    <w:rsid w:val="001532A7"/>
    <w:rsid w:val="00153560"/>
    <w:rsid w:val="00153AAE"/>
    <w:rsid w:val="00154435"/>
    <w:rsid w:val="001547C3"/>
    <w:rsid w:val="00154806"/>
    <w:rsid w:val="00154AC5"/>
    <w:rsid w:val="00154C51"/>
    <w:rsid w:val="0015568A"/>
    <w:rsid w:val="001556A4"/>
    <w:rsid w:val="0015593F"/>
    <w:rsid w:val="00155B9C"/>
    <w:rsid w:val="00155CAB"/>
    <w:rsid w:val="00155ED0"/>
    <w:rsid w:val="00156180"/>
    <w:rsid w:val="0015675C"/>
    <w:rsid w:val="00157776"/>
    <w:rsid w:val="00157EA5"/>
    <w:rsid w:val="001603EF"/>
    <w:rsid w:val="00160F35"/>
    <w:rsid w:val="00160FBD"/>
    <w:rsid w:val="00161740"/>
    <w:rsid w:val="00161882"/>
    <w:rsid w:val="00161AB1"/>
    <w:rsid w:val="00161B7E"/>
    <w:rsid w:val="00161CC8"/>
    <w:rsid w:val="00161D0B"/>
    <w:rsid w:val="00162454"/>
    <w:rsid w:val="00162DAD"/>
    <w:rsid w:val="00162F72"/>
    <w:rsid w:val="00163239"/>
    <w:rsid w:val="0016343F"/>
    <w:rsid w:val="00163924"/>
    <w:rsid w:val="00164B3D"/>
    <w:rsid w:val="00164C51"/>
    <w:rsid w:val="00165A6A"/>
    <w:rsid w:val="00165BA2"/>
    <w:rsid w:val="0016768A"/>
    <w:rsid w:val="0016788B"/>
    <w:rsid w:val="00167BBB"/>
    <w:rsid w:val="001705B4"/>
    <w:rsid w:val="00170799"/>
    <w:rsid w:val="00170A14"/>
    <w:rsid w:val="00171114"/>
    <w:rsid w:val="001716A2"/>
    <w:rsid w:val="0017170B"/>
    <w:rsid w:val="00171C1C"/>
    <w:rsid w:val="00172061"/>
    <w:rsid w:val="0017206B"/>
    <w:rsid w:val="00172EE2"/>
    <w:rsid w:val="001730E7"/>
    <w:rsid w:val="00174D0C"/>
    <w:rsid w:val="00174DE0"/>
    <w:rsid w:val="00175026"/>
    <w:rsid w:val="00175554"/>
    <w:rsid w:val="00176183"/>
    <w:rsid w:val="00176384"/>
    <w:rsid w:val="00176ED6"/>
    <w:rsid w:val="00176FCE"/>
    <w:rsid w:val="001775A7"/>
    <w:rsid w:val="0017773A"/>
    <w:rsid w:val="00177C26"/>
    <w:rsid w:val="00180250"/>
    <w:rsid w:val="00180349"/>
    <w:rsid w:val="00180551"/>
    <w:rsid w:val="001805E5"/>
    <w:rsid w:val="001807FF"/>
    <w:rsid w:val="0018098A"/>
    <w:rsid w:val="00180D56"/>
    <w:rsid w:val="0018143F"/>
    <w:rsid w:val="0018192C"/>
    <w:rsid w:val="00181951"/>
    <w:rsid w:val="00181AAB"/>
    <w:rsid w:val="001827F7"/>
    <w:rsid w:val="001827FE"/>
    <w:rsid w:val="00182F04"/>
    <w:rsid w:val="00183008"/>
    <w:rsid w:val="001832CC"/>
    <w:rsid w:val="00183329"/>
    <w:rsid w:val="00183397"/>
    <w:rsid w:val="001838D3"/>
    <w:rsid w:val="001839A8"/>
    <w:rsid w:val="00183F31"/>
    <w:rsid w:val="00183F92"/>
    <w:rsid w:val="001841B9"/>
    <w:rsid w:val="001841FC"/>
    <w:rsid w:val="0018421D"/>
    <w:rsid w:val="00184250"/>
    <w:rsid w:val="0018489D"/>
    <w:rsid w:val="00184F77"/>
    <w:rsid w:val="00185114"/>
    <w:rsid w:val="001851E0"/>
    <w:rsid w:val="00185625"/>
    <w:rsid w:val="00185B9B"/>
    <w:rsid w:val="00185D41"/>
    <w:rsid w:val="00185F0F"/>
    <w:rsid w:val="001864E6"/>
    <w:rsid w:val="001867C6"/>
    <w:rsid w:val="00186820"/>
    <w:rsid w:val="00186DF2"/>
    <w:rsid w:val="00186FD1"/>
    <w:rsid w:val="0018716E"/>
    <w:rsid w:val="001879CC"/>
    <w:rsid w:val="0019026B"/>
    <w:rsid w:val="00190551"/>
    <w:rsid w:val="00190C36"/>
    <w:rsid w:val="00190D2D"/>
    <w:rsid w:val="0019246E"/>
    <w:rsid w:val="001925DC"/>
    <w:rsid w:val="001926F0"/>
    <w:rsid w:val="001930B9"/>
    <w:rsid w:val="001936A4"/>
    <w:rsid w:val="00193EDA"/>
    <w:rsid w:val="00193FA1"/>
    <w:rsid w:val="001942F3"/>
    <w:rsid w:val="00194609"/>
    <w:rsid w:val="001950E1"/>
    <w:rsid w:val="0019543C"/>
    <w:rsid w:val="00195894"/>
    <w:rsid w:val="00195D0D"/>
    <w:rsid w:val="00195E54"/>
    <w:rsid w:val="00196312"/>
    <w:rsid w:val="00196535"/>
    <w:rsid w:val="0019690F"/>
    <w:rsid w:val="00196C90"/>
    <w:rsid w:val="00196CA2"/>
    <w:rsid w:val="00196FE1"/>
    <w:rsid w:val="00197017"/>
    <w:rsid w:val="00197257"/>
    <w:rsid w:val="00197367"/>
    <w:rsid w:val="00197815"/>
    <w:rsid w:val="00197A98"/>
    <w:rsid w:val="00197CE8"/>
    <w:rsid w:val="001A00B3"/>
    <w:rsid w:val="001A0436"/>
    <w:rsid w:val="001A05ED"/>
    <w:rsid w:val="001A0632"/>
    <w:rsid w:val="001A0AA4"/>
    <w:rsid w:val="001A10DA"/>
    <w:rsid w:val="001A1C33"/>
    <w:rsid w:val="001A1D51"/>
    <w:rsid w:val="001A1F54"/>
    <w:rsid w:val="001A28FC"/>
    <w:rsid w:val="001A345D"/>
    <w:rsid w:val="001A3499"/>
    <w:rsid w:val="001A34F0"/>
    <w:rsid w:val="001A36E4"/>
    <w:rsid w:val="001A3AE3"/>
    <w:rsid w:val="001A3D98"/>
    <w:rsid w:val="001A433D"/>
    <w:rsid w:val="001A4B41"/>
    <w:rsid w:val="001A4B69"/>
    <w:rsid w:val="001A514B"/>
    <w:rsid w:val="001A5226"/>
    <w:rsid w:val="001A567A"/>
    <w:rsid w:val="001A577F"/>
    <w:rsid w:val="001A58AD"/>
    <w:rsid w:val="001A5C06"/>
    <w:rsid w:val="001A6580"/>
    <w:rsid w:val="001A6B4A"/>
    <w:rsid w:val="001A6CEA"/>
    <w:rsid w:val="001A7D5E"/>
    <w:rsid w:val="001B0380"/>
    <w:rsid w:val="001B0A22"/>
    <w:rsid w:val="001B0BC7"/>
    <w:rsid w:val="001B12C0"/>
    <w:rsid w:val="001B13B3"/>
    <w:rsid w:val="001B13F6"/>
    <w:rsid w:val="001B2A20"/>
    <w:rsid w:val="001B2ACB"/>
    <w:rsid w:val="001B2B2A"/>
    <w:rsid w:val="001B3F8C"/>
    <w:rsid w:val="001B41BE"/>
    <w:rsid w:val="001B4935"/>
    <w:rsid w:val="001B5C85"/>
    <w:rsid w:val="001B60AA"/>
    <w:rsid w:val="001B6402"/>
    <w:rsid w:val="001B6E28"/>
    <w:rsid w:val="001B709F"/>
    <w:rsid w:val="001B7D0D"/>
    <w:rsid w:val="001C0043"/>
    <w:rsid w:val="001C0B58"/>
    <w:rsid w:val="001C1618"/>
    <w:rsid w:val="001C1B15"/>
    <w:rsid w:val="001C362B"/>
    <w:rsid w:val="001C384E"/>
    <w:rsid w:val="001C4167"/>
    <w:rsid w:val="001C4A28"/>
    <w:rsid w:val="001C4A88"/>
    <w:rsid w:val="001C4A9A"/>
    <w:rsid w:val="001C4D07"/>
    <w:rsid w:val="001C58D2"/>
    <w:rsid w:val="001C610D"/>
    <w:rsid w:val="001C6602"/>
    <w:rsid w:val="001C6ECA"/>
    <w:rsid w:val="001C7545"/>
    <w:rsid w:val="001C7A15"/>
    <w:rsid w:val="001C7CD6"/>
    <w:rsid w:val="001D0D1C"/>
    <w:rsid w:val="001D0E11"/>
    <w:rsid w:val="001D0EE9"/>
    <w:rsid w:val="001D11B8"/>
    <w:rsid w:val="001D1B39"/>
    <w:rsid w:val="001D22A3"/>
    <w:rsid w:val="001D2334"/>
    <w:rsid w:val="001D284B"/>
    <w:rsid w:val="001D2C8E"/>
    <w:rsid w:val="001D2E77"/>
    <w:rsid w:val="001D3FD7"/>
    <w:rsid w:val="001D4427"/>
    <w:rsid w:val="001D4598"/>
    <w:rsid w:val="001D4611"/>
    <w:rsid w:val="001D5F04"/>
    <w:rsid w:val="001D602B"/>
    <w:rsid w:val="001D60BC"/>
    <w:rsid w:val="001D61CA"/>
    <w:rsid w:val="001D6795"/>
    <w:rsid w:val="001D68DB"/>
    <w:rsid w:val="001D6E32"/>
    <w:rsid w:val="001D79F8"/>
    <w:rsid w:val="001E042A"/>
    <w:rsid w:val="001E1710"/>
    <w:rsid w:val="001E1ACF"/>
    <w:rsid w:val="001E24AD"/>
    <w:rsid w:val="001E2636"/>
    <w:rsid w:val="001E2974"/>
    <w:rsid w:val="001E29AA"/>
    <w:rsid w:val="001E2A8D"/>
    <w:rsid w:val="001E2FB3"/>
    <w:rsid w:val="001E2FBA"/>
    <w:rsid w:val="001E36D0"/>
    <w:rsid w:val="001E3C08"/>
    <w:rsid w:val="001E407A"/>
    <w:rsid w:val="001E4417"/>
    <w:rsid w:val="001E48A8"/>
    <w:rsid w:val="001E4BFC"/>
    <w:rsid w:val="001E4D0C"/>
    <w:rsid w:val="001E5986"/>
    <w:rsid w:val="001E5B00"/>
    <w:rsid w:val="001E608A"/>
    <w:rsid w:val="001E64F9"/>
    <w:rsid w:val="001E67B1"/>
    <w:rsid w:val="001E734E"/>
    <w:rsid w:val="001E76D6"/>
    <w:rsid w:val="001E7AAB"/>
    <w:rsid w:val="001E7B49"/>
    <w:rsid w:val="001E7C2F"/>
    <w:rsid w:val="001F0137"/>
    <w:rsid w:val="001F03D3"/>
    <w:rsid w:val="001F0AED"/>
    <w:rsid w:val="001F1CC8"/>
    <w:rsid w:val="001F2312"/>
    <w:rsid w:val="001F2373"/>
    <w:rsid w:val="001F248D"/>
    <w:rsid w:val="001F275F"/>
    <w:rsid w:val="001F2A63"/>
    <w:rsid w:val="001F312F"/>
    <w:rsid w:val="001F3AF9"/>
    <w:rsid w:val="001F3E4C"/>
    <w:rsid w:val="001F3E89"/>
    <w:rsid w:val="001F45B6"/>
    <w:rsid w:val="001F46E7"/>
    <w:rsid w:val="001F5013"/>
    <w:rsid w:val="001F5131"/>
    <w:rsid w:val="001F558C"/>
    <w:rsid w:val="001F55B1"/>
    <w:rsid w:val="001F589A"/>
    <w:rsid w:val="001F5AB3"/>
    <w:rsid w:val="001F6129"/>
    <w:rsid w:val="001F7313"/>
    <w:rsid w:val="001F74AE"/>
    <w:rsid w:val="001F7698"/>
    <w:rsid w:val="001F77AF"/>
    <w:rsid w:val="001F79E1"/>
    <w:rsid w:val="001F7B8E"/>
    <w:rsid w:val="001F7E48"/>
    <w:rsid w:val="001F7F6F"/>
    <w:rsid w:val="00200220"/>
    <w:rsid w:val="00200256"/>
    <w:rsid w:val="00200715"/>
    <w:rsid w:val="00200A54"/>
    <w:rsid w:val="00200C4F"/>
    <w:rsid w:val="0020186A"/>
    <w:rsid w:val="00202419"/>
    <w:rsid w:val="002025DF"/>
    <w:rsid w:val="00202B5E"/>
    <w:rsid w:val="00202D66"/>
    <w:rsid w:val="00203646"/>
    <w:rsid w:val="00203767"/>
    <w:rsid w:val="00203AB5"/>
    <w:rsid w:val="0020428A"/>
    <w:rsid w:val="00204556"/>
    <w:rsid w:val="00204573"/>
    <w:rsid w:val="002045DA"/>
    <w:rsid w:val="00204831"/>
    <w:rsid w:val="00205070"/>
    <w:rsid w:val="00205575"/>
    <w:rsid w:val="002056BB"/>
    <w:rsid w:val="00205745"/>
    <w:rsid w:val="00205787"/>
    <w:rsid w:val="00205878"/>
    <w:rsid w:val="00205E87"/>
    <w:rsid w:val="00205F91"/>
    <w:rsid w:val="00205FF8"/>
    <w:rsid w:val="002063F4"/>
    <w:rsid w:val="00206B20"/>
    <w:rsid w:val="00207062"/>
    <w:rsid w:val="00207231"/>
    <w:rsid w:val="002078D1"/>
    <w:rsid w:val="00207EEE"/>
    <w:rsid w:val="002105F4"/>
    <w:rsid w:val="002109AE"/>
    <w:rsid w:val="00210FE1"/>
    <w:rsid w:val="00211129"/>
    <w:rsid w:val="002113C1"/>
    <w:rsid w:val="00212273"/>
    <w:rsid w:val="002124EA"/>
    <w:rsid w:val="0021264F"/>
    <w:rsid w:val="00212739"/>
    <w:rsid w:val="002130C7"/>
    <w:rsid w:val="00213B45"/>
    <w:rsid w:val="00213CA4"/>
    <w:rsid w:val="00213DC1"/>
    <w:rsid w:val="00214101"/>
    <w:rsid w:val="002143CB"/>
    <w:rsid w:val="002145EA"/>
    <w:rsid w:val="002148B6"/>
    <w:rsid w:val="00214A93"/>
    <w:rsid w:val="00215517"/>
    <w:rsid w:val="00215582"/>
    <w:rsid w:val="002157AE"/>
    <w:rsid w:val="00215A19"/>
    <w:rsid w:val="00215B17"/>
    <w:rsid w:val="00215B7E"/>
    <w:rsid w:val="00215BE1"/>
    <w:rsid w:val="00215C01"/>
    <w:rsid w:val="00215DE2"/>
    <w:rsid w:val="00216134"/>
    <w:rsid w:val="0021669C"/>
    <w:rsid w:val="0021678B"/>
    <w:rsid w:val="00216830"/>
    <w:rsid w:val="00216F20"/>
    <w:rsid w:val="0021712E"/>
    <w:rsid w:val="002171A6"/>
    <w:rsid w:val="00217272"/>
    <w:rsid w:val="002172A4"/>
    <w:rsid w:val="00217576"/>
    <w:rsid w:val="00217CF7"/>
    <w:rsid w:val="00217D63"/>
    <w:rsid w:val="0022032A"/>
    <w:rsid w:val="002203FC"/>
    <w:rsid w:val="00221062"/>
    <w:rsid w:val="00221D02"/>
    <w:rsid w:val="002221FF"/>
    <w:rsid w:val="002222A2"/>
    <w:rsid w:val="00223218"/>
    <w:rsid w:val="0022330B"/>
    <w:rsid w:val="0022342B"/>
    <w:rsid w:val="00223E89"/>
    <w:rsid w:val="0022453A"/>
    <w:rsid w:val="002246ED"/>
    <w:rsid w:val="00225FD3"/>
    <w:rsid w:val="00226040"/>
    <w:rsid w:val="002262AC"/>
    <w:rsid w:val="00226C3B"/>
    <w:rsid w:val="0022796E"/>
    <w:rsid w:val="00227AB9"/>
    <w:rsid w:val="00227EDC"/>
    <w:rsid w:val="00227F33"/>
    <w:rsid w:val="002304AD"/>
    <w:rsid w:val="002307DA"/>
    <w:rsid w:val="002308A4"/>
    <w:rsid w:val="00230F01"/>
    <w:rsid w:val="00231300"/>
    <w:rsid w:val="0023144D"/>
    <w:rsid w:val="002314D9"/>
    <w:rsid w:val="00231CAC"/>
    <w:rsid w:val="00231D92"/>
    <w:rsid w:val="002321A3"/>
    <w:rsid w:val="002323BB"/>
    <w:rsid w:val="00232731"/>
    <w:rsid w:val="00232A66"/>
    <w:rsid w:val="00232E9E"/>
    <w:rsid w:val="00233832"/>
    <w:rsid w:val="002338D6"/>
    <w:rsid w:val="002353E2"/>
    <w:rsid w:val="0023551C"/>
    <w:rsid w:val="002356AA"/>
    <w:rsid w:val="00235E29"/>
    <w:rsid w:val="002362EC"/>
    <w:rsid w:val="00236324"/>
    <w:rsid w:val="0023697C"/>
    <w:rsid w:val="00237588"/>
    <w:rsid w:val="00237775"/>
    <w:rsid w:val="0023778D"/>
    <w:rsid w:val="002403B0"/>
    <w:rsid w:val="002404D0"/>
    <w:rsid w:val="0024052F"/>
    <w:rsid w:val="00240790"/>
    <w:rsid w:val="00240BFF"/>
    <w:rsid w:val="002410E0"/>
    <w:rsid w:val="002413D4"/>
    <w:rsid w:val="00241E9A"/>
    <w:rsid w:val="00242801"/>
    <w:rsid w:val="0024296F"/>
    <w:rsid w:val="002429FC"/>
    <w:rsid w:val="0024354E"/>
    <w:rsid w:val="0024375E"/>
    <w:rsid w:val="00244084"/>
    <w:rsid w:val="00244B57"/>
    <w:rsid w:val="00244F7D"/>
    <w:rsid w:val="00245248"/>
    <w:rsid w:val="0024552D"/>
    <w:rsid w:val="0024558A"/>
    <w:rsid w:val="00245C10"/>
    <w:rsid w:val="00245F07"/>
    <w:rsid w:val="00246F7F"/>
    <w:rsid w:val="00247033"/>
    <w:rsid w:val="00247852"/>
    <w:rsid w:val="00247A70"/>
    <w:rsid w:val="00247C1A"/>
    <w:rsid w:val="00250A14"/>
    <w:rsid w:val="00250DA3"/>
    <w:rsid w:val="002510E5"/>
    <w:rsid w:val="002514DB"/>
    <w:rsid w:val="00251869"/>
    <w:rsid w:val="00251EFC"/>
    <w:rsid w:val="00251F1E"/>
    <w:rsid w:val="00251FBF"/>
    <w:rsid w:val="00252172"/>
    <w:rsid w:val="00252955"/>
    <w:rsid w:val="00252CE2"/>
    <w:rsid w:val="00252D78"/>
    <w:rsid w:val="002536DC"/>
    <w:rsid w:val="00253894"/>
    <w:rsid w:val="00253919"/>
    <w:rsid w:val="00253F55"/>
    <w:rsid w:val="00254156"/>
    <w:rsid w:val="00254249"/>
    <w:rsid w:val="00254465"/>
    <w:rsid w:val="00254A5A"/>
    <w:rsid w:val="00255253"/>
    <w:rsid w:val="0025572B"/>
    <w:rsid w:val="00255DD7"/>
    <w:rsid w:val="00255DEC"/>
    <w:rsid w:val="002560BD"/>
    <w:rsid w:val="00256308"/>
    <w:rsid w:val="00256508"/>
    <w:rsid w:val="00257413"/>
    <w:rsid w:val="002578B0"/>
    <w:rsid w:val="00257B2F"/>
    <w:rsid w:val="00257DDE"/>
    <w:rsid w:val="00260274"/>
    <w:rsid w:val="0026095A"/>
    <w:rsid w:val="00260C7A"/>
    <w:rsid w:val="00261901"/>
    <w:rsid w:val="00262243"/>
    <w:rsid w:val="00262760"/>
    <w:rsid w:val="00262D33"/>
    <w:rsid w:val="00263265"/>
    <w:rsid w:val="00263404"/>
    <w:rsid w:val="00263D6B"/>
    <w:rsid w:val="00263E4C"/>
    <w:rsid w:val="00263EDF"/>
    <w:rsid w:val="00264C3C"/>
    <w:rsid w:val="00264CAE"/>
    <w:rsid w:val="00264E3D"/>
    <w:rsid w:val="00264E79"/>
    <w:rsid w:val="0026582B"/>
    <w:rsid w:val="002668D6"/>
    <w:rsid w:val="00266CA8"/>
    <w:rsid w:val="00266FF4"/>
    <w:rsid w:val="00270876"/>
    <w:rsid w:val="00270D93"/>
    <w:rsid w:val="002711F4"/>
    <w:rsid w:val="00271239"/>
    <w:rsid w:val="00271CCB"/>
    <w:rsid w:val="00271E2A"/>
    <w:rsid w:val="00271F46"/>
    <w:rsid w:val="00272185"/>
    <w:rsid w:val="00272B19"/>
    <w:rsid w:val="00272CCA"/>
    <w:rsid w:val="002733AF"/>
    <w:rsid w:val="002735F0"/>
    <w:rsid w:val="00273BB6"/>
    <w:rsid w:val="002743B6"/>
    <w:rsid w:val="00274987"/>
    <w:rsid w:val="002753B2"/>
    <w:rsid w:val="0027544F"/>
    <w:rsid w:val="00275699"/>
    <w:rsid w:val="002758DB"/>
    <w:rsid w:val="0027594D"/>
    <w:rsid w:val="00275E84"/>
    <w:rsid w:val="00275FD0"/>
    <w:rsid w:val="002766D0"/>
    <w:rsid w:val="002770A2"/>
    <w:rsid w:val="00277726"/>
    <w:rsid w:val="00277B48"/>
    <w:rsid w:val="00277C81"/>
    <w:rsid w:val="00277D7D"/>
    <w:rsid w:val="00277EA6"/>
    <w:rsid w:val="00277F5E"/>
    <w:rsid w:val="00280D93"/>
    <w:rsid w:val="00280E7F"/>
    <w:rsid w:val="0028177B"/>
    <w:rsid w:val="00281BE8"/>
    <w:rsid w:val="00282622"/>
    <w:rsid w:val="00282A64"/>
    <w:rsid w:val="002832A2"/>
    <w:rsid w:val="002833D5"/>
    <w:rsid w:val="002838DE"/>
    <w:rsid w:val="00283BC5"/>
    <w:rsid w:val="002846D9"/>
    <w:rsid w:val="00284A6A"/>
    <w:rsid w:val="00285479"/>
    <w:rsid w:val="00285663"/>
    <w:rsid w:val="00285824"/>
    <w:rsid w:val="002864D9"/>
    <w:rsid w:val="00286A0B"/>
    <w:rsid w:val="00286D36"/>
    <w:rsid w:val="00287BCA"/>
    <w:rsid w:val="00287CE8"/>
    <w:rsid w:val="00290A86"/>
    <w:rsid w:val="002910A0"/>
    <w:rsid w:val="002917F8"/>
    <w:rsid w:val="00291D45"/>
    <w:rsid w:val="00293313"/>
    <w:rsid w:val="00293E1A"/>
    <w:rsid w:val="00293F48"/>
    <w:rsid w:val="002944F2"/>
    <w:rsid w:val="00294876"/>
    <w:rsid w:val="00294C4A"/>
    <w:rsid w:val="00294C64"/>
    <w:rsid w:val="002952CC"/>
    <w:rsid w:val="0029532B"/>
    <w:rsid w:val="002961E5"/>
    <w:rsid w:val="00297926"/>
    <w:rsid w:val="00297C24"/>
    <w:rsid w:val="00297EEC"/>
    <w:rsid w:val="00297F1A"/>
    <w:rsid w:val="00297FF7"/>
    <w:rsid w:val="002A0102"/>
    <w:rsid w:val="002A06FE"/>
    <w:rsid w:val="002A0886"/>
    <w:rsid w:val="002A09F3"/>
    <w:rsid w:val="002A0A00"/>
    <w:rsid w:val="002A169A"/>
    <w:rsid w:val="002A185D"/>
    <w:rsid w:val="002A1A00"/>
    <w:rsid w:val="002A1CBF"/>
    <w:rsid w:val="002A1F7B"/>
    <w:rsid w:val="002A2772"/>
    <w:rsid w:val="002A277A"/>
    <w:rsid w:val="002A34C1"/>
    <w:rsid w:val="002A3B36"/>
    <w:rsid w:val="002A4262"/>
    <w:rsid w:val="002A4385"/>
    <w:rsid w:val="002A46D9"/>
    <w:rsid w:val="002A4D5A"/>
    <w:rsid w:val="002A5271"/>
    <w:rsid w:val="002A56B3"/>
    <w:rsid w:val="002A593D"/>
    <w:rsid w:val="002A593F"/>
    <w:rsid w:val="002A5BE9"/>
    <w:rsid w:val="002A67F1"/>
    <w:rsid w:val="002A734C"/>
    <w:rsid w:val="002A7F72"/>
    <w:rsid w:val="002B014D"/>
    <w:rsid w:val="002B01DF"/>
    <w:rsid w:val="002B0F79"/>
    <w:rsid w:val="002B121B"/>
    <w:rsid w:val="002B1780"/>
    <w:rsid w:val="002B2227"/>
    <w:rsid w:val="002B26CE"/>
    <w:rsid w:val="002B2741"/>
    <w:rsid w:val="002B2947"/>
    <w:rsid w:val="002B323F"/>
    <w:rsid w:val="002B34D1"/>
    <w:rsid w:val="002B38E3"/>
    <w:rsid w:val="002B3CCA"/>
    <w:rsid w:val="002B3F93"/>
    <w:rsid w:val="002B4110"/>
    <w:rsid w:val="002B4169"/>
    <w:rsid w:val="002B445E"/>
    <w:rsid w:val="002B5686"/>
    <w:rsid w:val="002B5709"/>
    <w:rsid w:val="002B5B2E"/>
    <w:rsid w:val="002B6754"/>
    <w:rsid w:val="002B6B1B"/>
    <w:rsid w:val="002B6BE0"/>
    <w:rsid w:val="002B75E9"/>
    <w:rsid w:val="002B78DE"/>
    <w:rsid w:val="002B7D4F"/>
    <w:rsid w:val="002C07F8"/>
    <w:rsid w:val="002C0A23"/>
    <w:rsid w:val="002C0B1F"/>
    <w:rsid w:val="002C1017"/>
    <w:rsid w:val="002C13C3"/>
    <w:rsid w:val="002C2079"/>
    <w:rsid w:val="002C2CCD"/>
    <w:rsid w:val="002C2F65"/>
    <w:rsid w:val="002C3785"/>
    <w:rsid w:val="002C3C0B"/>
    <w:rsid w:val="002C4174"/>
    <w:rsid w:val="002C459B"/>
    <w:rsid w:val="002C49B8"/>
    <w:rsid w:val="002C4B11"/>
    <w:rsid w:val="002C5078"/>
    <w:rsid w:val="002C5208"/>
    <w:rsid w:val="002C5BBF"/>
    <w:rsid w:val="002C6142"/>
    <w:rsid w:val="002C6665"/>
    <w:rsid w:val="002C6D7D"/>
    <w:rsid w:val="002C7027"/>
    <w:rsid w:val="002C7604"/>
    <w:rsid w:val="002C79E9"/>
    <w:rsid w:val="002C79FC"/>
    <w:rsid w:val="002C7B73"/>
    <w:rsid w:val="002D02AE"/>
    <w:rsid w:val="002D1F8A"/>
    <w:rsid w:val="002D2208"/>
    <w:rsid w:val="002D2CD5"/>
    <w:rsid w:val="002D2FF2"/>
    <w:rsid w:val="002D3509"/>
    <w:rsid w:val="002D363C"/>
    <w:rsid w:val="002D38E4"/>
    <w:rsid w:val="002D46BA"/>
    <w:rsid w:val="002D62CD"/>
    <w:rsid w:val="002D70CB"/>
    <w:rsid w:val="002D746C"/>
    <w:rsid w:val="002D789E"/>
    <w:rsid w:val="002D7D5C"/>
    <w:rsid w:val="002E0126"/>
    <w:rsid w:val="002E0A53"/>
    <w:rsid w:val="002E143D"/>
    <w:rsid w:val="002E17CA"/>
    <w:rsid w:val="002E25FC"/>
    <w:rsid w:val="002E2CF4"/>
    <w:rsid w:val="002E30D4"/>
    <w:rsid w:val="002E3115"/>
    <w:rsid w:val="002E3990"/>
    <w:rsid w:val="002E49BF"/>
    <w:rsid w:val="002E5796"/>
    <w:rsid w:val="002E5925"/>
    <w:rsid w:val="002E6727"/>
    <w:rsid w:val="002E694F"/>
    <w:rsid w:val="002E6C56"/>
    <w:rsid w:val="002E6C98"/>
    <w:rsid w:val="002E73B7"/>
    <w:rsid w:val="002E7998"/>
    <w:rsid w:val="002E7BE9"/>
    <w:rsid w:val="002E7C4B"/>
    <w:rsid w:val="002E7DD5"/>
    <w:rsid w:val="002F0509"/>
    <w:rsid w:val="002F056D"/>
    <w:rsid w:val="002F094A"/>
    <w:rsid w:val="002F200D"/>
    <w:rsid w:val="002F263E"/>
    <w:rsid w:val="002F27E3"/>
    <w:rsid w:val="002F28D3"/>
    <w:rsid w:val="002F378E"/>
    <w:rsid w:val="002F38C8"/>
    <w:rsid w:val="002F3F9C"/>
    <w:rsid w:val="002F4AC8"/>
    <w:rsid w:val="002F53D8"/>
    <w:rsid w:val="002F5705"/>
    <w:rsid w:val="002F59C6"/>
    <w:rsid w:val="002F66A0"/>
    <w:rsid w:val="002F6955"/>
    <w:rsid w:val="002F760F"/>
    <w:rsid w:val="002F7716"/>
    <w:rsid w:val="002F796E"/>
    <w:rsid w:val="002F7C25"/>
    <w:rsid w:val="00300ED2"/>
    <w:rsid w:val="00301092"/>
    <w:rsid w:val="003014B2"/>
    <w:rsid w:val="003024E9"/>
    <w:rsid w:val="00302DC4"/>
    <w:rsid w:val="00303512"/>
    <w:rsid w:val="003035CF"/>
    <w:rsid w:val="0030370D"/>
    <w:rsid w:val="00303775"/>
    <w:rsid w:val="0030384A"/>
    <w:rsid w:val="003039F0"/>
    <w:rsid w:val="00303E77"/>
    <w:rsid w:val="0030477F"/>
    <w:rsid w:val="00304D00"/>
    <w:rsid w:val="00304D17"/>
    <w:rsid w:val="00304F1C"/>
    <w:rsid w:val="0030501F"/>
    <w:rsid w:val="003050F6"/>
    <w:rsid w:val="003054A5"/>
    <w:rsid w:val="00305ACE"/>
    <w:rsid w:val="00305B21"/>
    <w:rsid w:val="00306CD6"/>
    <w:rsid w:val="00307249"/>
    <w:rsid w:val="0030789F"/>
    <w:rsid w:val="00307D80"/>
    <w:rsid w:val="003103B5"/>
    <w:rsid w:val="00310467"/>
    <w:rsid w:val="00310776"/>
    <w:rsid w:val="003107AD"/>
    <w:rsid w:val="00310CF0"/>
    <w:rsid w:val="003113C8"/>
    <w:rsid w:val="003114E7"/>
    <w:rsid w:val="003120D5"/>
    <w:rsid w:val="003121E0"/>
    <w:rsid w:val="003125C1"/>
    <w:rsid w:val="003125F4"/>
    <w:rsid w:val="003129AB"/>
    <w:rsid w:val="00312D43"/>
    <w:rsid w:val="00312DF0"/>
    <w:rsid w:val="00313075"/>
    <w:rsid w:val="003134DD"/>
    <w:rsid w:val="00313BB7"/>
    <w:rsid w:val="00313D0F"/>
    <w:rsid w:val="003155E5"/>
    <w:rsid w:val="00316130"/>
    <w:rsid w:val="0031656A"/>
    <w:rsid w:val="00316CDE"/>
    <w:rsid w:val="00317511"/>
    <w:rsid w:val="00317BEF"/>
    <w:rsid w:val="00317C63"/>
    <w:rsid w:val="00317FAB"/>
    <w:rsid w:val="00320152"/>
    <w:rsid w:val="00321005"/>
    <w:rsid w:val="00321064"/>
    <w:rsid w:val="003210B8"/>
    <w:rsid w:val="003215DF"/>
    <w:rsid w:val="00321758"/>
    <w:rsid w:val="00321BF6"/>
    <w:rsid w:val="00322547"/>
    <w:rsid w:val="00322C01"/>
    <w:rsid w:val="00323526"/>
    <w:rsid w:val="00323B03"/>
    <w:rsid w:val="00324461"/>
    <w:rsid w:val="00325164"/>
    <w:rsid w:val="00325206"/>
    <w:rsid w:val="00326368"/>
    <w:rsid w:val="003264F9"/>
    <w:rsid w:val="003309ED"/>
    <w:rsid w:val="00330D07"/>
    <w:rsid w:val="00330EAA"/>
    <w:rsid w:val="0033168E"/>
    <w:rsid w:val="0033175B"/>
    <w:rsid w:val="00331924"/>
    <w:rsid w:val="00331CB6"/>
    <w:rsid w:val="00331CBD"/>
    <w:rsid w:val="003321D8"/>
    <w:rsid w:val="00332648"/>
    <w:rsid w:val="00332D8B"/>
    <w:rsid w:val="00332FF3"/>
    <w:rsid w:val="003330D2"/>
    <w:rsid w:val="00333136"/>
    <w:rsid w:val="00333163"/>
    <w:rsid w:val="003337BF"/>
    <w:rsid w:val="003339F1"/>
    <w:rsid w:val="00333BA2"/>
    <w:rsid w:val="00333E08"/>
    <w:rsid w:val="00334DFC"/>
    <w:rsid w:val="00335662"/>
    <w:rsid w:val="00336370"/>
    <w:rsid w:val="00336629"/>
    <w:rsid w:val="00336655"/>
    <w:rsid w:val="00337B3F"/>
    <w:rsid w:val="003401AD"/>
    <w:rsid w:val="003401E9"/>
    <w:rsid w:val="00340B6C"/>
    <w:rsid w:val="00341166"/>
    <w:rsid w:val="0034164A"/>
    <w:rsid w:val="003433B3"/>
    <w:rsid w:val="0034344D"/>
    <w:rsid w:val="00344B5F"/>
    <w:rsid w:val="00344CFE"/>
    <w:rsid w:val="00344DF9"/>
    <w:rsid w:val="0034565F"/>
    <w:rsid w:val="003456F6"/>
    <w:rsid w:val="003457FB"/>
    <w:rsid w:val="00345B9E"/>
    <w:rsid w:val="0034609D"/>
    <w:rsid w:val="003465DE"/>
    <w:rsid w:val="003466E1"/>
    <w:rsid w:val="00346971"/>
    <w:rsid w:val="00346ABB"/>
    <w:rsid w:val="003471BE"/>
    <w:rsid w:val="0034757F"/>
    <w:rsid w:val="0035175E"/>
    <w:rsid w:val="00351A11"/>
    <w:rsid w:val="00351B88"/>
    <w:rsid w:val="00351DDA"/>
    <w:rsid w:val="003536BC"/>
    <w:rsid w:val="00353AA1"/>
    <w:rsid w:val="003540EA"/>
    <w:rsid w:val="003544A6"/>
    <w:rsid w:val="00354650"/>
    <w:rsid w:val="00354996"/>
    <w:rsid w:val="00354F0E"/>
    <w:rsid w:val="00355A10"/>
    <w:rsid w:val="00355FFF"/>
    <w:rsid w:val="0035600E"/>
    <w:rsid w:val="0035625F"/>
    <w:rsid w:val="0035644D"/>
    <w:rsid w:val="0035693A"/>
    <w:rsid w:val="00356B84"/>
    <w:rsid w:val="00356E01"/>
    <w:rsid w:val="0035717F"/>
    <w:rsid w:val="00357239"/>
    <w:rsid w:val="0035759F"/>
    <w:rsid w:val="003605DC"/>
    <w:rsid w:val="00360608"/>
    <w:rsid w:val="003610D8"/>
    <w:rsid w:val="003611C0"/>
    <w:rsid w:val="00361892"/>
    <w:rsid w:val="00361D0A"/>
    <w:rsid w:val="00362CF2"/>
    <w:rsid w:val="00362F42"/>
    <w:rsid w:val="003634F9"/>
    <w:rsid w:val="003636A4"/>
    <w:rsid w:val="003638B1"/>
    <w:rsid w:val="00363ABD"/>
    <w:rsid w:val="00363CC5"/>
    <w:rsid w:val="00365EF9"/>
    <w:rsid w:val="0036755B"/>
    <w:rsid w:val="0036772A"/>
    <w:rsid w:val="0036779C"/>
    <w:rsid w:val="00367FDD"/>
    <w:rsid w:val="00370C02"/>
    <w:rsid w:val="00370C85"/>
    <w:rsid w:val="0037112E"/>
    <w:rsid w:val="003712F5"/>
    <w:rsid w:val="003713FE"/>
    <w:rsid w:val="00371A90"/>
    <w:rsid w:val="0037220F"/>
    <w:rsid w:val="00372340"/>
    <w:rsid w:val="00372B42"/>
    <w:rsid w:val="00372B84"/>
    <w:rsid w:val="00372BEE"/>
    <w:rsid w:val="00372DE8"/>
    <w:rsid w:val="00373658"/>
    <w:rsid w:val="00373EDF"/>
    <w:rsid w:val="00374354"/>
    <w:rsid w:val="0037469A"/>
    <w:rsid w:val="003748E8"/>
    <w:rsid w:val="0037520A"/>
    <w:rsid w:val="003754BD"/>
    <w:rsid w:val="00375A09"/>
    <w:rsid w:val="00375AEC"/>
    <w:rsid w:val="00375C99"/>
    <w:rsid w:val="00375F2D"/>
    <w:rsid w:val="00376545"/>
    <w:rsid w:val="00377317"/>
    <w:rsid w:val="003774AB"/>
    <w:rsid w:val="003803AD"/>
    <w:rsid w:val="00380A8A"/>
    <w:rsid w:val="00380E43"/>
    <w:rsid w:val="00381AAC"/>
    <w:rsid w:val="00381FF2"/>
    <w:rsid w:val="0038225F"/>
    <w:rsid w:val="00383C2A"/>
    <w:rsid w:val="00383E5F"/>
    <w:rsid w:val="00384363"/>
    <w:rsid w:val="00384763"/>
    <w:rsid w:val="00384A28"/>
    <w:rsid w:val="00384DC5"/>
    <w:rsid w:val="00384E1B"/>
    <w:rsid w:val="00385321"/>
    <w:rsid w:val="00385C3D"/>
    <w:rsid w:val="00385EE6"/>
    <w:rsid w:val="00385FA6"/>
    <w:rsid w:val="003861B6"/>
    <w:rsid w:val="003861C8"/>
    <w:rsid w:val="00386445"/>
    <w:rsid w:val="00386A08"/>
    <w:rsid w:val="00386D25"/>
    <w:rsid w:val="003875B9"/>
    <w:rsid w:val="003878CA"/>
    <w:rsid w:val="00387938"/>
    <w:rsid w:val="00387E6D"/>
    <w:rsid w:val="003900AF"/>
    <w:rsid w:val="003904E5"/>
    <w:rsid w:val="00390F56"/>
    <w:rsid w:val="00391205"/>
    <w:rsid w:val="0039171E"/>
    <w:rsid w:val="00391944"/>
    <w:rsid w:val="003920F9"/>
    <w:rsid w:val="00392787"/>
    <w:rsid w:val="00392F25"/>
    <w:rsid w:val="00393010"/>
    <w:rsid w:val="00393642"/>
    <w:rsid w:val="00393668"/>
    <w:rsid w:val="00393A2B"/>
    <w:rsid w:val="00393FB0"/>
    <w:rsid w:val="003940CD"/>
    <w:rsid w:val="003947D5"/>
    <w:rsid w:val="00394B97"/>
    <w:rsid w:val="003951A5"/>
    <w:rsid w:val="00395F1E"/>
    <w:rsid w:val="003973E0"/>
    <w:rsid w:val="00397F35"/>
    <w:rsid w:val="00397FEA"/>
    <w:rsid w:val="003A03C6"/>
    <w:rsid w:val="003A0B51"/>
    <w:rsid w:val="003A0EF4"/>
    <w:rsid w:val="003A1AF6"/>
    <w:rsid w:val="003A2339"/>
    <w:rsid w:val="003A26D1"/>
    <w:rsid w:val="003A2909"/>
    <w:rsid w:val="003A2EA0"/>
    <w:rsid w:val="003A30E1"/>
    <w:rsid w:val="003A3C4C"/>
    <w:rsid w:val="003A43E8"/>
    <w:rsid w:val="003A447D"/>
    <w:rsid w:val="003A4BCA"/>
    <w:rsid w:val="003A5558"/>
    <w:rsid w:val="003A61C9"/>
    <w:rsid w:val="003A685C"/>
    <w:rsid w:val="003A7702"/>
    <w:rsid w:val="003A7DD0"/>
    <w:rsid w:val="003A7F78"/>
    <w:rsid w:val="003B0260"/>
    <w:rsid w:val="003B0FC5"/>
    <w:rsid w:val="003B1044"/>
    <w:rsid w:val="003B114A"/>
    <w:rsid w:val="003B19BE"/>
    <w:rsid w:val="003B1FC8"/>
    <w:rsid w:val="003B26CA"/>
    <w:rsid w:val="003B3495"/>
    <w:rsid w:val="003B3700"/>
    <w:rsid w:val="003B4847"/>
    <w:rsid w:val="003B4E02"/>
    <w:rsid w:val="003B5A34"/>
    <w:rsid w:val="003B5BA2"/>
    <w:rsid w:val="003B6011"/>
    <w:rsid w:val="003B601C"/>
    <w:rsid w:val="003B636B"/>
    <w:rsid w:val="003B64AA"/>
    <w:rsid w:val="003B6F3A"/>
    <w:rsid w:val="003B7C96"/>
    <w:rsid w:val="003C024A"/>
    <w:rsid w:val="003C0CD2"/>
    <w:rsid w:val="003C0CED"/>
    <w:rsid w:val="003C116B"/>
    <w:rsid w:val="003C12CC"/>
    <w:rsid w:val="003C2244"/>
    <w:rsid w:val="003C2D5C"/>
    <w:rsid w:val="003C3680"/>
    <w:rsid w:val="003C3E1E"/>
    <w:rsid w:val="003C435E"/>
    <w:rsid w:val="003C4667"/>
    <w:rsid w:val="003C46BD"/>
    <w:rsid w:val="003C4856"/>
    <w:rsid w:val="003C48F1"/>
    <w:rsid w:val="003C505A"/>
    <w:rsid w:val="003C52CB"/>
    <w:rsid w:val="003C5980"/>
    <w:rsid w:val="003C72A7"/>
    <w:rsid w:val="003C7A0A"/>
    <w:rsid w:val="003C7F4B"/>
    <w:rsid w:val="003D0872"/>
    <w:rsid w:val="003D0B0A"/>
    <w:rsid w:val="003D1055"/>
    <w:rsid w:val="003D145C"/>
    <w:rsid w:val="003D1726"/>
    <w:rsid w:val="003D1B95"/>
    <w:rsid w:val="003D22E4"/>
    <w:rsid w:val="003D2DCE"/>
    <w:rsid w:val="003D3101"/>
    <w:rsid w:val="003D4CDB"/>
    <w:rsid w:val="003D4F6E"/>
    <w:rsid w:val="003D4F92"/>
    <w:rsid w:val="003D5262"/>
    <w:rsid w:val="003D54C8"/>
    <w:rsid w:val="003D5B09"/>
    <w:rsid w:val="003D5CD2"/>
    <w:rsid w:val="003D5D26"/>
    <w:rsid w:val="003D6242"/>
    <w:rsid w:val="003D68DE"/>
    <w:rsid w:val="003D6FA2"/>
    <w:rsid w:val="003D7F3D"/>
    <w:rsid w:val="003E035D"/>
    <w:rsid w:val="003E070E"/>
    <w:rsid w:val="003E0711"/>
    <w:rsid w:val="003E0758"/>
    <w:rsid w:val="003E1A8C"/>
    <w:rsid w:val="003E21FB"/>
    <w:rsid w:val="003E371C"/>
    <w:rsid w:val="003E38B1"/>
    <w:rsid w:val="003E39E0"/>
    <w:rsid w:val="003E3BDA"/>
    <w:rsid w:val="003E3DBB"/>
    <w:rsid w:val="003E3F74"/>
    <w:rsid w:val="003E404A"/>
    <w:rsid w:val="003E41DE"/>
    <w:rsid w:val="003E4924"/>
    <w:rsid w:val="003E4A5E"/>
    <w:rsid w:val="003E4C4D"/>
    <w:rsid w:val="003E4CBA"/>
    <w:rsid w:val="003E4E3B"/>
    <w:rsid w:val="003E531B"/>
    <w:rsid w:val="003E5D53"/>
    <w:rsid w:val="003E5DF0"/>
    <w:rsid w:val="003E5FAE"/>
    <w:rsid w:val="003E639D"/>
    <w:rsid w:val="003E6FF1"/>
    <w:rsid w:val="003E7494"/>
    <w:rsid w:val="003E7603"/>
    <w:rsid w:val="003E7744"/>
    <w:rsid w:val="003E7781"/>
    <w:rsid w:val="003E78A4"/>
    <w:rsid w:val="003E7FCA"/>
    <w:rsid w:val="003F0320"/>
    <w:rsid w:val="003F0797"/>
    <w:rsid w:val="003F0889"/>
    <w:rsid w:val="003F091D"/>
    <w:rsid w:val="003F0B78"/>
    <w:rsid w:val="003F1246"/>
    <w:rsid w:val="003F12F2"/>
    <w:rsid w:val="003F151B"/>
    <w:rsid w:val="003F1641"/>
    <w:rsid w:val="003F174F"/>
    <w:rsid w:val="003F1CD2"/>
    <w:rsid w:val="003F1EC4"/>
    <w:rsid w:val="003F2BA3"/>
    <w:rsid w:val="003F4ADB"/>
    <w:rsid w:val="003F54A4"/>
    <w:rsid w:val="003F55DB"/>
    <w:rsid w:val="003F56E4"/>
    <w:rsid w:val="003F602E"/>
    <w:rsid w:val="003F684A"/>
    <w:rsid w:val="003F6F69"/>
    <w:rsid w:val="003F7403"/>
    <w:rsid w:val="0040192F"/>
    <w:rsid w:val="0040216F"/>
    <w:rsid w:val="00402C70"/>
    <w:rsid w:val="00403276"/>
    <w:rsid w:val="0040338E"/>
    <w:rsid w:val="00403615"/>
    <w:rsid w:val="00403DC4"/>
    <w:rsid w:val="00404005"/>
    <w:rsid w:val="0040478B"/>
    <w:rsid w:val="004048F0"/>
    <w:rsid w:val="00404C4B"/>
    <w:rsid w:val="004060D7"/>
    <w:rsid w:val="0040675D"/>
    <w:rsid w:val="00406793"/>
    <w:rsid w:val="00406B90"/>
    <w:rsid w:val="00406F16"/>
    <w:rsid w:val="004071A7"/>
    <w:rsid w:val="0040792C"/>
    <w:rsid w:val="00407B2E"/>
    <w:rsid w:val="00407F63"/>
    <w:rsid w:val="0041035A"/>
    <w:rsid w:val="00411948"/>
    <w:rsid w:val="00411B39"/>
    <w:rsid w:val="00411E0D"/>
    <w:rsid w:val="004126AC"/>
    <w:rsid w:val="00412858"/>
    <w:rsid w:val="0041293B"/>
    <w:rsid w:val="00412D30"/>
    <w:rsid w:val="0041311A"/>
    <w:rsid w:val="00413140"/>
    <w:rsid w:val="004136D8"/>
    <w:rsid w:val="004136DF"/>
    <w:rsid w:val="004137B5"/>
    <w:rsid w:val="00413AF1"/>
    <w:rsid w:val="00413CB4"/>
    <w:rsid w:val="00414302"/>
    <w:rsid w:val="004145F1"/>
    <w:rsid w:val="00414662"/>
    <w:rsid w:val="00414BA9"/>
    <w:rsid w:val="00414CC2"/>
    <w:rsid w:val="00414F05"/>
    <w:rsid w:val="00414F34"/>
    <w:rsid w:val="00415041"/>
    <w:rsid w:val="00415610"/>
    <w:rsid w:val="00415825"/>
    <w:rsid w:val="00416469"/>
    <w:rsid w:val="004167F5"/>
    <w:rsid w:val="00416882"/>
    <w:rsid w:val="00417852"/>
    <w:rsid w:val="00417D7F"/>
    <w:rsid w:val="00417E97"/>
    <w:rsid w:val="00417F5E"/>
    <w:rsid w:val="004208A7"/>
    <w:rsid w:val="004208E5"/>
    <w:rsid w:val="004217DC"/>
    <w:rsid w:val="00422448"/>
    <w:rsid w:val="0042260D"/>
    <w:rsid w:val="004229FB"/>
    <w:rsid w:val="004232EE"/>
    <w:rsid w:val="00423A9A"/>
    <w:rsid w:val="00423B03"/>
    <w:rsid w:val="00423E3E"/>
    <w:rsid w:val="00423FDD"/>
    <w:rsid w:val="00424862"/>
    <w:rsid w:val="00424C5A"/>
    <w:rsid w:val="004251DB"/>
    <w:rsid w:val="00425C6C"/>
    <w:rsid w:val="004260AB"/>
    <w:rsid w:val="00426713"/>
    <w:rsid w:val="00426B9A"/>
    <w:rsid w:val="00427AAA"/>
    <w:rsid w:val="004302C5"/>
    <w:rsid w:val="00430BDF"/>
    <w:rsid w:val="00431176"/>
    <w:rsid w:val="00431C3D"/>
    <w:rsid w:val="004322F1"/>
    <w:rsid w:val="00432828"/>
    <w:rsid w:val="00432ED5"/>
    <w:rsid w:val="00433129"/>
    <w:rsid w:val="004331AE"/>
    <w:rsid w:val="004347A2"/>
    <w:rsid w:val="00434CAF"/>
    <w:rsid w:val="00434E25"/>
    <w:rsid w:val="00435EBC"/>
    <w:rsid w:val="00435F01"/>
    <w:rsid w:val="004361D9"/>
    <w:rsid w:val="004361FD"/>
    <w:rsid w:val="004378D2"/>
    <w:rsid w:val="004378F2"/>
    <w:rsid w:val="00437D3E"/>
    <w:rsid w:val="00437FE4"/>
    <w:rsid w:val="004404C3"/>
    <w:rsid w:val="00440C5E"/>
    <w:rsid w:val="00441617"/>
    <w:rsid w:val="00441922"/>
    <w:rsid w:val="00441E1F"/>
    <w:rsid w:val="00441FF7"/>
    <w:rsid w:val="00442DAE"/>
    <w:rsid w:val="0044305C"/>
    <w:rsid w:val="00443477"/>
    <w:rsid w:val="0044364E"/>
    <w:rsid w:val="00443D25"/>
    <w:rsid w:val="00444439"/>
    <w:rsid w:val="00444A6B"/>
    <w:rsid w:val="00444AB8"/>
    <w:rsid w:val="004454DB"/>
    <w:rsid w:val="00445831"/>
    <w:rsid w:val="004468D6"/>
    <w:rsid w:val="00446919"/>
    <w:rsid w:val="0044691D"/>
    <w:rsid w:val="00446FCA"/>
    <w:rsid w:val="00447190"/>
    <w:rsid w:val="004472B8"/>
    <w:rsid w:val="00447A25"/>
    <w:rsid w:val="004506B9"/>
    <w:rsid w:val="004506F2"/>
    <w:rsid w:val="004507D4"/>
    <w:rsid w:val="00450D06"/>
    <w:rsid w:val="0045128D"/>
    <w:rsid w:val="00451BED"/>
    <w:rsid w:val="00452429"/>
    <w:rsid w:val="0045262A"/>
    <w:rsid w:val="00453208"/>
    <w:rsid w:val="004537A5"/>
    <w:rsid w:val="00453F32"/>
    <w:rsid w:val="004540A3"/>
    <w:rsid w:val="00454348"/>
    <w:rsid w:val="0045613E"/>
    <w:rsid w:val="00456775"/>
    <w:rsid w:val="0045684C"/>
    <w:rsid w:val="00456861"/>
    <w:rsid w:val="00456A1A"/>
    <w:rsid w:val="00457327"/>
    <w:rsid w:val="004573FE"/>
    <w:rsid w:val="0046064C"/>
    <w:rsid w:val="00460776"/>
    <w:rsid w:val="00460CD3"/>
    <w:rsid w:val="00460E22"/>
    <w:rsid w:val="00460FDE"/>
    <w:rsid w:val="00461A85"/>
    <w:rsid w:val="00461FBD"/>
    <w:rsid w:val="00461FC7"/>
    <w:rsid w:val="00462809"/>
    <w:rsid w:val="00462877"/>
    <w:rsid w:val="00462FCF"/>
    <w:rsid w:val="00463256"/>
    <w:rsid w:val="0046362C"/>
    <w:rsid w:val="00463B6E"/>
    <w:rsid w:val="00463E5A"/>
    <w:rsid w:val="00464337"/>
    <w:rsid w:val="00464369"/>
    <w:rsid w:val="00464751"/>
    <w:rsid w:val="00464925"/>
    <w:rsid w:val="00464AE7"/>
    <w:rsid w:val="00464D17"/>
    <w:rsid w:val="004658AD"/>
    <w:rsid w:val="00466233"/>
    <w:rsid w:val="00466B71"/>
    <w:rsid w:val="00466BF1"/>
    <w:rsid w:val="00466CDB"/>
    <w:rsid w:val="004674BC"/>
    <w:rsid w:val="0046768E"/>
    <w:rsid w:val="00467AFF"/>
    <w:rsid w:val="00467C00"/>
    <w:rsid w:val="0047036D"/>
    <w:rsid w:val="004712F0"/>
    <w:rsid w:val="00471497"/>
    <w:rsid w:val="004719FE"/>
    <w:rsid w:val="00471BDD"/>
    <w:rsid w:val="00471FDA"/>
    <w:rsid w:val="00472964"/>
    <w:rsid w:val="0047335B"/>
    <w:rsid w:val="00473411"/>
    <w:rsid w:val="00473967"/>
    <w:rsid w:val="00473B63"/>
    <w:rsid w:val="00473EFE"/>
    <w:rsid w:val="004746C7"/>
    <w:rsid w:val="00474734"/>
    <w:rsid w:val="00474BD5"/>
    <w:rsid w:val="00474E29"/>
    <w:rsid w:val="00475442"/>
    <w:rsid w:val="00475FDF"/>
    <w:rsid w:val="004765C1"/>
    <w:rsid w:val="0047664F"/>
    <w:rsid w:val="00476B6B"/>
    <w:rsid w:val="00476E66"/>
    <w:rsid w:val="00476E69"/>
    <w:rsid w:val="00476F6C"/>
    <w:rsid w:val="00477B23"/>
    <w:rsid w:val="00477C3C"/>
    <w:rsid w:val="00480228"/>
    <w:rsid w:val="0048052D"/>
    <w:rsid w:val="00480946"/>
    <w:rsid w:val="00480D68"/>
    <w:rsid w:val="00480FB2"/>
    <w:rsid w:val="004811EA"/>
    <w:rsid w:val="00481432"/>
    <w:rsid w:val="00481783"/>
    <w:rsid w:val="004817BF"/>
    <w:rsid w:val="00481A7D"/>
    <w:rsid w:val="00481BB8"/>
    <w:rsid w:val="00483492"/>
    <w:rsid w:val="00483963"/>
    <w:rsid w:val="00483BFA"/>
    <w:rsid w:val="00484BD2"/>
    <w:rsid w:val="0048534C"/>
    <w:rsid w:val="00485B82"/>
    <w:rsid w:val="0048626E"/>
    <w:rsid w:val="00486543"/>
    <w:rsid w:val="00486830"/>
    <w:rsid w:val="0048755D"/>
    <w:rsid w:val="00487AF9"/>
    <w:rsid w:val="00487E38"/>
    <w:rsid w:val="004900E9"/>
    <w:rsid w:val="00490649"/>
    <w:rsid w:val="004908D1"/>
    <w:rsid w:val="004909F8"/>
    <w:rsid w:val="0049126C"/>
    <w:rsid w:val="0049159C"/>
    <w:rsid w:val="00492191"/>
    <w:rsid w:val="0049292E"/>
    <w:rsid w:val="00492AA4"/>
    <w:rsid w:val="00492B14"/>
    <w:rsid w:val="00493C39"/>
    <w:rsid w:val="0049422E"/>
    <w:rsid w:val="00494938"/>
    <w:rsid w:val="00494C4E"/>
    <w:rsid w:val="00494FD3"/>
    <w:rsid w:val="00495203"/>
    <w:rsid w:val="004959F6"/>
    <w:rsid w:val="00495A87"/>
    <w:rsid w:val="0049619E"/>
    <w:rsid w:val="0049622F"/>
    <w:rsid w:val="0049669B"/>
    <w:rsid w:val="00496A2B"/>
    <w:rsid w:val="00496EC2"/>
    <w:rsid w:val="00496F94"/>
    <w:rsid w:val="0049719D"/>
    <w:rsid w:val="004975C1"/>
    <w:rsid w:val="00497683"/>
    <w:rsid w:val="0049796E"/>
    <w:rsid w:val="004A0314"/>
    <w:rsid w:val="004A03C5"/>
    <w:rsid w:val="004A1264"/>
    <w:rsid w:val="004A1328"/>
    <w:rsid w:val="004A14F3"/>
    <w:rsid w:val="004A153D"/>
    <w:rsid w:val="004A1B43"/>
    <w:rsid w:val="004A1DAB"/>
    <w:rsid w:val="004A1F14"/>
    <w:rsid w:val="004A2C2D"/>
    <w:rsid w:val="004A2C77"/>
    <w:rsid w:val="004A3074"/>
    <w:rsid w:val="004A356F"/>
    <w:rsid w:val="004A3720"/>
    <w:rsid w:val="004A3A45"/>
    <w:rsid w:val="004A3FF4"/>
    <w:rsid w:val="004A40A7"/>
    <w:rsid w:val="004A42CE"/>
    <w:rsid w:val="004A4560"/>
    <w:rsid w:val="004A46EC"/>
    <w:rsid w:val="004A4DED"/>
    <w:rsid w:val="004A4E16"/>
    <w:rsid w:val="004A4EBB"/>
    <w:rsid w:val="004A4F72"/>
    <w:rsid w:val="004A547C"/>
    <w:rsid w:val="004A5E70"/>
    <w:rsid w:val="004A61BD"/>
    <w:rsid w:val="004A7172"/>
    <w:rsid w:val="004A781A"/>
    <w:rsid w:val="004A7EC7"/>
    <w:rsid w:val="004A7F1D"/>
    <w:rsid w:val="004B0C9C"/>
    <w:rsid w:val="004B0DD4"/>
    <w:rsid w:val="004B1200"/>
    <w:rsid w:val="004B120E"/>
    <w:rsid w:val="004B1267"/>
    <w:rsid w:val="004B16B1"/>
    <w:rsid w:val="004B1A40"/>
    <w:rsid w:val="004B2189"/>
    <w:rsid w:val="004B265C"/>
    <w:rsid w:val="004B2934"/>
    <w:rsid w:val="004B3AC6"/>
    <w:rsid w:val="004B4A2B"/>
    <w:rsid w:val="004B4F39"/>
    <w:rsid w:val="004B5334"/>
    <w:rsid w:val="004B55A6"/>
    <w:rsid w:val="004B5A3F"/>
    <w:rsid w:val="004B671D"/>
    <w:rsid w:val="004B6D63"/>
    <w:rsid w:val="004B6E27"/>
    <w:rsid w:val="004B70AE"/>
    <w:rsid w:val="004B72DB"/>
    <w:rsid w:val="004B75B1"/>
    <w:rsid w:val="004B77E6"/>
    <w:rsid w:val="004B7CA1"/>
    <w:rsid w:val="004C071A"/>
    <w:rsid w:val="004C0B77"/>
    <w:rsid w:val="004C0BF0"/>
    <w:rsid w:val="004C0CA7"/>
    <w:rsid w:val="004C0D4F"/>
    <w:rsid w:val="004C1138"/>
    <w:rsid w:val="004C1431"/>
    <w:rsid w:val="004C1603"/>
    <w:rsid w:val="004C1E13"/>
    <w:rsid w:val="004C1EE9"/>
    <w:rsid w:val="004C2385"/>
    <w:rsid w:val="004C2392"/>
    <w:rsid w:val="004C2F11"/>
    <w:rsid w:val="004C32B2"/>
    <w:rsid w:val="004C33D3"/>
    <w:rsid w:val="004C46D4"/>
    <w:rsid w:val="004C4D13"/>
    <w:rsid w:val="004C4D26"/>
    <w:rsid w:val="004C5364"/>
    <w:rsid w:val="004C58FF"/>
    <w:rsid w:val="004C5976"/>
    <w:rsid w:val="004C604E"/>
    <w:rsid w:val="004C6145"/>
    <w:rsid w:val="004C6864"/>
    <w:rsid w:val="004C69DD"/>
    <w:rsid w:val="004C7FD1"/>
    <w:rsid w:val="004D001C"/>
    <w:rsid w:val="004D0911"/>
    <w:rsid w:val="004D0B5A"/>
    <w:rsid w:val="004D1139"/>
    <w:rsid w:val="004D200B"/>
    <w:rsid w:val="004D2579"/>
    <w:rsid w:val="004D2839"/>
    <w:rsid w:val="004D2AAD"/>
    <w:rsid w:val="004D320F"/>
    <w:rsid w:val="004D3244"/>
    <w:rsid w:val="004D35A9"/>
    <w:rsid w:val="004D3938"/>
    <w:rsid w:val="004D3A7E"/>
    <w:rsid w:val="004D3AEA"/>
    <w:rsid w:val="004D4212"/>
    <w:rsid w:val="004D451F"/>
    <w:rsid w:val="004D4F4D"/>
    <w:rsid w:val="004D61E2"/>
    <w:rsid w:val="004D622F"/>
    <w:rsid w:val="004D62E1"/>
    <w:rsid w:val="004D6989"/>
    <w:rsid w:val="004D6CFB"/>
    <w:rsid w:val="004D6F65"/>
    <w:rsid w:val="004D70CF"/>
    <w:rsid w:val="004D7594"/>
    <w:rsid w:val="004D79CC"/>
    <w:rsid w:val="004E0182"/>
    <w:rsid w:val="004E01D5"/>
    <w:rsid w:val="004E0E65"/>
    <w:rsid w:val="004E1287"/>
    <w:rsid w:val="004E1542"/>
    <w:rsid w:val="004E1864"/>
    <w:rsid w:val="004E189B"/>
    <w:rsid w:val="004E1AE9"/>
    <w:rsid w:val="004E1B79"/>
    <w:rsid w:val="004E234D"/>
    <w:rsid w:val="004E23BA"/>
    <w:rsid w:val="004E28E0"/>
    <w:rsid w:val="004E2D13"/>
    <w:rsid w:val="004E2EF9"/>
    <w:rsid w:val="004E2FBF"/>
    <w:rsid w:val="004E3535"/>
    <w:rsid w:val="004E3614"/>
    <w:rsid w:val="004E3797"/>
    <w:rsid w:val="004E44AE"/>
    <w:rsid w:val="004E47FC"/>
    <w:rsid w:val="004E4812"/>
    <w:rsid w:val="004E488F"/>
    <w:rsid w:val="004E5708"/>
    <w:rsid w:val="004E62EA"/>
    <w:rsid w:val="004E65C6"/>
    <w:rsid w:val="004E6CF1"/>
    <w:rsid w:val="004E6DDC"/>
    <w:rsid w:val="004E70DA"/>
    <w:rsid w:val="004E7A17"/>
    <w:rsid w:val="004E7A8C"/>
    <w:rsid w:val="004F0B18"/>
    <w:rsid w:val="004F0CA7"/>
    <w:rsid w:val="004F12CE"/>
    <w:rsid w:val="004F13DB"/>
    <w:rsid w:val="004F13FC"/>
    <w:rsid w:val="004F1765"/>
    <w:rsid w:val="004F2BC8"/>
    <w:rsid w:val="004F30E2"/>
    <w:rsid w:val="004F352F"/>
    <w:rsid w:val="004F38E7"/>
    <w:rsid w:val="004F3E5E"/>
    <w:rsid w:val="004F4C35"/>
    <w:rsid w:val="004F4DAC"/>
    <w:rsid w:val="004F4ED2"/>
    <w:rsid w:val="004F5257"/>
    <w:rsid w:val="004F53D3"/>
    <w:rsid w:val="004F53EB"/>
    <w:rsid w:val="004F6307"/>
    <w:rsid w:val="004F690D"/>
    <w:rsid w:val="004F7FC4"/>
    <w:rsid w:val="00500A06"/>
    <w:rsid w:val="00500F0D"/>
    <w:rsid w:val="0050159E"/>
    <w:rsid w:val="005015C8"/>
    <w:rsid w:val="00501989"/>
    <w:rsid w:val="00501B29"/>
    <w:rsid w:val="00502F3A"/>
    <w:rsid w:val="00503827"/>
    <w:rsid w:val="00503A39"/>
    <w:rsid w:val="00503A6C"/>
    <w:rsid w:val="00503BB7"/>
    <w:rsid w:val="005040C4"/>
    <w:rsid w:val="005048A9"/>
    <w:rsid w:val="00504A70"/>
    <w:rsid w:val="00505388"/>
    <w:rsid w:val="00505626"/>
    <w:rsid w:val="005059E7"/>
    <w:rsid w:val="00505DCE"/>
    <w:rsid w:val="00507D99"/>
    <w:rsid w:val="00507DE0"/>
    <w:rsid w:val="0051010F"/>
    <w:rsid w:val="00510A5C"/>
    <w:rsid w:val="00510AE4"/>
    <w:rsid w:val="005110E9"/>
    <w:rsid w:val="0051183F"/>
    <w:rsid w:val="00512372"/>
    <w:rsid w:val="00512846"/>
    <w:rsid w:val="00512A2C"/>
    <w:rsid w:val="00512C69"/>
    <w:rsid w:val="00513412"/>
    <w:rsid w:val="00514032"/>
    <w:rsid w:val="005142B9"/>
    <w:rsid w:val="005148E2"/>
    <w:rsid w:val="00514D00"/>
    <w:rsid w:val="005158C8"/>
    <w:rsid w:val="00515951"/>
    <w:rsid w:val="00515C8A"/>
    <w:rsid w:val="0051605D"/>
    <w:rsid w:val="00516092"/>
    <w:rsid w:val="00516108"/>
    <w:rsid w:val="00516B66"/>
    <w:rsid w:val="00516C58"/>
    <w:rsid w:val="00517071"/>
    <w:rsid w:val="0051718A"/>
    <w:rsid w:val="0051744F"/>
    <w:rsid w:val="005178A4"/>
    <w:rsid w:val="00520249"/>
    <w:rsid w:val="00520638"/>
    <w:rsid w:val="00520ACD"/>
    <w:rsid w:val="00520C6D"/>
    <w:rsid w:val="00520ED7"/>
    <w:rsid w:val="0052112F"/>
    <w:rsid w:val="005218F6"/>
    <w:rsid w:val="00521F7D"/>
    <w:rsid w:val="005221C6"/>
    <w:rsid w:val="00522555"/>
    <w:rsid w:val="00522C85"/>
    <w:rsid w:val="00523553"/>
    <w:rsid w:val="005238ED"/>
    <w:rsid w:val="0052445F"/>
    <w:rsid w:val="00524809"/>
    <w:rsid w:val="0052495A"/>
    <w:rsid w:val="00524DCD"/>
    <w:rsid w:val="00524E07"/>
    <w:rsid w:val="005256E3"/>
    <w:rsid w:val="005258A9"/>
    <w:rsid w:val="005259CF"/>
    <w:rsid w:val="00525A05"/>
    <w:rsid w:val="0052647A"/>
    <w:rsid w:val="00526725"/>
    <w:rsid w:val="00527009"/>
    <w:rsid w:val="00527E6B"/>
    <w:rsid w:val="00530C46"/>
    <w:rsid w:val="00530E93"/>
    <w:rsid w:val="00531B3C"/>
    <w:rsid w:val="00531B4E"/>
    <w:rsid w:val="005322C5"/>
    <w:rsid w:val="00532886"/>
    <w:rsid w:val="00532F50"/>
    <w:rsid w:val="0053308B"/>
    <w:rsid w:val="005331D0"/>
    <w:rsid w:val="00533AC8"/>
    <w:rsid w:val="005347BC"/>
    <w:rsid w:val="00536C7A"/>
    <w:rsid w:val="00536EBF"/>
    <w:rsid w:val="005371A5"/>
    <w:rsid w:val="0053740F"/>
    <w:rsid w:val="00537F72"/>
    <w:rsid w:val="00540762"/>
    <w:rsid w:val="00541130"/>
    <w:rsid w:val="00541FE7"/>
    <w:rsid w:val="00542324"/>
    <w:rsid w:val="005426C8"/>
    <w:rsid w:val="00543319"/>
    <w:rsid w:val="00543736"/>
    <w:rsid w:val="00543C9F"/>
    <w:rsid w:val="00543F6C"/>
    <w:rsid w:val="00544BA3"/>
    <w:rsid w:val="00544EFC"/>
    <w:rsid w:val="00544F77"/>
    <w:rsid w:val="0054522D"/>
    <w:rsid w:val="0054526F"/>
    <w:rsid w:val="0054527E"/>
    <w:rsid w:val="005455A1"/>
    <w:rsid w:val="00545A49"/>
    <w:rsid w:val="00545FD0"/>
    <w:rsid w:val="005461A3"/>
    <w:rsid w:val="00546758"/>
    <w:rsid w:val="00546965"/>
    <w:rsid w:val="00546DB9"/>
    <w:rsid w:val="00546DE7"/>
    <w:rsid w:val="005472A4"/>
    <w:rsid w:val="00547362"/>
    <w:rsid w:val="005474C8"/>
    <w:rsid w:val="00547539"/>
    <w:rsid w:val="005478E0"/>
    <w:rsid w:val="00547922"/>
    <w:rsid w:val="0054796C"/>
    <w:rsid w:val="00547B96"/>
    <w:rsid w:val="00547D24"/>
    <w:rsid w:val="00550F7C"/>
    <w:rsid w:val="0055116F"/>
    <w:rsid w:val="005513DE"/>
    <w:rsid w:val="00551D15"/>
    <w:rsid w:val="0055222B"/>
    <w:rsid w:val="00552E23"/>
    <w:rsid w:val="00552FA1"/>
    <w:rsid w:val="005530A6"/>
    <w:rsid w:val="00553103"/>
    <w:rsid w:val="0055336E"/>
    <w:rsid w:val="00553632"/>
    <w:rsid w:val="00553D1D"/>
    <w:rsid w:val="005540BE"/>
    <w:rsid w:val="0055433D"/>
    <w:rsid w:val="0055453D"/>
    <w:rsid w:val="00554C0F"/>
    <w:rsid w:val="0055533E"/>
    <w:rsid w:val="0055581B"/>
    <w:rsid w:val="00555F20"/>
    <w:rsid w:val="005568A8"/>
    <w:rsid w:val="00556930"/>
    <w:rsid w:val="00556B90"/>
    <w:rsid w:val="00556FA1"/>
    <w:rsid w:val="00560030"/>
    <w:rsid w:val="0056003F"/>
    <w:rsid w:val="00560869"/>
    <w:rsid w:val="00560D51"/>
    <w:rsid w:val="00560FFD"/>
    <w:rsid w:val="00561669"/>
    <w:rsid w:val="00561CC6"/>
    <w:rsid w:val="00562380"/>
    <w:rsid w:val="00562C75"/>
    <w:rsid w:val="00562E1D"/>
    <w:rsid w:val="005630DC"/>
    <w:rsid w:val="00564223"/>
    <w:rsid w:val="005644B4"/>
    <w:rsid w:val="005647A8"/>
    <w:rsid w:val="00565337"/>
    <w:rsid w:val="005657CF"/>
    <w:rsid w:val="00565C97"/>
    <w:rsid w:val="005661A5"/>
    <w:rsid w:val="005667D3"/>
    <w:rsid w:val="005672A3"/>
    <w:rsid w:val="005672E0"/>
    <w:rsid w:val="0057028F"/>
    <w:rsid w:val="0057035C"/>
    <w:rsid w:val="005708CE"/>
    <w:rsid w:val="00570A6F"/>
    <w:rsid w:val="00570BA1"/>
    <w:rsid w:val="00571048"/>
    <w:rsid w:val="0057127F"/>
    <w:rsid w:val="00571649"/>
    <w:rsid w:val="0057188D"/>
    <w:rsid w:val="00571D5C"/>
    <w:rsid w:val="00572823"/>
    <w:rsid w:val="00572B17"/>
    <w:rsid w:val="00572BBD"/>
    <w:rsid w:val="00572DB6"/>
    <w:rsid w:val="005737B5"/>
    <w:rsid w:val="00573AE5"/>
    <w:rsid w:val="00573AF9"/>
    <w:rsid w:val="00573BFE"/>
    <w:rsid w:val="00573D8E"/>
    <w:rsid w:val="00574509"/>
    <w:rsid w:val="00574892"/>
    <w:rsid w:val="00574906"/>
    <w:rsid w:val="0057491A"/>
    <w:rsid w:val="00574F2F"/>
    <w:rsid w:val="00575401"/>
    <w:rsid w:val="00575B32"/>
    <w:rsid w:val="00575C61"/>
    <w:rsid w:val="00575F07"/>
    <w:rsid w:val="0057663B"/>
    <w:rsid w:val="005770CE"/>
    <w:rsid w:val="005778F6"/>
    <w:rsid w:val="005779A4"/>
    <w:rsid w:val="00577A35"/>
    <w:rsid w:val="00577B5B"/>
    <w:rsid w:val="00577C36"/>
    <w:rsid w:val="0058046D"/>
    <w:rsid w:val="005806B0"/>
    <w:rsid w:val="00581F3D"/>
    <w:rsid w:val="00581F54"/>
    <w:rsid w:val="005829EC"/>
    <w:rsid w:val="00582C6C"/>
    <w:rsid w:val="0058309C"/>
    <w:rsid w:val="005834F0"/>
    <w:rsid w:val="00583793"/>
    <w:rsid w:val="00583EBE"/>
    <w:rsid w:val="0058442F"/>
    <w:rsid w:val="00584547"/>
    <w:rsid w:val="00585337"/>
    <w:rsid w:val="00585F8B"/>
    <w:rsid w:val="00585FBE"/>
    <w:rsid w:val="00586113"/>
    <w:rsid w:val="00586372"/>
    <w:rsid w:val="005864AB"/>
    <w:rsid w:val="00586A7E"/>
    <w:rsid w:val="00586B0F"/>
    <w:rsid w:val="00586BFE"/>
    <w:rsid w:val="00586D94"/>
    <w:rsid w:val="00586EAE"/>
    <w:rsid w:val="00590C9B"/>
    <w:rsid w:val="00590F93"/>
    <w:rsid w:val="0059167B"/>
    <w:rsid w:val="00591A6F"/>
    <w:rsid w:val="00592137"/>
    <w:rsid w:val="00592622"/>
    <w:rsid w:val="00592A18"/>
    <w:rsid w:val="00592D2C"/>
    <w:rsid w:val="00592DDF"/>
    <w:rsid w:val="005931B2"/>
    <w:rsid w:val="0059332D"/>
    <w:rsid w:val="00593811"/>
    <w:rsid w:val="00593E86"/>
    <w:rsid w:val="00594621"/>
    <w:rsid w:val="00594745"/>
    <w:rsid w:val="0059475D"/>
    <w:rsid w:val="005949B4"/>
    <w:rsid w:val="00595030"/>
    <w:rsid w:val="0059518B"/>
    <w:rsid w:val="005952D9"/>
    <w:rsid w:val="00595525"/>
    <w:rsid w:val="005968C7"/>
    <w:rsid w:val="005970E3"/>
    <w:rsid w:val="005970FC"/>
    <w:rsid w:val="005A0389"/>
    <w:rsid w:val="005A0DB6"/>
    <w:rsid w:val="005A12EF"/>
    <w:rsid w:val="005A1449"/>
    <w:rsid w:val="005A1C2A"/>
    <w:rsid w:val="005A1DE9"/>
    <w:rsid w:val="005A284C"/>
    <w:rsid w:val="005A2B1D"/>
    <w:rsid w:val="005A369D"/>
    <w:rsid w:val="005A45AB"/>
    <w:rsid w:val="005A56FC"/>
    <w:rsid w:val="005A6596"/>
    <w:rsid w:val="005A6F36"/>
    <w:rsid w:val="005A6F92"/>
    <w:rsid w:val="005A7743"/>
    <w:rsid w:val="005B0CC9"/>
    <w:rsid w:val="005B1C9A"/>
    <w:rsid w:val="005B1E22"/>
    <w:rsid w:val="005B216E"/>
    <w:rsid w:val="005B2393"/>
    <w:rsid w:val="005B2484"/>
    <w:rsid w:val="005B28A1"/>
    <w:rsid w:val="005B29B9"/>
    <w:rsid w:val="005B2DCC"/>
    <w:rsid w:val="005B30AC"/>
    <w:rsid w:val="005B32BF"/>
    <w:rsid w:val="005B3611"/>
    <w:rsid w:val="005B4583"/>
    <w:rsid w:val="005B56F4"/>
    <w:rsid w:val="005B58B2"/>
    <w:rsid w:val="005B645C"/>
    <w:rsid w:val="005B6A39"/>
    <w:rsid w:val="005B6E3F"/>
    <w:rsid w:val="005B7052"/>
    <w:rsid w:val="005B7EB3"/>
    <w:rsid w:val="005C0563"/>
    <w:rsid w:val="005C05DB"/>
    <w:rsid w:val="005C0B0B"/>
    <w:rsid w:val="005C0C0D"/>
    <w:rsid w:val="005C1011"/>
    <w:rsid w:val="005C1146"/>
    <w:rsid w:val="005C1220"/>
    <w:rsid w:val="005C163F"/>
    <w:rsid w:val="005C1794"/>
    <w:rsid w:val="005C25BD"/>
    <w:rsid w:val="005C296C"/>
    <w:rsid w:val="005C37ED"/>
    <w:rsid w:val="005C3E86"/>
    <w:rsid w:val="005C3F4C"/>
    <w:rsid w:val="005C526A"/>
    <w:rsid w:val="005C57CB"/>
    <w:rsid w:val="005C58EF"/>
    <w:rsid w:val="005C5ACB"/>
    <w:rsid w:val="005C6147"/>
    <w:rsid w:val="005C6678"/>
    <w:rsid w:val="005C6B55"/>
    <w:rsid w:val="005C6B6D"/>
    <w:rsid w:val="005C782E"/>
    <w:rsid w:val="005D02B1"/>
    <w:rsid w:val="005D09EB"/>
    <w:rsid w:val="005D1056"/>
    <w:rsid w:val="005D11F3"/>
    <w:rsid w:val="005D12D8"/>
    <w:rsid w:val="005D158E"/>
    <w:rsid w:val="005D185C"/>
    <w:rsid w:val="005D19BA"/>
    <w:rsid w:val="005D1C37"/>
    <w:rsid w:val="005D1C49"/>
    <w:rsid w:val="005D2D1B"/>
    <w:rsid w:val="005D2E78"/>
    <w:rsid w:val="005D31E7"/>
    <w:rsid w:val="005D3A93"/>
    <w:rsid w:val="005D3C75"/>
    <w:rsid w:val="005D417F"/>
    <w:rsid w:val="005D4DC3"/>
    <w:rsid w:val="005D6236"/>
    <w:rsid w:val="005E0354"/>
    <w:rsid w:val="005E085F"/>
    <w:rsid w:val="005E0EC4"/>
    <w:rsid w:val="005E105C"/>
    <w:rsid w:val="005E1DFC"/>
    <w:rsid w:val="005E2572"/>
    <w:rsid w:val="005E2623"/>
    <w:rsid w:val="005E2AF7"/>
    <w:rsid w:val="005E3780"/>
    <w:rsid w:val="005E386B"/>
    <w:rsid w:val="005E39A3"/>
    <w:rsid w:val="005E3B5E"/>
    <w:rsid w:val="005E3DAE"/>
    <w:rsid w:val="005E4880"/>
    <w:rsid w:val="005E4F39"/>
    <w:rsid w:val="005E5483"/>
    <w:rsid w:val="005E5A79"/>
    <w:rsid w:val="005E5F69"/>
    <w:rsid w:val="005E6916"/>
    <w:rsid w:val="005E7014"/>
    <w:rsid w:val="005E7269"/>
    <w:rsid w:val="005E7C70"/>
    <w:rsid w:val="005E7E44"/>
    <w:rsid w:val="005F0172"/>
    <w:rsid w:val="005F06BE"/>
    <w:rsid w:val="005F080B"/>
    <w:rsid w:val="005F0B97"/>
    <w:rsid w:val="005F0F99"/>
    <w:rsid w:val="005F1A8C"/>
    <w:rsid w:val="005F1F64"/>
    <w:rsid w:val="005F24A0"/>
    <w:rsid w:val="005F331B"/>
    <w:rsid w:val="005F3C9C"/>
    <w:rsid w:val="005F3D73"/>
    <w:rsid w:val="005F4031"/>
    <w:rsid w:val="005F4503"/>
    <w:rsid w:val="005F4574"/>
    <w:rsid w:val="005F4A5A"/>
    <w:rsid w:val="005F4F35"/>
    <w:rsid w:val="005F51FC"/>
    <w:rsid w:val="005F55FD"/>
    <w:rsid w:val="005F5704"/>
    <w:rsid w:val="005F57A1"/>
    <w:rsid w:val="005F5ECD"/>
    <w:rsid w:val="005F629A"/>
    <w:rsid w:val="005F67CC"/>
    <w:rsid w:val="005F67FF"/>
    <w:rsid w:val="005F7278"/>
    <w:rsid w:val="005F73EA"/>
    <w:rsid w:val="005F75E9"/>
    <w:rsid w:val="005F7874"/>
    <w:rsid w:val="005F7E31"/>
    <w:rsid w:val="00600096"/>
    <w:rsid w:val="00600244"/>
    <w:rsid w:val="00600823"/>
    <w:rsid w:val="00600BF6"/>
    <w:rsid w:val="00600C9A"/>
    <w:rsid w:val="0060115B"/>
    <w:rsid w:val="00601465"/>
    <w:rsid w:val="00601565"/>
    <w:rsid w:val="0060191E"/>
    <w:rsid w:val="006023A8"/>
    <w:rsid w:val="00602795"/>
    <w:rsid w:val="00602AA6"/>
    <w:rsid w:val="0060325D"/>
    <w:rsid w:val="00603520"/>
    <w:rsid w:val="0060385E"/>
    <w:rsid w:val="0060386D"/>
    <w:rsid w:val="00603D92"/>
    <w:rsid w:val="00603FB3"/>
    <w:rsid w:val="00604465"/>
    <w:rsid w:val="006044EC"/>
    <w:rsid w:val="00604869"/>
    <w:rsid w:val="00604D94"/>
    <w:rsid w:val="006054E5"/>
    <w:rsid w:val="00605795"/>
    <w:rsid w:val="006060D9"/>
    <w:rsid w:val="0060652E"/>
    <w:rsid w:val="00606E76"/>
    <w:rsid w:val="006072C0"/>
    <w:rsid w:val="0060765A"/>
    <w:rsid w:val="00607A68"/>
    <w:rsid w:val="00607EB4"/>
    <w:rsid w:val="00610EC1"/>
    <w:rsid w:val="00610F25"/>
    <w:rsid w:val="00610F94"/>
    <w:rsid w:val="00610FA8"/>
    <w:rsid w:val="00611A29"/>
    <w:rsid w:val="00611CD6"/>
    <w:rsid w:val="00612730"/>
    <w:rsid w:val="00613340"/>
    <w:rsid w:val="006139C6"/>
    <w:rsid w:val="0061421C"/>
    <w:rsid w:val="00614F7D"/>
    <w:rsid w:val="0061512E"/>
    <w:rsid w:val="00615582"/>
    <w:rsid w:val="006156C1"/>
    <w:rsid w:val="0061581B"/>
    <w:rsid w:val="00615B5C"/>
    <w:rsid w:val="00615BA9"/>
    <w:rsid w:val="006163D2"/>
    <w:rsid w:val="00616ADC"/>
    <w:rsid w:val="0061719F"/>
    <w:rsid w:val="006175E0"/>
    <w:rsid w:val="006177B5"/>
    <w:rsid w:val="00620024"/>
    <w:rsid w:val="006203C6"/>
    <w:rsid w:val="006206FD"/>
    <w:rsid w:val="006209DB"/>
    <w:rsid w:val="00620B79"/>
    <w:rsid w:val="00620C40"/>
    <w:rsid w:val="00620C78"/>
    <w:rsid w:val="006213DC"/>
    <w:rsid w:val="00621BBB"/>
    <w:rsid w:val="0062211F"/>
    <w:rsid w:val="00622386"/>
    <w:rsid w:val="00622C79"/>
    <w:rsid w:val="00622D64"/>
    <w:rsid w:val="00623351"/>
    <w:rsid w:val="00624432"/>
    <w:rsid w:val="00624B7D"/>
    <w:rsid w:val="00624DF8"/>
    <w:rsid w:val="00625339"/>
    <w:rsid w:val="006258FC"/>
    <w:rsid w:val="0062603B"/>
    <w:rsid w:val="00626414"/>
    <w:rsid w:val="006264DC"/>
    <w:rsid w:val="006275EF"/>
    <w:rsid w:val="0062782F"/>
    <w:rsid w:val="006278FB"/>
    <w:rsid w:val="00630397"/>
    <w:rsid w:val="0063056C"/>
    <w:rsid w:val="0063059A"/>
    <w:rsid w:val="0063068B"/>
    <w:rsid w:val="00630BB1"/>
    <w:rsid w:val="00630E6A"/>
    <w:rsid w:val="00631626"/>
    <w:rsid w:val="0063199F"/>
    <w:rsid w:val="00631B5A"/>
    <w:rsid w:val="00632582"/>
    <w:rsid w:val="006328A9"/>
    <w:rsid w:val="00632AD6"/>
    <w:rsid w:val="00633919"/>
    <w:rsid w:val="00634811"/>
    <w:rsid w:val="0063486E"/>
    <w:rsid w:val="00635D54"/>
    <w:rsid w:val="00636347"/>
    <w:rsid w:val="006363BD"/>
    <w:rsid w:val="00636515"/>
    <w:rsid w:val="00636A23"/>
    <w:rsid w:val="00636D14"/>
    <w:rsid w:val="00636F25"/>
    <w:rsid w:val="006372FC"/>
    <w:rsid w:val="00637406"/>
    <w:rsid w:val="0063755F"/>
    <w:rsid w:val="006375DA"/>
    <w:rsid w:val="00637773"/>
    <w:rsid w:val="006378E0"/>
    <w:rsid w:val="00637E76"/>
    <w:rsid w:val="00640144"/>
    <w:rsid w:val="00640240"/>
    <w:rsid w:val="006407B1"/>
    <w:rsid w:val="00640C6F"/>
    <w:rsid w:val="00641637"/>
    <w:rsid w:val="00641A30"/>
    <w:rsid w:val="006424AC"/>
    <w:rsid w:val="006425AC"/>
    <w:rsid w:val="006426A2"/>
    <w:rsid w:val="00642707"/>
    <w:rsid w:val="00642E7E"/>
    <w:rsid w:val="00643044"/>
    <w:rsid w:val="006430A2"/>
    <w:rsid w:val="0064370E"/>
    <w:rsid w:val="00643C74"/>
    <w:rsid w:val="00643CCF"/>
    <w:rsid w:val="00644823"/>
    <w:rsid w:val="00644A61"/>
    <w:rsid w:val="006454BA"/>
    <w:rsid w:val="00645DC9"/>
    <w:rsid w:val="00646414"/>
    <w:rsid w:val="0064691B"/>
    <w:rsid w:val="00647ECE"/>
    <w:rsid w:val="006500F1"/>
    <w:rsid w:val="00650194"/>
    <w:rsid w:val="00651D09"/>
    <w:rsid w:val="00651F8A"/>
    <w:rsid w:val="006520A8"/>
    <w:rsid w:val="00652A07"/>
    <w:rsid w:val="00652CF8"/>
    <w:rsid w:val="00653AA1"/>
    <w:rsid w:val="00653D21"/>
    <w:rsid w:val="00653D24"/>
    <w:rsid w:val="006548BA"/>
    <w:rsid w:val="00654B4A"/>
    <w:rsid w:val="006551FB"/>
    <w:rsid w:val="006552E6"/>
    <w:rsid w:val="00655357"/>
    <w:rsid w:val="00655C53"/>
    <w:rsid w:val="006571F8"/>
    <w:rsid w:val="00657E96"/>
    <w:rsid w:val="006600C7"/>
    <w:rsid w:val="0066039A"/>
    <w:rsid w:val="006611D8"/>
    <w:rsid w:val="00661DE7"/>
    <w:rsid w:val="00662D07"/>
    <w:rsid w:val="00662D89"/>
    <w:rsid w:val="00662F60"/>
    <w:rsid w:val="00663219"/>
    <w:rsid w:val="006639A9"/>
    <w:rsid w:val="00663DBE"/>
    <w:rsid w:val="00663EC9"/>
    <w:rsid w:val="0066420C"/>
    <w:rsid w:val="00664601"/>
    <w:rsid w:val="006653C1"/>
    <w:rsid w:val="0066558C"/>
    <w:rsid w:val="00665BFC"/>
    <w:rsid w:val="00666348"/>
    <w:rsid w:val="00666377"/>
    <w:rsid w:val="00666BDE"/>
    <w:rsid w:val="00666E3D"/>
    <w:rsid w:val="00667453"/>
    <w:rsid w:val="00667560"/>
    <w:rsid w:val="0066772F"/>
    <w:rsid w:val="00667EC2"/>
    <w:rsid w:val="00667FB0"/>
    <w:rsid w:val="006700A6"/>
    <w:rsid w:val="006710B5"/>
    <w:rsid w:val="006711F2"/>
    <w:rsid w:val="0067294F"/>
    <w:rsid w:val="00673BB4"/>
    <w:rsid w:val="00674A7E"/>
    <w:rsid w:val="00674C99"/>
    <w:rsid w:val="00674F05"/>
    <w:rsid w:val="00675043"/>
    <w:rsid w:val="00675835"/>
    <w:rsid w:val="00676123"/>
    <w:rsid w:val="00676241"/>
    <w:rsid w:val="00676666"/>
    <w:rsid w:val="00676673"/>
    <w:rsid w:val="00676B85"/>
    <w:rsid w:val="00677CBF"/>
    <w:rsid w:val="00680486"/>
    <w:rsid w:val="0068061F"/>
    <w:rsid w:val="00680F51"/>
    <w:rsid w:val="006818F2"/>
    <w:rsid w:val="006827E0"/>
    <w:rsid w:val="006829C7"/>
    <w:rsid w:val="00682EFA"/>
    <w:rsid w:val="006833A7"/>
    <w:rsid w:val="0068366A"/>
    <w:rsid w:val="00683A3A"/>
    <w:rsid w:val="00683D45"/>
    <w:rsid w:val="00684735"/>
    <w:rsid w:val="006861C7"/>
    <w:rsid w:val="006867F4"/>
    <w:rsid w:val="00686A91"/>
    <w:rsid w:val="0068765C"/>
    <w:rsid w:val="00687AD9"/>
    <w:rsid w:val="00687E78"/>
    <w:rsid w:val="00690095"/>
    <w:rsid w:val="006900A2"/>
    <w:rsid w:val="00690292"/>
    <w:rsid w:val="00690891"/>
    <w:rsid w:val="00690EA4"/>
    <w:rsid w:val="0069121E"/>
    <w:rsid w:val="00691731"/>
    <w:rsid w:val="00691BA7"/>
    <w:rsid w:val="006928CD"/>
    <w:rsid w:val="0069358A"/>
    <w:rsid w:val="00694156"/>
    <w:rsid w:val="006943F8"/>
    <w:rsid w:val="006944F5"/>
    <w:rsid w:val="00694582"/>
    <w:rsid w:val="0069462A"/>
    <w:rsid w:val="0069467D"/>
    <w:rsid w:val="00695320"/>
    <w:rsid w:val="00695B63"/>
    <w:rsid w:val="00695E3C"/>
    <w:rsid w:val="00695E7F"/>
    <w:rsid w:val="00695EB5"/>
    <w:rsid w:val="0069650A"/>
    <w:rsid w:val="006966A6"/>
    <w:rsid w:val="006A028B"/>
    <w:rsid w:val="006A09BD"/>
    <w:rsid w:val="006A09D3"/>
    <w:rsid w:val="006A0CB0"/>
    <w:rsid w:val="006A10BE"/>
    <w:rsid w:val="006A1132"/>
    <w:rsid w:val="006A1A0E"/>
    <w:rsid w:val="006A1BD6"/>
    <w:rsid w:val="006A2C3C"/>
    <w:rsid w:val="006A2C5C"/>
    <w:rsid w:val="006A2E10"/>
    <w:rsid w:val="006A2FD9"/>
    <w:rsid w:val="006A3281"/>
    <w:rsid w:val="006A384C"/>
    <w:rsid w:val="006A3958"/>
    <w:rsid w:val="006A40DD"/>
    <w:rsid w:val="006A4A65"/>
    <w:rsid w:val="006A4AC0"/>
    <w:rsid w:val="006A5133"/>
    <w:rsid w:val="006A5B83"/>
    <w:rsid w:val="006A5C7E"/>
    <w:rsid w:val="006A6231"/>
    <w:rsid w:val="006A623D"/>
    <w:rsid w:val="006A6689"/>
    <w:rsid w:val="006A6702"/>
    <w:rsid w:val="006A6C59"/>
    <w:rsid w:val="006A7670"/>
    <w:rsid w:val="006A7DB8"/>
    <w:rsid w:val="006B040D"/>
    <w:rsid w:val="006B04D1"/>
    <w:rsid w:val="006B0B93"/>
    <w:rsid w:val="006B1693"/>
    <w:rsid w:val="006B1E6A"/>
    <w:rsid w:val="006B2031"/>
    <w:rsid w:val="006B2704"/>
    <w:rsid w:val="006B2A84"/>
    <w:rsid w:val="006B329B"/>
    <w:rsid w:val="006B3734"/>
    <w:rsid w:val="006B3929"/>
    <w:rsid w:val="006B3A87"/>
    <w:rsid w:val="006B46D0"/>
    <w:rsid w:val="006B4D82"/>
    <w:rsid w:val="006B52CD"/>
    <w:rsid w:val="006B5650"/>
    <w:rsid w:val="006B573E"/>
    <w:rsid w:val="006B5B8F"/>
    <w:rsid w:val="006B62E7"/>
    <w:rsid w:val="006B6664"/>
    <w:rsid w:val="006B6A71"/>
    <w:rsid w:val="006B7052"/>
    <w:rsid w:val="006B74C9"/>
    <w:rsid w:val="006C0407"/>
    <w:rsid w:val="006C0422"/>
    <w:rsid w:val="006C048C"/>
    <w:rsid w:val="006C0518"/>
    <w:rsid w:val="006C07F3"/>
    <w:rsid w:val="006C0AC5"/>
    <w:rsid w:val="006C0AD0"/>
    <w:rsid w:val="006C0E10"/>
    <w:rsid w:val="006C138D"/>
    <w:rsid w:val="006C1488"/>
    <w:rsid w:val="006C1B4F"/>
    <w:rsid w:val="006C1E08"/>
    <w:rsid w:val="006C1F55"/>
    <w:rsid w:val="006C208F"/>
    <w:rsid w:val="006C26D3"/>
    <w:rsid w:val="006C28EC"/>
    <w:rsid w:val="006C2B33"/>
    <w:rsid w:val="006C2CD0"/>
    <w:rsid w:val="006C2FAE"/>
    <w:rsid w:val="006C3A1D"/>
    <w:rsid w:val="006C3D13"/>
    <w:rsid w:val="006C3F24"/>
    <w:rsid w:val="006C4368"/>
    <w:rsid w:val="006C4D01"/>
    <w:rsid w:val="006C4D2A"/>
    <w:rsid w:val="006C5824"/>
    <w:rsid w:val="006C5FEE"/>
    <w:rsid w:val="006C607A"/>
    <w:rsid w:val="006C68DD"/>
    <w:rsid w:val="006C6988"/>
    <w:rsid w:val="006C6A42"/>
    <w:rsid w:val="006C7176"/>
    <w:rsid w:val="006C7486"/>
    <w:rsid w:val="006C7573"/>
    <w:rsid w:val="006C77C8"/>
    <w:rsid w:val="006C7A50"/>
    <w:rsid w:val="006C7D61"/>
    <w:rsid w:val="006C7EFE"/>
    <w:rsid w:val="006D013F"/>
    <w:rsid w:val="006D04B6"/>
    <w:rsid w:val="006D0B94"/>
    <w:rsid w:val="006D0C06"/>
    <w:rsid w:val="006D1202"/>
    <w:rsid w:val="006D1A1C"/>
    <w:rsid w:val="006D1B39"/>
    <w:rsid w:val="006D2A47"/>
    <w:rsid w:val="006D2C33"/>
    <w:rsid w:val="006D2FA0"/>
    <w:rsid w:val="006D3C70"/>
    <w:rsid w:val="006D4112"/>
    <w:rsid w:val="006D4730"/>
    <w:rsid w:val="006D48E6"/>
    <w:rsid w:val="006D4E1A"/>
    <w:rsid w:val="006D5439"/>
    <w:rsid w:val="006D5526"/>
    <w:rsid w:val="006D5762"/>
    <w:rsid w:val="006D5D06"/>
    <w:rsid w:val="006D6067"/>
    <w:rsid w:val="006D61C1"/>
    <w:rsid w:val="006D69A8"/>
    <w:rsid w:val="006D6AE0"/>
    <w:rsid w:val="006D6DEF"/>
    <w:rsid w:val="006D71B1"/>
    <w:rsid w:val="006D72D8"/>
    <w:rsid w:val="006D7370"/>
    <w:rsid w:val="006D76C7"/>
    <w:rsid w:val="006D7B00"/>
    <w:rsid w:val="006E035F"/>
    <w:rsid w:val="006E0A5A"/>
    <w:rsid w:val="006E0E87"/>
    <w:rsid w:val="006E274F"/>
    <w:rsid w:val="006E2928"/>
    <w:rsid w:val="006E31FE"/>
    <w:rsid w:val="006E3870"/>
    <w:rsid w:val="006E3F95"/>
    <w:rsid w:val="006E44BE"/>
    <w:rsid w:val="006E4A03"/>
    <w:rsid w:val="006E4F1A"/>
    <w:rsid w:val="006E5078"/>
    <w:rsid w:val="006E5443"/>
    <w:rsid w:val="006E5706"/>
    <w:rsid w:val="006E5B5F"/>
    <w:rsid w:val="006E5BC1"/>
    <w:rsid w:val="006E5F9F"/>
    <w:rsid w:val="006E6017"/>
    <w:rsid w:val="006E6363"/>
    <w:rsid w:val="006E6DDC"/>
    <w:rsid w:val="006E6FF0"/>
    <w:rsid w:val="006E71CF"/>
    <w:rsid w:val="006E751A"/>
    <w:rsid w:val="006E7E0C"/>
    <w:rsid w:val="006E7FF5"/>
    <w:rsid w:val="006F0031"/>
    <w:rsid w:val="006F048B"/>
    <w:rsid w:val="006F1594"/>
    <w:rsid w:val="006F1FAA"/>
    <w:rsid w:val="006F2F80"/>
    <w:rsid w:val="006F3002"/>
    <w:rsid w:val="006F3388"/>
    <w:rsid w:val="006F343D"/>
    <w:rsid w:val="006F38D4"/>
    <w:rsid w:val="006F4706"/>
    <w:rsid w:val="006F4765"/>
    <w:rsid w:val="006F52CC"/>
    <w:rsid w:val="006F53C0"/>
    <w:rsid w:val="006F578C"/>
    <w:rsid w:val="006F5FD0"/>
    <w:rsid w:val="006F6105"/>
    <w:rsid w:val="006F716E"/>
    <w:rsid w:val="006F7ED6"/>
    <w:rsid w:val="006F7FD2"/>
    <w:rsid w:val="007005A6"/>
    <w:rsid w:val="007005EE"/>
    <w:rsid w:val="00700AEA"/>
    <w:rsid w:val="00700B20"/>
    <w:rsid w:val="00701038"/>
    <w:rsid w:val="007012E0"/>
    <w:rsid w:val="0070151A"/>
    <w:rsid w:val="007015F1"/>
    <w:rsid w:val="00701A53"/>
    <w:rsid w:val="00701AAA"/>
    <w:rsid w:val="00702242"/>
    <w:rsid w:val="0070244F"/>
    <w:rsid w:val="007025B1"/>
    <w:rsid w:val="00702865"/>
    <w:rsid w:val="00702BAF"/>
    <w:rsid w:val="00702C38"/>
    <w:rsid w:val="0070307F"/>
    <w:rsid w:val="00703632"/>
    <w:rsid w:val="00703805"/>
    <w:rsid w:val="00703924"/>
    <w:rsid w:val="00703951"/>
    <w:rsid w:val="007043E5"/>
    <w:rsid w:val="007052EB"/>
    <w:rsid w:val="00705B50"/>
    <w:rsid w:val="00705C67"/>
    <w:rsid w:val="00705FE2"/>
    <w:rsid w:val="00705FE5"/>
    <w:rsid w:val="007063FE"/>
    <w:rsid w:val="00706563"/>
    <w:rsid w:val="007072BD"/>
    <w:rsid w:val="00707375"/>
    <w:rsid w:val="007078FE"/>
    <w:rsid w:val="00707ADA"/>
    <w:rsid w:val="007101B5"/>
    <w:rsid w:val="007104B7"/>
    <w:rsid w:val="0071072D"/>
    <w:rsid w:val="0071173B"/>
    <w:rsid w:val="007119B2"/>
    <w:rsid w:val="00711D08"/>
    <w:rsid w:val="007126A2"/>
    <w:rsid w:val="00713AEC"/>
    <w:rsid w:val="00713CA5"/>
    <w:rsid w:val="00713E3A"/>
    <w:rsid w:val="00713F98"/>
    <w:rsid w:val="0071462C"/>
    <w:rsid w:val="00714D1E"/>
    <w:rsid w:val="00714EED"/>
    <w:rsid w:val="00715578"/>
    <w:rsid w:val="00715BD8"/>
    <w:rsid w:val="0071600C"/>
    <w:rsid w:val="00716043"/>
    <w:rsid w:val="00716049"/>
    <w:rsid w:val="00716512"/>
    <w:rsid w:val="0071660C"/>
    <w:rsid w:val="007171A1"/>
    <w:rsid w:val="00717C92"/>
    <w:rsid w:val="007200D4"/>
    <w:rsid w:val="0072053D"/>
    <w:rsid w:val="00720A50"/>
    <w:rsid w:val="00720A75"/>
    <w:rsid w:val="00720B55"/>
    <w:rsid w:val="00720ED4"/>
    <w:rsid w:val="0072158E"/>
    <w:rsid w:val="007217DC"/>
    <w:rsid w:val="007221EE"/>
    <w:rsid w:val="00722899"/>
    <w:rsid w:val="007228D7"/>
    <w:rsid w:val="00722D33"/>
    <w:rsid w:val="00722FA0"/>
    <w:rsid w:val="007233A1"/>
    <w:rsid w:val="00723488"/>
    <w:rsid w:val="0072392D"/>
    <w:rsid w:val="00723BA2"/>
    <w:rsid w:val="00724430"/>
    <w:rsid w:val="0072500B"/>
    <w:rsid w:val="00725CF6"/>
    <w:rsid w:val="007262A7"/>
    <w:rsid w:val="0072703A"/>
    <w:rsid w:val="00727135"/>
    <w:rsid w:val="00727642"/>
    <w:rsid w:val="00727812"/>
    <w:rsid w:val="00730275"/>
    <w:rsid w:val="00730347"/>
    <w:rsid w:val="007303D5"/>
    <w:rsid w:val="00730401"/>
    <w:rsid w:val="00730A17"/>
    <w:rsid w:val="00730A1A"/>
    <w:rsid w:val="00730B47"/>
    <w:rsid w:val="00730F1A"/>
    <w:rsid w:val="00731013"/>
    <w:rsid w:val="0073121F"/>
    <w:rsid w:val="0073131F"/>
    <w:rsid w:val="007315BF"/>
    <w:rsid w:val="00731691"/>
    <w:rsid w:val="00731694"/>
    <w:rsid w:val="00731B6D"/>
    <w:rsid w:val="00732334"/>
    <w:rsid w:val="00732E78"/>
    <w:rsid w:val="007331A2"/>
    <w:rsid w:val="00733B8B"/>
    <w:rsid w:val="00733F1C"/>
    <w:rsid w:val="0073424A"/>
    <w:rsid w:val="00734596"/>
    <w:rsid w:val="00734B50"/>
    <w:rsid w:val="00734D23"/>
    <w:rsid w:val="0073578F"/>
    <w:rsid w:val="007359D6"/>
    <w:rsid w:val="00735F96"/>
    <w:rsid w:val="00736343"/>
    <w:rsid w:val="00736AC5"/>
    <w:rsid w:val="00736F5D"/>
    <w:rsid w:val="0073703E"/>
    <w:rsid w:val="00737161"/>
    <w:rsid w:val="00737587"/>
    <w:rsid w:val="007376EB"/>
    <w:rsid w:val="00737F23"/>
    <w:rsid w:val="007404F6"/>
    <w:rsid w:val="007405E7"/>
    <w:rsid w:val="007406FE"/>
    <w:rsid w:val="00740E1F"/>
    <w:rsid w:val="00741059"/>
    <w:rsid w:val="00741AE8"/>
    <w:rsid w:val="00741DE3"/>
    <w:rsid w:val="00742326"/>
    <w:rsid w:val="00742846"/>
    <w:rsid w:val="00742DD5"/>
    <w:rsid w:val="007432AE"/>
    <w:rsid w:val="007435A5"/>
    <w:rsid w:val="007437BA"/>
    <w:rsid w:val="00743CB7"/>
    <w:rsid w:val="007445B7"/>
    <w:rsid w:val="00744A1B"/>
    <w:rsid w:val="0074585C"/>
    <w:rsid w:val="00745CB4"/>
    <w:rsid w:val="00746647"/>
    <w:rsid w:val="00746CE2"/>
    <w:rsid w:val="007503C0"/>
    <w:rsid w:val="00750506"/>
    <w:rsid w:val="00751096"/>
    <w:rsid w:val="00751634"/>
    <w:rsid w:val="007518F5"/>
    <w:rsid w:val="00751C1E"/>
    <w:rsid w:val="00751E15"/>
    <w:rsid w:val="0075270A"/>
    <w:rsid w:val="00753BF0"/>
    <w:rsid w:val="00753D56"/>
    <w:rsid w:val="00754266"/>
    <w:rsid w:val="00754586"/>
    <w:rsid w:val="00754A06"/>
    <w:rsid w:val="00754BE3"/>
    <w:rsid w:val="00754DDC"/>
    <w:rsid w:val="00754E62"/>
    <w:rsid w:val="00754F25"/>
    <w:rsid w:val="007555FE"/>
    <w:rsid w:val="0075619F"/>
    <w:rsid w:val="007561B3"/>
    <w:rsid w:val="007561DE"/>
    <w:rsid w:val="00756265"/>
    <w:rsid w:val="007563D1"/>
    <w:rsid w:val="00756B63"/>
    <w:rsid w:val="00756CAC"/>
    <w:rsid w:val="00757557"/>
    <w:rsid w:val="007575B1"/>
    <w:rsid w:val="007575D0"/>
    <w:rsid w:val="00757C1C"/>
    <w:rsid w:val="00757F6B"/>
    <w:rsid w:val="00760B82"/>
    <w:rsid w:val="00760C58"/>
    <w:rsid w:val="00761213"/>
    <w:rsid w:val="00761B30"/>
    <w:rsid w:val="00761FB8"/>
    <w:rsid w:val="00762D0B"/>
    <w:rsid w:val="00763106"/>
    <w:rsid w:val="00763491"/>
    <w:rsid w:val="007634B6"/>
    <w:rsid w:val="007639A8"/>
    <w:rsid w:val="00763AD0"/>
    <w:rsid w:val="00763CBB"/>
    <w:rsid w:val="00763D52"/>
    <w:rsid w:val="007645E9"/>
    <w:rsid w:val="007647D0"/>
    <w:rsid w:val="00764B73"/>
    <w:rsid w:val="00764EC8"/>
    <w:rsid w:val="0076593B"/>
    <w:rsid w:val="00765A07"/>
    <w:rsid w:val="00765DC7"/>
    <w:rsid w:val="00767AE7"/>
    <w:rsid w:val="00767BE4"/>
    <w:rsid w:val="0077030B"/>
    <w:rsid w:val="007708E6"/>
    <w:rsid w:val="0077100B"/>
    <w:rsid w:val="00771270"/>
    <w:rsid w:val="00771672"/>
    <w:rsid w:val="00771750"/>
    <w:rsid w:val="00771F1C"/>
    <w:rsid w:val="0077241C"/>
    <w:rsid w:val="0077258C"/>
    <w:rsid w:val="00772B3A"/>
    <w:rsid w:val="00773462"/>
    <w:rsid w:val="00773A4A"/>
    <w:rsid w:val="00774388"/>
    <w:rsid w:val="0077463B"/>
    <w:rsid w:val="007746D2"/>
    <w:rsid w:val="007747BE"/>
    <w:rsid w:val="00774970"/>
    <w:rsid w:val="00774CDD"/>
    <w:rsid w:val="00774EC2"/>
    <w:rsid w:val="007753F3"/>
    <w:rsid w:val="00775D09"/>
    <w:rsid w:val="00776C13"/>
    <w:rsid w:val="0077710E"/>
    <w:rsid w:val="007772F5"/>
    <w:rsid w:val="0077738F"/>
    <w:rsid w:val="007773C0"/>
    <w:rsid w:val="007775D9"/>
    <w:rsid w:val="00777F55"/>
    <w:rsid w:val="0078048D"/>
    <w:rsid w:val="00780540"/>
    <w:rsid w:val="00780B17"/>
    <w:rsid w:val="00780FB1"/>
    <w:rsid w:val="00781047"/>
    <w:rsid w:val="00781147"/>
    <w:rsid w:val="00781B8D"/>
    <w:rsid w:val="00781C54"/>
    <w:rsid w:val="00781DD9"/>
    <w:rsid w:val="00781E67"/>
    <w:rsid w:val="00782A12"/>
    <w:rsid w:val="00782DA3"/>
    <w:rsid w:val="0078440C"/>
    <w:rsid w:val="007848B8"/>
    <w:rsid w:val="00784969"/>
    <w:rsid w:val="00784C9B"/>
    <w:rsid w:val="00784E14"/>
    <w:rsid w:val="00785E7F"/>
    <w:rsid w:val="00786075"/>
    <w:rsid w:val="00786C05"/>
    <w:rsid w:val="00787054"/>
    <w:rsid w:val="007870ED"/>
    <w:rsid w:val="00790103"/>
    <w:rsid w:val="007906AA"/>
    <w:rsid w:val="007911E6"/>
    <w:rsid w:val="0079171E"/>
    <w:rsid w:val="00791914"/>
    <w:rsid w:val="0079239A"/>
    <w:rsid w:val="007924BD"/>
    <w:rsid w:val="007924D1"/>
    <w:rsid w:val="00793191"/>
    <w:rsid w:val="0079389F"/>
    <w:rsid w:val="00793ADF"/>
    <w:rsid w:val="00793B71"/>
    <w:rsid w:val="0079418E"/>
    <w:rsid w:val="0079428E"/>
    <w:rsid w:val="00794CB1"/>
    <w:rsid w:val="00794E1C"/>
    <w:rsid w:val="00795AC6"/>
    <w:rsid w:val="00795D09"/>
    <w:rsid w:val="00796110"/>
    <w:rsid w:val="00796902"/>
    <w:rsid w:val="0079704F"/>
    <w:rsid w:val="007978E4"/>
    <w:rsid w:val="00797901"/>
    <w:rsid w:val="007A0495"/>
    <w:rsid w:val="007A04CD"/>
    <w:rsid w:val="007A04EA"/>
    <w:rsid w:val="007A06ED"/>
    <w:rsid w:val="007A0E2C"/>
    <w:rsid w:val="007A0E9E"/>
    <w:rsid w:val="007A16D7"/>
    <w:rsid w:val="007A16F8"/>
    <w:rsid w:val="007A1970"/>
    <w:rsid w:val="007A1FED"/>
    <w:rsid w:val="007A21FD"/>
    <w:rsid w:val="007A2327"/>
    <w:rsid w:val="007A277B"/>
    <w:rsid w:val="007A284D"/>
    <w:rsid w:val="007A3369"/>
    <w:rsid w:val="007A37B4"/>
    <w:rsid w:val="007A45F1"/>
    <w:rsid w:val="007A489A"/>
    <w:rsid w:val="007A4B6B"/>
    <w:rsid w:val="007A4D92"/>
    <w:rsid w:val="007A4F6B"/>
    <w:rsid w:val="007A557F"/>
    <w:rsid w:val="007A6DB5"/>
    <w:rsid w:val="007A6FED"/>
    <w:rsid w:val="007A70F6"/>
    <w:rsid w:val="007B00BC"/>
    <w:rsid w:val="007B03E4"/>
    <w:rsid w:val="007B045E"/>
    <w:rsid w:val="007B0751"/>
    <w:rsid w:val="007B08CF"/>
    <w:rsid w:val="007B12B1"/>
    <w:rsid w:val="007B160E"/>
    <w:rsid w:val="007B1A32"/>
    <w:rsid w:val="007B1B5D"/>
    <w:rsid w:val="007B3146"/>
    <w:rsid w:val="007B3499"/>
    <w:rsid w:val="007B36E3"/>
    <w:rsid w:val="007B396B"/>
    <w:rsid w:val="007B3B33"/>
    <w:rsid w:val="007B4085"/>
    <w:rsid w:val="007B40B1"/>
    <w:rsid w:val="007B42A3"/>
    <w:rsid w:val="007B4385"/>
    <w:rsid w:val="007B53B1"/>
    <w:rsid w:val="007B56B2"/>
    <w:rsid w:val="007B5BB9"/>
    <w:rsid w:val="007B6008"/>
    <w:rsid w:val="007B6026"/>
    <w:rsid w:val="007B6363"/>
    <w:rsid w:val="007B6F63"/>
    <w:rsid w:val="007B7029"/>
    <w:rsid w:val="007B7B8B"/>
    <w:rsid w:val="007B7EF3"/>
    <w:rsid w:val="007C0181"/>
    <w:rsid w:val="007C0BD3"/>
    <w:rsid w:val="007C1A31"/>
    <w:rsid w:val="007C1CC0"/>
    <w:rsid w:val="007C1E22"/>
    <w:rsid w:val="007C1E9D"/>
    <w:rsid w:val="007C1EDC"/>
    <w:rsid w:val="007C207A"/>
    <w:rsid w:val="007C2A0D"/>
    <w:rsid w:val="007C2B7E"/>
    <w:rsid w:val="007C2C83"/>
    <w:rsid w:val="007C2CCF"/>
    <w:rsid w:val="007C2F95"/>
    <w:rsid w:val="007C3087"/>
    <w:rsid w:val="007C3DC1"/>
    <w:rsid w:val="007C4641"/>
    <w:rsid w:val="007C4968"/>
    <w:rsid w:val="007C4C6D"/>
    <w:rsid w:val="007C5184"/>
    <w:rsid w:val="007C53A7"/>
    <w:rsid w:val="007C6341"/>
    <w:rsid w:val="007C6494"/>
    <w:rsid w:val="007C6B22"/>
    <w:rsid w:val="007C6F18"/>
    <w:rsid w:val="007C72D3"/>
    <w:rsid w:val="007C73FE"/>
    <w:rsid w:val="007C7961"/>
    <w:rsid w:val="007C7970"/>
    <w:rsid w:val="007C7CCE"/>
    <w:rsid w:val="007D08F2"/>
    <w:rsid w:val="007D1A42"/>
    <w:rsid w:val="007D2026"/>
    <w:rsid w:val="007D2188"/>
    <w:rsid w:val="007D2B39"/>
    <w:rsid w:val="007D2DB1"/>
    <w:rsid w:val="007D2DD5"/>
    <w:rsid w:val="007D3368"/>
    <w:rsid w:val="007D3DF9"/>
    <w:rsid w:val="007D52C4"/>
    <w:rsid w:val="007D575B"/>
    <w:rsid w:val="007D5C96"/>
    <w:rsid w:val="007D60D2"/>
    <w:rsid w:val="007D6631"/>
    <w:rsid w:val="007D6643"/>
    <w:rsid w:val="007D6F4E"/>
    <w:rsid w:val="007D743F"/>
    <w:rsid w:val="007D7462"/>
    <w:rsid w:val="007D7730"/>
    <w:rsid w:val="007D79EF"/>
    <w:rsid w:val="007D7FF6"/>
    <w:rsid w:val="007E0010"/>
    <w:rsid w:val="007E0D8F"/>
    <w:rsid w:val="007E18AE"/>
    <w:rsid w:val="007E1D7B"/>
    <w:rsid w:val="007E2F2B"/>
    <w:rsid w:val="007E3610"/>
    <w:rsid w:val="007E3FBE"/>
    <w:rsid w:val="007E4A2B"/>
    <w:rsid w:val="007E4AB7"/>
    <w:rsid w:val="007E4B6C"/>
    <w:rsid w:val="007E50C8"/>
    <w:rsid w:val="007E53C7"/>
    <w:rsid w:val="007E5617"/>
    <w:rsid w:val="007E5800"/>
    <w:rsid w:val="007E5BDB"/>
    <w:rsid w:val="007E611B"/>
    <w:rsid w:val="007E6DF3"/>
    <w:rsid w:val="007E7446"/>
    <w:rsid w:val="007E77FA"/>
    <w:rsid w:val="007E7EB3"/>
    <w:rsid w:val="007F00CC"/>
    <w:rsid w:val="007F09B3"/>
    <w:rsid w:val="007F0D0C"/>
    <w:rsid w:val="007F1940"/>
    <w:rsid w:val="007F1A3A"/>
    <w:rsid w:val="007F26A2"/>
    <w:rsid w:val="007F2AE6"/>
    <w:rsid w:val="007F2F26"/>
    <w:rsid w:val="007F2FCB"/>
    <w:rsid w:val="007F3320"/>
    <w:rsid w:val="007F33F9"/>
    <w:rsid w:val="007F34CA"/>
    <w:rsid w:val="007F3600"/>
    <w:rsid w:val="007F3715"/>
    <w:rsid w:val="007F3716"/>
    <w:rsid w:val="007F3790"/>
    <w:rsid w:val="007F3D79"/>
    <w:rsid w:val="007F4B5C"/>
    <w:rsid w:val="007F5685"/>
    <w:rsid w:val="007F5DAD"/>
    <w:rsid w:val="007F5FA6"/>
    <w:rsid w:val="007F6DDE"/>
    <w:rsid w:val="007F70DF"/>
    <w:rsid w:val="007F7791"/>
    <w:rsid w:val="007F7B66"/>
    <w:rsid w:val="007F7B7F"/>
    <w:rsid w:val="007F7C06"/>
    <w:rsid w:val="007F7D8D"/>
    <w:rsid w:val="00800B21"/>
    <w:rsid w:val="008010D7"/>
    <w:rsid w:val="008011BA"/>
    <w:rsid w:val="008012F5"/>
    <w:rsid w:val="00801537"/>
    <w:rsid w:val="00802303"/>
    <w:rsid w:val="00802814"/>
    <w:rsid w:val="00803111"/>
    <w:rsid w:val="00803147"/>
    <w:rsid w:val="008037EE"/>
    <w:rsid w:val="00803ED6"/>
    <w:rsid w:val="0080418C"/>
    <w:rsid w:val="008044CF"/>
    <w:rsid w:val="008047D7"/>
    <w:rsid w:val="00804D9C"/>
    <w:rsid w:val="0080523E"/>
    <w:rsid w:val="00805272"/>
    <w:rsid w:val="008054F7"/>
    <w:rsid w:val="0080589E"/>
    <w:rsid w:val="00805C07"/>
    <w:rsid w:val="00805E2D"/>
    <w:rsid w:val="00806162"/>
    <w:rsid w:val="0080658A"/>
    <w:rsid w:val="008069A2"/>
    <w:rsid w:val="00806B3E"/>
    <w:rsid w:val="0080703F"/>
    <w:rsid w:val="0081005C"/>
    <w:rsid w:val="00810ACA"/>
    <w:rsid w:val="0081165E"/>
    <w:rsid w:val="008116D7"/>
    <w:rsid w:val="00811A6C"/>
    <w:rsid w:val="00812096"/>
    <w:rsid w:val="00812FF3"/>
    <w:rsid w:val="00813640"/>
    <w:rsid w:val="00813A08"/>
    <w:rsid w:val="00813AFE"/>
    <w:rsid w:val="00813F27"/>
    <w:rsid w:val="008145D4"/>
    <w:rsid w:val="00814E78"/>
    <w:rsid w:val="0081534E"/>
    <w:rsid w:val="00815B41"/>
    <w:rsid w:val="00815E34"/>
    <w:rsid w:val="00816E6A"/>
    <w:rsid w:val="00816FAC"/>
    <w:rsid w:val="008178DB"/>
    <w:rsid w:val="00817933"/>
    <w:rsid w:val="00817BFF"/>
    <w:rsid w:val="00817F31"/>
    <w:rsid w:val="0082082F"/>
    <w:rsid w:val="0082083D"/>
    <w:rsid w:val="00820948"/>
    <w:rsid w:val="00820B18"/>
    <w:rsid w:val="00820DE2"/>
    <w:rsid w:val="00820FF6"/>
    <w:rsid w:val="008214A0"/>
    <w:rsid w:val="00821C1B"/>
    <w:rsid w:val="00822126"/>
    <w:rsid w:val="00822355"/>
    <w:rsid w:val="008226B0"/>
    <w:rsid w:val="008227F0"/>
    <w:rsid w:val="00822BD8"/>
    <w:rsid w:val="00822ECA"/>
    <w:rsid w:val="00823F03"/>
    <w:rsid w:val="00823F28"/>
    <w:rsid w:val="00825189"/>
    <w:rsid w:val="008256F2"/>
    <w:rsid w:val="00825BB7"/>
    <w:rsid w:val="00825EBF"/>
    <w:rsid w:val="008262C0"/>
    <w:rsid w:val="00826669"/>
    <w:rsid w:val="00826EFB"/>
    <w:rsid w:val="00827A23"/>
    <w:rsid w:val="00827DD5"/>
    <w:rsid w:val="00827F6E"/>
    <w:rsid w:val="00830017"/>
    <w:rsid w:val="008303A7"/>
    <w:rsid w:val="0083066A"/>
    <w:rsid w:val="00830B6F"/>
    <w:rsid w:val="00830CB6"/>
    <w:rsid w:val="00830E7E"/>
    <w:rsid w:val="0083102F"/>
    <w:rsid w:val="00831CE5"/>
    <w:rsid w:val="008334D3"/>
    <w:rsid w:val="00833D05"/>
    <w:rsid w:val="008341C6"/>
    <w:rsid w:val="0083557B"/>
    <w:rsid w:val="00835BF0"/>
    <w:rsid w:val="008361BC"/>
    <w:rsid w:val="00836DAE"/>
    <w:rsid w:val="00840394"/>
    <w:rsid w:val="008406DC"/>
    <w:rsid w:val="00840CB2"/>
    <w:rsid w:val="0084152D"/>
    <w:rsid w:val="00841DA4"/>
    <w:rsid w:val="00842008"/>
    <w:rsid w:val="008424E7"/>
    <w:rsid w:val="00842687"/>
    <w:rsid w:val="008429CB"/>
    <w:rsid w:val="0084354A"/>
    <w:rsid w:val="008437B1"/>
    <w:rsid w:val="00843D81"/>
    <w:rsid w:val="00844364"/>
    <w:rsid w:val="0084485E"/>
    <w:rsid w:val="00844C2C"/>
    <w:rsid w:val="00844EC3"/>
    <w:rsid w:val="00844F20"/>
    <w:rsid w:val="00844F74"/>
    <w:rsid w:val="00845B2B"/>
    <w:rsid w:val="008464B1"/>
    <w:rsid w:val="008466CA"/>
    <w:rsid w:val="00846C30"/>
    <w:rsid w:val="00846CB2"/>
    <w:rsid w:val="00847053"/>
    <w:rsid w:val="00847196"/>
    <w:rsid w:val="0085033B"/>
    <w:rsid w:val="0085059D"/>
    <w:rsid w:val="00850BA4"/>
    <w:rsid w:val="008514AE"/>
    <w:rsid w:val="0085159E"/>
    <w:rsid w:val="008516F5"/>
    <w:rsid w:val="0085245F"/>
    <w:rsid w:val="0085447B"/>
    <w:rsid w:val="00854DAB"/>
    <w:rsid w:val="0085537F"/>
    <w:rsid w:val="0085575B"/>
    <w:rsid w:val="008558E2"/>
    <w:rsid w:val="00855E05"/>
    <w:rsid w:val="0085686F"/>
    <w:rsid w:val="00856A56"/>
    <w:rsid w:val="0085705E"/>
    <w:rsid w:val="008573E9"/>
    <w:rsid w:val="00857D46"/>
    <w:rsid w:val="00860145"/>
    <w:rsid w:val="00860676"/>
    <w:rsid w:val="0086180A"/>
    <w:rsid w:val="008618E3"/>
    <w:rsid w:val="00861B1B"/>
    <w:rsid w:val="00861B23"/>
    <w:rsid w:val="00861D49"/>
    <w:rsid w:val="008625B1"/>
    <w:rsid w:val="00862A2C"/>
    <w:rsid w:val="00862CC1"/>
    <w:rsid w:val="00862EC5"/>
    <w:rsid w:val="00863137"/>
    <w:rsid w:val="0086390E"/>
    <w:rsid w:val="00863C0E"/>
    <w:rsid w:val="00863D98"/>
    <w:rsid w:val="008645B9"/>
    <w:rsid w:val="00864930"/>
    <w:rsid w:val="008649C0"/>
    <w:rsid w:val="00864AB5"/>
    <w:rsid w:val="00864AF2"/>
    <w:rsid w:val="00864EAA"/>
    <w:rsid w:val="0086549C"/>
    <w:rsid w:val="00865EEF"/>
    <w:rsid w:val="0086684A"/>
    <w:rsid w:val="00866A28"/>
    <w:rsid w:val="00867F46"/>
    <w:rsid w:val="00870136"/>
    <w:rsid w:val="008703FB"/>
    <w:rsid w:val="0087082B"/>
    <w:rsid w:val="00870CA0"/>
    <w:rsid w:val="00870D05"/>
    <w:rsid w:val="00871069"/>
    <w:rsid w:val="00871359"/>
    <w:rsid w:val="00871A69"/>
    <w:rsid w:val="00871A6A"/>
    <w:rsid w:val="00871B39"/>
    <w:rsid w:val="00871D36"/>
    <w:rsid w:val="008724E5"/>
    <w:rsid w:val="00872981"/>
    <w:rsid w:val="008729E7"/>
    <w:rsid w:val="00872E09"/>
    <w:rsid w:val="00873307"/>
    <w:rsid w:val="00873C56"/>
    <w:rsid w:val="008742AB"/>
    <w:rsid w:val="00874B82"/>
    <w:rsid w:val="00875112"/>
    <w:rsid w:val="00875371"/>
    <w:rsid w:val="008754A9"/>
    <w:rsid w:val="0087570F"/>
    <w:rsid w:val="00875872"/>
    <w:rsid w:val="00875AFB"/>
    <w:rsid w:val="0087620D"/>
    <w:rsid w:val="00876500"/>
    <w:rsid w:val="00876505"/>
    <w:rsid w:val="008768EE"/>
    <w:rsid w:val="00876D75"/>
    <w:rsid w:val="008772E2"/>
    <w:rsid w:val="008773F6"/>
    <w:rsid w:val="0087753E"/>
    <w:rsid w:val="008779DD"/>
    <w:rsid w:val="00877C04"/>
    <w:rsid w:val="008806C2"/>
    <w:rsid w:val="00880E67"/>
    <w:rsid w:val="008816DF"/>
    <w:rsid w:val="00881FD3"/>
    <w:rsid w:val="00882071"/>
    <w:rsid w:val="00882426"/>
    <w:rsid w:val="00883AF4"/>
    <w:rsid w:val="00883DB9"/>
    <w:rsid w:val="00883EB7"/>
    <w:rsid w:val="00884390"/>
    <w:rsid w:val="0088496E"/>
    <w:rsid w:val="008865AD"/>
    <w:rsid w:val="008870DD"/>
    <w:rsid w:val="008871CC"/>
    <w:rsid w:val="00887866"/>
    <w:rsid w:val="00887DB4"/>
    <w:rsid w:val="00887F43"/>
    <w:rsid w:val="00890134"/>
    <w:rsid w:val="008902C0"/>
    <w:rsid w:val="008903DA"/>
    <w:rsid w:val="00890417"/>
    <w:rsid w:val="0089070C"/>
    <w:rsid w:val="008908E6"/>
    <w:rsid w:val="00890CCD"/>
    <w:rsid w:val="00890E4C"/>
    <w:rsid w:val="008912D7"/>
    <w:rsid w:val="00891C45"/>
    <w:rsid w:val="00891E06"/>
    <w:rsid w:val="00893685"/>
    <w:rsid w:val="00893698"/>
    <w:rsid w:val="008939C0"/>
    <w:rsid w:val="00894172"/>
    <w:rsid w:val="00894308"/>
    <w:rsid w:val="00894743"/>
    <w:rsid w:val="0089514D"/>
    <w:rsid w:val="00895892"/>
    <w:rsid w:val="00896031"/>
    <w:rsid w:val="00896050"/>
    <w:rsid w:val="00896874"/>
    <w:rsid w:val="008968FB"/>
    <w:rsid w:val="00897603"/>
    <w:rsid w:val="00897E38"/>
    <w:rsid w:val="008A101B"/>
    <w:rsid w:val="008A12EC"/>
    <w:rsid w:val="008A22F0"/>
    <w:rsid w:val="008A2326"/>
    <w:rsid w:val="008A299B"/>
    <w:rsid w:val="008A2C52"/>
    <w:rsid w:val="008A2E1E"/>
    <w:rsid w:val="008A3217"/>
    <w:rsid w:val="008A3242"/>
    <w:rsid w:val="008A32E2"/>
    <w:rsid w:val="008A336E"/>
    <w:rsid w:val="008A3B43"/>
    <w:rsid w:val="008A403B"/>
    <w:rsid w:val="008A404C"/>
    <w:rsid w:val="008A4076"/>
    <w:rsid w:val="008A44F7"/>
    <w:rsid w:val="008A47EF"/>
    <w:rsid w:val="008A489A"/>
    <w:rsid w:val="008A4B0E"/>
    <w:rsid w:val="008A564C"/>
    <w:rsid w:val="008A5779"/>
    <w:rsid w:val="008A65AC"/>
    <w:rsid w:val="008A68D9"/>
    <w:rsid w:val="008A6C68"/>
    <w:rsid w:val="008A6FC1"/>
    <w:rsid w:val="008A72DF"/>
    <w:rsid w:val="008A76C2"/>
    <w:rsid w:val="008A77BB"/>
    <w:rsid w:val="008A7826"/>
    <w:rsid w:val="008B0006"/>
    <w:rsid w:val="008B03EE"/>
    <w:rsid w:val="008B0D73"/>
    <w:rsid w:val="008B1663"/>
    <w:rsid w:val="008B1FD3"/>
    <w:rsid w:val="008B217C"/>
    <w:rsid w:val="008B255F"/>
    <w:rsid w:val="008B28A6"/>
    <w:rsid w:val="008B31ED"/>
    <w:rsid w:val="008B3678"/>
    <w:rsid w:val="008B3910"/>
    <w:rsid w:val="008B3B64"/>
    <w:rsid w:val="008B3C10"/>
    <w:rsid w:val="008B415F"/>
    <w:rsid w:val="008B419D"/>
    <w:rsid w:val="008B45B9"/>
    <w:rsid w:val="008B46A3"/>
    <w:rsid w:val="008B501C"/>
    <w:rsid w:val="008B523A"/>
    <w:rsid w:val="008B547E"/>
    <w:rsid w:val="008B5B40"/>
    <w:rsid w:val="008B6287"/>
    <w:rsid w:val="008B67F7"/>
    <w:rsid w:val="008B6975"/>
    <w:rsid w:val="008B6D83"/>
    <w:rsid w:val="008B71B0"/>
    <w:rsid w:val="008B729B"/>
    <w:rsid w:val="008B765A"/>
    <w:rsid w:val="008B7717"/>
    <w:rsid w:val="008C02C1"/>
    <w:rsid w:val="008C02DB"/>
    <w:rsid w:val="008C0C07"/>
    <w:rsid w:val="008C1687"/>
    <w:rsid w:val="008C1D2B"/>
    <w:rsid w:val="008C2F26"/>
    <w:rsid w:val="008C35D9"/>
    <w:rsid w:val="008C3985"/>
    <w:rsid w:val="008C3BD0"/>
    <w:rsid w:val="008C3D87"/>
    <w:rsid w:val="008C3E71"/>
    <w:rsid w:val="008C3ECA"/>
    <w:rsid w:val="008C3F0C"/>
    <w:rsid w:val="008C41EF"/>
    <w:rsid w:val="008C4822"/>
    <w:rsid w:val="008C4A35"/>
    <w:rsid w:val="008C4B71"/>
    <w:rsid w:val="008C4CC5"/>
    <w:rsid w:val="008C4D40"/>
    <w:rsid w:val="008C4DC4"/>
    <w:rsid w:val="008C5655"/>
    <w:rsid w:val="008C5CD6"/>
    <w:rsid w:val="008C5FD0"/>
    <w:rsid w:val="008C610D"/>
    <w:rsid w:val="008C6330"/>
    <w:rsid w:val="008C6602"/>
    <w:rsid w:val="008C6780"/>
    <w:rsid w:val="008C695E"/>
    <w:rsid w:val="008C6E97"/>
    <w:rsid w:val="008C7D19"/>
    <w:rsid w:val="008C7FFA"/>
    <w:rsid w:val="008D0441"/>
    <w:rsid w:val="008D0651"/>
    <w:rsid w:val="008D0890"/>
    <w:rsid w:val="008D0FC8"/>
    <w:rsid w:val="008D1089"/>
    <w:rsid w:val="008D11B8"/>
    <w:rsid w:val="008D159C"/>
    <w:rsid w:val="008D23E1"/>
    <w:rsid w:val="008D266F"/>
    <w:rsid w:val="008D2726"/>
    <w:rsid w:val="008D403E"/>
    <w:rsid w:val="008D43CD"/>
    <w:rsid w:val="008D4518"/>
    <w:rsid w:val="008D45D2"/>
    <w:rsid w:val="008D631E"/>
    <w:rsid w:val="008D6830"/>
    <w:rsid w:val="008D6AA8"/>
    <w:rsid w:val="008D6E40"/>
    <w:rsid w:val="008D6F40"/>
    <w:rsid w:val="008D7012"/>
    <w:rsid w:val="008D7983"/>
    <w:rsid w:val="008D7DED"/>
    <w:rsid w:val="008E0682"/>
    <w:rsid w:val="008E06B8"/>
    <w:rsid w:val="008E126C"/>
    <w:rsid w:val="008E177B"/>
    <w:rsid w:val="008E20AD"/>
    <w:rsid w:val="008E20B2"/>
    <w:rsid w:val="008E2315"/>
    <w:rsid w:val="008E2D11"/>
    <w:rsid w:val="008E2EAF"/>
    <w:rsid w:val="008E32EF"/>
    <w:rsid w:val="008E4124"/>
    <w:rsid w:val="008E4519"/>
    <w:rsid w:val="008E47B0"/>
    <w:rsid w:val="008E4B9B"/>
    <w:rsid w:val="008E53BF"/>
    <w:rsid w:val="008E56F2"/>
    <w:rsid w:val="008E5D2E"/>
    <w:rsid w:val="008E69DA"/>
    <w:rsid w:val="008E703C"/>
    <w:rsid w:val="008E7CFA"/>
    <w:rsid w:val="008E7F21"/>
    <w:rsid w:val="008F00B4"/>
    <w:rsid w:val="008F0641"/>
    <w:rsid w:val="008F07C5"/>
    <w:rsid w:val="008F085E"/>
    <w:rsid w:val="008F0A47"/>
    <w:rsid w:val="008F1263"/>
    <w:rsid w:val="008F12F9"/>
    <w:rsid w:val="008F14C2"/>
    <w:rsid w:val="008F1587"/>
    <w:rsid w:val="008F1AC2"/>
    <w:rsid w:val="008F20D7"/>
    <w:rsid w:val="008F2F83"/>
    <w:rsid w:val="008F3590"/>
    <w:rsid w:val="008F3828"/>
    <w:rsid w:val="008F40D7"/>
    <w:rsid w:val="008F40E9"/>
    <w:rsid w:val="008F40F6"/>
    <w:rsid w:val="008F4E79"/>
    <w:rsid w:val="008F5100"/>
    <w:rsid w:val="008F56AD"/>
    <w:rsid w:val="008F6F78"/>
    <w:rsid w:val="00900132"/>
    <w:rsid w:val="0090059C"/>
    <w:rsid w:val="00901077"/>
    <w:rsid w:val="00902423"/>
    <w:rsid w:val="00902579"/>
    <w:rsid w:val="009025DE"/>
    <w:rsid w:val="00902731"/>
    <w:rsid w:val="00903360"/>
    <w:rsid w:val="00903A4D"/>
    <w:rsid w:val="0090436D"/>
    <w:rsid w:val="00904803"/>
    <w:rsid w:val="00904F44"/>
    <w:rsid w:val="0090504F"/>
    <w:rsid w:val="009050AE"/>
    <w:rsid w:val="0090522B"/>
    <w:rsid w:val="009057B6"/>
    <w:rsid w:val="00905813"/>
    <w:rsid w:val="0090598B"/>
    <w:rsid w:val="00905B9E"/>
    <w:rsid w:val="00905F6A"/>
    <w:rsid w:val="00907620"/>
    <w:rsid w:val="0091014F"/>
    <w:rsid w:val="009105D9"/>
    <w:rsid w:val="00910C56"/>
    <w:rsid w:val="00910E70"/>
    <w:rsid w:val="0091174A"/>
    <w:rsid w:val="00911B71"/>
    <w:rsid w:val="0091264A"/>
    <w:rsid w:val="00913559"/>
    <w:rsid w:val="009138C3"/>
    <w:rsid w:val="00913A63"/>
    <w:rsid w:val="00913E2D"/>
    <w:rsid w:val="00914BA6"/>
    <w:rsid w:val="00914D9E"/>
    <w:rsid w:val="00915611"/>
    <w:rsid w:val="00915C54"/>
    <w:rsid w:val="00915DDB"/>
    <w:rsid w:val="009166AF"/>
    <w:rsid w:val="009168E4"/>
    <w:rsid w:val="00917116"/>
    <w:rsid w:val="009179F0"/>
    <w:rsid w:val="00917E8E"/>
    <w:rsid w:val="0092031D"/>
    <w:rsid w:val="009205CC"/>
    <w:rsid w:val="0092068E"/>
    <w:rsid w:val="009207A4"/>
    <w:rsid w:val="00920CEB"/>
    <w:rsid w:val="009212B0"/>
    <w:rsid w:val="009213AB"/>
    <w:rsid w:val="0092143F"/>
    <w:rsid w:val="00921849"/>
    <w:rsid w:val="009223DA"/>
    <w:rsid w:val="009228E7"/>
    <w:rsid w:val="00922B1C"/>
    <w:rsid w:val="00922FF2"/>
    <w:rsid w:val="00923162"/>
    <w:rsid w:val="0092390A"/>
    <w:rsid w:val="00923E9F"/>
    <w:rsid w:val="0092455A"/>
    <w:rsid w:val="009248F3"/>
    <w:rsid w:val="00924BED"/>
    <w:rsid w:val="00924BFE"/>
    <w:rsid w:val="00924E60"/>
    <w:rsid w:val="009250F5"/>
    <w:rsid w:val="009254BC"/>
    <w:rsid w:val="009256DC"/>
    <w:rsid w:val="009257A8"/>
    <w:rsid w:val="00925A6A"/>
    <w:rsid w:val="00926086"/>
    <w:rsid w:val="009260E2"/>
    <w:rsid w:val="009261A0"/>
    <w:rsid w:val="00926E1C"/>
    <w:rsid w:val="00927C65"/>
    <w:rsid w:val="00927C68"/>
    <w:rsid w:val="00930F20"/>
    <w:rsid w:val="00930F32"/>
    <w:rsid w:val="009315BF"/>
    <w:rsid w:val="00931B28"/>
    <w:rsid w:val="00931C27"/>
    <w:rsid w:val="009325E4"/>
    <w:rsid w:val="00932722"/>
    <w:rsid w:val="009327C1"/>
    <w:rsid w:val="00933324"/>
    <w:rsid w:val="00934015"/>
    <w:rsid w:val="0093483E"/>
    <w:rsid w:val="00934992"/>
    <w:rsid w:val="00934EEE"/>
    <w:rsid w:val="00935020"/>
    <w:rsid w:val="00935090"/>
    <w:rsid w:val="009359CC"/>
    <w:rsid w:val="00935CBB"/>
    <w:rsid w:val="0093610B"/>
    <w:rsid w:val="00936181"/>
    <w:rsid w:val="0093703D"/>
    <w:rsid w:val="009371BA"/>
    <w:rsid w:val="00937275"/>
    <w:rsid w:val="00937AC8"/>
    <w:rsid w:val="00937B02"/>
    <w:rsid w:val="00940094"/>
    <w:rsid w:val="00940B72"/>
    <w:rsid w:val="00940C02"/>
    <w:rsid w:val="00941DBD"/>
    <w:rsid w:val="00941EDF"/>
    <w:rsid w:val="00942CB2"/>
    <w:rsid w:val="00942D57"/>
    <w:rsid w:val="00943017"/>
    <w:rsid w:val="00943066"/>
    <w:rsid w:val="009432E5"/>
    <w:rsid w:val="00943443"/>
    <w:rsid w:val="00943665"/>
    <w:rsid w:val="009439E1"/>
    <w:rsid w:val="00944008"/>
    <w:rsid w:val="009441B8"/>
    <w:rsid w:val="00944236"/>
    <w:rsid w:val="009448FF"/>
    <w:rsid w:val="00944B8B"/>
    <w:rsid w:val="00944C78"/>
    <w:rsid w:val="00944DAF"/>
    <w:rsid w:val="009456AF"/>
    <w:rsid w:val="0094590C"/>
    <w:rsid w:val="009474F9"/>
    <w:rsid w:val="009502A6"/>
    <w:rsid w:val="0095083B"/>
    <w:rsid w:val="0095120A"/>
    <w:rsid w:val="0095134C"/>
    <w:rsid w:val="00951456"/>
    <w:rsid w:val="00952747"/>
    <w:rsid w:val="00952A20"/>
    <w:rsid w:val="00952F2B"/>
    <w:rsid w:val="00953A19"/>
    <w:rsid w:val="00953CFB"/>
    <w:rsid w:val="00953DF9"/>
    <w:rsid w:val="0095413B"/>
    <w:rsid w:val="009544E1"/>
    <w:rsid w:val="00954913"/>
    <w:rsid w:val="00954956"/>
    <w:rsid w:val="00954E4A"/>
    <w:rsid w:val="009550FF"/>
    <w:rsid w:val="009552B2"/>
    <w:rsid w:val="009553B5"/>
    <w:rsid w:val="00955A5B"/>
    <w:rsid w:val="009564CA"/>
    <w:rsid w:val="0095726A"/>
    <w:rsid w:val="00957967"/>
    <w:rsid w:val="00957FC1"/>
    <w:rsid w:val="00960F27"/>
    <w:rsid w:val="009610E6"/>
    <w:rsid w:val="009612D0"/>
    <w:rsid w:val="00961511"/>
    <w:rsid w:val="00961571"/>
    <w:rsid w:val="00961674"/>
    <w:rsid w:val="00961DEE"/>
    <w:rsid w:val="00962222"/>
    <w:rsid w:val="0096265B"/>
    <w:rsid w:val="009630FA"/>
    <w:rsid w:val="00963CE2"/>
    <w:rsid w:val="0096425A"/>
    <w:rsid w:val="00964679"/>
    <w:rsid w:val="00964C6A"/>
    <w:rsid w:val="00964E9F"/>
    <w:rsid w:val="00964F07"/>
    <w:rsid w:val="009650B9"/>
    <w:rsid w:val="00965178"/>
    <w:rsid w:val="009657E7"/>
    <w:rsid w:val="00965CDE"/>
    <w:rsid w:val="0096606A"/>
    <w:rsid w:val="009662C7"/>
    <w:rsid w:val="009665ED"/>
    <w:rsid w:val="009667FD"/>
    <w:rsid w:val="0096749B"/>
    <w:rsid w:val="009674C5"/>
    <w:rsid w:val="009675CB"/>
    <w:rsid w:val="009676CD"/>
    <w:rsid w:val="00967A5F"/>
    <w:rsid w:val="00967BC3"/>
    <w:rsid w:val="0097047E"/>
    <w:rsid w:val="0097061F"/>
    <w:rsid w:val="00970949"/>
    <w:rsid w:val="00970A0F"/>
    <w:rsid w:val="0097262B"/>
    <w:rsid w:val="0097273E"/>
    <w:rsid w:val="009731BC"/>
    <w:rsid w:val="009735D0"/>
    <w:rsid w:val="0097362B"/>
    <w:rsid w:val="00973721"/>
    <w:rsid w:val="0097438C"/>
    <w:rsid w:val="00974C25"/>
    <w:rsid w:val="00975159"/>
    <w:rsid w:val="00975DDF"/>
    <w:rsid w:val="00975F64"/>
    <w:rsid w:val="009760E4"/>
    <w:rsid w:val="00976686"/>
    <w:rsid w:val="009768F2"/>
    <w:rsid w:val="00976CFD"/>
    <w:rsid w:val="0097759B"/>
    <w:rsid w:val="009779A8"/>
    <w:rsid w:val="00977A02"/>
    <w:rsid w:val="00977C6E"/>
    <w:rsid w:val="00977FCD"/>
    <w:rsid w:val="0098001B"/>
    <w:rsid w:val="009801FD"/>
    <w:rsid w:val="009803DE"/>
    <w:rsid w:val="009807E7"/>
    <w:rsid w:val="00980D15"/>
    <w:rsid w:val="00981697"/>
    <w:rsid w:val="009818A1"/>
    <w:rsid w:val="00981A4D"/>
    <w:rsid w:val="00981CB5"/>
    <w:rsid w:val="009823C3"/>
    <w:rsid w:val="00982E9F"/>
    <w:rsid w:val="0098336A"/>
    <w:rsid w:val="00983DDB"/>
    <w:rsid w:val="00984DE5"/>
    <w:rsid w:val="00984EBD"/>
    <w:rsid w:val="00984F30"/>
    <w:rsid w:val="00985054"/>
    <w:rsid w:val="00985728"/>
    <w:rsid w:val="00985C71"/>
    <w:rsid w:val="00985E1F"/>
    <w:rsid w:val="009861AB"/>
    <w:rsid w:val="00986C39"/>
    <w:rsid w:val="00987779"/>
    <w:rsid w:val="00987CD8"/>
    <w:rsid w:val="009906C2"/>
    <w:rsid w:val="00990B69"/>
    <w:rsid w:val="009914D3"/>
    <w:rsid w:val="009915EA"/>
    <w:rsid w:val="00991A98"/>
    <w:rsid w:val="00991C03"/>
    <w:rsid w:val="00991CA7"/>
    <w:rsid w:val="009922BF"/>
    <w:rsid w:val="00992B6A"/>
    <w:rsid w:val="00992FAB"/>
    <w:rsid w:val="00993371"/>
    <w:rsid w:val="00993593"/>
    <w:rsid w:val="00994370"/>
    <w:rsid w:val="00994485"/>
    <w:rsid w:val="00994ED7"/>
    <w:rsid w:val="00995708"/>
    <w:rsid w:val="00995BDE"/>
    <w:rsid w:val="009964FD"/>
    <w:rsid w:val="00996894"/>
    <w:rsid w:val="00996ACD"/>
    <w:rsid w:val="009972C3"/>
    <w:rsid w:val="00997B53"/>
    <w:rsid w:val="00997C47"/>
    <w:rsid w:val="009A0365"/>
    <w:rsid w:val="009A04E9"/>
    <w:rsid w:val="009A074F"/>
    <w:rsid w:val="009A0A99"/>
    <w:rsid w:val="009A0BCA"/>
    <w:rsid w:val="009A11BB"/>
    <w:rsid w:val="009A12F0"/>
    <w:rsid w:val="009A1485"/>
    <w:rsid w:val="009A178C"/>
    <w:rsid w:val="009A1F6A"/>
    <w:rsid w:val="009A237B"/>
    <w:rsid w:val="009A4A8D"/>
    <w:rsid w:val="009A5AA6"/>
    <w:rsid w:val="009A5BA5"/>
    <w:rsid w:val="009A5C48"/>
    <w:rsid w:val="009A617E"/>
    <w:rsid w:val="009A67D1"/>
    <w:rsid w:val="009A694E"/>
    <w:rsid w:val="009A6ABF"/>
    <w:rsid w:val="009A7E69"/>
    <w:rsid w:val="009B0689"/>
    <w:rsid w:val="009B0890"/>
    <w:rsid w:val="009B09D8"/>
    <w:rsid w:val="009B0C2C"/>
    <w:rsid w:val="009B0D46"/>
    <w:rsid w:val="009B1042"/>
    <w:rsid w:val="009B12BE"/>
    <w:rsid w:val="009B1743"/>
    <w:rsid w:val="009B17D8"/>
    <w:rsid w:val="009B1A9A"/>
    <w:rsid w:val="009B1B76"/>
    <w:rsid w:val="009B1FF6"/>
    <w:rsid w:val="009B204B"/>
    <w:rsid w:val="009B208D"/>
    <w:rsid w:val="009B2449"/>
    <w:rsid w:val="009B2615"/>
    <w:rsid w:val="009B27E5"/>
    <w:rsid w:val="009B3984"/>
    <w:rsid w:val="009B3DAA"/>
    <w:rsid w:val="009B41AA"/>
    <w:rsid w:val="009B436A"/>
    <w:rsid w:val="009B44A8"/>
    <w:rsid w:val="009B4C3B"/>
    <w:rsid w:val="009B5605"/>
    <w:rsid w:val="009B5B7E"/>
    <w:rsid w:val="009B5BAC"/>
    <w:rsid w:val="009B632A"/>
    <w:rsid w:val="009B6604"/>
    <w:rsid w:val="009B66AB"/>
    <w:rsid w:val="009B6C14"/>
    <w:rsid w:val="009B7502"/>
    <w:rsid w:val="009B7A73"/>
    <w:rsid w:val="009C00CB"/>
    <w:rsid w:val="009C0146"/>
    <w:rsid w:val="009C04F8"/>
    <w:rsid w:val="009C06B0"/>
    <w:rsid w:val="009C0DC9"/>
    <w:rsid w:val="009C13A5"/>
    <w:rsid w:val="009C1D7A"/>
    <w:rsid w:val="009C1F44"/>
    <w:rsid w:val="009C306C"/>
    <w:rsid w:val="009C34A0"/>
    <w:rsid w:val="009C37CA"/>
    <w:rsid w:val="009C3FEA"/>
    <w:rsid w:val="009C4AD0"/>
    <w:rsid w:val="009C4F6B"/>
    <w:rsid w:val="009C5003"/>
    <w:rsid w:val="009C54A0"/>
    <w:rsid w:val="009C553C"/>
    <w:rsid w:val="009C5597"/>
    <w:rsid w:val="009C5746"/>
    <w:rsid w:val="009C5884"/>
    <w:rsid w:val="009C59CA"/>
    <w:rsid w:val="009C5F8B"/>
    <w:rsid w:val="009C6288"/>
    <w:rsid w:val="009C6FAF"/>
    <w:rsid w:val="009C7153"/>
    <w:rsid w:val="009C7330"/>
    <w:rsid w:val="009C77B1"/>
    <w:rsid w:val="009C78A8"/>
    <w:rsid w:val="009C7AC8"/>
    <w:rsid w:val="009C7C7D"/>
    <w:rsid w:val="009D0099"/>
    <w:rsid w:val="009D0599"/>
    <w:rsid w:val="009D0F0D"/>
    <w:rsid w:val="009D1632"/>
    <w:rsid w:val="009D18FC"/>
    <w:rsid w:val="009D19E0"/>
    <w:rsid w:val="009D1C3B"/>
    <w:rsid w:val="009D1DF9"/>
    <w:rsid w:val="009D1EB8"/>
    <w:rsid w:val="009D1F51"/>
    <w:rsid w:val="009D2B7D"/>
    <w:rsid w:val="009D310B"/>
    <w:rsid w:val="009D3383"/>
    <w:rsid w:val="009D465F"/>
    <w:rsid w:val="009D4E01"/>
    <w:rsid w:val="009D4EAE"/>
    <w:rsid w:val="009D5675"/>
    <w:rsid w:val="009D5C52"/>
    <w:rsid w:val="009D5DAF"/>
    <w:rsid w:val="009D65E9"/>
    <w:rsid w:val="009D693C"/>
    <w:rsid w:val="009D69F8"/>
    <w:rsid w:val="009D6E7A"/>
    <w:rsid w:val="009D6EEE"/>
    <w:rsid w:val="009D7556"/>
    <w:rsid w:val="009D76B1"/>
    <w:rsid w:val="009D7813"/>
    <w:rsid w:val="009D7CD2"/>
    <w:rsid w:val="009D7E0E"/>
    <w:rsid w:val="009E015B"/>
    <w:rsid w:val="009E05F5"/>
    <w:rsid w:val="009E0C2D"/>
    <w:rsid w:val="009E0E54"/>
    <w:rsid w:val="009E1034"/>
    <w:rsid w:val="009E204C"/>
    <w:rsid w:val="009E25DB"/>
    <w:rsid w:val="009E3112"/>
    <w:rsid w:val="009E3613"/>
    <w:rsid w:val="009E3C74"/>
    <w:rsid w:val="009E4961"/>
    <w:rsid w:val="009E4B7C"/>
    <w:rsid w:val="009E5026"/>
    <w:rsid w:val="009E5168"/>
    <w:rsid w:val="009E5471"/>
    <w:rsid w:val="009E562B"/>
    <w:rsid w:val="009E5713"/>
    <w:rsid w:val="009E5C2E"/>
    <w:rsid w:val="009E5F88"/>
    <w:rsid w:val="009E6294"/>
    <w:rsid w:val="009E6C12"/>
    <w:rsid w:val="009E6C87"/>
    <w:rsid w:val="009E7827"/>
    <w:rsid w:val="009E78F1"/>
    <w:rsid w:val="009E78FC"/>
    <w:rsid w:val="009F0750"/>
    <w:rsid w:val="009F0751"/>
    <w:rsid w:val="009F0856"/>
    <w:rsid w:val="009F0EE5"/>
    <w:rsid w:val="009F0F59"/>
    <w:rsid w:val="009F1BD5"/>
    <w:rsid w:val="009F1C69"/>
    <w:rsid w:val="009F21BF"/>
    <w:rsid w:val="009F2588"/>
    <w:rsid w:val="009F28DD"/>
    <w:rsid w:val="009F2E07"/>
    <w:rsid w:val="009F33B2"/>
    <w:rsid w:val="009F3BBB"/>
    <w:rsid w:val="009F4665"/>
    <w:rsid w:val="009F483E"/>
    <w:rsid w:val="009F49C3"/>
    <w:rsid w:val="009F5D11"/>
    <w:rsid w:val="009F6789"/>
    <w:rsid w:val="009F768D"/>
    <w:rsid w:val="009F76C6"/>
    <w:rsid w:val="009F7DAD"/>
    <w:rsid w:val="009F7DE1"/>
    <w:rsid w:val="00A003B2"/>
    <w:rsid w:val="00A0062B"/>
    <w:rsid w:val="00A015A0"/>
    <w:rsid w:val="00A01702"/>
    <w:rsid w:val="00A02787"/>
    <w:rsid w:val="00A0344F"/>
    <w:rsid w:val="00A0345D"/>
    <w:rsid w:val="00A03A96"/>
    <w:rsid w:val="00A0421A"/>
    <w:rsid w:val="00A047EB"/>
    <w:rsid w:val="00A04A6B"/>
    <w:rsid w:val="00A05DD3"/>
    <w:rsid w:val="00A06D8F"/>
    <w:rsid w:val="00A06FFC"/>
    <w:rsid w:val="00A07798"/>
    <w:rsid w:val="00A07992"/>
    <w:rsid w:val="00A07B44"/>
    <w:rsid w:val="00A10BB3"/>
    <w:rsid w:val="00A1197E"/>
    <w:rsid w:val="00A11C82"/>
    <w:rsid w:val="00A11E02"/>
    <w:rsid w:val="00A11E74"/>
    <w:rsid w:val="00A12432"/>
    <w:rsid w:val="00A131F6"/>
    <w:rsid w:val="00A13393"/>
    <w:rsid w:val="00A1345C"/>
    <w:rsid w:val="00A13D16"/>
    <w:rsid w:val="00A14BF4"/>
    <w:rsid w:val="00A14E55"/>
    <w:rsid w:val="00A15719"/>
    <w:rsid w:val="00A15725"/>
    <w:rsid w:val="00A1625E"/>
    <w:rsid w:val="00A164BE"/>
    <w:rsid w:val="00A16723"/>
    <w:rsid w:val="00A167E8"/>
    <w:rsid w:val="00A16CB2"/>
    <w:rsid w:val="00A17028"/>
    <w:rsid w:val="00A17950"/>
    <w:rsid w:val="00A17AE4"/>
    <w:rsid w:val="00A17C2C"/>
    <w:rsid w:val="00A20251"/>
    <w:rsid w:val="00A2121F"/>
    <w:rsid w:val="00A21718"/>
    <w:rsid w:val="00A21E46"/>
    <w:rsid w:val="00A22AC7"/>
    <w:rsid w:val="00A22BA7"/>
    <w:rsid w:val="00A23383"/>
    <w:rsid w:val="00A2360F"/>
    <w:rsid w:val="00A23A17"/>
    <w:rsid w:val="00A24606"/>
    <w:rsid w:val="00A24696"/>
    <w:rsid w:val="00A24743"/>
    <w:rsid w:val="00A24C3D"/>
    <w:rsid w:val="00A252E1"/>
    <w:rsid w:val="00A25B4C"/>
    <w:rsid w:val="00A260C7"/>
    <w:rsid w:val="00A262BB"/>
    <w:rsid w:val="00A26428"/>
    <w:rsid w:val="00A2645B"/>
    <w:rsid w:val="00A2668E"/>
    <w:rsid w:val="00A2703A"/>
    <w:rsid w:val="00A271C7"/>
    <w:rsid w:val="00A274FC"/>
    <w:rsid w:val="00A27B44"/>
    <w:rsid w:val="00A27D67"/>
    <w:rsid w:val="00A27E47"/>
    <w:rsid w:val="00A30725"/>
    <w:rsid w:val="00A31197"/>
    <w:rsid w:val="00A3137A"/>
    <w:rsid w:val="00A3145E"/>
    <w:rsid w:val="00A3158D"/>
    <w:rsid w:val="00A31658"/>
    <w:rsid w:val="00A3199A"/>
    <w:rsid w:val="00A32994"/>
    <w:rsid w:val="00A32A97"/>
    <w:rsid w:val="00A32ACB"/>
    <w:rsid w:val="00A32C13"/>
    <w:rsid w:val="00A32D80"/>
    <w:rsid w:val="00A33069"/>
    <w:rsid w:val="00A3397B"/>
    <w:rsid w:val="00A347B0"/>
    <w:rsid w:val="00A34B81"/>
    <w:rsid w:val="00A34C82"/>
    <w:rsid w:val="00A3541A"/>
    <w:rsid w:val="00A357E5"/>
    <w:rsid w:val="00A37EFE"/>
    <w:rsid w:val="00A407CC"/>
    <w:rsid w:val="00A4095B"/>
    <w:rsid w:val="00A40BF4"/>
    <w:rsid w:val="00A40EC2"/>
    <w:rsid w:val="00A41480"/>
    <w:rsid w:val="00A42333"/>
    <w:rsid w:val="00A4233A"/>
    <w:rsid w:val="00A42602"/>
    <w:rsid w:val="00A4337B"/>
    <w:rsid w:val="00A4367C"/>
    <w:rsid w:val="00A43716"/>
    <w:rsid w:val="00A438FA"/>
    <w:rsid w:val="00A439A4"/>
    <w:rsid w:val="00A43FFB"/>
    <w:rsid w:val="00A44605"/>
    <w:rsid w:val="00A44A97"/>
    <w:rsid w:val="00A44D86"/>
    <w:rsid w:val="00A45334"/>
    <w:rsid w:val="00A453FB"/>
    <w:rsid w:val="00A456E2"/>
    <w:rsid w:val="00A45BCD"/>
    <w:rsid w:val="00A45D1B"/>
    <w:rsid w:val="00A46AB3"/>
    <w:rsid w:val="00A46E4C"/>
    <w:rsid w:val="00A47673"/>
    <w:rsid w:val="00A50059"/>
    <w:rsid w:val="00A508F3"/>
    <w:rsid w:val="00A5113C"/>
    <w:rsid w:val="00A51982"/>
    <w:rsid w:val="00A51E29"/>
    <w:rsid w:val="00A51E6B"/>
    <w:rsid w:val="00A52795"/>
    <w:rsid w:val="00A52B32"/>
    <w:rsid w:val="00A5326D"/>
    <w:rsid w:val="00A53A35"/>
    <w:rsid w:val="00A54183"/>
    <w:rsid w:val="00A5434F"/>
    <w:rsid w:val="00A54564"/>
    <w:rsid w:val="00A55307"/>
    <w:rsid w:val="00A553AC"/>
    <w:rsid w:val="00A554DE"/>
    <w:rsid w:val="00A556D0"/>
    <w:rsid w:val="00A559CD"/>
    <w:rsid w:val="00A55AA6"/>
    <w:rsid w:val="00A55ED2"/>
    <w:rsid w:val="00A562FF"/>
    <w:rsid w:val="00A56448"/>
    <w:rsid w:val="00A56EC1"/>
    <w:rsid w:val="00A572E9"/>
    <w:rsid w:val="00A573CF"/>
    <w:rsid w:val="00A57529"/>
    <w:rsid w:val="00A57F59"/>
    <w:rsid w:val="00A609ED"/>
    <w:rsid w:val="00A6147D"/>
    <w:rsid w:val="00A6178A"/>
    <w:rsid w:val="00A62B2C"/>
    <w:rsid w:val="00A631AA"/>
    <w:rsid w:val="00A63416"/>
    <w:rsid w:val="00A63755"/>
    <w:rsid w:val="00A6386A"/>
    <w:rsid w:val="00A63938"/>
    <w:rsid w:val="00A63DF6"/>
    <w:rsid w:val="00A647A3"/>
    <w:rsid w:val="00A64974"/>
    <w:rsid w:val="00A64D5A"/>
    <w:rsid w:val="00A65329"/>
    <w:rsid w:val="00A67020"/>
    <w:rsid w:val="00A67CD3"/>
    <w:rsid w:val="00A67EB2"/>
    <w:rsid w:val="00A7001A"/>
    <w:rsid w:val="00A70216"/>
    <w:rsid w:val="00A707C7"/>
    <w:rsid w:val="00A70E98"/>
    <w:rsid w:val="00A7128B"/>
    <w:rsid w:val="00A718CA"/>
    <w:rsid w:val="00A71A23"/>
    <w:rsid w:val="00A71D6B"/>
    <w:rsid w:val="00A71FC4"/>
    <w:rsid w:val="00A72628"/>
    <w:rsid w:val="00A73549"/>
    <w:rsid w:val="00A737F0"/>
    <w:rsid w:val="00A738B2"/>
    <w:rsid w:val="00A73C27"/>
    <w:rsid w:val="00A7438C"/>
    <w:rsid w:val="00A74910"/>
    <w:rsid w:val="00A75265"/>
    <w:rsid w:val="00A75D78"/>
    <w:rsid w:val="00A761BA"/>
    <w:rsid w:val="00A767FF"/>
    <w:rsid w:val="00A76AAA"/>
    <w:rsid w:val="00A76AE4"/>
    <w:rsid w:val="00A76B92"/>
    <w:rsid w:val="00A76DC5"/>
    <w:rsid w:val="00A77938"/>
    <w:rsid w:val="00A77B3C"/>
    <w:rsid w:val="00A77C1E"/>
    <w:rsid w:val="00A80217"/>
    <w:rsid w:val="00A80330"/>
    <w:rsid w:val="00A80701"/>
    <w:rsid w:val="00A80715"/>
    <w:rsid w:val="00A80B35"/>
    <w:rsid w:val="00A80B69"/>
    <w:rsid w:val="00A81245"/>
    <w:rsid w:val="00A81A54"/>
    <w:rsid w:val="00A82203"/>
    <w:rsid w:val="00A82309"/>
    <w:rsid w:val="00A82914"/>
    <w:rsid w:val="00A82C3C"/>
    <w:rsid w:val="00A82DDA"/>
    <w:rsid w:val="00A8326E"/>
    <w:rsid w:val="00A83D70"/>
    <w:rsid w:val="00A842DF"/>
    <w:rsid w:val="00A84684"/>
    <w:rsid w:val="00A84DE4"/>
    <w:rsid w:val="00A850F9"/>
    <w:rsid w:val="00A85409"/>
    <w:rsid w:val="00A85849"/>
    <w:rsid w:val="00A8601E"/>
    <w:rsid w:val="00A86AAF"/>
    <w:rsid w:val="00A86E2B"/>
    <w:rsid w:val="00A8765D"/>
    <w:rsid w:val="00A87C94"/>
    <w:rsid w:val="00A87F2D"/>
    <w:rsid w:val="00A90418"/>
    <w:rsid w:val="00A9104F"/>
    <w:rsid w:val="00A9110E"/>
    <w:rsid w:val="00A920DE"/>
    <w:rsid w:val="00A9221B"/>
    <w:rsid w:val="00A9251F"/>
    <w:rsid w:val="00A92638"/>
    <w:rsid w:val="00A928D8"/>
    <w:rsid w:val="00A92FE1"/>
    <w:rsid w:val="00A9317E"/>
    <w:rsid w:val="00A937B5"/>
    <w:rsid w:val="00A93C3F"/>
    <w:rsid w:val="00A940AF"/>
    <w:rsid w:val="00A9455B"/>
    <w:rsid w:val="00A946F2"/>
    <w:rsid w:val="00A94DE5"/>
    <w:rsid w:val="00A95070"/>
    <w:rsid w:val="00A954E7"/>
    <w:rsid w:val="00A96163"/>
    <w:rsid w:val="00A96322"/>
    <w:rsid w:val="00A974C2"/>
    <w:rsid w:val="00A974DB"/>
    <w:rsid w:val="00A97CE1"/>
    <w:rsid w:val="00AA000A"/>
    <w:rsid w:val="00AA050B"/>
    <w:rsid w:val="00AA1090"/>
    <w:rsid w:val="00AA10E5"/>
    <w:rsid w:val="00AA1E7D"/>
    <w:rsid w:val="00AA2A0A"/>
    <w:rsid w:val="00AA2ED3"/>
    <w:rsid w:val="00AA3D42"/>
    <w:rsid w:val="00AA3E4E"/>
    <w:rsid w:val="00AA3EBE"/>
    <w:rsid w:val="00AA5057"/>
    <w:rsid w:val="00AA5205"/>
    <w:rsid w:val="00AA5880"/>
    <w:rsid w:val="00AA5ABF"/>
    <w:rsid w:val="00AA5AC1"/>
    <w:rsid w:val="00AA66E7"/>
    <w:rsid w:val="00AA6878"/>
    <w:rsid w:val="00AA688C"/>
    <w:rsid w:val="00AA6A7A"/>
    <w:rsid w:val="00AA6B85"/>
    <w:rsid w:val="00AA6FBF"/>
    <w:rsid w:val="00AA798C"/>
    <w:rsid w:val="00AA7BB9"/>
    <w:rsid w:val="00AB08C5"/>
    <w:rsid w:val="00AB0AF3"/>
    <w:rsid w:val="00AB0BFD"/>
    <w:rsid w:val="00AB106E"/>
    <w:rsid w:val="00AB1105"/>
    <w:rsid w:val="00AB12CC"/>
    <w:rsid w:val="00AB2794"/>
    <w:rsid w:val="00AB2948"/>
    <w:rsid w:val="00AB2E70"/>
    <w:rsid w:val="00AB30C6"/>
    <w:rsid w:val="00AB33F2"/>
    <w:rsid w:val="00AB3889"/>
    <w:rsid w:val="00AB3CF2"/>
    <w:rsid w:val="00AB43F2"/>
    <w:rsid w:val="00AB4B9A"/>
    <w:rsid w:val="00AB57F2"/>
    <w:rsid w:val="00AB621E"/>
    <w:rsid w:val="00AB6514"/>
    <w:rsid w:val="00AB6CD6"/>
    <w:rsid w:val="00AB6F37"/>
    <w:rsid w:val="00AB77FC"/>
    <w:rsid w:val="00AB7F3F"/>
    <w:rsid w:val="00AC07BF"/>
    <w:rsid w:val="00AC0E63"/>
    <w:rsid w:val="00AC1449"/>
    <w:rsid w:val="00AC1494"/>
    <w:rsid w:val="00AC172B"/>
    <w:rsid w:val="00AC179F"/>
    <w:rsid w:val="00AC17E0"/>
    <w:rsid w:val="00AC1955"/>
    <w:rsid w:val="00AC1CB6"/>
    <w:rsid w:val="00AC25F0"/>
    <w:rsid w:val="00AC278B"/>
    <w:rsid w:val="00AC2D1A"/>
    <w:rsid w:val="00AC2F6C"/>
    <w:rsid w:val="00AC3134"/>
    <w:rsid w:val="00AC3598"/>
    <w:rsid w:val="00AC35E7"/>
    <w:rsid w:val="00AC3A9F"/>
    <w:rsid w:val="00AC3BC5"/>
    <w:rsid w:val="00AC3F24"/>
    <w:rsid w:val="00AC46DB"/>
    <w:rsid w:val="00AC4961"/>
    <w:rsid w:val="00AC511C"/>
    <w:rsid w:val="00AC5991"/>
    <w:rsid w:val="00AC5AE0"/>
    <w:rsid w:val="00AC5E80"/>
    <w:rsid w:val="00AC5ED9"/>
    <w:rsid w:val="00AC6491"/>
    <w:rsid w:val="00AC787C"/>
    <w:rsid w:val="00AC7DD7"/>
    <w:rsid w:val="00AD039A"/>
    <w:rsid w:val="00AD0442"/>
    <w:rsid w:val="00AD0CC1"/>
    <w:rsid w:val="00AD1C3A"/>
    <w:rsid w:val="00AD2004"/>
    <w:rsid w:val="00AD229E"/>
    <w:rsid w:val="00AD2B11"/>
    <w:rsid w:val="00AD2BB0"/>
    <w:rsid w:val="00AD2F93"/>
    <w:rsid w:val="00AD344D"/>
    <w:rsid w:val="00AD3B27"/>
    <w:rsid w:val="00AD3E05"/>
    <w:rsid w:val="00AD3E7C"/>
    <w:rsid w:val="00AD3FAF"/>
    <w:rsid w:val="00AD4144"/>
    <w:rsid w:val="00AD416B"/>
    <w:rsid w:val="00AD45DE"/>
    <w:rsid w:val="00AD5956"/>
    <w:rsid w:val="00AD6B02"/>
    <w:rsid w:val="00AD7000"/>
    <w:rsid w:val="00AE0011"/>
    <w:rsid w:val="00AE0669"/>
    <w:rsid w:val="00AE0A7E"/>
    <w:rsid w:val="00AE159E"/>
    <w:rsid w:val="00AE1927"/>
    <w:rsid w:val="00AE20D8"/>
    <w:rsid w:val="00AE29DA"/>
    <w:rsid w:val="00AE2B03"/>
    <w:rsid w:val="00AE2E6C"/>
    <w:rsid w:val="00AE3588"/>
    <w:rsid w:val="00AE36D4"/>
    <w:rsid w:val="00AE3ECE"/>
    <w:rsid w:val="00AE3F2C"/>
    <w:rsid w:val="00AE45AD"/>
    <w:rsid w:val="00AE483F"/>
    <w:rsid w:val="00AE4C5F"/>
    <w:rsid w:val="00AE500E"/>
    <w:rsid w:val="00AE5064"/>
    <w:rsid w:val="00AE5C65"/>
    <w:rsid w:val="00AE7819"/>
    <w:rsid w:val="00AE7A9B"/>
    <w:rsid w:val="00AF03A5"/>
    <w:rsid w:val="00AF05DB"/>
    <w:rsid w:val="00AF0878"/>
    <w:rsid w:val="00AF0AF9"/>
    <w:rsid w:val="00AF1376"/>
    <w:rsid w:val="00AF16F0"/>
    <w:rsid w:val="00AF21E9"/>
    <w:rsid w:val="00AF25A1"/>
    <w:rsid w:val="00AF261F"/>
    <w:rsid w:val="00AF267B"/>
    <w:rsid w:val="00AF3049"/>
    <w:rsid w:val="00AF30C7"/>
    <w:rsid w:val="00AF37F2"/>
    <w:rsid w:val="00AF3D57"/>
    <w:rsid w:val="00AF3E8B"/>
    <w:rsid w:val="00AF40E3"/>
    <w:rsid w:val="00AF4768"/>
    <w:rsid w:val="00AF4A8B"/>
    <w:rsid w:val="00AF50C6"/>
    <w:rsid w:val="00AF5D12"/>
    <w:rsid w:val="00AF5EF4"/>
    <w:rsid w:val="00AF60DA"/>
    <w:rsid w:val="00AF631E"/>
    <w:rsid w:val="00AF6C83"/>
    <w:rsid w:val="00AF6F4F"/>
    <w:rsid w:val="00AF728E"/>
    <w:rsid w:val="00AF7CAD"/>
    <w:rsid w:val="00AF7EDC"/>
    <w:rsid w:val="00B009C3"/>
    <w:rsid w:val="00B01012"/>
    <w:rsid w:val="00B015F7"/>
    <w:rsid w:val="00B01A37"/>
    <w:rsid w:val="00B01A58"/>
    <w:rsid w:val="00B01C94"/>
    <w:rsid w:val="00B02467"/>
    <w:rsid w:val="00B026D1"/>
    <w:rsid w:val="00B028EB"/>
    <w:rsid w:val="00B0298C"/>
    <w:rsid w:val="00B03368"/>
    <w:rsid w:val="00B03BDB"/>
    <w:rsid w:val="00B03E29"/>
    <w:rsid w:val="00B04121"/>
    <w:rsid w:val="00B04330"/>
    <w:rsid w:val="00B044DF"/>
    <w:rsid w:val="00B046ED"/>
    <w:rsid w:val="00B051B9"/>
    <w:rsid w:val="00B059D2"/>
    <w:rsid w:val="00B05C0A"/>
    <w:rsid w:val="00B05D2E"/>
    <w:rsid w:val="00B05DE4"/>
    <w:rsid w:val="00B05F65"/>
    <w:rsid w:val="00B06105"/>
    <w:rsid w:val="00B06327"/>
    <w:rsid w:val="00B06C78"/>
    <w:rsid w:val="00B07420"/>
    <w:rsid w:val="00B0775F"/>
    <w:rsid w:val="00B0778B"/>
    <w:rsid w:val="00B079EC"/>
    <w:rsid w:val="00B07EE4"/>
    <w:rsid w:val="00B10109"/>
    <w:rsid w:val="00B10738"/>
    <w:rsid w:val="00B10C86"/>
    <w:rsid w:val="00B110B4"/>
    <w:rsid w:val="00B1118E"/>
    <w:rsid w:val="00B11D61"/>
    <w:rsid w:val="00B11E09"/>
    <w:rsid w:val="00B12545"/>
    <w:rsid w:val="00B129CA"/>
    <w:rsid w:val="00B12A18"/>
    <w:rsid w:val="00B12D32"/>
    <w:rsid w:val="00B139D2"/>
    <w:rsid w:val="00B13AC1"/>
    <w:rsid w:val="00B14130"/>
    <w:rsid w:val="00B1457C"/>
    <w:rsid w:val="00B145DF"/>
    <w:rsid w:val="00B14A9B"/>
    <w:rsid w:val="00B14B17"/>
    <w:rsid w:val="00B150C2"/>
    <w:rsid w:val="00B15F5F"/>
    <w:rsid w:val="00B1641D"/>
    <w:rsid w:val="00B16889"/>
    <w:rsid w:val="00B16B47"/>
    <w:rsid w:val="00B16E5D"/>
    <w:rsid w:val="00B176B6"/>
    <w:rsid w:val="00B1795F"/>
    <w:rsid w:val="00B17C0A"/>
    <w:rsid w:val="00B17CCD"/>
    <w:rsid w:val="00B17F3F"/>
    <w:rsid w:val="00B20A11"/>
    <w:rsid w:val="00B20CD1"/>
    <w:rsid w:val="00B21552"/>
    <w:rsid w:val="00B22AB2"/>
    <w:rsid w:val="00B22B80"/>
    <w:rsid w:val="00B22E0B"/>
    <w:rsid w:val="00B230FC"/>
    <w:rsid w:val="00B23388"/>
    <w:rsid w:val="00B234A9"/>
    <w:rsid w:val="00B237C5"/>
    <w:rsid w:val="00B23B86"/>
    <w:rsid w:val="00B23DA8"/>
    <w:rsid w:val="00B2444E"/>
    <w:rsid w:val="00B24CCE"/>
    <w:rsid w:val="00B24F3D"/>
    <w:rsid w:val="00B25194"/>
    <w:rsid w:val="00B25884"/>
    <w:rsid w:val="00B25CD2"/>
    <w:rsid w:val="00B26190"/>
    <w:rsid w:val="00B262D3"/>
    <w:rsid w:val="00B2652B"/>
    <w:rsid w:val="00B26683"/>
    <w:rsid w:val="00B26883"/>
    <w:rsid w:val="00B26B6E"/>
    <w:rsid w:val="00B26E51"/>
    <w:rsid w:val="00B273F8"/>
    <w:rsid w:val="00B27C04"/>
    <w:rsid w:val="00B305D2"/>
    <w:rsid w:val="00B30900"/>
    <w:rsid w:val="00B309A4"/>
    <w:rsid w:val="00B30E4D"/>
    <w:rsid w:val="00B31785"/>
    <w:rsid w:val="00B31FDE"/>
    <w:rsid w:val="00B32AE6"/>
    <w:rsid w:val="00B33447"/>
    <w:rsid w:val="00B34F68"/>
    <w:rsid w:val="00B35366"/>
    <w:rsid w:val="00B354EB"/>
    <w:rsid w:val="00B357D8"/>
    <w:rsid w:val="00B35ED6"/>
    <w:rsid w:val="00B369F6"/>
    <w:rsid w:val="00B36F36"/>
    <w:rsid w:val="00B3708F"/>
    <w:rsid w:val="00B3768B"/>
    <w:rsid w:val="00B37944"/>
    <w:rsid w:val="00B37ACD"/>
    <w:rsid w:val="00B401F7"/>
    <w:rsid w:val="00B405D0"/>
    <w:rsid w:val="00B4106A"/>
    <w:rsid w:val="00B42D70"/>
    <w:rsid w:val="00B435D2"/>
    <w:rsid w:val="00B43C50"/>
    <w:rsid w:val="00B4475F"/>
    <w:rsid w:val="00B44868"/>
    <w:rsid w:val="00B44DED"/>
    <w:rsid w:val="00B4522D"/>
    <w:rsid w:val="00B45A30"/>
    <w:rsid w:val="00B46042"/>
    <w:rsid w:val="00B4663F"/>
    <w:rsid w:val="00B46EF1"/>
    <w:rsid w:val="00B47319"/>
    <w:rsid w:val="00B47F53"/>
    <w:rsid w:val="00B5022E"/>
    <w:rsid w:val="00B50BA2"/>
    <w:rsid w:val="00B518AC"/>
    <w:rsid w:val="00B51940"/>
    <w:rsid w:val="00B52274"/>
    <w:rsid w:val="00B526CE"/>
    <w:rsid w:val="00B52DF3"/>
    <w:rsid w:val="00B52E44"/>
    <w:rsid w:val="00B53051"/>
    <w:rsid w:val="00B5431B"/>
    <w:rsid w:val="00B54484"/>
    <w:rsid w:val="00B54D1A"/>
    <w:rsid w:val="00B54DEE"/>
    <w:rsid w:val="00B551DB"/>
    <w:rsid w:val="00B55432"/>
    <w:rsid w:val="00B5575C"/>
    <w:rsid w:val="00B55A2F"/>
    <w:rsid w:val="00B56DFA"/>
    <w:rsid w:val="00B5752A"/>
    <w:rsid w:val="00B57AE1"/>
    <w:rsid w:val="00B608AF"/>
    <w:rsid w:val="00B60DAB"/>
    <w:rsid w:val="00B628D6"/>
    <w:rsid w:val="00B6352E"/>
    <w:rsid w:val="00B638E8"/>
    <w:rsid w:val="00B64880"/>
    <w:rsid w:val="00B64D1E"/>
    <w:rsid w:val="00B6557F"/>
    <w:rsid w:val="00B657AB"/>
    <w:rsid w:val="00B66096"/>
    <w:rsid w:val="00B7011B"/>
    <w:rsid w:val="00B7072D"/>
    <w:rsid w:val="00B71896"/>
    <w:rsid w:val="00B72124"/>
    <w:rsid w:val="00B72B6D"/>
    <w:rsid w:val="00B72E52"/>
    <w:rsid w:val="00B73105"/>
    <w:rsid w:val="00B733B7"/>
    <w:rsid w:val="00B73690"/>
    <w:rsid w:val="00B73714"/>
    <w:rsid w:val="00B73E20"/>
    <w:rsid w:val="00B74032"/>
    <w:rsid w:val="00B74330"/>
    <w:rsid w:val="00B743FF"/>
    <w:rsid w:val="00B745CF"/>
    <w:rsid w:val="00B748A3"/>
    <w:rsid w:val="00B74993"/>
    <w:rsid w:val="00B74DE3"/>
    <w:rsid w:val="00B74E09"/>
    <w:rsid w:val="00B74FE0"/>
    <w:rsid w:val="00B75487"/>
    <w:rsid w:val="00B75E4C"/>
    <w:rsid w:val="00B76317"/>
    <w:rsid w:val="00B7638D"/>
    <w:rsid w:val="00B76C27"/>
    <w:rsid w:val="00B77449"/>
    <w:rsid w:val="00B8025C"/>
    <w:rsid w:val="00B806EB"/>
    <w:rsid w:val="00B809BA"/>
    <w:rsid w:val="00B8236D"/>
    <w:rsid w:val="00B827B9"/>
    <w:rsid w:val="00B82F08"/>
    <w:rsid w:val="00B8354A"/>
    <w:rsid w:val="00B83BB4"/>
    <w:rsid w:val="00B83BD1"/>
    <w:rsid w:val="00B83ECD"/>
    <w:rsid w:val="00B84359"/>
    <w:rsid w:val="00B84733"/>
    <w:rsid w:val="00B84EF4"/>
    <w:rsid w:val="00B84F4E"/>
    <w:rsid w:val="00B85044"/>
    <w:rsid w:val="00B8522C"/>
    <w:rsid w:val="00B85345"/>
    <w:rsid w:val="00B8550F"/>
    <w:rsid w:val="00B85C89"/>
    <w:rsid w:val="00B85E10"/>
    <w:rsid w:val="00B87373"/>
    <w:rsid w:val="00B8751A"/>
    <w:rsid w:val="00B875D6"/>
    <w:rsid w:val="00B87694"/>
    <w:rsid w:val="00B876F4"/>
    <w:rsid w:val="00B87796"/>
    <w:rsid w:val="00B9014F"/>
    <w:rsid w:val="00B91121"/>
    <w:rsid w:val="00B911F1"/>
    <w:rsid w:val="00B915D9"/>
    <w:rsid w:val="00B91910"/>
    <w:rsid w:val="00B91C9E"/>
    <w:rsid w:val="00B924D7"/>
    <w:rsid w:val="00B92740"/>
    <w:rsid w:val="00B929E4"/>
    <w:rsid w:val="00B92E22"/>
    <w:rsid w:val="00B93AE9"/>
    <w:rsid w:val="00B93DAE"/>
    <w:rsid w:val="00B94242"/>
    <w:rsid w:val="00B942A8"/>
    <w:rsid w:val="00B94389"/>
    <w:rsid w:val="00B94FBA"/>
    <w:rsid w:val="00B94FBC"/>
    <w:rsid w:val="00B9501F"/>
    <w:rsid w:val="00B954F4"/>
    <w:rsid w:val="00B9553A"/>
    <w:rsid w:val="00B95B95"/>
    <w:rsid w:val="00B95FBA"/>
    <w:rsid w:val="00B9625B"/>
    <w:rsid w:val="00B9666A"/>
    <w:rsid w:val="00B969C4"/>
    <w:rsid w:val="00B96FDD"/>
    <w:rsid w:val="00B9742F"/>
    <w:rsid w:val="00B97B23"/>
    <w:rsid w:val="00B97E7C"/>
    <w:rsid w:val="00B97FED"/>
    <w:rsid w:val="00BA0124"/>
    <w:rsid w:val="00BA02B3"/>
    <w:rsid w:val="00BA0459"/>
    <w:rsid w:val="00BA0939"/>
    <w:rsid w:val="00BA0A4A"/>
    <w:rsid w:val="00BA0D71"/>
    <w:rsid w:val="00BA129C"/>
    <w:rsid w:val="00BA232B"/>
    <w:rsid w:val="00BA29F2"/>
    <w:rsid w:val="00BA35CD"/>
    <w:rsid w:val="00BA3D8A"/>
    <w:rsid w:val="00BA590F"/>
    <w:rsid w:val="00BA5FB2"/>
    <w:rsid w:val="00BA6028"/>
    <w:rsid w:val="00BA63E7"/>
    <w:rsid w:val="00BA71E5"/>
    <w:rsid w:val="00BA772B"/>
    <w:rsid w:val="00BA7BAF"/>
    <w:rsid w:val="00BA7C74"/>
    <w:rsid w:val="00BA7D68"/>
    <w:rsid w:val="00BB0AD0"/>
    <w:rsid w:val="00BB10A1"/>
    <w:rsid w:val="00BB13EB"/>
    <w:rsid w:val="00BB1928"/>
    <w:rsid w:val="00BB19D9"/>
    <w:rsid w:val="00BB284D"/>
    <w:rsid w:val="00BB31D2"/>
    <w:rsid w:val="00BB3516"/>
    <w:rsid w:val="00BB4FA5"/>
    <w:rsid w:val="00BB5768"/>
    <w:rsid w:val="00BB5BC4"/>
    <w:rsid w:val="00BB5CAE"/>
    <w:rsid w:val="00BB5F2E"/>
    <w:rsid w:val="00BB5FAA"/>
    <w:rsid w:val="00BB6003"/>
    <w:rsid w:val="00BB67F5"/>
    <w:rsid w:val="00BB6A42"/>
    <w:rsid w:val="00BB7483"/>
    <w:rsid w:val="00BB760A"/>
    <w:rsid w:val="00BB7750"/>
    <w:rsid w:val="00BB79A2"/>
    <w:rsid w:val="00BB7D46"/>
    <w:rsid w:val="00BC0066"/>
    <w:rsid w:val="00BC0080"/>
    <w:rsid w:val="00BC02F2"/>
    <w:rsid w:val="00BC0BDF"/>
    <w:rsid w:val="00BC0DC6"/>
    <w:rsid w:val="00BC151E"/>
    <w:rsid w:val="00BC170E"/>
    <w:rsid w:val="00BC20D5"/>
    <w:rsid w:val="00BC20EB"/>
    <w:rsid w:val="00BC2968"/>
    <w:rsid w:val="00BC3906"/>
    <w:rsid w:val="00BC3C5A"/>
    <w:rsid w:val="00BC3F6E"/>
    <w:rsid w:val="00BC4465"/>
    <w:rsid w:val="00BC4867"/>
    <w:rsid w:val="00BC49CC"/>
    <w:rsid w:val="00BC6505"/>
    <w:rsid w:val="00BC670C"/>
    <w:rsid w:val="00BC6C7C"/>
    <w:rsid w:val="00BC6F51"/>
    <w:rsid w:val="00BC7CD2"/>
    <w:rsid w:val="00BD07EE"/>
    <w:rsid w:val="00BD0E85"/>
    <w:rsid w:val="00BD0F98"/>
    <w:rsid w:val="00BD16BB"/>
    <w:rsid w:val="00BD1832"/>
    <w:rsid w:val="00BD1A9F"/>
    <w:rsid w:val="00BD270B"/>
    <w:rsid w:val="00BD2891"/>
    <w:rsid w:val="00BD295A"/>
    <w:rsid w:val="00BD3299"/>
    <w:rsid w:val="00BD35E2"/>
    <w:rsid w:val="00BD3C43"/>
    <w:rsid w:val="00BD4143"/>
    <w:rsid w:val="00BD4A14"/>
    <w:rsid w:val="00BD4BE7"/>
    <w:rsid w:val="00BD5330"/>
    <w:rsid w:val="00BD5471"/>
    <w:rsid w:val="00BD5A7A"/>
    <w:rsid w:val="00BD61DB"/>
    <w:rsid w:val="00BD690E"/>
    <w:rsid w:val="00BD71ED"/>
    <w:rsid w:val="00BD7A3C"/>
    <w:rsid w:val="00BE046C"/>
    <w:rsid w:val="00BE0EE8"/>
    <w:rsid w:val="00BE103E"/>
    <w:rsid w:val="00BE1044"/>
    <w:rsid w:val="00BE17F2"/>
    <w:rsid w:val="00BE1828"/>
    <w:rsid w:val="00BE1E81"/>
    <w:rsid w:val="00BE27C3"/>
    <w:rsid w:val="00BE3161"/>
    <w:rsid w:val="00BE31F5"/>
    <w:rsid w:val="00BE353D"/>
    <w:rsid w:val="00BE3E7B"/>
    <w:rsid w:val="00BE4F7F"/>
    <w:rsid w:val="00BE502C"/>
    <w:rsid w:val="00BE5BD2"/>
    <w:rsid w:val="00BE5CE6"/>
    <w:rsid w:val="00BE5DC0"/>
    <w:rsid w:val="00BE5DD8"/>
    <w:rsid w:val="00BE67C2"/>
    <w:rsid w:val="00BE6959"/>
    <w:rsid w:val="00BE6DAE"/>
    <w:rsid w:val="00BE708D"/>
    <w:rsid w:val="00BE7222"/>
    <w:rsid w:val="00BE7642"/>
    <w:rsid w:val="00BE76D5"/>
    <w:rsid w:val="00BE7DAA"/>
    <w:rsid w:val="00BF0075"/>
    <w:rsid w:val="00BF08C0"/>
    <w:rsid w:val="00BF0C79"/>
    <w:rsid w:val="00BF1136"/>
    <w:rsid w:val="00BF20F0"/>
    <w:rsid w:val="00BF2114"/>
    <w:rsid w:val="00BF24D1"/>
    <w:rsid w:val="00BF27E1"/>
    <w:rsid w:val="00BF2820"/>
    <w:rsid w:val="00BF2D38"/>
    <w:rsid w:val="00BF2E9C"/>
    <w:rsid w:val="00BF3316"/>
    <w:rsid w:val="00BF36DA"/>
    <w:rsid w:val="00BF3A64"/>
    <w:rsid w:val="00BF3C07"/>
    <w:rsid w:val="00BF3CD8"/>
    <w:rsid w:val="00BF5802"/>
    <w:rsid w:val="00BF5F70"/>
    <w:rsid w:val="00BF6197"/>
    <w:rsid w:val="00BF6301"/>
    <w:rsid w:val="00BF67CD"/>
    <w:rsid w:val="00BF69D3"/>
    <w:rsid w:val="00BF70C2"/>
    <w:rsid w:val="00BF770A"/>
    <w:rsid w:val="00C0167A"/>
    <w:rsid w:val="00C0174E"/>
    <w:rsid w:val="00C01D67"/>
    <w:rsid w:val="00C02085"/>
    <w:rsid w:val="00C0262F"/>
    <w:rsid w:val="00C02BA6"/>
    <w:rsid w:val="00C02C3D"/>
    <w:rsid w:val="00C03C5A"/>
    <w:rsid w:val="00C04507"/>
    <w:rsid w:val="00C04890"/>
    <w:rsid w:val="00C04A39"/>
    <w:rsid w:val="00C04A80"/>
    <w:rsid w:val="00C04AAF"/>
    <w:rsid w:val="00C04ACE"/>
    <w:rsid w:val="00C04F62"/>
    <w:rsid w:val="00C05005"/>
    <w:rsid w:val="00C05B36"/>
    <w:rsid w:val="00C062CF"/>
    <w:rsid w:val="00C0653F"/>
    <w:rsid w:val="00C06725"/>
    <w:rsid w:val="00C07568"/>
    <w:rsid w:val="00C075AB"/>
    <w:rsid w:val="00C078B9"/>
    <w:rsid w:val="00C079C5"/>
    <w:rsid w:val="00C07A1C"/>
    <w:rsid w:val="00C107F5"/>
    <w:rsid w:val="00C11AA0"/>
    <w:rsid w:val="00C13345"/>
    <w:rsid w:val="00C137D2"/>
    <w:rsid w:val="00C13E6C"/>
    <w:rsid w:val="00C143B3"/>
    <w:rsid w:val="00C144ED"/>
    <w:rsid w:val="00C149CC"/>
    <w:rsid w:val="00C156F4"/>
    <w:rsid w:val="00C15C7E"/>
    <w:rsid w:val="00C15E17"/>
    <w:rsid w:val="00C16A48"/>
    <w:rsid w:val="00C1728B"/>
    <w:rsid w:val="00C172D5"/>
    <w:rsid w:val="00C17961"/>
    <w:rsid w:val="00C202D7"/>
    <w:rsid w:val="00C20F0A"/>
    <w:rsid w:val="00C216DC"/>
    <w:rsid w:val="00C21E6F"/>
    <w:rsid w:val="00C22280"/>
    <w:rsid w:val="00C22F4C"/>
    <w:rsid w:val="00C235BD"/>
    <w:rsid w:val="00C23984"/>
    <w:rsid w:val="00C239FF"/>
    <w:rsid w:val="00C24535"/>
    <w:rsid w:val="00C25436"/>
    <w:rsid w:val="00C25CBC"/>
    <w:rsid w:val="00C265AC"/>
    <w:rsid w:val="00C275CD"/>
    <w:rsid w:val="00C30CF9"/>
    <w:rsid w:val="00C30E68"/>
    <w:rsid w:val="00C31386"/>
    <w:rsid w:val="00C313FB"/>
    <w:rsid w:val="00C315C7"/>
    <w:rsid w:val="00C31E3E"/>
    <w:rsid w:val="00C321F3"/>
    <w:rsid w:val="00C32512"/>
    <w:rsid w:val="00C325E3"/>
    <w:rsid w:val="00C328D9"/>
    <w:rsid w:val="00C32A26"/>
    <w:rsid w:val="00C338A3"/>
    <w:rsid w:val="00C33D4D"/>
    <w:rsid w:val="00C34122"/>
    <w:rsid w:val="00C341AC"/>
    <w:rsid w:val="00C3480F"/>
    <w:rsid w:val="00C34E48"/>
    <w:rsid w:val="00C35590"/>
    <w:rsid w:val="00C35BFC"/>
    <w:rsid w:val="00C35C6F"/>
    <w:rsid w:val="00C37079"/>
    <w:rsid w:val="00C372B9"/>
    <w:rsid w:val="00C3765C"/>
    <w:rsid w:val="00C37828"/>
    <w:rsid w:val="00C37ACC"/>
    <w:rsid w:val="00C37D8A"/>
    <w:rsid w:val="00C37FF0"/>
    <w:rsid w:val="00C4036F"/>
    <w:rsid w:val="00C40777"/>
    <w:rsid w:val="00C409B0"/>
    <w:rsid w:val="00C40EE7"/>
    <w:rsid w:val="00C41C0A"/>
    <w:rsid w:val="00C4212D"/>
    <w:rsid w:val="00C42A6E"/>
    <w:rsid w:val="00C43100"/>
    <w:rsid w:val="00C43C2C"/>
    <w:rsid w:val="00C44096"/>
    <w:rsid w:val="00C440F9"/>
    <w:rsid w:val="00C447DD"/>
    <w:rsid w:val="00C44A78"/>
    <w:rsid w:val="00C4544F"/>
    <w:rsid w:val="00C45BB8"/>
    <w:rsid w:val="00C4731D"/>
    <w:rsid w:val="00C47340"/>
    <w:rsid w:val="00C47427"/>
    <w:rsid w:val="00C47C76"/>
    <w:rsid w:val="00C47DD4"/>
    <w:rsid w:val="00C509D0"/>
    <w:rsid w:val="00C50E5D"/>
    <w:rsid w:val="00C52A18"/>
    <w:rsid w:val="00C530EF"/>
    <w:rsid w:val="00C533EE"/>
    <w:rsid w:val="00C53758"/>
    <w:rsid w:val="00C54332"/>
    <w:rsid w:val="00C5458B"/>
    <w:rsid w:val="00C54994"/>
    <w:rsid w:val="00C555FA"/>
    <w:rsid w:val="00C556F4"/>
    <w:rsid w:val="00C56823"/>
    <w:rsid w:val="00C56824"/>
    <w:rsid w:val="00C57BD5"/>
    <w:rsid w:val="00C57CD2"/>
    <w:rsid w:val="00C603F1"/>
    <w:rsid w:val="00C611DE"/>
    <w:rsid w:val="00C616DA"/>
    <w:rsid w:val="00C62106"/>
    <w:rsid w:val="00C62357"/>
    <w:rsid w:val="00C62FC8"/>
    <w:rsid w:val="00C637C9"/>
    <w:rsid w:val="00C63818"/>
    <w:rsid w:val="00C63B0C"/>
    <w:rsid w:val="00C63C30"/>
    <w:rsid w:val="00C63D21"/>
    <w:rsid w:val="00C646F5"/>
    <w:rsid w:val="00C64C0C"/>
    <w:rsid w:val="00C64E19"/>
    <w:rsid w:val="00C64EF4"/>
    <w:rsid w:val="00C653EC"/>
    <w:rsid w:val="00C655DF"/>
    <w:rsid w:val="00C66491"/>
    <w:rsid w:val="00C66A05"/>
    <w:rsid w:val="00C6714D"/>
    <w:rsid w:val="00C672FA"/>
    <w:rsid w:val="00C6795E"/>
    <w:rsid w:val="00C7004B"/>
    <w:rsid w:val="00C703F8"/>
    <w:rsid w:val="00C704B4"/>
    <w:rsid w:val="00C705B2"/>
    <w:rsid w:val="00C706C7"/>
    <w:rsid w:val="00C708D3"/>
    <w:rsid w:val="00C70A2E"/>
    <w:rsid w:val="00C714EA"/>
    <w:rsid w:val="00C72053"/>
    <w:rsid w:val="00C72446"/>
    <w:rsid w:val="00C729EB"/>
    <w:rsid w:val="00C72CCF"/>
    <w:rsid w:val="00C73086"/>
    <w:rsid w:val="00C735F4"/>
    <w:rsid w:val="00C74397"/>
    <w:rsid w:val="00C744C5"/>
    <w:rsid w:val="00C74B0C"/>
    <w:rsid w:val="00C74ED3"/>
    <w:rsid w:val="00C75311"/>
    <w:rsid w:val="00C75A8D"/>
    <w:rsid w:val="00C75DDC"/>
    <w:rsid w:val="00C76068"/>
    <w:rsid w:val="00C764E1"/>
    <w:rsid w:val="00C801C9"/>
    <w:rsid w:val="00C805AD"/>
    <w:rsid w:val="00C80759"/>
    <w:rsid w:val="00C80785"/>
    <w:rsid w:val="00C80804"/>
    <w:rsid w:val="00C80B78"/>
    <w:rsid w:val="00C81775"/>
    <w:rsid w:val="00C81AE7"/>
    <w:rsid w:val="00C81F7A"/>
    <w:rsid w:val="00C82324"/>
    <w:rsid w:val="00C82767"/>
    <w:rsid w:val="00C83709"/>
    <w:rsid w:val="00C856AE"/>
    <w:rsid w:val="00C858B0"/>
    <w:rsid w:val="00C85A4E"/>
    <w:rsid w:val="00C8619A"/>
    <w:rsid w:val="00C861CB"/>
    <w:rsid w:val="00C862BB"/>
    <w:rsid w:val="00C87133"/>
    <w:rsid w:val="00C87E9B"/>
    <w:rsid w:val="00C90620"/>
    <w:rsid w:val="00C90FEF"/>
    <w:rsid w:val="00C911E5"/>
    <w:rsid w:val="00C9125E"/>
    <w:rsid w:val="00C9178B"/>
    <w:rsid w:val="00C91FCC"/>
    <w:rsid w:val="00C92392"/>
    <w:rsid w:val="00C92603"/>
    <w:rsid w:val="00C92A07"/>
    <w:rsid w:val="00C92A73"/>
    <w:rsid w:val="00C92A92"/>
    <w:rsid w:val="00C932F2"/>
    <w:rsid w:val="00C933F5"/>
    <w:rsid w:val="00C935C8"/>
    <w:rsid w:val="00C935E0"/>
    <w:rsid w:val="00C94911"/>
    <w:rsid w:val="00C94FC8"/>
    <w:rsid w:val="00C962CC"/>
    <w:rsid w:val="00C96B5E"/>
    <w:rsid w:val="00C96F10"/>
    <w:rsid w:val="00C97404"/>
    <w:rsid w:val="00C976B4"/>
    <w:rsid w:val="00CA0103"/>
    <w:rsid w:val="00CA01B4"/>
    <w:rsid w:val="00CA01C5"/>
    <w:rsid w:val="00CA0404"/>
    <w:rsid w:val="00CA0B46"/>
    <w:rsid w:val="00CA0C92"/>
    <w:rsid w:val="00CA0DE3"/>
    <w:rsid w:val="00CA182E"/>
    <w:rsid w:val="00CA1BEB"/>
    <w:rsid w:val="00CA415F"/>
    <w:rsid w:val="00CA416C"/>
    <w:rsid w:val="00CA448A"/>
    <w:rsid w:val="00CA449C"/>
    <w:rsid w:val="00CA44A8"/>
    <w:rsid w:val="00CA489E"/>
    <w:rsid w:val="00CA51CA"/>
    <w:rsid w:val="00CA5305"/>
    <w:rsid w:val="00CA5894"/>
    <w:rsid w:val="00CA6056"/>
    <w:rsid w:val="00CA6744"/>
    <w:rsid w:val="00CA6D3E"/>
    <w:rsid w:val="00CA6D89"/>
    <w:rsid w:val="00CA7269"/>
    <w:rsid w:val="00CA7349"/>
    <w:rsid w:val="00CA7473"/>
    <w:rsid w:val="00CA7610"/>
    <w:rsid w:val="00CA771E"/>
    <w:rsid w:val="00CA7E5C"/>
    <w:rsid w:val="00CB080E"/>
    <w:rsid w:val="00CB0987"/>
    <w:rsid w:val="00CB0C95"/>
    <w:rsid w:val="00CB0E0C"/>
    <w:rsid w:val="00CB101E"/>
    <w:rsid w:val="00CB1309"/>
    <w:rsid w:val="00CB14BA"/>
    <w:rsid w:val="00CB1759"/>
    <w:rsid w:val="00CB1A03"/>
    <w:rsid w:val="00CB1AE4"/>
    <w:rsid w:val="00CB1D7D"/>
    <w:rsid w:val="00CB2B3B"/>
    <w:rsid w:val="00CB32EB"/>
    <w:rsid w:val="00CB41D0"/>
    <w:rsid w:val="00CB4A45"/>
    <w:rsid w:val="00CB4F10"/>
    <w:rsid w:val="00CB531C"/>
    <w:rsid w:val="00CB5AA3"/>
    <w:rsid w:val="00CB5B37"/>
    <w:rsid w:val="00CB6D04"/>
    <w:rsid w:val="00CB7765"/>
    <w:rsid w:val="00CB7BDB"/>
    <w:rsid w:val="00CC007C"/>
    <w:rsid w:val="00CC0AE5"/>
    <w:rsid w:val="00CC133A"/>
    <w:rsid w:val="00CC17A5"/>
    <w:rsid w:val="00CC19BF"/>
    <w:rsid w:val="00CC1C3E"/>
    <w:rsid w:val="00CC1FB0"/>
    <w:rsid w:val="00CC1FBA"/>
    <w:rsid w:val="00CC2482"/>
    <w:rsid w:val="00CC2870"/>
    <w:rsid w:val="00CC2D9A"/>
    <w:rsid w:val="00CC385C"/>
    <w:rsid w:val="00CC3A42"/>
    <w:rsid w:val="00CC3F46"/>
    <w:rsid w:val="00CC432B"/>
    <w:rsid w:val="00CC46B5"/>
    <w:rsid w:val="00CC4A29"/>
    <w:rsid w:val="00CC5052"/>
    <w:rsid w:val="00CC50C5"/>
    <w:rsid w:val="00CC53EB"/>
    <w:rsid w:val="00CC5D2A"/>
    <w:rsid w:val="00CC6D2D"/>
    <w:rsid w:val="00CC79B4"/>
    <w:rsid w:val="00CC7E6E"/>
    <w:rsid w:val="00CD0F25"/>
    <w:rsid w:val="00CD183B"/>
    <w:rsid w:val="00CD1ABD"/>
    <w:rsid w:val="00CD1ACD"/>
    <w:rsid w:val="00CD1AF1"/>
    <w:rsid w:val="00CD1B13"/>
    <w:rsid w:val="00CD2047"/>
    <w:rsid w:val="00CD2284"/>
    <w:rsid w:val="00CD27A2"/>
    <w:rsid w:val="00CD2E37"/>
    <w:rsid w:val="00CD3969"/>
    <w:rsid w:val="00CD40B5"/>
    <w:rsid w:val="00CD4272"/>
    <w:rsid w:val="00CD4697"/>
    <w:rsid w:val="00CD46D5"/>
    <w:rsid w:val="00CD4A64"/>
    <w:rsid w:val="00CD4D37"/>
    <w:rsid w:val="00CD4EE0"/>
    <w:rsid w:val="00CD4F1B"/>
    <w:rsid w:val="00CD50CE"/>
    <w:rsid w:val="00CD5CDE"/>
    <w:rsid w:val="00CD632E"/>
    <w:rsid w:val="00CD63A1"/>
    <w:rsid w:val="00CD67D4"/>
    <w:rsid w:val="00CD701B"/>
    <w:rsid w:val="00CD72F2"/>
    <w:rsid w:val="00CD7B65"/>
    <w:rsid w:val="00CE024D"/>
    <w:rsid w:val="00CE06A5"/>
    <w:rsid w:val="00CE0CC2"/>
    <w:rsid w:val="00CE0EC8"/>
    <w:rsid w:val="00CE0F28"/>
    <w:rsid w:val="00CE1851"/>
    <w:rsid w:val="00CE1940"/>
    <w:rsid w:val="00CE1DDB"/>
    <w:rsid w:val="00CE1E88"/>
    <w:rsid w:val="00CE26B7"/>
    <w:rsid w:val="00CE369D"/>
    <w:rsid w:val="00CE3850"/>
    <w:rsid w:val="00CE3C9D"/>
    <w:rsid w:val="00CE43F0"/>
    <w:rsid w:val="00CE4513"/>
    <w:rsid w:val="00CE5191"/>
    <w:rsid w:val="00CE51D1"/>
    <w:rsid w:val="00CE541A"/>
    <w:rsid w:val="00CE577E"/>
    <w:rsid w:val="00CE6208"/>
    <w:rsid w:val="00CE6231"/>
    <w:rsid w:val="00CE6318"/>
    <w:rsid w:val="00CE67EC"/>
    <w:rsid w:val="00CE7BE5"/>
    <w:rsid w:val="00CF09DD"/>
    <w:rsid w:val="00CF147E"/>
    <w:rsid w:val="00CF257B"/>
    <w:rsid w:val="00CF25A6"/>
    <w:rsid w:val="00CF26FB"/>
    <w:rsid w:val="00CF2D10"/>
    <w:rsid w:val="00CF2F6A"/>
    <w:rsid w:val="00CF321F"/>
    <w:rsid w:val="00CF36BF"/>
    <w:rsid w:val="00CF392E"/>
    <w:rsid w:val="00CF3A20"/>
    <w:rsid w:val="00CF4293"/>
    <w:rsid w:val="00CF473D"/>
    <w:rsid w:val="00CF488B"/>
    <w:rsid w:val="00CF4C74"/>
    <w:rsid w:val="00CF4D65"/>
    <w:rsid w:val="00CF4DA1"/>
    <w:rsid w:val="00CF4E20"/>
    <w:rsid w:val="00CF4F9E"/>
    <w:rsid w:val="00CF51BA"/>
    <w:rsid w:val="00CF5461"/>
    <w:rsid w:val="00CF6E7C"/>
    <w:rsid w:val="00CF7646"/>
    <w:rsid w:val="00CF7AAD"/>
    <w:rsid w:val="00CF7B33"/>
    <w:rsid w:val="00D00234"/>
    <w:rsid w:val="00D0046C"/>
    <w:rsid w:val="00D02128"/>
    <w:rsid w:val="00D025F4"/>
    <w:rsid w:val="00D0294F"/>
    <w:rsid w:val="00D02FBD"/>
    <w:rsid w:val="00D037A1"/>
    <w:rsid w:val="00D03C08"/>
    <w:rsid w:val="00D046B7"/>
    <w:rsid w:val="00D04F69"/>
    <w:rsid w:val="00D050BA"/>
    <w:rsid w:val="00D05110"/>
    <w:rsid w:val="00D05350"/>
    <w:rsid w:val="00D057FF"/>
    <w:rsid w:val="00D0583D"/>
    <w:rsid w:val="00D059C2"/>
    <w:rsid w:val="00D05BA7"/>
    <w:rsid w:val="00D05FED"/>
    <w:rsid w:val="00D065D1"/>
    <w:rsid w:val="00D0688F"/>
    <w:rsid w:val="00D0716F"/>
    <w:rsid w:val="00D072A2"/>
    <w:rsid w:val="00D072E6"/>
    <w:rsid w:val="00D07C0E"/>
    <w:rsid w:val="00D10FAC"/>
    <w:rsid w:val="00D1155C"/>
    <w:rsid w:val="00D117B7"/>
    <w:rsid w:val="00D11A27"/>
    <w:rsid w:val="00D120E7"/>
    <w:rsid w:val="00D1210B"/>
    <w:rsid w:val="00D12147"/>
    <w:rsid w:val="00D123CD"/>
    <w:rsid w:val="00D13EF8"/>
    <w:rsid w:val="00D144D7"/>
    <w:rsid w:val="00D1471E"/>
    <w:rsid w:val="00D148F5"/>
    <w:rsid w:val="00D14C20"/>
    <w:rsid w:val="00D14F19"/>
    <w:rsid w:val="00D156CF"/>
    <w:rsid w:val="00D15AE9"/>
    <w:rsid w:val="00D161EB"/>
    <w:rsid w:val="00D1626B"/>
    <w:rsid w:val="00D165B7"/>
    <w:rsid w:val="00D16B56"/>
    <w:rsid w:val="00D16C1B"/>
    <w:rsid w:val="00D16F5F"/>
    <w:rsid w:val="00D173C4"/>
    <w:rsid w:val="00D17404"/>
    <w:rsid w:val="00D179E2"/>
    <w:rsid w:val="00D17B15"/>
    <w:rsid w:val="00D17EF6"/>
    <w:rsid w:val="00D20B0D"/>
    <w:rsid w:val="00D211E3"/>
    <w:rsid w:val="00D216D8"/>
    <w:rsid w:val="00D219B1"/>
    <w:rsid w:val="00D22078"/>
    <w:rsid w:val="00D23103"/>
    <w:rsid w:val="00D23834"/>
    <w:rsid w:val="00D2394B"/>
    <w:rsid w:val="00D24300"/>
    <w:rsid w:val="00D2496C"/>
    <w:rsid w:val="00D24CA4"/>
    <w:rsid w:val="00D254C0"/>
    <w:rsid w:val="00D258AC"/>
    <w:rsid w:val="00D25D5E"/>
    <w:rsid w:val="00D263B8"/>
    <w:rsid w:val="00D269C8"/>
    <w:rsid w:val="00D26A81"/>
    <w:rsid w:val="00D26F38"/>
    <w:rsid w:val="00D27370"/>
    <w:rsid w:val="00D27422"/>
    <w:rsid w:val="00D2748B"/>
    <w:rsid w:val="00D27C18"/>
    <w:rsid w:val="00D27C5C"/>
    <w:rsid w:val="00D27E80"/>
    <w:rsid w:val="00D27F97"/>
    <w:rsid w:val="00D30516"/>
    <w:rsid w:val="00D3077C"/>
    <w:rsid w:val="00D30904"/>
    <w:rsid w:val="00D31481"/>
    <w:rsid w:val="00D317BE"/>
    <w:rsid w:val="00D32B34"/>
    <w:rsid w:val="00D32D75"/>
    <w:rsid w:val="00D33441"/>
    <w:rsid w:val="00D341E6"/>
    <w:rsid w:val="00D34601"/>
    <w:rsid w:val="00D34A7A"/>
    <w:rsid w:val="00D34E4D"/>
    <w:rsid w:val="00D35501"/>
    <w:rsid w:val="00D355AB"/>
    <w:rsid w:val="00D3571E"/>
    <w:rsid w:val="00D35A6D"/>
    <w:rsid w:val="00D35DCB"/>
    <w:rsid w:val="00D35E74"/>
    <w:rsid w:val="00D36090"/>
    <w:rsid w:val="00D36B09"/>
    <w:rsid w:val="00D36DA8"/>
    <w:rsid w:val="00D36FBB"/>
    <w:rsid w:val="00D40291"/>
    <w:rsid w:val="00D417FD"/>
    <w:rsid w:val="00D41C88"/>
    <w:rsid w:val="00D41FBE"/>
    <w:rsid w:val="00D42311"/>
    <w:rsid w:val="00D42370"/>
    <w:rsid w:val="00D42553"/>
    <w:rsid w:val="00D425B0"/>
    <w:rsid w:val="00D42C6B"/>
    <w:rsid w:val="00D43758"/>
    <w:rsid w:val="00D43A8A"/>
    <w:rsid w:val="00D43D15"/>
    <w:rsid w:val="00D4415A"/>
    <w:rsid w:val="00D4423C"/>
    <w:rsid w:val="00D451ED"/>
    <w:rsid w:val="00D45C2C"/>
    <w:rsid w:val="00D46219"/>
    <w:rsid w:val="00D46511"/>
    <w:rsid w:val="00D467BD"/>
    <w:rsid w:val="00D474EC"/>
    <w:rsid w:val="00D50A2C"/>
    <w:rsid w:val="00D50E17"/>
    <w:rsid w:val="00D5114C"/>
    <w:rsid w:val="00D511E2"/>
    <w:rsid w:val="00D512BD"/>
    <w:rsid w:val="00D514DD"/>
    <w:rsid w:val="00D516EE"/>
    <w:rsid w:val="00D51705"/>
    <w:rsid w:val="00D5192B"/>
    <w:rsid w:val="00D51DF0"/>
    <w:rsid w:val="00D5282A"/>
    <w:rsid w:val="00D538DC"/>
    <w:rsid w:val="00D53F14"/>
    <w:rsid w:val="00D540A5"/>
    <w:rsid w:val="00D5472B"/>
    <w:rsid w:val="00D54AE2"/>
    <w:rsid w:val="00D54FD1"/>
    <w:rsid w:val="00D5502E"/>
    <w:rsid w:val="00D55090"/>
    <w:rsid w:val="00D55A10"/>
    <w:rsid w:val="00D55F61"/>
    <w:rsid w:val="00D56AE7"/>
    <w:rsid w:val="00D57668"/>
    <w:rsid w:val="00D57948"/>
    <w:rsid w:val="00D60175"/>
    <w:rsid w:val="00D605C9"/>
    <w:rsid w:val="00D60CB7"/>
    <w:rsid w:val="00D61A9E"/>
    <w:rsid w:val="00D629ED"/>
    <w:rsid w:val="00D62B7C"/>
    <w:rsid w:val="00D62FA6"/>
    <w:rsid w:val="00D631C8"/>
    <w:rsid w:val="00D63342"/>
    <w:rsid w:val="00D63ECF"/>
    <w:rsid w:val="00D640EF"/>
    <w:rsid w:val="00D64128"/>
    <w:rsid w:val="00D64586"/>
    <w:rsid w:val="00D64ED6"/>
    <w:rsid w:val="00D654FC"/>
    <w:rsid w:val="00D6558B"/>
    <w:rsid w:val="00D655F4"/>
    <w:rsid w:val="00D65E1E"/>
    <w:rsid w:val="00D66488"/>
    <w:rsid w:val="00D66562"/>
    <w:rsid w:val="00D66D40"/>
    <w:rsid w:val="00D66FC0"/>
    <w:rsid w:val="00D67FAF"/>
    <w:rsid w:val="00D70191"/>
    <w:rsid w:val="00D70452"/>
    <w:rsid w:val="00D7093D"/>
    <w:rsid w:val="00D709B0"/>
    <w:rsid w:val="00D70A07"/>
    <w:rsid w:val="00D71D18"/>
    <w:rsid w:val="00D71EE5"/>
    <w:rsid w:val="00D723DE"/>
    <w:rsid w:val="00D727AB"/>
    <w:rsid w:val="00D72891"/>
    <w:rsid w:val="00D733B3"/>
    <w:rsid w:val="00D7349D"/>
    <w:rsid w:val="00D737A1"/>
    <w:rsid w:val="00D73914"/>
    <w:rsid w:val="00D73918"/>
    <w:rsid w:val="00D73A2D"/>
    <w:rsid w:val="00D743D8"/>
    <w:rsid w:val="00D7526B"/>
    <w:rsid w:val="00D75479"/>
    <w:rsid w:val="00D75CA7"/>
    <w:rsid w:val="00D770BC"/>
    <w:rsid w:val="00D772E3"/>
    <w:rsid w:val="00D7792D"/>
    <w:rsid w:val="00D81C58"/>
    <w:rsid w:val="00D82C16"/>
    <w:rsid w:val="00D833DB"/>
    <w:rsid w:val="00D8341F"/>
    <w:rsid w:val="00D834F2"/>
    <w:rsid w:val="00D83535"/>
    <w:rsid w:val="00D8359D"/>
    <w:rsid w:val="00D846E7"/>
    <w:rsid w:val="00D84ACD"/>
    <w:rsid w:val="00D84D22"/>
    <w:rsid w:val="00D850DD"/>
    <w:rsid w:val="00D85452"/>
    <w:rsid w:val="00D85727"/>
    <w:rsid w:val="00D85976"/>
    <w:rsid w:val="00D85A5E"/>
    <w:rsid w:val="00D85C87"/>
    <w:rsid w:val="00D860BC"/>
    <w:rsid w:val="00D86A34"/>
    <w:rsid w:val="00D86A62"/>
    <w:rsid w:val="00D907AE"/>
    <w:rsid w:val="00D90E20"/>
    <w:rsid w:val="00D91246"/>
    <w:rsid w:val="00D9233A"/>
    <w:rsid w:val="00D924AD"/>
    <w:rsid w:val="00D924DC"/>
    <w:rsid w:val="00D930CD"/>
    <w:rsid w:val="00D930D8"/>
    <w:rsid w:val="00D932C2"/>
    <w:rsid w:val="00D932EC"/>
    <w:rsid w:val="00D93531"/>
    <w:rsid w:val="00D9378B"/>
    <w:rsid w:val="00D9461D"/>
    <w:rsid w:val="00D94744"/>
    <w:rsid w:val="00D9474D"/>
    <w:rsid w:val="00D949F5"/>
    <w:rsid w:val="00D97689"/>
    <w:rsid w:val="00D97773"/>
    <w:rsid w:val="00D97DA8"/>
    <w:rsid w:val="00DA050D"/>
    <w:rsid w:val="00DA0B2B"/>
    <w:rsid w:val="00DA0D28"/>
    <w:rsid w:val="00DA0E8C"/>
    <w:rsid w:val="00DA13A3"/>
    <w:rsid w:val="00DA1543"/>
    <w:rsid w:val="00DA1C37"/>
    <w:rsid w:val="00DA2992"/>
    <w:rsid w:val="00DA36DC"/>
    <w:rsid w:val="00DA3EFE"/>
    <w:rsid w:val="00DA4983"/>
    <w:rsid w:val="00DA4A9A"/>
    <w:rsid w:val="00DA4D15"/>
    <w:rsid w:val="00DA4E59"/>
    <w:rsid w:val="00DA6117"/>
    <w:rsid w:val="00DA63DA"/>
    <w:rsid w:val="00DA6634"/>
    <w:rsid w:val="00DA6927"/>
    <w:rsid w:val="00DA6A39"/>
    <w:rsid w:val="00DB01B8"/>
    <w:rsid w:val="00DB02B0"/>
    <w:rsid w:val="00DB0785"/>
    <w:rsid w:val="00DB0A55"/>
    <w:rsid w:val="00DB0FF3"/>
    <w:rsid w:val="00DB111D"/>
    <w:rsid w:val="00DB190E"/>
    <w:rsid w:val="00DB1AAF"/>
    <w:rsid w:val="00DB1B09"/>
    <w:rsid w:val="00DB1F4F"/>
    <w:rsid w:val="00DB261F"/>
    <w:rsid w:val="00DB2890"/>
    <w:rsid w:val="00DB2F7A"/>
    <w:rsid w:val="00DB33FC"/>
    <w:rsid w:val="00DB3774"/>
    <w:rsid w:val="00DB3A0A"/>
    <w:rsid w:val="00DB3F2B"/>
    <w:rsid w:val="00DB447B"/>
    <w:rsid w:val="00DB4C7C"/>
    <w:rsid w:val="00DB4D25"/>
    <w:rsid w:val="00DB4E07"/>
    <w:rsid w:val="00DB555D"/>
    <w:rsid w:val="00DB593B"/>
    <w:rsid w:val="00DB5951"/>
    <w:rsid w:val="00DB5E58"/>
    <w:rsid w:val="00DB65FB"/>
    <w:rsid w:val="00DB71A4"/>
    <w:rsid w:val="00DB74F7"/>
    <w:rsid w:val="00DB7B09"/>
    <w:rsid w:val="00DB7B4E"/>
    <w:rsid w:val="00DB7B97"/>
    <w:rsid w:val="00DB7BFC"/>
    <w:rsid w:val="00DC13F1"/>
    <w:rsid w:val="00DC153B"/>
    <w:rsid w:val="00DC18E7"/>
    <w:rsid w:val="00DC1B9F"/>
    <w:rsid w:val="00DC1E74"/>
    <w:rsid w:val="00DC20A9"/>
    <w:rsid w:val="00DC2202"/>
    <w:rsid w:val="00DC261E"/>
    <w:rsid w:val="00DC2D02"/>
    <w:rsid w:val="00DC2F44"/>
    <w:rsid w:val="00DC3204"/>
    <w:rsid w:val="00DC39A6"/>
    <w:rsid w:val="00DC3A2C"/>
    <w:rsid w:val="00DC4273"/>
    <w:rsid w:val="00DC4B66"/>
    <w:rsid w:val="00DC53C7"/>
    <w:rsid w:val="00DC63A6"/>
    <w:rsid w:val="00DC66E2"/>
    <w:rsid w:val="00DC6A15"/>
    <w:rsid w:val="00DC6AE5"/>
    <w:rsid w:val="00DC6E11"/>
    <w:rsid w:val="00DC7165"/>
    <w:rsid w:val="00DC7E2D"/>
    <w:rsid w:val="00DD008C"/>
    <w:rsid w:val="00DD03CF"/>
    <w:rsid w:val="00DD0948"/>
    <w:rsid w:val="00DD18D2"/>
    <w:rsid w:val="00DD1C1C"/>
    <w:rsid w:val="00DD1E7F"/>
    <w:rsid w:val="00DD2321"/>
    <w:rsid w:val="00DD256B"/>
    <w:rsid w:val="00DD28A6"/>
    <w:rsid w:val="00DD2D64"/>
    <w:rsid w:val="00DD3100"/>
    <w:rsid w:val="00DD31AE"/>
    <w:rsid w:val="00DD3544"/>
    <w:rsid w:val="00DD3655"/>
    <w:rsid w:val="00DD3814"/>
    <w:rsid w:val="00DD3D8C"/>
    <w:rsid w:val="00DD4E5E"/>
    <w:rsid w:val="00DD4E6D"/>
    <w:rsid w:val="00DD5296"/>
    <w:rsid w:val="00DD60BA"/>
    <w:rsid w:val="00DD63BA"/>
    <w:rsid w:val="00DD6570"/>
    <w:rsid w:val="00DD6705"/>
    <w:rsid w:val="00DD6879"/>
    <w:rsid w:val="00DD6DEA"/>
    <w:rsid w:val="00DD72B4"/>
    <w:rsid w:val="00DD7360"/>
    <w:rsid w:val="00DD758C"/>
    <w:rsid w:val="00DD7593"/>
    <w:rsid w:val="00DD7611"/>
    <w:rsid w:val="00DD7653"/>
    <w:rsid w:val="00DD7799"/>
    <w:rsid w:val="00DE0059"/>
    <w:rsid w:val="00DE0649"/>
    <w:rsid w:val="00DE073D"/>
    <w:rsid w:val="00DE0AE0"/>
    <w:rsid w:val="00DE0B1B"/>
    <w:rsid w:val="00DE0E40"/>
    <w:rsid w:val="00DE177D"/>
    <w:rsid w:val="00DE19B7"/>
    <w:rsid w:val="00DE1A58"/>
    <w:rsid w:val="00DE1B34"/>
    <w:rsid w:val="00DE234A"/>
    <w:rsid w:val="00DE2FEC"/>
    <w:rsid w:val="00DE30A3"/>
    <w:rsid w:val="00DE328F"/>
    <w:rsid w:val="00DE3432"/>
    <w:rsid w:val="00DE35CD"/>
    <w:rsid w:val="00DE41B7"/>
    <w:rsid w:val="00DE43A8"/>
    <w:rsid w:val="00DE4C21"/>
    <w:rsid w:val="00DE5116"/>
    <w:rsid w:val="00DE56A9"/>
    <w:rsid w:val="00DE5A3D"/>
    <w:rsid w:val="00DE5DFB"/>
    <w:rsid w:val="00DE6410"/>
    <w:rsid w:val="00DE679E"/>
    <w:rsid w:val="00DE68F6"/>
    <w:rsid w:val="00DE7289"/>
    <w:rsid w:val="00DE7D3A"/>
    <w:rsid w:val="00DF0033"/>
    <w:rsid w:val="00DF00A8"/>
    <w:rsid w:val="00DF0296"/>
    <w:rsid w:val="00DF0361"/>
    <w:rsid w:val="00DF0725"/>
    <w:rsid w:val="00DF1090"/>
    <w:rsid w:val="00DF1854"/>
    <w:rsid w:val="00DF1B88"/>
    <w:rsid w:val="00DF1CF0"/>
    <w:rsid w:val="00DF1D51"/>
    <w:rsid w:val="00DF24F5"/>
    <w:rsid w:val="00DF27EB"/>
    <w:rsid w:val="00DF2B8F"/>
    <w:rsid w:val="00DF2BCD"/>
    <w:rsid w:val="00DF2BDF"/>
    <w:rsid w:val="00DF2EEA"/>
    <w:rsid w:val="00DF3B7D"/>
    <w:rsid w:val="00DF3FFF"/>
    <w:rsid w:val="00DF4706"/>
    <w:rsid w:val="00DF50A6"/>
    <w:rsid w:val="00DF5346"/>
    <w:rsid w:val="00DF5CDE"/>
    <w:rsid w:val="00DF5F29"/>
    <w:rsid w:val="00DF62D3"/>
    <w:rsid w:val="00DF63BC"/>
    <w:rsid w:val="00DF6522"/>
    <w:rsid w:val="00DF6746"/>
    <w:rsid w:val="00DF68AA"/>
    <w:rsid w:val="00DF6D89"/>
    <w:rsid w:val="00DF72DB"/>
    <w:rsid w:val="00E00522"/>
    <w:rsid w:val="00E00BEE"/>
    <w:rsid w:val="00E00D2C"/>
    <w:rsid w:val="00E00FCD"/>
    <w:rsid w:val="00E015D8"/>
    <w:rsid w:val="00E018E7"/>
    <w:rsid w:val="00E01F13"/>
    <w:rsid w:val="00E02383"/>
    <w:rsid w:val="00E04333"/>
    <w:rsid w:val="00E043BD"/>
    <w:rsid w:val="00E04780"/>
    <w:rsid w:val="00E04911"/>
    <w:rsid w:val="00E04CF4"/>
    <w:rsid w:val="00E0507A"/>
    <w:rsid w:val="00E05747"/>
    <w:rsid w:val="00E05994"/>
    <w:rsid w:val="00E06388"/>
    <w:rsid w:val="00E0657D"/>
    <w:rsid w:val="00E06DEB"/>
    <w:rsid w:val="00E072EA"/>
    <w:rsid w:val="00E073FA"/>
    <w:rsid w:val="00E101DC"/>
    <w:rsid w:val="00E1037B"/>
    <w:rsid w:val="00E1042C"/>
    <w:rsid w:val="00E10F81"/>
    <w:rsid w:val="00E112D0"/>
    <w:rsid w:val="00E11C09"/>
    <w:rsid w:val="00E11F04"/>
    <w:rsid w:val="00E127E2"/>
    <w:rsid w:val="00E13772"/>
    <w:rsid w:val="00E13A15"/>
    <w:rsid w:val="00E13B56"/>
    <w:rsid w:val="00E13C45"/>
    <w:rsid w:val="00E142FB"/>
    <w:rsid w:val="00E143D4"/>
    <w:rsid w:val="00E148BF"/>
    <w:rsid w:val="00E14F86"/>
    <w:rsid w:val="00E153F4"/>
    <w:rsid w:val="00E15409"/>
    <w:rsid w:val="00E15522"/>
    <w:rsid w:val="00E15EDA"/>
    <w:rsid w:val="00E16CA8"/>
    <w:rsid w:val="00E16FC8"/>
    <w:rsid w:val="00E170AA"/>
    <w:rsid w:val="00E176C2"/>
    <w:rsid w:val="00E176D1"/>
    <w:rsid w:val="00E17C5F"/>
    <w:rsid w:val="00E208ED"/>
    <w:rsid w:val="00E20B35"/>
    <w:rsid w:val="00E20B62"/>
    <w:rsid w:val="00E20B88"/>
    <w:rsid w:val="00E20B9C"/>
    <w:rsid w:val="00E20D4D"/>
    <w:rsid w:val="00E214F6"/>
    <w:rsid w:val="00E219AE"/>
    <w:rsid w:val="00E21F1D"/>
    <w:rsid w:val="00E22031"/>
    <w:rsid w:val="00E225CC"/>
    <w:rsid w:val="00E22C68"/>
    <w:rsid w:val="00E23473"/>
    <w:rsid w:val="00E23B2D"/>
    <w:rsid w:val="00E23CB7"/>
    <w:rsid w:val="00E255F5"/>
    <w:rsid w:val="00E26D6F"/>
    <w:rsid w:val="00E26D9E"/>
    <w:rsid w:val="00E26E5D"/>
    <w:rsid w:val="00E3019E"/>
    <w:rsid w:val="00E30475"/>
    <w:rsid w:val="00E30C15"/>
    <w:rsid w:val="00E311EB"/>
    <w:rsid w:val="00E314EE"/>
    <w:rsid w:val="00E31507"/>
    <w:rsid w:val="00E317D4"/>
    <w:rsid w:val="00E3224D"/>
    <w:rsid w:val="00E323CB"/>
    <w:rsid w:val="00E32674"/>
    <w:rsid w:val="00E32825"/>
    <w:rsid w:val="00E329BF"/>
    <w:rsid w:val="00E32A5F"/>
    <w:rsid w:val="00E32BA3"/>
    <w:rsid w:val="00E32DB7"/>
    <w:rsid w:val="00E33314"/>
    <w:rsid w:val="00E33592"/>
    <w:rsid w:val="00E33B29"/>
    <w:rsid w:val="00E33E08"/>
    <w:rsid w:val="00E34482"/>
    <w:rsid w:val="00E3497C"/>
    <w:rsid w:val="00E34AB6"/>
    <w:rsid w:val="00E34F70"/>
    <w:rsid w:val="00E351CC"/>
    <w:rsid w:val="00E35238"/>
    <w:rsid w:val="00E357A3"/>
    <w:rsid w:val="00E35C36"/>
    <w:rsid w:val="00E35F75"/>
    <w:rsid w:val="00E361C3"/>
    <w:rsid w:val="00E3676F"/>
    <w:rsid w:val="00E36D55"/>
    <w:rsid w:val="00E376C8"/>
    <w:rsid w:val="00E37940"/>
    <w:rsid w:val="00E37A0B"/>
    <w:rsid w:val="00E37C4B"/>
    <w:rsid w:val="00E37F67"/>
    <w:rsid w:val="00E37F8A"/>
    <w:rsid w:val="00E405F8"/>
    <w:rsid w:val="00E405FF"/>
    <w:rsid w:val="00E40F8B"/>
    <w:rsid w:val="00E414DA"/>
    <w:rsid w:val="00E418A4"/>
    <w:rsid w:val="00E418BD"/>
    <w:rsid w:val="00E4282D"/>
    <w:rsid w:val="00E4329A"/>
    <w:rsid w:val="00E439D2"/>
    <w:rsid w:val="00E43CC3"/>
    <w:rsid w:val="00E44218"/>
    <w:rsid w:val="00E44559"/>
    <w:rsid w:val="00E44B7D"/>
    <w:rsid w:val="00E44C2D"/>
    <w:rsid w:val="00E45249"/>
    <w:rsid w:val="00E45333"/>
    <w:rsid w:val="00E46104"/>
    <w:rsid w:val="00E461EB"/>
    <w:rsid w:val="00E462EB"/>
    <w:rsid w:val="00E46F2F"/>
    <w:rsid w:val="00E46FF2"/>
    <w:rsid w:val="00E475C7"/>
    <w:rsid w:val="00E47658"/>
    <w:rsid w:val="00E47A50"/>
    <w:rsid w:val="00E47FDF"/>
    <w:rsid w:val="00E50503"/>
    <w:rsid w:val="00E507C3"/>
    <w:rsid w:val="00E507E9"/>
    <w:rsid w:val="00E50835"/>
    <w:rsid w:val="00E50BFA"/>
    <w:rsid w:val="00E515AE"/>
    <w:rsid w:val="00E516DF"/>
    <w:rsid w:val="00E52955"/>
    <w:rsid w:val="00E52B23"/>
    <w:rsid w:val="00E530FE"/>
    <w:rsid w:val="00E53B55"/>
    <w:rsid w:val="00E53C50"/>
    <w:rsid w:val="00E53E62"/>
    <w:rsid w:val="00E54358"/>
    <w:rsid w:val="00E5602A"/>
    <w:rsid w:val="00E561A6"/>
    <w:rsid w:val="00E56390"/>
    <w:rsid w:val="00E56894"/>
    <w:rsid w:val="00E572A1"/>
    <w:rsid w:val="00E57E8F"/>
    <w:rsid w:val="00E603F7"/>
    <w:rsid w:val="00E606B3"/>
    <w:rsid w:val="00E60BCD"/>
    <w:rsid w:val="00E60C13"/>
    <w:rsid w:val="00E60C85"/>
    <w:rsid w:val="00E61003"/>
    <w:rsid w:val="00E617B5"/>
    <w:rsid w:val="00E61DBB"/>
    <w:rsid w:val="00E6239A"/>
    <w:rsid w:val="00E62461"/>
    <w:rsid w:val="00E625F2"/>
    <w:rsid w:val="00E62608"/>
    <w:rsid w:val="00E62936"/>
    <w:rsid w:val="00E62BFB"/>
    <w:rsid w:val="00E63046"/>
    <w:rsid w:val="00E630C6"/>
    <w:rsid w:val="00E63673"/>
    <w:rsid w:val="00E63EB7"/>
    <w:rsid w:val="00E63F31"/>
    <w:rsid w:val="00E65218"/>
    <w:rsid w:val="00E655C5"/>
    <w:rsid w:val="00E65CE4"/>
    <w:rsid w:val="00E65EE6"/>
    <w:rsid w:val="00E66474"/>
    <w:rsid w:val="00E67011"/>
    <w:rsid w:val="00E67085"/>
    <w:rsid w:val="00E6747B"/>
    <w:rsid w:val="00E67606"/>
    <w:rsid w:val="00E67951"/>
    <w:rsid w:val="00E70013"/>
    <w:rsid w:val="00E70937"/>
    <w:rsid w:val="00E715B5"/>
    <w:rsid w:val="00E7160C"/>
    <w:rsid w:val="00E71A0D"/>
    <w:rsid w:val="00E727BD"/>
    <w:rsid w:val="00E729AC"/>
    <w:rsid w:val="00E72CCD"/>
    <w:rsid w:val="00E7329D"/>
    <w:rsid w:val="00E73F36"/>
    <w:rsid w:val="00E7474F"/>
    <w:rsid w:val="00E74C22"/>
    <w:rsid w:val="00E7512E"/>
    <w:rsid w:val="00E75FF3"/>
    <w:rsid w:val="00E7675F"/>
    <w:rsid w:val="00E768B0"/>
    <w:rsid w:val="00E76F5F"/>
    <w:rsid w:val="00E7728E"/>
    <w:rsid w:val="00E7763D"/>
    <w:rsid w:val="00E777C6"/>
    <w:rsid w:val="00E800EB"/>
    <w:rsid w:val="00E804FB"/>
    <w:rsid w:val="00E80519"/>
    <w:rsid w:val="00E8167D"/>
    <w:rsid w:val="00E81A20"/>
    <w:rsid w:val="00E81D1D"/>
    <w:rsid w:val="00E81DFE"/>
    <w:rsid w:val="00E82343"/>
    <w:rsid w:val="00E829BD"/>
    <w:rsid w:val="00E82BC8"/>
    <w:rsid w:val="00E83025"/>
    <w:rsid w:val="00E83121"/>
    <w:rsid w:val="00E83146"/>
    <w:rsid w:val="00E83F42"/>
    <w:rsid w:val="00E841C0"/>
    <w:rsid w:val="00E84D98"/>
    <w:rsid w:val="00E857A5"/>
    <w:rsid w:val="00E85B00"/>
    <w:rsid w:val="00E85EBC"/>
    <w:rsid w:val="00E86D1F"/>
    <w:rsid w:val="00E86DFF"/>
    <w:rsid w:val="00E86E0F"/>
    <w:rsid w:val="00E87F91"/>
    <w:rsid w:val="00E9011E"/>
    <w:rsid w:val="00E903FA"/>
    <w:rsid w:val="00E905A9"/>
    <w:rsid w:val="00E91351"/>
    <w:rsid w:val="00E91402"/>
    <w:rsid w:val="00E91783"/>
    <w:rsid w:val="00E924D4"/>
    <w:rsid w:val="00E92525"/>
    <w:rsid w:val="00E925A2"/>
    <w:rsid w:val="00E92799"/>
    <w:rsid w:val="00E92898"/>
    <w:rsid w:val="00E92D72"/>
    <w:rsid w:val="00E9357E"/>
    <w:rsid w:val="00E93868"/>
    <w:rsid w:val="00E93A36"/>
    <w:rsid w:val="00E93B2B"/>
    <w:rsid w:val="00E94314"/>
    <w:rsid w:val="00E94ADE"/>
    <w:rsid w:val="00E95417"/>
    <w:rsid w:val="00E9576A"/>
    <w:rsid w:val="00E95981"/>
    <w:rsid w:val="00E95A99"/>
    <w:rsid w:val="00E96471"/>
    <w:rsid w:val="00E965D9"/>
    <w:rsid w:val="00E96628"/>
    <w:rsid w:val="00E9663D"/>
    <w:rsid w:val="00E96E0F"/>
    <w:rsid w:val="00E96FC1"/>
    <w:rsid w:val="00E97462"/>
    <w:rsid w:val="00E97A17"/>
    <w:rsid w:val="00EA03A7"/>
    <w:rsid w:val="00EA0A36"/>
    <w:rsid w:val="00EA117C"/>
    <w:rsid w:val="00EA119C"/>
    <w:rsid w:val="00EA144E"/>
    <w:rsid w:val="00EA1A14"/>
    <w:rsid w:val="00EA1DE8"/>
    <w:rsid w:val="00EA1EA4"/>
    <w:rsid w:val="00EA2AE0"/>
    <w:rsid w:val="00EA2E73"/>
    <w:rsid w:val="00EA36A6"/>
    <w:rsid w:val="00EA3A21"/>
    <w:rsid w:val="00EA3AE0"/>
    <w:rsid w:val="00EA3C51"/>
    <w:rsid w:val="00EA3DF4"/>
    <w:rsid w:val="00EA4115"/>
    <w:rsid w:val="00EA41A5"/>
    <w:rsid w:val="00EA4300"/>
    <w:rsid w:val="00EA4500"/>
    <w:rsid w:val="00EA50D7"/>
    <w:rsid w:val="00EA51F1"/>
    <w:rsid w:val="00EA592F"/>
    <w:rsid w:val="00EA5DAD"/>
    <w:rsid w:val="00EA6482"/>
    <w:rsid w:val="00EA65F5"/>
    <w:rsid w:val="00EA68CC"/>
    <w:rsid w:val="00EA6C7A"/>
    <w:rsid w:val="00EA71F1"/>
    <w:rsid w:val="00EA7982"/>
    <w:rsid w:val="00EA7BFC"/>
    <w:rsid w:val="00EB0334"/>
    <w:rsid w:val="00EB08C1"/>
    <w:rsid w:val="00EB0925"/>
    <w:rsid w:val="00EB129F"/>
    <w:rsid w:val="00EB12C9"/>
    <w:rsid w:val="00EB13C2"/>
    <w:rsid w:val="00EB15AC"/>
    <w:rsid w:val="00EB1DCA"/>
    <w:rsid w:val="00EB2284"/>
    <w:rsid w:val="00EB22E5"/>
    <w:rsid w:val="00EB2997"/>
    <w:rsid w:val="00EB2B0A"/>
    <w:rsid w:val="00EB2C23"/>
    <w:rsid w:val="00EB2FC6"/>
    <w:rsid w:val="00EB3B8E"/>
    <w:rsid w:val="00EB4635"/>
    <w:rsid w:val="00EB4B05"/>
    <w:rsid w:val="00EB55BE"/>
    <w:rsid w:val="00EB57AC"/>
    <w:rsid w:val="00EB59CE"/>
    <w:rsid w:val="00EB5EB0"/>
    <w:rsid w:val="00EB6134"/>
    <w:rsid w:val="00EB7046"/>
    <w:rsid w:val="00EB71EE"/>
    <w:rsid w:val="00EB77C5"/>
    <w:rsid w:val="00EB788D"/>
    <w:rsid w:val="00EB7ED8"/>
    <w:rsid w:val="00EC004B"/>
    <w:rsid w:val="00EC05F6"/>
    <w:rsid w:val="00EC095A"/>
    <w:rsid w:val="00EC0FD4"/>
    <w:rsid w:val="00EC121A"/>
    <w:rsid w:val="00EC1757"/>
    <w:rsid w:val="00EC30DE"/>
    <w:rsid w:val="00EC3434"/>
    <w:rsid w:val="00EC345A"/>
    <w:rsid w:val="00EC3A80"/>
    <w:rsid w:val="00EC3C32"/>
    <w:rsid w:val="00EC486B"/>
    <w:rsid w:val="00EC4A3B"/>
    <w:rsid w:val="00EC4B1D"/>
    <w:rsid w:val="00EC6091"/>
    <w:rsid w:val="00EC6219"/>
    <w:rsid w:val="00EC6244"/>
    <w:rsid w:val="00EC6291"/>
    <w:rsid w:val="00EC6459"/>
    <w:rsid w:val="00EC6521"/>
    <w:rsid w:val="00EC6854"/>
    <w:rsid w:val="00EC6C6A"/>
    <w:rsid w:val="00EC718D"/>
    <w:rsid w:val="00EC7FCC"/>
    <w:rsid w:val="00ED0330"/>
    <w:rsid w:val="00ED06E1"/>
    <w:rsid w:val="00ED0F30"/>
    <w:rsid w:val="00ED1098"/>
    <w:rsid w:val="00ED13CA"/>
    <w:rsid w:val="00ED1610"/>
    <w:rsid w:val="00ED19D1"/>
    <w:rsid w:val="00ED1C20"/>
    <w:rsid w:val="00ED1D1B"/>
    <w:rsid w:val="00ED21F9"/>
    <w:rsid w:val="00ED2A8D"/>
    <w:rsid w:val="00ED30DB"/>
    <w:rsid w:val="00ED373A"/>
    <w:rsid w:val="00ED3DE3"/>
    <w:rsid w:val="00ED3E26"/>
    <w:rsid w:val="00ED4103"/>
    <w:rsid w:val="00ED4E62"/>
    <w:rsid w:val="00ED5714"/>
    <w:rsid w:val="00ED583A"/>
    <w:rsid w:val="00ED5C09"/>
    <w:rsid w:val="00ED6468"/>
    <w:rsid w:val="00ED68DF"/>
    <w:rsid w:val="00ED697B"/>
    <w:rsid w:val="00ED6D27"/>
    <w:rsid w:val="00ED724C"/>
    <w:rsid w:val="00ED7336"/>
    <w:rsid w:val="00ED75E7"/>
    <w:rsid w:val="00ED79F0"/>
    <w:rsid w:val="00ED7FBD"/>
    <w:rsid w:val="00EE0659"/>
    <w:rsid w:val="00EE06FA"/>
    <w:rsid w:val="00EE11EF"/>
    <w:rsid w:val="00EE12BA"/>
    <w:rsid w:val="00EE16D4"/>
    <w:rsid w:val="00EE177D"/>
    <w:rsid w:val="00EE18B8"/>
    <w:rsid w:val="00EE1B3F"/>
    <w:rsid w:val="00EE1BE2"/>
    <w:rsid w:val="00EE1CE6"/>
    <w:rsid w:val="00EE20A3"/>
    <w:rsid w:val="00EE2619"/>
    <w:rsid w:val="00EE2D5B"/>
    <w:rsid w:val="00EE336C"/>
    <w:rsid w:val="00EE3BAE"/>
    <w:rsid w:val="00EE3BDD"/>
    <w:rsid w:val="00EE3C3B"/>
    <w:rsid w:val="00EE426B"/>
    <w:rsid w:val="00EE485D"/>
    <w:rsid w:val="00EE4C33"/>
    <w:rsid w:val="00EE5625"/>
    <w:rsid w:val="00EE57D3"/>
    <w:rsid w:val="00EE5AFC"/>
    <w:rsid w:val="00EE5D76"/>
    <w:rsid w:val="00EE633A"/>
    <w:rsid w:val="00EE67F0"/>
    <w:rsid w:val="00EE6966"/>
    <w:rsid w:val="00EE6B54"/>
    <w:rsid w:val="00EE6D72"/>
    <w:rsid w:val="00EE6F34"/>
    <w:rsid w:val="00EE7B61"/>
    <w:rsid w:val="00EF068A"/>
    <w:rsid w:val="00EF073C"/>
    <w:rsid w:val="00EF102B"/>
    <w:rsid w:val="00EF1FED"/>
    <w:rsid w:val="00EF2115"/>
    <w:rsid w:val="00EF3024"/>
    <w:rsid w:val="00EF380E"/>
    <w:rsid w:val="00EF3A51"/>
    <w:rsid w:val="00EF3F12"/>
    <w:rsid w:val="00EF4172"/>
    <w:rsid w:val="00EF433B"/>
    <w:rsid w:val="00EF4887"/>
    <w:rsid w:val="00EF4E69"/>
    <w:rsid w:val="00EF50FA"/>
    <w:rsid w:val="00EF5287"/>
    <w:rsid w:val="00EF52FF"/>
    <w:rsid w:val="00EF535F"/>
    <w:rsid w:val="00EF5421"/>
    <w:rsid w:val="00EF5AE8"/>
    <w:rsid w:val="00EF5B7D"/>
    <w:rsid w:val="00EF5CD2"/>
    <w:rsid w:val="00EF6306"/>
    <w:rsid w:val="00EF6C1D"/>
    <w:rsid w:val="00EF6C70"/>
    <w:rsid w:val="00EF6D08"/>
    <w:rsid w:val="00EF6DAF"/>
    <w:rsid w:val="00EF700F"/>
    <w:rsid w:val="00EF772F"/>
    <w:rsid w:val="00F00673"/>
    <w:rsid w:val="00F008B9"/>
    <w:rsid w:val="00F009A1"/>
    <w:rsid w:val="00F00BFC"/>
    <w:rsid w:val="00F0109F"/>
    <w:rsid w:val="00F01224"/>
    <w:rsid w:val="00F014AC"/>
    <w:rsid w:val="00F015A4"/>
    <w:rsid w:val="00F021ED"/>
    <w:rsid w:val="00F024A7"/>
    <w:rsid w:val="00F033DB"/>
    <w:rsid w:val="00F0375B"/>
    <w:rsid w:val="00F03F1E"/>
    <w:rsid w:val="00F04519"/>
    <w:rsid w:val="00F04C0B"/>
    <w:rsid w:val="00F05252"/>
    <w:rsid w:val="00F0532B"/>
    <w:rsid w:val="00F0587F"/>
    <w:rsid w:val="00F05B8F"/>
    <w:rsid w:val="00F0627F"/>
    <w:rsid w:val="00F063C0"/>
    <w:rsid w:val="00F068E7"/>
    <w:rsid w:val="00F069F9"/>
    <w:rsid w:val="00F0734B"/>
    <w:rsid w:val="00F07B51"/>
    <w:rsid w:val="00F100BC"/>
    <w:rsid w:val="00F10A11"/>
    <w:rsid w:val="00F10A23"/>
    <w:rsid w:val="00F10C4A"/>
    <w:rsid w:val="00F11134"/>
    <w:rsid w:val="00F1135F"/>
    <w:rsid w:val="00F1186E"/>
    <w:rsid w:val="00F11973"/>
    <w:rsid w:val="00F11A1F"/>
    <w:rsid w:val="00F11B4F"/>
    <w:rsid w:val="00F11BAD"/>
    <w:rsid w:val="00F12260"/>
    <w:rsid w:val="00F12B40"/>
    <w:rsid w:val="00F138A6"/>
    <w:rsid w:val="00F1391E"/>
    <w:rsid w:val="00F13B7D"/>
    <w:rsid w:val="00F140F3"/>
    <w:rsid w:val="00F1422B"/>
    <w:rsid w:val="00F144C4"/>
    <w:rsid w:val="00F14568"/>
    <w:rsid w:val="00F145CF"/>
    <w:rsid w:val="00F1483C"/>
    <w:rsid w:val="00F14A52"/>
    <w:rsid w:val="00F14CA7"/>
    <w:rsid w:val="00F14D0F"/>
    <w:rsid w:val="00F14F07"/>
    <w:rsid w:val="00F1586A"/>
    <w:rsid w:val="00F15CF3"/>
    <w:rsid w:val="00F16488"/>
    <w:rsid w:val="00F166FD"/>
    <w:rsid w:val="00F168A9"/>
    <w:rsid w:val="00F169BB"/>
    <w:rsid w:val="00F169DD"/>
    <w:rsid w:val="00F16CDE"/>
    <w:rsid w:val="00F16E59"/>
    <w:rsid w:val="00F171C6"/>
    <w:rsid w:val="00F1747C"/>
    <w:rsid w:val="00F1787D"/>
    <w:rsid w:val="00F204F4"/>
    <w:rsid w:val="00F20EE8"/>
    <w:rsid w:val="00F219E1"/>
    <w:rsid w:val="00F2276A"/>
    <w:rsid w:val="00F22A66"/>
    <w:rsid w:val="00F22BE0"/>
    <w:rsid w:val="00F22C22"/>
    <w:rsid w:val="00F23578"/>
    <w:rsid w:val="00F23A95"/>
    <w:rsid w:val="00F23B44"/>
    <w:rsid w:val="00F24E9A"/>
    <w:rsid w:val="00F25F9B"/>
    <w:rsid w:val="00F26A7D"/>
    <w:rsid w:val="00F26B22"/>
    <w:rsid w:val="00F272E3"/>
    <w:rsid w:val="00F27CC0"/>
    <w:rsid w:val="00F307B6"/>
    <w:rsid w:val="00F30FBB"/>
    <w:rsid w:val="00F318FA"/>
    <w:rsid w:val="00F3255F"/>
    <w:rsid w:val="00F329C1"/>
    <w:rsid w:val="00F32B8D"/>
    <w:rsid w:val="00F32D6E"/>
    <w:rsid w:val="00F32E9C"/>
    <w:rsid w:val="00F32F1D"/>
    <w:rsid w:val="00F32FEB"/>
    <w:rsid w:val="00F33CB6"/>
    <w:rsid w:val="00F34F6E"/>
    <w:rsid w:val="00F35319"/>
    <w:rsid w:val="00F3587E"/>
    <w:rsid w:val="00F363A4"/>
    <w:rsid w:val="00F36D38"/>
    <w:rsid w:val="00F36F60"/>
    <w:rsid w:val="00F37197"/>
    <w:rsid w:val="00F37482"/>
    <w:rsid w:val="00F40864"/>
    <w:rsid w:val="00F40FA4"/>
    <w:rsid w:val="00F41C1B"/>
    <w:rsid w:val="00F41D6F"/>
    <w:rsid w:val="00F41E6D"/>
    <w:rsid w:val="00F423EA"/>
    <w:rsid w:val="00F42437"/>
    <w:rsid w:val="00F42932"/>
    <w:rsid w:val="00F42D1B"/>
    <w:rsid w:val="00F42DDE"/>
    <w:rsid w:val="00F4351E"/>
    <w:rsid w:val="00F44CE3"/>
    <w:rsid w:val="00F44E2D"/>
    <w:rsid w:val="00F45792"/>
    <w:rsid w:val="00F45EDF"/>
    <w:rsid w:val="00F460F1"/>
    <w:rsid w:val="00F468EA"/>
    <w:rsid w:val="00F46A1F"/>
    <w:rsid w:val="00F46AFE"/>
    <w:rsid w:val="00F46DD7"/>
    <w:rsid w:val="00F47400"/>
    <w:rsid w:val="00F47949"/>
    <w:rsid w:val="00F50705"/>
    <w:rsid w:val="00F50B16"/>
    <w:rsid w:val="00F513AA"/>
    <w:rsid w:val="00F51B86"/>
    <w:rsid w:val="00F51BA8"/>
    <w:rsid w:val="00F52038"/>
    <w:rsid w:val="00F53130"/>
    <w:rsid w:val="00F536A8"/>
    <w:rsid w:val="00F5398D"/>
    <w:rsid w:val="00F53AD3"/>
    <w:rsid w:val="00F53FC7"/>
    <w:rsid w:val="00F5423D"/>
    <w:rsid w:val="00F5457D"/>
    <w:rsid w:val="00F548D9"/>
    <w:rsid w:val="00F551B1"/>
    <w:rsid w:val="00F55257"/>
    <w:rsid w:val="00F5530B"/>
    <w:rsid w:val="00F55693"/>
    <w:rsid w:val="00F56779"/>
    <w:rsid w:val="00F56E64"/>
    <w:rsid w:val="00F56FBA"/>
    <w:rsid w:val="00F57E64"/>
    <w:rsid w:val="00F57F98"/>
    <w:rsid w:val="00F60BFE"/>
    <w:rsid w:val="00F60EF3"/>
    <w:rsid w:val="00F6109B"/>
    <w:rsid w:val="00F612A5"/>
    <w:rsid w:val="00F614B7"/>
    <w:rsid w:val="00F622EE"/>
    <w:rsid w:val="00F62CFD"/>
    <w:rsid w:val="00F62F6A"/>
    <w:rsid w:val="00F63B88"/>
    <w:rsid w:val="00F647D1"/>
    <w:rsid w:val="00F64A56"/>
    <w:rsid w:val="00F65528"/>
    <w:rsid w:val="00F65B88"/>
    <w:rsid w:val="00F66485"/>
    <w:rsid w:val="00F66B30"/>
    <w:rsid w:val="00F66E2E"/>
    <w:rsid w:val="00F66FB4"/>
    <w:rsid w:val="00F66FE3"/>
    <w:rsid w:val="00F674A3"/>
    <w:rsid w:val="00F67C15"/>
    <w:rsid w:val="00F70663"/>
    <w:rsid w:val="00F70A5B"/>
    <w:rsid w:val="00F71AD4"/>
    <w:rsid w:val="00F722A1"/>
    <w:rsid w:val="00F72BD4"/>
    <w:rsid w:val="00F72EA4"/>
    <w:rsid w:val="00F73025"/>
    <w:rsid w:val="00F74622"/>
    <w:rsid w:val="00F751BF"/>
    <w:rsid w:val="00F7571A"/>
    <w:rsid w:val="00F75766"/>
    <w:rsid w:val="00F75C53"/>
    <w:rsid w:val="00F75DBB"/>
    <w:rsid w:val="00F75DDC"/>
    <w:rsid w:val="00F7674A"/>
    <w:rsid w:val="00F76A45"/>
    <w:rsid w:val="00F76EE9"/>
    <w:rsid w:val="00F76FC3"/>
    <w:rsid w:val="00F777B0"/>
    <w:rsid w:val="00F77892"/>
    <w:rsid w:val="00F77AA5"/>
    <w:rsid w:val="00F77D12"/>
    <w:rsid w:val="00F8009E"/>
    <w:rsid w:val="00F80970"/>
    <w:rsid w:val="00F80ABD"/>
    <w:rsid w:val="00F81682"/>
    <w:rsid w:val="00F816BF"/>
    <w:rsid w:val="00F81749"/>
    <w:rsid w:val="00F818C2"/>
    <w:rsid w:val="00F81BA4"/>
    <w:rsid w:val="00F82314"/>
    <w:rsid w:val="00F8245B"/>
    <w:rsid w:val="00F82755"/>
    <w:rsid w:val="00F827C3"/>
    <w:rsid w:val="00F828E9"/>
    <w:rsid w:val="00F82BAC"/>
    <w:rsid w:val="00F82C33"/>
    <w:rsid w:val="00F82DF4"/>
    <w:rsid w:val="00F83378"/>
    <w:rsid w:val="00F83DA3"/>
    <w:rsid w:val="00F83FCA"/>
    <w:rsid w:val="00F84236"/>
    <w:rsid w:val="00F845E0"/>
    <w:rsid w:val="00F847D1"/>
    <w:rsid w:val="00F85B9A"/>
    <w:rsid w:val="00F85D36"/>
    <w:rsid w:val="00F861B3"/>
    <w:rsid w:val="00F86207"/>
    <w:rsid w:val="00F87238"/>
    <w:rsid w:val="00F90C77"/>
    <w:rsid w:val="00F90D44"/>
    <w:rsid w:val="00F90DAC"/>
    <w:rsid w:val="00F9142E"/>
    <w:rsid w:val="00F914C7"/>
    <w:rsid w:val="00F91569"/>
    <w:rsid w:val="00F91FB1"/>
    <w:rsid w:val="00F924C7"/>
    <w:rsid w:val="00F92EBD"/>
    <w:rsid w:val="00F93469"/>
    <w:rsid w:val="00F93EA7"/>
    <w:rsid w:val="00F9409D"/>
    <w:rsid w:val="00F94419"/>
    <w:rsid w:val="00F946F7"/>
    <w:rsid w:val="00F94F1D"/>
    <w:rsid w:val="00F95020"/>
    <w:rsid w:val="00F95B3E"/>
    <w:rsid w:val="00F95F6F"/>
    <w:rsid w:val="00F968C0"/>
    <w:rsid w:val="00F96D94"/>
    <w:rsid w:val="00F9727E"/>
    <w:rsid w:val="00F97539"/>
    <w:rsid w:val="00F97BD6"/>
    <w:rsid w:val="00FA0AD0"/>
    <w:rsid w:val="00FA0E15"/>
    <w:rsid w:val="00FA13CF"/>
    <w:rsid w:val="00FA1745"/>
    <w:rsid w:val="00FA1F83"/>
    <w:rsid w:val="00FA2417"/>
    <w:rsid w:val="00FA31C0"/>
    <w:rsid w:val="00FA3366"/>
    <w:rsid w:val="00FA3A72"/>
    <w:rsid w:val="00FA4442"/>
    <w:rsid w:val="00FA4553"/>
    <w:rsid w:val="00FA45B0"/>
    <w:rsid w:val="00FA4FBE"/>
    <w:rsid w:val="00FA4FDF"/>
    <w:rsid w:val="00FA5065"/>
    <w:rsid w:val="00FA51DF"/>
    <w:rsid w:val="00FA70CF"/>
    <w:rsid w:val="00FA77AE"/>
    <w:rsid w:val="00FA7986"/>
    <w:rsid w:val="00FA7F82"/>
    <w:rsid w:val="00FB15F9"/>
    <w:rsid w:val="00FB218B"/>
    <w:rsid w:val="00FB2395"/>
    <w:rsid w:val="00FB2880"/>
    <w:rsid w:val="00FB2A44"/>
    <w:rsid w:val="00FB34E2"/>
    <w:rsid w:val="00FB3690"/>
    <w:rsid w:val="00FB43BC"/>
    <w:rsid w:val="00FB4560"/>
    <w:rsid w:val="00FB460E"/>
    <w:rsid w:val="00FB46A9"/>
    <w:rsid w:val="00FB5619"/>
    <w:rsid w:val="00FB57CB"/>
    <w:rsid w:val="00FB5952"/>
    <w:rsid w:val="00FB5D18"/>
    <w:rsid w:val="00FB5E26"/>
    <w:rsid w:val="00FB68B0"/>
    <w:rsid w:val="00FB6A0F"/>
    <w:rsid w:val="00FC06AE"/>
    <w:rsid w:val="00FC0BBC"/>
    <w:rsid w:val="00FC0CA5"/>
    <w:rsid w:val="00FC150D"/>
    <w:rsid w:val="00FC151D"/>
    <w:rsid w:val="00FC25D2"/>
    <w:rsid w:val="00FC27A5"/>
    <w:rsid w:val="00FC2E31"/>
    <w:rsid w:val="00FC2FDF"/>
    <w:rsid w:val="00FC3343"/>
    <w:rsid w:val="00FC343C"/>
    <w:rsid w:val="00FC3698"/>
    <w:rsid w:val="00FC3975"/>
    <w:rsid w:val="00FC4273"/>
    <w:rsid w:val="00FC476D"/>
    <w:rsid w:val="00FC4AB6"/>
    <w:rsid w:val="00FC4C02"/>
    <w:rsid w:val="00FC57A1"/>
    <w:rsid w:val="00FC6935"/>
    <w:rsid w:val="00FC6AD2"/>
    <w:rsid w:val="00FC6B40"/>
    <w:rsid w:val="00FC738D"/>
    <w:rsid w:val="00FC7702"/>
    <w:rsid w:val="00FC7B0D"/>
    <w:rsid w:val="00FD0C32"/>
    <w:rsid w:val="00FD14D0"/>
    <w:rsid w:val="00FD2B04"/>
    <w:rsid w:val="00FD2B4A"/>
    <w:rsid w:val="00FD2BD1"/>
    <w:rsid w:val="00FD32FA"/>
    <w:rsid w:val="00FD3A1F"/>
    <w:rsid w:val="00FD3ACB"/>
    <w:rsid w:val="00FD3EAB"/>
    <w:rsid w:val="00FD4CD5"/>
    <w:rsid w:val="00FD719F"/>
    <w:rsid w:val="00FD781E"/>
    <w:rsid w:val="00FD7BEF"/>
    <w:rsid w:val="00FD7CFF"/>
    <w:rsid w:val="00FE021E"/>
    <w:rsid w:val="00FE05D4"/>
    <w:rsid w:val="00FE0DE0"/>
    <w:rsid w:val="00FE0F0B"/>
    <w:rsid w:val="00FE11F5"/>
    <w:rsid w:val="00FE1283"/>
    <w:rsid w:val="00FE12E1"/>
    <w:rsid w:val="00FE19B6"/>
    <w:rsid w:val="00FE1B30"/>
    <w:rsid w:val="00FE1BB6"/>
    <w:rsid w:val="00FE2029"/>
    <w:rsid w:val="00FE224E"/>
    <w:rsid w:val="00FE25F8"/>
    <w:rsid w:val="00FE2718"/>
    <w:rsid w:val="00FE279C"/>
    <w:rsid w:val="00FE27CE"/>
    <w:rsid w:val="00FE297B"/>
    <w:rsid w:val="00FE2F38"/>
    <w:rsid w:val="00FE31BA"/>
    <w:rsid w:val="00FE33B5"/>
    <w:rsid w:val="00FE33CC"/>
    <w:rsid w:val="00FE3479"/>
    <w:rsid w:val="00FE3B0C"/>
    <w:rsid w:val="00FE40C9"/>
    <w:rsid w:val="00FE4708"/>
    <w:rsid w:val="00FE4FDE"/>
    <w:rsid w:val="00FE5081"/>
    <w:rsid w:val="00FE5BB9"/>
    <w:rsid w:val="00FE633E"/>
    <w:rsid w:val="00FE7E0B"/>
    <w:rsid w:val="00FE7E3F"/>
    <w:rsid w:val="00FE7F61"/>
    <w:rsid w:val="00FF08C0"/>
    <w:rsid w:val="00FF0F62"/>
    <w:rsid w:val="00FF1922"/>
    <w:rsid w:val="00FF1B3C"/>
    <w:rsid w:val="00FF25D4"/>
    <w:rsid w:val="00FF2AD7"/>
    <w:rsid w:val="00FF2B06"/>
    <w:rsid w:val="00FF2B98"/>
    <w:rsid w:val="00FF3186"/>
    <w:rsid w:val="00FF3854"/>
    <w:rsid w:val="00FF3C88"/>
    <w:rsid w:val="00FF3E08"/>
    <w:rsid w:val="00FF44C2"/>
    <w:rsid w:val="00FF4612"/>
    <w:rsid w:val="00FF4D47"/>
    <w:rsid w:val="00FF51F1"/>
    <w:rsid w:val="00FF56E2"/>
    <w:rsid w:val="00FF581D"/>
    <w:rsid w:val="00FF6761"/>
    <w:rsid w:val="00FF68A3"/>
    <w:rsid w:val="00FF6A3A"/>
    <w:rsid w:val="00FF6A92"/>
    <w:rsid w:val="00FF6F79"/>
    <w:rsid w:val="43FED417"/>
    <w:rsid w:val="6EF1867E"/>
    <w:rsid w:val="76FEFD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A0A4699"/>
  <w15:docId w15:val="{0531DF07-9E7B-4CA3-BD82-639CD43E20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New Roman" w:hAnsi="Times New Roman"/>
      <w:sz w:val="24"/>
      <w:szCs w:val="22"/>
    </w:rPr>
  </w:style>
  <w:style w:type="paragraph" w:styleId="Heading1">
    <w:name w:val="heading 1"/>
    <w:basedOn w:val="Normal"/>
    <w:next w:val="Normal"/>
    <w:link w:val="Heading1Char"/>
    <w:uiPriority w:val="9"/>
    <w:qFormat/>
    <w:pPr>
      <w:keepNext/>
      <w:keepLines/>
      <w:numPr>
        <w:numId w:val="1"/>
      </w:numPr>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pPr>
      <w:keepNext/>
      <w:keepLines/>
      <w:numPr>
        <w:ilvl w:val="1"/>
        <w:numId w:val="1"/>
      </w:numPr>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pPr>
      <w:keepNext/>
      <w:keepLines/>
      <w:numPr>
        <w:ilvl w:val="2"/>
        <w:numId w:val="1"/>
      </w:numPr>
      <w:spacing w:before="40"/>
      <w:outlineLvl w:val="2"/>
    </w:pPr>
    <w:rPr>
      <w:rFonts w:asciiTheme="majorHAnsi" w:eastAsiaTheme="majorEastAsia" w:hAnsiTheme="majorHAnsi" w:cstheme="majorBidi"/>
      <w:i/>
      <w:color w:val="244061" w:themeColor="accent1" w:themeShade="80"/>
      <w:szCs w:val="24"/>
    </w:rPr>
  </w:style>
  <w:style w:type="paragraph" w:styleId="Heading4">
    <w:name w:val="heading 4"/>
    <w:basedOn w:val="Normal"/>
    <w:next w:val="Normal"/>
    <w:link w:val="Heading4Char"/>
    <w:uiPriority w:val="9"/>
    <w:unhideWhenUsed/>
    <w:qFormat/>
    <w:pPr>
      <w:keepNext/>
      <w:keepLines/>
      <w:numPr>
        <w:ilvl w:val="3"/>
        <w:numId w:val="1"/>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pPr>
      <w:keepNext/>
      <w:keepLines/>
      <w:numPr>
        <w:ilvl w:val="5"/>
        <w:numId w:val="1"/>
      </w:numPr>
      <w:spacing w:before="40"/>
      <w:outlineLvl w:val="5"/>
    </w:pPr>
    <w:rPr>
      <w:rFonts w:asciiTheme="majorHAnsi" w:eastAsiaTheme="majorEastAsia" w:hAnsiTheme="majorHAnsi" w:cstheme="majorBidi"/>
      <w:color w:val="244061" w:themeColor="accent1" w:themeShade="80"/>
    </w:rPr>
  </w:style>
  <w:style w:type="paragraph" w:styleId="Heading7">
    <w:name w:val="heading 7"/>
    <w:basedOn w:val="Normal"/>
    <w:next w:val="Normal"/>
    <w:link w:val="Heading7Char"/>
    <w:uiPriority w:val="9"/>
    <w:unhideWhenUsed/>
    <w:qFormat/>
    <w:pPr>
      <w:keepNext/>
      <w:keepLines/>
      <w:numPr>
        <w:ilvl w:val="6"/>
        <w:numId w:val="1"/>
      </w:numPr>
      <w:spacing w:before="40"/>
      <w:outlineLvl w:val="6"/>
    </w:pPr>
    <w:rPr>
      <w:rFonts w:asciiTheme="majorHAnsi" w:eastAsiaTheme="majorEastAsia" w:hAnsiTheme="majorHAnsi" w:cstheme="majorBidi"/>
      <w:i/>
      <w:iCs/>
      <w:color w:val="244061" w:themeColor="accent1" w:themeShade="80"/>
    </w:rPr>
  </w:style>
  <w:style w:type="paragraph" w:styleId="Heading8">
    <w:name w:val="heading 8"/>
    <w:basedOn w:val="Normal"/>
    <w:next w:val="Normal"/>
    <w:link w:val="Heading8Char"/>
    <w:uiPriority w:val="9"/>
    <w:unhideWhenUsed/>
    <w:qFormat/>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unhideWhenUsed/>
    <w:qFormat/>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pPr>
      <w:spacing w:line="240" w:lineRule="auto"/>
    </w:pPr>
    <w:rPr>
      <w:rFonts w:ascii="Tahoma" w:hAnsi="Tahoma" w:cs="Tahoma"/>
      <w:sz w:val="16"/>
      <w:szCs w:val="16"/>
    </w:rPr>
  </w:style>
  <w:style w:type="paragraph" w:styleId="Caption">
    <w:name w:val="caption"/>
    <w:basedOn w:val="Normal"/>
    <w:next w:val="Normal"/>
    <w:uiPriority w:val="35"/>
    <w:unhideWhenUsed/>
    <w:qFormat/>
    <w:pPr>
      <w:spacing w:after="200" w:line="240" w:lineRule="auto"/>
    </w:pPr>
    <w:rPr>
      <w:b/>
      <w:bCs/>
      <w:i/>
      <w:sz w:val="18"/>
      <w:szCs w:val="18"/>
    </w:rPr>
  </w:style>
  <w:style w:type="paragraph" w:styleId="CommentText">
    <w:name w:val="annotation text"/>
    <w:basedOn w:val="Normal"/>
    <w:link w:val="CommentTextChar"/>
    <w:uiPriority w:val="99"/>
    <w:unhideWhenUsed/>
    <w:pPr>
      <w:spacing w:line="240" w:lineRule="auto"/>
    </w:pPr>
    <w:rPr>
      <w:sz w:val="20"/>
      <w:szCs w:val="20"/>
    </w:rPr>
  </w:style>
  <w:style w:type="paragraph" w:styleId="CommentSubject">
    <w:name w:val="annotation subject"/>
    <w:basedOn w:val="CommentText"/>
    <w:next w:val="CommentText"/>
    <w:link w:val="CommentSubjectChar"/>
    <w:uiPriority w:val="99"/>
    <w:unhideWhenUsed/>
    <w:qFormat/>
    <w:rPr>
      <w:b/>
      <w:bCs/>
    </w:rPr>
  </w:style>
  <w:style w:type="paragraph" w:styleId="Footer">
    <w:name w:val="footer"/>
    <w:basedOn w:val="Normal"/>
    <w:link w:val="FooterChar"/>
    <w:uiPriority w:val="99"/>
    <w:unhideWhenUsed/>
    <w:qFormat/>
    <w:pPr>
      <w:tabs>
        <w:tab w:val="center" w:pos="4680"/>
        <w:tab w:val="right" w:pos="9360"/>
      </w:tabs>
      <w:spacing w:line="240" w:lineRule="auto"/>
    </w:pPr>
  </w:style>
  <w:style w:type="paragraph" w:styleId="FootnoteText">
    <w:name w:val="footnote text"/>
    <w:basedOn w:val="Normal"/>
    <w:link w:val="FootnoteTextChar"/>
    <w:uiPriority w:val="99"/>
    <w:unhideWhenUsed/>
    <w:pPr>
      <w:spacing w:line="240" w:lineRule="auto"/>
    </w:pPr>
    <w:rPr>
      <w:sz w:val="20"/>
      <w:szCs w:val="20"/>
    </w:rPr>
  </w:style>
  <w:style w:type="paragraph" w:styleId="Header">
    <w:name w:val="header"/>
    <w:basedOn w:val="Normal"/>
    <w:link w:val="HeaderChar"/>
    <w:uiPriority w:val="99"/>
    <w:unhideWhenUsed/>
    <w:qFormat/>
    <w:pPr>
      <w:tabs>
        <w:tab w:val="center" w:pos="4680"/>
        <w:tab w:val="right" w:pos="9360"/>
      </w:tabs>
      <w:spacing w:line="240" w:lineRule="auto"/>
    </w:pPr>
  </w:style>
  <w:style w:type="paragraph" w:styleId="HTMLPreformatted">
    <w:name w:val="HTML Preformatted"/>
    <w:basedOn w:val="Normal"/>
    <w:link w:val="HTMLPreformatted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sr-Latn-BA" w:eastAsia="sr-Latn-BA"/>
    </w:rPr>
  </w:style>
  <w:style w:type="paragraph" w:styleId="NormalWeb">
    <w:name w:val="Normal (Web)"/>
    <w:basedOn w:val="Normal"/>
    <w:uiPriority w:val="99"/>
    <w:unhideWhenUsed/>
    <w:qFormat/>
    <w:pPr>
      <w:spacing w:before="100" w:beforeAutospacing="1" w:after="100" w:afterAutospacing="1" w:line="240" w:lineRule="auto"/>
    </w:pPr>
    <w:rPr>
      <w:rFonts w:eastAsiaTheme="minorEastAsia" w:cs="Times New Roman"/>
      <w:szCs w:val="24"/>
    </w:rPr>
  </w:style>
  <w:style w:type="paragraph" w:styleId="Subtitle">
    <w:name w:val="Subtitle"/>
    <w:basedOn w:val="Normal"/>
    <w:next w:val="Normal"/>
    <w:link w:val="SubtitleChar"/>
    <w:uiPriority w:val="11"/>
    <w:qFormat/>
    <w:pPr>
      <w:numPr>
        <w:numId w:val="2"/>
      </w:numPr>
      <w:spacing w:before="120" w:after="120"/>
      <w:ind w:left="360"/>
    </w:pPr>
    <w:rPr>
      <w:rFonts w:eastAsiaTheme="majorEastAsia" w:cstheme="majorBidi"/>
      <w:b/>
      <w:iCs/>
      <w:spacing w:val="15"/>
      <w:sz w:val="32"/>
      <w:szCs w:val="24"/>
    </w:rPr>
  </w:style>
  <w:style w:type="paragraph" w:styleId="TOC1">
    <w:name w:val="toc 1"/>
    <w:basedOn w:val="Normal"/>
    <w:next w:val="Normal"/>
    <w:uiPriority w:val="39"/>
    <w:unhideWhenUsed/>
    <w:pPr>
      <w:tabs>
        <w:tab w:val="left" w:pos="480"/>
        <w:tab w:val="right" w:leader="dot" w:pos="9350"/>
      </w:tabs>
      <w:spacing w:after="100" w:line="240" w:lineRule="auto"/>
    </w:pPr>
  </w:style>
  <w:style w:type="paragraph" w:styleId="TOC2">
    <w:name w:val="toc 2"/>
    <w:basedOn w:val="Normal"/>
    <w:next w:val="Normal"/>
    <w:uiPriority w:val="39"/>
    <w:unhideWhenUsed/>
    <w:pPr>
      <w:tabs>
        <w:tab w:val="left" w:pos="880"/>
        <w:tab w:val="right" w:leader="dot" w:pos="9350"/>
      </w:tabs>
      <w:spacing w:after="100" w:line="240" w:lineRule="auto"/>
      <w:ind w:left="245"/>
    </w:pPr>
  </w:style>
  <w:style w:type="paragraph" w:styleId="TOC3">
    <w:name w:val="toc 3"/>
    <w:basedOn w:val="Normal"/>
    <w:next w:val="Normal"/>
    <w:uiPriority w:val="39"/>
    <w:unhideWhenUsed/>
    <w:qFormat/>
    <w:pPr>
      <w:spacing w:after="100"/>
      <w:ind w:left="480"/>
    </w:pPr>
  </w:style>
  <w:style w:type="character" w:styleId="CommentReference">
    <w:name w:val="annotation reference"/>
    <w:basedOn w:val="DefaultParagraphFont"/>
    <w:uiPriority w:val="99"/>
    <w:unhideWhenUsed/>
    <w:qFormat/>
    <w:rPr>
      <w:sz w:val="16"/>
      <w:szCs w:val="16"/>
    </w:rPr>
  </w:style>
  <w:style w:type="character" w:styleId="FollowedHyperlink">
    <w:name w:val="FollowedHyperlink"/>
    <w:basedOn w:val="DefaultParagraphFont"/>
    <w:uiPriority w:val="99"/>
    <w:unhideWhenUsed/>
    <w:rPr>
      <w:color w:val="800080" w:themeColor="followedHyperlink"/>
      <w:u w:val="single"/>
    </w:rPr>
  </w:style>
  <w:style w:type="character" w:styleId="FootnoteReference">
    <w:name w:val="footnote reference"/>
    <w:basedOn w:val="DefaultParagraphFont"/>
    <w:uiPriority w:val="99"/>
    <w:unhideWhenUsed/>
    <w:qFormat/>
    <w:rPr>
      <w:vertAlign w:val="superscript"/>
    </w:rPr>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uiPriority w:val="59"/>
    <w:qFormat/>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SubtitleChar">
    <w:name w:val="Subtitle Char"/>
    <w:basedOn w:val="DefaultParagraphFont"/>
    <w:link w:val="Subtitle"/>
    <w:uiPriority w:val="11"/>
    <w:qFormat/>
    <w:rPr>
      <w:rFonts w:ascii="Times New Roman" w:eastAsiaTheme="majorEastAsia" w:hAnsi="Times New Roman" w:cstheme="majorBidi"/>
      <w:b/>
      <w:iCs/>
      <w:spacing w:val="15"/>
      <w:sz w:val="32"/>
      <w:szCs w:val="24"/>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i/>
      <w:color w:val="244061" w:themeColor="accent1" w:themeShade="80"/>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365F91" w:themeColor="accent1" w:themeShade="BF"/>
      <w:sz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244061" w:themeColor="accent1" w:themeShade="80"/>
      <w:sz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244061" w:themeColor="accent1" w:themeShade="80"/>
      <w:sz w:val="24"/>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62626" w:themeColor="text1" w:themeTint="D9"/>
      <w:sz w:val="21"/>
      <w:szCs w:val="21"/>
    </w:rPr>
  </w:style>
  <w:style w:type="character" w:customStyle="1" w:styleId="CommentTextChar">
    <w:name w:val="Comment Text Char"/>
    <w:basedOn w:val="DefaultParagraphFont"/>
    <w:link w:val="CommentText"/>
    <w:uiPriority w:val="99"/>
    <w:qFormat/>
    <w:rPr>
      <w:rFonts w:ascii="Times New Roman" w:hAnsi="Times New Roman"/>
      <w:sz w:val="20"/>
      <w:szCs w:val="20"/>
    </w:rPr>
  </w:style>
  <w:style w:type="character" w:customStyle="1" w:styleId="CommentSubjectChar">
    <w:name w:val="Comment Subject Char"/>
    <w:basedOn w:val="CommentTextChar"/>
    <w:link w:val="CommentSubject"/>
    <w:uiPriority w:val="99"/>
    <w:semiHidden/>
    <w:qFormat/>
    <w:rPr>
      <w:rFonts w:ascii="Times New Roman" w:hAnsi="Times New Roman"/>
      <w:b/>
      <w:bCs/>
      <w:sz w:val="20"/>
      <w:szCs w:val="20"/>
    </w:rPr>
  </w:style>
  <w:style w:type="character" w:customStyle="1" w:styleId="HTMLPreformattedChar">
    <w:name w:val="HTML Preformatted Char"/>
    <w:basedOn w:val="DefaultParagraphFont"/>
    <w:link w:val="HTMLPreformatted"/>
    <w:uiPriority w:val="99"/>
    <w:rPr>
      <w:rFonts w:ascii="Courier New" w:eastAsia="Times New Roman" w:hAnsi="Courier New" w:cs="Courier New"/>
      <w:sz w:val="20"/>
      <w:szCs w:val="20"/>
      <w:lang w:val="sr-Latn-BA" w:eastAsia="sr-Latn-BA"/>
    </w:rPr>
  </w:style>
  <w:style w:type="paragraph" w:customStyle="1" w:styleId="TOCHeading1">
    <w:name w:val="TOC Heading1"/>
    <w:basedOn w:val="Heading1"/>
    <w:next w:val="Normal"/>
    <w:uiPriority w:val="39"/>
    <w:unhideWhenUsed/>
    <w:qFormat/>
    <w:pPr>
      <w:numPr>
        <w:numId w:val="0"/>
      </w:numPr>
      <w:outlineLvl w:val="9"/>
    </w:pPr>
  </w:style>
  <w:style w:type="character" w:customStyle="1" w:styleId="FootnoteTextChar">
    <w:name w:val="Footnote Text Char"/>
    <w:basedOn w:val="DefaultParagraphFont"/>
    <w:link w:val="FootnoteText"/>
    <w:uiPriority w:val="99"/>
    <w:rPr>
      <w:rFonts w:ascii="Times New Roman" w:hAnsi="Times New Roman"/>
      <w:sz w:val="20"/>
      <w:szCs w:val="20"/>
    </w:rPr>
  </w:style>
  <w:style w:type="character" w:customStyle="1" w:styleId="nt">
    <w:name w:val="nt"/>
    <w:basedOn w:val="DefaultParagraphFont"/>
  </w:style>
  <w:style w:type="character" w:customStyle="1" w:styleId="na">
    <w:name w:val="na"/>
    <w:basedOn w:val="DefaultParagraphFont"/>
    <w:qFormat/>
  </w:style>
  <w:style w:type="character" w:customStyle="1" w:styleId="s">
    <w:name w:val="s"/>
    <w:basedOn w:val="DefaultParagraphFont"/>
    <w:qFormat/>
  </w:style>
  <w:style w:type="character" w:customStyle="1" w:styleId="UnresolvedMention1">
    <w:name w:val="Unresolved Mention1"/>
    <w:basedOn w:val="DefaultParagraphFont"/>
    <w:uiPriority w:val="99"/>
    <w:unhideWhenUsed/>
    <w:qFormat/>
    <w:rPr>
      <w:color w:val="808080"/>
      <w:shd w:val="clear" w:color="auto" w:fill="E6E6E6"/>
    </w:rPr>
  </w:style>
  <w:style w:type="paragraph" w:styleId="ListParagraph">
    <w:name w:val="List Paragraph"/>
    <w:basedOn w:val="Normal"/>
    <w:uiPriority w:val="99"/>
    <w:rsid w:val="00944C78"/>
    <w:pPr>
      <w:ind w:left="720"/>
      <w:contextualSpacing/>
    </w:pPr>
  </w:style>
  <w:style w:type="character" w:styleId="UnresolvedMention">
    <w:name w:val="Unresolved Mention"/>
    <w:basedOn w:val="DefaultParagraphFont"/>
    <w:uiPriority w:val="99"/>
    <w:semiHidden/>
    <w:unhideWhenUsed/>
    <w:rsid w:val="006E5706"/>
    <w:rPr>
      <w:color w:val="605E5C"/>
      <w:shd w:val="clear" w:color="auto" w:fill="E1DFDD"/>
    </w:rPr>
  </w:style>
  <w:style w:type="paragraph" w:styleId="TOCHeading">
    <w:name w:val="TOC Heading"/>
    <w:basedOn w:val="Heading1"/>
    <w:next w:val="Normal"/>
    <w:uiPriority w:val="39"/>
    <w:unhideWhenUsed/>
    <w:qFormat/>
    <w:rsid w:val="00610F25"/>
    <w:pPr>
      <w:numPr>
        <w:numId w:val="0"/>
      </w:numPr>
      <w:spacing w:after="0"/>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42212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auth0.com/blog/what-is-and-how-does-single-sign-on-work/" TargetMode="External"/></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12.png"/><Relationship Id="rId32"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5">
            <a:lumMod val="75000"/>
          </a:schemeClr>
        </a:solidFill>
        <a:ln>
          <a:noFill/>
        </a:ln>
      </a:spPr>
      <a:bodyPr rot="0" spcFirstLastPara="0" vertOverflow="overflow" horzOverflow="overflow" vert="horz" wrap="square" lIns="0" tIns="0" rIns="0" bIns="0" numCol="1" spcCol="0" rtlCol="0" fromWordArt="0" anchor="ctr"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749DBF7-17A3-4A50-BA99-26596466D3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4385</TotalTime>
  <Pages>59</Pages>
  <Words>23280</Words>
  <Characters>132697</Characters>
  <Application>Microsoft Office Word</Application>
  <DocSecurity>0</DocSecurity>
  <Lines>1105</Lines>
  <Paragraphs>311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Rajo Gajic</dc:creator>
  <cp:lastModifiedBy>Rajo</cp:lastModifiedBy>
  <cp:revision>5413</cp:revision>
  <dcterms:created xsi:type="dcterms:W3CDTF">2016-04-02T11:00:00Z</dcterms:created>
  <dcterms:modified xsi:type="dcterms:W3CDTF">2018-06-18T18:51:00Z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