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p>
    <w:p w14:paraId="14BD99F4" w14:textId="77777777" w:rsidR="00E94ADE" w:rsidDel="008262C0" w:rsidRDefault="00CC5052">
      <w:pPr>
        <w:spacing w:line="240" w:lineRule="auto"/>
        <w:jc w:val="both"/>
        <w:rPr>
          <w:del w:id="71"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3" w:author="Rajo" w:date="2018-05-22T19:27:00Z"/>
          <w:rFonts w:cs="Times New Roman"/>
          <w:sz w:val="28"/>
          <w:szCs w:val="28"/>
          <w:lang w:val="bs-Latn-BA"/>
        </w:rPr>
      </w:pPr>
    </w:p>
    <w:p w14:paraId="4179C993" w14:textId="77777777" w:rsidR="00E94ADE" w:rsidDel="008262C0" w:rsidRDefault="00E94ADE">
      <w:pPr>
        <w:spacing w:line="240" w:lineRule="auto"/>
        <w:jc w:val="both"/>
        <w:rPr>
          <w:del w:id="74" w:author="Rajo" w:date="2018-05-22T19:27:00Z"/>
          <w:rFonts w:cs="Times New Roman"/>
          <w:sz w:val="28"/>
          <w:szCs w:val="28"/>
          <w:lang w:val="bs-Latn-BA"/>
        </w:rPr>
      </w:pPr>
    </w:p>
    <w:p w14:paraId="7836DAD9" w14:textId="77777777" w:rsidR="00E94ADE" w:rsidDel="008262C0" w:rsidRDefault="00E94ADE">
      <w:pPr>
        <w:spacing w:line="240" w:lineRule="auto"/>
        <w:jc w:val="both"/>
        <w:rPr>
          <w:del w:id="75"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6" w:author="Rajo" w:date="2018-05-22T19:27:00Z"/>
          <w:rFonts w:cs="Times New Roman"/>
          <w:sz w:val="28"/>
          <w:szCs w:val="28"/>
          <w:lang w:val="bs-Latn-BA"/>
        </w:rPr>
      </w:pPr>
    </w:p>
    <w:p w14:paraId="696A9FB8" w14:textId="77777777" w:rsidR="008262C0" w:rsidRDefault="008262C0">
      <w:pPr>
        <w:spacing w:line="240" w:lineRule="auto"/>
        <w:jc w:val="both"/>
        <w:rPr>
          <w:ins w:id="77"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commentRangeStart w:id="78" w:displacedByCustomXml="next"/>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commentRangeEnd w:id="78"/>
          <w:r w:rsidR="00F42DDE">
            <w:rPr>
              <w:rStyle w:val="CommentReference"/>
              <w:rFonts w:ascii="Times New Roman" w:eastAsiaTheme="minorHAnsi" w:hAnsi="Times New Roman" w:cstheme="minorBidi"/>
              <w:color w:val="auto"/>
            </w:rPr>
            <w:commentReference w:id="78"/>
          </w:r>
        </w:p>
        <w:p w14:paraId="06B3CBD8" w14:textId="77777777" w:rsidR="00E94ADE" w:rsidRDefault="00E94ADE">
          <w:pPr>
            <w:spacing w:line="240" w:lineRule="auto"/>
            <w:jc w:val="both"/>
            <w:rPr>
              <w:lang w:val="bs-Latn-BA"/>
            </w:rPr>
          </w:pPr>
        </w:p>
        <w:p w14:paraId="3A9FC33C" w14:textId="4CBF7528" w:rsidR="00E94ADE" w:rsidRDefault="00CC5052">
          <w:pPr>
            <w:pStyle w:val="TOC1"/>
            <w:rPr>
              <w:rFonts w:asciiTheme="minorHAnsi" w:eastAsiaTheme="minorEastAsia" w:hAnsiTheme="minorHAnsi"/>
              <w:noProof/>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noProof/>
                <w:lang w:val="bs-Latn-BA"/>
              </w:rPr>
              <w:t>1.</w:t>
            </w:r>
            <w:r>
              <w:rPr>
                <w:rFonts w:asciiTheme="minorHAnsi" w:eastAsiaTheme="minorEastAsia" w:hAnsiTheme="minorHAnsi"/>
                <w:noProof/>
                <w:sz w:val="22"/>
              </w:rPr>
              <w:tab/>
            </w:r>
            <w:r>
              <w:rPr>
                <w:rStyle w:val="Hyperlink"/>
                <w:noProof/>
                <w:lang w:val="bs-Latn-BA"/>
              </w:rPr>
              <w:t>UVOD</w:t>
            </w:r>
            <w:r>
              <w:rPr>
                <w:noProof/>
              </w:rPr>
              <w:tab/>
            </w:r>
            <w:r>
              <w:rPr>
                <w:noProof/>
              </w:rPr>
              <w:fldChar w:fldCharType="begin"/>
            </w:r>
            <w:r>
              <w:rPr>
                <w:noProof/>
              </w:rPr>
              <w:instrText xml:space="preserve"> PAGEREF _Toc511154413 \h </w:instrText>
            </w:r>
            <w:r>
              <w:rPr>
                <w:noProof/>
              </w:rPr>
            </w:r>
            <w:r>
              <w:rPr>
                <w:noProof/>
              </w:rPr>
              <w:fldChar w:fldCharType="separate"/>
            </w:r>
            <w:r w:rsidR="00803111">
              <w:rPr>
                <w:noProof/>
              </w:rPr>
              <w:t>1</w:t>
            </w:r>
            <w:r>
              <w:rPr>
                <w:noProof/>
              </w:rPr>
              <w:fldChar w:fldCharType="end"/>
            </w:r>
          </w:hyperlink>
        </w:p>
        <w:p w14:paraId="1E119D41" w14:textId="0EB5A4D2" w:rsidR="00E94ADE" w:rsidRDefault="00DA6BAA">
          <w:pPr>
            <w:pStyle w:val="TOC1"/>
            <w:rPr>
              <w:rFonts w:asciiTheme="minorHAnsi" w:eastAsiaTheme="minorEastAsia" w:hAnsiTheme="minorHAnsi"/>
              <w:noProof/>
              <w:sz w:val="22"/>
            </w:rPr>
          </w:pPr>
          <w:hyperlink w:anchor="_Toc511154414" w:history="1">
            <w:r w:rsidR="00CC5052">
              <w:rPr>
                <w:rStyle w:val="Hyperlink"/>
                <w:noProof/>
                <w:lang w:val="bs-Latn-BA"/>
              </w:rPr>
              <w:t>2.</w:t>
            </w:r>
            <w:r w:rsidR="00CC5052">
              <w:rPr>
                <w:rFonts w:asciiTheme="minorHAnsi" w:eastAsiaTheme="minorEastAsia" w:hAnsiTheme="minorHAnsi"/>
                <w:noProof/>
                <w:sz w:val="22"/>
              </w:rPr>
              <w:tab/>
            </w:r>
            <w:r w:rsidR="00CC5052">
              <w:rPr>
                <w:rStyle w:val="Hyperlink"/>
                <w:noProof/>
                <w:lang w:val="bs-Latn-BA"/>
              </w:rPr>
              <w:t>AUTENTIKACIJA</w:t>
            </w:r>
            <w:r w:rsidR="00CC5052">
              <w:rPr>
                <w:noProof/>
              </w:rPr>
              <w:tab/>
            </w:r>
            <w:r w:rsidR="00CC5052">
              <w:rPr>
                <w:noProof/>
              </w:rPr>
              <w:fldChar w:fldCharType="begin"/>
            </w:r>
            <w:r w:rsidR="00CC5052">
              <w:rPr>
                <w:noProof/>
              </w:rPr>
              <w:instrText xml:space="preserve"> PAGEREF _Toc511154414 \h </w:instrText>
            </w:r>
            <w:r w:rsidR="00CC5052">
              <w:rPr>
                <w:noProof/>
              </w:rPr>
            </w:r>
            <w:r w:rsidR="00CC5052">
              <w:rPr>
                <w:noProof/>
              </w:rPr>
              <w:fldChar w:fldCharType="separate"/>
            </w:r>
            <w:r w:rsidR="00803111">
              <w:rPr>
                <w:noProof/>
              </w:rPr>
              <w:t>2</w:t>
            </w:r>
            <w:r w:rsidR="00CC5052">
              <w:rPr>
                <w:noProof/>
              </w:rPr>
              <w:fldChar w:fldCharType="end"/>
            </w:r>
          </w:hyperlink>
        </w:p>
        <w:p w14:paraId="24CA92E4" w14:textId="3C543384" w:rsidR="00E94ADE" w:rsidRDefault="00DA6BAA">
          <w:pPr>
            <w:pStyle w:val="TOC2"/>
            <w:rPr>
              <w:rFonts w:asciiTheme="minorHAnsi" w:eastAsiaTheme="minorEastAsia" w:hAnsiTheme="minorHAnsi"/>
              <w:noProof/>
              <w:sz w:val="22"/>
            </w:rPr>
          </w:pPr>
          <w:hyperlink w:anchor="_Toc511154415" w:history="1">
            <w:r w:rsidR="00CC5052">
              <w:rPr>
                <w:rStyle w:val="Hyperlink"/>
                <w:noProof/>
                <w:lang w:val="bs-Latn-BA"/>
              </w:rPr>
              <w:t>2.1</w:t>
            </w:r>
            <w:r w:rsidR="00CC5052">
              <w:rPr>
                <w:rFonts w:asciiTheme="minorHAnsi" w:eastAsiaTheme="minorEastAsia" w:hAnsiTheme="minorHAnsi"/>
                <w:noProof/>
                <w:sz w:val="22"/>
              </w:rPr>
              <w:tab/>
            </w:r>
            <w:r w:rsidR="00CC5052">
              <w:rPr>
                <w:rStyle w:val="Hyperlink"/>
                <w:noProof/>
                <w:lang w:val="bs-Latn-BA"/>
              </w:rPr>
              <w:t>Autentikacija upotrebom lozinke</w:t>
            </w:r>
            <w:r w:rsidR="00CC5052">
              <w:rPr>
                <w:noProof/>
              </w:rPr>
              <w:tab/>
            </w:r>
            <w:r w:rsidR="00CC5052">
              <w:rPr>
                <w:noProof/>
              </w:rPr>
              <w:fldChar w:fldCharType="begin"/>
            </w:r>
            <w:r w:rsidR="00CC5052">
              <w:rPr>
                <w:noProof/>
              </w:rPr>
              <w:instrText xml:space="preserve"> PAGEREF _Toc511154415 \h </w:instrText>
            </w:r>
            <w:r w:rsidR="00CC5052">
              <w:rPr>
                <w:noProof/>
              </w:rPr>
            </w:r>
            <w:r w:rsidR="00CC5052">
              <w:rPr>
                <w:noProof/>
              </w:rPr>
              <w:fldChar w:fldCharType="separate"/>
            </w:r>
            <w:r w:rsidR="00803111">
              <w:rPr>
                <w:noProof/>
              </w:rPr>
              <w:t>2</w:t>
            </w:r>
            <w:r w:rsidR="00CC5052">
              <w:rPr>
                <w:noProof/>
              </w:rPr>
              <w:fldChar w:fldCharType="end"/>
            </w:r>
          </w:hyperlink>
        </w:p>
        <w:p w14:paraId="0A720B39" w14:textId="600B43CF"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"_Toc511154416" </w:instrText>
          </w:r>
          <w:r>
            <w:rPr>
              <w:rStyle w:val="Hyperlink"/>
              <w:lang w:val="bs-Latn-BA"/>
            </w:rPr>
            <w:fldChar w:fldCharType="separate"/>
          </w:r>
          <w:r w:rsidR="00CC5052">
            <w:rPr>
              <w:rStyle w:val="Hyperlink"/>
              <w:noProof/>
              <w:lang w:val="bs-Latn-BA"/>
            </w:rPr>
            <w:t>2.2</w:t>
          </w:r>
          <w:r w:rsidR="00CC5052">
            <w:rPr>
              <w:rFonts w:asciiTheme="minorHAnsi" w:eastAsiaTheme="minorEastAsia" w:hAnsiTheme="minorHAnsi"/>
              <w:noProof/>
              <w:sz w:val="22"/>
            </w:rPr>
            <w:tab/>
          </w:r>
          <w:r w:rsidR="00CC5052">
            <w:rPr>
              <w:rStyle w:val="Hyperlink"/>
              <w:noProof/>
              <w:lang w:val="bs-Latn-BA"/>
            </w:rPr>
            <w:t>Autentikacioni faktori</w:t>
          </w:r>
          <w:r w:rsidR="00CC5052">
            <w:rPr>
              <w:noProof/>
            </w:rPr>
            <w:tab/>
          </w:r>
          <w:r w:rsidR="00CC5052">
            <w:rPr>
              <w:noProof/>
            </w:rPr>
            <w:fldChar w:fldCharType="begin"/>
          </w:r>
          <w:r w:rsidR="00CC5052">
            <w:rPr>
              <w:noProof/>
            </w:rPr>
            <w:instrText xml:space="preserve"> PAGEREF _Toc511154416 \h </w:instrText>
          </w:r>
          <w:r w:rsidR="00CC5052">
            <w:rPr>
              <w:noProof/>
            </w:rPr>
          </w:r>
          <w:r w:rsidR="00CC5052">
            <w:rPr>
              <w:noProof/>
            </w:rPr>
            <w:fldChar w:fldCharType="separate"/>
          </w:r>
          <w:ins w:id="79" w:author="Rajo" w:date="2018-06-17T16:40:00Z">
            <w:r w:rsidR="00803111">
              <w:rPr>
                <w:noProof/>
              </w:rPr>
              <w:t>2</w:t>
            </w:r>
          </w:ins>
          <w:del w:id="80" w:author="Rajo" w:date="2018-06-17T16:40:00Z">
            <w:r w:rsidR="00CC5052" w:rsidDel="00803111">
              <w:rPr>
                <w:noProof/>
              </w:rPr>
              <w:delText>3</w:delText>
            </w:r>
          </w:del>
          <w:r w:rsidR="00CC5052">
            <w:rPr>
              <w:noProof/>
            </w:rPr>
            <w:fldChar w:fldCharType="end"/>
          </w:r>
          <w:r>
            <w:rPr>
              <w:noProof/>
            </w:rPr>
            <w:fldChar w:fldCharType="end"/>
          </w:r>
        </w:p>
        <w:p w14:paraId="54254DBE" w14:textId="51B295B7" w:rsidR="00E94ADE" w:rsidRDefault="00DA6BAA">
          <w:pPr>
            <w:pStyle w:val="TOC1"/>
            <w:rPr>
              <w:rFonts w:asciiTheme="minorHAnsi" w:eastAsiaTheme="minorEastAsia" w:hAnsiTheme="minorHAnsi"/>
              <w:noProof/>
              <w:sz w:val="22"/>
            </w:rPr>
          </w:pPr>
          <w:hyperlink w:anchor="_Toc511154417" w:history="1">
            <w:r w:rsidR="00CC5052">
              <w:rPr>
                <w:rStyle w:val="Hyperlink"/>
                <w:noProof/>
                <w:lang w:val="bs-Latn-BA"/>
              </w:rPr>
              <w:t>3.</w:t>
            </w:r>
            <w:r w:rsidR="00CC5052">
              <w:rPr>
                <w:rFonts w:asciiTheme="minorHAnsi" w:eastAsiaTheme="minorEastAsia" w:hAnsiTheme="minorHAnsi"/>
                <w:noProof/>
                <w:sz w:val="22"/>
              </w:rPr>
              <w:tab/>
            </w:r>
            <w:r w:rsidR="00CC5052">
              <w:rPr>
                <w:rStyle w:val="Hyperlink"/>
                <w:noProof/>
                <w:lang w:val="bs-Latn-BA"/>
              </w:rPr>
              <w:t>UPRAVLJANJE IDENTITETIMA</w:t>
            </w:r>
            <w:r w:rsidR="00CC5052">
              <w:rPr>
                <w:noProof/>
              </w:rPr>
              <w:tab/>
            </w:r>
            <w:r w:rsidR="00CC5052">
              <w:rPr>
                <w:noProof/>
              </w:rPr>
              <w:fldChar w:fldCharType="begin"/>
            </w:r>
            <w:r w:rsidR="00CC5052">
              <w:rPr>
                <w:noProof/>
              </w:rPr>
              <w:instrText xml:space="preserve"> PAGEREF _Toc511154417 \h </w:instrText>
            </w:r>
            <w:r w:rsidR="00CC5052">
              <w:rPr>
                <w:noProof/>
              </w:rPr>
            </w:r>
            <w:r w:rsidR="00CC5052">
              <w:rPr>
                <w:noProof/>
              </w:rPr>
              <w:fldChar w:fldCharType="separate"/>
            </w:r>
            <w:r w:rsidR="00803111">
              <w:rPr>
                <w:noProof/>
              </w:rPr>
              <w:t>4</w:t>
            </w:r>
            <w:r w:rsidR="00CC5052">
              <w:rPr>
                <w:noProof/>
              </w:rPr>
              <w:fldChar w:fldCharType="end"/>
            </w:r>
          </w:hyperlink>
        </w:p>
        <w:p w14:paraId="3624492A" w14:textId="5DA36E21" w:rsidR="00E94ADE" w:rsidRDefault="00DA6BAA">
          <w:pPr>
            <w:pStyle w:val="TOC1"/>
            <w:rPr>
              <w:rFonts w:asciiTheme="minorHAnsi" w:eastAsiaTheme="minorEastAsia" w:hAnsiTheme="minorHAnsi"/>
              <w:noProof/>
              <w:sz w:val="22"/>
            </w:rPr>
          </w:pPr>
          <w:hyperlink w:anchor="_Toc511154418" w:history="1">
            <w:r w:rsidR="00CC5052">
              <w:rPr>
                <w:rStyle w:val="Hyperlink"/>
                <w:noProof/>
                <w:lang w:val="bs-Latn-BA"/>
              </w:rPr>
              <w:t>4.</w:t>
            </w:r>
            <w:r w:rsidR="00CC5052">
              <w:rPr>
                <w:rFonts w:asciiTheme="minorHAnsi" w:eastAsiaTheme="minorEastAsia" w:hAnsiTheme="minorHAnsi"/>
                <w:noProof/>
                <w:sz w:val="22"/>
              </w:rPr>
              <w:tab/>
            </w:r>
            <w:r w:rsidR="00CC5052">
              <w:rPr>
                <w:rStyle w:val="Hyperlink"/>
                <w:noProof/>
                <w:lang w:val="bs-Latn-BA"/>
              </w:rPr>
              <w:t>SINGLE-SIGN-ON (SSO)</w:t>
            </w:r>
            <w:r w:rsidR="00CC5052">
              <w:rPr>
                <w:noProof/>
              </w:rPr>
              <w:tab/>
            </w:r>
            <w:r w:rsidR="00CC5052">
              <w:rPr>
                <w:noProof/>
              </w:rPr>
              <w:fldChar w:fldCharType="begin"/>
            </w:r>
            <w:r w:rsidR="00CC5052">
              <w:rPr>
                <w:noProof/>
              </w:rPr>
              <w:instrText xml:space="preserve"> PAGEREF _Toc511154418 \h </w:instrText>
            </w:r>
            <w:r w:rsidR="00CC5052">
              <w:rPr>
                <w:noProof/>
              </w:rPr>
            </w:r>
            <w:r w:rsidR="00CC5052">
              <w:rPr>
                <w:noProof/>
              </w:rPr>
              <w:fldChar w:fldCharType="separate"/>
            </w:r>
            <w:r w:rsidR="00803111">
              <w:rPr>
                <w:noProof/>
              </w:rPr>
              <w:t>6</w:t>
            </w:r>
            <w:r w:rsidR="00CC5052">
              <w:rPr>
                <w:noProof/>
              </w:rPr>
              <w:fldChar w:fldCharType="end"/>
            </w:r>
          </w:hyperlink>
        </w:p>
        <w:p w14:paraId="2917B39D" w14:textId="54441413"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"_Toc511154419" </w:instrText>
          </w:r>
          <w:r>
            <w:rPr>
              <w:rStyle w:val="Hyperlink"/>
              <w:lang w:val="bs-Latn-BA"/>
            </w:rPr>
            <w:fldChar w:fldCharType="separate"/>
          </w:r>
          <w:r w:rsidR="00CC5052">
            <w:rPr>
              <w:rStyle w:val="Hyperlink"/>
              <w:noProof/>
              <w:lang w:val="bs-Latn-BA"/>
            </w:rPr>
            <w:t>5.</w:t>
          </w:r>
          <w:r w:rsidR="00CC5052">
            <w:rPr>
              <w:rFonts w:asciiTheme="minorHAnsi" w:eastAsiaTheme="minorEastAsia" w:hAnsiTheme="minorHAnsi"/>
              <w:noProof/>
              <w:sz w:val="22"/>
            </w:rPr>
            <w:tab/>
          </w:r>
          <w:r w:rsidR="00CC5052">
            <w:rPr>
              <w:rStyle w:val="Hyperlink"/>
              <w:noProof/>
              <w:lang w:val="bs-Latn-BA"/>
            </w:rPr>
            <w:t>AUTORIZACIJA I KONTROLA PRISTUPA</w:t>
          </w:r>
          <w:r w:rsidR="00CC5052">
            <w:rPr>
              <w:noProof/>
            </w:rPr>
            <w:tab/>
          </w:r>
          <w:r w:rsidR="00CC5052">
            <w:rPr>
              <w:noProof/>
            </w:rPr>
            <w:fldChar w:fldCharType="begin"/>
          </w:r>
          <w:r w:rsidR="00CC5052">
            <w:rPr>
              <w:noProof/>
            </w:rPr>
            <w:instrText xml:space="preserve"> PAGEREF _Toc511154419 \h </w:instrText>
          </w:r>
          <w:r w:rsidR="00CC5052">
            <w:rPr>
              <w:noProof/>
            </w:rPr>
          </w:r>
          <w:r w:rsidR="00CC5052">
            <w:rPr>
              <w:noProof/>
            </w:rPr>
            <w:fldChar w:fldCharType="separate"/>
          </w:r>
          <w:ins w:id="81" w:author="Rajo" w:date="2018-06-17T16:40:00Z">
            <w:r w:rsidR="00803111">
              <w:rPr>
                <w:noProof/>
              </w:rPr>
              <w:t>9</w:t>
            </w:r>
          </w:ins>
          <w:del w:id="82" w:author="Rajo" w:date="2018-06-17T16:40:00Z">
            <w:r w:rsidR="00CC5052" w:rsidDel="00803111">
              <w:rPr>
                <w:noProof/>
              </w:rPr>
              <w:delText>10</w:delText>
            </w:r>
          </w:del>
          <w:r w:rsidR="00CC5052">
            <w:rPr>
              <w:noProof/>
            </w:rPr>
            <w:fldChar w:fldCharType="end"/>
          </w:r>
          <w:r>
            <w:rPr>
              <w:noProof/>
            </w:rPr>
            <w:fldChar w:fldCharType="end"/>
          </w:r>
        </w:p>
        <w:p w14:paraId="0D526255" w14:textId="1E49B42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"_Toc511154420" </w:instrText>
          </w:r>
          <w:r>
            <w:rPr>
              <w:rStyle w:val="Hyperlink"/>
              <w:lang w:val="bs-Latn-BA"/>
            </w:rPr>
            <w:fldChar w:fldCharType="separate"/>
          </w:r>
          <w:r w:rsidR="00CC5052">
            <w:rPr>
              <w:rStyle w:val="Hyperlink"/>
              <w:noProof/>
              <w:lang w:val="bs-Latn-BA"/>
            </w:rPr>
            <w:t>5.1</w:t>
          </w:r>
          <w:r w:rsidR="00CC5052">
            <w:rPr>
              <w:rFonts w:asciiTheme="minorHAnsi" w:eastAsiaTheme="minorEastAsia" w:hAnsiTheme="minorHAnsi"/>
              <w:noProof/>
              <w:sz w:val="22"/>
            </w:rPr>
            <w:tab/>
          </w:r>
          <w:r w:rsidR="00CC5052">
            <w:rPr>
              <w:rStyle w:val="Hyperlink"/>
              <w:noProof/>
              <w:lang w:val="bs-Latn-BA"/>
            </w:rPr>
            <w:t>Autorizacija</w:t>
          </w:r>
          <w:r w:rsidR="00CC5052">
            <w:rPr>
              <w:noProof/>
            </w:rPr>
            <w:tab/>
          </w:r>
          <w:r w:rsidR="00CC5052">
            <w:rPr>
              <w:noProof/>
            </w:rPr>
            <w:fldChar w:fldCharType="begin"/>
          </w:r>
          <w:r w:rsidR="00CC5052">
            <w:rPr>
              <w:noProof/>
            </w:rPr>
            <w:instrText xml:space="preserve"> PAGEREF _Toc511154420 \h </w:instrText>
          </w:r>
          <w:r w:rsidR="00CC5052">
            <w:rPr>
              <w:noProof/>
            </w:rPr>
          </w:r>
          <w:r w:rsidR="00CC5052">
            <w:rPr>
              <w:noProof/>
            </w:rPr>
            <w:fldChar w:fldCharType="separate"/>
          </w:r>
          <w:ins w:id="83" w:author="Rajo" w:date="2018-06-17T16:40:00Z">
            <w:r w:rsidR="00803111">
              <w:rPr>
                <w:noProof/>
              </w:rPr>
              <w:t>9</w:t>
            </w:r>
          </w:ins>
          <w:del w:id="84" w:author="Rajo" w:date="2018-06-17T16:40:00Z">
            <w:r w:rsidR="00CC5052" w:rsidDel="00803111">
              <w:rPr>
                <w:noProof/>
              </w:rPr>
              <w:delText>10</w:delText>
            </w:r>
          </w:del>
          <w:r w:rsidR="00CC5052">
            <w:rPr>
              <w:noProof/>
            </w:rPr>
            <w:fldChar w:fldCharType="end"/>
          </w:r>
          <w:r>
            <w:rPr>
              <w:noProof/>
            </w:rPr>
            <w:fldChar w:fldCharType="end"/>
          </w:r>
        </w:p>
        <w:p w14:paraId="2C93179E" w14:textId="17C04D8E"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"_Toc511154421" </w:instrText>
          </w:r>
          <w:r>
            <w:rPr>
              <w:rStyle w:val="Hyperlink"/>
              <w:lang w:val="bs-Latn-BA"/>
            </w:rPr>
            <w:fldChar w:fldCharType="separate"/>
          </w:r>
          <w:r w:rsidR="00CC5052">
            <w:rPr>
              <w:rStyle w:val="Hyperlink"/>
              <w:noProof/>
              <w:lang w:val="bs-Latn-BA"/>
            </w:rPr>
            <w:t>5.2</w:t>
          </w:r>
          <w:r w:rsidR="00CC5052">
            <w:rPr>
              <w:rFonts w:asciiTheme="minorHAnsi" w:eastAsiaTheme="minorEastAsia" w:hAnsiTheme="minorHAnsi"/>
              <w:noProof/>
              <w:sz w:val="22"/>
            </w:rPr>
            <w:tab/>
          </w:r>
          <w:r w:rsidR="00CC5052">
            <w:rPr>
              <w:rStyle w:val="Hyperlink"/>
              <w:noProof/>
              <w:lang w:val="bs-Latn-BA"/>
            </w:rPr>
            <w:t>Kontrola pristupa</w:t>
          </w:r>
          <w:r w:rsidR="00CC5052">
            <w:rPr>
              <w:noProof/>
            </w:rPr>
            <w:tab/>
          </w:r>
          <w:r w:rsidR="00CC5052">
            <w:rPr>
              <w:noProof/>
            </w:rPr>
            <w:fldChar w:fldCharType="begin"/>
          </w:r>
          <w:r w:rsidR="00CC5052">
            <w:rPr>
              <w:noProof/>
            </w:rPr>
            <w:instrText xml:space="preserve"> PAGEREF _Toc511154421 \h </w:instrText>
          </w:r>
          <w:r w:rsidR="00CC5052">
            <w:rPr>
              <w:noProof/>
            </w:rPr>
          </w:r>
          <w:r w:rsidR="00CC5052">
            <w:rPr>
              <w:noProof/>
            </w:rPr>
            <w:fldChar w:fldCharType="separate"/>
          </w:r>
          <w:ins w:id="85" w:author="Rajo" w:date="2018-06-17T16:40:00Z">
            <w:r w:rsidR="00803111">
              <w:rPr>
                <w:noProof/>
              </w:rPr>
              <w:t>10</w:t>
            </w:r>
          </w:ins>
          <w:del w:id="86" w:author="Rajo" w:date="2018-06-17T16:40:00Z">
            <w:r w:rsidR="00CC5052" w:rsidDel="00803111">
              <w:rPr>
                <w:noProof/>
              </w:rPr>
              <w:delText>11</w:delText>
            </w:r>
          </w:del>
          <w:r w:rsidR="00CC5052">
            <w:rPr>
              <w:noProof/>
            </w:rPr>
            <w:fldChar w:fldCharType="end"/>
          </w:r>
          <w:r>
            <w:rPr>
              <w:noProof/>
            </w:rPr>
            <w:fldChar w:fldCharType="end"/>
          </w:r>
        </w:p>
        <w:p w14:paraId="21FDDFD8" w14:textId="13B57908"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"_Toc511154422" </w:instrText>
          </w:r>
          <w:r>
            <w:rPr>
              <w:rStyle w:val="Hyperlink"/>
              <w:lang w:val="bs-Latn-BA"/>
            </w:rPr>
            <w:fldChar w:fldCharType="separate"/>
          </w:r>
          <w:r w:rsidR="00CC5052">
            <w:rPr>
              <w:rStyle w:val="Hyperlink"/>
              <w:noProof/>
              <w:lang w:val="bs-Latn-BA"/>
            </w:rPr>
            <w:t>6.</w:t>
          </w:r>
          <w:r w:rsidR="00CC5052">
            <w:rPr>
              <w:rFonts w:asciiTheme="minorHAnsi" w:eastAsiaTheme="minorEastAsia" w:hAnsiTheme="minorHAnsi"/>
              <w:noProof/>
              <w:sz w:val="22"/>
            </w:rPr>
            <w:tab/>
          </w:r>
          <w:r w:rsidR="00CC5052">
            <w:rPr>
              <w:rStyle w:val="Hyperlink"/>
              <w:noProof/>
              <w:lang w:val="bs-Latn-BA"/>
            </w:rPr>
            <w:t>SAML (SECURITY ASSERTION MARKUP LANGUAGE)</w:t>
          </w:r>
          <w:r w:rsidR="00CC5052">
            <w:rPr>
              <w:noProof/>
            </w:rPr>
            <w:tab/>
          </w:r>
          <w:r w:rsidR="00CC5052">
            <w:rPr>
              <w:noProof/>
            </w:rPr>
            <w:fldChar w:fldCharType="begin"/>
          </w:r>
          <w:r w:rsidR="00CC5052">
            <w:rPr>
              <w:noProof/>
            </w:rPr>
            <w:instrText xml:space="preserve"> PAGEREF _Toc511154422 \h </w:instrText>
          </w:r>
          <w:r w:rsidR="00CC5052">
            <w:rPr>
              <w:noProof/>
            </w:rPr>
          </w:r>
          <w:r w:rsidR="00CC5052">
            <w:rPr>
              <w:noProof/>
            </w:rPr>
            <w:fldChar w:fldCharType="separate"/>
          </w:r>
          <w:ins w:id="87" w:author="Rajo" w:date="2018-06-17T16:40:00Z">
            <w:r w:rsidR="00803111">
              <w:rPr>
                <w:noProof/>
              </w:rPr>
              <w:t>12</w:t>
            </w:r>
          </w:ins>
          <w:del w:id="88" w:author="Rajo" w:date="2018-06-17T16:40:00Z">
            <w:r w:rsidR="00CC5052" w:rsidDel="00803111">
              <w:rPr>
                <w:noProof/>
              </w:rPr>
              <w:delText>13</w:delText>
            </w:r>
          </w:del>
          <w:r w:rsidR="00CC5052">
            <w:rPr>
              <w:noProof/>
            </w:rPr>
            <w:fldChar w:fldCharType="end"/>
          </w:r>
          <w:r>
            <w:rPr>
              <w:noProof/>
            </w:rPr>
            <w:fldChar w:fldCharType="end"/>
          </w:r>
        </w:p>
        <w:p w14:paraId="238113F9" w14:textId="39CF73C4"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"_Toc511154423" </w:instrText>
          </w:r>
          <w:r>
            <w:rPr>
              <w:rStyle w:val="Hyperlink"/>
              <w:lang w:val="bs-Latn-BA"/>
            </w:rPr>
            <w:fldChar w:fldCharType="separate"/>
          </w:r>
          <w:r w:rsidR="00CC5052">
            <w:rPr>
              <w:rStyle w:val="Hyperlink"/>
              <w:noProof/>
              <w:lang w:val="bs-Latn-BA"/>
            </w:rPr>
            <w:t>6.1</w:t>
          </w:r>
          <w:r w:rsidR="00CC5052">
            <w:rPr>
              <w:rFonts w:asciiTheme="minorHAnsi" w:eastAsiaTheme="minorEastAsia" w:hAnsiTheme="minorHAnsi"/>
              <w:noProof/>
              <w:sz w:val="22"/>
            </w:rPr>
            <w:tab/>
          </w:r>
          <w:r w:rsidR="00CC5052">
            <w:rPr>
              <w:rStyle w:val="Hyperlink"/>
              <w:noProof/>
              <w:lang w:val="bs-Latn-BA"/>
            </w:rPr>
            <w:t>Principi</w:t>
          </w:r>
          <w:r w:rsidR="00CC5052">
            <w:rPr>
              <w:noProof/>
            </w:rPr>
            <w:tab/>
          </w:r>
          <w:r w:rsidR="00CC5052">
            <w:rPr>
              <w:noProof/>
            </w:rPr>
            <w:fldChar w:fldCharType="begin"/>
          </w:r>
          <w:r w:rsidR="00CC5052">
            <w:rPr>
              <w:noProof/>
            </w:rPr>
            <w:instrText xml:space="preserve"> PAGEREF _Toc511154423 \h </w:instrText>
          </w:r>
          <w:r w:rsidR="00CC5052">
            <w:rPr>
              <w:noProof/>
            </w:rPr>
          </w:r>
          <w:r w:rsidR="00CC5052">
            <w:rPr>
              <w:noProof/>
            </w:rPr>
            <w:fldChar w:fldCharType="separate"/>
          </w:r>
          <w:ins w:id="89" w:author="Rajo" w:date="2018-06-17T16:40:00Z">
            <w:r w:rsidR="00803111">
              <w:rPr>
                <w:noProof/>
              </w:rPr>
              <w:t>12</w:t>
            </w:r>
          </w:ins>
          <w:del w:id="90" w:author="Rajo" w:date="2018-06-17T16:40:00Z">
            <w:r w:rsidR="00CC5052" w:rsidDel="00803111">
              <w:rPr>
                <w:noProof/>
              </w:rPr>
              <w:delText>13</w:delText>
            </w:r>
          </w:del>
          <w:r w:rsidR="00CC5052">
            <w:rPr>
              <w:noProof/>
            </w:rPr>
            <w:fldChar w:fldCharType="end"/>
          </w:r>
          <w:r>
            <w:rPr>
              <w:noProof/>
            </w:rPr>
            <w:fldChar w:fldCharType="end"/>
          </w:r>
        </w:p>
        <w:p w14:paraId="29E7FB45" w14:textId="15FF9F0B"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"_Toc511154424" </w:instrText>
          </w:r>
          <w:r>
            <w:rPr>
              <w:rStyle w:val="Hyperlink"/>
              <w:lang w:val="bs-Latn-BA"/>
            </w:rPr>
            <w:fldChar w:fldCharType="separate"/>
          </w:r>
          <w:r w:rsidR="00CC5052">
            <w:rPr>
              <w:rStyle w:val="Hyperlink"/>
              <w:noProof/>
              <w:lang w:val="bs-Latn-BA"/>
            </w:rPr>
            <w:t>6.2</w:t>
          </w:r>
          <w:r w:rsidR="00CC5052">
            <w:rPr>
              <w:rFonts w:asciiTheme="minorHAnsi" w:eastAsiaTheme="minorEastAsia" w:hAnsiTheme="minorHAnsi"/>
              <w:noProof/>
              <w:sz w:val="22"/>
            </w:rPr>
            <w:tab/>
          </w:r>
          <w:r w:rsidR="00CC5052">
            <w:rPr>
              <w:rStyle w:val="Hyperlink"/>
              <w:noProof/>
              <w:lang w:val="bs-Latn-BA"/>
            </w:rPr>
            <w:t>Kako SAML funkcioniše</w:t>
          </w:r>
          <w:r w:rsidR="00CC5052">
            <w:rPr>
              <w:noProof/>
            </w:rPr>
            <w:tab/>
          </w:r>
          <w:r w:rsidR="00CC5052">
            <w:rPr>
              <w:noProof/>
            </w:rPr>
            <w:fldChar w:fldCharType="begin"/>
          </w:r>
          <w:r w:rsidR="00CC5052">
            <w:rPr>
              <w:noProof/>
            </w:rPr>
            <w:instrText xml:space="preserve"> PAGEREF _Toc511154424 \h </w:instrText>
          </w:r>
          <w:r w:rsidR="00CC5052">
            <w:rPr>
              <w:noProof/>
            </w:rPr>
          </w:r>
          <w:r w:rsidR="00CC5052">
            <w:rPr>
              <w:noProof/>
            </w:rPr>
            <w:fldChar w:fldCharType="separate"/>
          </w:r>
          <w:ins w:id="91" w:author="Rajo" w:date="2018-06-17T16:40:00Z">
            <w:r w:rsidR="00803111">
              <w:rPr>
                <w:noProof/>
              </w:rPr>
              <w:t>13</w:t>
            </w:r>
          </w:ins>
          <w:del w:id="92" w:author="Rajo" w:date="2018-06-17T16:40:00Z">
            <w:r w:rsidR="00CC5052" w:rsidDel="00803111">
              <w:rPr>
                <w:noProof/>
              </w:rPr>
              <w:delText>14</w:delText>
            </w:r>
          </w:del>
          <w:r w:rsidR="00CC5052">
            <w:rPr>
              <w:noProof/>
            </w:rPr>
            <w:fldChar w:fldCharType="end"/>
          </w:r>
          <w:r>
            <w:rPr>
              <w:noProof/>
            </w:rPr>
            <w:fldChar w:fldCharType="end"/>
          </w:r>
        </w:p>
        <w:p w14:paraId="439F484E" w14:textId="3045F84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"_Toc511154425" </w:instrText>
          </w:r>
          <w:r>
            <w:rPr>
              <w:rStyle w:val="Hyperlink"/>
              <w:lang w:val="bs-Latn-BA"/>
            </w:rPr>
            <w:fldChar w:fldCharType="separate"/>
          </w:r>
          <w:r w:rsidR="00CC5052">
            <w:rPr>
              <w:rStyle w:val="Hyperlink"/>
              <w:noProof/>
              <w:lang w:val="bs-Latn-BA"/>
            </w:rPr>
            <w:t>6.2.1</w:t>
          </w:r>
          <w:r w:rsidR="00CC5052">
            <w:rPr>
              <w:rFonts w:asciiTheme="minorHAnsi" w:eastAsiaTheme="minorEastAsia" w:hAnsiTheme="minorHAnsi"/>
              <w:noProof/>
              <w:sz w:val="22"/>
            </w:rPr>
            <w:tab/>
          </w:r>
          <w:r w:rsidR="00CC5052">
            <w:rPr>
              <w:rStyle w:val="Hyperlink"/>
              <w:noProof/>
              <w:lang w:val="bs-Latn-BA"/>
            </w:rPr>
            <w:t>Tvrdnje (Assertions)</w:t>
          </w:r>
          <w:r w:rsidR="00CC5052">
            <w:rPr>
              <w:noProof/>
            </w:rPr>
            <w:tab/>
          </w:r>
          <w:r w:rsidR="00CC5052">
            <w:rPr>
              <w:noProof/>
            </w:rPr>
            <w:fldChar w:fldCharType="begin"/>
          </w:r>
          <w:r w:rsidR="00CC5052">
            <w:rPr>
              <w:noProof/>
            </w:rPr>
            <w:instrText xml:space="preserve"> PAGEREF _Toc511154425 \h </w:instrText>
          </w:r>
          <w:r w:rsidR="00CC5052">
            <w:rPr>
              <w:noProof/>
            </w:rPr>
          </w:r>
          <w:r w:rsidR="00CC5052">
            <w:rPr>
              <w:noProof/>
            </w:rPr>
            <w:fldChar w:fldCharType="separate"/>
          </w:r>
          <w:ins w:id="93" w:author="Rajo" w:date="2018-06-17T16:40:00Z">
            <w:r w:rsidR="00803111">
              <w:rPr>
                <w:noProof/>
              </w:rPr>
              <w:t>13</w:t>
            </w:r>
          </w:ins>
          <w:del w:id="94" w:author="Rajo" w:date="2018-06-17T16:40:00Z">
            <w:r w:rsidR="00CC5052" w:rsidDel="00803111">
              <w:rPr>
                <w:noProof/>
              </w:rPr>
              <w:delText>14</w:delText>
            </w:r>
          </w:del>
          <w:r w:rsidR="00CC5052">
            <w:rPr>
              <w:noProof/>
            </w:rPr>
            <w:fldChar w:fldCharType="end"/>
          </w:r>
          <w:r>
            <w:rPr>
              <w:noProof/>
            </w:rPr>
            <w:fldChar w:fldCharType="end"/>
          </w:r>
        </w:p>
        <w:p w14:paraId="50A5A1B1" w14:textId="68BE2D8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"_Toc511154426" </w:instrText>
          </w:r>
          <w:r>
            <w:rPr>
              <w:rStyle w:val="Hyperlink"/>
              <w:lang w:val="bs-Latn-BA"/>
            </w:rPr>
            <w:fldChar w:fldCharType="separate"/>
          </w:r>
          <w:r w:rsidR="00CC5052">
            <w:rPr>
              <w:rStyle w:val="Hyperlink"/>
              <w:noProof/>
              <w:lang w:val="bs-Latn-BA"/>
            </w:rPr>
            <w:t>6.2.2</w:t>
          </w:r>
          <w:r w:rsidR="00CC5052">
            <w:rPr>
              <w:rFonts w:asciiTheme="minorHAnsi" w:eastAsiaTheme="minorEastAsia" w:hAnsiTheme="minorHAnsi"/>
              <w:noProof/>
              <w:sz w:val="22"/>
            </w:rPr>
            <w:tab/>
          </w:r>
          <w:r w:rsidR="00CC5052">
            <w:rPr>
              <w:rStyle w:val="Hyperlink"/>
              <w:noProof/>
              <w:lang w:val="bs-Latn-BA"/>
            </w:rPr>
            <w:t>Protokoli (Protocols)</w:t>
          </w:r>
          <w:r w:rsidR="00CC5052">
            <w:rPr>
              <w:noProof/>
            </w:rPr>
            <w:tab/>
          </w:r>
          <w:r w:rsidR="00CC5052">
            <w:rPr>
              <w:noProof/>
            </w:rPr>
            <w:fldChar w:fldCharType="begin"/>
          </w:r>
          <w:r w:rsidR="00CC5052">
            <w:rPr>
              <w:noProof/>
            </w:rPr>
            <w:instrText xml:space="preserve"> PAGEREF _Toc511154426 \h </w:instrText>
          </w:r>
          <w:r w:rsidR="00CC5052">
            <w:rPr>
              <w:noProof/>
            </w:rPr>
          </w:r>
          <w:r w:rsidR="00CC5052">
            <w:rPr>
              <w:noProof/>
            </w:rPr>
            <w:fldChar w:fldCharType="separate"/>
          </w:r>
          <w:ins w:id="95" w:author="Rajo" w:date="2018-06-17T16:40:00Z">
            <w:r w:rsidR="00803111">
              <w:rPr>
                <w:noProof/>
              </w:rPr>
              <w:t>14</w:t>
            </w:r>
          </w:ins>
          <w:del w:id="96" w:author="Rajo" w:date="2018-06-17T16:40:00Z">
            <w:r w:rsidR="00CC5052" w:rsidDel="00803111">
              <w:rPr>
                <w:noProof/>
              </w:rPr>
              <w:delText>15</w:delText>
            </w:r>
          </w:del>
          <w:r w:rsidR="00CC5052">
            <w:rPr>
              <w:noProof/>
            </w:rPr>
            <w:fldChar w:fldCharType="end"/>
          </w:r>
          <w:r>
            <w:rPr>
              <w:noProof/>
            </w:rPr>
            <w:fldChar w:fldCharType="end"/>
          </w:r>
        </w:p>
        <w:p w14:paraId="7D38D678" w14:textId="0D8312B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"_Toc511154427" </w:instrText>
          </w:r>
          <w:r>
            <w:rPr>
              <w:rStyle w:val="Hyperlink"/>
              <w:lang w:val="bs-Latn-BA"/>
            </w:rPr>
            <w:fldChar w:fldCharType="separate"/>
          </w:r>
          <w:r w:rsidR="00CC5052">
            <w:rPr>
              <w:rStyle w:val="Hyperlink"/>
              <w:noProof/>
              <w:lang w:val="bs-Latn-BA"/>
            </w:rPr>
            <w:t>6.2.3</w:t>
          </w:r>
          <w:r w:rsidR="00CC5052">
            <w:rPr>
              <w:rFonts w:asciiTheme="minorHAnsi" w:eastAsiaTheme="minorEastAsia" w:hAnsiTheme="minorHAnsi"/>
              <w:noProof/>
              <w:sz w:val="22"/>
            </w:rPr>
            <w:tab/>
          </w:r>
          <w:r w:rsidR="00CC5052">
            <w:rPr>
              <w:rStyle w:val="Hyperlink"/>
              <w:noProof/>
              <w:lang w:val="bs-Latn-BA"/>
            </w:rPr>
            <w:t>Povezivanja/uvezivanja (Bindings)</w:t>
          </w:r>
          <w:r w:rsidR="00CC5052">
            <w:rPr>
              <w:noProof/>
            </w:rPr>
            <w:tab/>
          </w:r>
          <w:r w:rsidR="00CC5052">
            <w:rPr>
              <w:noProof/>
            </w:rPr>
            <w:fldChar w:fldCharType="begin"/>
          </w:r>
          <w:r w:rsidR="00CC5052">
            <w:rPr>
              <w:noProof/>
            </w:rPr>
            <w:instrText xml:space="preserve"> PAGEREF _Toc511154427 \h </w:instrText>
          </w:r>
          <w:r w:rsidR="00CC5052">
            <w:rPr>
              <w:noProof/>
            </w:rPr>
          </w:r>
          <w:r w:rsidR="00CC5052">
            <w:rPr>
              <w:noProof/>
            </w:rPr>
            <w:fldChar w:fldCharType="separate"/>
          </w:r>
          <w:ins w:id="97" w:author="Rajo" w:date="2018-06-17T16:40:00Z">
            <w:r w:rsidR="00803111">
              <w:rPr>
                <w:noProof/>
              </w:rPr>
              <w:t>14</w:t>
            </w:r>
          </w:ins>
          <w:del w:id="98" w:author="Rajo" w:date="2018-06-17T16:40:00Z">
            <w:r w:rsidR="00CC5052" w:rsidDel="00803111">
              <w:rPr>
                <w:noProof/>
              </w:rPr>
              <w:delText>15</w:delText>
            </w:r>
          </w:del>
          <w:r w:rsidR="00CC5052">
            <w:rPr>
              <w:noProof/>
            </w:rPr>
            <w:fldChar w:fldCharType="end"/>
          </w:r>
          <w:r>
            <w:rPr>
              <w:noProof/>
            </w:rPr>
            <w:fldChar w:fldCharType="end"/>
          </w:r>
        </w:p>
        <w:p w14:paraId="0888AB44" w14:textId="1EA25AF3"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"_Toc511154428" </w:instrText>
          </w:r>
          <w:r>
            <w:rPr>
              <w:rStyle w:val="Hyperlink"/>
              <w:lang w:val="bs-Latn-BA"/>
            </w:rPr>
            <w:fldChar w:fldCharType="separate"/>
          </w:r>
          <w:r w:rsidR="00CC5052">
            <w:rPr>
              <w:rStyle w:val="Hyperlink"/>
              <w:noProof/>
              <w:lang w:val="bs-Latn-BA"/>
            </w:rPr>
            <w:t>6.2.4</w:t>
          </w:r>
          <w:r w:rsidR="00CC5052">
            <w:rPr>
              <w:rFonts w:asciiTheme="minorHAnsi" w:eastAsiaTheme="minorEastAsia" w:hAnsiTheme="minorHAnsi"/>
              <w:noProof/>
              <w:sz w:val="22"/>
            </w:rPr>
            <w:tab/>
          </w:r>
          <w:r w:rsidR="00CC5052">
            <w:rPr>
              <w:rStyle w:val="Hyperlink"/>
              <w:noProof/>
              <w:lang w:val="bs-Latn-BA"/>
            </w:rPr>
            <w:t>Profili</w:t>
          </w:r>
          <w:r w:rsidR="00CC5052">
            <w:rPr>
              <w:noProof/>
            </w:rPr>
            <w:tab/>
          </w:r>
          <w:r w:rsidR="00CC5052">
            <w:rPr>
              <w:noProof/>
            </w:rPr>
            <w:fldChar w:fldCharType="begin"/>
          </w:r>
          <w:r w:rsidR="00CC5052">
            <w:rPr>
              <w:noProof/>
            </w:rPr>
            <w:instrText xml:space="preserve"> PAGEREF _Toc511154428 \h </w:instrText>
          </w:r>
          <w:r w:rsidR="00CC5052">
            <w:rPr>
              <w:noProof/>
            </w:rPr>
          </w:r>
          <w:r w:rsidR="00CC5052">
            <w:rPr>
              <w:noProof/>
            </w:rPr>
            <w:fldChar w:fldCharType="separate"/>
          </w:r>
          <w:ins w:id="99" w:author="Rajo" w:date="2018-06-17T16:40:00Z">
            <w:r w:rsidR="00803111">
              <w:rPr>
                <w:noProof/>
              </w:rPr>
              <w:t>14</w:t>
            </w:r>
          </w:ins>
          <w:del w:id="100" w:author="Rajo" w:date="2018-06-17T16:40:00Z">
            <w:r w:rsidR="00CC5052" w:rsidDel="00803111">
              <w:rPr>
                <w:noProof/>
              </w:rPr>
              <w:delText>16</w:delText>
            </w:r>
          </w:del>
          <w:r w:rsidR="00CC5052">
            <w:rPr>
              <w:noProof/>
            </w:rPr>
            <w:fldChar w:fldCharType="end"/>
          </w:r>
          <w:r>
            <w:rPr>
              <w:noProof/>
            </w:rPr>
            <w:fldChar w:fldCharType="end"/>
          </w:r>
        </w:p>
        <w:p w14:paraId="7E1EF1F1" w14:textId="5AEB7ABA"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"_Toc511154429" </w:instrText>
          </w:r>
          <w:r>
            <w:rPr>
              <w:rStyle w:val="Hyperlink"/>
              <w:lang w:val="bs-Latn-BA"/>
            </w:rPr>
            <w:fldChar w:fldCharType="separate"/>
          </w:r>
          <w:r w:rsidR="00CC5052">
            <w:rPr>
              <w:rStyle w:val="Hyperlink"/>
              <w:noProof/>
              <w:lang w:val="bs-Latn-BA"/>
            </w:rPr>
            <w:t>7.</w:t>
          </w:r>
          <w:r w:rsidR="00CC5052">
            <w:rPr>
              <w:rFonts w:asciiTheme="minorHAnsi" w:eastAsiaTheme="minorEastAsia" w:hAnsiTheme="minorHAnsi"/>
              <w:noProof/>
              <w:sz w:val="22"/>
            </w:rPr>
            <w:tab/>
          </w:r>
          <w:r w:rsidR="00CC5052">
            <w:rPr>
              <w:rStyle w:val="Hyperlink"/>
              <w:noProof/>
              <w:lang w:val="bs-Latn-BA"/>
            </w:rPr>
            <w:t>XACML (EXTENSIBLE ACCESS CONTROL MARKUP LANGUAGE)</w:t>
          </w:r>
          <w:r w:rsidR="00CC5052">
            <w:rPr>
              <w:noProof/>
            </w:rPr>
            <w:tab/>
          </w:r>
          <w:r w:rsidR="00CC5052">
            <w:rPr>
              <w:noProof/>
            </w:rPr>
            <w:fldChar w:fldCharType="begin"/>
          </w:r>
          <w:r w:rsidR="00CC5052">
            <w:rPr>
              <w:noProof/>
            </w:rPr>
            <w:instrText xml:space="preserve"> PAGEREF _Toc511154429 \h </w:instrText>
          </w:r>
          <w:r w:rsidR="00CC5052">
            <w:rPr>
              <w:noProof/>
            </w:rPr>
          </w:r>
          <w:r w:rsidR="00CC5052">
            <w:rPr>
              <w:noProof/>
            </w:rPr>
            <w:fldChar w:fldCharType="separate"/>
          </w:r>
          <w:ins w:id="101" w:author="Rajo" w:date="2018-06-17T16:40:00Z">
            <w:r w:rsidR="00803111">
              <w:rPr>
                <w:noProof/>
              </w:rPr>
              <w:t>21</w:t>
            </w:r>
          </w:ins>
          <w:del w:id="102" w:author="Rajo" w:date="2018-06-17T16:40:00Z">
            <w:r w:rsidR="00CC5052" w:rsidDel="00803111">
              <w:rPr>
                <w:noProof/>
              </w:rPr>
              <w:delText>17</w:delText>
            </w:r>
          </w:del>
          <w:r w:rsidR="00CC5052">
            <w:rPr>
              <w:noProof/>
            </w:rPr>
            <w:fldChar w:fldCharType="end"/>
          </w:r>
          <w:r>
            <w:rPr>
              <w:noProof/>
            </w:rPr>
            <w:fldChar w:fldCharType="end"/>
          </w:r>
        </w:p>
        <w:p w14:paraId="0434AB22" w14:textId="46D10720"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"_Toc511154430" </w:instrText>
          </w:r>
          <w:r>
            <w:rPr>
              <w:rStyle w:val="Hyperlink"/>
              <w:lang w:val="bs-Latn-BA"/>
            </w:rPr>
            <w:fldChar w:fldCharType="separate"/>
          </w:r>
          <w:r w:rsidR="00CC5052">
            <w:rPr>
              <w:rStyle w:val="Hyperlink"/>
              <w:noProof/>
              <w:lang w:val="bs-Latn-BA"/>
            </w:rPr>
            <w:t>7.1</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_Toc511154430 \h </w:instrText>
          </w:r>
          <w:r w:rsidR="00CC5052">
            <w:rPr>
              <w:noProof/>
            </w:rPr>
          </w:r>
          <w:r w:rsidR="00CC5052">
            <w:rPr>
              <w:noProof/>
            </w:rPr>
            <w:fldChar w:fldCharType="separate"/>
          </w:r>
          <w:ins w:id="103" w:author="Rajo" w:date="2018-06-17T16:40:00Z">
            <w:r w:rsidR="00803111">
              <w:rPr>
                <w:noProof/>
              </w:rPr>
              <w:t>21</w:t>
            </w:r>
          </w:ins>
          <w:del w:id="104" w:author="Rajo" w:date="2018-06-17T16:40:00Z">
            <w:r w:rsidR="00CC5052" w:rsidDel="00803111">
              <w:rPr>
                <w:noProof/>
              </w:rPr>
              <w:delText>17</w:delText>
            </w:r>
          </w:del>
          <w:r w:rsidR="00CC5052">
            <w:rPr>
              <w:noProof/>
            </w:rPr>
            <w:fldChar w:fldCharType="end"/>
          </w:r>
          <w:r>
            <w:rPr>
              <w:noProof/>
            </w:rPr>
            <w:fldChar w:fldCharType="end"/>
          </w:r>
        </w:p>
        <w:p w14:paraId="7395DF23" w14:textId="35D0459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"_Toc511154431" </w:instrText>
          </w:r>
          <w:r>
            <w:rPr>
              <w:rStyle w:val="Hyperlink"/>
              <w:lang w:val="bs-Latn-BA"/>
            </w:rPr>
            <w:fldChar w:fldCharType="separate"/>
          </w:r>
          <w:r w:rsidR="00CC5052">
            <w:rPr>
              <w:rStyle w:val="Hyperlink"/>
              <w:noProof/>
              <w:lang w:val="bs-Latn-BA"/>
            </w:rPr>
            <w:t>7.2</w:t>
          </w:r>
          <w:r w:rsidR="00CC5052">
            <w:rPr>
              <w:rFonts w:asciiTheme="minorHAnsi" w:eastAsiaTheme="minorEastAsia" w:hAnsiTheme="minorHAnsi"/>
              <w:noProof/>
              <w:sz w:val="22"/>
            </w:rPr>
            <w:tab/>
          </w:r>
          <w:r w:rsidR="00CC5052">
            <w:rPr>
              <w:rStyle w:val="Hyperlink"/>
              <w:noProof/>
              <w:lang w:val="bs-Latn-BA"/>
            </w:rPr>
            <w:t>Elementi propisa</w:t>
          </w:r>
          <w:r w:rsidR="00CC5052">
            <w:rPr>
              <w:noProof/>
            </w:rPr>
            <w:tab/>
          </w:r>
          <w:r w:rsidR="00CC5052">
            <w:rPr>
              <w:noProof/>
            </w:rPr>
            <w:fldChar w:fldCharType="begin"/>
          </w:r>
          <w:r w:rsidR="00CC5052">
            <w:rPr>
              <w:noProof/>
            </w:rPr>
            <w:instrText xml:space="preserve"> PAGEREF _Toc511154431 \h </w:instrText>
          </w:r>
          <w:r w:rsidR="00CC5052">
            <w:rPr>
              <w:noProof/>
            </w:rPr>
          </w:r>
          <w:r w:rsidR="00CC5052">
            <w:rPr>
              <w:noProof/>
            </w:rPr>
            <w:fldChar w:fldCharType="separate"/>
          </w:r>
          <w:ins w:id="105" w:author="Rajo" w:date="2018-06-17T16:40:00Z">
            <w:r w:rsidR="00803111">
              <w:rPr>
                <w:noProof/>
              </w:rPr>
              <w:t>23</w:t>
            </w:r>
          </w:ins>
          <w:del w:id="106" w:author="Rajo" w:date="2018-06-17T16:40:00Z">
            <w:r w:rsidR="00CC5052" w:rsidDel="00803111">
              <w:rPr>
                <w:noProof/>
              </w:rPr>
              <w:delText>19</w:delText>
            </w:r>
          </w:del>
          <w:r w:rsidR="00CC5052">
            <w:rPr>
              <w:noProof/>
            </w:rPr>
            <w:fldChar w:fldCharType="end"/>
          </w:r>
          <w:r>
            <w:rPr>
              <w:noProof/>
            </w:rPr>
            <w:fldChar w:fldCharType="end"/>
          </w:r>
        </w:p>
        <w:p w14:paraId="579E2CDC" w14:textId="2049211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"_Toc511154432" </w:instrText>
          </w:r>
          <w:r>
            <w:rPr>
              <w:rStyle w:val="Hyperlink"/>
              <w:lang w:val="bs-Latn-BA"/>
            </w:rPr>
            <w:fldChar w:fldCharType="separate"/>
          </w:r>
          <w:r w:rsidR="00CC5052">
            <w:rPr>
              <w:rStyle w:val="Hyperlink"/>
              <w:noProof/>
              <w:lang w:val="bs-Latn-BA"/>
            </w:rPr>
            <w:t>7.2.1</w:t>
          </w:r>
          <w:r w:rsidR="00CC5052">
            <w:rPr>
              <w:rFonts w:asciiTheme="minorHAnsi" w:eastAsiaTheme="minorEastAsia" w:hAnsiTheme="minorHAnsi"/>
              <w:noProof/>
              <w:sz w:val="22"/>
            </w:rPr>
            <w:tab/>
          </w:r>
          <w:r w:rsidR="00CC5052">
            <w:rPr>
              <w:rStyle w:val="Hyperlink"/>
              <w:noProof/>
              <w:lang w:val="bs-Latn-BA"/>
            </w:rPr>
            <w:t>Strukturni elementi</w:t>
          </w:r>
          <w:r w:rsidR="00CC5052">
            <w:rPr>
              <w:noProof/>
            </w:rPr>
            <w:tab/>
          </w:r>
          <w:r w:rsidR="00CC5052">
            <w:rPr>
              <w:noProof/>
            </w:rPr>
            <w:fldChar w:fldCharType="begin"/>
          </w:r>
          <w:r w:rsidR="00CC5052">
            <w:rPr>
              <w:noProof/>
            </w:rPr>
            <w:instrText xml:space="preserve"> PAGEREF _Toc511154432 \h </w:instrText>
          </w:r>
          <w:r w:rsidR="00CC5052">
            <w:rPr>
              <w:noProof/>
            </w:rPr>
          </w:r>
          <w:r w:rsidR="00CC5052">
            <w:rPr>
              <w:noProof/>
            </w:rPr>
            <w:fldChar w:fldCharType="separate"/>
          </w:r>
          <w:ins w:id="107" w:author="Rajo" w:date="2018-06-17T16:40:00Z">
            <w:r w:rsidR="00803111">
              <w:rPr>
                <w:noProof/>
              </w:rPr>
              <w:t>23</w:t>
            </w:r>
          </w:ins>
          <w:del w:id="108" w:author="Rajo" w:date="2018-06-17T16:40:00Z">
            <w:r w:rsidR="00CC5052" w:rsidDel="00803111">
              <w:rPr>
                <w:noProof/>
              </w:rPr>
              <w:delText>19</w:delText>
            </w:r>
          </w:del>
          <w:r w:rsidR="00CC5052">
            <w:rPr>
              <w:noProof/>
            </w:rPr>
            <w:fldChar w:fldCharType="end"/>
          </w:r>
          <w:r>
            <w:rPr>
              <w:noProof/>
            </w:rPr>
            <w:fldChar w:fldCharType="end"/>
          </w:r>
        </w:p>
        <w:p w14:paraId="6A2BEA88" w14:textId="58B83CA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"_Toc511154433" </w:instrText>
          </w:r>
          <w:r>
            <w:rPr>
              <w:rStyle w:val="Hyperlink"/>
              <w:lang w:val="bs-Latn-BA"/>
            </w:rPr>
            <w:fldChar w:fldCharType="separate"/>
          </w:r>
          <w:r w:rsidR="00CC5052">
            <w:rPr>
              <w:rStyle w:val="Hyperlink"/>
              <w:noProof/>
              <w:lang w:val="bs-Latn-BA"/>
            </w:rPr>
            <w:t>7.2.2</w:t>
          </w:r>
          <w:r w:rsidR="00CC5052">
            <w:rPr>
              <w:rFonts w:asciiTheme="minorHAnsi" w:eastAsiaTheme="minorEastAsia" w:hAnsiTheme="minorHAnsi"/>
              <w:noProof/>
              <w:sz w:val="22"/>
            </w:rPr>
            <w:tab/>
          </w:r>
          <w:r w:rsidR="00CC5052">
            <w:rPr>
              <w:rStyle w:val="Hyperlink"/>
              <w:noProof/>
              <w:lang w:val="bs-Latn-BA"/>
            </w:rPr>
            <w:t>Atributi i kategorije</w:t>
          </w:r>
          <w:r w:rsidR="00CC5052">
            <w:rPr>
              <w:noProof/>
            </w:rPr>
            <w:tab/>
          </w:r>
          <w:r w:rsidR="00CC5052">
            <w:rPr>
              <w:noProof/>
            </w:rPr>
            <w:fldChar w:fldCharType="begin"/>
          </w:r>
          <w:r w:rsidR="00CC5052">
            <w:rPr>
              <w:noProof/>
            </w:rPr>
            <w:instrText xml:space="preserve"> PAGEREF _Toc511154433 \h </w:instrText>
          </w:r>
          <w:r w:rsidR="00CC5052">
            <w:rPr>
              <w:noProof/>
            </w:rPr>
          </w:r>
          <w:r w:rsidR="00CC5052">
            <w:rPr>
              <w:noProof/>
            </w:rPr>
            <w:fldChar w:fldCharType="separate"/>
          </w:r>
          <w:ins w:id="109" w:author="Rajo" w:date="2018-06-17T16:40:00Z">
            <w:r w:rsidR="00803111">
              <w:rPr>
                <w:noProof/>
              </w:rPr>
              <w:t>23</w:t>
            </w:r>
          </w:ins>
          <w:del w:id="110" w:author="Rajo" w:date="2018-06-17T16:40:00Z">
            <w:r w:rsidR="00CC5052" w:rsidDel="00803111">
              <w:rPr>
                <w:noProof/>
              </w:rPr>
              <w:delText>19</w:delText>
            </w:r>
          </w:del>
          <w:r w:rsidR="00CC5052">
            <w:rPr>
              <w:noProof/>
            </w:rPr>
            <w:fldChar w:fldCharType="end"/>
          </w:r>
          <w:r>
            <w:rPr>
              <w:noProof/>
            </w:rPr>
            <w:fldChar w:fldCharType="end"/>
          </w:r>
        </w:p>
        <w:p w14:paraId="31D151DA" w14:textId="6F8463D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"_Toc511154434" </w:instrText>
          </w:r>
          <w:r>
            <w:rPr>
              <w:rStyle w:val="Hyperlink"/>
              <w:lang w:val="bs-Latn-BA"/>
            </w:rPr>
            <w:fldChar w:fldCharType="separate"/>
          </w:r>
          <w:r w:rsidR="00CC5052">
            <w:rPr>
              <w:rStyle w:val="Hyperlink"/>
              <w:noProof/>
              <w:lang w:val="bs-Latn-BA"/>
            </w:rPr>
            <w:t>7.2.3</w:t>
          </w:r>
          <w:r w:rsidR="00CC5052">
            <w:rPr>
              <w:rFonts w:asciiTheme="minorHAnsi" w:eastAsiaTheme="minorEastAsia" w:hAnsiTheme="minorHAnsi"/>
              <w:noProof/>
              <w:sz w:val="22"/>
            </w:rPr>
            <w:tab/>
          </w:r>
          <w:r w:rsidR="00CC5052">
            <w:rPr>
              <w:rStyle w:val="Hyperlink"/>
              <w:noProof/>
              <w:lang w:val="bs-Latn-BA"/>
            </w:rPr>
            <w:t>Ciljevi</w:t>
          </w:r>
          <w:r w:rsidR="00CC5052">
            <w:rPr>
              <w:noProof/>
            </w:rPr>
            <w:tab/>
          </w:r>
          <w:r w:rsidR="00CC5052">
            <w:rPr>
              <w:noProof/>
            </w:rPr>
            <w:fldChar w:fldCharType="begin"/>
          </w:r>
          <w:r w:rsidR="00CC5052">
            <w:rPr>
              <w:noProof/>
            </w:rPr>
            <w:instrText xml:space="preserve"> PAGEREF _Toc511154434 \h </w:instrText>
          </w:r>
          <w:r w:rsidR="00CC5052">
            <w:rPr>
              <w:noProof/>
            </w:rPr>
          </w:r>
          <w:r w:rsidR="00CC5052">
            <w:rPr>
              <w:noProof/>
            </w:rPr>
            <w:fldChar w:fldCharType="separate"/>
          </w:r>
          <w:ins w:id="111" w:author="Rajo" w:date="2018-06-17T16:40:00Z">
            <w:r w:rsidR="00803111">
              <w:rPr>
                <w:noProof/>
              </w:rPr>
              <w:t>23</w:t>
            </w:r>
          </w:ins>
          <w:del w:id="112" w:author="Rajo" w:date="2018-06-17T16:40:00Z">
            <w:r w:rsidR="00CC5052" w:rsidDel="00803111">
              <w:rPr>
                <w:noProof/>
              </w:rPr>
              <w:delText>19</w:delText>
            </w:r>
          </w:del>
          <w:r w:rsidR="00CC5052">
            <w:rPr>
              <w:noProof/>
            </w:rPr>
            <w:fldChar w:fldCharType="end"/>
          </w:r>
          <w:r>
            <w:rPr>
              <w:noProof/>
            </w:rPr>
            <w:fldChar w:fldCharType="end"/>
          </w:r>
        </w:p>
        <w:p w14:paraId="463DE7FE" w14:textId="76C5AE8F"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"_Toc511154435" </w:instrText>
          </w:r>
          <w:r>
            <w:rPr>
              <w:rStyle w:val="Hyperlink"/>
              <w:lang w:val="bs-Latn-BA"/>
            </w:rPr>
            <w:fldChar w:fldCharType="separate"/>
          </w:r>
          <w:r w:rsidR="00CC5052">
            <w:rPr>
              <w:rStyle w:val="Hyperlink"/>
              <w:noProof/>
              <w:lang w:val="bs-Latn-BA"/>
            </w:rPr>
            <w:t>7.2.4</w:t>
          </w:r>
          <w:r w:rsidR="00CC5052">
            <w:rPr>
              <w:rFonts w:asciiTheme="minorHAnsi" w:eastAsiaTheme="minorEastAsia" w:hAnsiTheme="minorHAnsi"/>
              <w:noProof/>
              <w:sz w:val="22"/>
            </w:rPr>
            <w:tab/>
          </w:r>
          <w:r w:rsidR="00CC5052">
            <w:rPr>
              <w:rStyle w:val="Hyperlink"/>
              <w:noProof/>
              <w:lang w:val="bs-Latn-BA"/>
            </w:rPr>
            <w:t>Uslovi</w:t>
          </w:r>
          <w:r w:rsidR="00CC5052">
            <w:rPr>
              <w:noProof/>
            </w:rPr>
            <w:tab/>
          </w:r>
          <w:r w:rsidR="00CC5052">
            <w:rPr>
              <w:noProof/>
            </w:rPr>
            <w:fldChar w:fldCharType="begin"/>
          </w:r>
          <w:r w:rsidR="00CC5052">
            <w:rPr>
              <w:noProof/>
            </w:rPr>
            <w:instrText xml:space="preserve"> PAGEREF _Toc511154435 \h </w:instrText>
          </w:r>
          <w:r w:rsidR="00CC5052">
            <w:rPr>
              <w:noProof/>
            </w:rPr>
          </w:r>
          <w:r w:rsidR="00CC5052">
            <w:rPr>
              <w:noProof/>
            </w:rPr>
            <w:fldChar w:fldCharType="separate"/>
          </w:r>
          <w:ins w:id="113" w:author="Rajo" w:date="2018-06-17T16:40:00Z">
            <w:r w:rsidR="00803111">
              <w:rPr>
                <w:noProof/>
              </w:rPr>
              <w:t>23</w:t>
            </w:r>
          </w:ins>
          <w:del w:id="114" w:author="Rajo" w:date="2018-06-17T16:40:00Z">
            <w:r w:rsidR="00CC5052" w:rsidDel="00803111">
              <w:rPr>
                <w:noProof/>
              </w:rPr>
              <w:delText>19</w:delText>
            </w:r>
          </w:del>
          <w:r w:rsidR="00CC5052">
            <w:rPr>
              <w:noProof/>
            </w:rPr>
            <w:fldChar w:fldCharType="end"/>
          </w:r>
          <w:r>
            <w:rPr>
              <w:noProof/>
            </w:rPr>
            <w:fldChar w:fldCharType="end"/>
          </w:r>
        </w:p>
        <w:p w14:paraId="4FF9E645" w14:textId="15A8B3F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"_Toc511154436" </w:instrText>
          </w:r>
          <w:r>
            <w:rPr>
              <w:rStyle w:val="Hyperlink"/>
              <w:lang w:val="bs-Latn-BA"/>
            </w:rPr>
            <w:fldChar w:fldCharType="separate"/>
          </w:r>
          <w:r w:rsidR="00CC5052">
            <w:rPr>
              <w:rStyle w:val="Hyperlink"/>
              <w:noProof/>
              <w:lang w:val="bs-Latn-BA"/>
            </w:rPr>
            <w:t>7.2.5</w:t>
          </w:r>
          <w:r w:rsidR="00CC5052">
            <w:rPr>
              <w:rFonts w:asciiTheme="minorHAnsi" w:eastAsiaTheme="minorEastAsia" w:hAnsiTheme="minorHAnsi"/>
              <w:noProof/>
              <w:sz w:val="22"/>
            </w:rPr>
            <w:tab/>
          </w:r>
          <w:r w:rsidR="00CC5052">
            <w:rPr>
              <w:rStyle w:val="Hyperlink"/>
              <w:noProof/>
              <w:lang w:val="bs-Latn-BA"/>
            </w:rPr>
            <w:t>Obaveze</w:t>
          </w:r>
          <w:r w:rsidR="00CC5052">
            <w:rPr>
              <w:noProof/>
            </w:rPr>
            <w:tab/>
          </w:r>
          <w:r w:rsidR="00CC5052">
            <w:rPr>
              <w:noProof/>
            </w:rPr>
            <w:fldChar w:fldCharType="begin"/>
          </w:r>
          <w:r w:rsidR="00CC5052">
            <w:rPr>
              <w:noProof/>
            </w:rPr>
            <w:instrText xml:space="preserve"> PAGEREF _Toc511154436 \h </w:instrText>
          </w:r>
          <w:r w:rsidR="00CC5052">
            <w:rPr>
              <w:noProof/>
            </w:rPr>
          </w:r>
          <w:r w:rsidR="00CC5052">
            <w:rPr>
              <w:noProof/>
            </w:rPr>
            <w:fldChar w:fldCharType="separate"/>
          </w:r>
          <w:ins w:id="115" w:author="Rajo" w:date="2018-06-17T16:40:00Z">
            <w:r w:rsidR="00803111">
              <w:rPr>
                <w:noProof/>
              </w:rPr>
              <w:t>23</w:t>
            </w:r>
          </w:ins>
          <w:del w:id="116" w:author="Rajo" w:date="2018-06-17T16:40:00Z">
            <w:r w:rsidR="00CC5052" w:rsidDel="00803111">
              <w:rPr>
                <w:noProof/>
              </w:rPr>
              <w:delText>20</w:delText>
            </w:r>
          </w:del>
          <w:r w:rsidR="00CC5052">
            <w:rPr>
              <w:noProof/>
            </w:rPr>
            <w:fldChar w:fldCharType="end"/>
          </w:r>
          <w:r>
            <w:rPr>
              <w:noProof/>
            </w:rPr>
            <w:fldChar w:fldCharType="end"/>
          </w:r>
        </w:p>
        <w:p w14:paraId="4103CD97" w14:textId="6E7855B0"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"_Toc511154437" </w:instrText>
          </w:r>
          <w:r>
            <w:rPr>
              <w:rStyle w:val="Hyperlink"/>
              <w:lang w:val="bs-Latn-BA"/>
            </w:rPr>
            <w:fldChar w:fldCharType="separate"/>
          </w:r>
          <w:r w:rsidR="00CC5052">
            <w:rPr>
              <w:rStyle w:val="Hyperlink"/>
              <w:noProof/>
              <w:lang w:val="bs-Latn-BA"/>
            </w:rPr>
            <w:t>7.3</w:t>
          </w:r>
          <w:r w:rsidR="00CC5052">
            <w:rPr>
              <w:rFonts w:asciiTheme="minorHAnsi" w:eastAsiaTheme="minorEastAsia" w:hAnsiTheme="minorHAnsi"/>
              <w:noProof/>
              <w:sz w:val="22"/>
            </w:rPr>
            <w:tab/>
          </w:r>
          <w:r w:rsidR="00CC5052">
            <w:rPr>
              <w:rStyle w:val="Hyperlink"/>
              <w:noProof/>
              <w:lang w:val="bs-Latn-BA"/>
            </w:rPr>
            <w:t>Primjer propisa</w:t>
          </w:r>
          <w:r w:rsidR="00CC5052">
            <w:rPr>
              <w:noProof/>
            </w:rPr>
            <w:tab/>
          </w:r>
          <w:r w:rsidR="00CC5052">
            <w:rPr>
              <w:noProof/>
            </w:rPr>
            <w:fldChar w:fldCharType="begin"/>
          </w:r>
          <w:r w:rsidR="00CC5052">
            <w:rPr>
              <w:noProof/>
            </w:rPr>
            <w:instrText xml:space="preserve"> PAGEREF _Toc511154437 \h </w:instrText>
          </w:r>
          <w:r w:rsidR="00CC5052">
            <w:rPr>
              <w:noProof/>
            </w:rPr>
          </w:r>
          <w:r w:rsidR="00CC5052">
            <w:rPr>
              <w:noProof/>
            </w:rPr>
            <w:fldChar w:fldCharType="separate"/>
          </w:r>
          <w:ins w:id="117" w:author="Rajo" w:date="2018-06-17T16:40:00Z">
            <w:r w:rsidR="00803111">
              <w:rPr>
                <w:noProof/>
              </w:rPr>
              <w:t>23</w:t>
            </w:r>
          </w:ins>
          <w:del w:id="118" w:author="Rajo" w:date="2018-06-17T16:40:00Z">
            <w:r w:rsidR="00CC5052" w:rsidDel="00803111">
              <w:rPr>
                <w:noProof/>
              </w:rPr>
              <w:delText>20</w:delText>
            </w:r>
          </w:del>
          <w:r w:rsidR="00CC5052">
            <w:rPr>
              <w:noProof/>
            </w:rPr>
            <w:fldChar w:fldCharType="end"/>
          </w:r>
          <w:r>
            <w:rPr>
              <w:noProof/>
            </w:rPr>
            <w:fldChar w:fldCharType="end"/>
          </w:r>
        </w:p>
        <w:p w14:paraId="49F3029B" w14:textId="4B01E01C" w:rsidR="00E94ADE" w:rsidRDefault="00317C63">
          <w:pPr>
            <w:pStyle w:val="TOC1"/>
            <w:rPr>
              <w:rFonts w:asciiTheme="minorHAnsi" w:eastAsiaTheme="minorEastAsia" w:hAnsiTheme="minorHAnsi"/>
              <w:noProof/>
              <w:sz w:val="22"/>
            </w:rPr>
          </w:pPr>
          <w:r>
            <w:rPr>
              <w:rStyle w:val="Hyperlink"/>
              <w:rFonts w:eastAsia="Times New Roman"/>
              <w:lang w:val="bs-Latn-BA"/>
            </w:rPr>
            <w:fldChar w:fldCharType="begin"/>
          </w:r>
          <w:r>
            <w:rPr>
              <w:rStyle w:val="Hyperlink"/>
              <w:rFonts w:eastAsia="Times New Roman"/>
              <w:noProof/>
              <w:lang w:val="bs-Latn-BA"/>
            </w:rPr>
            <w:instrText xml:space="preserve"> HYPERLINK \l "_Toc511154438" </w:instrText>
          </w:r>
          <w:r>
            <w:rPr>
              <w:rStyle w:val="Hyperlink"/>
              <w:rFonts w:eastAsia="Times New Roman"/>
              <w:lang w:val="bs-Latn-BA"/>
            </w:rPr>
            <w:fldChar w:fldCharType="separate"/>
          </w:r>
          <w:r w:rsidR="00CC5052">
            <w:rPr>
              <w:rStyle w:val="Hyperlink"/>
              <w:rFonts w:eastAsia="Times New Roman"/>
              <w:noProof/>
              <w:lang w:val="bs-Latn-BA"/>
            </w:rPr>
            <w:t>8.</w:t>
          </w:r>
          <w:r w:rsidR="00CC5052">
            <w:rPr>
              <w:rFonts w:asciiTheme="minorHAnsi" w:eastAsiaTheme="minorEastAsia" w:hAnsiTheme="minorHAnsi"/>
              <w:noProof/>
              <w:sz w:val="22"/>
            </w:rPr>
            <w:tab/>
          </w:r>
          <w:r w:rsidR="00CC5052">
            <w:rPr>
              <w:rStyle w:val="Hyperlink"/>
              <w:rFonts w:eastAsia="Times New Roman"/>
              <w:noProof/>
              <w:lang w:val="bs-Latn-BA"/>
            </w:rPr>
            <w:t>Postojeća SSO rješenja</w:t>
          </w:r>
          <w:r w:rsidR="00CC5052">
            <w:rPr>
              <w:noProof/>
            </w:rPr>
            <w:tab/>
          </w:r>
          <w:r w:rsidR="00CC5052">
            <w:rPr>
              <w:noProof/>
            </w:rPr>
            <w:fldChar w:fldCharType="begin"/>
          </w:r>
          <w:r w:rsidR="00CC5052">
            <w:rPr>
              <w:noProof/>
            </w:rPr>
            <w:instrText xml:space="preserve"> PAGEREF _Toc511154438 \h </w:instrText>
          </w:r>
          <w:r w:rsidR="00CC5052">
            <w:rPr>
              <w:noProof/>
            </w:rPr>
          </w:r>
          <w:r w:rsidR="00CC5052">
            <w:rPr>
              <w:noProof/>
            </w:rPr>
            <w:fldChar w:fldCharType="separate"/>
          </w:r>
          <w:ins w:id="119" w:author="Rajo" w:date="2018-06-17T16:40:00Z">
            <w:r w:rsidR="00803111">
              <w:rPr>
                <w:noProof/>
              </w:rPr>
              <w:t>26</w:t>
            </w:r>
          </w:ins>
          <w:del w:id="120" w:author="Rajo" w:date="2018-06-17T16:40:00Z">
            <w:r w:rsidR="00CC5052" w:rsidDel="00803111">
              <w:rPr>
                <w:noProof/>
              </w:rPr>
              <w:delText>21</w:delText>
            </w:r>
          </w:del>
          <w:r w:rsidR="00CC5052">
            <w:rPr>
              <w:noProof/>
            </w:rPr>
            <w:fldChar w:fldCharType="end"/>
          </w:r>
          <w:r>
            <w:rPr>
              <w:noProof/>
            </w:rPr>
            <w:fldChar w:fldCharType="end"/>
          </w:r>
        </w:p>
        <w:p w14:paraId="0AB7CB9B" w14:textId="5DEB2BC1"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"_Toc511154439" </w:instrText>
          </w:r>
          <w:r>
            <w:rPr>
              <w:rStyle w:val="Hyperlink"/>
              <w:lang w:val="bs-Latn-BA"/>
            </w:rPr>
            <w:fldChar w:fldCharType="separate"/>
          </w:r>
          <w:r w:rsidR="00CC5052">
            <w:rPr>
              <w:rStyle w:val="Hyperlink"/>
              <w:noProof/>
              <w:lang w:val="bs-Latn-BA"/>
            </w:rPr>
            <w:t>8.1</w:t>
          </w:r>
          <w:r w:rsidR="00CC5052">
            <w:rPr>
              <w:rFonts w:asciiTheme="minorHAnsi" w:eastAsiaTheme="minorEastAsia" w:hAnsiTheme="minorHAnsi"/>
              <w:noProof/>
              <w:sz w:val="22"/>
            </w:rPr>
            <w:tab/>
          </w:r>
          <w:r w:rsidR="00CC5052">
            <w:rPr>
              <w:rStyle w:val="Hyperlink"/>
              <w:noProof/>
              <w:lang w:val="bs-Latn-BA"/>
            </w:rPr>
            <w:t>Apereo CAS (Central Authentication Service)</w:t>
          </w:r>
          <w:r w:rsidR="00CC5052">
            <w:rPr>
              <w:noProof/>
            </w:rPr>
            <w:tab/>
          </w:r>
          <w:r w:rsidR="00CC5052">
            <w:rPr>
              <w:noProof/>
            </w:rPr>
            <w:fldChar w:fldCharType="begin"/>
          </w:r>
          <w:r w:rsidR="00CC5052">
            <w:rPr>
              <w:noProof/>
            </w:rPr>
            <w:instrText xml:space="preserve"> PAGEREF _Toc511154439 \h </w:instrText>
          </w:r>
          <w:r w:rsidR="00CC5052">
            <w:rPr>
              <w:noProof/>
            </w:rPr>
          </w:r>
          <w:r w:rsidR="00CC5052">
            <w:rPr>
              <w:noProof/>
            </w:rPr>
            <w:fldChar w:fldCharType="separate"/>
          </w:r>
          <w:ins w:id="121" w:author="Rajo" w:date="2018-06-17T16:40:00Z">
            <w:r w:rsidR="00803111">
              <w:rPr>
                <w:noProof/>
              </w:rPr>
              <w:t>28</w:t>
            </w:r>
          </w:ins>
          <w:del w:id="122" w:author="Rajo" w:date="2018-06-17T16:40:00Z">
            <w:r w:rsidR="00CC5052" w:rsidDel="00803111">
              <w:rPr>
                <w:noProof/>
              </w:rPr>
              <w:delText>23</w:delText>
            </w:r>
          </w:del>
          <w:r w:rsidR="00CC5052">
            <w:rPr>
              <w:noProof/>
            </w:rPr>
            <w:fldChar w:fldCharType="end"/>
          </w:r>
          <w:r>
            <w:rPr>
              <w:noProof/>
            </w:rPr>
            <w:fldChar w:fldCharType="end"/>
          </w:r>
        </w:p>
        <w:p w14:paraId="480A9DE0" w14:textId="1EAF0E6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"_Toc511154440" </w:instrText>
          </w:r>
          <w:r>
            <w:rPr>
              <w:rStyle w:val="Hyperlink"/>
              <w:lang w:val="bs-Latn-BA"/>
            </w:rPr>
            <w:fldChar w:fldCharType="separate"/>
          </w:r>
          <w:r w:rsidR="00CC5052">
            <w:rPr>
              <w:rStyle w:val="Hyperlink"/>
              <w:noProof/>
              <w:lang w:val="bs-Latn-BA"/>
            </w:rPr>
            <w:t>8.1.1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_Toc511154440 \h </w:instrText>
          </w:r>
          <w:r w:rsidR="00CC5052">
            <w:rPr>
              <w:noProof/>
            </w:rPr>
          </w:r>
          <w:r w:rsidR="00CC5052">
            <w:rPr>
              <w:noProof/>
            </w:rPr>
            <w:fldChar w:fldCharType="separate"/>
          </w:r>
          <w:ins w:id="123" w:author="Rajo" w:date="2018-06-17T16:40:00Z">
            <w:r w:rsidR="00803111">
              <w:rPr>
                <w:noProof/>
              </w:rPr>
              <w:t>28</w:t>
            </w:r>
          </w:ins>
          <w:del w:id="124" w:author="Rajo" w:date="2018-06-17T16:40:00Z">
            <w:r w:rsidR="00CC5052" w:rsidDel="00803111">
              <w:rPr>
                <w:noProof/>
              </w:rPr>
              <w:delText>23</w:delText>
            </w:r>
          </w:del>
          <w:r w:rsidR="00CC5052">
            <w:rPr>
              <w:noProof/>
            </w:rPr>
            <w:fldChar w:fldCharType="end"/>
          </w:r>
          <w:r>
            <w:rPr>
              <w:noProof/>
            </w:rPr>
            <w:fldChar w:fldCharType="end"/>
          </w:r>
        </w:p>
        <w:p w14:paraId="5A57666D" w14:textId="0D3AF0B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"_Toc511154441" </w:instrText>
          </w:r>
          <w:r>
            <w:rPr>
              <w:rStyle w:val="Hyperlink"/>
              <w:lang w:val="bs-Latn-BA"/>
            </w:rPr>
            <w:fldChar w:fldCharType="separate"/>
          </w:r>
          <w:r w:rsidR="00CC5052">
            <w:rPr>
              <w:rStyle w:val="Hyperlink"/>
              <w:noProof/>
              <w:lang w:val="bs-Latn-BA"/>
            </w:rPr>
            <w:t>8.1.2</w:t>
          </w:r>
          <w:r w:rsidR="00CC5052">
            <w:rPr>
              <w:rFonts w:asciiTheme="minorHAnsi" w:eastAsiaTheme="minorEastAsia" w:hAnsiTheme="minorHAnsi"/>
              <w:noProof/>
              <w:sz w:val="22"/>
            </w:rPr>
            <w:tab/>
          </w:r>
          <w:r w:rsidR="00CC5052">
            <w:rPr>
              <w:rStyle w:val="Hyperlink"/>
              <w:noProof/>
              <w:lang w:val="bs-Latn-BA"/>
            </w:rPr>
            <w:t>CAS protokol</w:t>
          </w:r>
          <w:r w:rsidR="00CC5052">
            <w:rPr>
              <w:noProof/>
            </w:rPr>
            <w:tab/>
          </w:r>
          <w:r w:rsidR="00CC5052">
            <w:rPr>
              <w:noProof/>
            </w:rPr>
            <w:fldChar w:fldCharType="begin"/>
          </w:r>
          <w:r w:rsidR="00CC5052">
            <w:rPr>
              <w:noProof/>
            </w:rPr>
            <w:instrText xml:space="preserve"> PAGEREF _Toc511154441 \h </w:instrText>
          </w:r>
          <w:r w:rsidR="00CC5052">
            <w:rPr>
              <w:noProof/>
            </w:rPr>
          </w:r>
          <w:r w:rsidR="00CC5052">
            <w:rPr>
              <w:noProof/>
            </w:rPr>
            <w:fldChar w:fldCharType="separate"/>
          </w:r>
          <w:ins w:id="125" w:author="Rajo" w:date="2018-06-17T16:40:00Z">
            <w:r w:rsidR="00803111">
              <w:rPr>
                <w:noProof/>
              </w:rPr>
              <w:t>28</w:t>
            </w:r>
          </w:ins>
          <w:del w:id="126" w:author="Rajo" w:date="2018-06-17T16:40:00Z">
            <w:r w:rsidR="00CC5052" w:rsidDel="00803111">
              <w:rPr>
                <w:noProof/>
              </w:rPr>
              <w:delText>24</w:delText>
            </w:r>
          </w:del>
          <w:r w:rsidR="00CC5052">
            <w:rPr>
              <w:noProof/>
            </w:rPr>
            <w:fldChar w:fldCharType="end"/>
          </w:r>
          <w:r>
            <w:rPr>
              <w:noProof/>
            </w:rPr>
            <w:fldChar w:fldCharType="end"/>
          </w:r>
        </w:p>
        <w:p w14:paraId="66014B72" w14:textId="06848C31"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"_Toc511154442" </w:instrText>
          </w:r>
          <w:r>
            <w:rPr>
              <w:rStyle w:val="Hyperlink"/>
              <w:lang w:val="bs-Latn-BA"/>
            </w:rPr>
            <w:fldChar w:fldCharType="separate"/>
          </w:r>
          <w:r w:rsidR="00CC5052">
            <w:rPr>
              <w:rStyle w:val="Hyperlink"/>
              <w:noProof/>
              <w:lang w:val="bs-Latn-BA"/>
            </w:rPr>
            <w:t>8.1.3</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_Toc511154442 \h </w:instrText>
          </w:r>
          <w:r w:rsidR="00CC5052">
            <w:rPr>
              <w:noProof/>
            </w:rPr>
          </w:r>
          <w:r w:rsidR="00CC5052">
            <w:rPr>
              <w:noProof/>
            </w:rPr>
            <w:fldChar w:fldCharType="separate"/>
          </w:r>
          <w:ins w:id="127" w:author="Rajo" w:date="2018-06-17T16:40:00Z">
            <w:r w:rsidR="00803111">
              <w:rPr>
                <w:noProof/>
              </w:rPr>
              <w:t>29</w:t>
            </w:r>
          </w:ins>
          <w:del w:id="128" w:author="Rajo" w:date="2018-06-17T16:40:00Z">
            <w:r w:rsidR="00CC5052" w:rsidDel="00803111">
              <w:rPr>
                <w:noProof/>
              </w:rPr>
              <w:delText>25</w:delText>
            </w:r>
          </w:del>
          <w:r w:rsidR="00CC5052">
            <w:rPr>
              <w:noProof/>
            </w:rPr>
            <w:fldChar w:fldCharType="end"/>
          </w:r>
          <w:r>
            <w:rPr>
              <w:noProof/>
            </w:rPr>
            <w:fldChar w:fldCharType="end"/>
          </w:r>
        </w:p>
        <w:p w14:paraId="5AB84B2D" w14:textId="595DF5BB"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"_Toc511154443" </w:instrText>
          </w:r>
          <w:r>
            <w:rPr>
              <w:rStyle w:val="Hyperlink"/>
              <w:lang w:val="bs-Latn-BA"/>
            </w:rPr>
            <w:fldChar w:fldCharType="separate"/>
          </w:r>
          <w:r w:rsidR="00CC5052">
            <w:rPr>
              <w:rStyle w:val="Hyperlink"/>
              <w:noProof/>
              <w:lang w:val="bs-Latn-BA"/>
            </w:rPr>
            <w:t>8.1.4</w:t>
          </w:r>
          <w:r w:rsidR="00CC5052">
            <w:rPr>
              <w:rFonts w:asciiTheme="minorHAnsi" w:eastAsiaTheme="minorEastAsia" w:hAnsiTheme="minorHAnsi"/>
              <w:noProof/>
              <w:sz w:val="22"/>
            </w:rPr>
            <w:tab/>
          </w:r>
          <w:r w:rsidR="00CC5052">
            <w:rPr>
              <w:rStyle w:val="Hyperlink"/>
              <w:noProof/>
              <w:lang w:val="bs-Latn-BA"/>
            </w:rPr>
            <w:t>Protokoli</w:t>
          </w:r>
          <w:r w:rsidR="00CC5052">
            <w:rPr>
              <w:noProof/>
            </w:rPr>
            <w:tab/>
          </w:r>
          <w:r w:rsidR="00CC5052">
            <w:rPr>
              <w:noProof/>
            </w:rPr>
            <w:fldChar w:fldCharType="begin"/>
          </w:r>
          <w:r w:rsidR="00CC5052">
            <w:rPr>
              <w:noProof/>
            </w:rPr>
            <w:instrText xml:space="preserve"> PAGEREF _Toc511154443 \h </w:instrText>
          </w:r>
          <w:r w:rsidR="00CC5052">
            <w:rPr>
              <w:noProof/>
            </w:rPr>
          </w:r>
          <w:r w:rsidR="00CC5052">
            <w:rPr>
              <w:noProof/>
            </w:rPr>
            <w:fldChar w:fldCharType="separate"/>
          </w:r>
          <w:ins w:id="129" w:author="Rajo" w:date="2018-06-17T16:40:00Z">
            <w:r w:rsidR="00803111">
              <w:rPr>
                <w:noProof/>
              </w:rPr>
              <w:t>30</w:t>
            </w:r>
          </w:ins>
          <w:del w:id="130" w:author="Rajo" w:date="2018-06-17T16:40:00Z">
            <w:r w:rsidR="00CC5052" w:rsidDel="00803111">
              <w:rPr>
                <w:noProof/>
              </w:rPr>
              <w:delText>27</w:delText>
            </w:r>
          </w:del>
          <w:r w:rsidR="00CC5052">
            <w:rPr>
              <w:noProof/>
            </w:rPr>
            <w:fldChar w:fldCharType="end"/>
          </w:r>
          <w:r>
            <w:rPr>
              <w:noProof/>
            </w:rPr>
            <w:fldChar w:fldCharType="end"/>
          </w:r>
        </w:p>
        <w:p w14:paraId="6B28D35D" w14:textId="5E2E38D1" w:rsidR="00E94ADE" w:rsidRDefault="00317C63">
          <w:pPr>
            <w:pStyle w:val="TOC2"/>
            <w:rPr>
              <w:rFonts w:asciiTheme="minorHAnsi" w:eastAsiaTheme="minorEastAsia" w:hAnsiTheme="minorHAnsi"/>
              <w:noProof/>
              <w:sz w:val="22"/>
            </w:rPr>
          </w:pPr>
          <w:r>
            <w:rPr>
              <w:rStyle w:val="Hyperlink"/>
              <w:lang w:val="bs-Latn-BA"/>
            </w:rPr>
            <w:lastRenderedPageBreak/>
            <w:fldChar w:fldCharType="begin"/>
          </w:r>
          <w:r>
            <w:rPr>
              <w:rStyle w:val="Hyperlink"/>
              <w:noProof/>
              <w:lang w:val="bs-Latn-BA"/>
            </w:rPr>
            <w:instrText xml:space="preserve"> HYPERLINK \l "_Toc511154444" </w:instrText>
          </w:r>
          <w:r>
            <w:rPr>
              <w:rStyle w:val="Hyperlink"/>
              <w:lang w:val="bs-Latn-BA"/>
            </w:rPr>
            <w:fldChar w:fldCharType="separate"/>
          </w:r>
          <w:r w:rsidR="00CC5052">
            <w:rPr>
              <w:rStyle w:val="Hyperlink"/>
              <w:noProof/>
              <w:lang w:val="bs-Latn-BA"/>
            </w:rPr>
            <w:t>8.2</w:t>
          </w:r>
          <w:r w:rsidR="00CC5052">
            <w:rPr>
              <w:rFonts w:asciiTheme="minorHAnsi" w:eastAsiaTheme="minorEastAsia" w:hAnsiTheme="minorHAnsi"/>
              <w:noProof/>
              <w:sz w:val="22"/>
            </w:rPr>
            <w:tab/>
          </w:r>
          <w:r w:rsidR="00CC5052">
            <w:rPr>
              <w:rStyle w:val="Hyperlink"/>
              <w:noProof/>
              <w:lang w:val="bs-Latn-BA"/>
            </w:rPr>
            <w:t>Shibboleth</w:t>
          </w:r>
          <w:r w:rsidR="00CC5052">
            <w:rPr>
              <w:noProof/>
            </w:rPr>
            <w:tab/>
          </w:r>
          <w:r w:rsidR="00CC5052">
            <w:rPr>
              <w:noProof/>
            </w:rPr>
            <w:fldChar w:fldCharType="begin"/>
          </w:r>
          <w:r w:rsidR="00CC5052">
            <w:rPr>
              <w:noProof/>
            </w:rPr>
            <w:instrText xml:space="preserve"> PAGEREF _Toc511154444 \h </w:instrText>
          </w:r>
          <w:r w:rsidR="00CC5052">
            <w:rPr>
              <w:noProof/>
            </w:rPr>
          </w:r>
          <w:r w:rsidR="00CC5052">
            <w:rPr>
              <w:noProof/>
            </w:rPr>
            <w:fldChar w:fldCharType="separate"/>
          </w:r>
          <w:ins w:id="131" w:author="Rajo" w:date="2018-06-17T16:40:00Z">
            <w:r w:rsidR="00803111">
              <w:rPr>
                <w:noProof/>
              </w:rPr>
              <w:t>32</w:t>
            </w:r>
          </w:ins>
          <w:del w:id="132" w:author="Rajo" w:date="2018-06-17T16:40:00Z">
            <w:r w:rsidR="00CC5052" w:rsidDel="00803111">
              <w:rPr>
                <w:noProof/>
              </w:rPr>
              <w:delText>27</w:delText>
            </w:r>
          </w:del>
          <w:r w:rsidR="00CC5052">
            <w:rPr>
              <w:noProof/>
            </w:rPr>
            <w:fldChar w:fldCharType="end"/>
          </w:r>
          <w:r>
            <w:rPr>
              <w:noProof/>
            </w:rPr>
            <w:fldChar w:fldCharType="end"/>
          </w:r>
        </w:p>
        <w:p w14:paraId="184184B5" w14:textId="624DE6F8"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"_Toc511154445" </w:instrText>
          </w:r>
          <w:r>
            <w:rPr>
              <w:rStyle w:val="Hyperlink"/>
              <w:lang w:val="bs-Latn-BA"/>
            </w:rPr>
            <w:fldChar w:fldCharType="separate"/>
          </w:r>
          <w:r w:rsidR="00CC5052">
            <w:rPr>
              <w:rStyle w:val="Hyperlink"/>
              <w:noProof/>
              <w:lang w:val="bs-Latn-BA"/>
            </w:rPr>
            <w:t>8.2.1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_Toc511154445 \h </w:instrText>
          </w:r>
          <w:r w:rsidR="00CC5052">
            <w:rPr>
              <w:noProof/>
            </w:rPr>
          </w:r>
          <w:r w:rsidR="00CC5052">
            <w:rPr>
              <w:noProof/>
            </w:rPr>
            <w:fldChar w:fldCharType="separate"/>
          </w:r>
          <w:ins w:id="133" w:author="Rajo" w:date="2018-06-17T16:40:00Z">
            <w:r w:rsidR="00803111">
              <w:rPr>
                <w:noProof/>
              </w:rPr>
              <w:t>32</w:t>
            </w:r>
          </w:ins>
          <w:del w:id="134" w:author="Rajo" w:date="2018-06-17T16:40:00Z">
            <w:r w:rsidR="00CC5052" w:rsidDel="00803111">
              <w:rPr>
                <w:noProof/>
              </w:rPr>
              <w:delText>28</w:delText>
            </w:r>
          </w:del>
          <w:r w:rsidR="00CC5052">
            <w:rPr>
              <w:noProof/>
            </w:rPr>
            <w:fldChar w:fldCharType="end"/>
          </w:r>
          <w:r>
            <w:rPr>
              <w:noProof/>
            </w:rPr>
            <w:fldChar w:fldCharType="end"/>
          </w:r>
        </w:p>
        <w:p w14:paraId="248CD937" w14:textId="36211FD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"_Toc511154446" </w:instrText>
          </w:r>
          <w:r>
            <w:rPr>
              <w:rStyle w:val="Hyperlink"/>
              <w:lang w:val="bs-Latn-BA"/>
            </w:rPr>
            <w:fldChar w:fldCharType="separate"/>
          </w:r>
          <w:r w:rsidR="00CC5052">
            <w:rPr>
              <w:rStyle w:val="Hyperlink"/>
              <w:noProof/>
              <w:lang w:val="bs-Latn-BA"/>
            </w:rPr>
            <w:t>8.2.2</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_Toc511154446 \h </w:instrText>
          </w:r>
          <w:r w:rsidR="00CC5052">
            <w:rPr>
              <w:noProof/>
            </w:rPr>
          </w:r>
          <w:r w:rsidR="00CC5052">
            <w:rPr>
              <w:noProof/>
            </w:rPr>
            <w:fldChar w:fldCharType="separate"/>
          </w:r>
          <w:ins w:id="135" w:author="Rajo" w:date="2018-06-17T16:40:00Z">
            <w:r w:rsidR="00803111">
              <w:rPr>
                <w:noProof/>
              </w:rPr>
              <w:t>33</w:t>
            </w:r>
          </w:ins>
          <w:del w:id="136" w:author="Rajo" w:date="2018-06-17T16:40:00Z">
            <w:r w:rsidR="00CC5052" w:rsidDel="00803111">
              <w:rPr>
                <w:noProof/>
              </w:rPr>
              <w:delText>28</w:delText>
            </w:r>
          </w:del>
          <w:r w:rsidR="00CC5052">
            <w:rPr>
              <w:noProof/>
            </w:rPr>
            <w:fldChar w:fldCharType="end"/>
          </w:r>
          <w:r>
            <w:rPr>
              <w:noProof/>
            </w:rPr>
            <w:fldChar w:fldCharType="end"/>
          </w:r>
        </w:p>
        <w:p w14:paraId="4A75D511" w14:textId="4B6BB5CD"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"_Toc511154447" </w:instrText>
          </w:r>
          <w:r>
            <w:rPr>
              <w:rStyle w:val="Hyperlink"/>
              <w:lang w:val="bs-Latn-BA"/>
            </w:rPr>
            <w:fldChar w:fldCharType="separate"/>
          </w:r>
          <w:r w:rsidR="00CC5052">
            <w:rPr>
              <w:rStyle w:val="Hyperlink"/>
              <w:noProof/>
              <w:lang w:val="bs-Latn-BA"/>
            </w:rPr>
            <w:t>8.2.3</w:t>
          </w:r>
          <w:r w:rsidR="00CC5052">
            <w:rPr>
              <w:rFonts w:asciiTheme="minorHAnsi" w:eastAsiaTheme="minorEastAsia" w:hAnsiTheme="minorHAnsi"/>
              <w:noProof/>
              <w:sz w:val="22"/>
            </w:rPr>
            <w:tab/>
          </w:r>
          <w:r w:rsidR="00CC5052">
            <w:rPr>
              <w:rStyle w:val="Hyperlink"/>
              <w:noProof/>
              <w:lang w:val="bs-Latn-BA"/>
            </w:rPr>
            <w:t>Provajder identiteta – IdP</w:t>
          </w:r>
          <w:r w:rsidR="00CC5052">
            <w:rPr>
              <w:noProof/>
            </w:rPr>
            <w:tab/>
          </w:r>
          <w:r w:rsidR="00CC5052">
            <w:rPr>
              <w:noProof/>
            </w:rPr>
            <w:fldChar w:fldCharType="begin"/>
          </w:r>
          <w:r w:rsidR="00CC5052">
            <w:rPr>
              <w:noProof/>
            </w:rPr>
            <w:instrText xml:space="preserve"> PAGEREF _Toc511154447 \h </w:instrText>
          </w:r>
          <w:r w:rsidR="00CC5052">
            <w:rPr>
              <w:noProof/>
            </w:rPr>
          </w:r>
          <w:r w:rsidR="00CC5052">
            <w:rPr>
              <w:noProof/>
            </w:rPr>
            <w:fldChar w:fldCharType="separate"/>
          </w:r>
          <w:ins w:id="137" w:author="Rajo" w:date="2018-06-17T16:40:00Z">
            <w:r w:rsidR="00803111">
              <w:rPr>
                <w:noProof/>
              </w:rPr>
              <w:t>34</w:t>
            </w:r>
          </w:ins>
          <w:del w:id="138" w:author="Rajo" w:date="2018-06-17T16:40:00Z">
            <w:r w:rsidR="00CC5052" w:rsidDel="00803111">
              <w:rPr>
                <w:noProof/>
              </w:rPr>
              <w:delText>29</w:delText>
            </w:r>
          </w:del>
          <w:r w:rsidR="00CC5052">
            <w:rPr>
              <w:noProof/>
            </w:rPr>
            <w:fldChar w:fldCharType="end"/>
          </w:r>
          <w:r>
            <w:rPr>
              <w:noProof/>
            </w:rPr>
            <w:fldChar w:fldCharType="end"/>
          </w:r>
        </w:p>
        <w:p w14:paraId="257BCEF6" w14:textId="3BD032F2"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"_Toc511154448" </w:instrText>
          </w:r>
          <w:r>
            <w:rPr>
              <w:rStyle w:val="Hyperlink"/>
              <w:lang w:val="bs-Latn-BA"/>
            </w:rPr>
            <w:fldChar w:fldCharType="separate"/>
          </w:r>
          <w:r w:rsidR="00CC5052">
            <w:rPr>
              <w:rStyle w:val="Hyperlink"/>
              <w:noProof/>
              <w:lang w:val="bs-Latn-BA"/>
            </w:rPr>
            <w:t>8.2.4</w:t>
          </w:r>
          <w:r w:rsidR="00CC5052">
            <w:rPr>
              <w:rFonts w:asciiTheme="minorHAnsi" w:eastAsiaTheme="minorEastAsia" w:hAnsiTheme="minorHAnsi"/>
              <w:noProof/>
              <w:sz w:val="22"/>
            </w:rPr>
            <w:tab/>
          </w:r>
          <w:r w:rsidR="00CC5052">
            <w:rPr>
              <w:rStyle w:val="Hyperlink"/>
              <w:noProof/>
              <w:lang w:val="bs-Latn-BA"/>
            </w:rPr>
            <w:t>Servis provajder – SP</w:t>
          </w:r>
          <w:r w:rsidR="00CC5052">
            <w:rPr>
              <w:noProof/>
            </w:rPr>
            <w:tab/>
          </w:r>
          <w:r w:rsidR="00CC5052">
            <w:rPr>
              <w:noProof/>
            </w:rPr>
            <w:fldChar w:fldCharType="begin"/>
          </w:r>
          <w:r w:rsidR="00CC5052">
            <w:rPr>
              <w:noProof/>
            </w:rPr>
            <w:instrText xml:space="preserve"> PAGEREF _Toc511154448 \h </w:instrText>
          </w:r>
          <w:r w:rsidR="00CC5052">
            <w:rPr>
              <w:noProof/>
            </w:rPr>
          </w:r>
          <w:r w:rsidR="00CC5052">
            <w:rPr>
              <w:noProof/>
            </w:rPr>
            <w:fldChar w:fldCharType="separate"/>
          </w:r>
          <w:ins w:id="139" w:author="Rajo" w:date="2018-06-17T16:40:00Z">
            <w:r w:rsidR="00803111">
              <w:rPr>
                <w:noProof/>
              </w:rPr>
              <w:t>35</w:t>
            </w:r>
          </w:ins>
          <w:del w:id="140" w:author="Rajo" w:date="2018-06-17T16:40:00Z">
            <w:r w:rsidR="00CC5052" w:rsidDel="00803111">
              <w:rPr>
                <w:noProof/>
              </w:rPr>
              <w:delText>30</w:delText>
            </w:r>
          </w:del>
          <w:r w:rsidR="00CC5052">
            <w:rPr>
              <w:noProof/>
            </w:rPr>
            <w:fldChar w:fldCharType="end"/>
          </w:r>
          <w:r>
            <w:rPr>
              <w:noProof/>
            </w:rPr>
            <w:fldChar w:fldCharType="end"/>
          </w:r>
        </w:p>
        <w:p w14:paraId="19BF686B" w14:textId="403A8294"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"_Toc511154449" </w:instrText>
          </w:r>
          <w:r>
            <w:rPr>
              <w:rStyle w:val="Hyperlink"/>
              <w:lang w:val="bs-Latn-BA"/>
            </w:rPr>
            <w:fldChar w:fldCharType="separate"/>
          </w:r>
          <w:r w:rsidR="00CC5052">
            <w:rPr>
              <w:rStyle w:val="Hyperlink"/>
              <w:noProof/>
              <w:lang w:val="bs-Latn-BA"/>
            </w:rPr>
            <w:t>8.3</w:t>
          </w:r>
          <w:r w:rsidR="00CC5052">
            <w:rPr>
              <w:rFonts w:asciiTheme="minorHAnsi" w:eastAsiaTheme="minorEastAsia" w:hAnsiTheme="minorHAnsi"/>
              <w:noProof/>
              <w:sz w:val="22"/>
            </w:rPr>
            <w:tab/>
          </w:r>
          <w:r w:rsidR="00CC5052">
            <w:rPr>
              <w:rStyle w:val="Hyperlink"/>
              <w:noProof/>
              <w:lang w:val="bs-Latn-BA"/>
            </w:rPr>
            <w:t>WSO2 Identity Server</w:t>
          </w:r>
          <w:r w:rsidR="00CC5052">
            <w:rPr>
              <w:noProof/>
            </w:rPr>
            <w:tab/>
          </w:r>
          <w:r w:rsidR="00CC5052">
            <w:rPr>
              <w:noProof/>
            </w:rPr>
            <w:fldChar w:fldCharType="begin"/>
          </w:r>
          <w:r w:rsidR="00CC5052">
            <w:rPr>
              <w:noProof/>
            </w:rPr>
            <w:instrText xml:space="preserve"> PAGEREF _Toc511154449 \h </w:instrText>
          </w:r>
          <w:r w:rsidR="00CC5052">
            <w:rPr>
              <w:noProof/>
            </w:rPr>
          </w:r>
          <w:r w:rsidR="00CC5052">
            <w:rPr>
              <w:noProof/>
            </w:rPr>
            <w:fldChar w:fldCharType="separate"/>
          </w:r>
          <w:ins w:id="141" w:author="Rajo" w:date="2018-06-17T16:40:00Z">
            <w:r w:rsidR="00803111">
              <w:rPr>
                <w:noProof/>
              </w:rPr>
              <w:t>35</w:t>
            </w:r>
          </w:ins>
          <w:del w:id="142" w:author="Rajo" w:date="2018-06-17T16:40:00Z">
            <w:r w:rsidR="00CC5052" w:rsidDel="00803111">
              <w:rPr>
                <w:noProof/>
              </w:rPr>
              <w:delText>31</w:delText>
            </w:r>
          </w:del>
          <w:r w:rsidR="00CC5052">
            <w:rPr>
              <w:noProof/>
            </w:rPr>
            <w:fldChar w:fldCharType="end"/>
          </w:r>
          <w:r>
            <w:rPr>
              <w:noProof/>
            </w:rPr>
            <w:fldChar w:fldCharType="end"/>
          </w:r>
        </w:p>
        <w:p w14:paraId="5F159B6C" w14:textId="46DA741A"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"_Toc511154450" </w:instrText>
          </w:r>
          <w:r>
            <w:rPr>
              <w:rStyle w:val="Hyperlink"/>
              <w:lang w:val="bs-Latn-BA"/>
            </w:rPr>
            <w:fldChar w:fldCharType="separate"/>
          </w:r>
          <w:r w:rsidR="00CC5052">
            <w:rPr>
              <w:rStyle w:val="Hyperlink"/>
              <w:noProof/>
              <w:lang w:val="bs-Latn-BA"/>
            </w:rPr>
            <w:t>8.3.1</w:t>
          </w:r>
          <w:r w:rsidR="00CC5052">
            <w:rPr>
              <w:rFonts w:asciiTheme="minorHAnsi" w:eastAsiaTheme="minorEastAsia" w:hAnsiTheme="minorHAnsi"/>
              <w:noProof/>
              <w:sz w:val="22"/>
            </w:rPr>
            <w:tab/>
          </w:r>
          <w:r w:rsidR="00CC5052">
            <w:rPr>
              <w:rStyle w:val="Hyperlink"/>
              <w:noProof/>
              <w:lang w:val="bs-Latn-BA"/>
            </w:rPr>
            <w:t>Osnovne karakteristike</w:t>
          </w:r>
          <w:r w:rsidR="00CC5052">
            <w:rPr>
              <w:noProof/>
            </w:rPr>
            <w:tab/>
          </w:r>
          <w:r w:rsidR="00CC5052">
            <w:rPr>
              <w:noProof/>
            </w:rPr>
            <w:fldChar w:fldCharType="begin"/>
          </w:r>
          <w:r w:rsidR="00CC5052">
            <w:rPr>
              <w:noProof/>
            </w:rPr>
            <w:instrText xml:space="preserve"> PAGEREF _Toc511154450 \h </w:instrText>
          </w:r>
          <w:r w:rsidR="00CC5052">
            <w:rPr>
              <w:noProof/>
            </w:rPr>
          </w:r>
          <w:r w:rsidR="00CC5052">
            <w:rPr>
              <w:noProof/>
            </w:rPr>
            <w:fldChar w:fldCharType="separate"/>
          </w:r>
          <w:ins w:id="143" w:author="Rajo" w:date="2018-06-17T16:40:00Z">
            <w:r w:rsidR="00803111">
              <w:rPr>
                <w:noProof/>
              </w:rPr>
              <w:t>35</w:t>
            </w:r>
          </w:ins>
          <w:del w:id="144" w:author="Rajo" w:date="2018-06-17T16:40:00Z">
            <w:r w:rsidR="00CC5052" w:rsidDel="00803111">
              <w:rPr>
                <w:noProof/>
              </w:rPr>
              <w:delText>31</w:delText>
            </w:r>
          </w:del>
          <w:r w:rsidR="00CC5052">
            <w:rPr>
              <w:noProof/>
            </w:rPr>
            <w:fldChar w:fldCharType="end"/>
          </w:r>
          <w:r>
            <w:rPr>
              <w:noProof/>
            </w:rPr>
            <w:fldChar w:fldCharType="end"/>
          </w:r>
        </w:p>
        <w:p w14:paraId="5AF8742C" w14:textId="62FDAA30"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"_Toc511154451" </w:instrText>
          </w:r>
          <w:r>
            <w:rPr>
              <w:rStyle w:val="Hyperlink"/>
              <w:lang w:val="bs-Latn-BA"/>
            </w:rPr>
            <w:fldChar w:fldCharType="separate"/>
          </w:r>
          <w:r w:rsidR="00CC5052">
            <w:rPr>
              <w:rStyle w:val="Hyperlink"/>
              <w:noProof/>
              <w:lang w:val="bs-Latn-BA"/>
            </w:rPr>
            <w:t>8.3.2</w:t>
          </w:r>
          <w:r w:rsidR="00CC5052">
            <w:rPr>
              <w:rFonts w:asciiTheme="minorHAnsi" w:eastAsiaTheme="minorEastAsia" w:hAnsiTheme="minorHAnsi"/>
              <w:noProof/>
              <w:sz w:val="22"/>
            </w:rPr>
            <w:tab/>
          </w:r>
          <w:r w:rsidR="00CC5052">
            <w:rPr>
              <w:rStyle w:val="Hyperlink"/>
              <w:noProof/>
              <w:lang w:val="bs-Latn-BA"/>
            </w:rPr>
            <w:t>Arhitektura</w:t>
          </w:r>
          <w:r w:rsidR="00CC5052">
            <w:rPr>
              <w:noProof/>
            </w:rPr>
            <w:tab/>
          </w:r>
          <w:r w:rsidR="00CC5052">
            <w:rPr>
              <w:noProof/>
            </w:rPr>
            <w:fldChar w:fldCharType="begin"/>
          </w:r>
          <w:r w:rsidR="00CC5052">
            <w:rPr>
              <w:noProof/>
            </w:rPr>
            <w:instrText xml:space="preserve"> PAGEREF _Toc511154451 \h </w:instrText>
          </w:r>
          <w:r w:rsidR="00CC5052">
            <w:rPr>
              <w:noProof/>
            </w:rPr>
          </w:r>
          <w:r w:rsidR="00CC5052">
            <w:rPr>
              <w:noProof/>
            </w:rPr>
            <w:fldChar w:fldCharType="separate"/>
          </w:r>
          <w:ins w:id="145" w:author="Rajo" w:date="2018-06-17T16:40:00Z">
            <w:r w:rsidR="00803111">
              <w:rPr>
                <w:noProof/>
              </w:rPr>
              <w:t>36</w:t>
            </w:r>
          </w:ins>
          <w:del w:id="146" w:author="Rajo" w:date="2018-06-17T16:40:00Z">
            <w:r w:rsidR="00CC5052" w:rsidDel="00803111">
              <w:rPr>
                <w:noProof/>
              </w:rPr>
              <w:delText>32</w:delText>
            </w:r>
          </w:del>
          <w:r w:rsidR="00CC5052">
            <w:rPr>
              <w:noProof/>
            </w:rPr>
            <w:fldChar w:fldCharType="end"/>
          </w:r>
          <w:r>
            <w:rPr>
              <w:noProof/>
            </w:rPr>
            <w:fldChar w:fldCharType="end"/>
          </w:r>
        </w:p>
        <w:p w14:paraId="088D9215" w14:textId="43B60B8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"_Toc511154452" </w:instrText>
          </w:r>
          <w:r>
            <w:rPr>
              <w:rStyle w:val="Hyperlink"/>
              <w:lang w:val="bs-Latn-BA"/>
            </w:rPr>
            <w:fldChar w:fldCharType="separate"/>
          </w:r>
          <w:r w:rsidR="00CC5052">
            <w:rPr>
              <w:rStyle w:val="Hyperlink"/>
              <w:noProof/>
              <w:lang w:val="bs-Latn-BA"/>
            </w:rPr>
            <w:t>8.3.3</w:t>
          </w:r>
          <w:r w:rsidR="00CC5052">
            <w:rPr>
              <w:rFonts w:asciiTheme="minorHAnsi" w:eastAsiaTheme="minorEastAsia" w:hAnsiTheme="minorHAnsi"/>
              <w:noProof/>
              <w:sz w:val="22"/>
            </w:rPr>
            <w:tab/>
          </w:r>
          <w:r w:rsidR="00CC5052">
            <w:rPr>
              <w:rStyle w:val="Hyperlink"/>
              <w:noProof/>
              <w:lang w:val="bs-Latn-BA"/>
            </w:rPr>
            <w:t>Servis provajder – SP</w:t>
          </w:r>
          <w:r w:rsidR="00CC5052">
            <w:rPr>
              <w:noProof/>
            </w:rPr>
            <w:tab/>
          </w:r>
          <w:r w:rsidR="00CC5052">
            <w:rPr>
              <w:noProof/>
            </w:rPr>
            <w:fldChar w:fldCharType="begin"/>
          </w:r>
          <w:r w:rsidR="00CC5052">
            <w:rPr>
              <w:noProof/>
            </w:rPr>
            <w:instrText xml:space="preserve"> PAGEREF _Toc511154452 \h </w:instrText>
          </w:r>
          <w:r w:rsidR="00CC5052">
            <w:rPr>
              <w:noProof/>
            </w:rPr>
          </w:r>
          <w:r w:rsidR="00CC5052">
            <w:rPr>
              <w:noProof/>
            </w:rPr>
            <w:fldChar w:fldCharType="separate"/>
          </w:r>
          <w:ins w:id="147" w:author="Rajo" w:date="2018-06-17T16:40:00Z">
            <w:r w:rsidR="00803111">
              <w:rPr>
                <w:noProof/>
              </w:rPr>
              <w:t>38</w:t>
            </w:r>
          </w:ins>
          <w:del w:id="148" w:author="Rajo" w:date="2018-06-17T16:40:00Z">
            <w:r w:rsidR="00CC5052" w:rsidDel="00803111">
              <w:rPr>
                <w:noProof/>
              </w:rPr>
              <w:delText>34</w:delText>
            </w:r>
          </w:del>
          <w:r w:rsidR="00CC5052">
            <w:rPr>
              <w:noProof/>
            </w:rPr>
            <w:fldChar w:fldCharType="end"/>
          </w:r>
          <w:r>
            <w:rPr>
              <w:noProof/>
            </w:rPr>
            <w:fldChar w:fldCharType="end"/>
          </w:r>
        </w:p>
        <w:p w14:paraId="3A29D7CB" w14:textId="40E04CBC"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"_Toc511154453" </w:instrText>
          </w:r>
          <w:r>
            <w:rPr>
              <w:rStyle w:val="Hyperlink"/>
              <w:lang w:val="bs-Latn-BA"/>
            </w:rPr>
            <w:fldChar w:fldCharType="separate"/>
          </w:r>
          <w:r w:rsidR="00CC5052">
            <w:rPr>
              <w:rStyle w:val="Hyperlink"/>
              <w:noProof/>
              <w:lang w:val="bs-Latn-BA"/>
            </w:rPr>
            <w:t>8.3.4</w:t>
          </w:r>
          <w:r w:rsidR="00CC5052">
            <w:rPr>
              <w:rFonts w:asciiTheme="minorHAnsi" w:eastAsiaTheme="minorEastAsia" w:hAnsiTheme="minorHAnsi"/>
              <w:noProof/>
              <w:sz w:val="22"/>
            </w:rPr>
            <w:tab/>
          </w:r>
          <w:r w:rsidR="00CC5052">
            <w:rPr>
              <w:rStyle w:val="Hyperlink"/>
              <w:noProof/>
              <w:lang w:val="bs-Latn-BA"/>
            </w:rPr>
            <w:t>Protokoli</w:t>
          </w:r>
          <w:r w:rsidR="00CC5052">
            <w:rPr>
              <w:noProof/>
            </w:rPr>
            <w:tab/>
          </w:r>
          <w:r w:rsidR="00CC5052">
            <w:rPr>
              <w:noProof/>
            </w:rPr>
            <w:fldChar w:fldCharType="begin"/>
          </w:r>
          <w:r w:rsidR="00CC5052">
            <w:rPr>
              <w:noProof/>
            </w:rPr>
            <w:instrText xml:space="preserve"> PAGEREF _Toc511154453 \h </w:instrText>
          </w:r>
          <w:r w:rsidR="00CC5052">
            <w:rPr>
              <w:noProof/>
            </w:rPr>
          </w:r>
          <w:r w:rsidR="00CC5052">
            <w:rPr>
              <w:noProof/>
            </w:rPr>
            <w:fldChar w:fldCharType="separate"/>
          </w:r>
          <w:ins w:id="149" w:author="Rajo" w:date="2018-06-17T16:40:00Z">
            <w:r w:rsidR="00803111">
              <w:rPr>
                <w:noProof/>
              </w:rPr>
              <w:t>38</w:t>
            </w:r>
          </w:ins>
          <w:del w:id="150" w:author="Rajo" w:date="2018-06-17T16:40:00Z">
            <w:r w:rsidR="00CC5052" w:rsidDel="00803111">
              <w:rPr>
                <w:noProof/>
              </w:rPr>
              <w:delText>34</w:delText>
            </w:r>
          </w:del>
          <w:r w:rsidR="00CC5052">
            <w:rPr>
              <w:noProof/>
            </w:rPr>
            <w:fldChar w:fldCharType="end"/>
          </w:r>
          <w:r>
            <w:rPr>
              <w:noProof/>
            </w:rPr>
            <w:fldChar w:fldCharType="end"/>
          </w:r>
        </w:p>
        <w:p w14:paraId="72484802" w14:textId="4B34B479"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"_Toc511154454" </w:instrText>
          </w:r>
          <w:r>
            <w:rPr>
              <w:rStyle w:val="Hyperlink"/>
              <w:lang w:val="bs-Latn-BA"/>
            </w:rPr>
            <w:fldChar w:fldCharType="separate"/>
          </w:r>
          <w:r w:rsidR="00CC5052">
            <w:rPr>
              <w:rStyle w:val="Hyperlink"/>
              <w:noProof/>
              <w:lang w:val="bs-Latn-BA"/>
            </w:rPr>
            <w:t>9.</w:t>
          </w:r>
          <w:r w:rsidR="00CC5052">
            <w:rPr>
              <w:rFonts w:asciiTheme="minorHAnsi" w:eastAsiaTheme="minorEastAsia" w:hAnsiTheme="minorHAnsi"/>
              <w:noProof/>
              <w:sz w:val="22"/>
            </w:rPr>
            <w:tab/>
          </w:r>
          <w:r w:rsidR="00CC5052">
            <w:rPr>
              <w:rStyle w:val="Hyperlink"/>
              <w:noProof/>
              <w:lang w:val="bs-Latn-BA"/>
            </w:rPr>
            <w:t>IZBOR STRATEGIJE ZA REALIZACIJU SSO SERVERA</w:t>
          </w:r>
          <w:r w:rsidR="00CC5052">
            <w:rPr>
              <w:noProof/>
            </w:rPr>
            <w:tab/>
          </w:r>
          <w:r w:rsidR="00CC5052">
            <w:rPr>
              <w:noProof/>
            </w:rPr>
            <w:fldChar w:fldCharType="begin"/>
          </w:r>
          <w:r w:rsidR="00CC5052">
            <w:rPr>
              <w:noProof/>
            </w:rPr>
            <w:instrText xml:space="preserve"> PAGEREF _Toc511154454 \h </w:instrText>
          </w:r>
          <w:r w:rsidR="00CC5052">
            <w:rPr>
              <w:noProof/>
            </w:rPr>
          </w:r>
          <w:r w:rsidR="00CC5052">
            <w:rPr>
              <w:noProof/>
            </w:rPr>
            <w:fldChar w:fldCharType="separate"/>
          </w:r>
          <w:ins w:id="151" w:author="Rajo" w:date="2018-06-17T16:40:00Z">
            <w:r w:rsidR="00803111">
              <w:rPr>
                <w:noProof/>
              </w:rPr>
              <w:t>39</w:t>
            </w:r>
          </w:ins>
          <w:del w:id="152" w:author="Rajo" w:date="2018-06-17T16:40:00Z">
            <w:r w:rsidR="00CC5052" w:rsidDel="00803111">
              <w:rPr>
                <w:noProof/>
              </w:rPr>
              <w:delText>35</w:delText>
            </w:r>
          </w:del>
          <w:r w:rsidR="00CC5052">
            <w:rPr>
              <w:noProof/>
            </w:rPr>
            <w:fldChar w:fldCharType="end"/>
          </w:r>
          <w:r>
            <w:rPr>
              <w:noProof/>
            </w:rPr>
            <w:fldChar w:fldCharType="end"/>
          </w:r>
        </w:p>
        <w:p w14:paraId="59FF5695" w14:textId="52104E78"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"_Toc511154455" </w:instrText>
          </w:r>
          <w:r>
            <w:rPr>
              <w:rStyle w:val="Hyperlink"/>
              <w:lang w:val="bs-Latn-BA"/>
            </w:rPr>
            <w:fldChar w:fldCharType="separate"/>
          </w:r>
          <w:r w:rsidR="00CC5052">
            <w:rPr>
              <w:rStyle w:val="Hyperlink"/>
              <w:noProof/>
              <w:lang w:val="bs-Latn-BA"/>
            </w:rPr>
            <w:t>9.1</w:t>
          </w:r>
          <w:r w:rsidR="00CC5052">
            <w:rPr>
              <w:rFonts w:asciiTheme="minorHAnsi" w:eastAsiaTheme="minorEastAsia" w:hAnsiTheme="minorHAnsi"/>
              <w:noProof/>
              <w:sz w:val="22"/>
            </w:rPr>
            <w:tab/>
          </w:r>
          <w:r w:rsidR="00CC5052">
            <w:rPr>
              <w:rStyle w:val="Hyperlink"/>
              <w:noProof/>
              <w:lang w:val="bs-Latn-BA"/>
            </w:rPr>
            <w:t>SAML 2.0</w:t>
          </w:r>
          <w:r w:rsidR="00CC5052">
            <w:rPr>
              <w:noProof/>
            </w:rPr>
            <w:tab/>
          </w:r>
          <w:r w:rsidR="00CC5052">
            <w:rPr>
              <w:noProof/>
            </w:rPr>
            <w:fldChar w:fldCharType="begin"/>
          </w:r>
          <w:r w:rsidR="00CC5052">
            <w:rPr>
              <w:noProof/>
            </w:rPr>
            <w:instrText xml:space="preserve"> PAGEREF _Toc511154455 \h </w:instrText>
          </w:r>
          <w:r w:rsidR="00CC5052">
            <w:rPr>
              <w:noProof/>
            </w:rPr>
          </w:r>
          <w:r w:rsidR="00CC5052">
            <w:rPr>
              <w:noProof/>
            </w:rPr>
            <w:fldChar w:fldCharType="separate"/>
          </w:r>
          <w:ins w:id="153" w:author="Rajo" w:date="2018-06-17T16:40:00Z">
            <w:r w:rsidR="00803111">
              <w:rPr>
                <w:noProof/>
              </w:rPr>
              <w:t>39</w:t>
            </w:r>
          </w:ins>
          <w:del w:id="154" w:author="Rajo" w:date="2018-06-17T16:40:00Z">
            <w:r w:rsidR="00CC5052" w:rsidDel="00803111">
              <w:rPr>
                <w:noProof/>
              </w:rPr>
              <w:delText>35</w:delText>
            </w:r>
          </w:del>
          <w:r w:rsidR="00CC5052">
            <w:rPr>
              <w:noProof/>
            </w:rPr>
            <w:fldChar w:fldCharType="end"/>
          </w:r>
          <w:r>
            <w:rPr>
              <w:noProof/>
            </w:rPr>
            <w:fldChar w:fldCharType="end"/>
          </w:r>
        </w:p>
        <w:p w14:paraId="33A974A9" w14:textId="322160B5"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"_Toc511154456" </w:instrText>
          </w:r>
          <w:r>
            <w:rPr>
              <w:rStyle w:val="Hyperlink"/>
              <w:lang w:val="bs-Latn-BA"/>
            </w:rPr>
            <w:fldChar w:fldCharType="separate"/>
          </w:r>
          <w:r w:rsidR="00CC5052">
            <w:rPr>
              <w:rStyle w:val="Hyperlink"/>
              <w:noProof/>
              <w:lang w:val="bs-Latn-BA"/>
            </w:rPr>
            <w:t>9.1.1</w:t>
          </w:r>
          <w:r w:rsidR="00CC5052">
            <w:rPr>
              <w:rFonts w:asciiTheme="minorHAnsi" w:eastAsiaTheme="minorEastAsia" w:hAnsiTheme="minorHAnsi"/>
              <w:noProof/>
              <w:sz w:val="22"/>
            </w:rPr>
            <w:tab/>
          </w:r>
          <w:r w:rsidR="00CC5052">
            <w:rPr>
              <w:rStyle w:val="Hyperlink"/>
              <w:noProof/>
              <w:lang w:val="bs-Latn-BA"/>
            </w:rPr>
            <w:t>SAML ograničenja</w:t>
          </w:r>
          <w:r w:rsidR="00CC5052">
            <w:rPr>
              <w:noProof/>
            </w:rPr>
            <w:tab/>
          </w:r>
          <w:r w:rsidR="00CC5052">
            <w:rPr>
              <w:noProof/>
            </w:rPr>
            <w:fldChar w:fldCharType="begin"/>
          </w:r>
          <w:r w:rsidR="00CC5052">
            <w:rPr>
              <w:noProof/>
            </w:rPr>
            <w:instrText xml:space="preserve"> PAGEREF _Toc511154456 \h </w:instrText>
          </w:r>
          <w:r w:rsidR="00CC5052">
            <w:rPr>
              <w:noProof/>
            </w:rPr>
          </w:r>
          <w:r w:rsidR="00CC5052">
            <w:rPr>
              <w:noProof/>
            </w:rPr>
            <w:fldChar w:fldCharType="separate"/>
          </w:r>
          <w:ins w:id="155" w:author="Rajo" w:date="2018-06-17T16:40:00Z">
            <w:r w:rsidR="00803111">
              <w:rPr>
                <w:noProof/>
              </w:rPr>
              <w:t>39</w:t>
            </w:r>
          </w:ins>
          <w:del w:id="156" w:author="Rajo" w:date="2018-06-17T16:40:00Z">
            <w:r w:rsidR="00CC5052" w:rsidDel="00803111">
              <w:rPr>
                <w:noProof/>
              </w:rPr>
              <w:delText>37</w:delText>
            </w:r>
          </w:del>
          <w:r w:rsidR="00CC5052">
            <w:rPr>
              <w:noProof/>
            </w:rPr>
            <w:fldChar w:fldCharType="end"/>
          </w:r>
          <w:r>
            <w:rPr>
              <w:noProof/>
            </w:rPr>
            <w:fldChar w:fldCharType="end"/>
          </w:r>
        </w:p>
        <w:p w14:paraId="06ED4BC5" w14:textId="041B9747"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"_Toc511154457" </w:instrText>
          </w:r>
          <w:r>
            <w:rPr>
              <w:rStyle w:val="Hyperlink"/>
              <w:lang w:val="bs-Latn-BA"/>
            </w:rPr>
            <w:fldChar w:fldCharType="separate"/>
          </w:r>
          <w:r w:rsidR="00CC5052">
            <w:rPr>
              <w:rStyle w:val="Hyperlink"/>
              <w:noProof/>
              <w:lang w:val="bs-Latn-BA"/>
            </w:rPr>
            <w:t>9.1.2</w:t>
          </w:r>
          <w:r w:rsidR="00CC5052">
            <w:rPr>
              <w:rFonts w:asciiTheme="minorHAnsi" w:eastAsiaTheme="minorEastAsia" w:hAnsiTheme="minorHAnsi"/>
              <w:noProof/>
              <w:sz w:val="22"/>
            </w:rPr>
            <w:tab/>
          </w:r>
          <w:r w:rsidR="00CC5052">
            <w:rPr>
              <w:rStyle w:val="Hyperlink"/>
              <w:noProof/>
              <w:lang w:val="bs-Latn-BA"/>
            </w:rPr>
            <w:t>Zaobilazno rješenje SAML HTTP POST uvezivanja</w:t>
          </w:r>
          <w:r w:rsidR="00CC5052">
            <w:rPr>
              <w:noProof/>
            </w:rPr>
            <w:tab/>
          </w:r>
          <w:r w:rsidR="00CC5052">
            <w:rPr>
              <w:noProof/>
            </w:rPr>
            <w:fldChar w:fldCharType="begin"/>
          </w:r>
          <w:r w:rsidR="00CC5052">
            <w:rPr>
              <w:noProof/>
            </w:rPr>
            <w:instrText xml:space="preserve"> PAGEREF _Toc511154457 \h </w:instrText>
          </w:r>
          <w:r w:rsidR="00CC5052">
            <w:rPr>
              <w:noProof/>
            </w:rPr>
          </w:r>
          <w:r w:rsidR="00CC5052">
            <w:rPr>
              <w:noProof/>
            </w:rPr>
            <w:fldChar w:fldCharType="separate"/>
          </w:r>
          <w:ins w:id="157" w:author="Rajo" w:date="2018-06-17T16:40:00Z">
            <w:r w:rsidR="00803111">
              <w:rPr>
                <w:noProof/>
              </w:rPr>
              <w:t>39</w:t>
            </w:r>
          </w:ins>
          <w:del w:id="158" w:author="Rajo" w:date="2018-06-17T16:40:00Z">
            <w:r w:rsidR="00CC5052" w:rsidDel="00803111">
              <w:rPr>
                <w:noProof/>
              </w:rPr>
              <w:delText>38</w:delText>
            </w:r>
          </w:del>
          <w:r w:rsidR="00CC5052">
            <w:rPr>
              <w:noProof/>
            </w:rPr>
            <w:fldChar w:fldCharType="end"/>
          </w:r>
          <w:r>
            <w:rPr>
              <w:noProof/>
            </w:rPr>
            <w:fldChar w:fldCharType="end"/>
          </w:r>
        </w:p>
        <w:p w14:paraId="588065E9" w14:textId="2CB6FAAF"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"_Toc511154458" </w:instrText>
          </w:r>
          <w:r>
            <w:rPr>
              <w:rStyle w:val="Hyperlink"/>
              <w:lang w:val="bs-Latn-BA"/>
            </w:rPr>
            <w:fldChar w:fldCharType="separate"/>
          </w:r>
          <w:r w:rsidR="00CC5052">
            <w:rPr>
              <w:rStyle w:val="Hyperlink"/>
              <w:noProof/>
              <w:lang w:val="bs-Latn-BA"/>
            </w:rPr>
            <w:t>9.2</w:t>
          </w:r>
          <w:r w:rsidR="00CC5052">
            <w:rPr>
              <w:rFonts w:asciiTheme="minorHAnsi" w:eastAsiaTheme="minorEastAsia" w:hAnsiTheme="minorHAnsi"/>
              <w:noProof/>
              <w:sz w:val="22"/>
            </w:rPr>
            <w:tab/>
          </w:r>
          <w:r w:rsidR="00CC5052">
            <w:rPr>
              <w:rStyle w:val="Hyperlink"/>
              <w:noProof/>
              <w:lang w:val="bs-Latn-BA"/>
            </w:rPr>
            <w:t>OAuth 2.0</w:t>
          </w:r>
          <w:r w:rsidR="00CC5052">
            <w:rPr>
              <w:noProof/>
            </w:rPr>
            <w:tab/>
          </w:r>
          <w:r w:rsidR="00CC5052">
            <w:rPr>
              <w:noProof/>
            </w:rPr>
            <w:fldChar w:fldCharType="begin"/>
          </w:r>
          <w:r w:rsidR="00CC5052">
            <w:rPr>
              <w:noProof/>
            </w:rPr>
            <w:instrText xml:space="preserve"> PAGEREF _Toc511154458 \h </w:instrText>
          </w:r>
          <w:r w:rsidR="00CC5052">
            <w:rPr>
              <w:noProof/>
            </w:rPr>
          </w:r>
          <w:r w:rsidR="00CC5052">
            <w:rPr>
              <w:noProof/>
            </w:rPr>
            <w:fldChar w:fldCharType="separate"/>
          </w:r>
          <w:ins w:id="159" w:author="Rajo" w:date="2018-06-17T16:40:00Z">
            <w:r w:rsidR="00803111">
              <w:rPr>
                <w:noProof/>
              </w:rPr>
              <w:t>39</w:t>
            </w:r>
          </w:ins>
          <w:del w:id="160" w:author="Rajo" w:date="2018-06-17T16:40:00Z">
            <w:r w:rsidR="00CC5052" w:rsidDel="00803111">
              <w:rPr>
                <w:noProof/>
              </w:rPr>
              <w:delText>38</w:delText>
            </w:r>
          </w:del>
          <w:r w:rsidR="00CC5052">
            <w:rPr>
              <w:noProof/>
            </w:rPr>
            <w:fldChar w:fldCharType="end"/>
          </w:r>
          <w:r>
            <w:rPr>
              <w:noProof/>
            </w:rPr>
            <w:fldChar w:fldCharType="end"/>
          </w:r>
        </w:p>
        <w:p w14:paraId="50D26EF7" w14:textId="7D6864A9" w:rsidR="00E94ADE" w:rsidRDefault="00317C63">
          <w:pPr>
            <w:pStyle w:val="TOC3"/>
            <w:tabs>
              <w:tab w:val="left" w:pos="1320"/>
              <w:tab w:val="right" w:leader="dot" w:pos="9350"/>
            </w:tabs>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"_Toc511154459" </w:instrText>
          </w:r>
          <w:r>
            <w:rPr>
              <w:rStyle w:val="Hyperlink"/>
              <w:lang w:val="bs-Latn-BA"/>
            </w:rPr>
            <w:fldChar w:fldCharType="separate"/>
          </w:r>
          <w:r w:rsidR="00CC5052">
            <w:rPr>
              <w:rStyle w:val="Hyperlink"/>
              <w:noProof/>
              <w:lang w:val="bs-Latn-BA"/>
            </w:rPr>
            <w:t>9.2.1</w:t>
          </w:r>
          <w:r w:rsidR="00CC5052">
            <w:rPr>
              <w:rFonts w:asciiTheme="minorHAnsi" w:eastAsiaTheme="minorEastAsia" w:hAnsiTheme="minorHAnsi"/>
              <w:noProof/>
              <w:sz w:val="22"/>
            </w:rPr>
            <w:tab/>
          </w:r>
          <w:r w:rsidR="00CC5052">
            <w:rPr>
              <w:rStyle w:val="Hyperlink"/>
              <w:noProof/>
              <w:lang w:val="bs-Latn-BA"/>
            </w:rPr>
            <w:t>OAuth2 nedostaci</w:t>
          </w:r>
          <w:r w:rsidR="00CC5052">
            <w:rPr>
              <w:noProof/>
            </w:rPr>
            <w:tab/>
          </w:r>
          <w:r w:rsidR="00CC5052">
            <w:rPr>
              <w:noProof/>
            </w:rPr>
            <w:fldChar w:fldCharType="begin"/>
          </w:r>
          <w:r w:rsidR="00CC5052">
            <w:rPr>
              <w:noProof/>
            </w:rPr>
            <w:instrText xml:space="preserve"> PAGEREF _Toc511154459 \h </w:instrText>
          </w:r>
          <w:r w:rsidR="00CC5052">
            <w:rPr>
              <w:noProof/>
            </w:rPr>
          </w:r>
          <w:r w:rsidR="00CC5052">
            <w:rPr>
              <w:noProof/>
            </w:rPr>
            <w:fldChar w:fldCharType="separate"/>
          </w:r>
          <w:ins w:id="161" w:author="Rajo" w:date="2018-06-17T16:40:00Z">
            <w:r w:rsidR="00803111">
              <w:rPr>
                <w:noProof/>
              </w:rPr>
              <w:t>39</w:t>
            </w:r>
          </w:ins>
          <w:del w:id="162" w:author="Rajo" w:date="2018-06-17T16:40:00Z">
            <w:r w:rsidR="00CC5052" w:rsidDel="00803111">
              <w:rPr>
                <w:noProof/>
              </w:rPr>
              <w:delText>40</w:delText>
            </w:r>
          </w:del>
          <w:r w:rsidR="00CC5052">
            <w:rPr>
              <w:noProof/>
            </w:rPr>
            <w:fldChar w:fldCharType="end"/>
          </w:r>
          <w:r>
            <w:rPr>
              <w:noProof/>
            </w:rPr>
            <w:fldChar w:fldCharType="end"/>
          </w:r>
        </w:p>
        <w:p w14:paraId="33F7D2F9" w14:textId="4AA2DE7C"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"_Toc511154460" </w:instrText>
          </w:r>
          <w:r>
            <w:rPr>
              <w:rStyle w:val="Hyperlink"/>
              <w:lang w:val="bs-Latn-BA"/>
            </w:rPr>
            <w:fldChar w:fldCharType="separate"/>
          </w:r>
          <w:r w:rsidR="00CC5052">
            <w:rPr>
              <w:rStyle w:val="Hyperlink"/>
              <w:noProof/>
              <w:lang w:val="bs-Latn-BA"/>
            </w:rPr>
            <w:t>9.3</w:t>
          </w:r>
          <w:r w:rsidR="00CC5052">
            <w:rPr>
              <w:rFonts w:asciiTheme="minorHAnsi" w:eastAsiaTheme="minorEastAsia" w:hAnsiTheme="minorHAnsi"/>
              <w:noProof/>
              <w:sz w:val="22"/>
            </w:rPr>
            <w:tab/>
          </w:r>
          <w:r w:rsidR="00CC5052">
            <w:rPr>
              <w:rStyle w:val="Hyperlink"/>
              <w:noProof/>
              <w:lang w:val="bs-Latn-BA"/>
            </w:rPr>
            <w:t>Rezime – SAML vs. OAuth2</w:t>
          </w:r>
          <w:r w:rsidR="00CC5052">
            <w:rPr>
              <w:noProof/>
            </w:rPr>
            <w:tab/>
          </w:r>
          <w:r w:rsidR="00CC5052">
            <w:rPr>
              <w:noProof/>
            </w:rPr>
            <w:fldChar w:fldCharType="begin"/>
          </w:r>
          <w:r w:rsidR="00CC5052">
            <w:rPr>
              <w:noProof/>
            </w:rPr>
            <w:instrText xml:space="preserve"> PAGEREF _Toc511154460 \h </w:instrText>
          </w:r>
          <w:r w:rsidR="00CC5052">
            <w:rPr>
              <w:noProof/>
            </w:rPr>
          </w:r>
          <w:r w:rsidR="00CC5052">
            <w:rPr>
              <w:noProof/>
            </w:rPr>
            <w:fldChar w:fldCharType="separate"/>
          </w:r>
          <w:ins w:id="163" w:author="Rajo" w:date="2018-06-17T16:40:00Z">
            <w:r w:rsidR="00803111">
              <w:rPr>
                <w:noProof/>
              </w:rPr>
              <w:t>39</w:t>
            </w:r>
          </w:ins>
          <w:del w:id="164" w:author="Rajo" w:date="2018-06-17T16:40:00Z">
            <w:r w:rsidR="00CC5052" w:rsidDel="00803111">
              <w:rPr>
                <w:noProof/>
              </w:rPr>
              <w:delText>40</w:delText>
            </w:r>
          </w:del>
          <w:r w:rsidR="00CC5052">
            <w:rPr>
              <w:noProof/>
            </w:rPr>
            <w:fldChar w:fldCharType="end"/>
          </w:r>
          <w:r>
            <w:rPr>
              <w:noProof/>
            </w:rPr>
            <w:fldChar w:fldCharType="end"/>
          </w:r>
        </w:p>
        <w:p w14:paraId="45655ABF" w14:textId="19DF3833"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"_Toc511154461" </w:instrText>
          </w:r>
          <w:r>
            <w:rPr>
              <w:rStyle w:val="Hyperlink"/>
              <w:lang w:val="bs-Latn-BA"/>
            </w:rPr>
            <w:fldChar w:fldCharType="separate"/>
          </w:r>
          <w:r w:rsidR="00CC5052">
            <w:rPr>
              <w:rStyle w:val="Hyperlink"/>
              <w:noProof/>
              <w:lang w:val="bs-Latn-BA"/>
            </w:rPr>
            <w:t>10.</w:t>
          </w:r>
          <w:r w:rsidR="00CC5052">
            <w:rPr>
              <w:rFonts w:asciiTheme="minorHAnsi" w:eastAsiaTheme="minorEastAsia" w:hAnsiTheme="minorHAnsi"/>
              <w:noProof/>
              <w:sz w:val="22"/>
            </w:rPr>
            <w:tab/>
          </w:r>
          <w:r w:rsidR="00CC5052">
            <w:rPr>
              <w:rStyle w:val="Hyperlink"/>
              <w:noProof/>
              <w:lang w:val="bs-Latn-BA"/>
            </w:rPr>
            <w:t>IMPLEMENTACIJA SSO SERVERA</w:t>
          </w:r>
          <w:r w:rsidR="00CC5052">
            <w:rPr>
              <w:noProof/>
            </w:rPr>
            <w:tab/>
          </w:r>
          <w:r w:rsidR="00CC5052">
            <w:rPr>
              <w:noProof/>
            </w:rPr>
            <w:fldChar w:fldCharType="begin"/>
          </w:r>
          <w:r w:rsidR="00CC5052">
            <w:rPr>
              <w:noProof/>
            </w:rPr>
            <w:instrText xml:space="preserve"> PAGEREF _Toc511154461 \h </w:instrText>
          </w:r>
          <w:r w:rsidR="00CC5052">
            <w:rPr>
              <w:noProof/>
            </w:rPr>
          </w:r>
          <w:r w:rsidR="00CC5052">
            <w:rPr>
              <w:noProof/>
            </w:rPr>
            <w:fldChar w:fldCharType="separate"/>
          </w:r>
          <w:ins w:id="165" w:author="Rajo" w:date="2018-06-17T16:40:00Z">
            <w:r w:rsidR="00803111">
              <w:rPr>
                <w:noProof/>
              </w:rPr>
              <w:t>39</w:t>
            </w:r>
          </w:ins>
          <w:del w:id="166" w:author="Rajo" w:date="2018-06-17T16:40:00Z">
            <w:r w:rsidR="00CC5052" w:rsidDel="00803111">
              <w:rPr>
                <w:noProof/>
              </w:rPr>
              <w:delText>42</w:delText>
            </w:r>
          </w:del>
          <w:r w:rsidR="00CC5052">
            <w:rPr>
              <w:noProof/>
            </w:rPr>
            <w:fldChar w:fldCharType="end"/>
          </w:r>
          <w:r>
            <w:rPr>
              <w:noProof/>
            </w:rPr>
            <w:fldChar w:fldCharType="end"/>
          </w:r>
        </w:p>
        <w:p w14:paraId="5C572561" w14:textId="5D46AF13"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"_Toc511154462" </w:instrText>
          </w:r>
          <w:r>
            <w:rPr>
              <w:rStyle w:val="Hyperlink"/>
              <w:lang w:val="bs-Latn-BA"/>
            </w:rPr>
            <w:fldChar w:fldCharType="separate"/>
          </w:r>
          <w:r w:rsidR="00CC5052">
            <w:rPr>
              <w:rStyle w:val="Hyperlink"/>
              <w:noProof/>
              <w:lang w:val="bs-Latn-BA"/>
            </w:rPr>
            <w:t>10.1</w:t>
          </w:r>
          <w:r w:rsidR="00CC5052">
            <w:rPr>
              <w:rFonts w:asciiTheme="minorHAnsi" w:eastAsiaTheme="minorEastAsia" w:hAnsiTheme="minorHAnsi"/>
              <w:noProof/>
              <w:sz w:val="22"/>
            </w:rPr>
            <w:tab/>
          </w:r>
          <w:r w:rsidR="00CC5052">
            <w:rPr>
              <w:rStyle w:val="Hyperlink"/>
              <w:noProof/>
              <w:lang w:val="bs-Latn-BA"/>
            </w:rPr>
            <w:t>SAML 2.0 Web Browser SSO profil</w:t>
          </w:r>
          <w:r w:rsidR="00CC5052">
            <w:rPr>
              <w:noProof/>
            </w:rPr>
            <w:tab/>
          </w:r>
          <w:r w:rsidR="00CC5052">
            <w:rPr>
              <w:noProof/>
            </w:rPr>
            <w:fldChar w:fldCharType="begin"/>
          </w:r>
          <w:r w:rsidR="00CC5052">
            <w:rPr>
              <w:noProof/>
            </w:rPr>
            <w:instrText xml:space="preserve"> PAGEREF _Toc511154462 \h </w:instrText>
          </w:r>
          <w:r w:rsidR="00CC5052">
            <w:rPr>
              <w:noProof/>
            </w:rPr>
          </w:r>
          <w:r w:rsidR="00CC5052">
            <w:rPr>
              <w:noProof/>
            </w:rPr>
            <w:fldChar w:fldCharType="separate"/>
          </w:r>
          <w:ins w:id="167" w:author="Rajo" w:date="2018-06-17T16:40:00Z">
            <w:r w:rsidR="00803111">
              <w:rPr>
                <w:noProof/>
              </w:rPr>
              <w:t>41</w:t>
            </w:r>
          </w:ins>
          <w:del w:id="168" w:author="Rajo" w:date="2018-06-17T16:40:00Z">
            <w:r w:rsidR="00CC5052" w:rsidDel="00803111">
              <w:rPr>
                <w:noProof/>
              </w:rPr>
              <w:delText>44</w:delText>
            </w:r>
          </w:del>
          <w:r w:rsidR="00CC5052">
            <w:rPr>
              <w:noProof/>
            </w:rPr>
            <w:fldChar w:fldCharType="end"/>
          </w:r>
          <w:r>
            <w:rPr>
              <w:noProof/>
            </w:rPr>
            <w:fldChar w:fldCharType="end"/>
          </w:r>
        </w:p>
        <w:p w14:paraId="1641EBD5" w14:textId="4273EAC1" w:rsidR="00E94ADE" w:rsidRDefault="00317C63">
          <w:pPr>
            <w:pStyle w:val="TOC2"/>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"_Toc511154463" </w:instrText>
          </w:r>
          <w:r>
            <w:rPr>
              <w:rStyle w:val="Hyperlink"/>
              <w:lang w:val="bs-Latn-BA"/>
            </w:rPr>
            <w:fldChar w:fldCharType="separate"/>
          </w:r>
          <w:r w:rsidR="00CC5052">
            <w:rPr>
              <w:rStyle w:val="Hyperlink"/>
              <w:noProof/>
              <w:lang w:val="bs-Latn-BA"/>
            </w:rPr>
            <w:t>10.2</w:t>
          </w:r>
          <w:r w:rsidR="00CC5052">
            <w:rPr>
              <w:rFonts w:asciiTheme="minorHAnsi" w:eastAsiaTheme="minorEastAsia" w:hAnsiTheme="minorHAnsi"/>
              <w:noProof/>
              <w:sz w:val="22"/>
            </w:rPr>
            <w:tab/>
          </w:r>
          <w:r w:rsidR="00CC5052">
            <w:rPr>
              <w:rStyle w:val="Hyperlink"/>
              <w:noProof/>
              <w:lang w:val="bs-Latn-BA"/>
            </w:rPr>
            <w:t>Arhitektura i način funkcionisanja</w:t>
          </w:r>
          <w:r w:rsidR="00CC5052">
            <w:rPr>
              <w:noProof/>
            </w:rPr>
            <w:tab/>
          </w:r>
          <w:r w:rsidR="00CC5052">
            <w:rPr>
              <w:noProof/>
            </w:rPr>
            <w:fldChar w:fldCharType="begin"/>
          </w:r>
          <w:r w:rsidR="00CC5052">
            <w:rPr>
              <w:noProof/>
            </w:rPr>
            <w:instrText xml:space="preserve"> PAGEREF _Toc511154463 \h </w:instrText>
          </w:r>
          <w:r w:rsidR="00CC5052">
            <w:rPr>
              <w:noProof/>
            </w:rPr>
          </w:r>
          <w:r w:rsidR="00CC5052">
            <w:rPr>
              <w:noProof/>
            </w:rPr>
            <w:fldChar w:fldCharType="separate"/>
          </w:r>
          <w:ins w:id="169" w:author="Rajo" w:date="2018-06-17T16:40:00Z">
            <w:r w:rsidR="00803111">
              <w:rPr>
                <w:noProof/>
              </w:rPr>
              <w:t>47</w:t>
            </w:r>
          </w:ins>
          <w:del w:id="170" w:author="Rajo" w:date="2018-06-17T16:40:00Z">
            <w:r w:rsidR="00CC5052" w:rsidDel="00803111">
              <w:rPr>
                <w:noProof/>
              </w:rPr>
              <w:delText>48</w:delText>
            </w:r>
          </w:del>
          <w:r w:rsidR="00CC5052">
            <w:rPr>
              <w:noProof/>
            </w:rPr>
            <w:fldChar w:fldCharType="end"/>
          </w:r>
          <w:r>
            <w:rPr>
              <w:noProof/>
            </w:rPr>
            <w:fldChar w:fldCharType="end"/>
          </w:r>
        </w:p>
        <w:p w14:paraId="7A010BF0" w14:textId="02E7F2C0"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"_Toc511154464" </w:instrText>
          </w:r>
          <w:r>
            <w:rPr>
              <w:rStyle w:val="Hyperlink"/>
              <w:lang w:val="bs-Latn-BA"/>
            </w:rPr>
            <w:fldChar w:fldCharType="separate"/>
          </w:r>
          <w:r w:rsidR="00CC5052">
            <w:rPr>
              <w:rStyle w:val="Hyperlink"/>
              <w:noProof/>
              <w:lang w:val="bs-Latn-BA"/>
            </w:rPr>
            <w:t>11.</w:t>
          </w:r>
          <w:r w:rsidR="00CC5052">
            <w:rPr>
              <w:rFonts w:asciiTheme="minorHAnsi" w:eastAsiaTheme="minorEastAsia" w:hAnsiTheme="minorHAnsi"/>
              <w:noProof/>
              <w:sz w:val="22"/>
            </w:rPr>
            <w:tab/>
          </w:r>
          <w:r w:rsidR="00CC5052">
            <w:rPr>
              <w:rStyle w:val="Hyperlink"/>
              <w:noProof/>
              <w:lang w:val="bs-Latn-BA"/>
            </w:rPr>
            <w:t>UPOREDNA ANALIZA SSO RJEŠENJA</w:t>
          </w:r>
          <w:r w:rsidR="00CC5052">
            <w:rPr>
              <w:noProof/>
            </w:rPr>
            <w:tab/>
          </w:r>
          <w:r w:rsidR="00CC5052">
            <w:rPr>
              <w:noProof/>
            </w:rPr>
            <w:fldChar w:fldCharType="begin"/>
          </w:r>
          <w:r w:rsidR="00CC5052">
            <w:rPr>
              <w:noProof/>
            </w:rPr>
            <w:instrText xml:space="preserve"> PAGEREF _Toc511154464 \h </w:instrText>
          </w:r>
          <w:r w:rsidR="00CC5052">
            <w:rPr>
              <w:noProof/>
            </w:rPr>
          </w:r>
          <w:r w:rsidR="00CC5052">
            <w:rPr>
              <w:noProof/>
            </w:rPr>
            <w:fldChar w:fldCharType="separate"/>
          </w:r>
          <w:ins w:id="171" w:author="Rajo" w:date="2018-06-17T16:40:00Z">
            <w:r w:rsidR="00803111">
              <w:rPr>
                <w:noProof/>
              </w:rPr>
              <w:t>50</w:t>
            </w:r>
          </w:ins>
          <w:del w:id="172" w:author="Rajo" w:date="2018-06-17T16:40:00Z">
            <w:r w:rsidR="00CC5052" w:rsidDel="00803111">
              <w:rPr>
                <w:noProof/>
              </w:rPr>
              <w:delText>52</w:delText>
            </w:r>
          </w:del>
          <w:r w:rsidR="00CC5052">
            <w:rPr>
              <w:noProof/>
            </w:rPr>
            <w:fldChar w:fldCharType="end"/>
          </w:r>
          <w:r>
            <w:rPr>
              <w:noProof/>
            </w:rPr>
            <w:fldChar w:fldCharType="end"/>
          </w:r>
        </w:p>
        <w:p w14:paraId="1533F3EC" w14:textId="32039ADA"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"_Toc511154465" </w:instrText>
          </w:r>
          <w:r>
            <w:rPr>
              <w:rStyle w:val="Hyperlink"/>
              <w:lang w:val="bs-Latn-BA"/>
            </w:rPr>
            <w:fldChar w:fldCharType="separate"/>
          </w:r>
          <w:r w:rsidR="00CC5052">
            <w:rPr>
              <w:rStyle w:val="Hyperlink"/>
              <w:noProof/>
              <w:lang w:val="bs-Latn-BA"/>
            </w:rPr>
            <w:t>12.</w:t>
          </w:r>
          <w:r w:rsidR="00CC5052">
            <w:rPr>
              <w:rFonts w:asciiTheme="minorHAnsi" w:eastAsiaTheme="minorEastAsia" w:hAnsiTheme="minorHAnsi"/>
              <w:noProof/>
              <w:sz w:val="22"/>
            </w:rPr>
            <w:tab/>
          </w:r>
          <w:r w:rsidR="00CC5052">
            <w:rPr>
              <w:rStyle w:val="Hyperlink"/>
              <w:noProof/>
              <w:lang w:val="bs-Latn-BA"/>
            </w:rPr>
            <w:t>ZAKLJUČAK</w:t>
          </w:r>
          <w:r w:rsidR="00CC5052">
            <w:rPr>
              <w:noProof/>
            </w:rPr>
            <w:tab/>
          </w:r>
          <w:r w:rsidR="00CC5052">
            <w:rPr>
              <w:noProof/>
            </w:rPr>
            <w:fldChar w:fldCharType="begin"/>
          </w:r>
          <w:r w:rsidR="00CC5052">
            <w:rPr>
              <w:noProof/>
            </w:rPr>
            <w:instrText xml:space="preserve"> PAGEREF _Toc511154465 \h </w:instrText>
          </w:r>
          <w:r w:rsidR="00CC5052">
            <w:rPr>
              <w:noProof/>
            </w:rPr>
          </w:r>
          <w:r w:rsidR="00CC5052">
            <w:rPr>
              <w:noProof/>
            </w:rPr>
            <w:fldChar w:fldCharType="separate"/>
          </w:r>
          <w:ins w:id="173" w:author="Rajo" w:date="2018-06-17T16:40:00Z">
            <w:r w:rsidR="00803111">
              <w:rPr>
                <w:noProof/>
              </w:rPr>
              <w:t>52</w:t>
            </w:r>
          </w:ins>
          <w:del w:id="174" w:author="Rajo" w:date="2018-06-17T16:40:00Z">
            <w:r w:rsidR="00CC5052" w:rsidDel="00803111">
              <w:rPr>
                <w:noProof/>
              </w:rPr>
              <w:delText>54</w:delText>
            </w:r>
          </w:del>
          <w:r w:rsidR="00CC5052">
            <w:rPr>
              <w:noProof/>
            </w:rPr>
            <w:fldChar w:fldCharType="end"/>
          </w:r>
          <w:r>
            <w:rPr>
              <w:noProof/>
            </w:rPr>
            <w:fldChar w:fldCharType="end"/>
          </w:r>
        </w:p>
        <w:p w14:paraId="0521506C" w14:textId="105CC020" w:rsidR="00E94ADE" w:rsidRDefault="00317C63">
          <w:pPr>
            <w:pStyle w:val="TOC1"/>
            <w:rPr>
              <w:rFonts w:asciiTheme="minorHAnsi" w:eastAsiaTheme="minorEastAsia" w:hAnsiTheme="minorHAnsi"/>
              <w:noProof/>
              <w:sz w:val="22"/>
            </w:rPr>
          </w:pPr>
          <w:r>
            <w:rPr>
              <w:rStyle w:val="Hyperlink"/>
              <w:lang w:val="bs-Latn-BA"/>
            </w:rPr>
            <w:fldChar w:fldCharType="begin"/>
          </w:r>
          <w:r>
            <w:rPr>
              <w:rStyle w:val="Hyperlink"/>
              <w:noProof/>
              <w:lang w:val="bs-Latn-BA"/>
            </w:rPr>
            <w:instrText xml:space="preserve"> HYPERLINK \l "_Toc511154466" </w:instrText>
          </w:r>
          <w:r>
            <w:rPr>
              <w:rStyle w:val="Hyperlink"/>
              <w:lang w:val="bs-Latn-BA"/>
            </w:rPr>
            <w:fldChar w:fldCharType="separate"/>
          </w:r>
          <w:r w:rsidR="00CC5052">
            <w:rPr>
              <w:rStyle w:val="Hyperlink"/>
              <w:noProof/>
              <w:lang w:val="bs-Latn-BA"/>
            </w:rPr>
            <w:t>13.</w:t>
          </w:r>
          <w:r w:rsidR="00CC5052">
            <w:rPr>
              <w:rFonts w:asciiTheme="minorHAnsi" w:eastAsiaTheme="minorEastAsia" w:hAnsiTheme="minorHAnsi"/>
              <w:noProof/>
              <w:sz w:val="22"/>
            </w:rPr>
            <w:tab/>
          </w:r>
          <w:r w:rsidR="00CC5052">
            <w:rPr>
              <w:rStyle w:val="Hyperlink"/>
              <w:noProof/>
              <w:lang w:val="bs-Latn-BA"/>
            </w:rPr>
            <w:t>LITERATURA</w:t>
          </w:r>
          <w:r w:rsidR="00CC5052">
            <w:rPr>
              <w:noProof/>
            </w:rPr>
            <w:tab/>
          </w:r>
          <w:r w:rsidR="00CC5052">
            <w:rPr>
              <w:noProof/>
            </w:rPr>
            <w:fldChar w:fldCharType="begin"/>
          </w:r>
          <w:r w:rsidR="00CC5052">
            <w:rPr>
              <w:noProof/>
            </w:rPr>
            <w:instrText xml:space="preserve"> PAGEREF _Toc511154466 \h </w:instrText>
          </w:r>
          <w:r w:rsidR="00CC5052">
            <w:rPr>
              <w:noProof/>
            </w:rPr>
          </w:r>
          <w:r w:rsidR="00CC5052">
            <w:rPr>
              <w:noProof/>
            </w:rPr>
            <w:fldChar w:fldCharType="separate"/>
          </w:r>
          <w:ins w:id="175" w:author="Rajo" w:date="2018-06-17T16:40:00Z">
            <w:r w:rsidR="00803111">
              <w:rPr>
                <w:noProof/>
              </w:rPr>
              <w:t>53</w:t>
            </w:r>
          </w:ins>
          <w:del w:id="176" w:author="Rajo" w:date="2018-06-17T16:40:00Z">
            <w:r w:rsidR="00CC5052" w:rsidDel="00803111">
              <w:rPr>
                <w:noProof/>
              </w:rPr>
              <w:delText>55</w:delText>
            </w:r>
          </w:del>
          <w:r w:rsidR="00CC5052">
            <w:rPr>
              <w:noProof/>
            </w:rPr>
            <w:fldChar w:fldCharType="end"/>
          </w:r>
          <w:r>
            <w:rPr>
              <w:noProof/>
            </w:rPr>
            <w:fldChar w:fldCharType="end"/>
          </w:r>
        </w:p>
        <w:p w14:paraId="6A16EEBD" w14:textId="04558DB4" w:rsidR="00E94ADE" w:rsidRDefault="00CC5052">
          <w:pPr>
            <w:tabs>
              <w:tab w:val="right" w:pos="9360"/>
            </w:tabs>
            <w:spacing w:line="240" w:lineRule="auto"/>
            <w:jc w:val="both"/>
            <w:rPr>
              <w:b/>
              <w:bCs/>
              <w:lang w:val="bs-Latn-BA"/>
            </w:rPr>
            <w:sectPr w:rsidR="00E94ADE">
              <w:footerReference w:type="default" r:id="rId12"/>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p>
      </w:sdtContent>
    </w:sdt>
    <w:p w14:paraId="0CD1A8A6" w14:textId="77777777" w:rsidR="00E94ADE" w:rsidDel="00317C63" w:rsidRDefault="00CC5052">
      <w:pPr>
        <w:pStyle w:val="Heading1"/>
        <w:spacing w:line="240" w:lineRule="auto"/>
        <w:jc w:val="both"/>
        <w:rPr>
          <w:del w:id="177" w:author="Rajo" w:date="2018-06-17T14:23:00Z"/>
          <w:lang w:val="bs-Latn-BA"/>
        </w:rPr>
      </w:pPr>
      <w:bookmarkStart w:id="178" w:name="_Toc511154413"/>
      <w:r>
        <w:rPr>
          <w:lang w:val="bs-Latn-BA"/>
        </w:rPr>
        <w:lastRenderedPageBreak/>
        <w:t>UVOD</w:t>
      </w:r>
      <w:bookmarkEnd w:id="178"/>
    </w:p>
    <w:p w14:paraId="623F8F91" w14:textId="77777777" w:rsidR="00E94ADE" w:rsidRPr="00233832" w:rsidRDefault="00E94ADE">
      <w:pPr>
        <w:pStyle w:val="Heading1"/>
        <w:spacing w:line="240" w:lineRule="auto"/>
        <w:jc w:val="both"/>
        <w:rPr>
          <w:lang w:val="bs-Latn-BA"/>
        </w:rPr>
        <w:pPrChange w:id="179" w:author="Rajo" w:date="2018-06-17T14:23:00Z">
          <w:pPr>
            <w:spacing w:line="240" w:lineRule="auto"/>
            <w:jc w:val="both"/>
          </w:pPr>
        </w:pPrChange>
      </w:pPr>
    </w:p>
    <w:p w14:paraId="5B2B18BA" w14:textId="3EC6C939" w:rsidR="00E94ADE" w:rsidRDefault="00CC5052">
      <w:pPr>
        <w:spacing w:line="240" w:lineRule="auto"/>
        <w:ind w:firstLine="360"/>
        <w:jc w:val="both"/>
        <w:rPr>
          <w:lang w:val="bs-Latn-BA"/>
        </w:rPr>
        <w:pPrChange w:id="180" w:author="Rajo" w:date="2018-06-17T14:42:00Z">
          <w:pPr>
            <w:spacing w:line="240" w:lineRule="auto"/>
            <w:ind w:firstLine="720"/>
            <w:jc w:val="both"/>
          </w:pPr>
        </w:pPrChange>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pPr>
        <w:spacing w:line="240" w:lineRule="auto"/>
        <w:ind w:firstLine="360"/>
        <w:jc w:val="both"/>
        <w:rPr>
          <w:lang w:val="bs-Latn-BA"/>
        </w:rPr>
        <w:pPrChange w:id="181" w:author="Rajo" w:date="2018-06-17T14:42:00Z">
          <w:pPr>
            <w:spacing w:line="240" w:lineRule="auto"/>
            <w:ind w:firstLine="720"/>
            <w:jc w:val="both"/>
          </w:pPr>
        </w:pPrChange>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pPr>
        <w:spacing w:line="240" w:lineRule="auto"/>
        <w:ind w:firstLine="360"/>
        <w:jc w:val="both"/>
        <w:rPr>
          <w:lang w:val="bs-Latn-BA"/>
        </w:rPr>
        <w:pPrChange w:id="182" w:author="Rajo" w:date="2018-06-17T14:42:00Z">
          <w:pPr>
            <w:spacing w:line="240" w:lineRule="auto"/>
            <w:ind w:firstLine="720"/>
            <w:jc w:val="both"/>
          </w:pPr>
        </w:pPrChange>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5E93CFB9" w:rsidR="00E94ADE" w:rsidRDefault="00CC5052">
      <w:pPr>
        <w:spacing w:line="240" w:lineRule="auto"/>
        <w:ind w:firstLine="360"/>
        <w:jc w:val="both"/>
        <w:rPr>
          <w:lang w:val="bs-Latn-BA"/>
        </w:rPr>
        <w:pPrChange w:id="183" w:author="Rajo" w:date="2018-06-17T14:42:00Z">
          <w:pPr>
            <w:spacing w:line="240" w:lineRule="auto"/>
            <w:ind w:firstLine="720"/>
            <w:jc w:val="both"/>
          </w:pPr>
        </w:pPrChange>
      </w:pPr>
      <w:del w:id="184" w:author="Rajo" w:date="2018-06-17T18:15:00Z">
        <w:r w:rsidDel="006C048C">
          <w:rPr>
            <w:lang w:val="bs-Latn-BA"/>
          </w:rPr>
          <w:delText xml:space="preserve">U narednom poglavlju dat je detaljniji opis SSO procesa autentikacije kao i odgovarajućih sistema koji učestvuju u njemu. </w:delText>
        </w:r>
      </w:del>
      <w:r>
        <w:rPr>
          <w:lang w:val="bs-Latn-BA"/>
        </w:rPr>
        <w:t xml:space="preserve">Osnovni podprocesi SSO procesa, kao što su autentikacija,  upravljanje identitetima, te autorizacija i kontrola pristupa, koji grubo rečeno služe za utvrđivanje identiteta korisnika i njegovih dozvola na sistemu, opisani su u poglavljima </w:t>
      </w:r>
      <w:ins w:id="185" w:author="Rajo" w:date="2018-06-17T18:10:00Z">
        <w:r w:rsidR="003C2244">
          <w:rPr>
            <w:lang w:val="bs-Latn-BA"/>
          </w:rPr>
          <w:t>2</w:t>
        </w:r>
      </w:ins>
      <w:del w:id="186" w:author="Rajo" w:date="2018-06-17T18:10:00Z">
        <w:r w:rsidDel="003C2244">
          <w:rPr>
            <w:lang w:val="bs-Latn-BA"/>
          </w:rPr>
          <w:delText>3</w:delText>
        </w:r>
      </w:del>
      <w:r>
        <w:rPr>
          <w:lang w:val="bs-Latn-BA"/>
        </w:rPr>
        <w:t xml:space="preserve">, </w:t>
      </w:r>
      <w:ins w:id="187" w:author="Rajo" w:date="2018-06-17T18:10:00Z">
        <w:r w:rsidR="003C2244">
          <w:rPr>
            <w:lang w:val="bs-Latn-BA"/>
          </w:rPr>
          <w:t>3</w:t>
        </w:r>
      </w:ins>
      <w:del w:id="188" w:author="Rajo" w:date="2018-06-17T18:10:00Z">
        <w:r w:rsidDel="003C2244">
          <w:rPr>
            <w:lang w:val="bs-Latn-BA"/>
          </w:rPr>
          <w:delText>4</w:delText>
        </w:r>
      </w:del>
      <w:r>
        <w:rPr>
          <w:lang w:val="bs-Latn-BA"/>
        </w:rPr>
        <w:t xml:space="preserve"> i 5, respektivno</w:t>
      </w:r>
      <w:ins w:id="189" w:author="Rajo" w:date="2018-06-17T18:20:00Z">
        <w:r w:rsidR="00214101">
          <w:rPr>
            <w:lang w:val="bs-Latn-BA"/>
          </w:rPr>
          <w:t>.</w:t>
        </w:r>
      </w:ins>
      <w:ins w:id="190" w:author="Rajo" w:date="2018-06-17T18:12:00Z">
        <w:r w:rsidR="003C2244">
          <w:rPr>
            <w:lang w:val="bs-Latn-BA"/>
          </w:rPr>
          <w:t xml:space="preserve"> </w:t>
        </w:r>
      </w:ins>
      <w:ins w:id="191" w:author="Rajo" w:date="2018-06-17T18:20:00Z">
        <w:r w:rsidR="00214101">
          <w:rPr>
            <w:lang w:val="bs-Latn-BA"/>
          </w:rPr>
          <w:t>S</w:t>
        </w:r>
      </w:ins>
      <w:ins w:id="192" w:author="Rajo" w:date="2018-06-17T18:15:00Z">
        <w:r w:rsidR="00CB080E">
          <w:rPr>
            <w:lang w:val="bs-Latn-BA"/>
          </w:rPr>
          <w:t>am</w:t>
        </w:r>
      </w:ins>
      <w:ins w:id="193" w:author="Rajo" w:date="2018-06-17T18:12:00Z">
        <w:r w:rsidR="003C2244">
          <w:rPr>
            <w:lang w:val="bs-Latn-BA"/>
          </w:rPr>
          <w:t xml:space="preserve"> </w:t>
        </w:r>
      </w:ins>
      <w:ins w:id="194" w:author="Rajo" w:date="2018-06-17T18:15:00Z">
        <w:r w:rsidR="00CB080E">
          <w:rPr>
            <w:lang w:val="bs-Latn-BA"/>
          </w:rPr>
          <w:t xml:space="preserve">opis </w:t>
        </w:r>
      </w:ins>
      <w:ins w:id="195" w:author="Rajo" w:date="2018-06-17T18:12:00Z">
        <w:r w:rsidR="003C2244">
          <w:rPr>
            <w:lang w:val="bs-Latn-BA"/>
          </w:rPr>
          <w:t>SSO proces</w:t>
        </w:r>
      </w:ins>
      <w:ins w:id="196" w:author="Rajo" w:date="2018-06-17T18:14:00Z">
        <w:r w:rsidR="003C2244">
          <w:rPr>
            <w:lang w:val="bs-Latn-BA"/>
          </w:rPr>
          <w:t>a</w:t>
        </w:r>
      </w:ins>
      <w:ins w:id="197" w:author="Rajo" w:date="2018-06-17T18:15:00Z">
        <w:r w:rsidR="003C2244">
          <w:rPr>
            <w:lang w:val="bs-Latn-BA"/>
          </w:rPr>
          <w:t>, kao i odgovarajućih sistema koji učestvuju u njemu</w:t>
        </w:r>
      </w:ins>
      <w:ins w:id="198" w:author="Rajo" w:date="2018-06-17T18:14:00Z">
        <w:r w:rsidR="003C2244">
          <w:rPr>
            <w:lang w:val="bs-Latn-BA"/>
          </w:rPr>
          <w:t>,</w:t>
        </w:r>
      </w:ins>
      <w:ins w:id="199" w:author="Rajo" w:date="2018-06-17T18:12:00Z">
        <w:r w:rsidR="003C2244">
          <w:rPr>
            <w:lang w:val="bs-Latn-BA"/>
          </w:rPr>
          <w:t xml:space="preserve"> </w:t>
        </w:r>
      </w:ins>
      <w:ins w:id="200" w:author="Rajo" w:date="2018-06-17T18:15:00Z">
        <w:r w:rsidR="003C2244">
          <w:rPr>
            <w:lang w:val="bs-Latn-BA"/>
          </w:rPr>
          <w:t>nalazi u</w:t>
        </w:r>
      </w:ins>
      <w:ins w:id="201" w:author="Rajo" w:date="2018-06-17T18:13:00Z">
        <w:r w:rsidR="003C2244">
          <w:rPr>
            <w:lang w:val="bs-Latn-BA"/>
          </w:rPr>
          <w:t xml:space="preserve"> </w:t>
        </w:r>
      </w:ins>
      <w:ins w:id="202" w:author="Rajo" w:date="2018-06-17T18:16:00Z">
        <w:r w:rsidR="00D91246">
          <w:rPr>
            <w:lang w:val="bs-Latn-BA"/>
          </w:rPr>
          <w:t>4</w:t>
        </w:r>
      </w:ins>
      <w:ins w:id="203" w:author="Rajo" w:date="2018-06-17T18:15:00Z">
        <w:r w:rsidR="003C2244">
          <w:rPr>
            <w:lang w:val="bs-Latn-BA"/>
          </w:rPr>
          <w:t>.</w:t>
        </w:r>
      </w:ins>
      <w:ins w:id="204" w:author="Rajo" w:date="2018-06-17T18:13:00Z">
        <w:r w:rsidR="003C2244">
          <w:rPr>
            <w:lang w:val="bs-Latn-BA"/>
          </w:rPr>
          <w:t xml:space="preserve"> poglavlju.</w:t>
        </w:r>
      </w:ins>
      <w:ins w:id="205" w:author="Rajo" w:date="2018-06-17T18:12:00Z">
        <w:r w:rsidR="003C2244">
          <w:rPr>
            <w:lang w:val="bs-Latn-BA"/>
          </w:rPr>
          <w:t xml:space="preserve"> </w:t>
        </w:r>
      </w:ins>
      <w:del w:id="206" w:author="Rajo" w:date="2018-06-17T18:12:00Z">
        <w:r w:rsidDel="003C2244">
          <w:rPr>
            <w:lang w:val="bs-Latn-BA"/>
          </w:rPr>
          <w:delText>.</w:delText>
        </w:r>
      </w:del>
      <w:del w:id="207" w:author="Rajo" w:date="2018-06-17T18:16:00Z">
        <w:r w:rsidDel="00CB080E">
          <w:rPr>
            <w:lang w:val="bs-Latn-BA"/>
          </w:rPr>
          <w:delText xml:space="preserve"> </w:delText>
        </w:r>
      </w:del>
      <w:r>
        <w:rPr>
          <w:lang w:val="bs-Latn-BA"/>
        </w:rPr>
        <w:t xml:space="preserve">U </w:t>
      </w:r>
      <w:del w:id="208" w:author="Rajo" w:date="2018-06-17T18:15:00Z">
        <w:r w:rsidDel="00C637C9">
          <w:rPr>
            <w:lang w:val="bs-Latn-BA"/>
          </w:rPr>
          <w:delText xml:space="preserve">poglavlju </w:delText>
        </w:r>
      </w:del>
      <w:ins w:id="209" w:author="Rajo" w:date="2018-06-17T18:15:00Z">
        <w:r w:rsidR="00C637C9">
          <w:rPr>
            <w:lang w:val="bs-Latn-BA"/>
          </w:rPr>
          <w:t xml:space="preserve">poglavljima </w:t>
        </w:r>
      </w:ins>
      <w:r>
        <w:rPr>
          <w:lang w:val="bs-Latn-BA"/>
        </w:rPr>
        <w:t>6</w:t>
      </w:r>
      <w:ins w:id="210" w:author="Rajo" w:date="2018-06-17T18:16:00Z">
        <w:r w:rsidR="00662D89">
          <w:rPr>
            <w:lang w:val="bs-Latn-BA"/>
          </w:rPr>
          <w:t>,</w:t>
        </w:r>
      </w:ins>
      <w:del w:id="211" w:author="Rajo" w:date="2018-06-17T18:16:00Z">
        <w:r w:rsidDel="005E2AF7">
          <w:rPr>
            <w:lang w:val="bs-Latn-BA"/>
          </w:rPr>
          <w:delText xml:space="preserve"> i</w:delText>
        </w:r>
      </w:del>
      <w:r>
        <w:rPr>
          <w:lang w:val="bs-Latn-BA"/>
        </w:rPr>
        <w:t xml:space="preserve"> 7</w:t>
      </w:r>
      <w:ins w:id="212" w:author="Rajo" w:date="2018-06-17T18:16:00Z">
        <w:r w:rsidR="00662D89">
          <w:rPr>
            <w:lang w:val="bs-Latn-BA"/>
          </w:rPr>
          <w:t xml:space="preserve"> i 8</w:t>
        </w:r>
      </w:ins>
      <w:r>
        <w:rPr>
          <w:lang w:val="bs-Latn-BA"/>
        </w:rPr>
        <w:t xml:space="preserve"> izvršena je analiza SAML</w:t>
      </w:r>
      <w:ins w:id="213" w:author="Rajo" w:date="2018-06-17T18:17:00Z">
        <w:r w:rsidR="00662D89">
          <w:rPr>
            <w:lang w:val="bs-Latn-BA"/>
          </w:rPr>
          <w:t>, OAuth</w:t>
        </w:r>
      </w:ins>
      <w:r>
        <w:rPr>
          <w:lang w:val="bs-Latn-BA"/>
        </w:rPr>
        <w:t xml:space="preserve"> i XACML standarda</w:t>
      </w:r>
      <w:ins w:id="214" w:author="Rajo" w:date="2018-06-17T18:21:00Z">
        <w:r w:rsidR="00A167E8">
          <w:rPr>
            <w:lang w:val="bs-Latn-BA"/>
          </w:rPr>
          <w:t>/protokola</w:t>
        </w:r>
      </w:ins>
      <w:r>
        <w:rPr>
          <w:lang w:val="bs-Latn-BA"/>
        </w:rPr>
        <w:t xml:space="preserve"> koji se </w:t>
      </w:r>
      <w:ins w:id="215" w:author="Rajo" w:date="2018-06-17T18:20:00Z">
        <w:r w:rsidR="00E33E08">
          <w:rPr>
            <w:lang w:val="bs-Latn-BA"/>
          </w:rPr>
          <w:t xml:space="preserve">mogu </w:t>
        </w:r>
      </w:ins>
      <w:r>
        <w:rPr>
          <w:lang w:val="bs-Latn-BA"/>
        </w:rPr>
        <w:t>korist</w:t>
      </w:r>
      <w:del w:id="216" w:author="Rajo" w:date="2018-06-17T18:20:00Z">
        <w:r w:rsidDel="00E33E08">
          <w:rPr>
            <w:lang w:val="bs-Latn-BA"/>
          </w:rPr>
          <w:delText>e</w:delText>
        </w:r>
      </w:del>
      <w:ins w:id="217" w:author="Rajo" w:date="2018-06-17T18:20:00Z">
        <w:r w:rsidR="00E33E08">
          <w:rPr>
            <w:lang w:val="bs-Latn-BA"/>
          </w:rPr>
          <w:t>iti</w:t>
        </w:r>
      </w:ins>
      <w:r>
        <w:rPr>
          <w:lang w:val="bs-Latn-BA"/>
        </w:rPr>
        <w:t xml:space="preserve"> pri razmijeni autentikacionih i autorizacionih poruka između sistema uključenih u SSO proces. Poglavlje </w:t>
      </w:r>
      <w:del w:id="218" w:author="Rajo" w:date="2018-06-17T18:17:00Z">
        <w:r w:rsidDel="00662D89">
          <w:rPr>
            <w:lang w:val="bs-Latn-BA"/>
          </w:rPr>
          <w:delText>8</w:delText>
        </w:r>
      </w:del>
      <w:ins w:id="219" w:author="Rajo" w:date="2018-06-17T18:17:00Z">
        <w:r w:rsidR="00662D89">
          <w:rPr>
            <w:lang w:val="bs-Latn-BA"/>
          </w:rPr>
          <w:t>9</w:t>
        </w:r>
      </w:ins>
      <w:r>
        <w:rPr>
          <w:lang w:val="bs-Latn-BA"/>
        </w:rPr>
        <w:t xml:space="preserve"> sadrži pregled i analizu postojećih SSO rješenja. Na kraju, u </w:t>
      </w:r>
      <w:del w:id="220" w:author="Rajo" w:date="2018-06-17T18:18:00Z">
        <w:r w:rsidDel="00666377">
          <w:rPr>
            <w:lang w:val="bs-Latn-BA"/>
          </w:rPr>
          <w:delText>poglavlj</w:delText>
        </w:r>
      </w:del>
      <w:del w:id="221" w:author="Rajo" w:date="2018-06-17T18:17:00Z">
        <w:r w:rsidDel="00666377">
          <w:rPr>
            <w:lang w:val="bs-Latn-BA"/>
          </w:rPr>
          <w:delText>ima</w:delText>
        </w:r>
      </w:del>
      <w:del w:id="222" w:author="Rajo" w:date="2018-06-17T18:18:00Z">
        <w:r w:rsidDel="00666377">
          <w:rPr>
            <w:lang w:val="bs-Latn-BA"/>
          </w:rPr>
          <w:delText xml:space="preserve"> </w:delText>
        </w:r>
      </w:del>
      <w:del w:id="223" w:author="Rajo" w:date="2018-06-17T18:17:00Z">
        <w:r w:rsidDel="00666377">
          <w:rPr>
            <w:lang w:val="bs-Latn-BA"/>
          </w:rPr>
          <w:delText>9,</w:delText>
        </w:r>
      </w:del>
      <w:del w:id="224" w:author="Rajo" w:date="2018-06-17T18:18:00Z">
        <w:r w:rsidDel="00666377">
          <w:rPr>
            <w:lang w:val="bs-Latn-BA"/>
          </w:rPr>
          <w:delText xml:space="preserve"> </w:delText>
        </w:r>
      </w:del>
      <w:r>
        <w:rPr>
          <w:lang w:val="bs-Latn-BA"/>
        </w:rPr>
        <w:t>10</w:t>
      </w:r>
      <w:ins w:id="225" w:author="Rajo" w:date="2018-06-17T18:18:00Z">
        <w:r w:rsidR="00666377">
          <w:rPr>
            <w:lang w:val="bs-Latn-BA"/>
          </w:rPr>
          <w:t>. poglavlju su</w:t>
        </w:r>
      </w:ins>
      <w:r>
        <w:rPr>
          <w:lang w:val="bs-Latn-BA"/>
        </w:rPr>
        <w:t xml:space="preserve"> </w:t>
      </w:r>
      <w:del w:id="226" w:author="Rajo" w:date="2018-06-17T18:18:00Z">
        <w:r w:rsidDel="00666377">
          <w:rPr>
            <w:lang w:val="bs-Latn-BA"/>
          </w:rPr>
          <w:delText xml:space="preserve">i 11 </w:delText>
        </w:r>
      </w:del>
      <w:r>
        <w:rPr>
          <w:lang w:val="bs-Latn-BA"/>
        </w:rPr>
        <w:t>dat</w:t>
      </w:r>
      <w:ins w:id="227" w:author="Rajo" w:date="2018-06-17T18:18:00Z">
        <w:r w:rsidR="00666377">
          <w:rPr>
            <w:lang w:val="bs-Latn-BA"/>
          </w:rPr>
          <w:t>i</w:t>
        </w:r>
      </w:ins>
      <w:del w:id="228" w:author="Rajo" w:date="2018-06-17T18:18:00Z">
        <w:r w:rsidDel="00666377">
          <w:rPr>
            <w:lang w:val="bs-Latn-BA"/>
          </w:rPr>
          <w:delText>o</w:delText>
        </w:r>
      </w:del>
      <w:r>
        <w:rPr>
          <w:lang w:val="bs-Latn-BA"/>
        </w:rPr>
        <w:t xml:space="preserve"> </w:t>
      </w:r>
      <w:del w:id="229" w:author="Rajo" w:date="2018-06-17T18:18:00Z">
        <w:r w:rsidDel="00666377">
          <w:rPr>
            <w:lang w:val="bs-Latn-BA"/>
          </w:rPr>
          <w:delText xml:space="preserve">je </w:delText>
        </w:r>
      </w:del>
      <w:del w:id="230" w:author="Rajo" w:date="2018-06-17T18:19:00Z">
        <w:r w:rsidDel="00666377">
          <w:rPr>
            <w:lang w:val="bs-Latn-BA"/>
          </w:rPr>
          <w:delText>objašnjenje izbora strategije za realizaciju</w:delText>
        </w:r>
      </w:del>
      <w:ins w:id="231" w:author="Rajo" w:date="2018-06-17T18:19:00Z">
        <w:r w:rsidR="00666377">
          <w:rPr>
            <w:lang w:val="bs-Latn-BA"/>
          </w:rPr>
          <w:t>detalji implementacije</w:t>
        </w:r>
      </w:ins>
      <w:r>
        <w:rPr>
          <w:lang w:val="bs-Latn-BA"/>
        </w:rPr>
        <w:t xml:space="preserve"> SSO servera </w:t>
      </w:r>
      <w:del w:id="232" w:author="Rajo" w:date="2018-06-17T18:19:00Z">
        <w:r w:rsidDel="00666377">
          <w:rPr>
            <w:lang w:val="bs-Latn-BA"/>
          </w:rPr>
          <w:delText xml:space="preserve">te sami detalji njegove implementacije </w:delText>
        </w:r>
      </w:del>
      <w:r>
        <w:rPr>
          <w:lang w:val="bs-Latn-BA"/>
        </w:rPr>
        <w:t>koj</w:t>
      </w:r>
      <w:del w:id="233" w:author="Rajo" w:date="2018-06-17T18:19:00Z">
        <w:r w:rsidDel="00666377">
          <w:rPr>
            <w:lang w:val="bs-Latn-BA"/>
          </w:rPr>
          <w:delText>a</w:delText>
        </w:r>
      </w:del>
      <w:ins w:id="234" w:author="Rajo" w:date="2018-06-17T18:19:00Z">
        <w:r w:rsidR="00666377">
          <w:rPr>
            <w:lang w:val="bs-Latn-BA"/>
          </w:rPr>
          <w:t>i</w:t>
        </w:r>
      </w:ins>
      <w:r>
        <w:rPr>
          <w:lang w:val="bs-Latn-BA"/>
        </w:rPr>
        <w:t xml:space="preserve"> je praktični dio ovog rada, kao i</w:t>
      </w:r>
      <w:ins w:id="235" w:author="Rajo" w:date="2018-06-17T18:19:00Z">
        <w:r w:rsidR="003A4BCA">
          <w:rPr>
            <w:lang w:val="bs-Latn-BA"/>
          </w:rPr>
          <w:t xml:space="preserve"> njegova</w:t>
        </w:r>
      </w:ins>
      <w:r>
        <w:rPr>
          <w:lang w:val="bs-Latn-BA"/>
        </w:rPr>
        <w:t xml:space="preserve"> uporedna analiza </w:t>
      </w:r>
      <w:del w:id="236" w:author="Rajo" w:date="2018-06-17T18:19:00Z">
        <w:r w:rsidDel="003A4BCA">
          <w:rPr>
            <w:lang w:val="bs-Latn-BA"/>
          </w:rPr>
          <w:delText xml:space="preserve">realizovanog rješenja </w:delText>
        </w:r>
      </w:del>
      <w:r>
        <w:rPr>
          <w:lang w:val="bs-Latn-BA"/>
        </w:rPr>
        <w:t>sa postojećim rješenjima.</w:t>
      </w:r>
      <w:r>
        <w:rPr>
          <w:lang w:val="bs-Latn-BA"/>
        </w:rPr>
        <w:br w:type="page"/>
      </w:r>
    </w:p>
    <w:p w14:paraId="232C2E9F" w14:textId="77777777" w:rsidR="00E94ADE" w:rsidDel="00317C63" w:rsidRDefault="00CC5052">
      <w:pPr>
        <w:pStyle w:val="Heading1"/>
        <w:spacing w:line="240" w:lineRule="auto"/>
        <w:jc w:val="both"/>
        <w:rPr>
          <w:del w:id="237" w:author="Rajo" w:date="2018-06-17T14:24:00Z"/>
          <w:lang w:val="bs-Latn-BA"/>
        </w:rPr>
      </w:pPr>
      <w:bookmarkStart w:id="238" w:name="_Toc511154414"/>
      <w:r>
        <w:rPr>
          <w:lang w:val="bs-Latn-BA"/>
        </w:rPr>
        <w:lastRenderedPageBreak/>
        <w:t>AUTENTIKACIJA</w:t>
      </w:r>
      <w:bookmarkEnd w:id="238"/>
    </w:p>
    <w:p w14:paraId="7105403B" w14:textId="77777777" w:rsidR="00E94ADE" w:rsidRPr="00233832" w:rsidRDefault="00E94ADE">
      <w:pPr>
        <w:pStyle w:val="Heading1"/>
        <w:spacing w:line="240" w:lineRule="auto"/>
        <w:jc w:val="both"/>
        <w:rPr>
          <w:lang w:val="bs-Latn-BA"/>
        </w:rPr>
        <w:pPrChange w:id="239" w:author="Rajo" w:date="2018-06-17T14:24:00Z">
          <w:pPr>
            <w:spacing w:line="240" w:lineRule="auto"/>
            <w:jc w:val="both"/>
          </w:pPr>
        </w:pPrChange>
      </w:pPr>
    </w:p>
    <w:p w14:paraId="717E19A8" w14:textId="3D68D34B" w:rsidR="00E94ADE" w:rsidDel="00AF30C7" w:rsidRDefault="00CC5052">
      <w:pPr>
        <w:spacing w:line="240" w:lineRule="auto"/>
        <w:ind w:firstLine="360"/>
        <w:jc w:val="both"/>
        <w:rPr>
          <w:del w:id="240" w:author="Rajo" w:date="2018-05-22T19:32:00Z"/>
          <w:lang w:val="bs-Latn-BA"/>
        </w:rPr>
        <w:pPrChange w:id="241" w:author="Rajo" w:date="2018-06-17T14:42:00Z">
          <w:pPr>
            <w:spacing w:line="240" w:lineRule="auto"/>
            <w:ind w:firstLine="720"/>
            <w:jc w:val="both"/>
          </w:pPr>
        </w:pPrChange>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242"/>
      <w:commentRangeStart w:id="243"/>
      <w:r>
        <w:rPr>
          <w:lang w:val="bs-Latn-BA"/>
        </w:rPr>
        <w:t xml:space="preserve">nje za pristup sistemu. </w:t>
      </w:r>
    </w:p>
    <w:p w14:paraId="0DAB368C" w14:textId="77777777" w:rsidR="00E94ADE" w:rsidRDefault="00E94ADE">
      <w:pPr>
        <w:spacing w:line="240" w:lineRule="auto"/>
        <w:ind w:firstLine="360"/>
        <w:jc w:val="both"/>
        <w:rPr>
          <w:lang w:val="bs-Latn-BA"/>
        </w:rPr>
        <w:pPrChange w:id="244" w:author="Rajo" w:date="2018-06-17T14:42:00Z">
          <w:pPr>
            <w:spacing w:line="240" w:lineRule="auto"/>
            <w:jc w:val="both"/>
          </w:pPr>
        </w:pPrChange>
      </w:pPr>
    </w:p>
    <w:p w14:paraId="7C585DB7" w14:textId="1DAAF744" w:rsidR="00E94ADE" w:rsidDel="00541130" w:rsidRDefault="00CC5052">
      <w:pPr>
        <w:spacing w:line="240" w:lineRule="auto"/>
        <w:ind w:firstLine="360"/>
        <w:jc w:val="both"/>
        <w:rPr>
          <w:del w:id="245" w:author="Rajo" w:date="2018-05-22T19:32:00Z"/>
          <w:lang w:val="bs-Latn-BA"/>
        </w:rPr>
        <w:pPrChange w:id="246" w:author="Rajo" w:date="2018-06-17T14:42:00Z">
          <w:pPr>
            <w:spacing w:line="240" w:lineRule="auto"/>
            <w:ind w:firstLine="720"/>
            <w:jc w:val="both"/>
          </w:pPr>
        </w:pPrChange>
      </w:pPr>
      <w:r>
        <w:rPr>
          <w:lang w:val="bs-Latn-BA"/>
        </w:rPr>
        <w:t xml:space="preserve">Autentikacija </w:t>
      </w:r>
      <w:commentRangeEnd w:id="242"/>
      <w:r>
        <w:rPr>
          <w:rStyle w:val="CommentReference"/>
        </w:rPr>
        <w:commentReference w:id="242"/>
      </w:r>
      <w:commentRangeEnd w:id="243"/>
      <w:r w:rsidR="00F42DDE">
        <w:rPr>
          <w:rStyle w:val="CommentReference"/>
        </w:rPr>
        <w:commentReference w:id="243"/>
      </w:r>
      <w:r>
        <w:rPr>
          <w:lang w:val="bs-Latn-BA"/>
        </w:rPr>
        <w:t xml:space="preserve">može biti sprovedena upotrebom pristupnih podataka, SSO sistema, biometrijski, digitalnim </w:t>
      </w:r>
      <w:ins w:id="247" w:author="Rajo" w:date="2018-06-02T20:17:00Z">
        <w:r w:rsidR="00A347B0">
          <w:rPr>
            <w:lang w:val="bs-Latn-BA"/>
          </w:rPr>
          <w:t>s</w:t>
        </w:r>
      </w:ins>
      <w:del w:id="248" w:author="Rajo" w:date="2018-06-02T20:17:00Z">
        <w:r w:rsidDel="00A347B0">
          <w:rPr>
            <w:lang w:val="bs-Latn-BA"/>
          </w:rPr>
          <w:delText>c</w:delText>
        </w:r>
      </w:del>
      <w:r>
        <w:rPr>
          <w:lang w:val="bs-Latn-BA"/>
        </w:rPr>
        <w:t xml:space="preserve">ertifikatima i javnim ključevima. </w:t>
      </w:r>
    </w:p>
    <w:p w14:paraId="651032E9" w14:textId="77777777" w:rsidR="00E94ADE" w:rsidRDefault="00E94ADE">
      <w:pPr>
        <w:spacing w:line="240" w:lineRule="auto"/>
        <w:ind w:firstLine="360"/>
        <w:jc w:val="both"/>
        <w:rPr>
          <w:lang w:val="bs-Latn-BA"/>
        </w:rPr>
        <w:pPrChange w:id="249" w:author="Rajo" w:date="2018-06-17T14:42:00Z">
          <w:pPr>
            <w:spacing w:line="240" w:lineRule="auto"/>
            <w:jc w:val="both"/>
          </w:pPr>
        </w:pPrChange>
      </w:pPr>
    </w:p>
    <w:p w14:paraId="397DF12F" w14:textId="77777777" w:rsidR="00E94ADE" w:rsidRDefault="00CC5052">
      <w:pPr>
        <w:spacing w:line="240" w:lineRule="auto"/>
        <w:ind w:firstLine="360"/>
        <w:jc w:val="both"/>
        <w:rPr>
          <w:lang w:val="bs-Latn-BA"/>
        </w:rPr>
        <w:pPrChange w:id="250" w:author="Rajo" w:date="2018-06-17T14:42:00Z">
          <w:pPr>
            <w:spacing w:line="240" w:lineRule="auto"/>
            <w:ind w:firstLine="720"/>
            <w:jc w:val="both"/>
          </w:pPr>
        </w:pPrChange>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251" w:author="Rajo" w:date="2018-05-22T19:42:00Z"/>
          <w:lang w:val="bs-Latn-BA"/>
        </w:rPr>
      </w:pPr>
    </w:p>
    <w:p w14:paraId="2EE30B53" w14:textId="6EFFD239" w:rsidR="00E94ADE" w:rsidDel="00915DDB" w:rsidRDefault="00CC5052">
      <w:pPr>
        <w:pStyle w:val="Heading2"/>
        <w:spacing w:line="240" w:lineRule="auto"/>
        <w:jc w:val="both"/>
        <w:rPr>
          <w:del w:id="252" w:author="Rajo" w:date="2018-05-22T19:42:00Z"/>
          <w:lang w:val="bs-Latn-BA"/>
        </w:rPr>
      </w:pPr>
      <w:bookmarkStart w:id="253" w:name="_Toc511154415"/>
      <w:commentRangeStart w:id="254"/>
      <w:del w:id="255" w:author="Rajo" w:date="2018-05-22T19:42:00Z">
        <w:r w:rsidDel="00915DDB">
          <w:rPr>
            <w:lang w:val="bs-Latn-BA"/>
          </w:rPr>
          <w:delText>Autentikacija upotrebom lozinke</w:delText>
        </w:r>
        <w:bookmarkEnd w:id="253"/>
        <w:r w:rsidDel="00915DDB">
          <w:rPr>
            <w:lang w:val="bs-Latn-BA"/>
          </w:rPr>
          <w:delText xml:space="preserve"> </w:delText>
        </w:r>
        <w:commentRangeEnd w:id="254"/>
        <w:r w:rsidDel="00915DDB">
          <w:rPr>
            <w:rStyle w:val="CommentReference"/>
            <w:rFonts w:ascii="Times New Roman" w:eastAsiaTheme="minorHAnsi" w:hAnsi="Times New Roman" w:cstheme="minorBidi"/>
            <w:color w:val="auto"/>
          </w:rPr>
          <w:commentReference w:id="254"/>
        </w:r>
      </w:del>
    </w:p>
    <w:p w14:paraId="57362F37" w14:textId="6730C34D" w:rsidR="00E94ADE" w:rsidDel="00915DDB" w:rsidRDefault="00E94ADE">
      <w:pPr>
        <w:spacing w:line="240" w:lineRule="auto"/>
        <w:jc w:val="both"/>
        <w:rPr>
          <w:del w:id="256" w:author="Rajo" w:date="2018-05-22T19:42:00Z"/>
          <w:lang w:val="bs-Latn-BA"/>
        </w:rPr>
      </w:pPr>
    </w:p>
    <w:p w14:paraId="54BE366F" w14:textId="661F5078" w:rsidR="00E94ADE" w:rsidDel="00915DDB" w:rsidRDefault="00CC5052">
      <w:pPr>
        <w:spacing w:line="240" w:lineRule="auto"/>
        <w:ind w:firstLine="720"/>
        <w:jc w:val="both"/>
        <w:rPr>
          <w:del w:id="257" w:author="Rajo" w:date="2018-05-22T19:42:00Z"/>
          <w:lang w:val="bs-Latn-BA"/>
        </w:rPr>
      </w:pPr>
      <w:del w:id="258"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259" w:author="Rajo" w:date="2018-05-22T19:42:00Z"/>
          <w:lang w:val="bs-Latn-BA"/>
        </w:rPr>
      </w:pPr>
    </w:p>
    <w:p w14:paraId="161152D0" w14:textId="24BA47EA" w:rsidR="00E94ADE" w:rsidDel="00915DDB" w:rsidRDefault="00CC5052">
      <w:pPr>
        <w:spacing w:line="240" w:lineRule="auto"/>
        <w:ind w:firstLine="720"/>
        <w:jc w:val="both"/>
        <w:rPr>
          <w:del w:id="260" w:author="Rajo" w:date="2018-05-22T19:42:00Z"/>
          <w:lang w:val="bs-Latn-BA"/>
        </w:rPr>
      </w:pPr>
      <w:del w:id="261"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262" w:author="Rajo" w:date="2018-05-22T19:42:00Z"/>
          <w:lang w:val="bs-Latn-BA"/>
        </w:rPr>
      </w:pPr>
    </w:p>
    <w:p w14:paraId="49722856" w14:textId="56E5062A" w:rsidR="00E94ADE" w:rsidDel="00915DDB" w:rsidRDefault="00CC5052">
      <w:pPr>
        <w:spacing w:line="240" w:lineRule="auto"/>
        <w:ind w:firstLine="720"/>
        <w:jc w:val="both"/>
        <w:rPr>
          <w:del w:id="263" w:author="Rajo" w:date="2018-05-22T19:42:00Z"/>
          <w:lang w:val="bs-Latn-BA"/>
        </w:rPr>
      </w:pPr>
      <w:del w:id="264"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265" w:author="Rajo" w:date="2018-05-22T19:42:00Z"/>
          <w:lang w:val="bs-Latn-BA"/>
        </w:rPr>
      </w:pPr>
    </w:p>
    <w:p w14:paraId="11DA2EB3" w14:textId="6862ACBC" w:rsidR="00E94ADE" w:rsidDel="00915DDB" w:rsidRDefault="00CC5052">
      <w:pPr>
        <w:spacing w:line="240" w:lineRule="auto"/>
        <w:ind w:firstLine="720"/>
        <w:jc w:val="both"/>
        <w:rPr>
          <w:del w:id="266" w:author="Rajo" w:date="2018-05-22T19:42:00Z"/>
          <w:lang w:val="bs-Latn-BA"/>
        </w:rPr>
      </w:pPr>
      <w:del w:id="267"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268" w:author="Rajo" w:date="2018-05-22T19:42:00Z"/>
          <w:lang w:val="bs-Latn-BA"/>
        </w:rPr>
      </w:pPr>
    </w:p>
    <w:p w14:paraId="3F060529" w14:textId="4B1034D7" w:rsidR="00E94ADE" w:rsidDel="00915DDB" w:rsidRDefault="00CC5052">
      <w:pPr>
        <w:spacing w:line="240" w:lineRule="auto"/>
        <w:ind w:firstLine="720"/>
        <w:jc w:val="both"/>
        <w:rPr>
          <w:del w:id="269" w:author="Rajo" w:date="2018-05-22T19:42:00Z"/>
          <w:lang w:val="bs-Latn-BA"/>
        </w:rPr>
      </w:pPr>
      <w:del w:id="270"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Del="00F1135F" w:rsidRDefault="00CC5052">
      <w:pPr>
        <w:pStyle w:val="Heading2"/>
        <w:spacing w:line="240" w:lineRule="auto"/>
        <w:jc w:val="both"/>
        <w:rPr>
          <w:del w:id="271" w:author="Rajo" w:date="2018-06-17T14:24:00Z"/>
          <w:lang w:val="bs-Latn-BA"/>
        </w:rPr>
      </w:pPr>
      <w:bookmarkStart w:id="272" w:name="_Toc511154416"/>
      <w:r>
        <w:rPr>
          <w:lang w:val="bs-Latn-BA"/>
        </w:rPr>
        <w:t>Autentikacioni faktori</w:t>
      </w:r>
      <w:bookmarkEnd w:id="272"/>
    </w:p>
    <w:p w14:paraId="6814D4A9" w14:textId="6E10F668" w:rsidR="00E94ADE" w:rsidRPr="00233832" w:rsidRDefault="00E94ADE">
      <w:pPr>
        <w:pStyle w:val="Heading2"/>
        <w:spacing w:line="240" w:lineRule="auto"/>
        <w:jc w:val="both"/>
        <w:rPr>
          <w:ins w:id="273" w:author="Rajo" w:date="2018-05-22T19:50:00Z"/>
          <w:lang w:val="bs-Latn-BA"/>
        </w:rPr>
        <w:pPrChange w:id="274" w:author="Rajo" w:date="2018-06-17T14:24:00Z">
          <w:pPr>
            <w:spacing w:line="240" w:lineRule="auto"/>
            <w:jc w:val="both"/>
          </w:pPr>
        </w:pPrChange>
      </w:pPr>
    </w:p>
    <w:p w14:paraId="1BC9E1DA" w14:textId="1D120F7A" w:rsidR="001B4935" w:rsidRDefault="001B4935">
      <w:pPr>
        <w:spacing w:line="240" w:lineRule="auto"/>
        <w:ind w:firstLine="360"/>
        <w:jc w:val="both"/>
        <w:rPr>
          <w:lang w:val="bs-Latn-BA"/>
        </w:rPr>
        <w:pPrChange w:id="275" w:author="Rajo" w:date="2018-06-17T14:43:00Z">
          <w:pPr>
            <w:spacing w:line="240" w:lineRule="auto"/>
            <w:jc w:val="both"/>
          </w:pPr>
        </w:pPrChange>
      </w:pPr>
      <w:ins w:id="276"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ins w:id="277" w:author="Rajo" w:date="2018-06-17T17:01:00Z">
        <w:r w:rsidR="003E39E0">
          <w:rPr>
            <w:lang w:val="bs-Latn-BA"/>
          </w:rPr>
          <w:t xml:space="preserve"> </w:t>
        </w:r>
      </w:ins>
      <w:moveToRangeStart w:id="278" w:author="Rajo" w:date="2018-06-17T17:01:00Z" w:name="move517018228"/>
      <w:moveTo w:id="279" w:author="Rajo" w:date="2018-06-17T17:01:00Z">
        <w:r w:rsidR="003E39E0" w:rsidRPr="00362594">
          <w:rPr>
            <w:vertAlign w:val="superscript"/>
            <w:lang w:val="bs-Latn-BA"/>
          </w:rPr>
          <w:t>[1]</w:t>
        </w:r>
      </w:moveTo>
      <w:moveToRangeEnd w:id="278"/>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r>
        <w:rPr>
          <w:i/>
          <w:lang w:val="bs-Latn-BA"/>
        </w:rPr>
        <w:t>Personal Identification Number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280"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281" w:author="Rajo" w:date="2018-05-22T19:48:00Z">
          <w:pPr>
            <w:spacing w:line="240" w:lineRule="auto"/>
            <w:jc w:val="both"/>
          </w:pPr>
        </w:pPrChange>
      </w:pPr>
    </w:p>
    <w:p w14:paraId="3F6F5F46" w14:textId="77777777" w:rsidR="00E94ADE" w:rsidDel="00B1457C" w:rsidRDefault="00CC5052" w:rsidP="00233832">
      <w:pPr>
        <w:spacing w:line="240" w:lineRule="auto"/>
        <w:ind w:firstLine="360"/>
        <w:jc w:val="both"/>
        <w:rPr>
          <w:del w:id="282"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283" w:author="Rajo" w:date="2018-06-17T14:43:00Z">
          <w:pPr>
            <w:spacing w:line="240" w:lineRule="auto"/>
            <w:jc w:val="both"/>
          </w:pPr>
        </w:pPrChange>
      </w:pPr>
    </w:p>
    <w:p w14:paraId="56D57B15" w14:textId="459D86EE" w:rsidR="00055E95" w:rsidRDefault="00CC5052">
      <w:pPr>
        <w:spacing w:line="240" w:lineRule="auto"/>
        <w:ind w:firstLine="360"/>
        <w:jc w:val="both"/>
        <w:rPr>
          <w:ins w:id="284" w:author="Rajo" w:date="2018-05-22T19:42:00Z"/>
          <w:lang w:val="bs-Latn-BA"/>
        </w:rPr>
        <w:pPrChange w:id="285" w:author="Rajo" w:date="2018-06-17T14:43:00Z">
          <w:pPr>
            <w:spacing w:line="240" w:lineRule="auto"/>
            <w:jc w:val="both"/>
          </w:pPr>
        </w:pPrChange>
      </w:pPr>
      <w:r>
        <w:rPr>
          <w:lang w:val="bs-Latn-BA"/>
        </w:rPr>
        <w:t>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Na ovaj način sigurnost se znatno uvećava, s obzirom na to da je mala vjerovatnoća da će napadač doći u posjed svim faktorima koji su potrebni za autentikaciju.</w:t>
      </w:r>
      <w:r w:rsidRPr="00DE5116">
        <w:rPr>
          <w:vertAlign w:val="superscript"/>
          <w:lang w:val="bs-Latn-BA"/>
          <w:rPrChange w:id="286" w:author="Rajo" w:date="2018-05-22T19:53:00Z">
            <w:rPr>
              <w:lang w:val="bs-Latn-BA"/>
            </w:rPr>
          </w:rPrChange>
        </w:rPr>
        <w:t xml:space="preserve"> </w:t>
      </w:r>
      <w:moveFromRangeStart w:id="287" w:author="Rajo" w:date="2018-06-17T17:01:00Z" w:name="move517018228"/>
      <w:moveFrom w:id="288" w:author="Rajo" w:date="2018-06-17T17:01:00Z">
        <w:r w:rsidRPr="00DE5116" w:rsidDel="003E39E0">
          <w:rPr>
            <w:vertAlign w:val="superscript"/>
            <w:lang w:val="bs-Latn-BA"/>
            <w:rPrChange w:id="289" w:author="Rajo" w:date="2018-05-22T19:53:00Z">
              <w:rPr>
                <w:lang w:val="bs-Latn-BA"/>
              </w:rPr>
            </w:rPrChange>
          </w:rPr>
          <w:t>[1]</w:t>
        </w:r>
      </w:moveFrom>
      <w:moveFromRangeEnd w:id="287"/>
    </w:p>
    <w:p w14:paraId="350E9A31" w14:textId="7BF3A50D" w:rsidR="00915DDB" w:rsidRPr="00233832" w:rsidRDefault="00915DDB">
      <w:pPr>
        <w:pStyle w:val="Heading3"/>
        <w:rPr>
          <w:ins w:id="290" w:author="Rajo" w:date="2018-05-22T19:42:00Z"/>
          <w:lang w:val="bs-Latn-BA"/>
        </w:rPr>
        <w:pPrChange w:id="291" w:author="Rajo" w:date="2018-06-17T14:24:00Z">
          <w:pPr>
            <w:spacing w:line="240" w:lineRule="auto"/>
            <w:jc w:val="both"/>
          </w:pPr>
        </w:pPrChange>
      </w:pPr>
      <w:commentRangeStart w:id="292"/>
      <w:commentRangeStart w:id="293"/>
      <w:ins w:id="294" w:author="Rajo" w:date="2018-05-22T19:42:00Z">
        <w:r>
          <w:rPr>
            <w:lang w:val="bs-Latn-BA"/>
          </w:rPr>
          <w:lastRenderedPageBreak/>
          <w:t xml:space="preserve">Autentikacija upotrebom lozinke </w:t>
        </w:r>
        <w:commentRangeEnd w:id="292"/>
        <w:r>
          <w:rPr>
            <w:rStyle w:val="CommentReference"/>
            <w:rFonts w:ascii="Times New Roman" w:eastAsiaTheme="minorHAnsi" w:hAnsi="Times New Roman" w:cstheme="minorBidi"/>
            <w:color w:val="auto"/>
          </w:rPr>
          <w:commentReference w:id="292"/>
        </w:r>
      </w:ins>
      <w:commentRangeEnd w:id="293"/>
      <w:ins w:id="295" w:author="Rajo" w:date="2018-06-17T16:50:00Z">
        <w:r w:rsidR="00F42DDE">
          <w:rPr>
            <w:rStyle w:val="CommentReference"/>
            <w:rFonts w:ascii="Times New Roman" w:eastAsiaTheme="minorHAnsi" w:hAnsi="Times New Roman" w:cstheme="minorBidi"/>
            <w:i w:val="0"/>
            <w:color w:val="auto"/>
          </w:rPr>
          <w:commentReference w:id="293"/>
        </w:r>
      </w:ins>
    </w:p>
    <w:p w14:paraId="48292DE5" w14:textId="120F3F8D" w:rsidR="00915DDB" w:rsidRDefault="00915DDB">
      <w:pPr>
        <w:spacing w:line="240" w:lineRule="auto"/>
        <w:ind w:firstLine="360"/>
        <w:jc w:val="both"/>
        <w:rPr>
          <w:ins w:id="296" w:author="Rajo" w:date="2018-05-22T19:42:00Z"/>
          <w:lang w:val="bs-Latn-BA"/>
        </w:rPr>
        <w:pPrChange w:id="297" w:author="Rajo" w:date="2018-06-17T14:43:00Z">
          <w:pPr>
            <w:spacing w:line="240" w:lineRule="auto"/>
            <w:jc w:val="both"/>
          </w:pPr>
        </w:pPrChange>
      </w:pPr>
      <w:ins w:id="298" w:author="Rajo" w:date="2018-05-22T19:42:00Z">
        <w:r>
          <w:rPr>
            <w:lang w:val="bs-Latn-BA"/>
          </w:rPr>
          <w:t>U privatnim i javnim računarskim mrežama (uključujući internet), autentikacija se najčešće realizuje upotrebom korisničkog imena i lozinke. Pretpostavlja se da je poznavanje pristupnih podataka dovoljna garancija da je korisnik ispravan, tj. onaj za koga se pre</w:t>
        </w:r>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360"/>
        <w:jc w:val="both"/>
        <w:rPr>
          <w:ins w:id="299" w:author="Rajo" w:date="2018-05-22T19:42:00Z"/>
          <w:lang w:val="bs-Latn-BA"/>
        </w:rPr>
        <w:pPrChange w:id="300" w:author="Rajo" w:date="2018-06-17T14:43:00Z">
          <w:pPr>
            <w:spacing w:line="240" w:lineRule="auto"/>
            <w:jc w:val="both"/>
          </w:pPr>
        </w:pPrChange>
      </w:pPr>
      <w:ins w:id="301"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360"/>
        <w:jc w:val="both"/>
        <w:rPr>
          <w:ins w:id="302" w:author="Rajo" w:date="2018-05-22T19:42:00Z"/>
          <w:lang w:val="bs-Latn-BA"/>
        </w:rPr>
        <w:pPrChange w:id="303" w:author="Rajo" w:date="2018-06-17T14:43:00Z">
          <w:pPr>
            <w:spacing w:line="240" w:lineRule="auto"/>
            <w:jc w:val="both"/>
          </w:pPr>
        </w:pPrChange>
      </w:pPr>
      <w:ins w:id="304"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pPr>
        <w:spacing w:line="240" w:lineRule="auto"/>
        <w:ind w:firstLine="360"/>
        <w:jc w:val="both"/>
        <w:rPr>
          <w:ins w:id="305" w:author="Rajo" w:date="2018-05-22T19:42:00Z"/>
          <w:lang w:val="bs-Latn-BA"/>
        </w:rPr>
        <w:pPrChange w:id="306" w:author="Rajo" w:date="2018-06-17T14:43:00Z">
          <w:pPr>
            <w:spacing w:line="240" w:lineRule="auto"/>
            <w:ind w:firstLine="720"/>
            <w:jc w:val="both"/>
          </w:pPr>
        </w:pPrChange>
      </w:pPr>
      <w:ins w:id="307"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Del="00F1135F" w:rsidRDefault="00CC5052">
      <w:pPr>
        <w:pStyle w:val="Heading1"/>
        <w:spacing w:line="240" w:lineRule="auto"/>
        <w:jc w:val="both"/>
        <w:rPr>
          <w:del w:id="308" w:author="Rajo" w:date="2018-06-17T14:24:00Z"/>
          <w:lang w:val="bs-Latn-BA"/>
        </w:rPr>
      </w:pPr>
      <w:bookmarkStart w:id="309" w:name="_Toc511154417"/>
      <w:r>
        <w:rPr>
          <w:lang w:val="bs-Latn-BA"/>
        </w:rPr>
        <w:lastRenderedPageBreak/>
        <w:t>UPRAVLJANJE IDENTITETIMA</w:t>
      </w:r>
      <w:bookmarkEnd w:id="309"/>
    </w:p>
    <w:p w14:paraId="5A0E3987" w14:textId="77777777" w:rsidR="00E94ADE" w:rsidRPr="00233832" w:rsidRDefault="00E94ADE">
      <w:pPr>
        <w:pStyle w:val="Heading1"/>
        <w:spacing w:line="240" w:lineRule="auto"/>
        <w:jc w:val="both"/>
        <w:rPr>
          <w:lang w:val="bs-Latn-BA"/>
        </w:rPr>
        <w:pPrChange w:id="310" w:author="Rajo" w:date="2018-06-17T14:24:00Z">
          <w:pPr>
            <w:spacing w:line="240" w:lineRule="auto"/>
            <w:jc w:val="both"/>
          </w:pPr>
        </w:pPrChange>
      </w:pPr>
    </w:p>
    <w:p w14:paraId="6EC1D15F" w14:textId="77777777" w:rsidR="00E94ADE" w:rsidDel="0097061F" w:rsidRDefault="00CC5052">
      <w:pPr>
        <w:spacing w:line="240" w:lineRule="auto"/>
        <w:ind w:firstLine="360"/>
        <w:jc w:val="both"/>
        <w:rPr>
          <w:del w:id="311"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312" w:author="Rajo" w:date="2018-06-17T14:43:00Z">
          <w:pPr>
            <w:spacing w:line="240" w:lineRule="auto"/>
            <w:jc w:val="both"/>
          </w:pPr>
        </w:pPrChange>
      </w:pPr>
    </w:p>
    <w:p w14:paraId="7B274688" w14:textId="539C1895" w:rsidR="00E94ADE" w:rsidDel="0097061F" w:rsidRDefault="00CC5052" w:rsidP="00233832">
      <w:pPr>
        <w:spacing w:line="240" w:lineRule="auto"/>
        <w:ind w:firstLine="360"/>
        <w:jc w:val="both"/>
        <w:rPr>
          <w:del w:id="313" w:author="Rajo" w:date="2018-05-22T20:21:00Z"/>
          <w:lang w:val="bs-Latn-BA"/>
        </w:rPr>
      </w:pPr>
      <w:r>
        <w:rPr>
          <w:lang w:val="bs-Latn-BA"/>
        </w:rPr>
        <w:t>Na najnižem nivou, upravljanje identitetima podrazumijeva definisanje onoga št</w:t>
      </w:r>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314" w:author="Rajo" w:date="2018-06-17T14:43:00Z">
          <w:pPr>
            <w:spacing w:line="240" w:lineRule="auto"/>
            <w:jc w:val="both"/>
          </w:pPr>
        </w:pPrChange>
      </w:pPr>
    </w:p>
    <w:p w14:paraId="55650309" w14:textId="2667E931" w:rsidR="00E94ADE" w:rsidDel="0097061F" w:rsidRDefault="00CC5052" w:rsidP="00233832">
      <w:pPr>
        <w:spacing w:line="240" w:lineRule="auto"/>
        <w:ind w:firstLine="360"/>
        <w:jc w:val="both"/>
        <w:rPr>
          <w:del w:id="315"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r>
        <w:rPr>
          <w:i/>
          <w:lang w:val="bs-Latn-BA"/>
        </w:rPr>
        <w:t>roles</w:t>
      </w:r>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316" w:author="Rajo" w:date="2018-06-17T14:43:00Z">
          <w:pPr>
            <w:spacing w:line="240" w:lineRule="auto"/>
            <w:jc w:val="both"/>
          </w:pPr>
        </w:pPrChange>
      </w:pPr>
    </w:p>
    <w:p w14:paraId="691AF147" w14:textId="77777777" w:rsidR="00E94ADE" w:rsidDel="0097061F" w:rsidRDefault="00CC5052" w:rsidP="00233832">
      <w:pPr>
        <w:spacing w:line="240" w:lineRule="auto"/>
        <w:ind w:firstLine="360"/>
        <w:jc w:val="both"/>
        <w:rPr>
          <w:del w:id="317"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318" w:author="Rajo" w:date="2018-06-17T14:43:00Z">
          <w:pPr>
            <w:spacing w:line="240" w:lineRule="auto"/>
            <w:jc w:val="both"/>
          </w:pPr>
        </w:pPrChange>
      </w:pPr>
    </w:p>
    <w:p w14:paraId="2D885E63" w14:textId="77777777" w:rsidR="00E94ADE" w:rsidDel="000650A9" w:rsidRDefault="00CC5052" w:rsidP="00233832">
      <w:pPr>
        <w:spacing w:line="240" w:lineRule="auto"/>
        <w:ind w:firstLine="360"/>
        <w:jc w:val="both"/>
        <w:rPr>
          <w:del w:id="319"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320"/>
      <w:commentRangeStart w:id="321"/>
      <w:r>
        <w:rPr>
          <w:lang w:val="bs-Latn-BA"/>
        </w:rPr>
        <w:t>Neki od problema koje ovakav sistem može riješiti su:</w:t>
      </w:r>
      <w:commentRangeEnd w:id="320"/>
      <w:r>
        <w:rPr>
          <w:rStyle w:val="CommentReference"/>
        </w:rPr>
        <w:commentReference w:id="320"/>
      </w:r>
      <w:commentRangeEnd w:id="321"/>
      <w:r w:rsidR="00F42DDE">
        <w:rPr>
          <w:rStyle w:val="CommentReference"/>
        </w:rPr>
        <w:commentReference w:id="321"/>
      </w:r>
    </w:p>
    <w:p w14:paraId="6399D73A" w14:textId="77777777" w:rsidR="00E94ADE" w:rsidRDefault="00E94ADE">
      <w:pPr>
        <w:spacing w:line="240" w:lineRule="auto"/>
        <w:ind w:firstLine="360"/>
        <w:jc w:val="both"/>
        <w:rPr>
          <w:lang w:val="bs-Latn-BA"/>
        </w:rPr>
        <w:pPrChange w:id="322" w:author="Rajo" w:date="2018-06-17T14:43: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323" w:author="Rajo" w:date="2018-05-22T20:06:00Z"/>
          <w:lang w:val="bs-Latn-BA"/>
          <w:rPrChange w:id="324" w:author="Rajo" w:date="2018-05-22T20:06:00Z">
            <w:rPr>
              <w:ins w:id="325" w:author="Rajo" w:date="2018-05-22T20:06:00Z"/>
            </w:rPr>
          </w:rPrChange>
        </w:rPr>
      </w:pPr>
      <w:r>
        <w:t>p</w:t>
      </w:r>
      <w:r>
        <w:rPr>
          <w:lang w:val="bs-Latn-BA"/>
        </w:rPr>
        <w:t>revelik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326" w:author="Rajo" w:date="2018-05-22T20:06:00Z">
        <w:r>
          <w:rPr>
            <w:lang w:val="bs-Latn-BA"/>
          </w:rPr>
          <w:t>jednostavnija d</w:t>
        </w:r>
      </w:ins>
      <w:ins w:id="327" w:author="Rajo" w:date="2018-05-22T20:07:00Z">
        <w:r>
          <w:rPr>
            <w:lang w:val="bs-Latn-BA"/>
          </w:rPr>
          <w:t>odjela</w:t>
        </w:r>
      </w:ins>
      <w:ins w:id="328" w:author="Rajo" w:date="2018-05-22T20:10:00Z">
        <w:r>
          <w:rPr>
            <w:lang w:val="bs-Latn-BA"/>
          </w:rPr>
          <w:t>/</w:t>
        </w:r>
      </w:ins>
      <w:ins w:id="329" w:author="Rajo" w:date="2018-05-22T20:07:00Z">
        <w:r>
          <w:rPr>
            <w:lang w:val="bs-Latn-BA"/>
          </w:rPr>
          <w:t xml:space="preserve">uskraćivanje prava i privilegija pristupa </w:t>
        </w:r>
      </w:ins>
      <w:ins w:id="330" w:author="Rajo" w:date="2018-05-22T20:08:00Z">
        <w:r>
          <w:rPr>
            <w:lang w:val="bs-Latn-BA"/>
          </w:rPr>
          <w:t xml:space="preserve">različitim dijelovima informacionog sistema u okviru </w:t>
        </w:r>
      </w:ins>
      <w:ins w:id="331" w:author="Rajo" w:date="2018-05-22T20:10:00Z">
        <w:r>
          <w:rPr>
            <w:lang w:val="bs-Latn-BA"/>
          </w:rPr>
          <w:t>organizacije</w:t>
        </w:r>
      </w:ins>
      <w:ins w:id="332"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333"/>
      <w:commentRangeStart w:id="334"/>
      <w:r>
        <w:t>k</w:t>
      </w:r>
      <w:r>
        <w:rPr>
          <w:lang w:val="bs-Latn-BA"/>
        </w:rPr>
        <w:t xml:space="preserve">reiranje naloga od strane zaposlenih koji </w:t>
      </w:r>
      <w:del w:id="335" w:author="Rajo" w:date="2018-05-23T19:53:00Z">
        <w:r w:rsidDel="00B009C3">
          <w:rPr>
            <w:lang w:val="bs-Latn-BA"/>
          </w:rPr>
          <w:delText>nemaju odgovarajuća prava pristupa</w:delText>
        </w:r>
        <w:commentRangeEnd w:id="333"/>
        <w:r w:rsidDel="00B009C3">
          <w:commentReference w:id="333"/>
        </w:r>
      </w:del>
      <w:commentRangeEnd w:id="334"/>
      <w:r w:rsidR="00F42DDE">
        <w:rPr>
          <w:rStyle w:val="CommentReference"/>
        </w:rPr>
        <w:commentReference w:id="334"/>
      </w:r>
      <w:ins w:id="336" w:author="Rajo" w:date="2018-05-23T19:53:00Z">
        <w:r w:rsidR="00B009C3">
          <w:rPr>
            <w:lang w:val="bs-Latn-BA"/>
          </w:rPr>
          <w:t xml:space="preserve">nisu stručni i odgovorni za </w:t>
        </w:r>
      </w:ins>
      <w:ins w:id="337"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r>
        <w:rPr>
          <w:lang w:val="bs-Latn-BA"/>
        </w:rPr>
        <w:t>epostojanje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r>
        <w:rPr>
          <w:lang w:val="bs-Latn-BA"/>
        </w:rPr>
        <w:t>por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338" w:author="Rajo" w:date="2018-05-22T20:20:00Z"/>
          <w:lang w:val="bs-Latn-BA"/>
        </w:rPr>
      </w:pPr>
      <w:r>
        <w:t>s</w:t>
      </w:r>
      <w:r>
        <w:rPr>
          <w:lang w:val="bs-Latn-BA"/>
        </w:rPr>
        <w:t>uvišne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339" w:author="Rajo" w:date="2018-05-22T20:20:00Z"/>
          <w:lang w:val="bs-Latn-BA"/>
        </w:rPr>
        <w:pPrChange w:id="340"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341" w:author="Rajo" w:date="2018-05-22T20:20:00Z">
          <w:pPr>
            <w:spacing w:line="240" w:lineRule="auto"/>
            <w:jc w:val="both"/>
          </w:pPr>
        </w:pPrChange>
      </w:pPr>
    </w:p>
    <w:p w14:paraId="73B31923" w14:textId="77777777" w:rsidR="00E94ADE" w:rsidDel="000842D1" w:rsidRDefault="00CC5052" w:rsidP="00233832">
      <w:pPr>
        <w:spacing w:line="240" w:lineRule="auto"/>
        <w:ind w:firstLine="360"/>
        <w:jc w:val="both"/>
        <w:rPr>
          <w:del w:id="342"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343" w:author="Rajo" w:date="2018-06-17T14:43:00Z">
          <w:pPr>
            <w:spacing w:line="240" w:lineRule="auto"/>
            <w:jc w:val="both"/>
          </w:pPr>
        </w:pPrChange>
      </w:pPr>
    </w:p>
    <w:p w14:paraId="59D3E143" w14:textId="77777777" w:rsidR="00E94ADE" w:rsidRDefault="00CC5052" w:rsidP="0023383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r>
        <w:rPr>
          <w:i/>
          <w:lang w:val="bs-Latn-BA"/>
        </w:rPr>
        <w:t>cloud)</w:t>
      </w:r>
      <w:r>
        <w:rPr>
          <w:lang w:val="bs-Latn-BA"/>
        </w:rPr>
        <w:t xml:space="preserve">. Jezgro sistema za upravljanje identitetima čine pravila koja definišu koji uređaji i korisnici su dozvoljeni na mreži i šta korisnik može postići, zavisno od tipa njegovog uređaja, lokacije i </w:t>
      </w:r>
      <w:r>
        <w:rPr>
          <w:lang w:val="bs-Latn-BA"/>
        </w:rPr>
        <w:lastRenderedPageBreak/>
        <w:t>drugih faktora. Velika prednost je i izvještavanje o aktivnostima sistema koje proizvodi revizijski dnevnik u koji se bilježe sve specifične aktivnosti koje su izvršene.</w:t>
      </w:r>
      <w:r w:rsidRPr="00E92898">
        <w:rPr>
          <w:vertAlign w:val="superscript"/>
          <w:lang w:val="bs-Latn-BA"/>
          <w:rPrChange w:id="344"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Del="0045128D" w:rsidRDefault="00CC5052">
      <w:pPr>
        <w:pStyle w:val="Heading1"/>
        <w:spacing w:line="240" w:lineRule="auto"/>
        <w:jc w:val="both"/>
        <w:rPr>
          <w:del w:id="345" w:author="Rajo" w:date="2018-06-17T14:32:00Z"/>
          <w:lang w:val="bs-Latn-BA"/>
        </w:rPr>
      </w:pPr>
      <w:bookmarkStart w:id="346" w:name="_Toc511154418"/>
      <w:commentRangeStart w:id="347"/>
      <w:commentRangeStart w:id="348"/>
      <w:r>
        <w:rPr>
          <w:lang w:val="bs-Latn-BA"/>
        </w:rPr>
        <w:lastRenderedPageBreak/>
        <w:t>SINGLE-SIGN-ON</w:t>
      </w:r>
      <w:commentRangeEnd w:id="347"/>
      <w:r>
        <w:commentReference w:id="347"/>
      </w:r>
      <w:commentRangeEnd w:id="348"/>
      <w:r w:rsidR="00A52B32">
        <w:rPr>
          <w:rStyle w:val="CommentReference"/>
          <w:rFonts w:ascii="Times New Roman" w:eastAsiaTheme="minorHAnsi" w:hAnsi="Times New Roman" w:cstheme="minorBidi"/>
          <w:color w:val="auto"/>
        </w:rPr>
        <w:commentReference w:id="348"/>
      </w:r>
      <w:r>
        <w:rPr>
          <w:lang w:val="bs-Latn-BA"/>
        </w:rPr>
        <w:t xml:space="preserve"> (SSO)</w:t>
      </w:r>
      <w:bookmarkEnd w:id="346"/>
    </w:p>
    <w:p w14:paraId="3A20FE8A" w14:textId="77777777" w:rsidR="00E94ADE" w:rsidRPr="00233832" w:rsidDel="00FC343C" w:rsidRDefault="00E94ADE">
      <w:pPr>
        <w:pStyle w:val="Heading1"/>
        <w:spacing w:line="240" w:lineRule="auto"/>
        <w:jc w:val="both"/>
        <w:rPr>
          <w:del w:id="349" w:author="Rajo" w:date="2018-06-10T20:08:00Z"/>
          <w:lang w:val="bs-Latn-BA"/>
        </w:rPr>
        <w:pPrChange w:id="350" w:author="Rajo" w:date="2018-06-17T14:32:00Z">
          <w:pPr>
            <w:spacing w:line="240" w:lineRule="auto"/>
            <w:jc w:val="both"/>
          </w:pPr>
        </w:pPrChange>
      </w:pPr>
    </w:p>
    <w:p w14:paraId="1ED1C07D" w14:textId="039A69A2" w:rsidR="00E94ADE" w:rsidDel="00635D54" w:rsidRDefault="00CC5052">
      <w:pPr>
        <w:pStyle w:val="Heading1"/>
        <w:rPr>
          <w:del w:id="351" w:author="Rajo" w:date="2018-05-22T20:22:00Z"/>
          <w:lang w:val="bs-Latn-BA"/>
        </w:rPr>
        <w:pPrChange w:id="352" w:author="Rajo" w:date="2018-06-17T14:32:00Z">
          <w:pPr>
            <w:spacing w:line="240" w:lineRule="auto"/>
            <w:ind w:firstLine="360"/>
            <w:jc w:val="both"/>
          </w:pPr>
        </w:pPrChange>
      </w:pPr>
      <w:del w:id="353" w:author="Rajo" w:date="2018-06-10T20:08:00Z">
        <w:r w:rsidRPr="002B4110" w:rsidDel="00FC343C">
          <w:rPr>
            <w:highlight w:val="yellow"/>
            <w:lang w:val="bs-Latn-BA"/>
            <w:rPrChange w:id="354" w:author="Rajo" w:date="2018-06-10T19:21:00Z">
              <w:rPr>
                <w:lang w:val="bs-Latn-BA"/>
              </w:rPr>
            </w:rPrChange>
          </w:rPr>
          <w:delText>SSO je metodologija koja obezbjeđuje jednu akciju za autentikaciju i autorizaciju korisnika, čime im se omoguć</w:delText>
        </w:r>
        <w:r w:rsidRPr="002B4110" w:rsidDel="00FC343C">
          <w:rPr>
            <w:highlight w:val="yellow"/>
            <w:rPrChange w:id="355" w:author="Rajo" w:date="2018-06-10T19:21:00Z">
              <w:rPr/>
            </w:rPrChange>
          </w:rPr>
          <w:delText>ava</w:delText>
        </w:r>
        <w:r w:rsidRPr="002B4110" w:rsidDel="00FC343C">
          <w:rPr>
            <w:highlight w:val="yellow"/>
            <w:lang w:val="bs-Latn-BA"/>
            <w:rPrChange w:id="356" w:author="Rajo" w:date="2018-06-10T19:21:00Z">
              <w:rPr>
                <w:lang w:val="bs-Latn-BA"/>
              </w:rPr>
            </w:rPrChange>
          </w:rPr>
          <w:delText xml:space="preserve"> pristup svim računarima i sistemima na koje imaju prava, bez potrebe da se identifikuju nekoliko puta.</w:delText>
        </w:r>
        <w:r w:rsidDel="00FC343C">
          <w:rPr>
            <w:lang w:val="bs-Latn-BA"/>
          </w:rPr>
          <w:delText xml:space="preserve">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w:delText>
        </w:r>
        <w:r w:rsidRPr="002B4110" w:rsidDel="00FC343C">
          <w:rPr>
            <w:highlight w:val="yellow"/>
            <w:lang w:val="bs-Latn-BA"/>
            <w:rPrChange w:id="357" w:author="Rajo" w:date="2018-06-10T19:22:00Z">
              <w:rPr>
                <w:lang w:val="bs-Latn-BA"/>
              </w:rPr>
            </w:rPrChange>
          </w:rPr>
          <w:delText>Povezivanje više različitih aplikacija upotrebom integrisanog sistema, omogućava i internim i eksternim korisnicima da koriste isto korisničko ime i lozinku za prijavu na svaku od njih.</w:delText>
        </w:r>
      </w:del>
    </w:p>
    <w:p w14:paraId="790974DE" w14:textId="7AD55C2F" w:rsidR="00635D54" w:rsidRDefault="00635D54">
      <w:pPr>
        <w:pStyle w:val="Heading1"/>
        <w:spacing w:line="240" w:lineRule="auto"/>
        <w:jc w:val="both"/>
        <w:rPr>
          <w:ins w:id="358" w:author="Rajo" w:date="2018-06-10T18:42:00Z"/>
          <w:lang w:val="bs-Latn-BA"/>
        </w:rPr>
        <w:pPrChange w:id="359" w:author="Rajo" w:date="2018-06-17T14:32:00Z">
          <w:pPr>
            <w:spacing w:line="240" w:lineRule="auto"/>
            <w:ind w:firstLine="360"/>
            <w:jc w:val="both"/>
          </w:pPr>
        </w:pPrChange>
      </w:pPr>
    </w:p>
    <w:p w14:paraId="6FD23268" w14:textId="33A9EB77" w:rsidR="00E94ADE" w:rsidRDefault="00635D54">
      <w:pPr>
        <w:spacing w:line="240" w:lineRule="auto"/>
        <w:ind w:firstLine="360"/>
        <w:jc w:val="both"/>
        <w:rPr>
          <w:lang w:val="bs-Latn-BA"/>
        </w:rPr>
        <w:pPrChange w:id="360" w:author="Rajo" w:date="2018-06-17T14:44:00Z">
          <w:pPr>
            <w:spacing w:line="240" w:lineRule="auto"/>
            <w:jc w:val="both"/>
          </w:pPr>
        </w:pPrChange>
      </w:pPr>
      <w:ins w:id="361" w:author="Rajo" w:date="2018-06-10T18:42:00Z">
        <w:r>
          <w:rPr>
            <w:lang w:val="bs-Latn-BA"/>
          </w:rPr>
          <w:t xml:space="preserve">SSO je mehanizam </w:t>
        </w:r>
      </w:ins>
      <w:ins w:id="362" w:author="Rajo" w:date="2018-06-10T19:27:00Z">
        <w:r w:rsidR="00B71896">
          <w:rPr>
            <w:lang w:val="bs-Latn-BA"/>
          </w:rPr>
          <w:t>za auten</w:t>
        </w:r>
      </w:ins>
      <w:ins w:id="363" w:author="Rajo" w:date="2018-06-10T19:28:00Z">
        <w:r w:rsidR="00B71896">
          <w:rPr>
            <w:lang w:val="bs-Latn-BA"/>
          </w:rPr>
          <w:t xml:space="preserve">tikaciju </w:t>
        </w:r>
      </w:ins>
      <w:ins w:id="364" w:author="Rajo" w:date="2018-06-10T18:55:00Z">
        <w:r w:rsidR="00825EBF">
          <w:rPr>
            <w:lang w:val="bs-Latn-BA"/>
          </w:rPr>
          <w:t>korisnik</w:t>
        </w:r>
      </w:ins>
      <w:ins w:id="365" w:author="Rajo" w:date="2018-06-11T18:50:00Z">
        <w:r w:rsidR="008B1FD3">
          <w:rPr>
            <w:lang w:val="bs-Latn-BA"/>
          </w:rPr>
          <w:t xml:space="preserve">a koji </w:t>
        </w:r>
      </w:ins>
      <w:ins w:id="366" w:author="Rajo" w:date="2018-06-10T18:42:00Z">
        <w:r>
          <w:rPr>
            <w:lang w:val="bs-Latn-BA"/>
          </w:rPr>
          <w:t xml:space="preserve">omogućava da </w:t>
        </w:r>
      </w:ins>
      <w:ins w:id="367" w:author="Rajo" w:date="2018-06-10T19:01:00Z">
        <w:r w:rsidR="004D79CC">
          <w:rPr>
            <w:lang w:val="bs-Latn-BA"/>
          </w:rPr>
          <w:t xml:space="preserve">se </w:t>
        </w:r>
      </w:ins>
      <w:ins w:id="368" w:author="Rajo" w:date="2018-06-12T20:03:00Z">
        <w:r w:rsidR="008E4B9B">
          <w:rPr>
            <w:lang w:val="bs-Latn-BA"/>
          </w:rPr>
          <w:t xml:space="preserve">on </w:t>
        </w:r>
      </w:ins>
      <w:ins w:id="369" w:author="Rajo" w:date="2018-06-10T18:43:00Z">
        <w:r w:rsidR="006829C7">
          <w:rPr>
            <w:lang w:val="bs-Latn-BA"/>
          </w:rPr>
          <w:t xml:space="preserve">upotrebom jednog para korisničkog imena i lozinke </w:t>
        </w:r>
      </w:ins>
      <w:ins w:id="370" w:author="Rajo" w:date="2018-06-10T18:59:00Z">
        <w:r w:rsidR="00827F6E">
          <w:rPr>
            <w:lang w:val="bs-Latn-BA"/>
          </w:rPr>
          <w:t xml:space="preserve">prijavi </w:t>
        </w:r>
      </w:ins>
      <w:ins w:id="371" w:author="Rajo" w:date="2018-06-10T19:00:00Z">
        <w:r w:rsidR="004D79CC">
          <w:rPr>
            <w:lang w:val="bs-Latn-BA"/>
          </w:rPr>
          <w:t>na</w:t>
        </w:r>
      </w:ins>
      <w:ins w:id="372" w:author="Rajo" w:date="2018-06-10T18:45:00Z">
        <w:r w:rsidR="006829C7">
          <w:rPr>
            <w:lang w:val="bs-Latn-BA"/>
          </w:rPr>
          <w:t xml:space="preserve"> </w:t>
        </w:r>
      </w:ins>
      <w:ins w:id="373" w:author="Rajo" w:date="2018-06-10T19:03:00Z">
        <w:r w:rsidR="00536C7A">
          <w:rPr>
            <w:lang w:val="bs-Latn-BA"/>
          </w:rPr>
          <w:t xml:space="preserve">više </w:t>
        </w:r>
      </w:ins>
      <w:ins w:id="374" w:author="Rajo" w:date="2018-06-10T18:45:00Z">
        <w:r w:rsidR="006829C7">
          <w:rPr>
            <w:lang w:val="bs-Latn-BA"/>
          </w:rPr>
          <w:t>različi</w:t>
        </w:r>
      </w:ins>
      <w:ins w:id="375" w:author="Rajo" w:date="2018-06-10T18:59:00Z">
        <w:r w:rsidR="00827F6E">
          <w:rPr>
            <w:lang w:val="bs-Latn-BA"/>
          </w:rPr>
          <w:t>t</w:t>
        </w:r>
      </w:ins>
      <w:ins w:id="376" w:author="Rajo" w:date="2018-06-10T19:03:00Z">
        <w:r w:rsidR="00536C7A">
          <w:rPr>
            <w:lang w:val="bs-Latn-BA"/>
          </w:rPr>
          <w:t>ih</w:t>
        </w:r>
      </w:ins>
      <w:ins w:id="377" w:author="Rajo" w:date="2018-06-10T18:46:00Z">
        <w:r w:rsidR="006829C7">
          <w:rPr>
            <w:lang w:val="bs-Latn-BA"/>
          </w:rPr>
          <w:t xml:space="preserve"> </w:t>
        </w:r>
      </w:ins>
      <w:ins w:id="378" w:author="Rajo" w:date="2018-06-10T18:45:00Z">
        <w:r w:rsidR="006829C7">
          <w:rPr>
            <w:lang w:val="bs-Latn-BA"/>
          </w:rPr>
          <w:t>aplikacij</w:t>
        </w:r>
      </w:ins>
      <w:ins w:id="379" w:author="Rajo" w:date="2018-06-10T19:03:00Z">
        <w:r w:rsidR="00536C7A">
          <w:rPr>
            <w:lang w:val="bs-Latn-BA"/>
          </w:rPr>
          <w:t>a</w:t>
        </w:r>
      </w:ins>
      <w:ins w:id="380" w:author="Rajo" w:date="2018-06-12T20:25:00Z">
        <w:r w:rsidR="00781147">
          <w:rPr>
            <w:lang w:val="bs-Latn-BA"/>
          </w:rPr>
          <w:t xml:space="preserve"> (kojima ima prava pristupa)</w:t>
        </w:r>
      </w:ins>
      <w:ins w:id="381" w:author="Rajo" w:date="2018-06-12T20:24:00Z">
        <w:r w:rsidR="00A9110E">
          <w:rPr>
            <w:lang w:val="bs-Latn-BA"/>
          </w:rPr>
          <w:t xml:space="preserve"> povezanih na SSO server</w:t>
        </w:r>
      </w:ins>
      <w:ins w:id="382" w:author="Rajo" w:date="2018-06-10T18:47:00Z">
        <w:r w:rsidR="006829C7">
          <w:rPr>
            <w:lang w:val="bs-Latn-BA"/>
          </w:rPr>
          <w:t>, bez potrebe da ih unos</w:t>
        </w:r>
      </w:ins>
      <w:ins w:id="383" w:author="Rajo" w:date="2018-06-10T18:55:00Z">
        <w:r w:rsidR="00CA44A8">
          <w:rPr>
            <w:lang w:val="bs-Latn-BA"/>
          </w:rPr>
          <w:t>i</w:t>
        </w:r>
      </w:ins>
      <w:ins w:id="384" w:author="Rajo" w:date="2018-06-10T18:47:00Z">
        <w:r w:rsidR="006829C7">
          <w:rPr>
            <w:lang w:val="bs-Latn-BA"/>
          </w:rPr>
          <w:t xml:space="preserve"> svaki put</w:t>
        </w:r>
      </w:ins>
      <w:ins w:id="385" w:author="Rajo" w:date="2018-06-10T18:48:00Z">
        <w:r w:rsidR="006829C7">
          <w:rPr>
            <w:lang w:val="bs-Latn-BA"/>
          </w:rPr>
          <w:t>.</w:t>
        </w:r>
      </w:ins>
      <w:ins w:id="386" w:author="Rajo" w:date="2018-06-10T18:50:00Z">
        <w:r w:rsidR="00064A74">
          <w:rPr>
            <w:lang w:val="bs-Latn-BA"/>
          </w:rPr>
          <w:t xml:space="preserve"> </w:t>
        </w:r>
      </w:ins>
      <w:ins w:id="387" w:author="Rajo" w:date="2018-06-10T19:35:00Z">
        <w:r w:rsidR="00F9409D">
          <w:rPr>
            <w:lang w:val="bs-Latn-BA"/>
          </w:rPr>
          <w:t xml:space="preserve">Unosi ih samo pri autentikaciji </w:t>
        </w:r>
      </w:ins>
      <w:ins w:id="388" w:author="Rajo" w:date="2018-06-10T19:36:00Z">
        <w:r w:rsidR="00F9409D">
          <w:rPr>
            <w:lang w:val="bs-Latn-BA"/>
          </w:rPr>
          <w:t xml:space="preserve">na </w:t>
        </w:r>
      </w:ins>
      <w:ins w:id="389" w:author="Rajo" w:date="2018-06-10T19:30:00Z">
        <w:r w:rsidR="00375F2D">
          <w:rPr>
            <w:lang w:val="bs-Latn-BA"/>
          </w:rPr>
          <w:t>strani SSO servera</w:t>
        </w:r>
      </w:ins>
      <w:ins w:id="390" w:author="Rajo" w:date="2018-06-10T19:43:00Z">
        <w:r w:rsidR="00875872">
          <w:rPr>
            <w:lang w:val="bs-Latn-BA"/>
          </w:rPr>
          <w:t>,</w:t>
        </w:r>
      </w:ins>
      <w:ins w:id="391" w:author="Rajo" w:date="2018-06-10T19:40:00Z">
        <w:r w:rsidR="00155CAB">
          <w:rPr>
            <w:lang w:val="bs-Latn-BA"/>
          </w:rPr>
          <w:t xml:space="preserve"> koja se </w:t>
        </w:r>
      </w:ins>
      <w:ins w:id="392" w:author="Rajo" w:date="2018-06-10T19:45:00Z">
        <w:r w:rsidR="009C5003">
          <w:rPr>
            <w:lang w:val="bs-Latn-BA"/>
          </w:rPr>
          <w:t>vrši</w:t>
        </w:r>
      </w:ins>
      <w:ins w:id="393" w:author="Rajo" w:date="2018-06-10T19:36:00Z">
        <w:r w:rsidR="00F9409D">
          <w:rPr>
            <w:lang w:val="bs-Latn-BA"/>
          </w:rPr>
          <w:t xml:space="preserve"> nakon </w:t>
        </w:r>
      </w:ins>
      <w:ins w:id="394" w:author="Rajo" w:date="2018-06-10T19:41:00Z">
        <w:r w:rsidR="00EA117C">
          <w:rPr>
            <w:lang w:val="bs-Latn-BA"/>
          </w:rPr>
          <w:t>što prvi put</w:t>
        </w:r>
      </w:ins>
      <w:ins w:id="395" w:author="Rajo" w:date="2018-06-10T19:36:00Z">
        <w:r w:rsidR="00F9409D">
          <w:rPr>
            <w:lang w:val="bs-Latn-BA"/>
          </w:rPr>
          <w:t xml:space="preserve"> </w:t>
        </w:r>
      </w:ins>
      <w:ins w:id="396" w:author="Rajo" w:date="2018-06-10T18:51:00Z">
        <w:r w:rsidR="00064A74">
          <w:rPr>
            <w:lang w:val="bs-Latn-BA"/>
          </w:rPr>
          <w:t>pristup</w:t>
        </w:r>
      </w:ins>
      <w:ins w:id="397" w:author="Rajo" w:date="2018-06-10T19:41:00Z">
        <w:r w:rsidR="00EA117C">
          <w:rPr>
            <w:lang w:val="bs-Latn-BA"/>
          </w:rPr>
          <w:t>i</w:t>
        </w:r>
      </w:ins>
      <w:ins w:id="398" w:author="Rajo" w:date="2018-06-10T18:51:00Z">
        <w:r w:rsidR="00064A74">
          <w:rPr>
            <w:lang w:val="bs-Latn-BA"/>
          </w:rPr>
          <w:t xml:space="preserve"> nekoj od aplikacija </w:t>
        </w:r>
      </w:ins>
      <w:ins w:id="399" w:author="Rajo" w:date="2018-06-10T18:56:00Z">
        <w:r w:rsidR="00827F6E">
          <w:rPr>
            <w:lang w:val="bs-Latn-BA"/>
          </w:rPr>
          <w:t>koje</w:t>
        </w:r>
      </w:ins>
      <w:ins w:id="400" w:author="Rajo" w:date="2018-06-10T19:38:00Z">
        <w:r w:rsidR="00F46A1F">
          <w:rPr>
            <w:lang w:val="bs-Latn-BA"/>
          </w:rPr>
          <w:t xml:space="preserve"> su</w:t>
        </w:r>
      </w:ins>
      <w:ins w:id="401" w:author="Rajo" w:date="2018-06-10T18:56:00Z">
        <w:r w:rsidR="00827F6E">
          <w:rPr>
            <w:lang w:val="bs-Latn-BA"/>
          </w:rPr>
          <w:t xml:space="preserve"> </w:t>
        </w:r>
      </w:ins>
      <w:ins w:id="402" w:author="Rajo" w:date="2018-06-10T19:31:00Z">
        <w:r w:rsidR="00375F2D">
          <w:rPr>
            <w:lang w:val="bs-Latn-BA"/>
          </w:rPr>
          <w:t>na njega povezane</w:t>
        </w:r>
      </w:ins>
      <w:ins w:id="403" w:author="Rajo" w:date="2018-06-10T20:09:00Z">
        <w:r w:rsidR="00E06388">
          <w:rPr>
            <w:lang w:val="bs-Latn-BA"/>
          </w:rPr>
          <w:t>.</w:t>
        </w:r>
      </w:ins>
      <w:ins w:id="404" w:author="Rajo" w:date="2018-06-10T18:51:00Z">
        <w:r w:rsidR="00064A74">
          <w:rPr>
            <w:lang w:val="bs-Latn-BA"/>
          </w:rPr>
          <w:t xml:space="preserve"> </w:t>
        </w:r>
      </w:ins>
      <w:ins w:id="405" w:author="Rajo" w:date="2018-06-10T20:12:00Z">
        <w:r w:rsidR="00F52038">
          <w:rPr>
            <w:lang w:val="bs-Latn-BA"/>
          </w:rPr>
          <w:t>Nakon toga, p</w:t>
        </w:r>
      </w:ins>
      <w:ins w:id="406" w:author="Rajo" w:date="2018-06-10T18:51:00Z">
        <w:r w:rsidR="00064A74">
          <w:rPr>
            <w:lang w:val="bs-Latn-BA"/>
          </w:rPr>
          <w:t>rilikom p</w:t>
        </w:r>
      </w:ins>
      <w:ins w:id="407" w:author="Rajo" w:date="2018-06-10T18:52:00Z">
        <w:r w:rsidR="00064A74">
          <w:rPr>
            <w:lang w:val="bs-Latn-BA"/>
          </w:rPr>
          <w:t xml:space="preserve">ristupa svim ostalim </w:t>
        </w:r>
      </w:ins>
      <w:ins w:id="408" w:author="Rajo" w:date="2018-06-10T19:41:00Z">
        <w:r w:rsidR="00407B2E">
          <w:rPr>
            <w:lang w:val="bs-Latn-BA"/>
          </w:rPr>
          <w:t>aplik</w:t>
        </w:r>
      </w:ins>
      <w:ins w:id="409" w:author="Rajo" w:date="2018-06-10T19:42:00Z">
        <w:r w:rsidR="0055222B">
          <w:rPr>
            <w:lang w:val="bs-Latn-BA"/>
          </w:rPr>
          <w:t>a</w:t>
        </w:r>
      </w:ins>
      <w:ins w:id="410" w:author="Rajo" w:date="2018-06-10T19:41:00Z">
        <w:r w:rsidR="00407B2E">
          <w:rPr>
            <w:lang w:val="bs-Latn-BA"/>
          </w:rPr>
          <w:t>cija</w:t>
        </w:r>
      </w:ins>
      <w:ins w:id="411" w:author="Rajo" w:date="2018-06-10T19:42:00Z">
        <w:r w:rsidR="00407B2E">
          <w:rPr>
            <w:lang w:val="bs-Latn-BA"/>
          </w:rPr>
          <w:t>ma</w:t>
        </w:r>
      </w:ins>
      <w:ins w:id="412" w:author="Rajo" w:date="2018-06-10T20:09:00Z">
        <w:r w:rsidR="00E06388">
          <w:rPr>
            <w:lang w:val="bs-Latn-BA"/>
          </w:rPr>
          <w:t>,</w:t>
        </w:r>
      </w:ins>
      <w:ins w:id="413" w:author="Rajo" w:date="2018-06-10T19:42:00Z">
        <w:r w:rsidR="00407B2E">
          <w:rPr>
            <w:lang w:val="bs-Latn-BA"/>
          </w:rPr>
          <w:t xml:space="preserve"> </w:t>
        </w:r>
      </w:ins>
      <w:ins w:id="414" w:author="Rajo" w:date="2018-06-10T20:10:00Z">
        <w:r w:rsidR="00E06388">
          <w:rPr>
            <w:lang w:val="bs-Latn-BA"/>
          </w:rPr>
          <w:t>korisnik će biti</w:t>
        </w:r>
      </w:ins>
      <w:ins w:id="415" w:author="Rajo" w:date="2018-06-10T18:52:00Z">
        <w:r w:rsidR="00064A74">
          <w:rPr>
            <w:lang w:val="bs-Latn-BA"/>
          </w:rPr>
          <w:t xml:space="preserve"> automatski prijavlje</w:t>
        </w:r>
      </w:ins>
      <w:ins w:id="416" w:author="Rajo" w:date="2018-06-10T19:09:00Z">
        <w:r w:rsidR="009C5746">
          <w:rPr>
            <w:lang w:val="bs-Latn-BA"/>
          </w:rPr>
          <w:t>n</w:t>
        </w:r>
      </w:ins>
      <w:ins w:id="417" w:author="Rajo" w:date="2018-06-10T19:47:00Z">
        <w:r w:rsidR="00EA144E">
          <w:rPr>
            <w:lang w:val="bs-Latn-BA"/>
          </w:rPr>
          <w:t xml:space="preserve"> posredstvom servera</w:t>
        </w:r>
      </w:ins>
      <w:ins w:id="418" w:author="Rajo" w:date="2018-06-10T19:42:00Z">
        <w:r w:rsidR="006F3388">
          <w:rPr>
            <w:lang w:val="bs-Latn-BA"/>
          </w:rPr>
          <w:t xml:space="preserve">, sve dok </w:t>
        </w:r>
      </w:ins>
      <w:ins w:id="419" w:author="Rajo" w:date="2018-06-10T19:48:00Z">
        <w:r w:rsidR="00414662">
          <w:rPr>
            <w:lang w:val="bs-Latn-BA"/>
          </w:rPr>
          <w:t xml:space="preserve">u okviru njega </w:t>
        </w:r>
      </w:ins>
      <w:ins w:id="420" w:author="Rajo" w:date="2018-06-10T19:49:00Z">
        <w:r w:rsidR="002C5078">
          <w:rPr>
            <w:lang w:val="bs-Latn-BA"/>
          </w:rPr>
          <w:t>posjeduje</w:t>
        </w:r>
      </w:ins>
      <w:ins w:id="421" w:author="Rajo" w:date="2018-06-10T19:42:00Z">
        <w:r w:rsidR="006F3388">
          <w:rPr>
            <w:lang w:val="bs-Latn-BA"/>
          </w:rPr>
          <w:t xml:space="preserve"> </w:t>
        </w:r>
      </w:ins>
      <w:ins w:id="422" w:author="Rajo" w:date="2018-06-10T19:48:00Z">
        <w:r w:rsidR="00414662">
          <w:rPr>
            <w:lang w:val="bs-Latn-BA"/>
          </w:rPr>
          <w:t>va</w:t>
        </w:r>
      </w:ins>
      <w:ins w:id="423" w:author="Rajo" w:date="2018-06-10T19:49:00Z">
        <w:r w:rsidR="00414662">
          <w:rPr>
            <w:lang w:val="bs-Latn-BA"/>
          </w:rPr>
          <w:t>žeć</w:t>
        </w:r>
        <w:r w:rsidR="002C5078">
          <w:rPr>
            <w:lang w:val="bs-Latn-BA"/>
          </w:rPr>
          <w:t>u</w:t>
        </w:r>
        <w:r w:rsidR="00414662">
          <w:rPr>
            <w:lang w:val="bs-Latn-BA"/>
          </w:rPr>
          <w:t xml:space="preserve"> </w:t>
        </w:r>
      </w:ins>
      <w:ins w:id="424" w:author="Rajo" w:date="2018-06-10T19:42:00Z">
        <w:r w:rsidR="006F3388">
          <w:rPr>
            <w:lang w:val="bs-Latn-BA"/>
          </w:rPr>
          <w:t>sesij</w:t>
        </w:r>
      </w:ins>
      <w:ins w:id="425" w:author="Rajo" w:date="2018-06-10T19:49:00Z">
        <w:r w:rsidR="002C5078">
          <w:rPr>
            <w:lang w:val="bs-Latn-BA"/>
          </w:rPr>
          <w:t>u</w:t>
        </w:r>
      </w:ins>
      <w:ins w:id="426" w:author="Rajo" w:date="2018-06-12T20:26:00Z">
        <w:r w:rsidR="009F76C6">
          <w:rPr>
            <w:lang w:val="bs-Latn-BA"/>
          </w:rPr>
          <w:t xml:space="preserve"> u okviru koje je aut</w:t>
        </w:r>
      </w:ins>
      <w:ins w:id="427" w:author="Rajo" w:date="2018-06-13T20:01:00Z">
        <w:r w:rsidR="00453208">
          <w:rPr>
            <w:lang w:val="bs-Latn-BA"/>
          </w:rPr>
          <w:t>e</w:t>
        </w:r>
      </w:ins>
      <w:ins w:id="428" w:author="Rajo" w:date="2018-06-12T20:26:00Z">
        <w:r w:rsidR="009F76C6">
          <w:rPr>
            <w:lang w:val="bs-Latn-BA"/>
          </w:rPr>
          <w:t>ntikovan</w:t>
        </w:r>
      </w:ins>
      <w:ins w:id="429" w:author="Rajo" w:date="2018-06-10T19:31:00Z">
        <w:r w:rsidR="00375F2D">
          <w:rPr>
            <w:lang w:val="bs-Latn-BA"/>
          </w:rPr>
          <w:t>.</w:t>
        </w:r>
      </w:ins>
      <w:ins w:id="430" w:author="Rajo" w:date="2018-06-10T19:55:00Z">
        <w:r w:rsidR="00621BBB">
          <w:rPr>
            <w:lang w:val="bs-Latn-BA"/>
          </w:rPr>
          <w:t xml:space="preserve"> Time se rješava </w:t>
        </w:r>
      </w:ins>
      <w:ins w:id="431" w:author="Rajo" w:date="2018-06-10T20:00:00Z">
        <w:r w:rsidR="00621BBB">
          <w:rPr>
            <w:lang w:val="bs-Latn-BA"/>
          </w:rPr>
          <w:t xml:space="preserve">i </w:t>
        </w:r>
      </w:ins>
      <w:ins w:id="432" w:author="Rajo" w:date="2018-06-10T19:55:00Z">
        <w:r w:rsidR="00621BBB">
          <w:rPr>
            <w:lang w:val="bs-Latn-BA"/>
          </w:rPr>
          <w:t>problem post</w:t>
        </w:r>
      </w:ins>
      <w:ins w:id="433" w:author="Rajo" w:date="2018-06-10T19:56:00Z">
        <w:r w:rsidR="00621BBB">
          <w:rPr>
            <w:lang w:val="bs-Latn-BA"/>
          </w:rPr>
          <w:t xml:space="preserve">ojanja </w:t>
        </w:r>
      </w:ins>
      <w:ins w:id="434" w:author="Rajo" w:date="2018-06-10T19:57:00Z">
        <w:r w:rsidR="00621BBB">
          <w:rPr>
            <w:lang w:val="bs-Latn-BA"/>
          </w:rPr>
          <w:t>po</w:t>
        </w:r>
      </w:ins>
      <w:ins w:id="435" w:author="Rajo" w:date="2018-06-10T19:58:00Z">
        <w:r w:rsidR="00621BBB">
          <w:rPr>
            <w:lang w:val="bs-Latn-BA"/>
          </w:rPr>
          <w:t xml:space="preserve">jedinačnih </w:t>
        </w:r>
      </w:ins>
      <w:ins w:id="436" w:author="Rajo" w:date="2018-06-10T19:57:00Z">
        <w:r w:rsidR="00621BBB">
          <w:rPr>
            <w:lang w:val="bs-Latn-BA"/>
          </w:rPr>
          <w:t xml:space="preserve">pristupnih podataka </w:t>
        </w:r>
      </w:ins>
      <w:ins w:id="437" w:author="Rajo" w:date="2018-06-10T19:58:00Z">
        <w:r w:rsidR="00621BBB">
          <w:rPr>
            <w:lang w:val="bs-Latn-BA"/>
          </w:rPr>
          <w:t>za svaku od aplikacija, što u slučaju njihovog velikog broja može predstavljati veliki problem za korisnika koji ih mora pamtiti</w:t>
        </w:r>
      </w:ins>
      <w:ins w:id="438" w:author="Rajo" w:date="2018-06-10T20:02:00Z">
        <w:r w:rsidR="00621BBB">
          <w:rPr>
            <w:lang w:val="bs-Latn-BA"/>
          </w:rPr>
          <w:t>.</w:t>
        </w:r>
        <w:r w:rsidR="00890E4C">
          <w:rPr>
            <w:lang w:val="bs-Latn-BA"/>
          </w:rPr>
          <w:t xml:space="preserve"> Takođe, </w:t>
        </w:r>
      </w:ins>
      <w:ins w:id="439" w:author="Rajo" w:date="2018-06-10T20:03:00Z">
        <w:r w:rsidR="008E69DA">
          <w:rPr>
            <w:lang w:val="bs-Latn-BA"/>
          </w:rPr>
          <w:t>postojanje centralizovanog sistema</w:t>
        </w:r>
      </w:ins>
      <w:ins w:id="440" w:author="Rajo" w:date="2018-06-10T20:10:00Z">
        <w:r w:rsidR="005C1794">
          <w:rPr>
            <w:lang w:val="bs-Latn-BA"/>
          </w:rPr>
          <w:t>,</w:t>
        </w:r>
      </w:ins>
      <w:ins w:id="441" w:author="Rajo" w:date="2018-06-10T20:03:00Z">
        <w:r w:rsidR="008E69DA">
          <w:rPr>
            <w:lang w:val="bs-Latn-BA"/>
          </w:rPr>
          <w:t xml:space="preserve"> </w:t>
        </w:r>
      </w:ins>
      <w:ins w:id="442" w:author="Rajo" w:date="2018-06-10T20:07:00Z">
        <w:r w:rsidR="00031EBA">
          <w:rPr>
            <w:lang w:val="bs-Latn-BA"/>
          </w:rPr>
          <w:t xml:space="preserve">kao </w:t>
        </w:r>
      </w:ins>
      <w:ins w:id="443" w:author="Rajo" w:date="2018-06-10T20:04:00Z">
        <w:r w:rsidR="008E69DA">
          <w:rPr>
            <w:lang w:val="bs-Latn-BA"/>
          </w:rPr>
          <w:t>i skladišta u kom se čuvaju svi pristupni podaci i d</w:t>
        </w:r>
      </w:ins>
      <w:ins w:id="444" w:author="Rajo" w:date="2018-06-10T20:05:00Z">
        <w:r w:rsidR="008E69DA">
          <w:rPr>
            <w:lang w:val="bs-Latn-BA"/>
          </w:rPr>
          <w:t>ozvole korisnika, znatno olakšava posao njihovog uređivanja.</w:t>
        </w:r>
      </w:ins>
    </w:p>
    <w:p w14:paraId="6DE4A60E" w14:textId="0E41D1FB" w:rsidR="00E94ADE" w:rsidDel="00096B90" w:rsidRDefault="00CC5052" w:rsidP="00233832">
      <w:pPr>
        <w:spacing w:line="240" w:lineRule="auto"/>
        <w:ind w:firstLine="360"/>
        <w:jc w:val="both"/>
        <w:rPr>
          <w:del w:id="445" w:author="Rajo" w:date="2018-06-10T20:14:00Z"/>
          <w:lang w:val="bs-Latn-BA"/>
        </w:rPr>
      </w:pPr>
      <w:r>
        <w:rPr>
          <w:lang w:val="bs-Latn-BA"/>
        </w:rPr>
        <w:t xml:space="preserve">Na </w:t>
      </w:r>
      <w:r>
        <w:rPr>
          <w:b/>
          <w:lang w:val="bs-Latn-BA"/>
        </w:rPr>
        <w:t>Slici 4.1</w:t>
      </w:r>
      <w:r>
        <w:rPr>
          <w:lang w:val="bs-Latn-BA"/>
        </w:rPr>
        <w:t xml:space="preserve"> prikazan je scenario prijave korisnika na dvije različite aplikacije, bez </w:t>
      </w:r>
      <w:del w:id="446" w:author="Rajo" w:date="2018-06-10T20:15:00Z">
        <w:r w:rsidDel="00F3255F">
          <w:rPr>
            <w:lang w:val="bs-Latn-BA"/>
          </w:rPr>
          <w:delText xml:space="preserve">postojanja </w:delText>
        </w:r>
      </w:del>
      <w:ins w:id="447" w:author="Rajo" w:date="2018-06-10T20:15:00Z">
        <w:r w:rsidR="00F3255F">
          <w:rPr>
            <w:lang w:val="bs-Latn-BA"/>
          </w:rPr>
          <w:t xml:space="preserve">upotrebe </w:t>
        </w:r>
      </w:ins>
      <w:r>
        <w:rPr>
          <w:lang w:val="bs-Latn-BA"/>
        </w:rPr>
        <w:t>SSO servera.</w:t>
      </w:r>
    </w:p>
    <w:p w14:paraId="77C3650A" w14:textId="77777777" w:rsidR="00E94ADE" w:rsidRDefault="00E94ADE">
      <w:pPr>
        <w:spacing w:line="240" w:lineRule="auto"/>
        <w:ind w:firstLine="360"/>
        <w:jc w:val="both"/>
        <w:rPr>
          <w:lang w:val="bs-Latn-BA"/>
        </w:rPr>
        <w:pPrChange w:id="448" w:author="Rajo" w:date="2018-06-17T14:44:00Z">
          <w:pPr>
            <w:spacing w:line="240" w:lineRule="auto"/>
            <w:jc w:val="both"/>
          </w:pPr>
        </w:pPrChange>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9BB15C6">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B99C7D5" w14:textId="6A2C9BD1" w:rsidR="009B0D46" w:rsidRDefault="009B0D46">
                              <w:pPr>
                                <w:jc w:val="center"/>
                                <w:rPr>
                                  <w:rFonts w:ascii="Microsoft Sans Serif" w:hAnsi="Microsoft Sans Serif" w:cs="Microsoft Sans Serif"/>
                                  <w:color w:val="000000" w:themeColor="text1"/>
                                  <w:sz w:val="20"/>
                                  <w:szCs w:val="20"/>
                                  <w:lang w:val="sr-Latn-RS"/>
                                </w:rPr>
                              </w:pPr>
                              <w:del w:id="449" w:author="Rajo" w:date="2018-06-10T20:24:00Z">
                                <w:r w:rsidDel="00DC66E2">
                                  <w:rPr>
                                    <w:rFonts w:ascii="Microsoft Sans Serif" w:hAnsi="Microsoft Sans Serif" w:cs="Microsoft Sans Serif"/>
                                    <w:color w:val="000000" w:themeColor="text1"/>
                                    <w:sz w:val="20"/>
                                    <w:szCs w:val="20"/>
                                    <w:lang w:val="sr-Latn-RS"/>
                                  </w:rPr>
                                  <w:delText>domen1.com</w:delText>
                                </w:r>
                              </w:del>
                              <w:ins w:id="450" w:author="Rajo" w:date="2018-06-10T20:24: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5E2EFA82" w:rsidR="009B0D46" w:rsidRDefault="009B0D46">
                              <w:pPr>
                                <w:pStyle w:val="NormalWeb"/>
                                <w:spacing w:before="0" w:beforeAutospacing="0" w:after="0" w:afterAutospacing="0" w:line="276" w:lineRule="auto"/>
                                <w:jc w:val="center"/>
                                <w:rPr>
                                  <w:b/>
                                  <w:color w:val="FFFFFF" w:themeColor="background1"/>
                                </w:rPr>
                              </w:pPr>
                              <w:del w:id="451"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452"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5C2E178F" w14:textId="16D97E24" w:rsidR="009B0D46" w:rsidDel="00590C9B" w:rsidRDefault="009B0D46">
                              <w:pPr>
                                <w:spacing w:after="0"/>
                                <w:rPr>
                                  <w:del w:id="453" w:author="Rajo" w:date="2018-06-10T20:58:00Z"/>
                                  <w:rFonts w:ascii="Microsoft Sans Serif" w:hAnsi="Microsoft Sans Serif" w:cs="Microsoft Sans Serif"/>
                                  <w:sz w:val="16"/>
                                  <w:szCs w:val="16"/>
                                  <w:lang w:val="sr-Latn-RS"/>
                                </w:rPr>
                                <w:pPrChange w:id="454" w:author="Rajo" w:date="2018-06-10T16:57:00Z">
                                  <w:pPr/>
                                </w:pPrChange>
                              </w:pPr>
                              <w:del w:id="455"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9B0D46" w:rsidRDefault="009B0D46">
                              <w:pPr>
                                <w:spacing w:after="0"/>
                                <w:rPr>
                                  <w:rFonts w:ascii="Microsoft Sans Serif" w:hAnsi="Microsoft Sans Serif" w:cs="Microsoft Sans Serif"/>
                                  <w:sz w:val="16"/>
                                  <w:szCs w:val="16"/>
                                  <w:lang w:val="sr-Latn-RS"/>
                                </w:rPr>
                                <w:pPrChange w:id="456" w:author="Rajo" w:date="2018-06-10T16:57:00Z">
                                  <w:pPr/>
                                </w:pPrChange>
                              </w:pPr>
                              <w:del w:id="457" w:author="Rajo" w:date="2018-06-10T20:58:00Z">
                                <w:r w:rsidDel="00590C9B">
                                  <w:rPr>
                                    <w:rFonts w:ascii="Microsoft Sans Serif" w:hAnsi="Microsoft Sans Serif" w:cs="Microsoft Sans Serif"/>
                                    <w:sz w:val="16"/>
                                    <w:szCs w:val="16"/>
                                    <w:lang w:val="sr-Latn-RS"/>
                                  </w:rPr>
                                  <w:delText>identifikovanje korisnika</w:delText>
                                </w:r>
                              </w:del>
                              <w:ins w:id="458"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4194B4C6" w14:textId="49DC12B0" w:rsidR="009B0D46" w:rsidRDefault="009B0D46">
                              <w:pPr>
                                <w:pStyle w:val="NormalWeb"/>
                                <w:spacing w:before="0" w:beforeAutospacing="0" w:after="0" w:afterAutospacing="0" w:line="276" w:lineRule="auto"/>
                              </w:pPr>
                              <w:del w:id="459" w:author="Rajo" w:date="2018-06-10T20:54:00Z">
                                <w:r w:rsidDel="00D26F38">
                                  <w:rPr>
                                    <w:rFonts w:ascii="Microsoft Sans Serif" w:eastAsia="Calibri" w:hAnsi="Microsoft Sans Serif"/>
                                    <w:sz w:val="16"/>
                                    <w:szCs w:val="16"/>
                                    <w:lang w:val="sr-Latn-RS"/>
                                  </w:rPr>
                                  <w:delText>Odlazi na</w:delText>
                                </w:r>
                              </w:del>
                              <w:ins w:id="460" w:author="Rajo" w:date="2018-06-10T20:59:00Z">
                                <w:r>
                                  <w:rPr>
                                    <w:rFonts w:ascii="Microsoft Sans Serif" w:eastAsia="Calibri" w:hAnsi="Microsoft Sans Serif"/>
                                    <w:sz w:val="16"/>
                                    <w:szCs w:val="16"/>
                                    <w:lang w:val="sr-Latn-RS"/>
                                  </w:rPr>
                                  <w:t>Pris</w:t>
                                </w:r>
                              </w:ins>
                              <w:ins w:id="461"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29FBA2CA" w14:textId="42D509D1" w:rsidR="009B0D46" w:rsidRDefault="009B0D46">
                              <w:pPr>
                                <w:pStyle w:val="NormalWeb"/>
                                <w:spacing w:before="0" w:beforeAutospacing="0" w:after="0" w:afterAutospacing="0" w:line="276" w:lineRule="auto"/>
                              </w:pPr>
                              <w:del w:id="462" w:author="Rajo" w:date="2018-06-10T20:55:00Z">
                                <w:r w:rsidDel="00D26F38">
                                  <w:rPr>
                                    <w:rFonts w:ascii="Microsoft Sans Serif" w:eastAsia="Calibri" w:hAnsi="Microsoft Sans Serif"/>
                                    <w:sz w:val="16"/>
                                    <w:szCs w:val="16"/>
                                    <w:lang w:val="sr-Latn-RS"/>
                                  </w:rPr>
                                  <w:delText>Odlazi na</w:delText>
                                </w:r>
                              </w:del>
                              <w:ins w:id="463" w:author="Rajo" w:date="2018-06-10T20:55:00Z">
                                <w:r>
                                  <w:rPr>
                                    <w:rFonts w:ascii="Microsoft Sans Serif" w:eastAsia="Calibri" w:hAnsi="Microsoft Sans Serif"/>
                                    <w:sz w:val="16"/>
                                    <w:szCs w:val="16"/>
                                    <w:lang w:val="sr-Latn-RS"/>
                                  </w:rPr>
                                  <w:t>Prist</w:t>
                                </w:r>
                              </w:ins>
                              <w:ins w:id="464" w:author="Rajo" w:date="2018-06-10T20:56:00Z">
                                <w:r>
                                  <w:rPr>
                                    <w:rFonts w:ascii="Microsoft Sans Serif" w:eastAsia="Calibri" w:hAnsi="Microsoft Sans Serif"/>
                                    <w:sz w:val="16"/>
                                    <w:szCs w:val="16"/>
                                    <w:lang w:val="sr-Latn-RS"/>
                                  </w:rPr>
                                  <w:t>u</w:t>
                                </w:r>
                              </w:ins>
                              <w:ins w:id="465"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796C498F"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12007F0E" w14:textId="3A4D82F2"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466"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467"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0ACC511F" w14:textId="585278EC"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468"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469"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49193" w14:textId="2AAB9975" w:rsidR="009B0D46" w:rsidRPr="002F0509" w:rsidRDefault="009B0D46">
                              <w:pPr>
                                <w:spacing w:after="0"/>
                                <w:jc w:val="center"/>
                                <w:rPr>
                                  <w:rFonts w:ascii="Microsoft Sans Serif" w:hAnsi="Microsoft Sans Serif" w:cs="Microsoft Sans Serif"/>
                                  <w:b/>
                                  <w:sz w:val="20"/>
                                  <w:szCs w:val="20"/>
                                  <w:rPrChange w:id="470" w:author="Rajo" w:date="2018-06-16T20:11:00Z">
                                    <w:rPr/>
                                  </w:rPrChange>
                                </w:rPr>
                                <w:pPrChange w:id="471" w:author="Rajo" w:date="2018-06-16T20:11:00Z">
                                  <w:pPr/>
                                </w:pPrChange>
                              </w:pPr>
                              <w:ins w:id="472" w:author="Rajo" w:date="2018-06-16T20:10:00Z">
                                <w:r w:rsidRPr="002F0509">
                                  <w:rPr>
                                    <w:rFonts w:ascii="Microsoft Sans Serif" w:hAnsi="Microsoft Sans Serif" w:cs="Microsoft Sans Serif"/>
                                    <w:b/>
                                    <w:sz w:val="20"/>
                                    <w:szCs w:val="20"/>
                                    <w:rPrChange w:id="473" w:author="Rajo" w:date="2018-06-16T20:11:00Z">
                                      <w:rPr/>
                                    </w:rPrChange>
                                  </w:rPr>
                                  <w:t>Zašti</w:t>
                                </w:r>
                              </w:ins>
                              <w:ins w:id="474" w:author="Rajo" w:date="2018-06-16T20:11:00Z">
                                <w:r w:rsidRPr="002F0509">
                                  <w:rPr>
                                    <w:rFonts w:ascii="Microsoft Sans Serif" w:hAnsi="Microsoft Sans Serif" w:cs="Microsoft Sans Serif"/>
                                    <w:b/>
                                    <w:sz w:val="20"/>
                                    <w:szCs w:val="20"/>
                                    <w:rPrChange w:id="475" w:author="Rajo" w:date="2018-06-16T20:11:00Z">
                                      <w:rPr/>
                                    </w:rPrChange>
                                  </w:rPr>
                                  <w:t>ćeni resurs</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2CD8D6" w14:textId="0E8DE416" w:rsidR="009B0D46" w:rsidRPr="002F0509" w:rsidRDefault="009B0D46" w:rsidP="002F0509">
                              <w:pPr>
                                <w:pStyle w:val="NormalWeb"/>
                                <w:spacing w:before="0" w:beforeAutospacing="0" w:after="0" w:afterAutospacing="0" w:line="256" w:lineRule="auto"/>
                                <w:jc w:val="center"/>
                                <w:rPr>
                                  <w:color w:val="FFFFFF" w:themeColor="background1"/>
                                  <w:rPrChange w:id="476" w:author="Rajo" w:date="2018-06-16T20:12:00Z">
                                    <w:rPr/>
                                  </w:rPrChange>
                                </w:rPr>
                              </w:pPr>
                              <w:del w:id="477" w:author="Rajo" w:date="2018-06-16T20:12:00Z">
                                <w:r w:rsidRPr="002F0509" w:rsidDel="002F0509">
                                  <w:rPr>
                                    <w:rFonts w:ascii="Microsoft Sans Serif" w:eastAsia="Calibri" w:hAnsi="Microsoft Sans Serif"/>
                                    <w:b/>
                                    <w:bCs/>
                                    <w:color w:val="FFFFFF" w:themeColor="background1"/>
                                    <w:sz w:val="20"/>
                                    <w:szCs w:val="20"/>
                                    <w:rPrChange w:id="478" w:author="Rajo" w:date="2018-06-16T20:12:00Z">
                                      <w:rPr>
                                        <w:rFonts w:ascii="Microsoft Sans Serif" w:eastAsia="Calibri" w:hAnsi="Microsoft Sans Serif"/>
                                        <w:b/>
                                        <w:bCs/>
                                        <w:color w:val="008080"/>
                                        <w:sz w:val="20"/>
                                        <w:szCs w:val="20"/>
                                        <w:u w:val="single"/>
                                      </w:rPr>
                                    </w:rPrChange>
                                  </w:rPr>
                                  <w:delText>Zaštićeni resurs</w:delText>
                                </w:r>
                              </w:del>
                              <w:ins w:id="479" w:author="Rajo" w:date="2018-06-16T20:12:00Z">
                                <w:r w:rsidRPr="002F0509">
                                  <w:rPr>
                                    <w:rFonts w:ascii="Microsoft Sans Serif" w:eastAsia="Calibri" w:hAnsi="Microsoft Sans Serif"/>
                                    <w:b/>
                                    <w:bCs/>
                                    <w:color w:val="FFFFFF" w:themeColor="background1"/>
                                    <w:sz w:val="20"/>
                                    <w:szCs w:val="20"/>
                                    <w:rPrChange w:id="480" w:author="Rajo" w:date="2018-06-16T20:12:00Z">
                                      <w:rPr>
                                        <w:rFonts w:ascii="Microsoft Sans Serif" w:eastAsia="Calibri" w:hAnsi="Microsoft Sans Serif"/>
                                        <w:b/>
                                        <w:bCs/>
                                        <w:color w:val="008080"/>
                                        <w:sz w:val="20"/>
                                        <w:szCs w:val="20"/>
                                        <w:u w:val="single"/>
                                      </w:rPr>
                                    </w:rPrChange>
                                  </w:rPr>
                                  <w:t>Forma za prijavu</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B5259BF" w14:textId="6313A47E" w:rsidR="009B0D46" w:rsidRPr="003B3700" w:rsidRDefault="009B0D46" w:rsidP="00184250">
                              <w:pPr>
                                <w:pStyle w:val="NormalWeb"/>
                                <w:spacing w:before="0" w:beforeAutospacing="0" w:after="160" w:afterAutospacing="0" w:line="256" w:lineRule="auto"/>
                                <w:jc w:val="center"/>
                              </w:pPr>
                              <w:del w:id="481" w:author="Rajo" w:date="2018-06-16T20:16:00Z">
                                <w:r w:rsidRPr="00184250" w:rsidDel="00184250">
                                  <w:rPr>
                                    <w:rFonts w:ascii="Microsoft Sans Serif" w:eastAsia="Calibri" w:hAnsi="Microsoft Sans Serif"/>
                                    <w:strike/>
                                    <w:color w:val="000000" w:themeColor="text1"/>
                                    <w:sz w:val="20"/>
                                    <w:szCs w:val="20"/>
                                    <w:lang w:val="sr-Latn-RS"/>
                                    <w:rPrChange w:id="482"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483" w:author="Rajo" w:date="2018-06-16T20:17:00Z">
                                    <w:rPr>
                                      <w:rFonts w:ascii="Microsoft Sans Serif" w:eastAsia="Calibri" w:hAnsi="Microsoft Sans Serif"/>
                                      <w:color w:val="008080"/>
                                      <w:sz w:val="20"/>
                                      <w:szCs w:val="20"/>
                                      <w:u w:val="single"/>
                                      <w:lang w:val="sr-Latn-RS"/>
                                    </w:rPr>
                                  </w:rPrChange>
                                </w:rPr>
                                <w:t>Aplikacija</w:t>
                              </w:r>
                              <w:ins w:id="484" w:author="Rajo" w:date="2018-06-16T20:16:00Z">
                                <w:r w:rsidRPr="00184250">
                                  <w:rPr>
                                    <w:rFonts w:ascii="Microsoft Sans Serif" w:eastAsia="Calibri" w:hAnsi="Microsoft Sans Serif"/>
                                    <w:color w:val="000000" w:themeColor="text1"/>
                                    <w:sz w:val="20"/>
                                    <w:szCs w:val="20"/>
                                    <w:lang w:val="sr-Latn-RS"/>
                                    <w:rPrChange w:id="485" w:author="Rajo" w:date="2018-06-16T20:17:00Z">
                                      <w:rPr>
                                        <w:rFonts w:ascii="Microsoft Sans Serif" w:eastAsia="Calibri" w:hAnsi="Microsoft Sans Serif"/>
                                        <w:color w:val="008080"/>
                                        <w:sz w:val="20"/>
                                        <w:szCs w:val="20"/>
                                        <w:u w:val="single"/>
                                        <w:lang w:val="sr-Latn-RS"/>
                                      </w:rPr>
                                    </w:rPrChange>
                                  </w:rPr>
                                  <w:t>2</w:t>
                                </w:r>
                              </w:ins>
                              <w:del w:id="486" w:author="Rajo" w:date="2018-06-16T20:16:00Z">
                                <w:r w:rsidRPr="00184250" w:rsidDel="00184250">
                                  <w:rPr>
                                    <w:rFonts w:ascii="Microsoft Sans Serif" w:eastAsia="Calibri" w:hAnsi="Microsoft Sans Serif"/>
                                    <w:color w:val="008080"/>
                                    <w:sz w:val="20"/>
                                    <w:szCs w:val="20"/>
                                    <w:lang w:val="sr-Latn-RS"/>
                                    <w:rPrChange w:id="487"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216C175" w14:textId="55D279E8" w:rsidR="009B0D46" w:rsidRDefault="009B0D46" w:rsidP="00184250">
                              <w:pPr>
                                <w:pStyle w:val="NormalWeb"/>
                                <w:spacing w:before="0" w:beforeAutospacing="0" w:after="160" w:afterAutospacing="0" w:line="256" w:lineRule="auto"/>
                                <w:jc w:val="center"/>
                              </w:pPr>
                              <w:ins w:id="488" w:author="Rajo" w:date="2018-06-16T20:38:00Z">
                                <w:r>
                                  <w:rPr>
                                    <w:rFonts w:ascii="Microsoft Sans Serif" w:eastAsia="Calibri" w:hAnsi="Microsoft Sans Serif"/>
                                    <w:b/>
                                    <w:bCs/>
                                    <w:sz w:val="16"/>
                                    <w:szCs w:val="16"/>
                                    <w:lang w:val="sr-Latn-RS"/>
                                  </w:rPr>
                                  <w:t>5</w:t>
                                </w:r>
                              </w:ins>
                              <w:del w:id="489" w:author="Rajo" w:date="2018-06-16T20:38:00Z">
                                <w:r w:rsidDel="008F20D7">
                                  <w:rPr>
                                    <w:rFonts w:ascii="Microsoft Sans Serif" w:eastAsia="Calibri" w:hAnsi="Microsoft Sans Serif"/>
                                    <w:b/>
                                    <w:bCs/>
                                    <w:sz w:val="16"/>
                                    <w:szCs w:val="16"/>
                                    <w:lang w:val="sr-Latn-RS"/>
                                  </w:rPr>
                                  <w:delText>2</w:delText>
                                </w:r>
                              </w:del>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41F677B6" w14:textId="50C4E5F2" w:rsidR="009B0D46" w:rsidRPr="00184250" w:rsidDel="00184250" w:rsidRDefault="009B0D46" w:rsidP="00184250">
                              <w:pPr>
                                <w:pStyle w:val="NormalWeb"/>
                                <w:spacing w:before="0" w:beforeAutospacing="0" w:after="0" w:afterAutospacing="0" w:line="256" w:lineRule="auto"/>
                                <w:rPr>
                                  <w:del w:id="490" w:author="Rajo" w:date="2018-06-16T20:17:00Z"/>
                                  <w:color w:val="000000" w:themeColor="text1"/>
                                  <w:rPrChange w:id="491" w:author="Rajo" w:date="2018-06-16T20:17:00Z">
                                    <w:rPr>
                                      <w:del w:id="492" w:author="Rajo" w:date="2018-06-16T20:17:00Z"/>
                                    </w:rPr>
                                  </w:rPrChange>
                                </w:rPr>
                              </w:pPr>
                              <w:del w:id="493" w:author="Rajo" w:date="2018-06-16T20:17:00Z">
                                <w:r w:rsidRPr="00184250" w:rsidDel="00184250">
                                  <w:rPr>
                                    <w:rFonts w:ascii="Microsoft Sans Serif" w:eastAsia="Calibri" w:hAnsi="Microsoft Sans Serif"/>
                                    <w:strike/>
                                    <w:color w:val="000000" w:themeColor="text1"/>
                                    <w:sz w:val="16"/>
                                    <w:szCs w:val="16"/>
                                    <w:lang w:val="sr-Latn-RS"/>
                                    <w:rPrChange w:id="494"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9B0D46" w:rsidRPr="00184250" w:rsidRDefault="009B0D46" w:rsidP="00184250">
                              <w:pPr>
                                <w:pStyle w:val="NormalWeb"/>
                                <w:spacing w:before="0" w:beforeAutospacing="0" w:after="0" w:afterAutospacing="0" w:line="256" w:lineRule="auto"/>
                                <w:rPr>
                                  <w:color w:val="000000" w:themeColor="text1"/>
                                  <w:rPrChange w:id="495" w:author="Rajo" w:date="2018-06-16T20:17:00Z">
                                    <w:rPr/>
                                  </w:rPrChange>
                                </w:rPr>
                              </w:pPr>
                              <w:del w:id="496" w:author="Rajo" w:date="2018-06-16T20:17:00Z">
                                <w:r w:rsidRPr="00184250" w:rsidDel="00184250">
                                  <w:rPr>
                                    <w:rFonts w:ascii="Microsoft Sans Serif" w:eastAsia="Calibri" w:hAnsi="Microsoft Sans Serif"/>
                                    <w:strike/>
                                    <w:color w:val="000000" w:themeColor="text1"/>
                                    <w:sz w:val="16"/>
                                    <w:szCs w:val="16"/>
                                    <w:lang w:val="sr-Latn-RS"/>
                                    <w:rPrChange w:id="497"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498" w:author="Rajo" w:date="2018-06-16T20:17:00Z">
                                    <w:rPr>
                                      <w:rFonts w:ascii="Microsoft Sans Serif" w:eastAsia="Calibri" w:hAnsi="Microsoft Sans Serif"/>
                                      <w:color w:val="008080"/>
                                      <w:sz w:val="16"/>
                                      <w:szCs w:val="16"/>
                                      <w:u w:val="single"/>
                                      <w:lang w:val="sr-Latn-RS"/>
                                    </w:rPr>
                                  </w:rPrChange>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727FE" w14:textId="77777777" w:rsidR="009B0D46" w:rsidRPr="00184250" w:rsidRDefault="009B0D46" w:rsidP="00184250">
                              <w:pPr>
                                <w:pStyle w:val="NormalWeb"/>
                                <w:spacing w:before="0" w:beforeAutospacing="0" w:after="0" w:afterAutospacing="0" w:line="256" w:lineRule="auto"/>
                                <w:jc w:val="center"/>
                                <w:rPr>
                                  <w:color w:val="FFFFFF" w:themeColor="background1"/>
                                  <w:rPrChange w:id="499" w:author="Rajo" w:date="2018-06-16T20:17:00Z">
                                    <w:rPr/>
                                  </w:rPrChange>
                                </w:rPr>
                              </w:pPr>
                              <w:r w:rsidRPr="00184250">
                                <w:rPr>
                                  <w:rFonts w:ascii="Microsoft Sans Serif" w:eastAsia="Calibri" w:hAnsi="Microsoft Sans Serif"/>
                                  <w:b/>
                                  <w:bCs/>
                                  <w:color w:val="FFFFFF" w:themeColor="background1"/>
                                  <w:sz w:val="20"/>
                                  <w:szCs w:val="20"/>
                                  <w:rPrChange w:id="500" w:author="Rajo" w:date="2018-06-16T20:17:00Z">
                                    <w:rPr>
                                      <w:rFonts w:ascii="Microsoft Sans Serif" w:eastAsia="Calibri" w:hAnsi="Microsoft Sans Serif"/>
                                      <w:b/>
                                      <w:bCs/>
                                      <w:color w:val="008080"/>
                                      <w:sz w:val="20"/>
                                      <w:szCs w:val="20"/>
                                      <w:u w:val="single"/>
                                    </w:rPr>
                                  </w:rPrChange>
                                </w:rPr>
                                <w:t>Zaštićeni resurs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73B032" w14:textId="7F6D94D7" w:rsidR="009B0D46" w:rsidRPr="00184250" w:rsidRDefault="009B0D46" w:rsidP="00184250">
                              <w:pPr>
                                <w:pStyle w:val="NormalWeb"/>
                                <w:spacing w:before="0" w:beforeAutospacing="0" w:after="0" w:afterAutospacing="0" w:line="254" w:lineRule="auto"/>
                                <w:jc w:val="center"/>
                                <w:rPr>
                                  <w:color w:val="FFFFFF" w:themeColor="background1"/>
                                  <w:rPrChange w:id="501" w:author="Rajo" w:date="2018-06-16T20:16:00Z">
                                    <w:rPr/>
                                  </w:rPrChange>
                                </w:rPr>
                              </w:pPr>
                              <w:del w:id="502" w:author="Rajo" w:date="2018-06-16T20:16:00Z">
                                <w:r w:rsidRPr="00184250" w:rsidDel="00184250">
                                  <w:rPr>
                                    <w:rFonts w:ascii="Microsoft Sans Serif" w:eastAsia="Calibri" w:hAnsi="Microsoft Sans Serif"/>
                                    <w:b/>
                                    <w:bCs/>
                                    <w:strike/>
                                    <w:color w:val="FFFFFF" w:themeColor="background1"/>
                                    <w:sz w:val="20"/>
                                    <w:szCs w:val="20"/>
                                    <w:rPrChange w:id="503"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504" w:author="Rajo" w:date="2018-06-16T20:16:00Z">
                                    <w:rPr>
                                      <w:rFonts w:ascii="Microsoft Sans Serif" w:eastAsia="Calibri" w:hAnsi="Microsoft Sans Serif"/>
                                      <w:b/>
                                      <w:bCs/>
                                      <w:color w:val="008080"/>
                                      <w:sz w:val="20"/>
                                      <w:szCs w:val="20"/>
                                      <w:u w:val="single"/>
                                    </w:rPr>
                                  </w:rPrChange>
                                </w:rPr>
                                <w:t>Forma za prijavu</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576937F"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roundrect id="Rectangle: Rounded Corners 21" o:spid="_x0000_s1028" style="position:absolute;left:2952;top:285;width:15240;height:14288;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" filled="f" strokecolor="black [3213]" strokeweight="1.5pt">
                  <v:stroke dashstyle="dash"/>
                  <v:textbox>
                    <w:txbxContent>
                      <w:p w14:paraId="1B99C7D5" w14:textId="6A2C9BD1" w:rsidR="009B0D46" w:rsidRDefault="009B0D46">
                        <w:pPr>
                          <w:jc w:val="center"/>
                          <w:rPr>
                            <w:rFonts w:ascii="Microsoft Sans Serif" w:hAnsi="Microsoft Sans Serif" w:cs="Microsoft Sans Serif"/>
                            <w:color w:val="000000" w:themeColor="text1"/>
                            <w:sz w:val="20"/>
                            <w:szCs w:val="20"/>
                            <w:lang w:val="sr-Latn-RS"/>
                          </w:rPr>
                        </w:pPr>
                        <w:del w:id="505" w:author="Rajo" w:date="2018-06-10T20:24:00Z">
                          <w:r w:rsidDel="00DC66E2">
                            <w:rPr>
                              <w:rFonts w:ascii="Microsoft Sans Serif" w:hAnsi="Microsoft Sans Serif" w:cs="Microsoft Sans Serif"/>
                              <w:color w:val="000000" w:themeColor="text1"/>
                              <w:sz w:val="20"/>
                              <w:szCs w:val="20"/>
                              <w:lang w:val="sr-Latn-RS"/>
                            </w:rPr>
                            <w:delText>domen1.com</w:delText>
                          </w:r>
                        </w:del>
                        <w:ins w:id="506" w:author="Rajo" w:date="2018-06-10T20:24:00Z">
                          <w:r>
                            <w:rPr>
                              <w:rFonts w:ascii="Microsoft Sans Serif" w:hAnsi="Microsoft Sans Serif" w:cs="Microsoft Sans Serif"/>
                              <w:color w:val="000000" w:themeColor="text1"/>
                              <w:sz w:val="20"/>
                              <w:szCs w:val="20"/>
                              <w:lang w:val="sr-Latn-RS"/>
                            </w:rPr>
                            <w:t>Aplikacija1</w:t>
                          </w:r>
                        </w:ins>
                      </w:p>
                    </w:txbxContent>
                  </v:textbox>
                </v:roundrect>
                <v:oval id="Oval 226" o:spid="_x0000_s1029"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53" o:spid="_x0000_s1030" style="position:absolute;left:22118;top:523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5E2EFA82" w:rsidR="009B0D46" w:rsidRDefault="009B0D46">
                        <w:pPr>
                          <w:pStyle w:val="NormalWeb"/>
                          <w:spacing w:before="0" w:beforeAutospacing="0" w:after="0" w:afterAutospacing="0" w:line="276" w:lineRule="auto"/>
                          <w:jc w:val="center"/>
                          <w:rPr>
                            <w:b/>
                            <w:color w:val="FFFFFF" w:themeColor="background1"/>
                          </w:rPr>
                        </w:pPr>
                        <w:del w:id="507"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508"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31"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4" o:title="User"/>
                </v:shape>
                <v:shapetype id="_x0000_t33" coordsize="21600,21600" o:spt="33" o:oned="t" path="m,l21600,r,21600e" filled="f">
                  <v:stroke joinstyle="miter"/>
                  <v:path arrowok="t" fillok="f" o:connecttype="none"/>
                  <o:lock v:ext="edit" shapetype="t"/>
                </v:shapetype>
                <v:shape id="Connector: Elbow 227" o:spid="_x0000_s1032" type="#_x0000_t33" style="position:absolute;left:32004;top:14478;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3" type="#_x0000_t33" style="position:absolute;left:10654;top:14573;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4" type="#_x0000_t32" style="position:absolute;left:18606;top:7715;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" strokecolor="black [3200]">
                  <v:stroke endarrow="block"/>
                </v:shape>
                <v:shape id="Straight Arrow Connector 64" o:spid="_x0000_s1035" type="#_x0000_t32" style="position:absolute;left:37517;top:7715;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6" style="position:absolute;left:3618;top:4086;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37" type="#_x0000_t202" style="position:absolute;left:6091;top:4161;width:11423;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" filled="f" stroked="f" strokeweight=".5pt">
                  <v:textbox inset="0">
                    <w:txbxContent>
                      <w:p w14:paraId="5C2E178F" w14:textId="16D97E24" w:rsidR="009B0D46" w:rsidDel="00590C9B" w:rsidRDefault="009B0D46">
                        <w:pPr>
                          <w:spacing w:after="0"/>
                          <w:rPr>
                            <w:del w:id="509" w:author="Rajo" w:date="2018-06-10T20:58:00Z"/>
                            <w:rFonts w:ascii="Microsoft Sans Serif" w:hAnsi="Microsoft Sans Serif" w:cs="Microsoft Sans Serif"/>
                            <w:sz w:val="16"/>
                            <w:szCs w:val="16"/>
                            <w:lang w:val="sr-Latn-RS"/>
                          </w:rPr>
                          <w:pPrChange w:id="510" w:author="Rajo" w:date="2018-06-10T16:57:00Z">
                            <w:pPr/>
                          </w:pPrChange>
                        </w:pPr>
                        <w:del w:id="511"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9B0D46" w:rsidRDefault="009B0D46">
                        <w:pPr>
                          <w:spacing w:after="0"/>
                          <w:rPr>
                            <w:rFonts w:ascii="Microsoft Sans Serif" w:hAnsi="Microsoft Sans Serif" w:cs="Microsoft Sans Serif"/>
                            <w:sz w:val="16"/>
                            <w:szCs w:val="16"/>
                            <w:lang w:val="sr-Latn-RS"/>
                          </w:rPr>
                          <w:pPrChange w:id="512" w:author="Rajo" w:date="2018-06-10T16:57:00Z">
                            <w:pPr/>
                          </w:pPrChange>
                        </w:pPr>
                        <w:del w:id="513" w:author="Rajo" w:date="2018-06-10T20:58:00Z">
                          <w:r w:rsidDel="00590C9B">
                            <w:rPr>
                              <w:rFonts w:ascii="Microsoft Sans Serif" w:hAnsi="Microsoft Sans Serif" w:cs="Microsoft Sans Serif"/>
                              <w:sz w:val="16"/>
                              <w:szCs w:val="16"/>
                              <w:lang w:val="sr-Latn-RS"/>
                            </w:rPr>
                            <w:delText>identifikovanje korisnika</w:delText>
                          </w:r>
                        </w:del>
                        <w:ins w:id="514" w:author="Rajo" w:date="2018-06-10T20:58:00Z">
                          <w:r>
                            <w:rPr>
                              <w:rFonts w:ascii="Microsoft Sans Serif" w:hAnsi="Microsoft Sans Serif" w:cs="Microsoft Sans Serif"/>
                              <w:sz w:val="16"/>
                              <w:szCs w:val="16"/>
                              <w:lang w:val="sr-Latn-RS"/>
                            </w:rPr>
                            <w:t>Autentikacija korisnika</w:t>
                          </w:r>
                        </w:ins>
                      </w:p>
                    </w:txbxContent>
                  </v:textbox>
                </v:shape>
                <v:oval id="Oval 73" o:spid="_x0000_s1038"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39"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" filled="f" stroked="f" strokeweight=".5pt">
                  <v:textbox inset="0">
                    <w:txbxContent>
                      <w:p w14:paraId="4194B4C6" w14:textId="49DC12B0" w:rsidR="009B0D46" w:rsidRDefault="009B0D46">
                        <w:pPr>
                          <w:pStyle w:val="NormalWeb"/>
                          <w:spacing w:before="0" w:beforeAutospacing="0" w:after="0" w:afterAutospacing="0" w:line="276" w:lineRule="auto"/>
                        </w:pPr>
                        <w:del w:id="515" w:author="Rajo" w:date="2018-06-10T20:54:00Z">
                          <w:r w:rsidDel="00D26F38">
                            <w:rPr>
                              <w:rFonts w:ascii="Microsoft Sans Serif" w:eastAsia="Calibri" w:hAnsi="Microsoft Sans Serif"/>
                              <w:sz w:val="16"/>
                              <w:szCs w:val="16"/>
                              <w:lang w:val="sr-Latn-RS"/>
                            </w:rPr>
                            <w:delText>Odlazi na</w:delText>
                          </w:r>
                        </w:del>
                        <w:ins w:id="516" w:author="Rajo" w:date="2018-06-10T20:59:00Z">
                          <w:r>
                            <w:rPr>
                              <w:rFonts w:ascii="Microsoft Sans Serif" w:eastAsia="Calibri" w:hAnsi="Microsoft Sans Serif"/>
                              <w:sz w:val="16"/>
                              <w:szCs w:val="16"/>
                              <w:lang w:val="sr-Latn-RS"/>
                            </w:rPr>
                            <w:t>Pris</w:t>
                          </w:r>
                        </w:ins>
                        <w:ins w:id="517" w:author="Rajo" w:date="2018-06-10T21:00:00Z">
                          <w:r>
                            <w:rPr>
                              <w:rFonts w:ascii="Microsoft Sans Serif" w:eastAsia="Calibri" w:hAnsi="Microsoft Sans Serif"/>
                              <w:sz w:val="16"/>
                              <w:szCs w:val="16"/>
                              <w:lang w:val="sr-Latn-RS"/>
                            </w:rPr>
                            <w:t>tup</w:t>
                          </w:r>
                        </w:ins>
                      </w:p>
                    </w:txbxContent>
                  </v:textbox>
                </v:shape>
                <v:oval id="Oval 75" o:spid="_x0000_s1040"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1"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" filled="f" stroked="f" strokeweight=".5pt">
                  <v:textbox inset="0">
                    <w:txbxContent>
                      <w:p w14:paraId="29FBA2CA" w14:textId="42D509D1" w:rsidR="009B0D46" w:rsidRDefault="009B0D46">
                        <w:pPr>
                          <w:pStyle w:val="NormalWeb"/>
                          <w:spacing w:before="0" w:beforeAutospacing="0" w:after="0" w:afterAutospacing="0" w:line="276" w:lineRule="auto"/>
                        </w:pPr>
                        <w:del w:id="518" w:author="Rajo" w:date="2018-06-10T20:55:00Z">
                          <w:r w:rsidDel="00D26F38">
                            <w:rPr>
                              <w:rFonts w:ascii="Microsoft Sans Serif" w:eastAsia="Calibri" w:hAnsi="Microsoft Sans Serif"/>
                              <w:sz w:val="16"/>
                              <w:szCs w:val="16"/>
                              <w:lang w:val="sr-Latn-RS"/>
                            </w:rPr>
                            <w:delText>Odlazi na</w:delText>
                          </w:r>
                        </w:del>
                        <w:ins w:id="519" w:author="Rajo" w:date="2018-06-10T20:55:00Z">
                          <w:r>
                            <w:rPr>
                              <w:rFonts w:ascii="Microsoft Sans Serif" w:eastAsia="Calibri" w:hAnsi="Microsoft Sans Serif"/>
                              <w:sz w:val="16"/>
                              <w:szCs w:val="16"/>
                              <w:lang w:val="sr-Latn-RS"/>
                            </w:rPr>
                            <w:t>Prist</w:t>
                          </w:r>
                        </w:ins>
                        <w:ins w:id="520" w:author="Rajo" w:date="2018-06-10T20:56:00Z">
                          <w:r>
                            <w:rPr>
                              <w:rFonts w:ascii="Microsoft Sans Serif" w:eastAsia="Calibri" w:hAnsi="Microsoft Sans Serif"/>
                              <w:sz w:val="16"/>
                              <w:szCs w:val="16"/>
                              <w:lang w:val="sr-Latn-RS"/>
                            </w:rPr>
                            <w:t>u</w:t>
                          </w:r>
                        </w:ins>
                        <w:ins w:id="521" w:author="Rajo" w:date="2018-06-10T20:57:00Z">
                          <w:r>
                            <w:rPr>
                              <w:rFonts w:ascii="Microsoft Sans Serif" w:eastAsia="Calibri" w:hAnsi="Microsoft Sans Serif"/>
                              <w:sz w:val="16"/>
                              <w:szCs w:val="16"/>
                              <w:lang w:val="sr-Latn-RS"/>
                            </w:rPr>
                            <w:t>p</w:t>
                          </w:r>
                        </w:ins>
                      </w:p>
                    </w:txbxContent>
                  </v:textbox>
                </v:shape>
                <v:shape id="Text Box 231" o:spid="_x0000_s1042"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" filled="f" stroked="f" strokeweight=".5pt">
                  <v:textbox inset="0">
                    <w:txbxContent>
                      <w:p w14:paraId="796C498F"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3" style="position:absolute;left:19326;top:1082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4" type="#_x0000_t202" style="position:absolute;left:19135;top:12947;width:905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" filled="f" stroked="f" strokeweight=".5pt">
                  <v:textbox inset="0">
                    <w:txbxContent>
                      <w:p w14:paraId="12007F0E" w14:textId="3A4D82F2"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522"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523" w:author="Rajo" w:date="2018-06-10T20:55:00Z">
                          <w:r>
                            <w:rPr>
                              <w:rFonts w:ascii="Microsoft Sans Serif" w:eastAsia="Calibri" w:hAnsi="Microsoft Sans Serif"/>
                              <w:sz w:val="16"/>
                              <w:szCs w:val="16"/>
                              <w:lang w:val="sr-Latn-RS"/>
                            </w:rPr>
                            <w:t>a</w:t>
                          </w:r>
                        </w:ins>
                      </w:p>
                    </w:txbxContent>
                  </v:textbox>
                </v:shape>
                <v:oval id="Oval 80" o:spid="_x0000_s1045" style="position:absolute;left:37995;top:10822;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46" type="#_x0000_t202" style="position:absolute;left:31984;top:12947;width:9154;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" filled="f" stroked="f" strokeweight=".5pt">
                  <v:textbox inset="0">
                    <w:txbxContent>
                      <w:p w14:paraId="0ACC511F" w14:textId="585278EC"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Čuva</w:t>
                        </w:r>
                        <w:ins w:id="524"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525" w:author="Rajo" w:date="2018-06-10T20:55:00Z">
                          <w:r>
                            <w:rPr>
                              <w:rFonts w:ascii="Microsoft Sans Serif" w:eastAsia="Calibri" w:hAnsi="Microsoft Sans Serif"/>
                              <w:sz w:val="16"/>
                              <w:szCs w:val="16"/>
                              <w:lang w:val="sr-Latn-RS"/>
                            </w:rPr>
                            <w:t>a</w:t>
                          </w:r>
                        </w:ins>
                      </w:p>
                    </w:txbxContent>
                  </v:textbox>
                </v:shape>
                <v:roundrect id="Rectangle: Rounded Corners 50" o:spid="_x0000_s1047" style="position:absolute;left:3429;top:10572;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" fillcolor="#c0504d [3205]" stroked="f" strokeweight="2pt">
                  <v:textbox inset="0,0,0,0">
                    <w:txbxContent>
                      <w:p w14:paraId="5CB49193" w14:textId="2AAB9975" w:rsidR="009B0D46" w:rsidRPr="002F0509" w:rsidRDefault="009B0D46">
                        <w:pPr>
                          <w:spacing w:after="0"/>
                          <w:jc w:val="center"/>
                          <w:rPr>
                            <w:rFonts w:ascii="Microsoft Sans Serif" w:hAnsi="Microsoft Sans Serif" w:cs="Microsoft Sans Serif"/>
                            <w:b/>
                            <w:sz w:val="20"/>
                            <w:szCs w:val="20"/>
                            <w:rPrChange w:id="526" w:author="Rajo" w:date="2018-06-16T20:11:00Z">
                              <w:rPr/>
                            </w:rPrChange>
                          </w:rPr>
                          <w:pPrChange w:id="527" w:author="Rajo" w:date="2018-06-16T20:11:00Z">
                            <w:pPr/>
                          </w:pPrChange>
                        </w:pPr>
                        <w:ins w:id="528" w:author="Rajo" w:date="2018-06-16T20:10:00Z">
                          <w:r w:rsidRPr="002F0509">
                            <w:rPr>
                              <w:rFonts w:ascii="Microsoft Sans Serif" w:hAnsi="Microsoft Sans Serif" w:cs="Microsoft Sans Serif"/>
                              <w:b/>
                              <w:sz w:val="20"/>
                              <w:szCs w:val="20"/>
                              <w:rPrChange w:id="529" w:author="Rajo" w:date="2018-06-16T20:11:00Z">
                                <w:rPr/>
                              </w:rPrChange>
                            </w:rPr>
                            <w:t>Zašti</w:t>
                          </w:r>
                        </w:ins>
                        <w:ins w:id="530" w:author="Rajo" w:date="2018-06-16T20:11:00Z">
                          <w:r w:rsidRPr="002F0509">
                            <w:rPr>
                              <w:rFonts w:ascii="Microsoft Sans Serif" w:hAnsi="Microsoft Sans Serif" w:cs="Microsoft Sans Serif"/>
                              <w:b/>
                              <w:sz w:val="20"/>
                              <w:szCs w:val="20"/>
                              <w:rPrChange w:id="531" w:author="Rajo" w:date="2018-06-16T20:11:00Z">
                                <w:rPr/>
                              </w:rPrChange>
                            </w:rPr>
                            <w:t>ćeni resurs</w:t>
                          </w:r>
                        </w:ins>
                      </w:p>
                    </w:txbxContent>
                  </v:textbox>
                </v:roundrect>
                <v:roundrect id="Rectangle: Rounded Corners 511" o:spid="_x0000_s1048" style="position:absolute;left:3429;top:66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" fillcolor="#4bacc6 [3208]" stroked="f" strokeweight="2pt">
                  <v:textbox inset="0,0,0,0">
                    <w:txbxContent>
                      <w:p w14:paraId="322CD8D6" w14:textId="0E8DE416" w:rsidR="009B0D46" w:rsidRPr="002F0509" w:rsidRDefault="009B0D46" w:rsidP="002F0509">
                        <w:pPr>
                          <w:pStyle w:val="NormalWeb"/>
                          <w:spacing w:before="0" w:beforeAutospacing="0" w:after="0" w:afterAutospacing="0" w:line="256" w:lineRule="auto"/>
                          <w:jc w:val="center"/>
                          <w:rPr>
                            <w:color w:val="FFFFFF" w:themeColor="background1"/>
                            <w:rPrChange w:id="532" w:author="Rajo" w:date="2018-06-16T20:12:00Z">
                              <w:rPr/>
                            </w:rPrChange>
                          </w:rPr>
                        </w:pPr>
                        <w:del w:id="533" w:author="Rajo" w:date="2018-06-16T20:12:00Z">
                          <w:r w:rsidRPr="002F0509" w:rsidDel="002F0509">
                            <w:rPr>
                              <w:rFonts w:ascii="Microsoft Sans Serif" w:eastAsia="Calibri" w:hAnsi="Microsoft Sans Serif"/>
                              <w:b/>
                              <w:bCs/>
                              <w:color w:val="FFFFFF" w:themeColor="background1"/>
                              <w:sz w:val="20"/>
                              <w:szCs w:val="20"/>
                              <w:rPrChange w:id="534" w:author="Rajo" w:date="2018-06-16T20:12:00Z">
                                <w:rPr>
                                  <w:rFonts w:ascii="Microsoft Sans Serif" w:eastAsia="Calibri" w:hAnsi="Microsoft Sans Serif"/>
                                  <w:b/>
                                  <w:bCs/>
                                  <w:color w:val="008080"/>
                                  <w:sz w:val="20"/>
                                  <w:szCs w:val="20"/>
                                  <w:u w:val="single"/>
                                </w:rPr>
                              </w:rPrChange>
                            </w:rPr>
                            <w:delText>Zaštićeni resurs</w:delText>
                          </w:r>
                        </w:del>
                        <w:ins w:id="535" w:author="Rajo" w:date="2018-06-16T20:12:00Z">
                          <w:r w:rsidRPr="002F0509">
                            <w:rPr>
                              <w:rFonts w:ascii="Microsoft Sans Serif" w:eastAsia="Calibri" w:hAnsi="Microsoft Sans Serif"/>
                              <w:b/>
                              <w:bCs/>
                              <w:color w:val="FFFFFF" w:themeColor="background1"/>
                              <w:sz w:val="20"/>
                              <w:szCs w:val="20"/>
                              <w:rPrChange w:id="536" w:author="Rajo" w:date="2018-06-16T20:12:00Z">
                                <w:rPr>
                                  <w:rFonts w:ascii="Microsoft Sans Serif" w:eastAsia="Calibri" w:hAnsi="Microsoft Sans Serif"/>
                                  <w:b/>
                                  <w:bCs/>
                                  <w:color w:val="008080"/>
                                  <w:sz w:val="20"/>
                                  <w:szCs w:val="20"/>
                                  <w:u w:val="single"/>
                                </w:rPr>
                              </w:rPrChange>
                            </w:rPr>
                            <w:t>Forma za prijavu</w:t>
                          </w:r>
                        </w:ins>
                      </w:p>
                    </w:txbxContent>
                  </v:textbox>
                </v:roundrect>
                <v:roundrect id="Rectangle: Rounded Corners 513" o:spid="_x0000_s1049" style="position:absolute;left:40852;top:161;width:15250;height:14287;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" filled="f" strokecolor="black [3213]" strokeweight="1.5pt">
                  <v:stroke dashstyle="dash"/>
                  <v:textbox>
                    <w:txbxContent>
                      <w:p w14:paraId="7B5259BF" w14:textId="6313A47E" w:rsidR="009B0D46" w:rsidRPr="003B3700" w:rsidRDefault="009B0D46" w:rsidP="00184250">
                        <w:pPr>
                          <w:pStyle w:val="NormalWeb"/>
                          <w:spacing w:before="0" w:beforeAutospacing="0" w:after="160" w:afterAutospacing="0" w:line="256" w:lineRule="auto"/>
                          <w:jc w:val="center"/>
                        </w:pPr>
                        <w:del w:id="537" w:author="Rajo" w:date="2018-06-16T20:16:00Z">
                          <w:r w:rsidRPr="00184250" w:rsidDel="00184250">
                            <w:rPr>
                              <w:rFonts w:ascii="Microsoft Sans Serif" w:eastAsia="Calibri" w:hAnsi="Microsoft Sans Serif"/>
                              <w:strike/>
                              <w:color w:val="000000" w:themeColor="text1"/>
                              <w:sz w:val="20"/>
                              <w:szCs w:val="20"/>
                              <w:lang w:val="sr-Latn-RS"/>
                              <w:rPrChange w:id="538"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539" w:author="Rajo" w:date="2018-06-16T20:17:00Z">
                              <w:rPr>
                                <w:rFonts w:ascii="Microsoft Sans Serif" w:eastAsia="Calibri" w:hAnsi="Microsoft Sans Serif"/>
                                <w:color w:val="008080"/>
                                <w:sz w:val="20"/>
                                <w:szCs w:val="20"/>
                                <w:u w:val="single"/>
                                <w:lang w:val="sr-Latn-RS"/>
                              </w:rPr>
                            </w:rPrChange>
                          </w:rPr>
                          <w:t>Aplikacija</w:t>
                        </w:r>
                        <w:ins w:id="540" w:author="Rajo" w:date="2018-06-16T20:16:00Z">
                          <w:r w:rsidRPr="00184250">
                            <w:rPr>
                              <w:rFonts w:ascii="Microsoft Sans Serif" w:eastAsia="Calibri" w:hAnsi="Microsoft Sans Serif"/>
                              <w:color w:val="000000" w:themeColor="text1"/>
                              <w:sz w:val="20"/>
                              <w:szCs w:val="20"/>
                              <w:lang w:val="sr-Latn-RS"/>
                              <w:rPrChange w:id="541" w:author="Rajo" w:date="2018-06-16T20:17:00Z">
                                <w:rPr>
                                  <w:rFonts w:ascii="Microsoft Sans Serif" w:eastAsia="Calibri" w:hAnsi="Microsoft Sans Serif"/>
                                  <w:color w:val="008080"/>
                                  <w:sz w:val="20"/>
                                  <w:szCs w:val="20"/>
                                  <w:u w:val="single"/>
                                  <w:lang w:val="sr-Latn-RS"/>
                                </w:rPr>
                              </w:rPrChange>
                            </w:rPr>
                            <w:t>2</w:t>
                          </w:r>
                        </w:ins>
                        <w:del w:id="542" w:author="Rajo" w:date="2018-06-16T20:16:00Z">
                          <w:r w:rsidRPr="00184250" w:rsidDel="00184250">
                            <w:rPr>
                              <w:rFonts w:ascii="Microsoft Sans Serif" w:eastAsia="Calibri" w:hAnsi="Microsoft Sans Serif"/>
                              <w:color w:val="008080"/>
                              <w:sz w:val="20"/>
                              <w:szCs w:val="20"/>
                              <w:lang w:val="sr-Latn-RS"/>
                              <w:rPrChange w:id="543"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14" o:spid="_x0000_s1050" style="position:absolute;left:41906;top:386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" fillcolor="#f90" stroked="f">
                  <v:textbox inset="0,0,0,0">
                    <w:txbxContent>
                      <w:p w14:paraId="1216C175" w14:textId="55D279E8" w:rsidR="009B0D46" w:rsidRDefault="009B0D46" w:rsidP="00184250">
                        <w:pPr>
                          <w:pStyle w:val="NormalWeb"/>
                          <w:spacing w:before="0" w:beforeAutospacing="0" w:after="160" w:afterAutospacing="0" w:line="256" w:lineRule="auto"/>
                          <w:jc w:val="center"/>
                        </w:pPr>
                        <w:ins w:id="544" w:author="Rajo" w:date="2018-06-16T20:38:00Z">
                          <w:r>
                            <w:rPr>
                              <w:rFonts w:ascii="Microsoft Sans Serif" w:eastAsia="Calibri" w:hAnsi="Microsoft Sans Serif"/>
                              <w:b/>
                              <w:bCs/>
                              <w:sz w:val="16"/>
                              <w:szCs w:val="16"/>
                              <w:lang w:val="sr-Latn-RS"/>
                            </w:rPr>
                            <w:t>5</w:t>
                          </w:r>
                        </w:ins>
                        <w:del w:id="545" w:author="Rajo" w:date="2018-06-16T20:38:00Z">
                          <w:r w:rsidDel="008F20D7">
                            <w:rPr>
                              <w:rFonts w:ascii="Microsoft Sans Serif" w:eastAsia="Calibri" w:hAnsi="Microsoft Sans Serif"/>
                              <w:b/>
                              <w:bCs/>
                              <w:sz w:val="16"/>
                              <w:szCs w:val="16"/>
                              <w:lang w:val="sr-Latn-RS"/>
                            </w:rPr>
                            <w:delText>2</w:delText>
                          </w:r>
                        </w:del>
                      </w:p>
                    </w:txbxContent>
                  </v:textbox>
                </v:oval>
                <v:shape id="Text Box 231" o:spid="_x0000_s1051" type="#_x0000_t202" style="position:absolute;left:44376;top:3863;width:114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" filled="f" stroked="f" strokeweight=".5pt">
                  <v:textbox inset="0">
                    <w:txbxContent>
                      <w:p w14:paraId="41F677B6" w14:textId="50C4E5F2" w:rsidR="009B0D46" w:rsidRPr="00184250" w:rsidDel="00184250" w:rsidRDefault="009B0D46" w:rsidP="00184250">
                        <w:pPr>
                          <w:pStyle w:val="NormalWeb"/>
                          <w:spacing w:before="0" w:beforeAutospacing="0" w:after="0" w:afterAutospacing="0" w:line="256" w:lineRule="auto"/>
                          <w:rPr>
                            <w:del w:id="546" w:author="Rajo" w:date="2018-06-16T20:17:00Z"/>
                            <w:color w:val="000000" w:themeColor="text1"/>
                            <w:rPrChange w:id="547" w:author="Rajo" w:date="2018-06-16T20:17:00Z">
                              <w:rPr>
                                <w:del w:id="548" w:author="Rajo" w:date="2018-06-16T20:17:00Z"/>
                              </w:rPr>
                            </w:rPrChange>
                          </w:rPr>
                        </w:pPr>
                        <w:del w:id="549" w:author="Rajo" w:date="2018-06-16T20:17:00Z">
                          <w:r w:rsidRPr="00184250" w:rsidDel="00184250">
                            <w:rPr>
                              <w:rFonts w:ascii="Microsoft Sans Serif" w:eastAsia="Calibri" w:hAnsi="Microsoft Sans Serif"/>
                              <w:strike/>
                              <w:color w:val="000000" w:themeColor="text1"/>
                              <w:sz w:val="16"/>
                              <w:szCs w:val="16"/>
                              <w:lang w:val="sr-Latn-RS"/>
                              <w:rPrChange w:id="550" w:author="Rajo" w:date="2018-06-16T20:17:00Z">
                                <w:rPr>
                                  <w:rFonts w:ascii="Microsoft Sans Serif" w:eastAsia="Calibri" w:hAnsi="Microsoft Sans Serif"/>
                                  <w:strike/>
                                  <w:color w:val="FF0000"/>
                                  <w:sz w:val="16"/>
                                  <w:szCs w:val="16"/>
                                  <w:lang w:val="sr-Latn-RS"/>
                                </w:rPr>
                              </w:rPrChange>
                            </w:rPr>
                            <w:delText>Unos pristupnih podataka,</w:delText>
                          </w:r>
                        </w:del>
                      </w:p>
                      <w:p w14:paraId="275B4E38" w14:textId="6E1322D3" w:rsidR="009B0D46" w:rsidRPr="00184250" w:rsidRDefault="009B0D46" w:rsidP="00184250">
                        <w:pPr>
                          <w:pStyle w:val="NormalWeb"/>
                          <w:spacing w:before="0" w:beforeAutospacing="0" w:after="0" w:afterAutospacing="0" w:line="256" w:lineRule="auto"/>
                          <w:rPr>
                            <w:color w:val="000000" w:themeColor="text1"/>
                            <w:rPrChange w:id="551" w:author="Rajo" w:date="2018-06-16T20:17:00Z">
                              <w:rPr/>
                            </w:rPrChange>
                          </w:rPr>
                        </w:pPr>
                        <w:del w:id="552" w:author="Rajo" w:date="2018-06-16T20:17:00Z">
                          <w:r w:rsidRPr="00184250" w:rsidDel="00184250">
                            <w:rPr>
                              <w:rFonts w:ascii="Microsoft Sans Serif" w:eastAsia="Calibri" w:hAnsi="Microsoft Sans Serif"/>
                              <w:strike/>
                              <w:color w:val="000000" w:themeColor="text1"/>
                              <w:sz w:val="16"/>
                              <w:szCs w:val="16"/>
                              <w:lang w:val="sr-Latn-RS"/>
                              <w:rPrChange w:id="553" w:author="Rajo" w:date="2018-06-16T20:17:00Z">
                                <w:rPr>
                                  <w:rFonts w:ascii="Microsoft Sans Serif" w:eastAsia="Calibri" w:hAnsi="Microsoft Sans Serif"/>
                                  <w:strike/>
                                  <w:color w:val="FF0000"/>
                                  <w:sz w:val="16"/>
                                  <w:szCs w:val="16"/>
                                  <w:lang w:val="sr-Latn-RS"/>
                                </w:rPr>
                              </w:rPrChange>
                            </w:rPr>
                            <w:delText>identifikovanje korisnika</w:delText>
                          </w:r>
                        </w:del>
                        <w:r w:rsidRPr="00184250">
                          <w:rPr>
                            <w:rFonts w:ascii="Microsoft Sans Serif" w:eastAsia="Calibri" w:hAnsi="Microsoft Sans Serif"/>
                            <w:color w:val="000000" w:themeColor="text1"/>
                            <w:sz w:val="16"/>
                            <w:szCs w:val="16"/>
                            <w:lang w:val="sr-Latn-RS"/>
                            <w:rPrChange w:id="554" w:author="Rajo" w:date="2018-06-16T20:17:00Z">
                              <w:rPr>
                                <w:rFonts w:ascii="Microsoft Sans Serif" w:eastAsia="Calibri" w:hAnsi="Microsoft Sans Serif"/>
                                <w:color w:val="008080"/>
                                <w:sz w:val="16"/>
                                <w:szCs w:val="16"/>
                                <w:u w:val="single"/>
                                <w:lang w:val="sr-Latn-RS"/>
                              </w:rPr>
                            </w:rPrChange>
                          </w:rPr>
                          <w:t>Autentikacija korisnika</w:t>
                        </w:r>
                      </w:p>
                    </w:txbxContent>
                  </v:textbox>
                </v:shape>
                <v:roundrect id="Rectangle: Rounded Corners 516" o:spid="_x0000_s1052" style="position:absolute;left:41335;top:10448;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" fillcolor="#c0504d [3205]" stroked="f" strokeweight="2pt">
                  <v:textbox inset="0,0,0,0">
                    <w:txbxContent>
                      <w:p w14:paraId="3D4727FE" w14:textId="77777777" w:rsidR="009B0D46" w:rsidRPr="00184250" w:rsidRDefault="009B0D46" w:rsidP="00184250">
                        <w:pPr>
                          <w:pStyle w:val="NormalWeb"/>
                          <w:spacing w:before="0" w:beforeAutospacing="0" w:after="0" w:afterAutospacing="0" w:line="256" w:lineRule="auto"/>
                          <w:jc w:val="center"/>
                          <w:rPr>
                            <w:color w:val="FFFFFF" w:themeColor="background1"/>
                            <w:rPrChange w:id="555" w:author="Rajo" w:date="2018-06-16T20:17:00Z">
                              <w:rPr/>
                            </w:rPrChange>
                          </w:rPr>
                        </w:pPr>
                        <w:r w:rsidRPr="00184250">
                          <w:rPr>
                            <w:rFonts w:ascii="Microsoft Sans Serif" w:eastAsia="Calibri" w:hAnsi="Microsoft Sans Serif"/>
                            <w:b/>
                            <w:bCs/>
                            <w:color w:val="FFFFFF" w:themeColor="background1"/>
                            <w:sz w:val="20"/>
                            <w:szCs w:val="20"/>
                            <w:rPrChange w:id="556" w:author="Rajo" w:date="2018-06-16T20:17:00Z">
                              <w:rPr>
                                <w:rFonts w:ascii="Microsoft Sans Serif" w:eastAsia="Calibri" w:hAnsi="Microsoft Sans Serif"/>
                                <w:b/>
                                <w:bCs/>
                                <w:color w:val="008080"/>
                                <w:sz w:val="20"/>
                                <w:szCs w:val="20"/>
                                <w:u w:val="single"/>
                              </w:rPr>
                            </w:rPrChange>
                          </w:rPr>
                          <w:t>Zaštićeni resurs</w:t>
                        </w:r>
                      </w:p>
                    </w:txbxContent>
                  </v:textbox>
                </v:roundrect>
                <v:roundrect id="Rectangle: Rounded Corners 517" o:spid="_x0000_s1053" style="position:absolute;left:41335;top:6603;width:14382;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" fillcolor="#4bacc6 [3208]" stroked="f" strokeweight="2pt">
                  <v:textbox inset="0,0,0,0">
                    <w:txbxContent>
                      <w:p w14:paraId="0273B032" w14:textId="7F6D94D7" w:rsidR="009B0D46" w:rsidRPr="00184250" w:rsidRDefault="009B0D46" w:rsidP="00184250">
                        <w:pPr>
                          <w:pStyle w:val="NormalWeb"/>
                          <w:spacing w:before="0" w:beforeAutospacing="0" w:after="0" w:afterAutospacing="0" w:line="254" w:lineRule="auto"/>
                          <w:jc w:val="center"/>
                          <w:rPr>
                            <w:color w:val="FFFFFF" w:themeColor="background1"/>
                            <w:rPrChange w:id="557" w:author="Rajo" w:date="2018-06-16T20:16:00Z">
                              <w:rPr/>
                            </w:rPrChange>
                          </w:rPr>
                        </w:pPr>
                        <w:del w:id="558" w:author="Rajo" w:date="2018-06-16T20:16:00Z">
                          <w:r w:rsidRPr="00184250" w:rsidDel="00184250">
                            <w:rPr>
                              <w:rFonts w:ascii="Microsoft Sans Serif" w:eastAsia="Calibri" w:hAnsi="Microsoft Sans Serif"/>
                              <w:b/>
                              <w:bCs/>
                              <w:strike/>
                              <w:color w:val="FFFFFF" w:themeColor="background1"/>
                              <w:sz w:val="20"/>
                              <w:szCs w:val="20"/>
                              <w:rPrChange w:id="559" w:author="Rajo" w:date="2018-06-16T20:16:00Z">
                                <w:rPr>
                                  <w:rFonts w:ascii="Microsoft Sans Serif" w:eastAsia="Calibri" w:hAnsi="Microsoft Sans Serif"/>
                                  <w:b/>
                                  <w:bCs/>
                                  <w:strike/>
                                  <w:color w:val="FF0000"/>
                                  <w:sz w:val="20"/>
                                  <w:szCs w:val="20"/>
                                </w:rPr>
                              </w:rPrChange>
                            </w:rPr>
                            <w:delText>Zaštićeni resurs</w:delText>
                          </w:r>
                        </w:del>
                        <w:r w:rsidRPr="00184250">
                          <w:rPr>
                            <w:rFonts w:ascii="Microsoft Sans Serif" w:eastAsia="Calibri" w:hAnsi="Microsoft Sans Serif"/>
                            <w:b/>
                            <w:bCs/>
                            <w:color w:val="FFFFFF" w:themeColor="background1"/>
                            <w:sz w:val="20"/>
                            <w:szCs w:val="20"/>
                            <w:rPrChange w:id="560" w:author="Rajo" w:date="2018-06-16T20:16:00Z">
                              <w:rPr>
                                <w:rFonts w:ascii="Microsoft Sans Serif" w:eastAsia="Calibri" w:hAnsi="Microsoft Sans Serif"/>
                                <w:b/>
                                <w:bCs/>
                                <w:color w:val="008080"/>
                                <w:sz w:val="20"/>
                                <w:szCs w:val="20"/>
                                <w:u w:val="single"/>
                              </w:rPr>
                            </w:rPrChange>
                          </w:rPr>
                          <w:t>Forma za prijavu</w:t>
                        </w:r>
                      </w:p>
                    </w:txbxContent>
                  </v:textbox>
                </v:roundrect>
                <w10:anchorlock/>
              </v:group>
            </w:pict>
          </mc:Fallback>
        </mc:AlternateContent>
      </w:r>
    </w:p>
    <w:p w14:paraId="377ABF34" w14:textId="77777777" w:rsidR="00E94ADE" w:rsidDel="00093655" w:rsidRDefault="00CC5052">
      <w:pPr>
        <w:pStyle w:val="Caption"/>
        <w:jc w:val="center"/>
        <w:rPr>
          <w:del w:id="561"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562" w:author="Rajo" w:date="2018-05-22T20:23:00Z">
          <w:pPr>
            <w:spacing w:line="240" w:lineRule="auto"/>
            <w:jc w:val="both"/>
          </w:pPr>
        </w:pPrChange>
      </w:pPr>
    </w:p>
    <w:p w14:paraId="2E63E523" w14:textId="715E1E98" w:rsidR="00E94ADE" w:rsidDel="00093655" w:rsidRDefault="00CC5052">
      <w:pPr>
        <w:spacing w:line="240" w:lineRule="auto"/>
        <w:ind w:firstLine="360"/>
        <w:jc w:val="both"/>
        <w:rPr>
          <w:del w:id="563" w:author="Rajo" w:date="2018-05-22T20:23:00Z"/>
          <w:lang w:val="bs-Latn-BA"/>
        </w:rPr>
        <w:pPrChange w:id="564" w:author="Rajo" w:date="2018-06-17T14:44:00Z">
          <w:pPr>
            <w:spacing w:line="240" w:lineRule="auto"/>
            <w:ind w:firstLine="720"/>
            <w:jc w:val="both"/>
          </w:pPr>
        </w:pPrChange>
      </w:pPr>
      <w:del w:id="565" w:author="Rajo" w:date="2018-06-11T19:11:00Z">
        <w:r w:rsidDel="00D85C87">
          <w:rPr>
            <w:lang w:val="bs-Latn-BA"/>
          </w:rPr>
          <w:delText>Kao što je moguće vidjeti</w:delText>
        </w:r>
      </w:del>
      <w:del w:id="566" w:author="Rajo" w:date="2018-06-10T20:16:00Z">
        <w:r w:rsidDel="00FB2880">
          <w:rPr>
            <w:lang w:val="bs-Latn-BA"/>
          </w:rPr>
          <w:delText xml:space="preserve"> na prethodnoj slici</w:delText>
        </w:r>
      </w:del>
      <w:del w:id="567" w:author="Rajo" w:date="2018-06-11T19:11:00Z">
        <w:r w:rsidDel="00D85C87">
          <w:rPr>
            <w:lang w:val="bs-Latn-BA"/>
          </w:rPr>
          <w:delText xml:space="preserve">, korisnik </w:delText>
        </w:r>
      </w:del>
      <w:del w:id="568" w:author="Rajo" w:date="2018-06-10T20:26:00Z">
        <w:r w:rsidDel="00EC3A80">
          <w:rPr>
            <w:lang w:val="bs-Latn-BA"/>
          </w:rPr>
          <w:delText xml:space="preserve">nakon odlaska na </w:delText>
        </w:r>
      </w:del>
      <w:del w:id="569" w:author="Rajo" w:date="2018-06-10T20:25:00Z">
        <w:r w:rsidDel="00EC3A80">
          <w:rPr>
            <w:lang w:val="bs-Latn-BA"/>
          </w:rPr>
          <w:delText xml:space="preserve">svaki </w:delText>
        </w:r>
      </w:del>
      <w:del w:id="570" w:author="Rajo" w:date="2018-06-10T20:26:00Z">
        <w:r w:rsidDel="00EC3A80">
          <w:rPr>
            <w:lang w:val="bs-Latn-BA"/>
          </w:rPr>
          <w:delText>od domena</w:delText>
        </w:r>
      </w:del>
      <w:del w:id="571" w:author="Rajo" w:date="2018-06-10T20:27:00Z">
        <w:r w:rsidDel="00DD6570">
          <w:rPr>
            <w:lang w:val="bs-Latn-BA"/>
          </w:rPr>
          <w:delText xml:space="preserve"> mora da se prijavljuje pojedinačno</w:delText>
        </w:r>
      </w:del>
      <w:del w:id="572" w:author="Rajo" w:date="2018-06-11T19:11:00Z">
        <w:r w:rsidDel="00CF6E7C">
          <w:rPr>
            <w:lang w:val="bs-Latn-BA"/>
          </w:rPr>
          <w:delText>.</w:delText>
        </w:r>
        <w:r w:rsidDel="00D85C87">
          <w:rPr>
            <w:lang w:val="bs-Latn-BA"/>
          </w:rPr>
          <w:delText xml:space="preserve"> Nakon uspješne prijave, u skladište kolačića (</w:delText>
        </w:r>
        <w:r w:rsidDel="00D85C87">
          <w:rPr>
            <w:i/>
            <w:lang w:val="bs-Latn-BA"/>
          </w:rPr>
          <w:delText>cookies</w:delText>
        </w:r>
        <w:r w:rsidDel="00D85C87">
          <w:rPr>
            <w:lang w:val="bs-Latn-BA"/>
          </w:rPr>
          <w:delText>) njegovog preglednika čuva</w:delText>
        </w:r>
      </w:del>
      <w:del w:id="573" w:author="Rajo" w:date="2018-06-10T20:31:00Z">
        <w:r w:rsidDel="009906C2">
          <w:rPr>
            <w:lang w:val="bs-Latn-BA"/>
          </w:rPr>
          <w:delText xml:space="preserve"> se</w:delText>
        </w:r>
      </w:del>
      <w:del w:id="574" w:author="Rajo" w:date="2018-06-11T19:11:00Z">
        <w:r w:rsidDel="00D85C87">
          <w:rPr>
            <w:lang w:val="bs-Latn-BA"/>
          </w:rPr>
          <w:delText xml:space="preserve"> kolačić koji služi kao identifikator sesije u okviru koje je korisnik autentikova</w:delText>
        </w:r>
      </w:del>
      <w:del w:id="575" w:author="Rajo" w:date="2018-06-10T20:29:00Z">
        <w:r w:rsidDel="009906C2">
          <w:rPr>
            <w:lang w:val="bs-Latn-BA"/>
          </w:rPr>
          <w:delText>n</w:delText>
        </w:r>
      </w:del>
      <w:del w:id="576" w:author="Rajo" w:date="2018-06-11T19:11:00Z">
        <w:r w:rsidDel="00D85C87">
          <w:rPr>
            <w:lang w:val="bs-Latn-BA"/>
          </w:rPr>
          <w:delText>.</w:delText>
        </w:r>
      </w:del>
      <w:ins w:id="577" w:author="Rajo" w:date="2018-06-11T19:12:00Z">
        <w:r w:rsidR="00D85C87">
          <w:rPr>
            <w:lang w:val="bs-Latn-BA"/>
          </w:rPr>
          <w:t>Sa prethodne slike je moguće vidjeti da se korisnik prilikom pristupa svakoj od aplikacija mora ponovno prijaviti</w:t>
        </w:r>
      </w:ins>
      <w:ins w:id="578" w:author="Rajo" w:date="2018-06-11T19:13:00Z">
        <w:r w:rsidR="00D85C87">
          <w:rPr>
            <w:lang w:val="bs-Latn-BA"/>
          </w:rPr>
          <w:t xml:space="preserve">, koristeći odgovarajuće pristupne podatke. </w:t>
        </w:r>
      </w:ins>
      <w:ins w:id="579" w:author="Rajo" w:date="2018-06-11T19:14:00Z">
        <w:r w:rsidR="00D85C87">
          <w:rPr>
            <w:lang w:val="bs-Latn-BA"/>
          </w:rPr>
          <w:t xml:space="preserve">To može oduzeti dosta vremena i </w:t>
        </w:r>
      </w:ins>
      <w:ins w:id="580" w:author="Rajo" w:date="2018-06-12T20:07:00Z">
        <w:r w:rsidR="00ED0330">
          <w:rPr>
            <w:lang w:val="bs-Latn-BA"/>
          </w:rPr>
          <w:t>predstavljati dodatnu distrakciju za korisnika</w:t>
        </w:r>
      </w:ins>
      <w:ins w:id="581" w:author="Rajo" w:date="2018-06-11T19:15:00Z">
        <w:r w:rsidR="00D85C87">
          <w:rPr>
            <w:lang w:val="bs-Latn-BA"/>
          </w:rPr>
          <w:t xml:space="preserve">, </w:t>
        </w:r>
      </w:ins>
      <w:ins w:id="582" w:author="Rajo" w:date="2018-06-11T19:14:00Z">
        <w:r w:rsidR="00D85C87">
          <w:rPr>
            <w:lang w:val="bs-Latn-BA"/>
          </w:rPr>
          <w:t xml:space="preserve">naročito ako se </w:t>
        </w:r>
      </w:ins>
      <w:ins w:id="583" w:author="Rajo" w:date="2018-06-12T20:26:00Z">
        <w:r w:rsidR="003E1A8C">
          <w:rPr>
            <w:lang w:val="bs-Latn-BA"/>
          </w:rPr>
          <w:t>radi</w:t>
        </w:r>
      </w:ins>
      <w:ins w:id="584" w:author="Rajo" w:date="2018-06-11T19:14:00Z">
        <w:r w:rsidR="00D85C87">
          <w:rPr>
            <w:lang w:val="bs-Latn-BA"/>
          </w:rPr>
          <w:t xml:space="preserve"> </w:t>
        </w:r>
      </w:ins>
      <w:ins w:id="585" w:author="Rajo" w:date="2018-06-11T19:15:00Z">
        <w:r w:rsidR="00D85C87">
          <w:rPr>
            <w:lang w:val="bs-Latn-BA"/>
          </w:rPr>
          <w:t>o</w:t>
        </w:r>
      </w:ins>
      <w:ins w:id="586" w:author="Rajo" w:date="2018-06-11T19:14:00Z">
        <w:r w:rsidR="00D85C87">
          <w:rPr>
            <w:lang w:val="bs-Latn-BA"/>
          </w:rPr>
          <w:t xml:space="preserve"> poslovno</w:t>
        </w:r>
      </w:ins>
      <w:ins w:id="587" w:author="Rajo" w:date="2018-06-11T19:28:00Z">
        <w:r w:rsidR="008A4076">
          <w:rPr>
            <w:lang w:val="bs-Latn-BA"/>
          </w:rPr>
          <w:t>m</w:t>
        </w:r>
      </w:ins>
      <w:ins w:id="588" w:author="Rajo" w:date="2018-06-11T19:14:00Z">
        <w:r w:rsidR="00D85C87">
          <w:rPr>
            <w:lang w:val="bs-Latn-BA"/>
          </w:rPr>
          <w:t xml:space="preserve"> okruženju gdje korisnik svako</w:t>
        </w:r>
      </w:ins>
      <w:ins w:id="589" w:author="Rajo" w:date="2018-06-11T19:15:00Z">
        <w:r w:rsidR="00D85C87">
          <w:rPr>
            <w:lang w:val="bs-Latn-BA"/>
          </w:rPr>
          <w:t>dnevno koris</w:t>
        </w:r>
      </w:ins>
      <w:ins w:id="590" w:author="Rajo" w:date="2018-06-11T19:47:00Z">
        <w:r w:rsidR="004E2FBF">
          <w:rPr>
            <w:lang w:val="bs-Latn-BA"/>
          </w:rPr>
          <w:t>t</w:t>
        </w:r>
      </w:ins>
      <w:ins w:id="591" w:author="Rajo" w:date="2018-06-11T19:15:00Z">
        <w:r w:rsidR="00D85C87">
          <w:rPr>
            <w:lang w:val="bs-Latn-BA"/>
          </w:rPr>
          <w:t xml:space="preserve">i veliki broj različitih aplikacija i alata za obavljanje </w:t>
        </w:r>
      </w:ins>
      <w:ins w:id="592" w:author="Rajo" w:date="2018-06-11T19:28:00Z">
        <w:r w:rsidR="001B0BC7">
          <w:rPr>
            <w:lang w:val="bs-Latn-BA"/>
          </w:rPr>
          <w:t>svojih</w:t>
        </w:r>
      </w:ins>
      <w:ins w:id="593" w:author="Rajo" w:date="2018-06-11T19:15:00Z">
        <w:r w:rsidR="00D85C87">
          <w:rPr>
            <w:lang w:val="bs-Latn-BA"/>
          </w:rPr>
          <w:t xml:space="preserve"> posl</w:t>
        </w:r>
      </w:ins>
      <w:ins w:id="594" w:author="Rajo" w:date="2018-06-11T19:28:00Z">
        <w:r w:rsidR="001B0BC7">
          <w:rPr>
            <w:lang w:val="bs-Latn-BA"/>
          </w:rPr>
          <w:t>ova</w:t>
        </w:r>
      </w:ins>
      <w:ins w:id="595" w:author="Rajo" w:date="2018-06-11T19:15:00Z">
        <w:r w:rsidR="00D85C87">
          <w:rPr>
            <w:lang w:val="bs-Latn-BA"/>
          </w:rPr>
          <w:t xml:space="preserve">. </w:t>
        </w:r>
      </w:ins>
      <w:ins w:id="596" w:author="Rajo" w:date="2018-06-11T19:17:00Z">
        <w:r w:rsidR="00D85C87">
          <w:rPr>
            <w:lang w:val="bs-Latn-BA"/>
          </w:rPr>
          <w:t>Dakle, cilj je olakšati proces pri</w:t>
        </w:r>
      </w:ins>
      <w:ins w:id="597" w:author="Rajo" w:date="2018-06-11T19:18:00Z">
        <w:r w:rsidR="00D85C87">
          <w:rPr>
            <w:lang w:val="bs-Latn-BA"/>
          </w:rPr>
          <w:t xml:space="preserve">jave </w:t>
        </w:r>
      </w:ins>
      <w:ins w:id="598" w:author="Rajo" w:date="2018-06-12T20:27:00Z">
        <w:r w:rsidR="00DA3EFE">
          <w:rPr>
            <w:lang w:val="bs-Latn-BA"/>
          </w:rPr>
          <w:t xml:space="preserve">korisnika </w:t>
        </w:r>
      </w:ins>
      <w:ins w:id="599" w:author="Rajo" w:date="2018-06-11T19:18:00Z">
        <w:r w:rsidR="00D85C87">
          <w:rPr>
            <w:lang w:val="bs-Latn-BA"/>
          </w:rPr>
          <w:t xml:space="preserve">u </w:t>
        </w:r>
      </w:ins>
      <w:ins w:id="600" w:author="Rajo" w:date="2018-06-11T19:29:00Z">
        <w:r w:rsidR="00F23B44">
          <w:rPr>
            <w:lang w:val="bs-Latn-BA"/>
          </w:rPr>
          <w:t>različite aplikacije</w:t>
        </w:r>
        <w:r w:rsidR="00077778">
          <w:rPr>
            <w:lang w:val="bs-Latn-BA"/>
          </w:rPr>
          <w:t xml:space="preserve">, bez </w:t>
        </w:r>
      </w:ins>
      <w:ins w:id="601" w:author="Rajo" w:date="2018-06-12T20:27:00Z">
        <w:r w:rsidR="00DA3EFE">
          <w:rPr>
            <w:lang w:val="bs-Latn-BA"/>
          </w:rPr>
          <w:t xml:space="preserve">njegove </w:t>
        </w:r>
      </w:ins>
      <w:ins w:id="602" w:author="Rajo" w:date="2018-06-11T19:30:00Z">
        <w:r w:rsidR="002560BD">
          <w:rPr>
            <w:lang w:val="bs-Latn-BA"/>
          </w:rPr>
          <w:t>direktne</w:t>
        </w:r>
      </w:ins>
      <w:ins w:id="603" w:author="Rajo" w:date="2018-06-11T19:29:00Z">
        <w:r w:rsidR="002560BD">
          <w:rPr>
            <w:lang w:val="bs-Latn-BA"/>
          </w:rPr>
          <w:t xml:space="preserve"> </w:t>
        </w:r>
        <w:r w:rsidR="00077778">
          <w:rPr>
            <w:lang w:val="bs-Latn-BA"/>
          </w:rPr>
          <w:t>interakcij</w:t>
        </w:r>
      </w:ins>
      <w:ins w:id="604" w:author="Rajo" w:date="2018-06-12T20:27:00Z">
        <w:r w:rsidR="00DA3EFE">
          <w:rPr>
            <w:lang w:val="bs-Latn-BA"/>
          </w:rPr>
          <w:t>e</w:t>
        </w:r>
      </w:ins>
      <w:ins w:id="605" w:author="Rajo" w:date="2018-06-11T19:19:00Z">
        <w:r w:rsidR="00D85C87">
          <w:rPr>
            <w:lang w:val="bs-Latn-BA"/>
          </w:rPr>
          <w:t xml:space="preserve">. </w:t>
        </w:r>
      </w:ins>
      <w:ins w:id="606" w:author="Rajo" w:date="2018-06-11T19:20:00Z">
        <w:r w:rsidR="00D85C87">
          <w:rPr>
            <w:lang w:val="bs-Latn-BA"/>
          </w:rPr>
          <w:t>Na najjednostavniji način, to bi se moglo postići dijeljenjem kolačića</w:t>
        </w:r>
      </w:ins>
      <w:ins w:id="607" w:author="Rajo" w:date="2018-06-11T19:21:00Z">
        <w:r w:rsidR="00D85C87">
          <w:rPr>
            <w:lang w:val="bs-Latn-BA"/>
          </w:rPr>
          <w:t xml:space="preserve"> </w:t>
        </w:r>
      </w:ins>
      <w:ins w:id="608" w:author="Rajo" w:date="2018-06-11T20:07:00Z">
        <w:r w:rsidR="00686A91">
          <w:rPr>
            <w:lang w:val="bs-Latn-BA"/>
          </w:rPr>
          <w:t>(</w:t>
        </w:r>
        <w:r w:rsidR="00686A91" w:rsidRPr="00686A91">
          <w:rPr>
            <w:i/>
            <w:lang w:val="bs-Latn-BA"/>
            <w:rPrChange w:id="609" w:author="Rajo" w:date="2018-06-11T20:07:00Z">
              <w:rPr>
                <w:lang w:val="bs-Latn-BA"/>
              </w:rPr>
            </w:rPrChange>
          </w:rPr>
          <w:t>cookie</w:t>
        </w:r>
      </w:ins>
      <w:ins w:id="610" w:author="Rajo" w:date="2018-06-12T20:08:00Z">
        <w:r w:rsidR="0018421D">
          <w:rPr>
            <w:i/>
            <w:lang w:val="bs-Latn-BA"/>
          </w:rPr>
          <w:t>s</w:t>
        </w:r>
      </w:ins>
      <w:ins w:id="611" w:author="Rajo" w:date="2018-06-11T20:07:00Z">
        <w:r w:rsidR="00686A91">
          <w:rPr>
            <w:lang w:val="bs-Latn-BA"/>
          </w:rPr>
          <w:t xml:space="preserve">) </w:t>
        </w:r>
      </w:ins>
      <w:ins w:id="612" w:author="Rajo" w:date="2018-06-11T19:21:00Z">
        <w:r w:rsidR="00D85C87">
          <w:rPr>
            <w:lang w:val="bs-Latn-BA"/>
          </w:rPr>
          <w:t xml:space="preserve">koji </w:t>
        </w:r>
      </w:ins>
      <w:ins w:id="613" w:author="Rajo" w:date="2018-06-11T19:23:00Z">
        <w:r w:rsidR="00B42D70">
          <w:rPr>
            <w:lang w:val="bs-Latn-BA"/>
          </w:rPr>
          <w:t>se</w:t>
        </w:r>
      </w:ins>
      <w:ins w:id="614" w:author="Rajo" w:date="2018-06-11T19:25:00Z">
        <w:r w:rsidR="00B42D70">
          <w:rPr>
            <w:lang w:val="bs-Latn-BA"/>
          </w:rPr>
          <w:t xml:space="preserve"> u okviru preglednika kreira</w:t>
        </w:r>
      </w:ins>
      <w:ins w:id="615" w:author="Rajo" w:date="2018-06-11T20:38:00Z">
        <w:r w:rsidR="00360608">
          <w:rPr>
            <w:lang w:val="bs-Latn-BA"/>
          </w:rPr>
          <w:t>ju</w:t>
        </w:r>
      </w:ins>
      <w:ins w:id="616" w:author="Rajo" w:date="2018-06-11T19:25:00Z">
        <w:r w:rsidR="00B42D70">
          <w:rPr>
            <w:lang w:val="bs-Latn-BA"/>
          </w:rPr>
          <w:t xml:space="preserve"> </w:t>
        </w:r>
      </w:ins>
      <w:ins w:id="617" w:author="Rajo" w:date="2018-06-11T19:23:00Z">
        <w:r w:rsidR="00B42D70">
          <w:rPr>
            <w:lang w:val="bs-Latn-BA"/>
          </w:rPr>
          <w:t xml:space="preserve">na zahtjev </w:t>
        </w:r>
      </w:ins>
      <w:ins w:id="618" w:author="Rajo" w:date="2018-06-12T20:30:00Z">
        <w:r w:rsidR="00937AC8">
          <w:rPr>
            <w:lang w:val="bs-Latn-BA"/>
          </w:rPr>
          <w:t>servera</w:t>
        </w:r>
      </w:ins>
      <w:ins w:id="619" w:author="Rajo" w:date="2018-06-12T20:36:00Z">
        <w:r w:rsidR="0071173B">
          <w:rPr>
            <w:lang w:val="bs-Latn-BA"/>
          </w:rPr>
          <w:t xml:space="preserve"> </w:t>
        </w:r>
      </w:ins>
      <w:ins w:id="620" w:author="Rajo" w:date="2018-06-12T20:37:00Z">
        <w:r w:rsidR="00CC1FB0">
          <w:rPr>
            <w:lang w:val="bs-Latn-BA"/>
          </w:rPr>
          <w:t xml:space="preserve">aplikacija </w:t>
        </w:r>
      </w:ins>
      <w:ins w:id="621" w:author="Rajo" w:date="2018-06-12T20:29:00Z">
        <w:r w:rsidR="00937AC8">
          <w:rPr>
            <w:lang w:val="bs-Latn-BA"/>
          </w:rPr>
          <w:t>koj</w:t>
        </w:r>
      </w:ins>
      <w:ins w:id="622" w:author="Rajo" w:date="2018-06-12T20:37:00Z">
        <w:r w:rsidR="00CC1FB0">
          <w:rPr>
            <w:lang w:val="bs-Latn-BA"/>
          </w:rPr>
          <w:t>a</w:t>
        </w:r>
      </w:ins>
      <w:ins w:id="623" w:author="Rajo" w:date="2018-06-12T20:29:00Z">
        <w:r w:rsidR="00937AC8">
          <w:rPr>
            <w:lang w:val="bs-Latn-BA"/>
          </w:rPr>
          <w:t xml:space="preserve"> ih šalje</w:t>
        </w:r>
      </w:ins>
      <w:ins w:id="624" w:author="Rajo" w:date="2018-06-11T21:04:00Z">
        <w:r w:rsidR="004F4DAC">
          <w:rPr>
            <w:lang w:val="bs-Latn-BA"/>
          </w:rPr>
          <w:t xml:space="preserve">, a služe za </w:t>
        </w:r>
      </w:ins>
      <w:ins w:id="625" w:author="Rajo" w:date="2018-06-11T21:05:00Z">
        <w:r w:rsidR="004F4DAC">
          <w:rPr>
            <w:lang w:val="bs-Latn-BA"/>
          </w:rPr>
          <w:t>čuvanje podata</w:t>
        </w:r>
      </w:ins>
      <w:ins w:id="626" w:author="Rajo" w:date="2018-06-12T20:31:00Z">
        <w:r w:rsidR="00937AC8">
          <w:rPr>
            <w:lang w:val="bs-Latn-BA"/>
          </w:rPr>
          <w:t xml:space="preserve">ka o korisniku koji su relevantni za </w:t>
        </w:r>
      </w:ins>
      <w:ins w:id="627" w:author="Rajo" w:date="2018-06-12T20:37:00Z">
        <w:r w:rsidR="00512372">
          <w:rPr>
            <w:lang w:val="bs-Latn-BA"/>
          </w:rPr>
          <w:t>nju</w:t>
        </w:r>
      </w:ins>
      <w:ins w:id="628" w:author="Rajo" w:date="2018-06-12T20:33:00Z">
        <w:r w:rsidR="00D86A34">
          <w:rPr>
            <w:lang w:val="bs-Latn-BA"/>
          </w:rPr>
          <w:t>.</w:t>
        </w:r>
      </w:ins>
      <w:ins w:id="629" w:author="Rajo" w:date="2018-06-11T20:23:00Z">
        <w:r w:rsidR="0096749B">
          <w:rPr>
            <w:lang w:val="bs-Latn-BA"/>
          </w:rPr>
          <w:t xml:space="preserve"> </w:t>
        </w:r>
      </w:ins>
      <w:ins w:id="630" w:author="Rajo" w:date="2018-06-11T20:24:00Z">
        <w:r w:rsidR="0096749B">
          <w:rPr>
            <w:lang w:val="bs-Latn-BA"/>
          </w:rPr>
          <w:t>Uobičajeno je da nakon uspješne prijave</w:t>
        </w:r>
      </w:ins>
      <w:ins w:id="631" w:author="Rajo" w:date="2018-06-11T20:25:00Z">
        <w:r w:rsidR="004E0182">
          <w:rPr>
            <w:lang w:val="bs-Latn-BA"/>
          </w:rPr>
          <w:t xml:space="preserve"> korisnik</w:t>
        </w:r>
      </w:ins>
      <w:ins w:id="632" w:author="Rajo" w:date="2018-06-11T20:27:00Z">
        <w:r w:rsidR="00D73A2D">
          <w:rPr>
            <w:lang w:val="bs-Latn-BA"/>
          </w:rPr>
          <w:t>a</w:t>
        </w:r>
      </w:ins>
      <w:ins w:id="633" w:author="Rajo" w:date="2018-06-11T20:24:00Z">
        <w:r w:rsidR="0096749B">
          <w:rPr>
            <w:lang w:val="bs-Latn-BA"/>
          </w:rPr>
          <w:t xml:space="preserve">, </w:t>
        </w:r>
      </w:ins>
      <w:ins w:id="634" w:author="Rajo" w:date="2018-06-11T20:27:00Z">
        <w:r w:rsidR="00D73A2D">
          <w:rPr>
            <w:lang w:val="bs-Latn-BA"/>
          </w:rPr>
          <w:t>aplikacija</w:t>
        </w:r>
      </w:ins>
      <w:ins w:id="635" w:author="Rajo" w:date="2018-06-11T20:24:00Z">
        <w:r w:rsidR="0096749B">
          <w:rPr>
            <w:lang w:val="bs-Latn-BA"/>
          </w:rPr>
          <w:t xml:space="preserve"> krei</w:t>
        </w:r>
      </w:ins>
      <w:ins w:id="636" w:author="Rajo" w:date="2018-06-11T20:25:00Z">
        <w:r w:rsidR="0096749B">
          <w:rPr>
            <w:lang w:val="bs-Latn-BA"/>
          </w:rPr>
          <w:t xml:space="preserve">ra </w:t>
        </w:r>
      </w:ins>
      <w:ins w:id="637" w:author="Rajo" w:date="2018-06-11T21:02:00Z">
        <w:r w:rsidR="004F4DAC">
          <w:rPr>
            <w:lang w:val="bs-Latn-BA"/>
          </w:rPr>
          <w:t xml:space="preserve">sesijski </w:t>
        </w:r>
      </w:ins>
      <w:ins w:id="638" w:author="Rajo" w:date="2018-06-11T19:26:00Z">
        <w:r w:rsidR="00B42D70">
          <w:rPr>
            <w:lang w:val="bs-Latn-BA"/>
          </w:rPr>
          <w:t>kolačić</w:t>
        </w:r>
      </w:ins>
      <w:ins w:id="639" w:author="Rajo" w:date="2018-06-11T21:10:00Z">
        <w:r w:rsidR="00E965D9">
          <w:rPr>
            <w:rStyle w:val="FootnoteReference"/>
            <w:lang w:val="bs-Latn-BA"/>
          </w:rPr>
          <w:footnoteReference w:id="3"/>
        </w:r>
      </w:ins>
      <w:ins w:id="643" w:author="Rajo" w:date="2018-06-11T20:25:00Z">
        <w:r w:rsidR="0096749B">
          <w:rPr>
            <w:lang w:val="bs-Latn-BA"/>
          </w:rPr>
          <w:t xml:space="preserve"> koji</w:t>
        </w:r>
      </w:ins>
      <w:ins w:id="644" w:author="Rajo" w:date="2018-06-11T19:26:00Z">
        <w:r w:rsidR="00B42D70">
          <w:rPr>
            <w:lang w:val="bs-Latn-BA"/>
          </w:rPr>
          <w:t xml:space="preserve"> </w:t>
        </w:r>
      </w:ins>
      <w:ins w:id="645" w:author="Rajo" w:date="2018-06-11T19:38:00Z">
        <w:r w:rsidR="00DD256B">
          <w:rPr>
            <w:lang w:val="bs-Latn-BA"/>
          </w:rPr>
          <w:t xml:space="preserve">sadrži određene informacije o </w:t>
        </w:r>
      </w:ins>
      <w:ins w:id="646" w:author="Rajo" w:date="2018-06-11T20:25:00Z">
        <w:r w:rsidR="004E0182">
          <w:rPr>
            <w:lang w:val="bs-Latn-BA"/>
          </w:rPr>
          <w:t>njemu</w:t>
        </w:r>
      </w:ins>
      <w:ins w:id="647" w:author="Rajo" w:date="2018-06-11T19:38:00Z">
        <w:r w:rsidR="00DD256B">
          <w:rPr>
            <w:lang w:val="bs-Latn-BA"/>
          </w:rPr>
          <w:t>, ili</w:t>
        </w:r>
      </w:ins>
      <w:ins w:id="648" w:author="Rajo" w:date="2018-06-11T21:03:00Z">
        <w:r w:rsidR="004F4DAC">
          <w:rPr>
            <w:lang w:val="bs-Latn-BA"/>
          </w:rPr>
          <w:t xml:space="preserve"> </w:t>
        </w:r>
      </w:ins>
      <w:ins w:id="649" w:author="Rajo" w:date="2018-06-11T19:26:00Z">
        <w:r w:rsidR="00B42D70">
          <w:rPr>
            <w:lang w:val="bs-Latn-BA"/>
          </w:rPr>
          <w:t xml:space="preserve">identifikator sesije </w:t>
        </w:r>
      </w:ins>
      <w:ins w:id="650" w:author="Rajo" w:date="2018-06-12T20:34:00Z">
        <w:r w:rsidR="00363ABD">
          <w:rPr>
            <w:lang w:val="bs-Latn-BA"/>
          </w:rPr>
          <w:t>na strani servera</w:t>
        </w:r>
      </w:ins>
      <w:ins w:id="651" w:author="Rajo" w:date="2018-06-12T20:38:00Z">
        <w:r w:rsidR="009650B9">
          <w:rPr>
            <w:lang w:val="bs-Latn-BA"/>
          </w:rPr>
          <w:t xml:space="preserve"> aplikacije</w:t>
        </w:r>
      </w:ins>
      <w:ins w:id="652" w:author="Rajo" w:date="2018-06-11T20:29:00Z">
        <w:r w:rsidR="00A556D0">
          <w:rPr>
            <w:lang w:val="bs-Latn-BA"/>
          </w:rPr>
          <w:t xml:space="preserve">, koja takođe </w:t>
        </w:r>
      </w:ins>
      <w:ins w:id="653" w:author="Rajo" w:date="2018-06-11T21:08:00Z">
        <w:r w:rsidR="00344DF9">
          <w:rPr>
            <w:lang w:val="bs-Latn-BA"/>
          </w:rPr>
          <w:t>sadrži</w:t>
        </w:r>
      </w:ins>
      <w:ins w:id="654" w:author="Rajo" w:date="2018-06-11T20:30:00Z">
        <w:r w:rsidR="00A556D0">
          <w:rPr>
            <w:lang w:val="bs-Latn-BA"/>
          </w:rPr>
          <w:t xml:space="preserve"> informacij</w:t>
        </w:r>
      </w:ins>
      <w:ins w:id="655" w:author="Rajo" w:date="2018-06-11T21:08:00Z">
        <w:r w:rsidR="004E6CF1">
          <w:rPr>
            <w:lang w:val="bs-Latn-BA"/>
          </w:rPr>
          <w:t>e</w:t>
        </w:r>
      </w:ins>
      <w:ins w:id="656" w:author="Rajo" w:date="2018-06-11T20:30:00Z">
        <w:r w:rsidR="00A556D0">
          <w:rPr>
            <w:lang w:val="bs-Latn-BA"/>
          </w:rPr>
          <w:t xml:space="preserve"> o korisniku</w:t>
        </w:r>
      </w:ins>
      <w:ins w:id="657" w:author="Rajo" w:date="2018-06-11T20:28:00Z">
        <w:r w:rsidR="00A556D0">
          <w:rPr>
            <w:lang w:val="bs-Latn-BA"/>
          </w:rPr>
          <w:t xml:space="preserve">. </w:t>
        </w:r>
      </w:ins>
      <w:ins w:id="658" w:author="Rajo" w:date="2018-06-11T20:30:00Z">
        <w:r w:rsidR="000A6D82">
          <w:rPr>
            <w:lang w:val="bs-Latn-BA"/>
          </w:rPr>
          <w:t xml:space="preserve">Kolačić </w:t>
        </w:r>
      </w:ins>
      <w:ins w:id="659" w:author="Rajo" w:date="2018-06-11T19:46:00Z">
        <w:r w:rsidR="00286D36">
          <w:rPr>
            <w:lang w:val="bs-Latn-BA"/>
          </w:rPr>
          <w:t xml:space="preserve">se </w:t>
        </w:r>
      </w:ins>
      <w:ins w:id="660" w:author="Rajo" w:date="2018-06-12T20:36:00Z">
        <w:r w:rsidR="009E3613">
          <w:rPr>
            <w:lang w:val="bs-Latn-BA"/>
          </w:rPr>
          <w:t xml:space="preserve">od strane preglednika </w:t>
        </w:r>
      </w:ins>
      <w:ins w:id="661" w:author="Rajo" w:date="2018-06-11T19:46:00Z">
        <w:r w:rsidR="00286D36">
          <w:rPr>
            <w:lang w:val="bs-Latn-BA"/>
          </w:rPr>
          <w:t>automatski šalje uz sva</w:t>
        </w:r>
      </w:ins>
      <w:ins w:id="662" w:author="Rajo" w:date="2018-06-11T19:47:00Z">
        <w:r w:rsidR="00286D36">
          <w:rPr>
            <w:lang w:val="bs-Latn-BA"/>
          </w:rPr>
          <w:t>ki naredni zahtjev ka to</w:t>
        </w:r>
      </w:ins>
      <w:ins w:id="663" w:author="Rajo" w:date="2018-06-11T19:48:00Z">
        <w:r w:rsidR="00ED3E26">
          <w:rPr>
            <w:lang w:val="bs-Latn-BA"/>
          </w:rPr>
          <w:t>j</w:t>
        </w:r>
      </w:ins>
      <w:ins w:id="664" w:author="Rajo" w:date="2018-06-11T19:47:00Z">
        <w:r w:rsidR="00286D36">
          <w:rPr>
            <w:lang w:val="bs-Latn-BA"/>
          </w:rPr>
          <w:t xml:space="preserve"> aplikaciji</w:t>
        </w:r>
      </w:ins>
      <w:ins w:id="665" w:author="Rajo" w:date="2018-06-12T20:35:00Z">
        <w:r w:rsidR="001D4427">
          <w:rPr>
            <w:lang w:val="bs-Latn-BA"/>
          </w:rPr>
          <w:t xml:space="preserve"> koja </w:t>
        </w:r>
        <w:r w:rsidR="001D4427">
          <w:rPr>
            <w:lang w:val="bs-Latn-BA"/>
          </w:rPr>
          <w:lastRenderedPageBreak/>
          <w:t>ga je i kreirala</w:t>
        </w:r>
      </w:ins>
      <w:ins w:id="666" w:author="Rajo" w:date="2018-06-12T20:39:00Z">
        <w:r w:rsidR="00CD2047">
          <w:rPr>
            <w:lang w:val="bs-Latn-BA"/>
          </w:rPr>
          <w:t>. N</w:t>
        </w:r>
      </w:ins>
      <w:ins w:id="667" w:author="Rajo" w:date="2018-06-11T19:47:00Z">
        <w:r w:rsidR="00286D36">
          <w:rPr>
            <w:lang w:val="bs-Latn-BA"/>
          </w:rPr>
          <w:t xml:space="preserve">a osnovu </w:t>
        </w:r>
      </w:ins>
      <w:ins w:id="668" w:author="Rajo" w:date="2018-06-12T20:39:00Z">
        <w:r w:rsidR="00CD2047">
          <w:rPr>
            <w:lang w:val="bs-Latn-BA"/>
          </w:rPr>
          <w:t>toga,</w:t>
        </w:r>
      </w:ins>
      <w:ins w:id="669" w:author="Rajo" w:date="2018-06-11T19:47:00Z">
        <w:r w:rsidR="00286D36">
          <w:rPr>
            <w:lang w:val="bs-Latn-BA"/>
          </w:rPr>
          <w:t xml:space="preserve"> </w:t>
        </w:r>
      </w:ins>
      <w:ins w:id="670" w:author="Rajo" w:date="2018-06-12T20:39:00Z">
        <w:r w:rsidR="00CD2047">
          <w:rPr>
            <w:lang w:val="bs-Latn-BA"/>
          </w:rPr>
          <w:t>aplikacija</w:t>
        </w:r>
      </w:ins>
      <w:ins w:id="671" w:author="Rajo" w:date="2018-06-11T19:47:00Z">
        <w:r w:rsidR="00286D36">
          <w:rPr>
            <w:lang w:val="bs-Latn-BA"/>
          </w:rPr>
          <w:t xml:space="preserve"> zna </w:t>
        </w:r>
      </w:ins>
      <w:ins w:id="672" w:author="Rajo" w:date="2018-06-11T19:27:00Z">
        <w:r w:rsidR="00B42D70">
          <w:rPr>
            <w:lang w:val="bs-Latn-BA"/>
          </w:rPr>
          <w:t xml:space="preserve">o kom korisniku </w:t>
        </w:r>
      </w:ins>
      <w:ins w:id="673" w:author="Rajo" w:date="2018-06-11T19:57:00Z">
        <w:r w:rsidR="00762D0B">
          <w:rPr>
            <w:lang w:val="bs-Latn-BA"/>
          </w:rPr>
          <w:t xml:space="preserve">se radi, </w:t>
        </w:r>
      </w:ins>
      <w:ins w:id="674" w:author="Rajo" w:date="2018-06-12T20:40:00Z">
        <w:r w:rsidR="00CD2047">
          <w:rPr>
            <w:lang w:val="bs-Latn-BA"/>
          </w:rPr>
          <w:t xml:space="preserve">ili ukoliko kolačić </w:t>
        </w:r>
      </w:ins>
      <w:ins w:id="675" w:author="Rajo" w:date="2018-06-12T20:41:00Z">
        <w:r w:rsidR="002262AC">
          <w:rPr>
            <w:lang w:val="bs-Latn-BA"/>
          </w:rPr>
          <w:t>pred</w:t>
        </w:r>
      </w:ins>
      <w:ins w:id="676" w:author="Rajo" w:date="2018-06-12T20:42:00Z">
        <w:r w:rsidR="002262AC">
          <w:rPr>
            <w:lang w:val="bs-Latn-BA"/>
          </w:rPr>
          <w:t>stavlja</w:t>
        </w:r>
      </w:ins>
      <w:ins w:id="677" w:author="Rajo" w:date="2018-06-12T20:40:00Z">
        <w:r w:rsidR="00CD2047">
          <w:rPr>
            <w:lang w:val="bs-Latn-BA"/>
          </w:rPr>
          <w:t xml:space="preserve"> identifikator sesije,</w:t>
        </w:r>
      </w:ins>
      <w:ins w:id="678" w:author="Rajo" w:date="2018-06-11T19:57:00Z">
        <w:r w:rsidR="00762D0B">
          <w:rPr>
            <w:lang w:val="bs-Latn-BA"/>
          </w:rPr>
          <w:t xml:space="preserve"> koja je njegova odgovarajuća sesija</w:t>
        </w:r>
      </w:ins>
      <w:ins w:id="679" w:author="Rajo" w:date="2018-06-11T20:04:00Z">
        <w:r w:rsidR="00CD1AF1">
          <w:rPr>
            <w:lang w:val="bs-Latn-BA"/>
          </w:rPr>
          <w:t xml:space="preserve"> na strani servera </w:t>
        </w:r>
      </w:ins>
      <w:ins w:id="680" w:author="Rajo" w:date="2018-06-12T20:42:00Z">
        <w:r w:rsidR="002262AC">
          <w:rPr>
            <w:lang w:val="bs-Latn-BA"/>
          </w:rPr>
          <w:t>u okviru koje se nalaze podaci</w:t>
        </w:r>
      </w:ins>
      <w:ins w:id="681" w:author="Rajo" w:date="2018-06-11T20:04:00Z">
        <w:r w:rsidR="00CD1AF1">
          <w:rPr>
            <w:lang w:val="bs-Latn-BA"/>
          </w:rPr>
          <w:t xml:space="preserve"> o </w:t>
        </w:r>
      </w:ins>
      <w:ins w:id="682" w:author="Rajo" w:date="2018-06-11T20:06:00Z">
        <w:r w:rsidR="00F66FE3">
          <w:rPr>
            <w:lang w:val="bs-Latn-BA"/>
          </w:rPr>
          <w:t>njemu</w:t>
        </w:r>
      </w:ins>
      <w:ins w:id="683" w:author="Rajo" w:date="2018-06-11T19:28:00Z">
        <w:r w:rsidR="00B42D70">
          <w:rPr>
            <w:lang w:val="bs-Latn-BA"/>
          </w:rPr>
          <w:t>.</w:t>
        </w:r>
      </w:ins>
      <w:ins w:id="684" w:author="Rajo" w:date="2018-06-11T20:01:00Z">
        <w:r w:rsidR="00CD1AF1">
          <w:rPr>
            <w:lang w:val="bs-Latn-BA"/>
          </w:rPr>
          <w:t xml:space="preserve"> U</w:t>
        </w:r>
      </w:ins>
      <w:ins w:id="685" w:author="Rajo" w:date="2018-06-11T19:55:00Z">
        <w:r w:rsidR="008C41EF">
          <w:rPr>
            <w:lang w:val="bs-Latn-BA"/>
          </w:rPr>
          <w:t xml:space="preserve">koliko bi kolačić sadržao podatak </w:t>
        </w:r>
      </w:ins>
      <w:ins w:id="686" w:author="Rajo" w:date="2018-06-11T20:02:00Z">
        <w:r w:rsidR="00CD1AF1">
          <w:rPr>
            <w:lang w:val="bs-Latn-BA"/>
          </w:rPr>
          <w:t xml:space="preserve">koji identifikuje korisnika u okviru jedne aplikacije, npr. korisničko ime ili email adresu, druga aplikacija bi teoretski </w:t>
        </w:r>
      </w:ins>
      <w:ins w:id="687" w:author="Rajo" w:date="2018-06-11T20:08:00Z">
        <w:r w:rsidR="00A003B2">
          <w:rPr>
            <w:lang w:val="bs-Latn-BA"/>
          </w:rPr>
          <w:t xml:space="preserve">to </w:t>
        </w:r>
      </w:ins>
      <w:ins w:id="688" w:author="Rajo" w:date="2018-06-11T20:02:00Z">
        <w:r w:rsidR="00CD1AF1">
          <w:rPr>
            <w:lang w:val="bs-Latn-BA"/>
          </w:rPr>
          <w:t>mogla proči</w:t>
        </w:r>
      </w:ins>
      <w:ins w:id="689" w:author="Rajo" w:date="2018-06-11T20:03:00Z">
        <w:r w:rsidR="00CD1AF1">
          <w:rPr>
            <w:lang w:val="bs-Latn-BA"/>
          </w:rPr>
          <w:t xml:space="preserve">tati iz kolačića, i na osnovu </w:t>
        </w:r>
      </w:ins>
      <w:ins w:id="690" w:author="Rajo" w:date="2018-06-11T20:10:00Z">
        <w:r w:rsidR="00F23A95">
          <w:rPr>
            <w:lang w:val="bs-Latn-BA"/>
          </w:rPr>
          <w:t>te informacije</w:t>
        </w:r>
      </w:ins>
      <w:ins w:id="691" w:author="Rajo" w:date="2018-06-11T20:03:00Z">
        <w:r w:rsidR="00CD1AF1">
          <w:rPr>
            <w:lang w:val="bs-Latn-BA"/>
          </w:rPr>
          <w:t xml:space="preserve"> </w:t>
        </w:r>
      </w:ins>
      <w:ins w:id="692" w:author="Rajo" w:date="2018-06-11T20:09:00Z">
        <w:r w:rsidR="00AC179F">
          <w:rPr>
            <w:lang w:val="bs-Latn-BA"/>
          </w:rPr>
          <w:t xml:space="preserve">mogla </w:t>
        </w:r>
      </w:ins>
      <w:ins w:id="693" w:author="Rajo" w:date="2018-06-12T20:43:00Z">
        <w:r w:rsidR="003D4F92">
          <w:rPr>
            <w:lang w:val="bs-Latn-BA"/>
          </w:rPr>
          <w:t xml:space="preserve">bi </w:t>
        </w:r>
      </w:ins>
      <w:ins w:id="694" w:author="Rajo" w:date="2018-06-11T20:03:00Z">
        <w:r w:rsidR="00CD1AF1">
          <w:rPr>
            <w:lang w:val="bs-Latn-BA"/>
          </w:rPr>
          <w:t xml:space="preserve">automatski identifikovati i prijaviti korisnika. Međutim, </w:t>
        </w:r>
      </w:ins>
      <w:ins w:id="695" w:author="Rajo" w:date="2018-06-11T20:11:00Z">
        <w:r w:rsidR="006072C0">
          <w:rPr>
            <w:lang w:val="bs-Latn-BA"/>
          </w:rPr>
          <w:t>iz sigurnosne mjere</w:t>
        </w:r>
      </w:ins>
      <w:ins w:id="696" w:author="Rajo" w:date="2018-06-11T20:33:00Z">
        <w:r w:rsidR="009A12F0">
          <w:rPr>
            <w:lang w:val="bs-Latn-BA"/>
          </w:rPr>
          <w:t>,</w:t>
        </w:r>
      </w:ins>
      <w:ins w:id="697" w:author="Rajo" w:date="2018-06-11T20:11:00Z">
        <w:r w:rsidR="006072C0">
          <w:rPr>
            <w:lang w:val="bs-Latn-BA"/>
          </w:rPr>
          <w:t xml:space="preserve"> odnosno pravila </w:t>
        </w:r>
      </w:ins>
      <w:ins w:id="698" w:author="Rajo" w:date="2018-06-11T20:40:00Z">
        <w:r w:rsidR="00386A08">
          <w:rPr>
            <w:lang w:val="bs-Latn-BA"/>
          </w:rPr>
          <w:t xml:space="preserve">u okviru preglednika </w:t>
        </w:r>
        <w:r w:rsidR="00256508">
          <w:rPr>
            <w:lang w:val="bs-Latn-BA"/>
          </w:rPr>
          <w:t xml:space="preserve">poznatog kao „pravilo </w:t>
        </w:r>
      </w:ins>
      <w:ins w:id="699" w:author="Rajo" w:date="2018-06-11T20:33:00Z">
        <w:r w:rsidR="009A12F0">
          <w:rPr>
            <w:lang w:val="bs-Latn-BA"/>
          </w:rPr>
          <w:t>istog porijekla</w:t>
        </w:r>
      </w:ins>
      <w:ins w:id="700" w:author="Rajo" w:date="2018-06-11T20:40:00Z">
        <w:r w:rsidR="00256508">
          <w:rPr>
            <w:lang w:val="bs-Latn-BA"/>
          </w:rPr>
          <w:t>“</w:t>
        </w:r>
      </w:ins>
      <w:ins w:id="701" w:author="Rajo" w:date="2018-06-11T20:33:00Z">
        <w:r w:rsidR="009A12F0">
          <w:rPr>
            <w:lang w:val="bs-Latn-BA"/>
          </w:rPr>
          <w:t xml:space="preserve"> </w:t>
        </w:r>
        <w:r w:rsidR="009A12F0" w:rsidRPr="00BC29BC">
          <w:rPr>
            <w:i/>
            <w:lang w:val="bs-Latn-BA"/>
          </w:rPr>
          <w:t>(same</w:t>
        </w:r>
        <w:r w:rsidR="009A12F0">
          <w:rPr>
            <w:i/>
            <w:lang w:val="bs-Latn-BA"/>
          </w:rPr>
          <w:t>-</w:t>
        </w:r>
        <w:r w:rsidR="009A12F0" w:rsidRPr="00BC29BC">
          <w:rPr>
            <w:i/>
            <w:lang w:val="bs-Latn-BA"/>
          </w:rPr>
          <w:t>origin</w:t>
        </w:r>
        <w:r w:rsidR="009A12F0">
          <w:rPr>
            <w:i/>
            <w:lang w:val="bs-Latn-BA"/>
          </w:rPr>
          <w:t>-</w:t>
        </w:r>
        <w:r w:rsidR="009A12F0" w:rsidRPr="00BC29BC">
          <w:rPr>
            <w:i/>
            <w:lang w:val="bs-Latn-BA"/>
          </w:rPr>
          <w:t>policy</w:t>
        </w:r>
        <w:r w:rsidR="009A12F0">
          <w:rPr>
            <w:lang w:val="bs-Latn-BA"/>
          </w:rPr>
          <w:t>)</w:t>
        </w:r>
      </w:ins>
      <w:ins w:id="702" w:author="Rajo" w:date="2018-06-11T20:11:00Z">
        <w:r w:rsidR="006072C0">
          <w:rPr>
            <w:lang w:val="bs-Latn-BA"/>
          </w:rPr>
          <w:t xml:space="preserve">, pristup kolačićima </w:t>
        </w:r>
      </w:ins>
      <w:ins w:id="703" w:author="Rajo" w:date="2018-06-11T20:12:00Z">
        <w:r w:rsidR="006072C0">
          <w:rPr>
            <w:lang w:val="bs-Latn-BA"/>
          </w:rPr>
          <w:t>je dozvoljen samo onim aplikacijama koje su izdale zahtjev za njihovo kreiranje</w:t>
        </w:r>
      </w:ins>
      <w:ins w:id="704" w:author="Rajo" w:date="2018-06-11T20:13:00Z">
        <w:r w:rsidR="006072C0">
          <w:rPr>
            <w:lang w:val="bs-Latn-BA"/>
          </w:rPr>
          <w:t xml:space="preserve">. Prema tome, aplikacija2 ne može </w:t>
        </w:r>
      </w:ins>
      <w:ins w:id="705" w:author="Rajo" w:date="2018-06-11T20:14:00Z">
        <w:r w:rsidR="006072C0">
          <w:rPr>
            <w:lang w:val="bs-Latn-BA"/>
          </w:rPr>
          <w:t xml:space="preserve">pristupiti kolačiću kreiranom od strane aplikacije1, kao što je i predstavljeno na </w:t>
        </w:r>
      </w:ins>
      <w:ins w:id="706" w:author="Rajo" w:date="2018-06-17T14:48:00Z">
        <w:r w:rsidR="00713CA5" w:rsidRPr="00713CA5">
          <w:rPr>
            <w:b/>
            <w:lang w:val="bs-Latn-BA"/>
            <w:rPrChange w:id="707" w:author="Rajo" w:date="2018-06-17T14:48:00Z">
              <w:rPr>
                <w:lang w:val="bs-Latn-BA"/>
              </w:rPr>
            </w:rPrChange>
          </w:rPr>
          <w:t>S</w:t>
        </w:r>
      </w:ins>
      <w:ins w:id="708" w:author="Rajo" w:date="2018-06-11T20:14:00Z">
        <w:r w:rsidR="006072C0" w:rsidRPr="00713CA5">
          <w:rPr>
            <w:b/>
            <w:lang w:val="bs-Latn-BA"/>
            <w:rPrChange w:id="709" w:author="Rajo" w:date="2018-06-17T14:48:00Z">
              <w:rPr>
                <w:lang w:val="bs-Latn-BA"/>
              </w:rPr>
            </w:rPrChange>
          </w:rPr>
          <w:t>lici 4.2</w:t>
        </w:r>
        <w:r w:rsidR="006072C0">
          <w:rPr>
            <w:lang w:val="bs-Latn-BA"/>
          </w:rPr>
          <w:t>.</w:t>
        </w:r>
      </w:ins>
    </w:p>
    <w:p w14:paraId="495A3CF7" w14:textId="77777777" w:rsidR="00E94ADE" w:rsidDel="00FA2417" w:rsidRDefault="00E94ADE">
      <w:pPr>
        <w:spacing w:line="240" w:lineRule="auto"/>
        <w:ind w:firstLine="360"/>
        <w:jc w:val="both"/>
        <w:rPr>
          <w:del w:id="710" w:author="Rajo" w:date="2018-06-10T21:03:00Z"/>
          <w:lang w:val="bs-Latn-BA"/>
        </w:rPr>
        <w:pPrChange w:id="711" w:author="Rajo" w:date="2018-06-17T14:44:00Z">
          <w:pPr>
            <w:spacing w:line="240" w:lineRule="auto"/>
            <w:jc w:val="both"/>
          </w:pPr>
        </w:pPrChange>
      </w:pPr>
    </w:p>
    <w:p w14:paraId="25E1B3FD" w14:textId="5CA5EA5D" w:rsidR="00E94ADE" w:rsidDel="00093655" w:rsidRDefault="00CC5052">
      <w:pPr>
        <w:spacing w:line="240" w:lineRule="auto"/>
        <w:ind w:firstLine="360"/>
        <w:jc w:val="both"/>
        <w:rPr>
          <w:del w:id="712" w:author="Rajo" w:date="2018-05-22T20:23:00Z"/>
          <w:lang w:val="bs-Latn-BA"/>
        </w:rPr>
        <w:pPrChange w:id="713" w:author="Rajo" w:date="2018-06-17T14:44:00Z">
          <w:pPr>
            <w:spacing w:line="240" w:lineRule="auto"/>
            <w:ind w:firstLine="720"/>
            <w:jc w:val="both"/>
          </w:pPr>
        </w:pPrChange>
      </w:pPr>
      <w:del w:id="714" w:author="Rajo" w:date="2018-06-10T21:03:00Z">
        <w:r w:rsidDel="00FA2417">
          <w:rPr>
            <w:lang w:val="bs-Latn-BA"/>
          </w:rPr>
          <w:delText xml:space="preserve">Očigledno rješenje ovog problema je dijeljenje informacija o sesijama između različitih domena, predstavljeno na </w:delText>
        </w:r>
        <w:r w:rsidDel="00FA2417">
          <w:rPr>
            <w:b/>
            <w:lang w:val="bs-Latn-BA"/>
          </w:rPr>
          <w:delText>Slici 4.2</w:delText>
        </w:r>
        <w:r w:rsidDel="00FA2417">
          <w:rPr>
            <w:lang w:val="bs-Latn-BA"/>
          </w:rPr>
          <w:delText>. Međutim, zbog sigurnosnih razloga, preglednik primjenjuje pravilo poznato kao pravilo istog porijekla (</w:delText>
        </w:r>
        <w:r w:rsidDel="00FA2417">
          <w:rPr>
            <w:i/>
            <w:lang w:val="bs-Latn-BA"/>
          </w:rPr>
          <w:delText>same-origin-policy</w:delText>
        </w:r>
        <w:r w:rsidDel="00FA2417">
          <w:rPr>
            <w:lang w:val="bs-Latn-BA"/>
          </w:rPr>
          <w:delText>). Ovo pravilo kaže da kolačićima i ostalim podacima lokalne pohrane podataka može pristupiti samo onaj ko ih je napravio, tj. domen koji je napravio zahtjev za čuvanje tih podataka. Drugim riječima, domen X ne može pristupiti kolačićima kreiranim od strane domena Y i obrnuto. To je upravo problem koji SSO rješava: dijeljenje sesijskih informacija između različitih domena.</w:delText>
        </w:r>
      </w:del>
    </w:p>
    <w:p w14:paraId="5EC2A5BC" w14:textId="77777777" w:rsidR="00E94ADE" w:rsidRDefault="00E94ADE">
      <w:pPr>
        <w:spacing w:line="240" w:lineRule="auto"/>
        <w:ind w:firstLine="360"/>
        <w:jc w:val="both"/>
        <w:rPr>
          <w:lang w:val="bs-Latn-BA"/>
        </w:rPr>
        <w:pPrChange w:id="715" w:author="Rajo" w:date="2018-06-17T14:44:00Z">
          <w:pPr>
            <w:keepNext/>
            <w:spacing w:line="240" w:lineRule="auto"/>
            <w:jc w:val="both"/>
          </w:pPr>
        </w:pPrChange>
      </w:pPr>
    </w:p>
    <w:p w14:paraId="6C5CF94E" w14:textId="2605DA8B" w:rsidR="00E94ADE" w:rsidRDefault="008F20D7">
      <w:pPr>
        <w:keepNext/>
        <w:spacing w:line="240" w:lineRule="auto"/>
        <w:jc w:val="both"/>
        <w:rPr>
          <w:lang w:val="bs-Latn-BA"/>
        </w:rPr>
      </w:pPr>
      <w:ins w:id="716" w:author="Rajo" w:date="2018-06-16T20:34:00Z">
        <w:r>
          <w:rPr>
            <w:noProof/>
          </w:rPr>
          <mc:AlternateContent>
            <mc:Choice Requires="wpc">
              <w:drawing>
                <wp:inline distT="0" distB="0" distL="0" distR="0" wp14:anchorId="12389C47" wp14:editId="226785D3">
                  <wp:extent cx="5876290" cy="2781299"/>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90E2B38" w14:textId="77777777" w:rsidR="009B0D46" w:rsidRDefault="009B0D46" w:rsidP="008F20D7">
                                <w:pPr>
                                  <w:pStyle w:val="NormalWeb"/>
                                  <w:spacing w:before="0" w:beforeAutospacing="0" w:after="0" w:afterAutospacing="0" w:line="276" w:lineRule="auto"/>
                                  <w:jc w:val="center"/>
                                  <w:rPr>
                                    <w:b/>
                                    <w:color w:val="FFFFFF" w:themeColor="background1"/>
                                  </w:rPr>
                                </w:pPr>
                                <w:del w:id="717"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718"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C1928C" w14:textId="77777777" w:rsidR="009B0D46" w:rsidRDefault="009B0D46"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472164" w14:textId="77777777" w:rsidR="009B0D46" w:rsidDel="00590C9B" w:rsidRDefault="009B0D46">
                                <w:pPr>
                                  <w:spacing w:after="0"/>
                                  <w:rPr>
                                    <w:del w:id="719" w:author="Rajo" w:date="2018-06-10T20:58:00Z"/>
                                    <w:rFonts w:ascii="Microsoft Sans Serif" w:hAnsi="Microsoft Sans Serif" w:cs="Microsoft Sans Serif"/>
                                    <w:sz w:val="16"/>
                                    <w:szCs w:val="16"/>
                                    <w:lang w:val="sr-Latn-RS"/>
                                  </w:rPr>
                                  <w:pPrChange w:id="720" w:author="Rajo" w:date="2018-06-10T16:57:00Z">
                                    <w:pPr/>
                                  </w:pPrChange>
                                </w:pPr>
                                <w:del w:id="721"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9B0D46" w:rsidRDefault="009B0D46">
                                <w:pPr>
                                  <w:spacing w:after="0"/>
                                  <w:rPr>
                                    <w:rFonts w:ascii="Microsoft Sans Serif" w:hAnsi="Microsoft Sans Serif" w:cs="Microsoft Sans Serif"/>
                                    <w:sz w:val="16"/>
                                    <w:szCs w:val="16"/>
                                    <w:lang w:val="sr-Latn-RS"/>
                                  </w:rPr>
                                  <w:pPrChange w:id="722" w:author="Rajo" w:date="2018-06-10T16:57:00Z">
                                    <w:pPr/>
                                  </w:pPrChange>
                                </w:pPr>
                                <w:del w:id="723" w:author="Rajo" w:date="2018-06-10T20:58:00Z">
                                  <w:r w:rsidDel="00590C9B">
                                    <w:rPr>
                                      <w:rFonts w:ascii="Microsoft Sans Serif" w:hAnsi="Microsoft Sans Serif" w:cs="Microsoft Sans Serif"/>
                                      <w:sz w:val="16"/>
                                      <w:szCs w:val="16"/>
                                      <w:lang w:val="sr-Latn-RS"/>
                                    </w:rPr>
                                    <w:delText>identifikovanje korisnika</w:delText>
                                  </w:r>
                                </w:del>
                                <w:ins w:id="724"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2CAA1D"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6836AC0E" w14:textId="77777777" w:rsidR="009B0D46" w:rsidRDefault="009B0D46" w:rsidP="008F20D7">
                                <w:pPr>
                                  <w:pStyle w:val="NormalWeb"/>
                                  <w:spacing w:before="0" w:beforeAutospacing="0" w:after="0" w:afterAutospacing="0" w:line="276" w:lineRule="auto"/>
                                </w:pPr>
                                <w:del w:id="725" w:author="Rajo" w:date="2018-06-10T20:54:00Z">
                                  <w:r w:rsidDel="00D26F38">
                                    <w:rPr>
                                      <w:rFonts w:ascii="Microsoft Sans Serif" w:eastAsia="Calibri" w:hAnsi="Microsoft Sans Serif"/>
                                      <w:sz w:val="16"/>
                                      <w:szCs w:val="16"/>
                                      <w:lang w:val="sr-Latn-RS"/>
                                    </w:rPr>
                                    <w:delText>Odlazi na</w:delText>
                                  </w:r>
                                </w:del>
                                <w:ins w:id="726" w:author="Rajo" w:date="2018-06-10T20:59:00Z">
                                  <w:r>
                                    <w:rPr>
                                      <w:rFonts w:ascii="Microsoft Sans Serif" w:eastAsia="Calibri" w:hAnsi="Microsoft Sans Serif"/>
                                      <w:sz w:val="16"/>
                                      <w:szCs w:val="16"/>
                                      <w:lang w:val="sr-Latn-RS"/>
                                    </w:rPr>
                                    <w:t>Pris</w:t>
                                  </w:r>
                                </w:ins>
                                <w:ins w:id="727"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166C73A"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486C99B2" w14:textId="77777777" w:rsidR="009B0D46" w:rsidRDefault="009B0D46" w:rsidP="008F20D7">
                                <w:pPr>
                                  <w:pStyle w:val="NormalWeb"/>
                                  <w:spacing w:before="0" w:beforeAutospacing="0" w:after="0" w:afterAutospacing="0" w:line="276" w:lineRule="auto"/>
                                </w:pPr>
                                <w:del w:id="728" w:author="Rajo" w:date="2018-06-10T20:55:00Z">
                                  <w:r w:rsidDel="00D26F38">
                                    <w:rPr>
                                      <w:rFonts w:ascii="Microsoft Sans Serif" w:eastAsia="Calibri" w:hAnsi="Microsoft Sans Serif"/>
                                      <w:sz w:val="16"/>
                                      <w:szCs w:val="16"/>
                                      <w:lang w:val="sr-Latn-RS"/>
                                    </w:rPr>
                                    <w:delText>Odlazi na</w:delText>
                                  </w:r>
                                </w:del>
                                <w:ins w:id="729" w:author="Rajo" w:date="2018-06-10T20:55:00Z">
                                  <w:r>
                                    <w:rPr>
                                      <w:rFonts w:ascii="Microsoft Sans Serif" w:eastAsia="Calibri" w:hAnsi="Microsoft Sans Serif"/>
                                      <w:sz w:val="16"/>
                                      <w:szCs w:val="16"/>
                                      <w:lang w:val="sr-Latn-RS"/>
                                    </w:rPr>
                                    <w:t>Prist</w:t>
                                  </w:r>
                                </w:ins>
                                <w:ins w:id="730" w:author="Rajo" w:date="2018-06-10T20:56:00Z">
                                  <w:r>
                                    <w:rPr>
                                      <w:rFonts w:ascii="Microsoft Sans Serif" w:eastAsia="Calibri" w:hAnsi="Microsoft Sans Serif"/>
                                      <w:sz w:val="16"/>
                                      <w:szCs w:val="16"/>
                                      <w:lang w:val="sr-Latn-RS"/>
                                    </w:rPr>
                                    <w:t>u</w:t>
                                  </w:r>
                                </w:ins>
                                <w:ins w:id="731"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077C36D5" w14:textId="77777777" w:rsidR="009B0D46" w:rsidRDefault="009B0D46"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976B17"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C548A71" w14:textId="77777777" w:rsidR="009B0D46" w:rsidRDefault="009B0D46"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732"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733"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E3DE6A7" w14:textId="1A287545" w:rsidR="009B0D46" w:rsidRDefault="009B0D46" w:rsidP="008F20D7">
                                <w:pPr>
                                  <w:pStyle w:val="NormalWeb"/>
                                  <w:spacing w:before="0" w:beforeAutospacing="0" w:after="0" w:afterAutospacing="0" w:line="276" w:lineRule="auto"/>
                                  <w:jc w:val="center"/>
                                  <w:rPr>
                                    <w:lang w:val="sr-Latn-RS"/>
                                  </w:rPr>
                                </w:pPr>
                                <w:del w:id="734" w:author="Rajo" w:date="2018-06-16T20:38:00Z">
                                  <w:r w:rsidDel="008F20D7">
                                    <w:rPr>
                                      <w:rFonts w:ascii="Microsoft Sans Serif" w:eastAsia="Calibri" w:hAnsi="Microsoft Sans Serif"/>
                                      <w:b/>
                                      <w:bCs/>
                                      <w:sz w:val="16"/>
                                      <w:szCs w:val="16"/>
                                      <w:lang w:val="sr-Latn-RS"/>
                                    </w:rPr>
                                    <w:delText>6</w:delText>
                                  </w:r>
                                </w:del>
                                <w:ins w:id="735" w:author="Rajo" w:date="2018-06-16T20:38:00Z">
                                  <w:r>
                                    <w:rPr>
                                      <w:rFonts w:ascii="Microsoft Sans Serif" w:eastAsia="Calibri" w:hAnsi="Microsoft Sans Serif"/>
                                      <w:b/>
                                      <w:bCs/>
                                      <w:sz w:val="16"/>
                                      <w:szCs w:val="16"/>
                                      <w:lang w:val="sr-Latn-RS"/>
                                    </w:rPr>
                                    <w:t>5</w:t>
                                  </w:r>
                                </w:ins>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0B633548" w14:textId="2BD1F2D5" w:rsidR="009B0D46" w:rsidRPr="004A61BD" w:rsidRDefault="009B0D46">
                                <w:pPr>
                                  <w:pStyle w:val="NormalWeb"/>
                                  <w:spacing w:before="0" w:beforeAutospacing="0" w:after="0" w:afterAutospacing="0" w:line="276" w:lineRule="auto"/>
                                  <w:jc w:val="right"/>
                                  <w:rPr>
                                    <w:color w:val="FF0000"/>
                                    <w:rPrChange w:id="736" w:author="Rajo" w:date="2018-06-16T21:26:00Z">
                                      <w:rPr/>
                                    </w:rPrChange>
                                  </w:rPr>
                                  <w:pPrChange w:id="737" w:author="Rajo" w:date="2018-06-16T20:37:00Z">
                                    <w:pPr>
                                      <w:pStyle w:val="NormalWeb"/>
                                      <w:spacing w:before="0" w:beforeAutospacing="0" w:after="0" w:afterAutospacing="0" w:line="276" w:lineRule="auto"/>
                                    </w:pPr>
                                  </w:pPrChange>
                                </w:pPr>
                                <w:del w:id="738" w:author="Rajo" w:date="2018-06-16T20:36:00Z">
                                  <w:r w:rsidRPr="004A61BD" w:rsidDel="008F20D7">
                                    <w:rPr>
                                      <w:rFonts w:ascii="Microsoft Sans Serif" w:eastAsia="Calibri" w:hAnsi="Microsoft Sans Serif"/>
                                      <w:color w:val="FF0000"/>
                                      <w:sz w:val="16"/>
                                      <w:szCs w:val="16"/>
                                      <w:lang w:val="sr-Latn-RS"/>
                                      <w:rPrChange w:id="739" w:author="Rajo" w:date="2018-06-16T21:26:00Z">
                                        <w:rPr>
                                          <w:rFonts w:ascii="Microsoft Sans Serif" w:eastAsia="Calibri" w:hAnsi="Microsoft Sans Serif"/>
                                          <w:sz w:val="16"/>
                                          <w:szCs w:val="16"/>
                                          <w:lang w:val="sr-Latn-RS"/>
                                        </w:rPr>
                                      </w:rPrChange>
                                    </w:rPr>
                                    <w:delText>Čuva kolačić</w:delText>
                                  </w:r>
                                </w:del>
                                <w:ins w:id="740" w:author="Rajo" w:date="2018-06-16T20:36:00Z">
                                  <w:r w:rsidRPr="004A61BD">
                                    <w:rPr>
                                      <w:rFonts w:ascii="Microsoft Sans Serif" w:eastAsia="Calibri" w:hAnsi="Microsoft Sans Serif"/>
                                      <w:color w:val="FF0000"/>
                                      <w:sz w:val="16"/>
                                      <w:szCs w:val="16"/>
                                      <w:lang w:val="sr-Latn-RS"/>
                                      <w:rPrChange w:id="741" w:author="Rajo" w:date="2018-06-16T21:26:00Z">
                                        <w:rPr>
                                          <w:rFonts w:ascii="Microsoft Sans Serif" w:eastAsia="Calibri" w:hAnsi="Microsoft Sans Serif"/>
                                          <w:sz w:val="16"/>
                                          <w:szCs w:val="16"/>
                                          <w:lang w:val="sr-Latn-RS"/>
                                        </w:rPr>
                                      </w:rPrChange>
                                    </w:rPr>
                                    <w:t>Čitanje kolačića aplikacije1</w:t>
                                  </w:r>
                                </w:ins>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842D9" w14:textId="77777777" w:rsidR="009B0D46" w:rsidRPr="002F0509" w:rsidRDefault="009B0D46">
                                <w:pPr>
                                  <w:spacing w:after="0"/>
                                  <w:jc w:val="center"/>
                                  <w:rPr>
                                    <w:rFonts w:ascii="Microsoft Sans Serif" w:hAnsi="Microsoft Sans Serif" w:cs="Microsoft Sans Serif"/>
                                    <w:b/>
                                    <w:sz w:val="20"/>
                                    <w:szCs w:val="20"/>
                                    <w:rPrChange w:id="742" w:author="Rajo" w:date="2018-06-16T20:11:00Z">
                                      <w:rPr/>
                                    </w:rPrChange>
                                  </w:rPr>
                                  <w:pPrChange w:id="743" w:author="Rajo" w:date="2018-06-16T20:11:00Z">
                                    <w:pPr/>
                                  </w:pPrChange>
                                </w:pPr>
                                <w:ins w:id="744" w:author="Rajo" w:date="2018-06-16T20:10:00Z">
                                  <w:r w:rsidRPr="002F0509">
                                    <w:rPr>
                                      <w:rFonts w:ascii="Microsoft Sans Serif" w:hAnsi="Microsoft Sans Serif" w:cs="Microsoft Sans Serif"/>
                                      <w:b/>
                                      <w:sz w:val="20"/>
                                      <w:szCs w:val="20"/>
                                      <w:rPrChange w:id="745" w:author="Rajo" w:date="2018-06-16T20:11:00Z">
                                        <w:rPr/>
                                      </w:rPrChange>
                                    </w:rPr>
                                    <w:t>Zašti</w:t>
                                  </w:r>
                                </w:ins>
                                <w:ins w:id="746" w:author="Rajo" w:date="2018-06-16T20:11:00Z">
                                  <w:r w:rsidRPr="002F0509">
                                    <w:rPr>
                                      <w:rFonts w:ascii="Microsoft Sans Serif" w:hAnsi="Microsoft Sans Serif" w:cs="Microsoft Sans Serif"/>
                                      <w:b/>
                                      <w:sz w:val="20"/>
                                      <w:szCs w:val="20"/>
                                      <w:rPrChange w:id="747" w:author="Rajo" w:date="2018-06-16T20:11:00Z">
                                        <w:rPr/>
                                      </w:rPrChange>
                                    </w:rPr>
                                    <w:t>ćeni resurs</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B9027" w14:textId="77777777" w:rsidR="009B0D46" w:rsidRPr="002F0509" w:rsidRDefault="009B0D46" w:rsidP="008F20D7">
                                <w:pPr>
                                  <w:pStyle w:val="NormalWeb"/>
                                  <w:spacing w:before="0" w:beforeAutospacing="0" w:after="0" w:afterAutospacing="0" w:line="256" w:lineRule="auto"/>
                                  <w:jc w:val="center"/>
                                  <w:rPr>
                                    <w:color w:val="FFFFFF" w:themeColor="background1"/>
                                    <w:rPrChange w:id="748" w:author="Rajo" w:date="2018-06-16T20:12:00Z">
                                      <w:rPr/>
                                    </w:rPrChange>
                                  </w:rPr>
                                </w:pPr>
                                <w:del w:id="749" w:author="Rajo" w:date="2018-06-16T20:12:00Z">
                                  <w:r w:rsidRPr="002F0509" w:rsidDel="002F0509">
                                    <w:rPr>
                                      <w:rFonts w:ascii="Microsoft Sans Serif" w:eastAsia="Calibri" w:hAnsi="Microsoft Sans Serif"/>
                                      <w:b/>
                                      <w:bCs/>
                                      <w:color w:val="FFFFFF" w:themeColor="background1"/>
                                      <w:sz w:val="20"/>
                                      <w:szCs w:val="20"/>
                                      <w:rPrChange w:id="750" w:author="Rajo" w:date="2018-06-16T20:12:00Z">
                                        <w:rPr>
                                          <w:rFonts w:ascii="Microsoft Sans Serif" w:eastAsia="Calibri" w:hAnsi="Microsoft Sans Serif"/>
                                          <w:b/>
                                          <w:bCs/>
                                          <w:color w:val="008080"/>
                                          <w:sz w:val="20"/>
                                          <w:szCs w:val="20"/>
                                          <w:u w:val="single"/>
                                        </w:rPr>
                                      </w:rPrChange>
                                    </w:rPr>
                                    <w:delText>Zaštićeni resurs</w:delText>
                                  </w:r>
                                </w:del>
                                <w:ins w:id="751" w:author="Rajo" w:date="2018-06-16T20:12:00Z">
                                  <w:r w:rsidRPr="002F0509">
                                    <w:rPr>
                                      <w:rFonts w:ascii="Microsoft Sans Serif" w:eastAsia="Calibri" w:hAnsi="Microsoft Sans Serif"/>
                                      <w:b/>
                                      <w:bCs/>
                                      <w:color w:val="FFFFFF" w:themeColor="background1"/>
                                      <w:sz w:val="20"/>
                                      <w:szCs w:val="20"/>
                                      <w:rPrChange w:id="752" w:author="Rajo" w:date="2018-06-16T20:12:00Z">
                                        <w:rPr>
                                          <w:rFonts w:ascii="Microsoft Sans Serif" w:eastAsia="Calibri" w:hAnsi="Microsoft Sans Serif"/>
                                          <w:b/>
                                          <w:bCs/>
                                          <w:color w:val="008080"/>
                                          <w:sz w:val="20"/>
                                          <w:szCs w:val="20"/>
                                          <w:u w:val="single"/>
                                        </w:rPr>
                                      </w:rPrChange>
                                    </w:rPr>
                                    <w:t>Forma za prijavu</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BC16C6" w14:textId="77777777" w:rsidR="009B0D46" w:rsidRPr="003B3700" w:rsidRDefault="009B0D46" w:rsidP="008F20D7">
                                <w:pPr>
                                  <w:pStyle w:val="NormalWeb"/>
                                  <w:spacing w:before="0" w:beforeAutospacing="0" w:after="160" w:afterAutospacing="0" w:line="256" w:lineRule="auto"/>
                                  <w:jc w:val="center"/>
                                </w:pPr>
                                <w:del w:id="753" w:author="Rajo" w:date="2018-06-16T20:16:00Z">
                                  <w:r w:rsidRPr="00184250" w:rsidDel="00184250">
                                    <w:rPr>
                                      <w:rFonts w:ascii="Microsoft Sans Serif" w:eastAsia="Calibri" w:hAnsi="Microsoft Sans Serif"/>
                                      <w:strike/>
                                      <w:color w:val="000000" w:themeColor="text1"/>
                                      <w:sz w:val="20"/>
                                      <w:szCs w:val="20"/>
                                      <w:lang w:val="sr-Latn-RS"/>
                                      <w:rPrChange w:id="754"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755" w:author="Rajo" w:date="2018-06-16T20:17:00Z">
                                      <w:rPr>
                                        <w:rFonts w:ascii="Microsoft Sans Serif" w:eastAsia="Calibri" w:hAnsi="Microsoft Sans Serif"/>
                                        <w:color w:val="008080"/>
                                        <w:sz w:val="20"/>
                                        <w:szCs w:val="20"/>
                                        <w:u w:val="single"/>
                                        <w:lang w:val="sr-Latn-RS"/>
                                      </w:rPr>
                                    </w:rPrChange>
                                  </w:rPr>
                                  <w:t>Aplikacija</w:t>
                                </w:r>
                                <w:ins w:id="756" w:author="Rajo" w:date="2018-06-16T20:16:00Z">
                                  <w:r w:rsidRPr="00184250">
                                    <w:rPr>
                                      <w:rFonts w:ascii="Microsoft Sans Serif" w:eastAsia="Calibri" w:hAnsi="Microsoft Sans Serif"/>
                                      <w:color w:val="000000" w:themeColor="text1"/>
                                      <w:sz w:val="20"/>
                                      <w:szCs w:val="20"/>
                                      <w:lang w:val="sr-Latn-RS"/>
                                      <w:rPrChange w:id="757" w:author="Rajo" w:date="2018-06-16T20:17:00Z">
                                        <w:rPr>
                                          <w:rFonts w:ascii="Microsoft Sans Serif" w:eastAsia="Calibri" w:hAnsi="Microsoft Sans Serif"/>
                                          <w:color w:val="008080"/>
                                          <w:sz w:val="20"/>
                                          <w:szCs w:val="20"/>
                                          <w:u w:val="single"/>
                                          <w:lang w:val="sr-Latn-RS"/>
                                        </w:rPr>
                                      </w:rPrChange>
                                    </w:rPr>
                                    <w:t>2</w:t>
                                  </w:r>
                                </w:ins>
                                <w:del w:id="758" w:author="Rajo" w:date="2018-06-16T20:16:00Z">
                                  <w:r w:rsidRPr="00184250" w:rsidDel="00184250">
                                    <w:rPr>
                                      <w:rFonts w:ascii="Microsoft Sans Serif" w:eastAsia="Calibri" w:hAnsi="Microsoft Sans Serif"/>
                                      <w:color w:val="008080"/>
                                      <w:sz w:val="20"/>
                                      <w:szCs w:val="20"/>
                                      <w:lang w:val="sr-Latn-RS"/>
                                      <w:rPrChange w:id="759" w:author="Rajo" w:date="2018-06-16T20:16:00Z">
                                        <w:rPr>
                                          <w:rFonts w:ascii="Microsoft Sans Serif" w:eastAsia="Calibri" w:hAnsi="Microsoft Sans Serif"/>
                                          <w:color w:val="008080"/>
                                          <w:sz w:val="20"/>
                                          <w:szCs w:val="20"/>
                                          <w:u w:val="single"/>
                                          <w:lang w:val="sr-Latn-RS"/>
                                        </w:rPr>
                                      </w:rPrChange>
                                    </w:rPr>
                                    <w:delText>1</w:delText>
                                  </w:r>
                                </w:del>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4B866B0" w14:textId="15AD50CB" w:rsidR="009B0D46" w:rsidRDefault="009B0D46" w:rsidP="008F20D7">
                                <w:pPr>
                                  <w:pStyle w:val="NormalWeb"/>
                                  <w:spacing w:before="0" w:beforeAutospacing="0" w:after="160" w:afterAutospacing="0" w:line="256" w:lineRule="auto"/>
                                  <w:jc w:val="center"/>
                                </w:pPr>
                                <w:del w:id="760" w:author="Rajo" w:date="2018-06-16T20:39:00Z">
                                  <w:r w:rsidDel="008F20D7">
                                    <w:rPr>
                                      <w:rFonts w:ascii="Microsoft Sans Serif" w:eastAsia="Calibri" w:hAnsi="Microsoft Sans Serif"/>
                                      <w:b/>
                                      <w:bCs/>
                                      <w:sz w:val="16"/>
                                      <w:szCs w:val="16"/>
                                      <w:lang w:val="sr-Latn-RS"/>
                                    </w:rPr>
                                    <w:delText>2</w:delText>
                                  </w:r>
                                </w:del>
                                <w:ins w:id="761" w:author="Rajo" w:date="2018-06-16T20:39:00Z">
                                  <w:r>
                                    <w:rPr>
                                      <w:rFonts w:ascii="Microsoft Sans Serif" w:eastAsia="Calibri" w:hAnsi="Microsoft Sans Serif"/>
                                      <w:b/>
                                      <w:bCs/>
                                      <w:sz w:val="16"/>
                                      <w:szCs w:val="16"/>
                                      <w:lang w:val="sr-Latn-RS"/>
                                    </w:rPr>
                                    <w:t>6</w:t>
                                  </w:r>
                                </w:ins>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495BB87A" w14:textId="77777777" w:rsidR="009B0D46" w:rsidRPr="00184250" w:rsidDel="00184250" w:rsidRDefault="009B0D46" w:rsidP="008F20D7">
                                <w:pPr>
                                  <w:pStyle w:val="NormalWeb"/>
                                  <w:spacing w:before="0" w:beforeAutospacing="0" w:after="0" w:afterAutospacing="0" w:line="256" w:lineRule="auto"/>
                                  <w:rPr>
                                    <w:del w:id="762" w:author="Rajo" w:date="2018-06-16T20:17:00Z"/>
                                    <w:color w:val="000000" w:themeColor="text1"/>
                                    <w:rPrChange w:id="763" w:author="Rajo" w:date="2018-06-16T20:17:00Z">
                                      <w:rPr>
                                        <w:del w:id="764" w:author="Rajo" w:date="2018-06-16T20:17:00Z"/>
                                      </w:rPr>
                                    </w:rPrChange>
                                  </w:rPr>
                                </w:pPr>
                                <w:del w:id="765" w:author="Rajo" w:date="2018-06-16T20:17:00Z">
                                  <w:r w:rsidRPr="00184250" w:rsidDel="00184250">
                                    <w:rPr>
                                      <w:rFonts w:ascii="Microsoft Sans Serif" w:eastAsia="Calibri" w:hAnsi="Microsoft Sans Serif"/>
                                      <w:strike/>
                                      <w:color w:val="000000" w:themeColor="text1"/>
                                      <w:sz w:val="16"/>
                                      <w:szCs w:val="16"/>
                                      <w:lang w:val="sr-Latn-RS"/>
                                      <w:rPrChange w:id="766"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9B0D46" w:rsidRPr="004A61BD" w:rsidRDefault="009B0D46" w:rsidP="008F20D7">
                                <w:pPr>
                                  <w:pStyle w:val="NormalWeb"/>
                                  <w:spacing w:before="0" w:beforeAutospacing="0" w:after="0" w:afterAutospacing="0" w:line="256" w:lineRule="auto"/>
                                  <w:rPr>
                                    <w:color w:val="FF0000"/>
                                    <w:rPrChange w:id="767" w:author="Rajo" w:date="2018-06-16T21:26:00Z">
                                      <w:rPr/>
                                    </w:rPrChange>
                                  </w:rPr>
                                </w:pPr>
                                <w:del w:id="768" w:author="Rajo" w:date="2018-06-16T20:17:00Z">
                                  <w:r w:rsidRPr="004A61BD" w:rsidDel="00184250">
                                    <w:rPr>
                                      <w:rFonts w:ascii="Microsoft Sans Serif" w:eastAsia="Calibri" w:hAnsi="Microsoft Sans Serif"/>
                                      <w:color w:val="FF0000"/>
                                      <w:sz w:val="16"/>
                                      <w:szCs w:val="16"/>
                                      <w:lang w:val="sr-Latn-RS"/>
                                      <w:rPrChange w:id="769"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770" w:author="Rajo" w:date="2018-06-16T21:26:00Z">
                                      <w:rPr>
                                        <w:rFonts w:ascii="Microsoft Sans Serif" w:eastAsia="Calibri" w:hAnsi="Microsoft Sans Serif"/>
                                        <w:color w:val="008080"/>
                                        <w:sz w:val="16"/>
                                        <w:szCs w:val="16"/>
                                        <w:u w:val="single"/>
                                        <w:lang w:val="sr-Latn-RS"/>
                                      </w:rPr>
                                    </w:rPrChange>
                                  </w:rPr>
                                  <w:t>Autentikacija korisnika</w:t>
                                </w:r>
                                <w:ins w:id="771" w:author="Rajo" w:date="2018-06-16T20:37:00Z">
                                  <w:r w:rsidRPr="004A61BD">
                                    <w:rPr>
                                      <w:rFonts w:ascii="Microsoft Sans Serif" w:eastAsia="Calibri" w:hAnsi="Microsoft Sans Serif"/>
                                      <w:color w:val="FF0000"/>
                                      <w:sz w:val="16"/>
                                      <w:szCs w:val="16"/>
                                      <w:lang w:val="sr-Latn-RS"/>
                                      <w:rPrChange w:id="772"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A1B7ED" w14:textId="77777777" w:rsidR="009B0D46" w:rsidRPr="00184250" w:rsidRDefault="009B0D46" w:rsidP="008F20D7">
                                <w:pPr>
                                  <w:pStyle w:val="NormalWeb"/>
                                  <w:spacing w:before="0" w:beforeAutospacing="0" w:after="0" w:afterAutospacing="0" w:line="256" w:lineRule="auto"/>
                                  <w:jc w:val="center"/>
                                  <w:rPr>
                                    <w:color w:val="FFFFFF" w:themeColor="background1"/>
                                    <w:rPrChange w:id="773" w:author="Rajo" w:date="2018-06-16T20:17:00Z">
                                      <w:rPr/>
                                    </w:rPrChange>
                                  </w:rPr>
                                </w:pPr>
                                <w:r w:rsidRPr="00184250">
                                  <w:rPr>
                                    <w:rFonts w:ascii="Microsoft Sans Serif" w:eastAsia="Calibri" w:hAnsi="Microsoft Sans Serif"/>
                                    <w:b/>
                                    <w:bCs/>
                                    <w:color w:val="FFFFFF" w:themeColor="background1"/>
                                    <w:sz w:val="20"/>
                                    <w:szCs w:val="20"/>
                                    <w:rPrChange w:id="774" w:author="Rajo" w:date="2018-06-16T20:17:00Z">
                                      <w:rPr>
                                        <w:rFonts w:ascii="Microsoft Sans Serif" w:eastAsia="Calibri" w:hAnsi="Microsoft Sans Serif"/>
                                        <w:b/>
                                        <w:bCs/>
                                        <w:color w:val="008080"/>
                                        <w:sz w:val="20"/>
                                        <w:szCs w:val="20"/>
                                        <w:u w:val="single"/>
                                      </w:rPr>
                                    </w:rPrChange>
                                  </w:rPr>
                                  <w:t>Zaštićeni resurs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2DB846" w14:textId="1F5E663E" w:rsidR="009B0D46" w:rsidRPr="001C1618" w:rsidRDefault="009B0D46">
                                <w:pPr>
                                  <w:jc w:val="center"/>
                                  <w:rPr>
                                    <w:rFonts w:ascii="Microsoft Sans Serif" w:hAnsi="Microsoft Sans Serif" w:cs="Microsoft Sans Serif"/>
                                    <w:b/>
                                    <w:sz w:val="20"/>
                                    <w:szCs w:val="20"/>
                                    <w:rPrChange w:id="775" w:author="Rajo" w:date="2018-06-16T21:11:00Z">
                                      <w:rPr/>
                                    </w:rPrChange>
                                  </w:rPr>
                                  <w:pPrChange w:id="776" w:author="Rajo" w:date="2018-06-16T21:11:00Z">
                                    <w:pPr>
                                      <w:pStyle w:val="NormalWeb"/>
                                      <w:spacing w:before="0" w:beforeAutospacing="0" w:after="0" w:afterAutospacing="0" w:line="254" w:lineRule="auto"/>
                                      <w:jc w:val="center"/>
                                    </w:pPr>
                                  </w:pPrChange>
                                </w:pPr>
                                <w:del w:id="777" w:author="Rajo" w:date="2018-06-16T20:16:00Z">
                                  <w:r w:rsidRPr="001C1618" w:rsidDel="00184250">
                                    <w:rPr>
                                      <w:rFonts w:ascii="Microsoft Sans Serif" w:hAnsi="Microsoft Sans Serif" w:cs="Microsoft Sans Serif"/>
                                      <w:b/>
                                      <w:sz w:val="20"/>
                                      <w:szCs w:val="20"/>
                                      <w:rPrChange w:id="778" w:author="Rajo" w:date="2018-06-16T21:11:00Z">
                                        <w:rPr>
                                          <w:rFonts w:ascii="Microsoft Sans Serif" w:eastAsia="Calibri" w:hAnsi="Microsoft Sans Serif"/>
                                          <w:b/>
                                          <w:bCs/>
                                          <w:strike/>
                                          <w:color w:val="FF0000"/>
                                          <w:sz w:val="20"/>
                                          <w:szCs w:val="20"/>
                                        </w:rPr>
                                      </w:rPrChange>
                                    </w:rPr>
                                    <w:delText>Zaštićeni resurs</w:delText>
                                  </w:r>
                                </w:del>
                                <w:del w:id="779" w:author="Rajo" w:date="2018-06-16T21:10:00Z">
                                  <w:r w:rsidRPr="001C1618" w:rsidDel="00DA4E59">
                                    <w:rPr>
                                      <w:rFonts w:ascii="Microsoft Sans Serif" w:hAnsi="Microsoft Sans Serif" w:cs="Microsoft Sans Serif"/>
                                      <w:b/>
                                      <w:sz w:val="20"/>
                                      <w:szCs w:val="20"/>
                                      <w:rPrChange w:id="780" w:author="Rajo" w:date="2018-06-16T21:11:00Z">
                                        <w:rPr>
                                          <w:rFonts w:ascii="Microsoft Sans Serif" w:eastAsia="Calibri" w:hAnsi="Microsoft Sans Serif"/>
                                          <w:b/>
                                          <w:bCs/>
                                          <w:color w:val="008080"/>
                                          <w:sz w:val="20"/>
                                          <w:szCs w:val="20"/>
                                          <w:u w:val="single"/>
                                        </w:rPr>
                                      </w:rPrChange>
                                    </w:rPr>
                                    <w:delText>Forma za prijavu</w:delText>
                                  </w:r>
                                </w:del>
                                <w:ins w:id="781" w:author="Rajo" w:date="2018-06-16T21:10:00Z">
                                  <w:r w:rsidRPr="001C1618">
                                    <w:rPr>
                                      <w:rFonts w:ascii="Microsoft Sans Serif" w:hAnsi="Microsoft Sans Serif" w:cs="Microsoft Sans Serif"/>
                                      <w:b/>
                                      <w:sz w:val="20"/>
                                      <w:szCs w:val="20"/>
                                      <w:rPrChange w:id="782" w:author="Rajo" w:date="2018-06-16T21:11:00Z">
                                        <w:rPr>
                                          <w:rFonts w:ascii="Microsoft Sans Serif" w:eastAsia="Calibri" w:hAnsi="Microsoft Sans Serif"/>
                                          <w:b/>
                                          <w:bCs/>
                                          <w:strike/>
                                          <w:color w:val="FFFFFF" w:themeColor="background1"/>
                                          <w:sz w:val="20"/>
                                          <w:szCs w:val="20"/>
                                        </w:rPr>
                                      </w:rPrChange>
                                    </w:rPr>
                                    <w:t>Ko</w:t>
                                  </w:r>
                                </w:ins>
                                <w:ins w:id="783" w:author="Rajo" w:date="2018-06-16T21:11:00Z">
                                  <w:r w:rsidRPr="001C1618">
                                    <w:rPr>
                                      <w:rFonts w:ascii="Microsoft Sans Serif" w:hAnsi="Microsoft Sans Serif" w:cs="Microsoft Sans Serif"/>
                                      <w:b/>
                                      <w:sz w:val="20"/>
                                      <w:szCs w:val="20"/>
                                      <w:rPrChange w:id="784" w:author="Rajo" w:date="2018-06-16T21:11:00Z">
                                        <w:rPr>
                                          <w:rFonts w:ascii="Microsoft Sans Serif" w:eastAsia="Calibri" w:hAnsi="Microsoft Sans Serif"/>
                                          <w:b/>
                                          <w:bCs/>
                                          <w:strike/>
                                          <w:color w:val="FFFFFF" w:themeColor="background1"/>
                                          <w:sz w:val="20"/>
                                          <w:szCs w:val="20"/>
                                        </w:rPr>
                                      </w:rPrChange>
                                    </w:rPr>
                                    <w:t>mponenta za autentikaciju</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D699B0D" w14:textId="7ED3D46A" w:rsidR="009B0D46" w:rsidRPr="008F20D7" w:rsidRDefault="009B0D46" w:rsidP="008F20D7">
                                <w:pPr>
                                  <w:pStyle w:val="NormalWeb"/>
                                  <w:spacing w:before="0" w:beforeAutospacing="0" w:after="160" w:afterAutospacing="0" w:line="276" w:lineRule="auto"/>
                                  <w:jc w:val="center"/>
                                  <w:rPr>
                                    <w:color w:val="000000" w:themeColor="text1"/>
                                    <w:rPrChange w:id="785" w:author="Rajo" w:date="2018-06-16T20:41:00Z">
                                      <w:rPr/>
                                    </w:rPrChange>
                                  </w:rPr>
                                </w:pPr>
                                <w:del w:id="786" w:author="Rajo" w:date="2018-06-16T20:41:00Z">
                                  <w:r w:rsidRPr="008F20D7" w:rsidDel="008F20D7">
                                    <w:rPr>
                                      <w:rFonts w:ascii="Microsoft Sans Serif" w:eastAsia="Calibri" w:hAnsi="Microsoft Sans Serif"/>
                                      <w:strike/>
                                      <w:color w:val="000000" w:themeColor="text1"/>
                                      <w:sz w:val="20"/>
                                      <w:szCs w:val="20"/>
                                      <w:lang w:val="sr-Latn-RS"/>
                                      <w:rPrChange w:id="787"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788" w:author="Rajo" w:date="2018-06-16T20:41:00Z">
                                      <w:rPr>
                                        <w:rFonts w:ascii="Microsoft Sans Serif" w:eastAsia="Calibri" w:hAnsi="Microsoft Sans Serif"/>
                                        <w:color w:val="008080"/>
                                        <w:sz w:val="20"/>
                                        <w:szCs w:val="20"/>
                                        <w:u w:val="single"/>
                                        <w:lang w:val="sr-Latn-RS"/>
                                      </w:rPr>
                                    </w:rPrChange>
                                  </w:rPr>
                                  <w:t>Aplikacija1</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12389C47" id="Canvas 544" o:spid="_x0000_s1054" editas="canvas" style="width:462.7pt;height:219pt;mso-position-horizontal-relative:char;mso-position-vertical-relative:line" coordsize="58762,27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">
                  <v:shape id="_x0000_s1055" type="#_x0000_t75" style="position:absolute;width:58762;height:27806;visibility:visible;mso-wrap-style:square">
                    <v:fill o:detectmouseclick="t"/>
                    <v:path o:connecttype="none"/>
                  </v:shape>
                  <v:oval id="Oval 232" o:spid="_x0000_s1056" style="position:absolute;left:26658;top:1933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" fillcolor="white [3201]" strokecolor="black [3200]" strokeweight=".5pt"/>
                  <v:roundrect id="Rectangle: Rounded Corners 247" o:spid="_x0000_s1057" style="position:absolute;left:22118;top:685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" fillcolor="#f90" stroked="f">
                    <v:textbox>
                      <w:txbxContent>
                        <w:p w14:paraId="390E2B38" w14:textId="77777777" w:rsidR="009B0D46" w:rsidRDefault="009B0D46" w:rsidP="008F20D7">
                          <w:pPr>
                            <w:pStyle w:val="NormalWeb"/>
                            <w:spacing w:before="0" w:beforeAutospacing="0" w:after="0" w:afterAutospacing="0" w:line="276" w:lineRule="auto"/>
                            <w:jc w:val="center"/>
                            <w:rPr>
                              <w:b/>
                              <w:color w:val="FFFFFF" w:themeColor="background1"/>
                            </w:rPr>
                          </w:pPr>
                          <w:del w:id="789" w:author="Rajo" w:date="2018-06-16T20:32:00Z">
                            <w:r w:rsidDel="00223E89">
                              <w:rPr>
                                <w:rFonts w:ascii="Microsoft Sans Serif" w:eastAsia="Calibri" w:hAnsi="Microsoft Sans Serif"/>
                                <w:b/>
                                <w:color w:val="FFFFFF" w:themeColor="background1"/>
                                <w:sz w:val="20"/>
                                <w:szCs w:val="20"/>
                                <w:lang w:val="sr-Latn-RS"/>
                              </w:rPr>
                              <w:delText>Skladište kolačića preglednika</w:delText>
                            </w:r>
                          </w:del>
                          <w:ins w:id="790" w:author="Rajo" w:date="2018-06-16T20:32: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225" o:spid="_x0000_s1058" type="#_x0000_t75" alt="User" style="position:absolute;left:27762;top:2038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">
                    <v:imagedata r:id="rId14" o:title="User"/>
                  </v:shape>
                  <v:shape id="Connector: Elbow 520" o:spid="_x0000_s1059" type="#_x0000_t33" style="position:absolute;left:32004;top:16097;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" strokecolor="black [3040]">
                    <v:stroke endarrow="block"/>
                  </v:shape>
                  <v:shape id="Connector: Elbow 521" o:spid="_x0000_s1060" type="#_x0000_t33" style="position:absolute;left:10654;top:16192;width:16004;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" strokecolor="black [3040]">
                    <v:stroke endarrow="block"/>
                  </v:shape>
                  <v:shape id="Straight Arrow Connector 522" o:spid="_x0000_s1061" type="#_x0000_t32" style="position:absolute;left:18606;top:9334;width:35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" strokecolor="black [3200]">
                    <v:stroke endarrow="block"/>
                  </v:shape>
                  <v:shape id="Straight Arrow Connector 523" o:spid="_x0000_s1062" type="#_x0000_t32" style="position:absolute;left:37517;top:9334;width:31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" strokecolor="black [3213]">
                    <v:stroke endarrow="block"/>
                  </v:shape>
                  <v:oval id="Oval 524" o:spid="_x0000_s1063" style="position:absolute;left:3904;top:5505;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" fillcolor="#f90" stroked="f">
                    <v:textbox inset="0,0,0,0">
                      <w:txbxContent>
                        <w:p w14:paraId="6EC1928C" w14:textId="77777777" w:rsidR="009B0D46" w:rsidRDefault="009B0D46" w:rsidP="008F20D7">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525" o:spid="_x0000_s1064" type="#_x0000_t202" style="position:absolute;left:6281;top:5619;width:1206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" filled="f" stroked="f" strokeweight=".5pt">
                    <v:textbox inset="0">
                      <w:txbxContent>
                        <w:p w14:paraId="4C472164" w14:textId="77777777" w:rsidR="009B0D46" w:rsidDel="00590C9B" w:rsidRDefault="009B0D46">
                          <w:pPr>
                            <w:spacing w:after="0"/>
                            <w:rPr>
                              <w:del w:id="791" w:author="Rajo" w:date="2018-06-10T20:58:00Z"/>
                              <w:rFonts w:ascii="Microsoft Sans Serif" w:hAnsi="Microsoft Sans Serif" w:cs="Microsoft Sans Serif"/>
                              <w:sz w:val="16"/>
                              <w:szCs w:val="16"/>
                              <w:lang w:val="sr-Latn-RS"/>
                            </w:rPr>
                            <w:pPrChange w:id="792" w:author="Rajo" w:date="2018-06-10T16:57:00Z">
                              <w:pPr/>
                            </w:pPrChange>
                          </w:pPr>
                          <w:del w:id="793" w:author="Rajo" w:date="2018-06-10T20:58:00Z">
                            <w:r w:rsidDel="00590C9B">
                              <w:rPr>
                                <w:rFonts w:ascii="Microsoft Sans Serif" w:hAnsi="Microsoft Sans Serif" w:cs="Microsoft Sans Serif"/>
                                <w:sz w:val="16"/>
                                <w:szCs w:val="16"/>
                                <w:lang w:val="sr-Latn-RS"/>
                              </w:rPr>
                              <w:delText>Unos pristupnih podataka,</w:delText>
                            </w:r>
                          </w:del>
                        </w:p>
                        <w:p w14:paraId="5FD8CB4C" w14:textId="77777777" w:rsidR="009B0D46" w:rsidRDefault="009B0D46">
                          <w:pPr>
                            <w:spacing w:after="0"/>
                            <w:rPr>
                              <w:rFonts w:ascii="Microsoft Sans Serif" w:hAnsi="Microsoft Sans Serif" w:cs="Microsoft Sans Serif"/>
                              <w:sz w:val="16"/>
                              <w:szCs w:val="16"/>
                              <w:lang w:val="sr-Latn-RS"/>
                            </w:rPr>
                            <w:pPrChange w:id="794" w:author="Rajo" w:date="2018-06-10T16:57:00Z">
                              <w:pPr/>
                            </w:pPrChange>
                          </w:pPr>
                          <w:del w:id="795" w:author="Rajo" w:date="2018-06-10T20:58:00Z">
                            <w:r w:rsidDel="00590C9B">
                              <w:rPr>
                                <w:rFonts w:ascii="Microsoft Sans Serif" w:hAnsi="Microsoft Sans Serif" w:cs="Microsoft Sans Serif"/>
                                <w:sz w:val="16"/>
                                <w:szCs w:val="16"/>
                                <w:lang w:val="sr-Latn-RS"/>
                              </w:rPr>
                              <w:delText>identifikovanje korisnika</w:delText>
                            </w:r>
                          </w:del>
                          <w:ins w:id="796" w:author="Rajo" w:date="2018-06-10T20:58:00Z">
                            <w:r>
                              <w:rPr>
                                <w:rFonts w:ascii="Microsoft Sans Serif" w:hAnsi="Microsoft Sans Serif" w:cs="Microsoft Sans Serif"/>
                                <w:sz w:val="16"/>
                                <w:szCs w:val="16"/>
                                <w:lang w:val="sr-Latn-RS"/>
                              </w:rPr>
                              <w:t>Autentikacija korisnika</w:t>
                            </w:r>
                          </w:ins>
                        </w:p>
                      </w:txbxContent>
                    </v:textbox>
                  </v:shape>
                  <v:oval id="Oval 526" o:spid="_x0000_s1065" style="position:absolute;left:10653;top:23178;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" fillcolor="#f90" stroked="f">
                    <v:textbox inset="0,0,0,0">
                      <w:txbxContent>
                        <w:p w14:paraId="542CAA1D"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66" type="#_x0000_t202" style="position:absolute;left:13511;top:2318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" filled="f" stroked="f" strokeweight=".5pt">
                    <v:textbox inset="0">
                      <w:txbxContent>
                        <w:p w14:paraId="6836AC0E" w14:textId="77777777" w:rsidR="009B0D46" w:rsidRDefault="009B0D46" w:rsidP="008F20D7">
                          <w:pPr>
                            <w:pStyle w:val="NormalWeb"/>
                            <w:spacing w:before="0" w:beforeAutospacing="0" w:after="0" w:afterAutospacing="0" w:line="276" w:lineRule="auto"/>
                          </w:pPr>
                          <w:del w:id="797" w:author="Rajo" w:date="2018-06-10T20:54:00Z">
                            <w:r w:rsidDel="00D26F38">
                              <w:rPr>
                                <w:rFonts w:ascii="Microsoft Sans Serif" w:eastAsia="Calibri" w:hAnsi="Microsoft Sans Serif"/>
                                <w:sz w:val="16"/>
                                <w:szCs w:val="16"/>
                                <w:lang w:val="sr-Latn-RS"/>
                              </w:rPr>
                              <w:delText>Odlazi na</w:delText>
                            </w:r>
                          </w:del>
                          <w:ins w:id="798" w:author="Rajo" w:date="2018-06-10T20:59:00Z">
                            <w:r>
                              <w:rPr>
                                <w:rFonts w:ascii="Microsoft Sans Serif" w:eastAsia="Calibri" w:hAnsi="Microsoft Sans Serif"/>
                                <w:sz w:val="16"/>
                                <w:szCs w:val="16"/>
                                <w:lang w:val="sr-Latn-RS"/>
                              </w:rPr>
                              <w:t>Pris</w:t>
                            </w:r>
                          </w:ins>
                          <w:ins w:id="799" w:author="Rajo" w:date="2018-06-10T21:00:00Z">
                            <w:r>
                              <w:rPr>
                                <w:rFonts w:ascii="Microsoft Sans Serif" w:eastAsia="Calibri" w:hAnsi="Microsoft Sans Serif"/>
                                <w:sz w:val="16"/>
                                <w:szCs w:val="16"/>
                                <w:lang w:val="sr-Latn-RS"/>
                              </w:rPr>
                              <w:t>tup</w:t>
                            </w:r>
                          </w:ins>
                        </w:p>
                      </w:txbxContent>
                    </v:textbox>
                  </v:shape>
                  <v:oval id="Oval 528" o:spid="_x0000_s1067" style="position:absolute;left:41138;top:2294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" fillcolor="#f90" stroked="f">
                    <v:textbox inset="0,0,0,0">
                      <w:txbxContent>
                        <w:p w14:paraId="3166C73A"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68" type="#_x0000_t202" style="position:absolute;left:43995;top:2295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" filled="f" stroked="f" strokeweight=".5pt">
                    <v:textbox inset="0">
                      <w:txbxContent>
                        <w:p w14:paraId="486C99B2" w14:textId="77777777" w:rsidR="009B0D46" w:rsidRDefault="009B0D46" w:rsidP="008F20D7">
                          <w:pPr>
                            <w:pStyle w:val="NormalWeb"/>
                            <w:spacing w:before="0" w:beforeAutospacing="0" w:after="0" w:afterAutospacing="0" w:line="276" w:lineRule="auto"/>
                          </w:pPr>
                          <w:del w:id="800" w:author="Rajo" w:date="2018-06-10T20:55:00Z">
                            <w:r w:rsidDel="00D26F38">
                              <w:rPr>
                                <w:rFonts w:ascii="Microsoft Sans Serif" w:eastAsia="Calibri" w:hAnsi="Microsoft Sans Serif"/>
                                <w:sz w:val="16"/>
                                <w:szCs w:val="16"/>
                                <w:lang w:val="sr-Latn-RS"/>
                              </w:rPr>
                              <w:delText>Odlazi na</w:delText>
                            </w:r>
                          </w:del>
                          <w:ins w:id="801" w:author="Rajo" w:date="2018-06-10T20:55:00Z">
                            <w:r>
                              <w:rPr>
                                <w:rFonts w:ascii="Microsoft Sans Serif" w:eastAsia="Calibri" w:hAnsi="Microsoft Sans Serif"/>
                                <w:sz w:val="16"/>
                                <w:szCs w:val="16"/>
                                <w:lang w:val="sr-Latn-RS"/>
                              </w:rPr>
                              <w:t>Prist</w:t>
                            </w:r>
                          </w:ins>
                          <w:ins w:id="802" w:author="Rajo" w:date="2018-06-10T20:56:00Z">
                            <w:r>
                              <w:rPr>
                                <w:rFonts w:ascii="Microsoft Sans Serif" w:eastAsia="Calibri" w:hAnsi="Microsoft Sans Serif"/>
                                <w:sz w:val="16"/>
                                <w:szCs w:val="16"/>
                                <w:lang w:val="sr-Latn-RS"/>
                              </w:rPr>
                              <w:t>u</w:t>
                            </w:r>
                          </w:ins>
                          <w:ins w:id="803" w:author="Rajo" w:date="2018-06-10T20:57:00Z">
                            <w:r>
                              <w:rPr>
                                <w:rFonts w:ascii="Microsoft Sans Serif" w:eastAsia="Calibri" w:hAnsi="Microsoft Sans Serif"/>
                                <w:sz w:val="16"/>
                                <w:szCs w:val="16"/>
                                <w:lang w:val="sr-Latn-RS"/>
                              </w:rPr>
                              <w:t>p</w:t>
                            </w:r>
                          </w:ins>
                        </w:p>
                      </w:txbxContent>
                    </v:textbox>
                  </v:shape>
                  <v:shape id="Text Box 231" o:spid="_x0000_s1069" type="#_x0000_t202" style="position:absolute;left:26658;top:2504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" filled="f" stroked="f" strokeweight=".5pt">
                    <v:textbox inset="0">
                      <w:txbxContent>
                        <w:p w14:paraId="077C36D5" w14:textId="77777777" w:rsidR="009B0D46" w:rsidRDefault="009B0D46" w:rsidP="008F20D7">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531" o:spid="_x0000_s1070" style="position:absolute;left:19326;top:1244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" fillcolor="#f90" stroked="f">
                    <v:textbox inset="0,0,0,0">
                      <w:txbxContent>
                        <w:p w14:paraId="78976B17" w14:textId="77777777" w:rsidR="009B0D46" w:rsidRDefault="009B0D46" w:rsidP="008F20D7">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1" type="#_x0000_t202" style="position:absolute;left:19135;top:14566;width:9059;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" filled="f" stroked="f" strokeweight=".5pt">
                    <v:textbox inset="0">
                      <w:txbxContent>
                        <w:p w14:paraId="2C548A71" w14:textId="77777777" w:rsidR="009B0D46" w:rsidRDefault="009B0D46" w:rsidP="008F20D7">
                          <w:pPr>
                            <w:pStyle w:val="NormalWeb"/>
                            <w:spacing w:before="0" w:beforeAutospacing="0" w:after="0" w:afterAutospacing="0" w:line="276" w:lineRule="auto"/>
                          </w:pPr>
                          <w:r>
                            <w:rPr>
                              <w:rFonts w:ascii="Microsoft Sans Serif" w:eastAsia="Calibri" w:hAnsi="Microsoft Sans Serif"/>
                              <w:sz w:val="16"/>
                              <w:szCs w:val="16"/>
                              <w:lang w:val="sr-Latn-RS"/>
                            </w:rPr>
                            <w:t>Čuva</w:t>
                          </w:r>
                          <w:ins w:id="804"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805" w:author="Rajo" w:date="2018-06-10T20:55:00Z">
                            <w:r>
                              <w:rPr>
                                <w:rFonts w:ascii="Microsoft Sans Serif" w:eastAsia="Calibri" w:hAnsi="Microsoft Sans Serif"/>
                                <w:sz w:val="16"/>
                                <w:szCs w:val="16"/>
                                <w:lang w:val="sr-Latn-RS"/>
                              </w:rPr>
                              <w:t>a</w:t>
                            </w:r>
                          </w:ins>
                        </w:p>
                      </w:txbxContent>
                    </v:textbox>
                  </v:shape>
                  <v:oval id="Oval 533" o:spid="_x0000_s1072" style="position:absolute;left:38011;top:6743;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" fillcolor="#f90" stroked="f">
                    <v:textbox inset="0,0,0,0">
                      <w:txbxContent>
                        <w:p w14:paraId="0E3DE6A7" w14:textId="1A287545" w:rsidR="009B0D46" w:rsidRDefault="009B0D46" w:rsidP="008F20D7">
                          <w:pPr>
                            <w:pStyle w:val="NormalWeb"/>
                            <w:spacing w:before="0" w:beforeAutospacing="0" w:after="0" w:afterAutospacing="0" w:line="276" w:lineRule="auto"/>
                            <w:jc w:val="center"/>
                            <w:rPr>
                              <w:lang w:val="sr-Latn-RS"/>
                            </w:rPr>
                          </w:pPr>
                          <w:del w:id="806" w:author="Rajo" w:date="2018-06-16T20:38:00Z">
                            <w:r w:rsidDel="008F20D7">
                              <w:rPr>
                                <w:rFonts w:ascii="Microsoft Sans Serif" w:eastAsia="Calibri" w:hAnsi="Microsoft Sans Serif"/>
                                <w:b/>
                                <w:bCs/>
                                <w:sz w:val="16"/>
                                <w:szCs w:val="16"/>
                                <w:lang w:val="sr-Latn-RS"/>
                              </w:rPr>
                              <w:delText>6</w:delText>
                            </w:r>
                          </w:del>
                          <w:ins w:id="807" w:author="Rajo" w:date="2018-06-16T20:38:00Z">
                            <w:r>
                              <w:rPr>
                                <w:rFonts w:ascii="Microsoft Sans Serif" w:eastAsia="Calibri" w:hAnsi="Microsoft Sans Serif"/>
                                <w:b/>
                                <w:bCs/>
                                <w:sz w:val="16"/>
                                <w:szCs w:val="16"/>
                                <w:lang w:val="sr-Latn-RS"/>
                              </w:rPr>
                              <w:t>5</w:t>
                            </w:r>
                          </w:ins>
                        </w:p>
                      </w:txbxContent>
                    </v:textbox>
                  </v:oval>
                  <v:shape id="Text Box 231" o:spid="_x0000_s1073" type="#_x0000_t202" style="position:absolute;left:29896;top:3136;width:1094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" filled="f" stroked="f" strokeweight=".5pt">
                    <v:textbox inset="0">
                      <w:txbxContent>
                        <w:p w14:paraId="0B633548" w14:textId="2BD1F2D5" w:rsidR="009B0D46" w:rsidRPr="004A61BD" w:rsidRDefault="009B0D46">
                          <w:pPr>
                            <w:pStyle w:val="NormalWeb"/>
                            <w:spacing w:before="0" w:beforeAutospacing="0" w:after="0" w:afterAutospacing="0" w:line="276" w:lineRule="auto"/>
                            <w:jc w:val="right"/>
                            <w:rPr>
                              <w:color w:val="FF0000"/>
                              <w:rPrChange w:id="808" w:author="Rajo" w:date="2018-06-16T21:26:00Z">
                                <w:rPr/>
                              </w:rPrChange>
                            </w:rPr>
                            <w:pPrChange w:id="809" w:author="Rajo" w:date="2018-06-16T20:37:00Z">
                              <w:pPr>
                                <w:pStyle w:val="NormalWeb"/>
                                <w:spacing w:before="0" w:beforeAutospacing="0" w:after="0" w:afterAutospacing="0" w:line="276" w:lineRule="auto"/>
                              </w:pPr>
                            </w:pPrChange>
                          </w:pPr>
                          <w:del w:id="810" w:author="Rajo" w:date="2018-06-16T20:36:00Z">
                            <w:r w:rsidRPr="004A61BD" w:rsidDel="008F20D7">
                              <w:rPr>
                                <w:rFonts w:ascii="Microsoft Sans Serif" w:eastAsia="Calibri" w:hAnsi="Microsoft Sans Serif"/>
                                <w:color w:val="FF0000"/>
                                <w:sz w:val="16"/>
                                <w:szCs w:val="16"/>
                                <w:lang w:val="sr-Latn-RS"/>
                                <w:rPrChange w:id="811" w:author="Rajo" w:date="2018-06-16T21:26:00Z">
                                  <w:rPr>
                                    <w:rFonts w:ascii="Microsoft Sans Serif" w:eastAsia="Calibri" w:hAnsi="Microsoft Sans Serif"/>
                                    <w:sz w:val="16"/>
                                    <w:szCs w:val="16"/>
                                    <w:lang w:val="sr-Latn-RS"/>
                                  </w:rPr>
                                </w:rPrChange>
                              </w:rPr>
                              <w:delText>Čuva kolačić</w:delText>
                            </w:r>
                          </w:del>
                          <w:ins w:id="812" w:author="Rajo" w:date="2018-06-16T20:36:00Z">
                            <w:r w:rsidRPr="004A61BD">
                              <w:rPr>
                                <w:rFonts w:ascii="Microsoft Sans Serif" w:eastAsia="Calibri" w:hAnsi="Microsoft Sans Serif"/>
                                <w:color w:val="FF0000"/>
                                <w:sz w:val="16"/>
                                <w:szCs w:val="16"/>
                                <w:lang w:val="sr-Latn-RS"/>
                                <w:rPrChange w:id="813" w:author="Rajo" w:date="2018-06-16T21:26:00Z">
                                  <w:rPr>
                                    <w:rFonts w:ascii="Microsoft Sans Serif" w:eastAsia="Calibri" w:hAnsi="Microsoft Sans Serif"/>
                                    <w:sz w:val="16"/>
                                    <w:szCs w:val="16"/>
                                    <w:lang w:val="sr-Latn-RS"/>
                                  </w:rPr>
                                </w:rPrChange>
                              </w:rPr>
                              <w:t>Čitanje kolačića aplikacije1</w:t>
                            </w:r>
                          </w:ins>
                        </w:p>
                      </w:txbxContent>
                    </v:textbox>
                  </v:shape>
                  <v:roundrect id="Rectangle: Rounded Corners 535" o:spid="_x0000_s1074" style="position:absolute;left:3429;top:12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" fillcolor="#c0504d [3205]" stroked="f" strokeweight="2pt">
                    <v:textbox inset="0,0,0,0">
                      <w:txbxContent>
                        <w:p w14:paraId="2BA842D9" w14:textId="77777777" w:rsidR="009B0D46" w:rsidRPr="002F0509" w:rsidRDefault="009B0D46">
                          <w:pPr>
                            <w:spacing w:after="0"/>
                            <w:jc w:val="center"/>
                            <w:rPr>
                              <w:rFonts w:ascii="Microsoft Sans Serif" w:hAnsi="Microsoft Sans Serif" w:cs="Microsoft Sans Serif"/>
                              <w:b/>
                              <w:sz w:val="20"/>
                              <w:szCs w:val="20"/>
                              <w:rPrChange w:id="814" w:author="Rajo" w:date="2018-06-16T20:11:00Z">
                                <w:rPr/>
                              </w:rPrChange>
                            </w:rPr>
                            <w:pPrChange w:id="815" w:author="Rajo" w:date="2018-06-16T20:11:00Z">
                              <w:pPr/>
                            </w:pPrChange>
                          </w:pPr>
                          <w:ins w:id="816" w:author="Rajo" w:date="2018-06-16T20:10:00Z">
                            <w:r w:rsidRPr="002F0509">
                              <w:rPr>
                                <w:rFonts w:ascii="Microsoft Sans Serif" w:hAnsi="Microsoft Sans Serif" w:cs="Microsoft Sans Serif"/>
                                <w:b/>
                                <w:sz w:val="20"/>
                                <w:szCs w:val="20"/>
                                <w:rPrChange w:id="817" w:author="Rajo" w:date="2018-06-16T20:11:00Z">
                                  <w:rPr/>
                                </w:rPrChange>
                              </w:rPr>
                              <w:t>Zašti</w:t>
                            </w:r>
                          </w:ins>
                          <w:ins w:id="818" w:author="Rajo" w:date="2018-06-16T20:11:00Z">
                            <w:r w:rsidRPr="002F0509">
                              <w:rPr>
                                <w:rFonts w:ascii="Microsoft Sans Serif" w:hAnsi="Microsoft Sans Serif" w:cs="Microsoft Sans Serif"/>
                                <w:b/>
                                <w:sz w:val="20"/>
                                <w:szCs w:val="20"/>
                                <w:rPrChange w:id="819" w:author="Rajo" w:date="2018-06-16T20:11:00Z">
                                  <w:rPr/>
                                </w:rPrChange>
                              </w:rPr>
                              <w:t>ćeni resurs</w:t>
                            </w:r>
                          </w:ins>
                        </w:p>
                      </w:txbxContent>
                    </v:textbox>
                  </v:roundrect>
                  <v:roundrect id="Rectangle: Rounded Corners 536" o:spid="_x0000_s1075" style="position:absolute;left:3429;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" fillcolor="#4bacc6 [3208]" stroked="f" strokeweight="2pt">
                    <v:textbox inset="0,0,0,0">
                      <w:txbxContent>
                        <w:p w14:paraId="746B9027" w14:textId="77777777" w:rsidR="009B0D46" w:rsidRPr="002F0509" w:rsidRDefault="009B0D46" w:rsidP="008F20D7">
                          <w:pPr>
                            <w:pStyle w:val="NormalWeb"/>
                            <w:spacing w:before="0" w:beforeAutospacing="0" w:after="0" w:afterAutospacing="0" w:line="256" w:lineRule="auto"/>
                            <w:jc w:val="center"/>
                            <w:rPr>
                              <w:color w:val="FFFFFF" w:themeColor="background1"/>
                              <w:rPrChange w:id="820" w:author="Rajo" w:date="2018-06-16T20:12:00Z">
                                <w:rPr/>
                              </w:rPrChange>
                            </w:rPr>
                          </w:pPr>
                          <w:del w:id="821" w:author="Rajo" w:date="2018-06-16T20:12:00Z">
                            <w:r w:rsidRPr="002F0509" w:rsidDel="002F0509">
                              <w:rPr>
                                <w:rFonts w:ascii="Microsoft Sans Serif" w:eastAsia="Calibri" w:hAnsi="Microsoft Sans Serif"/>
                                <w:b/>
                                <w:bCs/>
                                <w:color w:val="FFFFFF" w:themeColor="background1"/>
                                <w:sz w:val="20"/>
                                <w:szCs w:val="20"/>
                                <w:rPrChange w:id="822" w:author="Rajo" w:date="2018-06-16T20:12:00Z">
                                  <w:rPr>
                                    <w:rFonts w:ascii="Microsoft Sans Serif" w:eastAsia="Calibri" w:hAnsi="Microsoft Sans Serif"/>
                                    <w:b/>
                                    <w:bCs/>
                                    <w:color w:val="008080"/>
                                    <w:sz w:val="20"/>
                                    <w:szCs w:val="20"/>
                                    <w:u w:val="single"/>
                                  </w:rPr>
                                </w:rPrChange>
                              </w:rPr>
                              <w:delText>Zaštićeni resurs</w:delText>
                            </w:r>
                          </w:del>
                          <w:ins w:id="823" w:author="Rajo" w:date="2018-06-16T20:12:00Z">
                            <w:r w:rsidRPr="002F0509">
                              <w:rPr>
                                <w:rFonts w:ascii="Microsoft Sans Serif" w:eastAsia="Calibri" w:hAnsi="Microsoft Sans Serif"/>
                                <w:b/>
                                <w:bCs/>
                                <w:color w:val="FFFFFF" w:themeColor="background1"/>
                                <w:sz w:val="20"/>
                                <w:szCs w:val="20"/>
                                <w:rPrChange w:id="824" w:author="Rajo" w:date="2018-06-16T20:12:00Z">
                                  <w:rPr>
                                    <w:rFonts w:ascii="Microsoft Sans Serif" w:eastAsia="Calibri" w:hAnsi="Microsoft Sans Serif"/>
                                    <w:b/>
                                    <w:bCs/>
                                    <w:color w:val="008080"/>
                                    <w:sz w:val="20"/>
                                    <w:szCs w:val="20"/>
                                    <w:u w:val="single"/>
                                  </w:rPr>
                                </w:rPrChange>
                              </w:rPr>
                              <w:t>Forma za prijavu</w:t>
                            </w:r>
                          </w:ins>
                        </w:p>
                      </w:txbxContent>
                    </v:textbox>
                  </v:roundrect>
                  <v:roundrect id="Rectangle: Rounded Corners 538" o:spid="_x0000_s1076" style="position:absolute;left:40704;top:666;width:15588;height:15522;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" filled="f" strokecolor="black [3213]" strokeweight="1.5pt">
                    <v:stroke dashstyle="dash"/>
                    <v:textbox>
                      <w:txbxContent>
                        <w:p w14:paraId="7EBC16C6" w14:textId="77777777" w:rsidR="009B0D46" w:rsidRPr="003B3700" w:rsidRDefault="009B0D46" w:rsidP="008F20D7">
                          <w:pPr>
                            <w:pStyle w:val="NormalWeb"/>
                            <w:spacing w:before="0" w:beforeAutospacing="0" w:after="160" w:afterAutospacing="0" w:line="256" w:lineRule="auto"/>
                            <w:jc w:val="center"/>
                          </w:pPr>
                          <w:del w:id="825" w:author="Rajo" w:date="2018-06-16T20:16:00Z">
                            <w:r w:rsidRPr="00184250" w:rsidDel="00184250">
                              <w:rPr>
                                <w:rFonts w:ascii="Microsoft Sans Serif" w:eastAsia="Calibri" w:hAnsi="Microsoft Sans Serif"/>
                                <w:strike/>
                                <w:color w:val="000000" w:themeColor="text1"/>
                                <w:sz w:val="20"/>
                                <w:szCs w:val="20"/>
                                <w:lang w:val="sr-Latn-RS"/>
                                <w:rPrChange w:id="826" w:author="Rajo" w:date="2018-06-16T20:17:00Z">
                                  <w:rPr>
                                    <w:rFonts w:ascii="Microsoft Sans Serif" w:eastAsia="Calibri" w:hAnsi="Microsoft Sans Serif"/>
                                    <w:strike/>
                                    <w:color w:val="FF0000"/>
                                    <w:sz w:val="20"/>
                                    <w:szCs w:val="20"/>
                                    <w:lang w:val="sr-Latn-RS"/>
                                  </w:rPr>
                                </w:rPrChange>
                              </w:rPr>
                              <w:delText>domen1.com</w:delText>
                            </w:r>
                          </w:del>
                          <w:r w:rsidRPr="00184250">
                            <w:rPr>
                              <w:rFonts w:ascii="Microsoft Sans Serif" w:eastAsia="Calibri" w:hAnsi="Microsoft Sans Serif"/>
                              <w:color w:val="000000" w:themeColor="text1"/>
                              <w:sz w:val="20"/>
                              <w:szCs w:val="20"/>
                              <w:lang w:val="sr-Latn-RS"/>
                              <w:rPrChange w:id="827" w:author="Rajo" w:date="2018-06-16T20:17:00Z">
                                <w:rPr>
                                  <w:rFonts w:ascii="Microsoft Sans Serif" w:eastAsia="Calibri" w:hAnsi="Microsoft Sans Serif"/>
                                  <w:color w:val="008080"/>
                                  <w:sz w:val="20"/>
                                  <w:szCs w:val="20"/>
                                  <w:u w:val="single"/>
                                  <w:lang w:val="sr-Latn-RS"/>
                                </w:rPr>
                              </w:rPrChange>
                            </w:rPr>
                            <w:t>Aplikacija</w:t>
                          </w:r>
                          <w:ins w:id="828" w:author="Rajo" w:date="2018-06-16T20:16:00Z">
                            <w:r w:rsidRPr="00184250">
                              <w:rPr>
                                <w:rFonts w:ascii="Microsoft Sans Serif" w:eastAsia="Calibri" w:hAnsi="Microsoft Sans Serif"/>
                                <w:color w:val="000000" w:themeColor="text1"/>
                                <w:sz w:val="20"/>
                                <w:szCs w:val="20"/>
                                <w:lang w:val="sr-Latn-RS"/>
                                <w:rPrChange w:id="829" w:author="Rajo" w:date="2018-06-16T20:17:00Z">
                                  <w:rPr>
                                    <w:rFonts w:ascii="Microsoft Sans Serif" w:eastAsia="Calibri" w:hAnsi="Microsoft Sans Serif"/>
                                    <w:color w:val="008080"/>
                                    <w:sz w:val="20"/>
                                    <w:szCs w:val="20"/>
                                    <w:u w:val="single"/>
                                    <w:lang w:val="sr-Latn-RS"/>
                                  </w:rPr>
                                </w:rPrChange>
                              </w:rPr>
                              <w:t>2</w:t>
                            </w:r>
                          </w:ins>
                          <w:del w:id="830" w:author="Rajo" w:date="2018-06-16T20:16:00Z">
                            <w:r w:rsidRPr="00184250" w:rsidDel="00184250">
                              <w:rPr>
                                <w:rFonts w:ascii="Microsoft Sans Serif" w:eastAsia="Calibri" w:hAnsi="Microsoft Sans Serif"/>
                                <w:color w:val="008080"/>
                                <w:sz w:val="20"/>
                                <w:szCs w:val="20"/>
                                <w:lang w:val="sr-Latn-RS"/>
                                <w:rPrChange w:id="831" w:author="Rajo" w:date="2018-06-16T20:16:00Z">
                                  <w:rPr>
                                    <w:rFonts w:ascii="Microsoft Sans Serif" w:eastAsia="Calibri" w:hAnsi="Microsoft Sans Serif"/>
                                    <w:color w:val="008080"/>
                                    <w:sz w:val="20"/>
                                    <w:szCs w:val="20"/>
                                    <w:u w:val="single"/>
                                    <w:lang w:val="sr-Latn-RS"/>
                                  </w:rPr>
                                </w:rPrChange>
                              </w:rPr>
                              <w:delText>1</w:delText>
                            </w:r>
                          </w:del>
                        </w:p>
                      </w:txbxContent>
                    </v:textbox>
                  </v:roundrect>
                  <v:oval id="Oval 539" o:spid="_x0000_s1077" style="position:absolute;left:42382;top:5038;width:209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" fillcolor="#f90" stroked="f">
                    <v:textbox inset="0,0,0,0">
                      <w:txbxContent>
                        <w:p w14:paraId="14B866B0" w14:textId="15AD50CB" w:rsidR="009B0D46" w:rsidRDefault="009B0D46" w:rsidP="008F20D7">
                          <w:pPr>
                            <w:pStyle w:val="NormalWeb"/>
                            <w:spacing w:before="0" w:beforeAutospacing="0" w:after="160" w:afterAutospacing="0" w:line="256" w:lineRule="auto"/>
                            <w:jc w:val="center"/>
                          </w:pPr>
                          <w:del w:id="832" w:author="Rajo" w:date="2018-06-16T20:39:00Z">
                            <w:r w:rsidDel="008F20D7">
                              <w:rPr>
                                <w:rFonts w:ascii="Microsoft Sans Serif" w:eastAsia="Calibri" w:hAnsi="Microsoft Sans Serif"/>
                                <w:b/>
                                <w:bCs/>
                                <w:sz w:val="16"/>
                                <w:szCs w:val="16"/>
                                <w:lang w:val="sr-Latn-RS"/>
                              </w:rPr>
                              <w:delText>2</w:delText>
                            </w:r>
                          </w:del>
                          <w:ins w:id="833" w:author="Rajo" w:date="2018-06-16T20:39:00Z">
                            <w:r>
                              <w:rPr>
                                <w:rFonts w:ascii="Microsoft Sans Serif" w:eastAsia="Calibri" w:hAnsi="Microsoft Sans Serif"/>
                                <w:b/>
                                <w:bCs/>
                                <w:sz w:val="16"/>
                                <w:szCs w:val="16"/>
                                <w:lang w:val="sr-Latn-RS"/>
                              </w:rPr>
                              <w:t>6</w:t>
                            </w:r>
                          </w:ins>
                        </w:p>
                      </w:txbxContent>
                    </v:textbox>
                  </v:oval>
                  <v:shape id="Text Box 231" o:spid="_x0000_s1078" type="#_x0000_t202" style="position:absolute;left:44862;top:3790;width:11145;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" filled="f" stroked="f" strokeweight=".5pt">
                    <v:textbox inset="0">
                      <w:txbxContent>
                        <w:p w14:paraId="495BB87A" w14:textId="77777777" w:rsidR="009B0D46" w:rsidRPr="00184250" w:rsidDel="00184250" w:rsidRDefault="009B0D46" w:rsidP="008F20D7">
                          <w:pPr>
                            <w:pStyle w:val="NormalWeb"/>
                            <w:spacing w:before="0" w:beforeAutospacing="0" w:after="0" w:afterAutospacing="0" w:line="256" w:lineRule="auto"/>
                            <w:rPr>
                              <w:del w:id="834" w:author="Rajo" w:date="2018-06-16T20:17:00Z"/>
                              <w:color w:val="000000" w:themeColor="text1"/>
                              <w:rPrChange w:id="835" w:author="Rajo" w:date="2018-06-16T20:17:00Z">
                                <w:rPr>
                                  <w:del w:id="836" w:author="Rajo" w:date="2018-06-16T20:17:00Z"/>
                                </w:rPr>
                              </w:rPrChange>
                            </w:rPr>
                          </w:pPr>
                          <w:del w:id="837" w:author="Rajo" w:date="2018-06-16T20:17:00Z">
                            <w:r w:rsidRPr="00184250" w:rsidDel="00184250">
                              <w:rPr>
                                <w:rFonts w:ascii="Microsoft Sans Serif" w:eastAsia="Calibri" w:hAnsi="Microsoft Sans Serif"/>
                                <w:strike/>
                                <w:color w:val="000000" w:themeColor="text1"/>
                                <w:sz w:val="16"/>
                                <w:szCs w:val="16"/>
                                <w:lang w:val="sr-Latn-RS"/>
                                <w:rPrChange w:id="838" w:author="Rajo" w:date="2018-06-16T20:17:00Z">
                                  <w:rPr>
                                    <w:rFonts w:ascii="Microsoft Sans Serif" w:eastAsia="Calibri" w:hAnsi="Microsoft Sans Serif"/>
                                    <w:strike/>
                                    <w:color w:val="FF0000"/>
                                    <w:sz w:val="16"/>
                                    <w:szCs w:val="16"/>
                                    <w:lang w:val="sr-Latn-RS"/>
                                  </w:rPr>
                                </w:rPrChange>
                              </w:rPr>
                              <w:delText>Unos pristupnih podataka,</w:delText>
                            </w:r>
                          </w:del>
                        </w:p>
                        <w:p w14:paraId="5EC10C37" w14:textId="768BC5FA" w:rsidR="009B0D46" w:rsidRPr="004A61BD" w:rsidRDefault="009B0D46" w:rsidP="008F20D7">
                          <w:pPr>
                            <w:pStyle w:val="NormalWeb"/>
                            <w:spacing w:before="0" w:beforeAutospacing="0" w:after="0" w:afterAutospacing="0" w:line="256" w:lineRule="auto"/>
                            <w:rPr>
                              <w:color w:val="FF0000"/>
                              <w:rPrChange w:id="839" w:author="Rajo" w:date="2018-06-16T21:26:00Z">
                                <w:rPr/>
                              </w:rPrChange>
                            </w:rPr>
                          </w:pPr>
                          <w:del w:id="840" w:author="Rajo" w:date="2018-06-16T20:17:00Z">
                            <w:r w:rsidRPr="004A61BD" w:rsidDel="00184250">
                              <w:rPr>
                                <w:rFonts w:ascii="Microsoft Sans Serif" w:eastAsia="Calibri" w:hAnsi="Microsoft Sans Serif"/>
                                <w:color w:val="FF0000"/>
                                <w:sz w:val="16"/>
                                <w:szCs w:val="16"/>
                                <w:lang w:val="sr-Latn-RS"/>
                                <w:rPrChange w:id="841" w:author="Rajo" w:date="2018-06-16T21:26:00Z">
                                  <w:rPr>
                                    <w:rFonts w:ascii="Microsoft Sans Serif" w:eastAsia="Calibri" w:hAnsi="Microsoft Sans Serif"/>
                                    <w:strike/>
                                    <w:color w:val="FF0000"/>
                                    <w:sz w:val="16"/>
                                    <w:szCs w:val="16"/>
                                    <w:lang w:val="sr-Latn-RS"/>
                                  </w:rPr>
                                </w:rPrChange>
                              </w:rPr>
                              <w:delText>identifikovanje korisnika</w:delText>
                            </w:r>
                          </w:del>
                          <w:r w:rsidRPr="004A61BD">
                            <w:rPr>
                              <w:rFonts w:ascii="Microsoft Sans Serif" w:eastAsia="Calibri" w:hAnsi="Microsoft Sans Serif"/>
                              <w:color w:val="FF0000"/>
                              <w:sz w:val="16"/>
                              <w:szCs w:val="16"/>
                              <w:lang w:val="sr-Latn-RS"/>
                              <w:rPrChange w:id="842" w:author="Rajo" w:date="2018-06-16T21:26:00Z">
                                <w:rPr>
                                  <w:rFonts w:ascii="Microsoft Sans Serif" w:eastAsia="Calibri" w:hAnsi="Microsoft Sans Serif"/>
                                  <w:color w:val="008080"/>
                                  <w:sz w:val="16"/>
                                  <w:szCs w:val="16"/>
                                  <w:u w:val="single"/>
                                  <w:lang w:val="sr-Latn-RS"/>
                                </w:rPr>
                              </w:rPrChange>
                            </w:rPr>
                            <w:t>Autentikacija korisnika</w:t>
                          </w:r>
                          <w:ins w:id="843" w:author="Rajo" w:date="2018-06-16T20:37:00Z">
                            <w:r w:rsidRPr="004A61BD">
                              <w:rPr>
                                <w:rFonts w:ascii="Microsoft Sans Serif" w:eastAsia="Calibri" w:hAnsi="Microsoft Sans Serif"/>
                                <w:color w:val="FF0000"/>
                                <w:sz w:val="16"/>
                                <w:szCs w:val="16"/>
                                <w:lang w:val="sr-Latn-RS"/>
                                <w:rPrChange w:id="844" w:author="Rajo" w:date="2018-06-16T21:26:00Z">
                                  <w:rPr>
                                    <w:rFonts w:ascii="Microsoft Sans Serif" w:eastAsia="Calibri" w:hAnsi="Microsoft Sans Serif"/>
                                    <w:color w:val="000000" w:themeColor="text1"/>
                                    <w:sz w:val="16"/>
                                    <w:szCs w:val="16"/>
                                    <w:lang w:val="sr-Latn-RS"/>
                                  </w:rPr>
                                </w:rPrChange>
                              </w:rPr>
                              <w:t xml:space="preserve"> upotrebom kolačića aplikacije1</w:t>
                            </w:r>
                          </w:ins>
                        </w:p>
                      </w:txbxContent>
                    </v:textbox>
                  </v:shape>
                  <v:roundrect id="Rectangle: Rounded Corners 541" o:spid="_x0000_s1079" style="position:absolute;left:41335;top:12067;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" fillcolor="#c0504d [3205]" stroked="f" strokeweight="2pt">
                    <v:textbox inset="0,0,0,0">
                      <w:txbxContent>
                        <w:p w14:paraId="77A1B7ED" w14:textId="77777777" w:rsidR="009B0D46" w:rsidRPr="00184250" w:rsidRDefault="009B0D46" w:rsidP="008F20D7">
                          <w:pPr>
                            <w:pStyle w:val="NormalWeb"/>
                            <w:spacing w:before="0" w:beforeAutospacing="0" w:after="0" w:afterAutospacing="0" w:line="256" w:lineRule="auto"/>
                            <w:jc w:val="center"/>
                            <w:rPr>
                              <w:color w:val="FFFFFF" w:themeColor="background1"/>
                              <w:rPrChange w:id="845" w:author="Rajo" w:date="2018-06-16T20:17:00Z">
                                <w:rPr/>
                              </w:rPrChange>
                            </w:rPr>
                          </w:pPr>
                          <w:r w:rsidRPr="00184250">
                            <w:rPr>
                              <w:rFonts w:ascii="Microsoft Sans Serif" w:eastAsia="Calibri" w:hAnsi="Microsoft Sans Serif"/>
                              <w:b/>
                              <w:bCs/>
                              <w:color w:val="FFFFFF" w:themeColor="background1"/>
                              <w:sz w:val="20"/>
                              <w:szCs w:val="20"/>
                              <w:rPrChange w:id="846" w:author="Rajo" w:date="2018-06-16T20:17:00Z">
                                <w:rPr>
                                  <w:rFonts w:ascii="Microsoft Sans Serif" w:eastAsia="Calibri" w:hAnsi="Microsoft Sans Serif"/>
                                  <w:b/>
                                  <w:bCs/>
                                  <w:color w:val="008080"/>
                                  <w:sz w:val="20"/>
                                  <w:szCs w:val="20"/>
                                  <w:u w:val="single"/>
                                </w:rPr>
                              </w:rPrChange>
                            </w:rPr>
                            <w:t>Zaštićeni resurs</w:t>
                          </w:r>
                        </w:p>
                      </w:txbxContent>
                    </v:textbox>
                  </v:roundrect>
                  <v:roundrect id="Rectangle: Rounded Corners 542" o:spid="_x0000_s1080" style="position:absolute;left:41335;top:8191;width:14382;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" fillcolor="#4bacc6 [3208]" stroked="f" strokeweight="2pt">
                    <v:textbox inset="0,0,0,0">
                      <w:txbxContent>
                        <w:p w14:paraId="082DB846" w14:textId="1F5E663E" w:rsidR="009B0D46" w:rsidRPr="001C1618" w:rsidRDefault="009B0D46">
                          <w:pPr>
                            <w:jc w:val="center"/>
                            <w:rPr>
                              <w:rFonts w:ascii="Microsoft Sans Serif" w:hAnsi="Microsoft Sans Serif" w:cs="Microsoft Sans Serif"/>
                              <w:b/>
                              <w:sz w:val="20"/>
                              <w:szCs w:val="20"/>
                              <w:rPrChange w:id="847" w:author="Rajo" w:date="2018-06-16T21:11:00Z">
                                <w:rPr/>
                              </w:rPrChange>
                            </w:rPr>
                            <w:pPrChange w:id="848" w:author="Rajo" w:date="2018-06-16T21:11:00Z">
                              <w:pPr>
                                <w:pStyle w:val="NormalWeb"/>
                                <w:spacing w:before="0" w:beforeAutospacing="0" w:after="0" w:afterAutospacing="0" w:line="254" w:lineRule="auto"/>
                                <w:jc w:val="center"/>
                              </w:pPr>
                            </w:pPrChange>
                          </w:pPr>
                          <w:del w:id="849" w:author="Rajo" w:date="2018-06-16T20:16:00Z">
                            <w:r w:rsidRPr="001C1618" w:rsidDel="00184250">
                              <w:rPr>
                                <w:rFonts w:ascii="Microsoft Sans Serif" w:hAnsi="Microsoft Sans Serif" w:cs="Microsoft Sans Serif"/>
                                <w:b/>
                                <w:sz w:val="20"/>
                                <w:szCs w:val="20"/>
                                <w:rPrChange w:id="850" w:author="Rajo" w:date="2018-06-16T21:11:00Z">
                                  <w:rPr>
                                    <w:rFonts w:ascii="Microsoft Sans Serif" w:eastAsia="Calibri" w:hAnsi="Microsoft Sans Serif"/>
                                    <w:b/>
                                    <w:bCs/>
                                    <w:strike/>
                                    <w:color w:val="FF0000"/>
                                    <w:sz w:val="20"/>
                                    <w:szCs w:val="20"/>
                                  </w:rPr>
                                </w:rPrChange>
                              </w:rPr>
                              <w:delText>Zaštićeni resurs</w:delText>
                            </w:r>
                          </w:del>
                          <w:del w:id="851" w:author="Rajo" w:date="2018-06-16T21:10:00Z">
                            <w:r w:rsidRPr="001C1618" w:rsidDel="00DA4E59">
                              <w:rPr>
                                <w:rFonts w:ascii="Microsoft Sans Serif" w:hAnsi="Microsoft Sans Serif" w:cs="Microsoft Sans Serif"/>
                                <w:b/>
                                <w:sz w:val="20"/>
                                <w:szCs w:val="20"/>
                                <w:rPrChange w:id="852" w:author="Rajo" w:date="2018-06-16T21:11:00Z">
                                  <w:rPr>
                                    <w:rFonts w:ascii="Microsoft Sans Serif" w:eastAsia="Calibri" w:hAnsi="Microsoft Sans Serif"/>
                                    <w:b/>
                                    <w:bCs/>
                                    <w:color w:val="008080"/>
                                    <w:sz w:val="20"/>
                                    <w:szCs w:val="20"/>
                                    <w:u w:val="single"/>
                                  </w:rPr>
                                </w:rPrChange>
                              </w:rPr>
                              <w:delText>Forma za prijavu</w:delText>
                            </w:r>
                          </w:del>
                          <w:ins w:id="853" w:author="Rajo" w:date="2018-06-16T21:10:00Z">
                            <w:r w:rsidRPr="001C1618">
                              <w:rPr>
                                <w:rFonts w:ascii="Microsoft Sans Serif" w:hAnsi="Microsoft Sans Serif" w:cs="Microsoft Sans Serif"/>
                                <w:b/>
                                <w:sz w:val="20"/>
                                <w:szCs w:val="20"/>
                                <w:rPrChange w:id="854" w:author="Rajo" w:date="2018-06-16T21:11:00Z">
                                  <w:rPr>
                                    <w:rFonts w:ascii="Microsoft Sans Serif" w:eastAsia="Calibri" w:hAnsi="Microsoft Sans Serif"/>
                                    <w:b/>
                                    <w:bCs/>
                                    <w:strike/>
                                    <w:color w:val="FFFFFF" w:themeColor="background1"/>
                                    <w:sz w:val="20"/>
                                    <w:szCs w:val="20"/>
                                  </w:rPr>
                                </w:rPrChange>
                              </w:rPr>
                              <w:t>Ko</w:t>
                            </w:r>
                          </w:ins>
                          <w:ins w:id="855" w:author="Rajo" w:date="2018-06-16T21:11:00Z">
                            <w:r w:rsidRPr="001C1618">
                              <w:rPr>
                                <w:rFonts w:ascii="Microsoft Sans Serif" w:hAnsi="Microsoft Sans Serif" w:cs="Microsoft Sans Serif"/>
                                <w:b/>
                                <w:sz w:val="20"/>
                                <w:szCs w:val="20"/>
                                <w:rPrChange w:id="856" w:author="Rajo" w:date="2018-06-16T21:11:00Z">
                                  <w:rPr>
                                    <w:rFonts w:ascii="Microsoft Sans Serif" w:eastAsia="Calibri" w:hAnsi="Microsoft Sans Serif"/>
                                    <w:b/>
                                    <w:bCs/>
                                    <w:strike/>
                                    <w:color w:val="FFFFFF" w:themeColor="background1"/>
                                    <w:sz w:val="20"/>
                                    <w:szCs w:val="20"/>
                                  </w:rPr>
                                </w:rPrChange>
                              </w:rPr>
                              <w:t>mponenta za autentikaciju</w:t>
                            </w:r>
                          </w:ins>
                        </w:p>
                      </w:txbxContent>
                    </v:textbox>
                  </v:roundrect>
                  <v:roundrect id="Rectangle: Rounded Corners 546" o:spid="_x0000_s1081" style="position:absolute;left:2952;top:762;width:15389;height:1560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" filled="f" strokecolor="black [3213]" strokeweight="1.5pt">
                    <v:stroke dashstyle="dash"/>
                    <v:textbox>
                      <w:txbxContent>
                        <w:p w14:paraId="1D699B0D" w14:textId="7ED3D46A" w:rsidR="009B0D46" w:rsidRPr="008F20D7" w:rsidRDefault="009B0D46" w:rsidP="008F20D7">
                          <w:pPr>
                            <w:pStyle w:val="NormalWeb"/>
                            <w:spacing w:before="0" w:beforeAutospacing="0" w:after="160" w:afterAutospacing="0" w:line="276" w:lineRule="auto"/>
                            <w:jc w:val="center"/>
                            <w:rPr>
                              <w:color w:val="000000" w:themeColor="text1"/>
                              <w:rPrChange w:id="857" w:author="Rajo" w:date="2018-06-16T20:41:00Z">
                                <w:rPr/>
                              </w:rPrChange>
                            </w:rPr>
                          </w:pPr>
                          <w:del w:id="858" w:author="Rajo" w:date="2018-06-16T20:41:00Z">
                            <w:r w:rsidRPr="008F20D7" w:rsidDel="008F20D7">
                              <w:rPr>
                                <w:rFonts w:ascii="Microsoft Sans Serif" w:eastAsia="Calibri" w:hAnsi="Microsoft Sans Serif"/>
                                <w:strike/>
                                <w:color w:val="000000" w:themeColor="text1"/>
                                <w:sz w:val="20"/>
                                <w:szCs w:val="20"/>
                                <w:lang w:val="sr-Latn-RS"/>
                                <w:rPrChange w:id="859" w:author="Rajo" w:date="2018-06-16T20:41:00Z">
                                  <w:rPr>
                                    <w:rFonts w:ascii="Microsoft Sans Serif" w:eastAsia="Calibri" w:hAnsi="Microsoft Sans Serif"/>
                                    <w:strike/>
                                    <w:color w:val="FF0000"/>
                                    <w:sz w:val="20"/>
                                    <w:szCs w:val="20"/>
                                    <w:lang w:val="sr-Latn-RS"/>
                                  </w:rPr>
                                </w:rPrChange>
                              </w:rPr>
                              <w:delText>domen1.com</w:delText>
                            </w:r>
                          </w:del>
                          <w:r w:rsidRPr="008F20D7">
                            <w:rPr>
                              <w:rFonts w:ascii="Microsoft Sans Serif" w:eastAsia="Calibri" w:hAnsi="Microsoft Sans Serif"/>
                              <w:color w:val="000000" w:themeColor="text1"/>
                              <w:sz w:val="20"/>
                              <w:szCs w:val="20"/>
                              <w:lang w:val="sr-Latn-RS"/>
                              <w:rPrChange w:id="860" w:author="Rajo" w:date="2018-06-16T20:41:00Z">
                                <w:rPr>
                                  <w:rFonts w:ascii="Microsoft Sans Serif" w:eastAsia="Calibri" w:hAnsi="Microsoft Sans Serif"/>
                                  <w:color w:val="008080"/>
                                  <w:sz w:val="20"/>
                                  <w:szCs w:val="20"/>
                                  <w:u w:val="single"/>
                                  <w:lang w:val="sr-Latn-RS"/>
                                </w:rPr>
                              </w:rPrChange>
                            </w:rPr>
                            <w:t>Aplikacija1</w:t>
                          </w:r>
                        </w:p>
                      </w:txbxContent>
                    </v:textbox>
                  </v:roundrect>
                  <w10:anchorlock/>
                </v:group>
              </w:pict>
            </mc:Fallback>
          </mc:AlternateContent>
        </w:r>
      </w:ins>
      <w:del w:id="861" w:author="Rajo" w:date="2018-06-16T20:34:00Z">
        <w:r w:rsidR="00CC5052" w:rsidDel="008F20D7">
          <w:rPr>
            <w:noProof/>
          </w:rPr>
          <mc:AlternateContent>
            <mc:Choice Requires="wpc">
              <w:drawing>
                <wp:inline distT="0" distB="0" distL="0" distR="0" wp14:anchorId="73BEE5A0" wp14:editId="6085233D">
                  <wp:extent cx="5876290" cy="27813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193455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1154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356C32B5" w:rsidR="009B0D46" w:rsidRDefault="009B0D46">
                                <w:pPr>
                                  <w:jc w:val="center"/>
                                  <w:rPr>
                                    <w:rFonts w:ascii="Microsoft Sans Serif" w:hAnsi="Microsoft Sans Serif" w:cs="Microsoft Sans Serif"/>
                                    <w:color w:val="000000" w:themeColor="text1"/>
                                    <w:sz w:val="20"/>
                                    <w:szCs w:val="20"/>
                                    <w:lang w:val="sr-Latn-RS"/>
                                  </w:rPr>
                                </w:pPr>
                                <w:del w:id="862" w:author="Rajo" w:date="2018-06-10T20:37:00Z">
                                  <w:r w:rsidDel="00312D43">
                                    <w:rPr>
                                      <w:rFonts w:ascii="Microsoft Sans Serif" w:hAnsi="Microsoft Sans Serif" w:cs="Microsoft Sans Serif"/>
                                      <w:color w:val="000000" w:themeColor="text1"/>
                                      <w:sz w:val="20"/>
                                      <w:szCs w:val="20"/>
                                      <w:lang w:val="sr-Latn-RS"/>
                                    </w:rPr>
                                    <w:delText>domen1.com</w:delText>
                                  </w:r>
                                </w:del>
                                <w:ins w:id="863" w:author="Rajo" w:date="2018-06-10T20:37: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1154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1154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60D986EF" w:rsidR="009B0D46" w:rsidRDefault="009B0D46">
                                <w:pPr>
                                  <w:pStyle w:val="NormalWeb"/>
                                  <w:spacing w:before="0" w:beforeAutospacing="0" w:after="0" w:afterAutospacing="0" w:line="276" w:lineRule="auto"/>
                                  <w:jc w:val="center"/>
                                </w:pPr>
                                <w:del w:id="864" w:author="Rajo" w:date="2018-06-10T20:37:00Z">
                                  <w:r w:rsidDel="00312D43">
                                    <w:rPr>
                                      <w:rFonts w:ascii="Microsoft Sans Serif" w:eastAsia="Calibri" w:hAnsi="Microsoft Sans Serif"/>
                                      <w:color w:val="000000"/>
                                      <w:sz w:val="20"/>
                                      <w:szCs w:val="20"/>
                                      <w:lang w:val="sr-Latn-RS"/>
                                    </w:rPr>
                                    <w:delText>domen2.com</w:delText>
                                  </w:r>
                                </w:del>
                                <w:ins w:id="865" w:author="Rajo" w:date="2018-06-10T20:37: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648675"/>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9B0D46" w:rsidRDefault="009B0D4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648675"/>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9325"/>
                              <a:ext cx="328930" cy="328930"/>
                            </a:xfrm>
                            <a:prstGeom prst="rect">
                              <a:avLst/>
                            </a:prstGeom>
                          </pic:spPr>
                        </pic:pic>
                        <wps:wsp>
                          <wps:cNvPr id="241" name="Connector: Elbow 241"/>
                          <wps:cNvCnPr/>
                          <wps:spPr>
                            <a:xfrm flipV="1">
                              <a:off x="3200401" y="16107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6202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3630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3630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276225"/>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28151" y="276225"/>
                              <a:ext cx="1448299" cy="248625"/>
                            </a:xfrm>
                            <a:prstGeom prst="rect">
                              <a:avLst/>
                            </a:prstGeom>
                            <a:solidFill>
                              <a:schemeClr val="lt1"/>
                            </a:solidFill>
                            <a:ln w="6350">
                              <a:noFill/>
                            </a:ln>
                          </wps:spPr>
                          <wps:txbx>
                            <w:txbxContent>
                              <w:p w14:paraId="47EEA038" w14:textId="6A34695E" w:rsidR="009B0D46" w:rsidDel="00976CFD" w:rsidRDefault="009B0D46">
                                <w:pPr>
                                  <w:spacing w:after="0"/>
                                  <w:rPr>
                                    <w:del w:id="866" w:author="Rajo" w:date="2018-06-10T21:04:00Z"/>
                                    <w:rFonts w:ascii="Microsoft Sans Serif" w:hAnsi="Microsoft Sans Serif" w:cs="Microsoft Sans Serif"/>
                                    <w:sz w:val="16"/>
                                    <w:szCs w:val="16"/>
                                    <w:lang w:val="sr-Latn-RS"/>
                                  </w:rPr>
                                  <w:pPrChange w:id="867" w:author="Rajo" w:date="2018-05-22T20:23:00Z">
                                    <w:pPr/>
                                  </w:pPrChange>
                                </w:pPr>
                                <w:del w:id="868"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9B0D46" w:rsidRDefault="009B0D46">
                                <w:pPr>
                                  <w:spacing w:after="0"/>
                                  <w:rPr>
                                    <w:rFonts w:ascii="Microsoft Sans Serif" w:hAnsi="Microsoft Sans Serif" w:cs="Microsoft Sans Serif"/>
                                    <w:sz w:val="16"/>
                                    <w:szCs w:val="16"/>
                                    <w:lang w:val="sr-Latn-RS"/>
                                  </w:rPr>
                                  <w:pPrChange w:id="869" w:author="Rajo" w:date="2018-05-22T20:23:00Z">
                                    <w:pPr/>
                                  </w:pPrChange>
                                </w:pPr>
                                <w:del w:id="870" w:author="Rajo" w:date="2018-06-10T21:04:00Z">
                                  <w:r w:rsidDel="00976CFD">
                                    <w:rPr>
                                      <w:rFonts w:ascii="Microsoft Sans Serif" w:hAnsi="Microsoft Sans Serif" w:cs="Microsoft Sans Serif"/>
                                      <w:sz w:val="16"/>
                                      <w:szCs w:val="16"/>
                                      <w:lang w:val="sr-Latn-RS"/>
                                    </w:rPr>
                                    <w:delText>identifikovanje korisnika</w:delText>
                                  </w:r>
                                </w:del>
                                <w:ins w:id="871" w:author="Rajo" w:date="2018-06-10T21:04: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8" name="Oval 248"/>
                          <wps:cNvSpPr/>
                          <wps:spPr>
                            <a:xfrm>
                              <a:off x="4113824" y="21907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161924"/>
                              <a:ext cx="1447800" cy="531495"/>
                            </a:xfrm>
                            <a:prstGeom prst="rect">
                              <a:avLst/>
                            </a:prstGeom>
                            <a:noFill/>
                            <a:ln w="6350">
                              <a:noFill/>
                            </a:ln>
                          </wps:spPr>
                          <wps:txbx>
                            <w:txbxContent>
                              <w:p w14:paraId="0D7493D5" w14:textId="3FF62F52" w:rsidR="009B0D46" w:rsidDel="00976CFD" w:rsidRDefault="009B0D46">
                                <w:pPr>
                                  <w:pStyle w:val="NormalWeb"/>
                                  <w:spacing w:before="0" w:beforeAutospacing="0" w:after="0" w:afterAutospacing="0" w:line="276" w:lineRule="auto"/>
                                  <w:rPr>
                                    <w:del w:id="872" w:author="Rajo" w:date="2018-06-10T21:04:00Z"/>
                                  </w:rPr>
                                </w:pPr>
                                <w:del w:id="873" w:author="Rajo" w:date="2018-06-10T21:04:00Z">
                                  <w:r w:rsidDel="00976CFD">
                                    <w:rPr>
                                      <w:rFonts w:ascii="Microsoft Sans Serif" w:eastAsia="Calibri" w:hAnsi="Microsoft Sans Serif"/>
                                      <w:sz w:val="16"/>
                                      <w:szCs w:val="16"/>
                                      <w:lang w:val="sr-Latn-RS"/>
                                    </w:rPr>
                                    <w:delText xml:space="preserve">Koristi kolačić </w:delText>
                                  </w:r>
                                </w:del>
                                <w:del w:id="874" w:author="Rajo" w:date="2018-06-10T20:37:00Z">
                                  <w:r w:rsidDel="00C41C0A">
                                    <w:rPr>
                                      <w:rFonts w:ascii="Microsoft Sans Serif" w:eastAsia="Calibri" w:hAnsi="Microsoft Sans Serif"/>
                                      <w:sz w:val="16"/>
                                      <w:szCs w:val="16"/>
                                      <w:lang w:val="sr-Latn-RS"/>
                                    </w:rPr>
                                    <w:delText>domena1</w:delText>
                                  </w:r>
                                </w:del>
                                <w:del w:id="875" w:author="Rajo" w:date="2018-06-10T21:04:00Z">
                                  <w:r w:rsidDel="00976CFD">
                                    <w:rPr>
                                      <w:rFonts w:ascii="Microsoft Sans Serif" w:eastAsia="Calibri" w:hAnsi="Microsoft Sans Serif"/>
                                      <w:sz w:val="16"/>
                                      <w:szCs w:val="16"/>
                                      <w:lang w:val="sr-Latn-RS"/>
                                    </w:rPr>
                                    <w:delText>,</w:delText>
                                  </w:r>
                                </w:del>
                              </w:p>
                              <w:p w14:paraId="4C580627" w14:textId="3BCAB013" w:rsidR="009B0D46" w:rsidRDefault="009B0D46">
                                <w:pPr>
                                  <w:pStyle w:val="NormalWeb"/>
                                  <w:spacing w:before="0" w:beforeAutospacing="0" w:after="0" w:afterAutospacing="0" w:line="276" w:lineRule="auto"/>
                                </w:pPr>
                                <w:del w:id="876" w:author="Rajo" w:date="2018-06-10T21:04:00Z">
                                  <w:r w:rsidDel="00976CFD">
                                    <w:rPr>
                                      <w:rFonts w:ascii="Microsoft Sans Serif" w:eastAsia="Calibri" w:hAnsi="Microsoft Sans Serif"/>
                                      <w:sz w:val="16"/>
                                      <w:szCs w:val="16"/>
                                      <w:lang w:val="sr-Latn-RS"/>
                                    </w:rPr>
                                    <w:delText>Identifikuje korisnika</w:delText>
                                  </w:r>
                                </w:del>
                                <w:ins w:id="877" w:author="Rajo" w:date="2018-06-10T21:04:00Z">
                                  <w:r>
                                    <w:rPr>
                                      <w:rFonts w:ascii="Microsoft Sans Serif" w:eastAsia="Calibri" w:hAnsi="Microsoft Sans Serif"/>
                                      <w:sz w:val="16"/>
                                      <w:szCs w:val="16"/>
                                      <w:lang w:val="sr-Latn-RS"/>
                                    </w:rPr>
                                    <w:t>Autentikacija korisnika upotrebom kol</w:t>
                                  </w:r>
                                </w:ins>
                                <w:ins w:id="878" w:author="Rajo" w:date="2018-06-10T21:05:00Z">
                                  <w:r>
                                    <w:rPr>
                                      <w:rFonts w:ascii="Microsoft Sans Serif" w:eastAsia="Calibri" w:hAnsi="Microsoft Sans Serif"/>
                                      <w:sz w:val="16"/>
                                      <w:szCs w:val="16"/>
                                      <w:lang w:val="sr-Latn-RS"/>
                                    </w:rPr>
                                    <w:t>ačića aplikacije1</w:t>
                                  </w:r>
                                </w:ins>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31878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319415"/>
                              <a:ext cx="772585" cy="220050"/>
                            </a:xfrm>
                            <a:prstGeom prst="rect">
                              <a:avLst/>
                            </a:prstGeom>
                            <a:solidFill>
                              <a:schemeClr val="lt1"/>
                            </a:solidFill>
                            <a:ln w="6350">
                              <a:noFill/>
                            </a:ln>
                          </wps:spPr>
                          <wps:txbx>
                            <w:txbxContent>
                              <w:p w14:paraId="29EF90F8" w14:textId="2C8882D5" w:rsidR="009B0D46" w:rsidRDefault="009B0D46">
                                <w:pPr>
                                  <w:pStyle w:val="NormalWeb"/>
                                  <w:spacing w:before="0" w:beforeAutospacing="0" w:after="0" w:afterAutospacing="0" w:line="276" w:lineRule="auto"/>
                                </w:pPr>
                                <w:del w:id="879" w:author="Rajo" w:date="2018-06-10T21:07:00Z">
                                  <w:r w:rsidDel="006C0422">
                                    <w:rPr>
                                      <w:rFonts w:ascii="Microsoft Sans Serif" w:eastAsia="Calibri" w:hAnsi="Microsoft Sans Serif"/>
                                      <w:sz w:val="16"/>
                                      <w:szCs w:val="16"/>
                                      <w:lang w:val="sr-Latn-RS"/>
                                    </w:rPr>
                                    <w:delText>Odlazi na</w:delText>
                                  </w:r>
                                </w:del>
                                <w:ins w:id="880"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29552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296160"/>
                              <a:ext cx="772160" cy="219710"/>
                            </a:xfrm>
                            <a:prstGeom prst="rect">
                              <a:avLst/>
                            </a:prstGeom>
                            <a:solidFill>
                              <a:schemeClr val="lt1"/>
                            </a:solidFill>
                            <a:ln w="6350">
                              <a:noFill/>
                            </a:ln>
                          </wps:spPr>
                          <wps:txbx>
                            <w:txbxContent>
                              <w:p w14:paraId="25EDD259" w14:textId="0EED3C4C" w:rsidR="009B0D46" w:rsidRDefault="009B0D46">
                                <w:pPr>
                                  <w:pStyle w:val="NormalWeb"/>
                                  <w:spacing w:before="0" w:beforeAutospacing="0" w:after="0" w:afterAutospacing="0" w:line="276" w:lineRule="auto"/>
                                </w:pPr>
                                <w:del w:id="881" w:author="Rajo" w:date="2018-06-10T21:07:00Z">
                                  <w:r w:rsidDel="006C0422">
                                    <w:rPr>
                                      <w:rFonts w:ascii="Microsoft Sans Serif" w:eastAsia="Calibri" w:hAnsi="Microsoft Sans Serif"/>
                                      <w:sz w:val="16"/>
                                      <w:szCs w:val="16"/>
                                      <w:lang w:val="sr-Latn-RS"/>
                                    </w:rPr>
                                    <w:delText>Odlazi na</w:delText>
                                  </w:r>
                                </w:del>
                                <w:ins w:id="882"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505570"/>
                              <a:ext cx="648694" cy="239100"/>
                            </a:xfrm>
                            <a:prstGeom prst="rect">
                              <a:avLst/>
                            </a:prstGeom>
                            <a:solidFill>
                              <a:schemeClr val="lt1"/>
                            </a:solidFill>
                            <a:ln w="6350">
                              <a:noFill/>
                            </a:ln>
                          </wps:spPr>
                          <wps:txbx>
                            <w:txbxContent>
                              <w:p w14:paraId="5E24D68E"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69545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674800" y="1696086"/>
                              <a:ext cx="963625" cy="266064"/>
                            </a:xfrm>
                            <a:prstGeom prst="rect">
                              <a:avLst/>
                            </a:prstGeom>
                            <a:solidFill>
                              <a:schemeClr val="lt1"/>
                            </a:solidFill>
                            <a:ln w="6350">
                              <a:noFill/>
                            </a:ln>
                          </wps:spPr>
                          <wps:txbx>
                            <w:txbxContent>
                              <w:p w14:paraId="4FA60333" w14:textId="0628CBEF" w:rsidR="009B0D46" w:rsidRDefault="009B0D46">
                                <w:pPr>
                                  <w:pStyle w:val="NormalWeb"/>
                                  <w:spacing w:before="0" w:beforeAutospacing="0" w:after="0" w:afterAutospacing="0" w:line="276" w:lineRule="auto"/>
                                </w:pPr>
                                <w:del w:id="883" w:author="Rajo" w:date="2018-06-10T21:06:00Z">
                                  <w:r w:rsidDel="001D61CA">
                                    <w:rPr>
                                      <w:rFonts w:ascii="Microsoft Sans Serif" w:eastAsia="Calibri" w:hAnsi="Microsoft Sans Serif"/>
                                      <w:sz w:val="16"/>
                                      <w:szCs w:val="16"/>
                                      <w:lang w:val="sr-Latn-RS"/>
                                    </w:rPr>
                                    <w:delText>Čuva kol</w:delText>
                                  </w:r>
                                </w:del>
                                <w:ins w:id="884" w:author="Rajo" w:date="2018-06-10T21:06:00Z">
                                  <w:r>
                                    <w:rPr>
                                      <w:rFonts w:ascii="Microsoft Sans Serif" w:eastAsia="Calibri" w:hAnsi="Microsoft Sans Serif"/>
                                      <w:sz w:val="16"/>
                                      <w:szCs w:val="16"/>
                                      <w:lang w:val="sr-Latn-RS"/>
                                    </w:rPr>
                                    <w:t>Čuvanje kolačića</w:t>
                                  </w:r>
                                </w:ins>
                                <w:del w:id="885" w:author="Rajo" w:date="2018-06-10T21:06:00Z">
                                  <w:r w:rsidDel="001D61CA">
                                    <w:rPr>
                                      <w:rFonts w:ascii="Microsoft Sans Serif" w:eastAsia="Calibri" w:hAnsi="Microsoft Sans Serif"/>
                                      <w:sz w:val="16"/>
                                      <w:szCs w:val="16"/>
                                      <w:lang w:val="sr-Latn-RS"/>
                                    </w:rPr>
                                    <w:delText>ačić</w:delText>
                                  </w:r>
                                </w:del>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695450"/>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48075" y="1667850"/>
                              <a:ext cx="1143000" cy="371475"/>
                            </a:xfrm>
                            <a:prstGeom prst="rect">
                              <a:avLst/>
                            </a:prstGeom>
                            <a:solidFill>
                              <a:schemeClr val="lt1"/>
                            </a:solidFill>
                            <a:ln w="6350">
                              <a:noFill/>
                            </a:ln>
                          </wps:spPr>
                          <wps:txbx>
                            <w:txbxContent>
                              <w:p w14:paraId="4FB0F946" w14:textId="6ACB0CD5" w:rsidR="009B0D46" w:rsidRDefault="009B0D46">
                                <w:pPr>
                                  <w:pStyle w:val="NormalWeb"/>
                                  <w:spacing w:before="0" w:beforeAutospacing="0" w:after="0" w:afterAutospacing="0" w:line="276" w:lineRule="auto"/>
                                </w:pPr>
                                <w:ins w:id="886" w:author="Rajo" w:date="2018-06-10T21:07:00Z">
                                  <w:r>
                                    <w:rPr>
                                      <w:rFonts w:ascii="Microsoft Sans Serif" w:eastAsia="Calibri" w:hAnsi="Microsoft Sans Serif"/>
                                      <w:sz w:val="16"/>
                                      <w:szCs w:val="16"/>
                                    </w:rPr>
                                    <w:t>Č</w:t>
                                  </w:r>
                                </w:ins>
                                <w:del w:id="887"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888" w:author="Rajo" w:date="2018-06-10T21:06:00Z">
                                  <w:r>
                                    <w:rPr>
                                      <w:rFonts w:ascii="Microsoft Sans Serif" w:eastAsia="Calibri" w:hAnsi="Microsoft Sans Serif"/>
                                      <w:sz w:val="16"/>
                                      <w:szCs w:val="16"/>
                                    </w:rPr>
                                    <w:t>nje</w:t>
                                  </w:r>
                                </w:ins>
                                <w:r>
                                  <w:rPr>
                                    <w:rFonts w:ascii="Microsoft Sans Serif" w:eastAsia="Calibri" w:hAnsi="Microsoft Sans Serif"/>
                                    <w:sz w:val="16"/>
                                    <w:szCs w:val="16"/>
                                  </w:rPr>
                                  <w:t xml:space="preserve"> kolačić</w:t>
                                </w:r>
                                <w:ins w:id="889"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890" w:author="Rajo" w:date="2018-06-10T20:37:00Z">
                                  <w:r w:rsidDel="00C41C0A">
                                    <w:rPr>
                                      <w:rFonts w:ascii="Microsoft Sans Serif" w:eastAsia="Calibri" w:hAnsi="Microsoft Sans Serif"/>
                                      <w:sz w:val="16"/>
                                      <w:szCs w:val="16"/>
                                    </w:rPr>
                                    <w:delText>domena1</w:delText>
                                  </w:r>
                                </w:del>
                                <w:ins w:id="891" w:author="Rajo" w:date="2018-06-10T20:37:00Z">
                                  <w:r>
                                    <w:rPr>
                                      <w:rFonts w:ascii="Microsoft Sans Serif" w:eastAsia="Calibri" w:hAnsi="Microsoft Sans Serif"/>
                                      <w:sz w:val="16"/>
                                      <w:szCs w:val="16"/>
                                    </w:rPr>
                                    <w:t>aplikacije1</w:t>
                                  </w:r>
                                </w:ins>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439250"/>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0"/>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82" editas="canvas" style="width:462.7pt;height:219pt;mso-position-horizontal-relative:char;mso-position-vertical-relative:line" coordsize="58762,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">
                  <v:shape id="_x0000_s1083" type="#_x0000_t75" style="position:absolute;width:58762;height:27813;visibility:visible;mso-wrap-style:square">
                    <v:fill o:detectmouseclick="t"/>
                    <v:path o:connecttype="none"/>
                  </v:shape>
                  <v:oval id="Oval 234" o:spid="_x0000_s1084" style="position:absolute;left:26658;top:1934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85" style="position:absolute;left:2952;top:11154;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356C32B5" w:rsidR="009B0D46" w:rsidRDefault="009B0D46">
                          <w:pPr>
                            <w:jc w:val="center"/>
                            <w:rPr>
                              <w:rFonts w:ascii="Microsoft Sans Serif" w:hAnsi="Microsoft Sans Serif" w:cs="Microsoft Sans Serif"/>
                              <w:color w:val="000000" w:themeColor="text1"/>
                              <w:sz w:val="20"/>
                              <w:szCs w:val="20"/>
                              <w:lang w:val="sr-Latn-RS"/>
                            </w:rPr>
                          </w:pPr>
                          <w:del w:id="892" w:author="Rajo" w:date="2018-06-10T20:37:00Z">
                            <w:r w:rsidDel="00312D43">
                              <w:rPr>
                                <w:rFonts w:ascii="Microsoft Sans Serif" w:hAnsi="Microsoft Sans Serif" w:cs="Microsoft Sans Serif"/>
                                <w:color w:val="000000" w:themeColor="text1"/>
                                <w:sz w:val="20"/>
                                <w:szCs w:val="20"/>
                                <w:lang w:val="sr-Latn-RS"/>
                              </w:rPr>
                              <w:delText>domen1.com</w:delText>
                            </w:r>
                          </w:del>
                          <w:ins w:id="893" w:author="Rajo" w:date="2018-06-10T20:37: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236" o:spid="_x0000_s1086" style="position:absolute;left:21990;top:11154;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87" style="position:absolute;left:40699;top:11154;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60D986EF" w:rsidR="009B0D46" w:rsidRDefault="009B0D46">
                          <w:pPr>
                            <w:pStyle w:val="NormalWeb"/>
                            <w:spacing w:before="0" w:beforeAutospacing="0" w:after="0" w:afterAutospacing="0" w:line="276" w:lineRule="auto"/>
                            <w:jc w:val="center"/>
                          </w:pPr>
                          <w:del w:id="894" w:author="Rajo" w:date="2018-06-10T20:37:00Z">
                            <w:r w:rsidDel="00312D43">
                              <w:rPr>
                                <w:rFonts w:ascii="Microsoft Sans Serif" w:eastAsia="Calibri" w:hAnsi="Microsoft Sans Serif"/>
                                <w:color w:val="000000"/>
                                <w:sz w:val="20"/>
                                <w:szCs w:val="20"/>
                                <w:lang w:val="sr-Latn-RS"/>
                              </w:rPr>
                              <w:delText>domen2.com</w:delText>
                            </w:r>
                          </w:del>
                          <w:ins w:id="895" w:author="Rajo" w:date="2018-06-10T20:37:00Z">
                            <w:r>
                              <w:rPr>
                                <w:rFonts w:ascii="Microsoft Sans Serif" w:eastAsia="Calibri" w:hAnsi="Microsoft Sans Serif"/>
                                <w:color w:val="000000"/>
                                <w:sz w:val="20"/>
                                <w:szCs w:val="20"/>
                                <w:lang w:val="sr-Latn-RS"/>
                              </w:rPr>
                              <w:t>Aplikacija2</w:t>
                            </w:r>
                          </w:ins>
                        </w:p>
                      </w:txbxContent>
                    </v:textbox>
                  </v:roundrect>
                  <v:shape id="Arc 238" o:spid="_x0000_s1088" style="position:absolute;left:5715;top:6486;width:10287;height:9240;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9B0D46" w:rsidRDefault="009B0D46">
                          <w:pPr>
                            <w:jc w:val="center"/>
                          </w:pPr>
                        </w:p>
                      </w:txbxContent>
                    </v:textbox>
                  </v:shape>
                  <v:shape id="Arc 239" o:spid="_x0000_s1089" style="position:absolute;left:43329;top:6486;width:10280;height:9240;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90" type="#_x0000_t75" alt="User" style="position:absolute;left:27762;top:2039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4" o:title="User"/>
                  </v:shape>
                  <v:shape id="Connector: Elbow 241" o:spid="_x0000_s1091" type="#_x0000_t33" style="position:absolute;left:32004;top:16107;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92" type="#_x0000_t33" style="position:absolute;left:10653;top:16202;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93" type="#_x0000_t32" style="position:absolute;left:18354;top:13630;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94" type="#_x0000_t32" style="position:absolute;left:37389;top:136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95" style="position:absolute;left:3523;top:2762;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96" type="#_x0000_t202" style="position:absolute;left:6281;top:2762;width:1448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6A34695E" w:rsidR="009B0D46" w:rsidDel="00976CFD" w:rsidRDefault="009B0D46">
                          <w:pPr>
                            <w:spacing w:after="0"/>
                            <w:rPr>
                              <w:del w:id="896" w:author="Rajo" w:date="2018-06-10T21:04:00Z"/>
                              <w:rFonts w:ascii="Microsoft Sans Serif" w:hAnsi="Microsoft Sans Serif" w:cs="Microsoft Sans Serif"/>
                              <w:sz w:val="16"/>
                              <w:szCs w:val="16"/>
                              <w:lang w:val="sr-Latn-RS"/>
                            </w:rPr>
                            <w:pPrChange w:id="897" w:author="Rajo" w:date="2018-05-22T20:23:00Z">
                              <w:pPr/>
                            </w:pPrChange>
                          </w:pPr>
                          <w:del w:id="898"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9B0D46" w:rsidRDefault="009B0D46">
                          <w:pPr>
                            <w:spacing w:after="0"/>
                            <w:rPr>
                              <w:rFonts w:ascii="Microsoft Sans Serif" w:hAnsi="Microsoft Sans Serif" w:cs="Microsoft Sans Serif"/>
                              <w:sz w:val="16"/>
                              <w:szCs w:val="16"/>
                              <w:lang w:val="sr-Latn-RS"/>
                            </w:rPr>
                            <w:pPrChange w:id="899" w:author="Rajo" w:date="2018-05-22T20:23:00Z">
                              <w:pPr/>
                            </w:pPrChange>
                          </w:pPr>
                          <w:del w:id="900" w:author="Rajo" w:date="2018-06-10T21:04:00Z">
                            <w:r w:rsidDel="00976CFD">
                              <w:rPr>
                                <w:rFonts w:ascii="Microsoft Sans Serif" w:hAnsi="Microsoft Sans Serif" w:cs="Microsoft Sans Serif"/>
                                <w:sz w:val="16"/>
                                <w:szCs w:val="16"/>
                                <w:lang w:val="sr-Latn-RS"/>
                              </w:rPr>
                              <w:delText>identifikovanje korisnika</w:delText>
                            </w:r>
                          </w:del>
                          <w:ins w:id="901" w:author="Rajo" w:date="2018-06-10T21:04:00Z">
                            <w:r>
                              <w:rPr>
                                <w:rFonts w:ascii="Microsoft Sans Serif" w:hAnsi="Microsoft Sans Serif" w:cs="Microsoft Sans Serif"/>
                                <w:sz w:val="16"/>
                                <w:szCs w:val="16"/>
                                <w:lang w:val="sr-Latn-RS"/>
                              </w:rPr>
                              <w:t>Autentikacija korisnika</w:t>
                            </w:r>
                          </w:ins>
                        </w:p>
                      </w:txbxContent>
                    </v:textbox>
                  </v:shape>
                  <v:oval id="Oval 248" o:spid="_x0000_s1097" style="position:absolute;left:41138;top:2190;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98" type="#_x0000_t202" style="position:absolute;left:43995;top:1619;width:144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" filled="f" stroked="f" strokeweight=".5pt">
                    <v:textbox inset="0">
                      <w:txbxContent>
                        <w:p w14:paraId="0D7493D5" w14:textId="3FF62F52" w:rsidR="009B0D46" w:rsidDel="00976CFD" w:rsidRDefault="009B0D46">
                          <w:pPr>
                            <w:pStyle w:val="NormalWeb"/>
                            <w:spacing w:before="0" w:beforeAutospacing="0" w:after="0" w:afterAutospacing="0" w:line="276" w:lineRule="auto"/>
                            <w:rPr>
                              <w:del w:id="902" w:author="Rajo" w:date="2018-06-10T21:04:00Z"/>
                            </w:rPr>
                          </w:pPr>
                          <w:del w:id="903" w:author="Rajo" w:date="2018-06-10T21:04:00Z">
                            <w:r w:rsidDel="00976CFD">
                              <w:rPr>
                                <w:rFonts w:ascii="Microsoft Sans Serif" w:eastAsia="Calibri" w:hAnsi="Microsoft Sans Serif"/>
                                <w:sz w:val="16"/>
                                <w:szCs w:val="16"/>
                                <w:lang w:val="sr-Latn-RS"/>
                              </w:rPr>
                              <w:delText xml:space="preserve">Koristi kolačić </w:delText>
                            </w:r>
                          </w:del>
                          <w:del w:id="904" w:author="Rajo" w:date="2018-06-10T20:37:00Z">
                            <w:r w:rsidDel="00C41C0A">
                              <w:rPr>
                                <w:rFonts w:ascii="Microsoft Sans Serif" w:eastAsia="Calibri" w:hAnsi="Microsoft Sans Serif"/>
                                <w:sz w:val="16"/>
                                <w:szCs w:val="16"/>
                                <w:lang w:val="sr-Latn-RS"/>
                              </w:rPr>
                              <w:delText>domena1</w:delText>
                            </w:r>
                          </w:del>
                          <w:del w:id="905" w:author="Rajo" w:date="2018-06-10T21:04:00Z">
                            <w:r w:rsidDel="00976CFD">
                              <w:rPr>
                                <w:rFonts w:ascii="Microsoft Sans Serif" w:eastAsia="Calibri" w:hAnsi="Microsoft Sans Serif"/>
                                <w:sz w:val="16"/>
                                <w:szCs w:val="16"/>
                                <w:lang w:val="sr-Latn-RS"/>
                              </w:rPr>
                              <w:delText>,</w:delText>
                            </w:r>
                          </w:del>
                        </w:p>
                        <w:p w14:paraId="4C580627" w14:textId="3BCAB013" w:rsidR="009B0D46" w:rsidRDefault="009B0D46">
                          <w:pPr>
                            <w:pStyle w:val="NormalWeb"/>
                            <w:spacing w:before="0" w:beforeAutospacing="0" w:after="0" w:afterAutospacing="0" w:line="276" w:lineRule="auto"/>
                          </w:pPr>
                          <w:del w:id="906" w:author="Rajo" w:date="2018-06-10T21:04:00Z">
                            <w:r w:rsidDel="00976CFD">
                              <w:rPr>
                                <w:rFonts w:ascii="Microsoft Sans Serif" w:eastAsia="Calibri" w:hAnsi="Microsoft Sans Serif"/>
                                <w:sz w:val="16"/>
                                <w:szCs w:val="16"/>
                                <w:lang w:val="sr-Latn-RS"/>
                              </w:rPr>
                              <w:delText>Identifikuje korisnika</w:delText>
                            </w:r>
                          </w:del>
                          <w:ins w:id="907" w:author="Rajo" w:date="2018-06-10T21:04:00Z">
                            <w:r>
                              <w:rPr>
                                <w:rFonts w:ascii="Microsoft Sans Serif" w:eastAsia="Calibri" w:hAnsi="Microsoft Sans Serif"/>
                                <w:sz w:val="16"/>
                                <w:szCs w:val="16"/>
                                <w:lang w:val="sr-Latn-RS"/>
                              </w:rPr>
                              <w:t>Autentikacija korisnika upotrebom kol</w:t>
                            </w:r>
                          </w:ins>
                          <w:ins w:id="908" w:author="Rajo" w:date="2018-06-10T21:05:00Z">
                            <w:r>
                              <w:rPr>
                                <w:rFonts w:ascii="Microsoft Sans Serif" w:eastAsia="Calibri" w:hAnsi="Microsoft Sans Serif"/>
                                <w:sz w:val="16"/>
                                <w:szCs w:val="16"/>
                                <w:lang w:val="sr-Latn-RS"/>
                              </w:rPr>
                              <w:t>ačića aplikacije1</w:t>
                            </w:r>
                          </w:ins>
                        </w:p>
                      </w:txbxContent>
                    </v:textbox>
                  </v:shape>
                  <v:oval id="Oval 250" o:spid="_x0000_s1099" style="position:absolute;left:10653;top:23187;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00" type="#_x0000_t202" style="position:absolute;left:13511;top:2319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2C8882D5" w:rsidR="009B0D46" w:rsidRDefault="009B0D46">
                          <w:pPr>
                            <w:pStyle w:val="NormalWeb"/>
                            <w:spacing w:before="0" w:beforeAutospacing="0" w:after="0" w:afterAutospacing="0" w:line="276" w:lineRule="auto"/>
                          </w:pPr>
                          <w:del w:id="909" w:author="Rajo" w:date="2018-06-10T21:07:00Z">
                            <w:r w:rsidDel="006C0422">
                              <w:rPr>
                                <w:rFonts w:ascii="Microsoft Sans Serif" w:eastAsia="Calibri" w:hAnsi="Microsoft Sans Serif"/>
                                <w:sz w:val="16"/>
                                <w:szCs w:val="16"/>
                                <w:lang w:val="sr-Latn-RS"/>
                              </w:rPr>
                              <w:delText>Odlazi na</w:delText>
                            </w:r>
                          </w:del>
                          <w:ins w:id="910" w:author="Rajo" w:date="2018-06-10T21:07:00Z">
                            <w:r>
                              <w:rPr>
                                <w:rFonts w:ascii="Microsoft Sans Serif" w:eastAsia="Calibri" w:hAnsi="Microsoft Sans Serif"/>
                                <w:sz w:val="16"/>
                                <w:szCs w:val="16"/>
                                <w:lang w:val="sr-Latn-RS"/>
                              </w:rPr>
                              <w:t>Pristup</w:t>
                            </w:r>
                          </w:ins>
                        </w:p>
                      </w:txbxContent>
                    </v:textbox>
                  </v:shape>
                  <v:oval id="Oval 252" o:spid="_x0000_s1101" style="position:absolute;left:41138;top:2295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102" type="#_x0000_t202" style="position:absolute;left:43995;top:2296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0EED3C4C" w:rsidR="009B0D46" w:rsidRDefault="009B0D46">
                          <w:pPr>
                            <w:pStyle w:val="NormalWeb"/>
                            <w:spacing w:before="0" w:beforeAutospacing="0" w:after="0" w:afterAutospacing="0" w:line="276" w:lineRule="auto"/>
                          </w:pPr>
                          <w:del w:id="911" w:author="Rajo" w:date="2018-06-10T21:07:00Z">
                            <w:r w:rsidDel="006C0422">
                              <w:rPr>
                                <w:rFonts w:ascii="Microsoft Sans Serif" w:eastAsia="Calibri" w:hAnsi="Microsoft Sans Serif"/>
                                <w:sz w:val="16"/>
                                <w:szCs w:val="16"/>
                                <w:lang w:val="sr-Latn-RS"/>
                              </w:rPr>
                              <w:delText>Odlazi na</w:delText>
                            </w:r>
                          </w:del>
                          <w:ins w:id="912" w:author="Rajo" w:date="2018-06-10T21:07:00Z">
                            <w:r>
                              <w:rPr>
                                <w:rFonts w:ascii="Microsoft Sans Serif" w:eastAsia="Calibri" w:hAnsi="Microsoft Sans Serif"/>
                                <w:sz w:val="16"/>
                                <w:szCs w:val="16"/>
                                <w:lang w:val="sr-Latn-RS"/>
                              </w:rPr>
                              <w:t>Pristup</w:t>
                            </w:r>
                          </w:ins>
                        </w:p>
                      </w:txbxContent>
                    </v:textbox>
                  </v:shape>
                  <v:shape id="Text Box 231" o:spid="_x0000_s1103" type="#_x0000_t202" style="position:absolute;left:26658;top:250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104" style="position:absolute;left:14277;top:16954;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105" type="#_x0000_t202" style="position:absolute;left:16748;top:16960;width:963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0628CBEF" w:rsidR="009B0D46" w:rsidRDefault="009B0D46">
                          <w:pPr>
                            <w:pStyle w:val="NormalWeb"/>
                            <w:spacing w:before="0" w:beforeAutospacing="0" w:after="0" w:afterAutospacing="0" w:line="276" w:lineRule="auto"/>
                          </w:pPr>
                          <w:del w:id="913" w:author="Rajo" w:date="2018-06-10T21:06:00Z">
                            <w:r w:rsidDel="001D61CA">
                              <w:rPr>
                                <w:rFonts w:ascii="Microsoft Sans Serif" w:eastAsia="Calibri" w:hAnsi="Microsoft Sans Serif"/>
                                <w:sz w:val="16"/>
                                <w:szCs w:val="16"/>
                                <w:lang w:val="sr-Latn-RS"/>
                              </w:rPr>
                              <w:delText>Čuva kol</w:delText>
                            </w:r>
                          </w:del>
                          <w:ins w:id="914" w:author="Rajo" w:date="2018-06-10T21:06:00Z">
                            <w:r>
                              <w:rPr>
                                <w:rFonts w:ascii="Microsoft Sans Serif" w:eastAsia="Calibri" w:hAnsi="Microsoft Sans Serif"/>
                                <w:sz w:val="16"/>
                                <w:szCs w:val="16"/>
                                <w:lang w:val="sr-Latn-RS"/>
                              </w:rPr>
                              <w:t>Čuvanje kolačića</w:t>
                            </w:r>
                          </w:ins>
                          <w:del w:id="915" w:author="Rajo" w:date="2018-06-10T21:06:00Z">
                            <w:r w:rsidDel="001D61CA">
                              <w:rPr>
                                <w:rFonts w:ascii="Microsoft Sans Serif" w:eastAsia="Calibri" w:hAnsi="Microsoft Sans Serif"/>
                                <w:sz w:val="16"/>
                                <w:szCs w:val="16"/>
                                <w:lang w:val="sr-Latn-RS"/>
                              </w:rPr>
                              <w:delText>ačić</w:delText>
                            </w:r>
                          </w:del>
                        </w:p>
                      </w:txbxContent>
                    </v:textbox>
                  </v:shape>
                  <v:oval id="Oval 33" o:spid="_x0000_s1106" style="position:absolute;left:34089;top:16954;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107" type="#_x0000_t202" style="position:absolute;left:36480;top:16678;width:1143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6ACB0CD5" w:rsidR="009B0D46" w:rsidRDefault="009B0D46">
                          <w:pPr>
                            <w:pStyle w:val="NormalWeb"/>
                            <w:spacing w:before="0" w:beforeAutospacing="0" w:after="0" w:afterAutospacing="0" w:line="276" w:lineRule="auto"/>
                          </w:pPr>
                          <w:ins w:id="916" w:author="Rajo" w:date="2018-06-10T21:07:00Z">
                            <w:r>
                              <w:rPr>
                                <w:rFonts w:ascii="Microsoft Sans Serif" w:eastAsia="Calibri" w:hAnsi="Microsoft Sans Serif"/>
                                <w:sz w:val="16"/>
                                <w:szCs w:val="16"/>
                              </w:rPr>
                              <w:t>Č</w:t>
                            </w:r>
                          </w:ins>
                          <w:del w:id="917"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918" w:author="Rajo" w:date="2018-06-10T21:06:00Z">
                            <w:r>
                              <w:rPr>
                                <w:rFonts w:ascii="Microsoft Sans Serif" w:eastAsia="Calibri" w:hAnsi="Microsoft Sans Serif"/>
                                <w:sz w:val="16"/>
                                <w:szCs w:val="16"/>
                              </w:rPr>
                              <w:t>nje</w:t>
                            </w:r>
                          </w:ins>
                          <w:r>
                            <w:rPr>
                              <w:rFonts w:ascii="Microsoft Sans Serif" w:eastAsia="Calibri" w:hAnsi="Microsoft Sans Serif"/>
                              <w:sz w:val="16"/>
                              <w:szCs w:val="16"/>
                            </w:rPr>
                            <w:t xml:space="preserve"> kolačić</w:t>
                          </w:r>
                          <w:ins w:id="919"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920" w:author="Rajo" w:date="2018-06-10T20:37:00Z">
                            <w:r w:rsidDel="00C41C0A">
                              <w:rPr>
                                <w:rFonts w:ascii="Microsoft Sans Serif" w:eastAsia="Calibri" w:hAnsi="Microsoft Sans Serif"/>
                                <w:sz w:val="16"/>
                                <w:szCs w:val="16"/>
                              </w:rPr>
                              <w:delText>domena1</w:delText>
                            </w:r>
                          </w:del>
                          <w:ins w:id="921" w:author="Rajo" w:date="2018-06-10T20:37:00Z">
                            <w:r>
                              <w:rPr>
                                <w:rFonts w:ascii="Microsoft Sans Serif" w:eastAsia="Calibri" w:hAnsi="Microsoft Sans Serif"/>
                                <w:sz w:val="16"/>
                                <w:szCs w:val="16"/>
                              </w:rPr>
                              <w:t>aplikacije1</w:t>
                            </w:r>
                          </w:ins>
                        </w:p>
                      </w:txbxContent>
                    </v:textbox>
                  </v:shape>
                  <v:shape id="Multiplication Sign 36" o:spid="_x0000_s1108" style="position:absolute;left:36576;top:14392;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109" style="position:absolute;left:4656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del>
    </w:p>
    <w:p w14:paraId="45D527A3" w14:textId="77777777" w:rsidR="00E94ADE" w:rsidDel="00093655" w:rsidRDefault="00CC5052">
      <w:pPr>
        <w:pStyle w:val="Caption"/>
        <w:jc w:val="center"/>
        <w:rPr>
          <w:del w:id="922"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923" w:author="Rajo" w:date="2018-05-22T20:23:00Z">
          <w:pPr>
            <w:spacing w:line="240" w:lineRule="auto"/>
            <w:jc w:val="both"/>
          </w:pPr>
        </w:pPrChange>
      </w:pPr>
    </w:p>
    <w:p w14:paraId="4A925D09" w14:textId="4D06ABED" w:rsidR="00E94ADE" w:rsidDel="00021117" w:rsidRDefault="00CC5052">
      <w:pPr>
        <w:spacing w:line="240" w:lineRule="auto"/>
        <w:ind w:firstLine="360"/>
        <w:jc w:val="both"/>
        <w:rPr>
          <w:del w:id="924" w:author="Rajo" w:date="2018-06-11T20:34:00Z"/>
          <w:lang w:val="bs-Latn-BA"/>
        </w:rPr>
        <w:pPrChange w:id="925" w:author="Rajo" w:date="2018-06-17T14:44:00Z">
          <w:pPr>
            <w:spacing w:line="240" w:lineRule="auto"/>
            <w:ind w:firstLine="720"/>
            <w:jc w:val="both"/>
          </w:pPr>
        </w:pPrChange>
      </w:pPr>
      <w:del w:id="926" w:author="Rajo" w:date="2018-06-11T20:34:00Z">
        <w:r w:rsidDel="00021117">
          <w:rPr>
            <w:lang w:val="bs-Latn-BA"/>
          </w:rPr>
          <w:delTex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delText>
        </w:r>
        <w:r w:rsidDel="00021117">
          <w:rPr>
            <w:b/>
            <w:lang w:val="bs-Latn-BA"/>
          </w:rPr>
          <w:delText>slici 4.3</w:delText>
        </w:r>
        <w:r w:rsidDel="00021117">
          <w:rPr>
            <w:lang w:val="bs-Latn-BA"/>
          </w:rPr>
          <w:delText>.</w:delText>
        </w:r>
      </w:del>
    </w:p>
    <w:p w14:paraId="6C07F6DC" w14:textId="6F7A8B0A" w:rsidR="00E94ADE" w:rsidDel="00021117" w:rsidRDefault="00CC5052">
      <w:pPr>
        <w:keepNext/>
        <w:spacing w:line="240" w:lineRule="auto"/>
        <w:ind w:firstLine="360"/>
        <w:jc w:val="both"/>
        <w:rPr>
          <w:del w:id="927" w:author="Rajo" w:date="2018-06-11T20:34:00Z"/>
          <w:lang w:val="bs-Latn-BA"/>
        </w:rPr>
        <w:pPrChange w:id="928" w:author="Rajo" w:date="2018-06-17T14:44:00Z">
          <w:pPr>
            <w:keepNext/>
            <w:spacing w:line="240" w:lineRule="auto"/>
            <w:jc w:val="both"/>
          </w:pPr>
        </w:pPrChange>
      </w:pPr>
      <w:del w:id="929" w:author="Rajo" w:date="2018-06-11T20:34:00Z">
        <w:r w:rsidDel="00021117">
          <w:rPr>
            <w:noProof/>
          </w:rPr>
          <mc:AlternateContent>
            <mc:Choice Requires="wpc">
              <w:drawing>
                <wp:inline distT="0" distB="0" distL="0" distR="0" wp14:anchorId="1F690955" wp14:editId="6EA5BEF6">
                  <wp:extent cx="6326505" cy="2524621"/>
                  <wp:effectExtent l="0" t="0" r="0" b="952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1714501"/>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9B0D46" w:rsidRDefault="009B0D4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895353"/>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13C464D6" w:rsidR="009B0D46" w:rsidRDefault="009B0D46">
                                <w:pPr>
                                  <w:jc w:val="center"/>
                                  <w:rPr>
                                    <w:rFonts w:ascii="Microsoft Sans Serif" w:hAnsi="Microsoft Sans Serif" w:cs="Microsoft Sans Serif"/>
                                    <w:color w:val="000000" w:themeColor="text1"/>
                                    <w:sz w:val="20"/>
                                    <w:szCs w:val="20"/>
                                    <w:lang w:val="sr-Latn-RS"/>
                                  </w:rPr>
                                </w:pPr>
                                <w:del w:id="930" w:author="Rajo" w:date="2018-06-10T21:09:00Z">
                                  <w:r w:rsidDel="003F54A4">
                                    <w:rPr>
                                      <w:rFonts w:ascii="Microsoft Sans Serif" w:hAnsi="Microsoft Sans Serif" w:cs="Microsoft Sans Serif"/>
                                      <w:color w:val="000000" w:themeColor="text1"/>
                                      <w:sz w:val="20"/>
                                      <w:szCs w:val="20"/>
                                      <w:lang w:val="sr-Latn-RS"/>
                                    </w:rPr>
                                    <w:delText>domen1.com</w:delText>
                                  </w:r>
                                </w:del>
                                <w:ins w:id="931" w:author="Rajo" w:date="2018-06-10T21:09: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895352"/>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895352"/>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6A3E558F" w:rsidR="009B0D46" w:rsidRDefault="009B0D46">
                                <w:pPr>
                                  <w:pStyle w:val="NormalWeb"/>
                                  <w:spacing w:before="0" w:beforeAutospacing="0" w:after="0" w:afterAutospacing="0" w:line="276" w:lineRule="auto"/>
                                  <w:jc w:val="center"/>
                                </w:pPr>
                                <w:del w:id="932" w:author="Rajo" w:date="2018-06-10T21:09:00Z">
                                  <w:r w:rsidDel="003F54A4">
                                    <w:rPr>
                                      <w:rFonts w:ascii="Microsoft Sans Serif" w:eastAsia="Calibri" w:hAnsi="Microsoft Sans Serif"/>
                                      <w:color w:val="000000"/>
                                      <w:sz w:val="20"/>
                                      <w:szCs w:val="20"/>
                                      <w:lang w:val="sr-Latn-RS"/>
                                    </w:rPr>
                                    <w:delText>domen2.com</w:delText>
                                  </w:r>
                                </w:del>
                                <w:ins w:id="933" w:author="Rajo" w:date="2018-06-10T21:09: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19276"/>
                              <a:ext cx="328930" cy="328930"/>
                            </a:xfrm>
                            <a:prstGeom prst="rect">
                              <a:avLst/>
                            </a:prstGeom>
                          </pic:spPr>
                        </pic:pic>
                        <wps:wsp>
                          <wps:cNvPr id="44" name="Connector: Elbow 44"/>
                          <wps:cNvCnPr/>
                          <wps:spPr>
                            <a:xfrm flipV="1">
                              <a:off x="3200401" y="1390651"/>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400177"/>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143002"/>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143002"/>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 name="Text Box 231"/>
                          <wps:cNvSpPr txBox="1"/>
                          <wps:spPr>
                            <a:xfrm>
                              <a:off x="1198735" y="2099366"/>
                              <a:ext cx="772585" cy="220050"/>
                            </a:xfrm>
                            <a:prstGeom prst="rect">
                              <a:avLst/>
                            </a:prstGeom>
                            <a:solidFill>
                              <a:schemeClr val="lt1"/>
                            </a:solidFill>
                            <a:ln w="6350">
                              <a:noFill/>
                            </a:ln>
                          </wps:spPr>
                          <wps:txbx>
                            <w:txbxContent>
                              <w:p w14:paraId="391F98E8" w14:textId="5E2FC8D1" w:rsidR="009B0D46" w:rsidRDefault="009B0D46">
                                <w:pPr>
                                  <w:pStyle w:val="NormalWeb"/>
                                  <w:spacing w:before="0" w:beforeAutospacing="0" w:after="0" w:afterAutospacing="0" w:line="276" w:lineRule="auto"/>
                                </w:pPr>
                                <w:del w:id="934" w:author="Rajo" w:date="2018-06-10T21:09:00Z">
                                  <w:r w:rsidDel="003F54A4">
                                    <w:rPr>
                                      <w:rFonts w:ascii="Microsoft Sans Serif" w:eastAsia="Calibri" w:hAnsi="Microsoft Sans Serif"/>
                                      <w:sz w:val="16"/>
                                      <w:szCs w:val="16"/>
                                      <w:lang w:val="sr-Latn-RS"/>
                                    </w:rPr>
                                    <w:delText>Odlazi na</w:delText>
                                  </w:r>
                                </w:del>
                                <w:ins w:id="935"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285521"/>
                              <a:ext cx="648694" cy="239100"/>
                            </a:xfrm>
                            <a:prstGeom prst="rect">
                              <a:avLst/>
                            </a:prstGeom>
                            <a:solidFill>
                              <a:schemeClr val="lt1"/>
                            </a:solidFill>
                            <a:ln w="6350">
                              <a:noFill/>
                            </a:ln>
                          </wps:spPr>
                          <wps:txbx>
                            <w:txbxContent>
                              <w:p w14:paraId="1E4EBDAC"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94276"/>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339AB88" w:rsidR="009B0D46" w:rsidRDefault="009B0D46">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9B0D46" w:rsidRDefault="009B0D46">
                                <w:pPr>
                                  <w:pStyle w:val="NormalWeb"/>
                                  <w:spacing w:before="0" w:beforeAutospacing="0" w:after="0" w:afterAutospacing="0" w:line="276" w:lineRule="auto"/>
                                  <w:jc w:val="center"/>
                                </w:pPr>
                                <w:del w:id="936" w:author="Rajo" w:date="2018-06-10T21:09:00Z">
                                  <w:r w:rsidDel="003F54A4">
                                    <w:rPr>
                                      <w:rFonts w:ascii="Microsoft Sans Serif" w:eastAsia="Calibri" w:hAnsi="Microsoft Sans Serif"/>
                                      <w:bCs/>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107916"/>
                              <a:ext cx="772160" cy="219710"/>
                            </a:xfrm>
                            <a:prstGeom prst="rect">
                              <a:avLst/>
                            </a:prstGeom>
                            <a:solidFill>
                              <a:schemeClr val="lt1"/>
                            </a:solidFill>
                            <a:ln w="6350">
                              <a:noFill/>
                            </a:ln>
                          </wps:spPr>
                          <wps:txbx>
                            <w:txbxContent>
                              <w:p w14:paraId="5B04B0B1" w14:textId="379A0A54" w:rsidR="009B0D46" w:rsidRDefault="009B0D46">
                                <w:pPr>
                                  <w:pStyle w:val="NormalWeb"/>
                                  <w:spacing w:before="0" w:beforeAutospacing="0" w:after="0" w:afterAutospacing="0" w:line="276" w:lineRule="auto"/>
                                </w:pPr>
                                <w:del w:id="937" w:author="Rajo" w:date="2018-06-10T21:09:00Z">
                                  <w:r w:rsidDel="003F54A4">
                                    <w:rPr>
                                      <w:rFonts w:ascii="Microsoft Sans Serif" w:eastAsia="Calibri" w:hAnsi="Microsoft Sans Serif"/>
                                      <w:sz w:val="16"/>
                                      <w:szCs w:val="16"/>
                                      <w:lang w:val="sr-Latn-RS"/>
                                    </w:rPr>
                                    <w:delText>Odlazi na</w:delText>
                                  </w:r>
                                </w:del>
                                <w:ins w:id="938"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408601"/>
                              <a:ext cx="933572" cy="239100"/>
                            </a:xfrm>
                            <a:prstGeom prst="rect">
                              <a:avLst/>
                            </a:prstGeom>
                            <a:solidFill>
                              <a:schemeClr val="lt1"/>
                            </a:solidFill>
                            <a:ln w="6350">
                              <a:noFill/>
                            </a:ln>
                          </wps:spPr>
                          <wps:txbx>
                            <w:txbxContent>
                              <w:p w14:paraId="10D61D5E"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51990"/>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67816"/>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589576"/>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407966"/>
                              <a:ext cx="933450" cy="238760"/>
                            </a:xfrm>
                            <a:prstGeom prst="rect">
                              <a:avLst/>
                            </a:prstGeom>
                            <a:solidFill>
                              <a:schemeClr val="lt1"/>
                            </a:solidFill>
                            <a:ln w="6350">
                              <a:noFill/>
                            </a:ln>
                          </wps:spPr>
                          <wps:txbx>
                            <w:txbxContent>
                              <w:p w14:paraId="5FC22D30"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110" editas="canvas" style="width:498.15pt;height:198.8pt;mso-position-horizontal-relative:char;mso-position-vertical-relative:line" coordsize="63265,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">
                  <v:shape id="_x0000_s1111" type="#_x0000_t75" style="position:absolute;width:63265;height:25241;visibility:visible;mso-wrap-style:square">
                    <v:fill o:detectmouseclick="t"/>
                    <v:path o:connecttype="none"/>
                  </v:shape>
                  <v:oval id="Oval 37" o:spid="_x0000_s1112" style="position:absolute;left:26658;top:17145;width:5346;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9B0D46" w:rsidRDefault="009B0D46">
                          <w:pPr>
                            <w:jc w:val="center"/>
                          </w:pPr>
                        </w:p>
                      </w:txbxContent>
                    </v:textbox>
                  </v:oval>
                  <v:roundrect id="Rectangle: Rounded Corners 38" o:spid="_x0000_s1113" style="position:absolute;left:2952;top:8953;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13C464D6" w:rsidR="009B0D46" w:rsidRDefault="009B0D46">
                          <w:pPr>
                            <w:jc w:val="center"/>
                            <w:rPr>
                              <w:rFonts w:ascii="Microsoft Sans Serif" w:hAnsi="Microsoft Sans Serif" w:cs="Microsoft Sans Serif"/>
                              <w:color w:val="000000" w:themeColor="text1"/>
                              <w:sz w:val="20"/>
                              <w:szCs w:val="20"/>
                              <w:lang w:val="sr-Latn-RS"/>
                            </w:rPr>
                          </w:pPr>
                          <w:del w:id="939" w:author="Rajo" w:date="2018-06-10T21:09:00Z">
                            <w:r w:rsidDel="003F54A4">
                              <w:rPr>
                                <w:rFonts w:ascii="Microsoft Sans Serif" w:hAnsi="Microsoft Sans Serif" w:cs="Microsoft Sans Serif"/>
                                <w:color w:val="000000" w:themeColor="text1"/>
                                <w:sz w:val="20"/>
                                <w:szCs w:val="20"/>
                                <w:lang w:val="sr-Latn-RS"/>
                              </w:rPr>
                              <w:delText>domen1.com</w:delText>
                            </w:r>
                          </w:del>
                          <w:ins w:id="940" w:author="Rajo" w:date="2018-06-10T21:09: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39" o:spid="_x0000_s1114" style="position:absolute;left:21990;top:8953;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9B0D46" w:rsidRDefault="009B0D4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115" style="position:absolute;left:40699;top:8953;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6A3E558F" w:rsidR="009B0D46" w:rsidRDefault="009B0D46">
                          <w:pPr>
                            <w:pStyle w:val="NormalWeb"/>
                            <w:spacing w:before="0" w:beforeAutospacing="0" w:after="0" w:afterAutospacing="0" w:line="276" w:lineRule="auto"/>
                            <w:jc w:val="center"/>
                          </w:pPr>
                          <w:del w:id="941" w:author="Rajo" w:date="2018-06-10T21:09:00Z">
                            <w:r w:rsidDel="003F54A4">
                              <w:rPr>
                                <w:rFonts w:ascii="Microsoft Sans Serif" w:eastAsia="Calibri" w:hAnsi="Microsoft Sans Serif"/>
                                <w:color w:val="000000"/>
                                <w:sz w:val="20"/>
                                <w:szCs w:val="20"/>
                                <w:lang w:val="sr-Latn-RS"/>
                              </w:rPr>
                              <w:delText>domen2.com</w:delText>
                            </w:r>
                          </w:del>
                          <w:ins w:id="942" w:author="Rajo" w:date="2018-06-10T21:09:00Z">
                            <w:r>
                              <w:rPr>
                                <w:rFonts w:ascii="Microsoft Sans Serif" w:eastAsia="Calibri" w:hAnsi="Microsoft Sans Serif"/>
                                <w:color w:val="000000"/>
                                <w:sz w:val="20"/>
                                <w:szCs w:val="20"/>
                                <w:lang w:val="sr-Latn-RS"/>
                              </w:rPr>
                              <w:t>Aplikacija2</w:t>
                            </w:r>
                          </w:ins>
                        </w:p>
                      </w:txbxContent>
                    </v:textbox>
                  </v:roundrect>
                  <v:shape id="Graphic 43" o:spid="_x0000_s1116" type="#_x0000_t75" alt="User" style="position:absolute;left:27762;top:18192;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4" o:title="User"/>
                  </v:shape>
                  <v:shape id="Connector: Elbow 44" o:spid="_x0000_s1117" type="#_x0000_t33" style="position:absolute;left:32004;top:13906;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118" type="#_x0000_t33" style="position:absolute;left:10653;top:14001;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119" type="#_x0000_t32" style="position:absolute;left:18354;top:11430;width:3636;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120" type="#_x0000_t32" style="position:absolute;left:37389;top:114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231" o:spid="_x0000_s1121" type="#_x0000_t202" style="position:absolute;left:11987;top:20993;width:7726;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5E2FC8D1" w:rsidR="009B0D46" w:rsidRDefault="009B0D46">
                          <w:pPr>
                            <w:pStyle w:val="NormalWeb"/>
                            <w:spacing w:before="0" w:beforeAutospacing="0" w:after="0" w:afterAutospacing="0" w:line="276" w:lineRule="auto"/>
                          </w:pPr>
                          <w:del w:id="943" w:author="Rajo" w:date="2018-06-10T21:09:00Z">
                            <w:r w:rsidDel="003F54A4">
                              <w:rPr>
                                <w:rFonts w:ascii="Microsoft Sans Serif" w:eastAsia="Calibri" w:hAnsi="Microsoft Sans Serif"/>
                                <w:sz w:val="16"/>
                                <w:szCs w:val="16"/>
                                <w:lang w:val="sr-Latn-RS"/>
                              </w:rPr>
                              <w:delText>Odlazi na</w:delText>
                            </w:r>
                          </w:del>
                          <w:ins w:id="944" w:author="Rajo" w:date="2018-06-10T21:09:00Z">
                            <w:r>
                              <w:rPr>
                                <w:rFonts w:ascii="Microsoft Sans Serif" w:eastAsia="Calibri" w:hAnsi="Microsoft Sans Serif"/>
                                <w:sz w:val="16"/>
                                <w:szCs w:val="16"/>
                                <w:lang w:val="sr-Latn-RS"/>
                              </w:rPr>
                              <w:t>Pristup</w:t>
                            </w:r>
                          </w:ins>
                        </w:p>
                      </w:txbxContent>
                    </v:textbox>
                  </v:shape>
                  <v:shape id="Text Box 231" o:spid="_x0000_s1122" type="#_x0000_t202" style="position:absolute;left:26658;top:228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123" style="position:absolute;left:21988;top:942;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339AB88" w:rsidR="009B0D46" w:rsidRDefault="009B0D46">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9B0D46" w:rsidRDefault="009B0D46">
                          <w:pPr>
                            <w:pStyle w:val="NormalWeb"/>
                            <w:spacing w:before="0" w:beforeAutospacing="0" w:after="0" w:afterAutospacing="0" w:line="276" w:lineRule="auto"/>
                            <w:jc w:val="center"/>
                          </w:pPr>
                          <w:del w:id="945" w:author="Rajo" w:date="2018-06-10T21:09:00Z">
                            <w:r w:rsidDel="003F54A4">
                              <w:rPr>
                                <w:rFonts w:ascii="Microsoft Sans Serif" w:eastAsia="Calibri" w:hAnsi="Microsoft Sans Serif"/>
                                <w:bCs/>
                                <w:color w:val="FFFFFF"/>
                                <w:sz w:val="20"/>
                                <w:szCs w:val="20"/>
                                <w:lang w:val="sr-Latn-RS"/>
                              </w:rPr>
                              <w:delText>(domen3.com)</w:delText>
                            </w:r>
                          </w:del>
                        </w:p>
                      </w:txbxContent>
                    </v:textbox>
                  </v:roundrect>
                  <v:shape id="Text Box 231" o:spid="_x0000_s1124" type="#_x0000_t202" style="position:absolute;left:42757;top:21079;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379A0A54" w:rsidR="009B0D46" w:rsidRDefault="009B0D46">
                          <w:pPr>
                            <w:pStyle w:val="NormalWeb"/>
                            <w:spacing w:before="0" w:beforeAutospacing="0" w:after="0" w:afterAutospacing="0" w:line="276" w:lineRule="auto"/>
                          </w:pPr>
                          <w:del w:id="946" w:author="Rajo" w:date="2018-06-10T21:09:00Z">
                            <w:r w:rsidDel="003F54A4">
                              <w:rPr>
                                <w:rFonts w:ascii="Microsoft Sans Serif" w:eastAsia="Calibri" w:hAnsi="Microsoft Sans Serif"/>
                                <w:sz w:val="16"/>
                                <w:szCs w:val="16"/>
                                <w:lang w:val="sr-Latn-RS"/>
                              </w:rPr>
                              <w:delText>Odlazi na</w:delText>
                            </w:r>
                          </w:del>
                          <w:ins w:id="947" w:author="Rajo" w:date="2018-06-10T21:09:00Z">
                            <w:r>
                              <w:rPr>
                                <w:rFonts w:ascii="Microsoft Sans Serif" w:eastAsia="Calibri" w:hAnsi="Microsoft Sans Serif"/>
                                <w:sz w:val="16"/>
                                <w:szCs w:val="16"/>
                                <w:lang w:val="sr-Latn-RS"/>
                              </w:rPr>
                              <w:t>Pristup</w:t>
                            </w:r>
                          </w:ins>
                        </w:p>
                      </w:txbxContent>
                    </v:textbox>
                  </v:shape>
                  <v:shape id="Text Box 231" o:spid="_x0000_s1125" type="#_x0000_t202" style="position:absolute;left:11332;top:4086;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126" type="#_x0000_t33" style="position:absolute;left:13553;top:519;width:5534;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27" type="#_x0000_t33" style="position:absolute;left:40118;top:677;width:5534;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28" type="#_x0000_t32" style="position:absolute;left:29681;top:5895;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29" type="#_x0000_t202" style="position:absolute;left:38947;top:4079;width:933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del>
    </w:p>
    <w:p w14:paraId="089658E6" w14:textId="49EAB775" w:rsidR="00E94ADE" w:rsidDel="00093655" w:rsidRDefault="00CC5052">
      <w:pPr>
        <w:pStyle w:val="Caption"/>
        <w:ind w:firstLine="360"/>
        <w:rPr>
          <w:del w:id="948" w:author="Rajo" w:date="2018-05-22T20:24:00Z"/>
          <w:lang w:val="bs-Latn-BA"/>
        </w:rPr>
        <w:pPrChange w:id="949" w:author="Rajo" w:date="2018-06-17T14:44:00Z">
          <w:pPr>
            <w:pStyle w:val="Caption"/>
            <w:jc w:val="center"/>
          </w:pPr>
        </w:pPrChange>
      </w:pPr>
      <w:del w:id="950" w:author="Rajo" w:date="2018-06-11T20:34:00Z">
        <w:r w:rsidDel="00021117">
          <w:rPr>
            <w:lang w:val="bs-Latn-BA"/>
          </w:rPr>
          <w:delText>Slika 4.3 - Upotreba centralnog autentikacionog domena</w:delText>
        </w:r>
      </w:del>
    </w:p>
    <w:p w14:paraId="0ADD3684" w14:textId="6651E9C2" w:rsidR="00E94ADE" w:rsidDel="00021117" w:rsidRDefault="00E94ADE">
      <w:pPr>
        <w:keepNext/>
        <w:spacing w:line="240" w:lineRule="auto"/>
        <w:ind w:firstLine="360"/>
        <w:jc w:val="both"/>
        <w:rPr>
          <w:del w:id="951" w:author="Rajo" w:date="2018-06-11T20:34:00Z"/>
          <w:lang w:val="bs-Latn-BA"/>
        </w:rPr>
        <w:pPrChange w:id="952" w:author="Rajo" w:date="2018-06-17T14:44:00Z">
          <w:pPr>
            <w:spacing w:line="240" w:lineRule="auto"/>
            <w:jc w:val="both"/>
          </w:pPr>
        </w:pPrChange>
      </w:pPr>
    </w:p>
    <w:p w14:paraId="7D1E23C4" w14:textId="227B18A2" w:rsidR="007B03E4" w:rsidDel="00595525" w:rsidRDefault="00CC5052">
      <w:pPr>
        <w:spacing w:line="240" w:lineRule="auto"/>
        <w:ind w:firstLine="360"/>
        <w:jc w:val="both"/>
        <w:rPr>
          <w:del w:id="953" w:author="Rajo" w:date="2018-06-11T21:15:00Z"/>
          <w:moveTo w:id="954" w:author="Rajo" w:date="2018-06-11T20:53:00Z"/>
          <w:lang w:val="bs-Latn-BA"/>
        </w:rPr>
        <w:pPrChange w:id="955" w:author="Rajo" w:date="2018-06-17T14:44:00Z">
          <w:pPr>
            <w:spacing w:line="240" w:lineRule="auto"/>
            <w:ind w:firstLine="720"/>
            <w:jc w:val="both"/>
          </w:pPr>
        </w:pPrChange>
      </w:pPr>
      <w:del w:id="956" w:author="Rajo" w:date="2018-06-11T20:35:00Z">
        <w:r w:rsidDel="00021117">
          <w:rPr>
            <w:lang w:val="bs-Latn-BA"/>
          </w:rPr>
          <w:delText>Svaki put kada korisnik posjeti domen koji zaht</w:delText>
        </w:r>
        <w:r w:rsidDel="00021117">
          <w:delText>i</w:delText>
        </w:r>
        <w:r w:rsidDel="00021117">
          <w:rPr>
            <w:lang w:val="bs-Latn-BA"/>
          </w:rPr>
          <w:delTex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delText>
        </w:r>
        <w:r w:rsidDel="00021117">
          <w:rPr>
            <w:b/>
            <w:lang w:val="bs-Latn-BA"/>
          </w:rPr>
          <w:delText>slici 4.4</w:delText>
        </w:r>
        <w:r w:rsidDel="00021117">
          <w:rPr>
            <w:lang w:val="bs-Latn-BA"/>
          </w:rPr>
          <w:delText xml:space="preserve">. </w:delText>
        </w:r>
      </w:del>
      <w:ins w:id="957" w:author="Rajo" w:date="2018-06-11T20:35:00Z">
        <w:r w:rsidR="00021117">
          <w:rPr>
            <w:lang w:val="bs-Latn-BA"/>
          </w:rPr>
          <w:t>Gore navedeni pro</w:t>
        </w:r>
      </w:ins>
      <w:ins w:id="958" w:author="Rajo" w:date="2018-06-11T20:36:00Z">
        <w:r w:rsidR="00360608">
          <w:rPr>
            <w:lang w:val="bs-Latn-BA"/>
          </w:rPr>
          <w:t xml:space="preserve">blem, odnosno problem dijeljenja </w:t>
        </w:r>
      </w:ins>
      <w:ins w:id="959" w:author="Rajo" w:date="2018-06-12T20:44:00Z">
        <w:r w:rsidR="00DC63A6">
          <w:rPr>
            <w:lang w:val="bs-Latn-BA"/>
          </w:rPr>
          <w:t xml:space="preserve">autentikacionih </w:t>
        </w:r>
      </w:ins>
      <w:ins w:id="960" w:author="Rajo" w:date="2018-06-11T20:37:00Z">
        <w:r w:rsidR="00360608">
          <w:rPr>
            <w:lang w:val="bs-Latn-BA"/>
          </w:rPr>
          <w:t>podataka</w:t>
        </w:r>
      </w:ins>
      <w:ins w:id="961" w:author="Rajo" w:date="2018-06-12T20:44:00Z">
        <w:r w:rsidR="00952747">
          <w:rPr>
            <w:lang w:val="bs-Latn-BA"/>
          </w:rPr>
          <w:t xml:space="preserve"> o korisni</w:t>
        </w:r>
      </w:ins>
      <w:ins w:id="962" w:author="Rajo" w:date="2018-06-12T20:45:00Z">
        <w:r w:rsidR="00952747">
          <w:rPr>
            <w:lang w:val="bs-Latn-BA"/>
          </w:rPr>
          <w:t>ku</w:t>
        </w:r>
      </w:ins>
      <w:ins w:id="963" w:author="Rajo" w:date="2018-06-11T20:36:00Z">
        <w:r w:rsidR="00360608">
          <w:rPr>
            <w:lang w:val="bs-Latn-BA"/>
          </w:rPr>
          <w:t>, može se riješiti upotrebom SSO</w:t>
        </w:r>
      </w:ins>
      <w:ins w:id="964" w:author="Rajo" w:date="2018-06-12T20:46:00Z">
        <w:r w:rsidR="00F828E9">
          <w:rPr>
            <w:lang w:val="bs-Latn-BA"/>
          </w:rPr>
          <w:t xml:space="preserve"> servera </w:t>
        </w:r>
      </w:ins>
      <w:ins w:id="965" w:author="Rajo" w:date="2018-06-11T20:54:00Z">
        <w:r w:rsidR="00202D66">
          <w:rPr>
            <w:lang w:val="bs-Latn-BA"/>
          </w:rPr>
          <w:t xml:space="preserve">kao centralnog </w:t>
        </w:r>
      </w:ins>
      <w:ins w:id="966" w:author="Rajo" w:date="2018-06-11T20:55:00Z">
        <w:r w:rsidR="00202D66">
          <w:rPr>
            <w:lang w:val="bs-Latn-BA"/>
          </w:rPr>
          <w:t>autentikacionog</w:t>
        </w:r>
      </w:ins>
      <w:ins w:id="967" w:author="Rajo" w:date="2018-06-11T20:54:00Z">
        <w:r w:rsidR="00202D66">
          <w:rPr>
            <w:lang w:val="bs-Latn-BA"/>
          </w:rPr>
          <w:t xml:space="preserve"> servera </w:t>
        </w:r>
      </w:ins>
      <w:ins w:id="968" w:author="Rajo" w:date="2018-06-12T20:50:00Z">
        <w:r w:rsidR="00F10A11">
          <w:rPr>
            <w:lang w:val="bs-Latn-BA"/>
          </w:rPr>
          <w:t xml:space="preserve">u okviru kog je </w:t>
        </w:r>
        <w:r w:rsidR="00EE20A3">
          <w:rPr>
            <w:lang w:val="bs-Latn-BA"/>
          </w:rPr>
          <w:t>on</w:t>
        </w:r>
        <w:r w:rsidR="00F10A11">
          <w:rPr>
            <w:lang w:val="bs-Latn-BA"/>
          </w:rPr>
          <w:t xml:space="preserve"> autentikovan</w:t>
        </w:r>
      </w:ins>
      <w:ins w:id="969" w:author="Rajo" w:date="2018-06-12T20:54:00Z">
        <w:r w:rsidR="00172EE2">
          <w:rPr>
            <w:lang w:val="bs-Latn-BA"/>
          </w:rPr>
          <w:t>.</w:t>
        </w:r>
      </w:ins>
      <w:ins w:id="970" w:author="Rajo" w:date="2018-06-12T20:50:00Z">
        <w:r w:rsidR="00EE20A3">
          <w:rPr>
            <w:lang w:val="bs-Latn-BA"/>
          </w:rPr>
          <w:t xml:space="preserve"> </w:t>
        </w:r>
      </w:ins>
      <w:ins w:id="971" w:author="Rajo" w:date="2018-06-12T20:54:00Z">
        <w:r w:rsidR="00172EE2">
          <w:rPr>
            <w:lang w:val="bs-Latn-BA"/>
          </w:rPr>
          <w:t>Kao takav,</w:t>
        </w:r>
      </w:ins>
      <w:ins w:id="972" w:author="Rajo" w:date="2018-06-11T20:55:00Z">
        <w:r w:rsidR="00202D66">
          <w:rPr>
            <w:lang w:val="bs-Latn-BA"/>
          </w:rPr>
          <w:t xml:space="preserve"> </w:t>
        </w:r>
      </w:ins>
      <w:ins w:id="973" w:author="Rajo" w:date="2018-06-12T20:54:00Z">
        <w:r w:rsidR="00172EE2">
          <w:rPr>
            <w:lang w:val="bs-Latn-BA"/>
          </w:rPr>
          <w:t xml:space="preserve">on </w:t>
        </w:r>
      </w:ins>
      <w:ins w:id="974" w:author="Rajo" w:date="2018-06-11T20:55:00Z">
        <w:r w:rsidR="00202D66">
          <w:rPr>
            <w:lang w:val="bs-Latn-BA"/>
          </w:rPr>
          <w:t xml:space="preserve">sadrži određene informacije o </w:t>
        </w:r>
      </w:ins>
      <w:ins w:id="975" w:author="Rajo" w:date="2018-06-12T20:54:00Z">
        <w:r w:rsidR="009964FD">
          <w:rPr>
            <w:lang w:val="bs-Latn-BA"/>
          </w:rPr>
          <w:t>korisniku</w:t>
        </w:r>
      </w:ins>
      <w:ins w:id="976" w:author="Rajo" w:date="2018-06-12T20:55:00Z">
        <w:r w:rsidR="009964FD">
          <w:rPr>
            <w:lang w:val="bs-Latn-BA"/>
          </w:rPr>
          <w:t>,</w:t>
        </w:r>
      </w:ins>
      <w:ins w:id="977" w:author="Rajo" w:date="2018-06-12T20:53:00Z">
        <w:r w:rsidR="00EE20A3">
          <w:rPr>
            <w:lang w:val="bs-Latn-BA"/>
          </w:rPr>
          <w:t xml:space="preserve"> n</w:t>
        </w:r>
      </w:ins>
      <w:ins w:id="978" w:author="Rajo" w:date="2018-06-12T20:51:00Z">
        <w:r w:rsidR="00EE20A3">
          <w:rPr>
            <w:lang w:val="bs-Latn-BA"/>
          </w:rPr>
          <w:t xml:space="preserve">a osnovu </w:t>
        </w:r>
      </w:ins>
      <w:ins w:id="979" w:author="Rajo" w:date="2018-06-12T20:53:00Z">
        <w:r w:rsidR="00EE20A3">
          <w:rPr>
            <w:lang w:val="bs-Latn-BA"/>
          </w:rPr>
          <w:t>koji</w:t>
        </w:r>
      </w:ins>
      <w:ins w:id="980" w:author="Rajo" w:date="2018-06-12T20:55:00Z">
        <w:r w:rsidR="009964FD">
          <w:rPr>
            <w:lang w:val="bs-Latn-BA"/>
          </w:rPr>
          <w:t>h</w:t>
        </w:r>
      </w:ins>
      <w:ins w:id="981" w:author="Rajo" w:date="2018-06-12T20:53:00Z">
        <w:r w:rsidR="00EE20A3">
          <w:rPr>
            <w:lang w:val="bs-Latn-BA"/>
          </w:rPr>
          <w:t xml:space="preserve"> se </w:t>
        </w:r>
      </w:ins>
      <w:ins w:id="982" w:author="Rajo" w:date="2018-06-12T20:57:00Z">
        <w:r w:rsidR="009964FD">
          <w:rPr>
            <w:lang w:val="bs-Latn-BA"/>
          </w:rPr>
          <w:t>putem njega</w:t>
        </w:r>
      </w:ins>
      <w:ins w:id="983" w:author="Rajo" w:date="2018-06-12T20:55:00Z">
        <w:r w:rsidR="009964FD">
          <w:rPr>
            <w:lang w:val="bs-Latn-BA"/>
          </w:rPr>
          <w:t xml:space="preserve"> </w:t>
        </w:r>
      </w:ins>
      <w:ins w:id="984" w:author="Rajo" w:date="2018-06-12T20:53:00Z">
        <w:r w:rsidR="00EE20A3">
          <w:rPr>
            <w:lang w:val="bs-Latn-BA"/>
          </w:rPr>
          <w:t>može izvršiti</w:t>
        </w:r>
      </w:ins>
      <w:ins w:id="985" w:author="Rajo" w:date="2018-06-11T20:55:00Z">
        <w:r w:rsidR="00202D66">
          <w:rPr>
            <w:lang w:val="bs-Latn-BA"/>
          </w:rPr>
          <w:t xml:space="preserve"> prijav</w:t>
        </w:r>
      </w:ins>
      <w:ins w:id="986" w:author="Rajo" w:date="2018-06-12T20:53:00Z">
        <w:r w:rsidR="00EE20A3">
          <w:rPr>
            <w:lang w:val="bs-Latn-BA"/>
          </w:rPr>
          <w:t>a</w:t>
        </w:r>
      </w:ins>
      <w:ins w:id="987" w:author="Rajo" w:date="2018-06-11T20:55:00Z">
        <w:r w:rsidR="00202D66">
          <w:rPr>
            <w:lang w:val="bs-Latn-BA"/>
          </w:rPr>
          <w:t xml:space="preserve"> </w:t>
        </w:r>
      </w:ins>
      <w:ins w:id="988" w:author="Rajo" w:date="2018-06-12T20:55:00Z">
        <w:r w:rsidR="009964FD">
          <w:rPr>
            <w:lang w:val="bs-Latn-BA"/>
          </w:rPr>
          <w:t xml:space="preserve">korisnika </w:t>
        </w:r>
      </w:ins>
      <w:ins w:id="989" w:author="Rajo" w:date="2018-06-12T20:56:00Z">
        <w:r w:rsidR="009964FD">
          <w:rPr>
            <w:lang w:val="bs-Latn-BA"/>
          </w:rPr>
          <w:t xml:space="preserve">i </w:t>
        </w:r>
      </w:ins>
      <w:ins w:id="990" w:author="Rajo" w:date="2018-06-11T20:55:00Z">
        <w:r w:rsidR="00202D66">
          <w:rPr>
            <w:lang w:val="bs-Latn-BA"/>
          </w:rPr>
          <w:t>na</w:t>
        </w:r>
      </w:ins>
      <w:ins w:id="991" w:author="Rajo" w:date="2018-06-11T20:57:00Z">
        <w:r w:rsidR="001B13B3">
          <w:rPr>
            <w:lang w:val="bs-Latn-BA"/>
          </w:rPr>
          <w:t xml:space="preserve"> </w:t>
        </w:r>
      </w:ins>
      <w:ins w:id="992" w:author="Rajo" w:date="2018-06-12T20:56:00Z">
        <w:r w:rsidR="009964FD">
          <w:rPr>
            <w:lang w:val="bs-Latn-BA"/>
          </w:rPr>
          <w:t xml:space="preserve">sve </w:t>
        </w:r>
      </w:ins>
      <w:ins w:id="993" w:author="Rajo" w:date="2018-06-11T20:57:00Z">
        <w:r w:rsidR="001B13B3">
          <w:rPr>
            <w:lang w:val="bs-Latn-BA"/>
          </w:rPr>
          <w:t xml:space="preserve">ostale aplikacije </w:t>
        </w:r>
      </w:ins>
      <w:ins w:id="994" w:author="Rajo" w:date="2018-06-12T20:58:00Z">
        <w:r w:rsidR="00A65329">
          <w:rPr>
            <w:lang w:val="bs-Latn-BA"/>
          </w:rPr>
          <w:t xml:space="preserve">koje </w:t>
        </w:r>
      </w:ins>
      <w:ins w:id="995" w:author="Rajo" w:date="2018-06-12T20:59:00Z">
        <w:r w:rsidR="0013751B">
          <w:rPr>
            <w:lang w:val="bs-Latn-BA"/>
          </w:rPr>
          <w:t>su na njega povezane</w:t>
        </w:r>
      </w:ins>
      <w:ins w:id="996" w:author="Rajo" w:date="2018-06-12T20:54:00Z">
        <w:r w:rsidR="003F55DB">
          <w:rPr>
            <w:lang w:val="bs-Latn-BA"/>
          </w:rPr>
          <w:t xml:space="preserve">. </w:t>
        </w:r>
      </w:ins>
      <w:moveToRangeStart w:id="997" w:author="Rajo" w:date="2018-06-11T20:53:00Z" w:name="move516513719"/>
      <w:moveTo w:id="998" w:author="Rajo" w:date="2018-06-11T20:53:00Z">
        <w:r w:rsidR="007B03E4">
          <w:rPr>
            <w:lang w:val="bs-Latn-BA"/>
          </w:rPr>
          <w:t xml:space="preserve">U uobičajenoj konfiguraciji SSO-a koja je </w:t>
        </w:r>
        <w:del w:id="999" w:author="Rajo" w:date="2018-06-11T20:53:00Z">
          <w:r w:rsidR="007B03E4" w:rsidDel="007B03E4">
            <w:rPr>
              <w:lang w:val="bs-Latn-BA"/>
            </w:rPr>
            <w:delText xml:space="preserve">navedena u gore </w:delText>
          </w:r>
        </w:del>
        <w:del w:id="1000" w:author="Rajo" w:date="2018-06-11T20:54:00Z">
          <w:r w:rsidR="007B03E4" w:rsidDel="007B03E4">
            <w:rPr>
              <w:lang w:val="bs-Latn-BA"/>
            </w:rPr>
            <w:delText>prikazanom scenariju</w:delText>
          </w:r>
        </w:del>
      </w:moveTo>
      <w:ins w:id="1001" w:author="Rajo" w:date="2018-06-11T20:54:00Z">
        <w:r w:rsidR="007B03E4">
          <w:rPr>
            <w:lang w:val="bs-Latn-BA"/>
          </w:rPr>
          <w:t xml:space="preserve">prikazana na narednoj </w:t>
        </w:r>
      </w:ins>
      <w:ins w:id="1002" w:author="Rajo" w:date="2018-06-17T14:49:00Z">
        <w:r w:rsidR="00323526" w:rsidRPr="00323526">
          <w:rPr>
            <w:b/>
            <w:lang w:val="bs-Latn-BA"/>
            <w:rPrChange w:id="1003" w:author="Rajo" w:date="2018-06-17T14:49:00Z">
              <w:rPr>
                <w:lang w:val="bs-Latn-BA"/>
              </w:rPr>
            </w:rPrChange>
          </w:rPr>
          <w:t>S</w:t>
        </w:r>
      </w:ins>
      <w:ins w:id="1004" w:author="Rajo" w:date="2018-06-11T20:54:00Z">
        <w:r w:rsidR="007B03E4" w:rsidRPr="00323526">
          <w:rPr>
            <w:b/>
            <w:lang w:val="bs-Latn-BA"/>
            <w:rPrChange w:id="1005" w:author="Rajo" w:date="2018-06-17T14:49:00Z">
              <w:rPr>
                <w:lang w:val="bs-Latn-BA"/>
              </w:rPr>
            </w:rPrChange>
          </w:rPr>
          <w:t>lici 4.4</w:t>
        </w:r>
      </w:ins>
      <w:moveTo w:id="1006" w:author="Rajo" w:date="2018-06-11T20:53:00Z">
        <w:r w:rsidR="007B03E4">
          <w:rPr>
            <w:lang w:val="bs-Latn-BA"/>
          </w:rPr>
          <w:t xml:space="preserve">, korisnik prvo odlazi na </w:t>
        </w:r>
        <w:del w:id="1007" w:author="Rajo" w:date="2018-06-11T20:54:00Z">
          <w:r w:rsidR="007B03E4" w:rsidDel="00202D66">
            <w:rPr>
              <w:lang w:val="bs-Latn-BA"/>
            </w:rPr>
            <w:delText>domen1</w:delText>
          </w:r>
        </w:del>
      </w:moveTo>
      <w:ins w:id="1008" w:author="Rajo" w:date="2018-06-11T20:54:00Z">
        <w:r w:rsidR="00202D66">
          <w:rPr>
            <w:lang w:val="bs-Latn-BA"/>
          </w:rPr>
          <w:t>aplikaciju1</w:t>
        </w:r>
      </w:ins>
      <w:moveTo w:id="1009" w:author="Rajo" w:date="2018-06-11T20:53:00Z">
        <w:r w:rsidR="007B03E4">
          <w:rPr>
            <w:lang w:val="bs-Latn-BA"/>
          </w:rPr>
          <w:t xml:space="preserve"> na </w:t>
        </w:r>
        <w:del w:id="1010" w:author="Rajo" w:date="2018-06-11T20:54:00Z">
          <w:r w:rsidR="007B03E4" w:rsidDel="00202D66">
            <w:rPr>
              <w:lang w:val="bs-Latn-BA"/>
            </w:rPr>
            <w:delText>kom</w:delText>
          </w:r>
        </w:del>
      </w:moveTo>
      <w:ins w:id="1011" w:author="Rajo" w:date="2018-06-11T20:54:00Z">
        <w:r w:rsidR="00202D66">
          <w:rPr>
            <w:lang w:val="bs-Latn-BA"/>
          </w:rPr>
          <w:t>koju</w:t>
        </w:r>
      </w:ins>
      <w:moveTo w:id="1012" w:author="Rajo" w:date="2018-06-11T20:53:00Z">
        <w:r w:rsidR="007B03E4">
          <w:rPr>
            <w:lang w:val="bs-Latn-BA"/>
          </w:rPr>
          <w:t xml:space="preserve"> još uvijek nije prijavljen, zbog čega se vrši preusmjeravanje na </w:t>
        </w:r>
        <w:del w:id="1013" w:author="Rajo" w:date="2018-06-11T20:54:00Z">
          <w:r w:rsidR="007B03E4" w:rsidDel="00202D66">
            <w:rPr>
              <w:lang w:val="bs-Latn-BA"/>
            </w:rPr>
            <w:delText xml:space="preserve">autentikacioni domen odnosno </w:delText>
          </w:r>
        </w:del>
        <w:r w:rsidR="007B03E4">
          <w:rPr>
            <w:lang w:val="bs-Latn-BA"/>
          </w:rPr>
          <w:t>SSO server. Ukoliko korisnik nije bio prijavljen u okviru njega (sesijski kolačić</w:t>
        </w:r>
        <w:del w:id="1014" w:author="Rajo" w:date="2018-06-12T21:00:00Z">
          <w:r w:rsidR="007B03E4" w:rsidDel="00B44868">
            <w:rPr>
              <w:lang w:val="bs-Latn-BA"/>
            </w:rPr>
            <w:delText xml:space="preserve"> </w:delText>
          </w:r>
        </w:del>
      </w:moveTo>
      <w:ins w:id="1015" w:author="Rajo" w:date="2018-06-12T21:00:00Z">
        <w:r w:rsidR="00B44868">
          <w:rPr>
            <w:lang w:val="bs-Latn-BA"/>
          </w:rPr>
          <w:t xml:space="preserve"> kao</w:t>
        </w:r>
        <w:r w:rsidR="003712F5">
          <w:rPr>
            <w:lang w:val="bs-Latn-BA"/>
          </w:rPr>
          <w:t xml:space="preserve"> identifikator odgovarajuće sesije </w:t>
        </w:r>
      </w:ins>
      <w:moveTo w:id="1016" w:author="Rajo" w:date="2018-06-11T20:53:00Z">
        <w:r w:rsidR="007B03E4">
          <w:rPr>
            <w:lang w:val="bs-Latn-BA"/>
          </w:rPr>
          <w:t>nije dostupan), korisnik se prvo autentikuje na centralnom autentikacionom serveru gdje dobija svoju sesiju i odgovarajući</w:t>
        </w:r>
      </w:moveTo>
      <w:ins w:id="1017" w:author="Rajo" w:date="2018-06-11T20:58:00Z">
        <w:r w:rsidR="00385321">
          <w:rPr>
            <w:lang w:val="bs-Latn-BA"/>
          </w:rPr>
          <w:t xml:space="preserve"> sesijski</w:t>
        </w:r>
      </w:ins>
      <w:moveTo w:id="1018" w:author="Rajo" w:date="2018-06-11T20:53:00Z">
        <w:r w:rsidR="007B03E4">
          <w:rPr>
            <w:lang w:val="bs-Latn-BA"/>
          </w:rPr>
          <w:t xml:space="preserve"> kolačić. Nakon toga, on se preusmjerava nazad na izvorn</w:t>
        </w:r>
      </w:moveTo>
      <w:ins w:id="1019" w:author="Rajo" w:date="2018-06-11T20:58:00Z">
        <w:r w:rsidR="00553D1D">
          <w:rPr>
            <w:lang w:val="bs-Latn-BA"/>
          </w:rPr>
          <w:t xml:space="preserve">u aplikaciju </w:t>
        </w:r>
      </w:ins>
      <w:moveTo w:id="1020" w:author="Rajo" w:date="2018-06-11T20:53:00Z">
        <w:del w:id="1021" w:author="Rajo" w:date="2018-06-11T20:58:00Z">
          <w:r w:rsidR="007B03E4" w:rsidDel="00553D1D">
            <w:rPr>
              <w:lang w:val="bs-Latn-BA"/>
            </w:rPr>
            <w:delText>i domen</w:delText>
          </w:r>
        </w:del>
        <w:del w:id="1022" w:author="Rajo" w:date="2018-06-11T20:59:00Z">
          <w:r w:rsidR="007B03E4" w:rsidDel="00D7526B">
            <w:rPr>
              <w:lang w:val="bs-Latn-BA"/>
            </w:rPr>
            <w:delText xml:space="preserve">, </w:delText>
          </w:r>
        </w:del>
        <w:r w:rsidR="007B03E4">
          <w:rPr>
            <w:lang w:val="bs-Latn-BA"/>
          </w:rPr>
          <w:t xml:space="preserve">zajedno sa autentikacionim tokenom na osnovu kog se vrši autentikacija </w:t>
        </w:r>
      </w:moveTo>
      <w:ins w:id="1023" w:author="Rajo" w:date="2018-06-12T21:02:00Z">
        <w:r w:rsidR="008D43CD">
          <w:rPr>
            <w:lang w:val="bs-Latn-BA"/>
          </w:rPr>
          <w:t xml:space="preserve">i kreiranje odgovarajuće sesije </w:t>
        </w:r>
      </w:ins>
      <w:moveTo w:id="1024" w:author="Rajo" w:date="2018-06-11T20:53:00Z">
        <w:del w:id="1025" w:author="Rajo" w:date="2018-06-12T21:02:00Z">
          <w:r w:rsidR="007B03E4" w:rsidDel="00AD45DE">
            <w:rPr>
              <w:lang w:val="bs-Latn-BA"/>
            </w:rPr>
            <w:delText xml:space="preserve">i čuvanje kolačića </w:delText>
          </w:r>
        </w:del>
        <w:r w:rsidR="007B03E4">
          <w:rPr>
            <w:lang w:val="bs-Latn-BA"/>
          </w:rPr>
          <w:t xml:space="preserve">u okviru </w:t>
        </w:r>
        <w:del w:id="1026" w:author="Rajo" w:date="2018-06-11T21:14:00Z">
          <w:r w:rsidR="007B03E4" w:rsidDel="00BE7222">
            <w:rPr>
              <w:lang w:val="bs-Latn-BA"/>
            </w:rPr>
            <w:delText>domena1</w:delText>
          </w:r>
        </w:del>
      </w:moveTo>
      <w:ins w:id="1027" w:author="Rajo" w:date="2018-06-11T21:14:00Z">
        <w:r w:rsidR="00BE7222">
          <w:rPr>
            <w:lang w:val="bs-Latn-BA"/>
          </w:rPr>
          <w:t>aplikacije1</w:t>
        </w:r>
      </w:ins>
      <w:moveTo w:id="1028" w:author="Rajo" w:date="2018-06-11T20:53:00Z">
        <w:r w:rsidR="007B03E4">
          <w:rPr>
            <w:lang w:val="bs-Latn-BA"/>
          </w:rPr>
          <w:t xml:space="preserve">, s obzirom na to da token sadrži sve informacije potrebne za to. Sada, ukoliko korisnik posjeti </w:t>
        </w:r>
        <w:del w:id="1029" w:author="Rajo" w:date="2018-06-11T21:14:00Z">
          <w:r w:rsidR="007B03E4" w:rsidDel="00190C36">
            <w:rPr>
              <w:lang w:val="bs-Latn-BA"/>
            </w:rPr>
            <w:delText>domen2</w:delText>
          </w:r>
        </w:del>
      </w:moveTo>
      <w:ins w:id="1030" w:author="Rajo" w:date="2018-06-11T21:14:00Z">
        <w:r w:rsidR="00190C36">
          <w:rPr>
            <w:lang w:val="bs-Latn-BA"/>
          </w:rPr>
          <w:t>aplikaciju2</w:t>
        </w:r>
      </w:ins>
      <w:moveTo w:id="1031" w:author="Rajo" w:date="2018-06-11T20:53:00Z">
        <w:r w:rsidR="007B03E4">
          <w:rPr>
            <w:lang w:val="bs-Latn-BA"/>
          </w:rPr>
          <w:t xml:space="preserve"> u okviru ko</w:t>
        </w:r>
      </w:moveTo>
      <w:ins w:id="1032" w:author="Rajo" w:date="2018-06-12T21:03:00Z">
        <w:r w:rsidR="00B139D2">
          <w:rPr>
            <w:lang w:val="bs-Latn-BA"/>
          </w:rPr>
          <w:t>je</w:t>
        </w:r>
      </w:ins>
      <w:moveTo w:id="1033" w:author="Rajo" w:date="2018-06-11T20:53:00Z">
        <w:del w:id="1034" w:author="Rajo" w:date="2018-06-12T21:03:00Z">
          <w:r w:rsidR="007B03E4" w:rsidDel="00B139D2">
            <w:rPr>
              <w:lang w:val="bs-Latn-BA"/>
            </w:rPr>
            <w:delText>g</w:delText>
          </w:r>
        </w:del>
        <w:r w:rsidR="007B03E4">
          <w:rPr>
            <w:lang w:val="bs-Latn-BA"/>
          </w:rPr>
          <w:t xml:space="preserv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w:t>
        </w:r>
        <w:del w:id="1035" w:author="Rajo" w:date="2018-06-11T21:15:00Z">
          <w:r w:rsidR="007B03E4" w:rsidDel="00BA71E5">
            <w:rPr>
              <w:lang w:val="bs-Latn-BA"/>
            </w:rPr>
            <w:delText>i</w:delText>
          </w:r>
        </w:del>
      </w:moveTo>
      <w:ins w:id="1036" w:author="Rajo" w:date="2018-06-11T21:15:00Z">
        <w:r w:rsidR="00BA71E5">
          <w:rPr>
            <w:lang w:val="bs-Latn-BA"/>
          </w:rPr>
          <w:t>u</w:t>
        </w:r>
      </w:ins>
      <w:moveTo w:id="1037" w:author="Rajo" w:date="2018-06-11T20:53:00Z">
        <w:r w:rsidR="007B03E4">
          <w:rPr>
            <w:lang w:val="bs-Latn-BA"/>
          </w:rPr>
          <w:t xml:space="preserve"> </w:t>
        </w:r>
        <w:del w:id="1038" w:author="Rajo" w:date="2018-06-11T21:15:00Z">
          <w:r w:rsidR="007B03E4" w:rsidDel="00BA71E5">
            <w:rPr>
              <w:lang w:val="bs-Latn-BA"/>
            </w:rPr>
            <w:delText>domen</w:delText>
          </w:r>
        </w:del>
      </w:moveTo>
      <w:ins w:id="1039" w:author="Rajo" w:date="2018-06-11T21:15:00Z">
        <w:r w:rsidR="00BA71E5">
          <w:rPr>
            <w:lang w:val="bs-Latn-BA"/>
          </w:rPr>
          <w:t>aplikaciju</w:t>
        </w:r>
      </w:ins>
      <w:moveTo w:id="1040" w:author="Rajo" w:date="2018-06-11T20:53:00Z">
        <w:r w:rsidR="007B03E4">
          <w:rPr>
            <w:lang w:val="bs-Latn-BA"/>
          </w:rPr>
          <w:t xml:space="preserve"> </w:t>
        </w:r>
      </w:moveTo>
      <w:ins w:id="1041" w:author="Rajo" w:date="2018-06-11T21:15:00Z">
        <w:r w:rsidR="00BA71E5">
          <w:rPr>
            <w:lang w:val="bs-Latn-BA"/>
          </w:rPr>
          <w:t>(aplikacij</w:t>
        </w:r>
        <w:r w:rsidR="00DF6D89">
          <w:rPr>
            <w:lang w:val="bs-Latn-BA"/>
          </w:rPr>
          <w:t>a</w:t>
        </w:r>
        <w:r w:rsidR="00BA71E5">
          <w:rPr>
            <w:lang w:val="bs-Latn-BA"/>
          </w:rPr>
          <w:t xml:space="preserve">2) </w:t>
        </w:r>
      </w:ins>
      <w:moveTo w:id="1042" w:author="Rajo" w:date="2018-06-11T20:53:00Z">
        <w:r w:rsidR="007B03E4">
          <w:rPr>
            <w:lang w:val="bs-Latn-BA"/>
          </w:rPr>
          <w:t xml:space="preserve">zajedno sa tokenom. Autentikacioni token ponovo sadrži informacije neophodne za autentikaciju korisnika, ali ovaj put u okviru </w:t>
        </w:r>
        <w:del w:id="1043" w:author="Rajo" w:date="2018-06-11T21:15:00Z">
          <w:r w:rsidR="007B03E4" w:rsidDel="00E7474F">
            <w:rPr>
              <w:lang w:val="bs-Latn-BA"/>
            </w:rPr>
            <w:delText>domena2</w:delText>
          </w:r>
        </w:del>
      </w:moveTo>
      <w:ins w:id="1044" w:author="Rajo" w:date="2018-06-11T21:15:00Z">
        <w:r w:rsidR="00E7474F">
          <w:rPr>
            <w:lang w:val="bs-Latn-BA"/>
          </w:rPr>
          <w:t>aplikacije2</w:t>
        </w:r>
      </w:ins>
      <w:moveTo w:id="1045" w:author="Rajo" w:date="2018-06-11T20:53:00Z">
        <w:r w:rsidR="007B03E4">
          <w:rPr>
            <w:lang w:val="bs-Latn-BA"/>
          </w:rPr>
          <w:t xml:space="preserve">, tako da se token koristi za autentikaciju i u okviru </w:t>
        </w:r>
        <w:del w:id="1046" w:author="Rajo" w:date="2018-06-11T21:15:00Z">
          <w:r w:rsidR="007B03E4" w:rsidDel="00245248">
            <w:rPr>
              <w:lang w:val="bs-Latn-BA"/>
            </w:rPr>
            <w:delText>njega</w:delText>
          </w:r>
        </w:del>
      </w:moveTo>
      <w:ins w:id="1047" w:author="Rajo" w:date="2018-06-11T21:15:00Z">
        <w:r w:rsidR="00245248">
          <w:rPr>
            <w:lang w:val="bs-Latn-BA"/>
          </w:rPr>
          <w:t>nje</w:t>
        </w:r>
      </w:ins>
      <w:moveTo w:id="1048" w:author="Rajo" w:date="2018-06-11T20:53:00Z">
        <w:r w:rsidR="007B03E4">
          <w:rPr>
            <w:lang w:val="bs-Latn-BA"/>
          </w:rPr>
          <w:t>.</w:t>
        </w:r>
      </w:moveTo>
    </w:p>
    <w:moveToRangeEnd w:id="997"/>
    <w:p w14:paraId="638119F4" w14:textId="2E9AA0DC" w:rsidR="00E94ADE" w:rsidDel="00093655" w:rsidRDefault="00E94ADE">
      <w:pPr>
        <w:spacing w:line="240" w:lineRule="auto"/>
        <w:ind w:firstLine="360"/>
        <w:jc w:val="both"/>
        <w:rPr>
          <w:del w:id="1049" w:author="Rajo" w:date="2018-05-22T20:24:00Z"/>
          <w:lang w:val="bs-Latn-BA"/>
        </w:rPr>
        <w:pPrChange w:id="1050" w:author="Rajo" w:date="2018-06-17T14:44:00Z">
          <w:pPr>
            <w:spacing w:line="240" w:lineRule="auto"/>
            <w:ind w:firstLine="720"/>
            <w:jc w:val="both"/>
          </w:pPr>
        </w:pPrChange>
      </w:pPr>
    </w:p>
    <w:p w14:paraId="6ACD81BA" w14:textId="77777777" w:rsidR="00E94ADE" w:rsidRDefault="00E94ADE">
      <w:pPr>
        <w:spacing w:line="240" w:lineRule="auto"/>
        <w:ind w:firstLine="360"/>
        <w:jc w:val="both"/>
        <w:rPr>
          <w:lang w:val="bs-Latn-BA"/>
        </w:rPr>
        <w:pPrChange w:id="1051" w:author="Rajo" w:date="2018-06-17T14:44:00Z">
          <w:pPr>
            <w:spacing w:line="240" w:lineRule="auto"/>
            <w:jc w:val="both"/>
          </w:pPr>
        </w:pPrChange>
      </w:pPr>
    </w:p>
    <w:p w14:paraId="68F69F79"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B33FAC2" wp14:editId="2567893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901083F" w:rsidR="009B0D46" w:rsidRDefault="009B0D46">
                              <w:pPr>
                                <w:pStyle w:val="NormalWeb"/>
                                <w:spacing w:before="0" w:beforeAutospacing="0" w:after="0" w:afterAutospacing="0" w:line="276" w:lineRule="auto"/>
                                <w:jc w:val="center"/>
                                <w:rPr>
                                  <w:b/>
                                  <w:color w:val="FFFFFF" w:themeColor="background1"/>
                                </w:rPr>
                              </w:pPr>
                              <w:del w:id="1052"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1053" w:author="Rajo" w:date="2018-06-16T20:44:00Z">
                                <w:r>
                                  <w:rPr>
                                    <w:rFonts w:ascii="Microsoft Sans Serif" w:eastAsia="Calibri" w:hAnsi="Microsoft Sans Serif"/>
                                    <w:b/>
                                    <w:color w:val="FFFFFF" w:themeColor="background1"/>
                                    <w:sz w:val="20"/>
                                    <w:szCs w:val="20"/>
                                    <w:lang w:val="sr-Latn-RS"/>
                                  </w:rPr>
                                  <w:t>Internet preglednik (skladište kolačića)</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35FF466F" w14:textId="75F533D4" w:rsidR="009B0D46" w:rsidRDefault="009B0D46">
                              <w:pPr>
                                <w:rPr>
                                  <w:rFonts w:ascii="Microsoft Sans Serif" w:hAnsi="Microsoft Sans Serif" w:cs="Microsoft Sans Serif"/>
                                  <w:sz w:val="16"/>
                                  <w:szCs w:val="16"/>
                                  <w:lang w:val="sr-Latn-RS"/>
                                </w:rPr>
                              </w:pPr>
                              <w:del w:id="1054" w:author="Rajo" w:date="2018-06-11T21:16:00Z">
                                <w:r w:rsidDel="00595525">
                                  <w:rPr>
                                    <w:rFonts w:ascii="Microsoft Sans Serif" w:hAnsi="Microsoft Sans Serif" w:cs="Microsoft Sans Serif"/>
                                    <w:sz w:val="16"/>
                                    <w:szCs w:val="16"/>
                                    <w:lang w:val="sr-Latn-RS"/>
                                  </w:rPr>
                                  <w:delText>Preusmijerava na</w:delText>
                                </w:r>
                              </w:del>
                              <w:ins w:id="1055" w:author="Rajo" w:date="2018-06-11T21:16:00Z">
                                <w:r>
                                  <w:rPr>
                                    <w:rFonts w:ascii="Microsoft Sans Serif" w:hAnsi="Microsoft Sans Serif" w:cs="Microsoft Sans Serif"/>
                                    <w:sz w:val="16"/>
                                    <w:szCs w:val="16"/>
                                    <w:lang w:val="sr-Latn-RS"/>
                                  </w:rPr>
                                  <w:t>Preusmjeravanje na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3CBD04FD" w14:textId="507E50FE" w:rsidR="009B0D46" w:rsidDel="00595525" w:rsidRDefault="009B0D46">
                              <w:pPr>
                                <w:pStyle w:val="NormalWeb"/>
                                <w:spacing w:before="0" w:beforeAutospacing="0" w:after="0" w:afterAutospacing="0" w:line="276" w:lineRule="auto"/>
                                <w:rPr>
                                  <w:del w:id="1056" w:author="Rajo" w:date="2018-06-11T21:17:00Z"/>
                                  <w:rFonts w:ascii="Microsoft Sans Serif" w:eastAsia="Calibri" w:hAnsi="Microsoft Sans Serif"/>
                                  <w:sz w:val="16"/>
                                  <w:szCs w:val="16"/>
                                  <w:lang w:val="sr-Latn-RS"/>
                                </w:rPr>
                              </w:pPr>
                              <w:del w:id="1057"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9B0D46" w:rsidRDefault="009B0D46">
                              <w:pPr>
                                <w:pStyle w:val="NormalWeb"/>
                                <w:spacing w:before="0" w:beforeAutospacing="0" w:after="0" w:afterAutospacing="0" w:line="276" w:lineRule="auto"/>
                                <w:jc w:val="right"/>
                                <w:pPrChange w:id="1058" w:author="Rajo" w:date="2018-06-16T21:43:00Z">
                                  <w:pPr>
                                    <w:pStyle w:val="NormalWeb"/>
                                    <w:spacing w:before="0" w:beforeAutospacing="0" w:after="0" w:afterAutospacing="0" w:line="276" w:lineRule="auto"/>
                                  </w:pPr>
                                </w:pPrChange>
                              </w:pPr>
                              <w:del w:id="1059" w:author="Rajo" w:date="2018-06-11T21:17:00Z">
                                <w:r w:rsidDel="00595525">
                                  <w:rPr>
                                    <w:rFonts w:ascii="Microsoft Sans Serif" w:eastAsia="Calibri" w:hAnsi="Microsoft Sans Serif"/>
                                    <w:sz w:val="16"/>
                                    <w:szCs w:val="16"/>
                                    <w:lang w:val="sr-Latn-RS"/>
                                  </w:rPr>
                                  <w:delText>za autentikaciju</w:delText>
                                </w:r>
                              </w:del>
                              <w:ins w:id="1060" w:author="Rajo" w:date="2018-06-11T21:17:00Z">
                                <w:r>
                                  <w:rPr>
                                    <w:rFonts w:ascii="Microsoft Sans Serif" w:eastAsia="Calibri" w:hAnsi="Microsoft Sans Serif"/>
                                    <w:sz w:val="16"/>
                                    <w:szCs w:val="16"/>
                                    <w:lang w:val="sr-Latn-RS"/>
                                  </w:rPr>
                                  <w:t>Autentikacija upotrebom tokena</w:t>
                                </w:r>
                              </w:ins>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7F66ED23" w14:textId="43630F06" w:rsidR="009B0D46" w:rsidRDefault="009B0D46">
                              <w:pPr>
                                <w:pStyle w:val="NormalWeb"/>
                                <w:spacing w:before="0" w:beforeAutospacing="0" w:after="0" w:afterAutospacing="0" w:line="276" w:lineRule="auto"/>
                              </w:pPr>
                              <w:del w:id="1061" w:author="Rajo" w:date="2018-06-11T21:16:00Z">
                                <w:r w:rsidDel="00595525">
                                  <w:rPr>
                                    <w:rFonts w:ascii="Microsoft Sans Serif" w:eastAsia="Calibri" w:hAnsi="Microsoft Sans Serif"/>
                                    <w:sz w:val="16"/>
                                    <w:szCs w:val="16"/>
                                    <w:lang w:val="sr-Latn-RS"/>
                                  </w:rPr>
                                  <w:delText>Odlazi na</w:delText>
                                </w:r>
                              </w:del>
                              <w:ins w:id="1062" w:author="Rajo" w:date="2018-06-11T21:16: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0E0FDB8C" w14:textId="48E62F5B" w:rsidR="009B0D46" w:rsidRDefault="009B0D46">
                              <w:pPr>
                                <w:pStyle w:val="NormalWeb"/>
                                <w:spacing w:before="0" w:beforeAutospacing="0" w:after="0" w:afterAutospacing="0" w:line="276" w:lineRule="auto"/>
                              </w:pPr>
                              <w:del w:id="1063" w:author="Rajo" w:date="2018-06-11T21:20:00Z">
                                <w:r w:rsidDel="00BB5CAE">
                                  <w:rPr>
                                    <w:rFonts w:ascii="Microsoft Sans Serif" w:eastAsia="Calibri" w:hAnsi="Microsoft Sans Serif"/>
                                    <w:sz w:val="16"/>
                                    <w:szCs w:val="16"/>
                                    <w:lang w:val="sr-Latn-RS"/>
                                  </w:rPr>
                                  <w:delText>Odlazi na</w:delText>
                                </w:r>
                              </w:del>
                              <w:ins w:id="1064" w:author="Rajo" w:date="2018-06-11T21:20: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9BF0441"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38EF1735" w14:textId="47AD3FE1" w:rsidR="009B0D46" w:rsidRDefault="009B0D4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1065"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066"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1067" w:author="Rajo" w:date="2018-06-11T21:20:00Z">
                                <w:r w:rsidDel="00BB5CAE">
                                  <w:rPr>
                                    <w:rFonts w:ascii="Microsoft Sans Serif" w:eastAsia="Calibri" w:hAnsi="Microsoft Sans Serif"/>
                                    <w:sz w:val="16"/>
                                    <w:szCs w:val="16"/>
                                    <w:lang w:val="sr-Latn-RS"/>
                                  </w:rPr>
                                  <w:delText>domen1</w:delText>
                                </w:r>
                              </w:del>
                              <w:ins w:id="1068" w:author="Rajo" w:date="2018-06-11T21:20:00Z">
                                <w:r>
                                  <w:rPr>
                                    <w:rFonts w:ascii="Microsoft Sans Serif" w:eastAsia="Calibri" w:hAnsi="Microsoft Sans Serif"/>
                                    <w:sz w:val="16"/>
                                    <w:szCs w:val="16"/>
                                    <w:lang w:val="sr-Latn-RS"/>
                                  </w:rPr>
                                  <w:t>aplikaciju1</w:t>
                                </w:r>
                              </w:ins>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21055EE9" w:rsidR="009B0D46" w:rsidDel="00A40BF4" w:rsidRDefault="009B0D46">
                              <w:pPr>
                                <w:pStyle w:val="NormalWeb"/>
                                <w:spacing w:before="0" w:beforeAutospacing="0" w:after="0" w:afterAutospacing="0" w:line="276" w:lineRule="auto"/>
                                <w:jc w:val="center"/>
                                <w:rPr>
                                  <w:del w:id="1069" w:author="Rajo" w:date="2018-06-11T21:17:00Z"/>
                                </w:rPr>
                              </w:pPr>
                              <w:r>
                                <w:rPr>
                                  <w:rFonts w:ascii="Microsoft Sans Serif" w:eastAsia="Calibri" w:hAnsi="Microsoft Sans Serif"/>
                                  <w:b/>
                                  <w:bCs/>
                                  <w:color w:val="FFFFFF"/>
                                  <w:sz w:val="20"/>
                                  <w:szCs w:val="20"/>
                                  <w:lang w:val="sr-Latn-RS"/>
                                </w:rPr>
                                <w:t>Autentikacioni</w:t>
                              </w:r>
                              <w:ins w:id="1070" w:author="Rajo" w:date="2018-06-11T21:17:00Z">
                                <w:r>
                                  <w:rPr>
                                    <w:rFonts w:ascii="Microsoft Sans Serif" w:eastAsia="Calibri" w:hAnsi="Microsoft Sans Serif"/>
                                    <w:b/>
                                    <w:bCs/>
                                    <w:color w:val="FFFFFF"/>
                                    <w:sz w:val="20"/>
                                    <w:szCs w:val="20"/>
                                    <w:lang w:val="sr-Latn-RS"/>
                                  </w:rPr>
                                  <w:t xml:space="preserve"> </w:t>
                                </w:r>
                              </w:ins>
                              <w:ins w:id="1071"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9B0D46" w:rsidRDefault="009B0D46">
                              <w:pPr>
                                <w:pStyle w:val="NormalWeb"/>
                                <w:spacing w:before="0" w:beforeAutospacing="0" w:after="0" w:afterAutospacing="0" w:line="276" w:lineRule="auto"/>
                                <w:jc w:val="center"/>
                              </w:pPr>
                              <w:del w:id="1072" w:author="Rajo" w:date="2018-06-11T21:17:00Z">
                                <w:r w:rsidDel="00A40BF4">
                                  <w:rPr>
                                    <w:rFonts w:ascii="Microsoft Sans Serif" w:eastAsia="Calibri" w:hAnsi="Microsoft Sans Serif"/>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0EE53E3A" w14:textId="12E79A3D" w:rsidR="009B0D46" w:rsidRDefault="009B0D46">
                              <w:pPr>
                                <w:pStyle w:val="NormalWeb"/>
                                <w:spacing w:before="0" w:beforeAutospacing="0" w:after="0" w:afterAutospacing="0" w:line="276" w:lineRule="auto"/>
                                <w:jc w:val="right"/>
                                <w:pPrChange w:id="1073"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1074"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075"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9B0D46" w:rsidRDefault="009B0D46">
                              <w:pPr>
                                <w:pStyle w:val="NormalWeb"/>
                                <w:spacing w:before="0" w:beforeAutospacing="0" w:after="0" w:afterAutospacing="0" w:line="276" w:lineRule="auto"/>
                                <w:jc w:val="right"/>
                                <w:pPrChange w:id="1076"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1077" w:author="Rajo" w:date="2018-06-11T21:20:00Z">
                                <w:r w:rsidDel="00BB5CAE">
                                  <w:rPr>
                                    <w:rFonts w:ascii="Microsoft Sans Serif" w:eastAsia="Calibri" w:hAnsi="Microsoft Sans Serif"/>
                                    <w:sz w:val="16"/>
                                    <w:szCs w:val="16"/>
                                    <w:lang w:val="sr-Latn-RS"/>
                                  </w:rPr>
                                  <w:delText>domen2</w:delText>
                                </w:r>
                              </w:del>
                              <w:ins w:id="1078" w:author="Rajo" w:date="2018-06-11T21:20:00Z">
                                <w:r>
                                  <w:rPr>
                                    <w:rFonts w:ascii="Microsoft Sans Serif" w:eastAsia="Calibri" w:hAnsi="Microsoft Sans Serif"/>
                                    <w:sz w:val="16"/>
                                    <w:szCs w:val="16"/>
                                    <w:lang w:val="sr-Latn-RS"/>
                                  </w:rPr>
                                  <w:t>aplikaciju2</w:t>
                                </w:r>
                              </w:ins>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7F977B65" w14:textId="6FD6A504" w:rsidR="009B0D46" w:rsidDel="00595525" w:rsidRDefault="009B0D46">
                              <w:pPr>
                                <w:pStyle w:val="NormalWeb"/>
                                <w:spacing w:before="0" w:beforeAutospacing="0" w:after="0" w:afterAutospacing="0" w:line="276" w:lineRule="auto"/>
                                <w:rPr>
                                  <w:del w:id="1079" w:author="Rajo" w:date="2018-06-11T21:16:00Z"/>
                                </w:rPr>
                              </w:pPr>
                              <w:del w:id="1080"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9B0D46" w:rsidRDefault="009B0D46">
                              <w:pPr>
                                <w:pStyle w:val="NormalWeb"/>
                                <w:spacing w:before="0" w:beforeAutospacing="0" w:after="0" w:afterAutospacing="0" w:line="276" w:lineRule="auto"/>
                              </w:pPr>
                              <w:del w:id="1081" w:author="Rajo" w:date="2018-06-11T21:16:00Z">
                                <w:r w:rsidDel="00595525">
                                  <w:rPr>
                                    <w:rFonts w:ascii="Microsoft Sans Serif" w:eastAsia="Calibri" w:hAnsi="Microsoft Sans Serif"/>
                                    <w:sz w:val="16"/>
                                    <w:szCs w:val="16"/>
                                    <w:lang w:val="sr-Latn-RS"/>
                                  </w:rPr>
                                  <w:delText>za autentikaciju</w:delText>
                                </w:r>
                              </w:del>
                              <w:ins w:id="1082" w:author="Rajo" w:date="2018-06-11T21:16:00Z">
                                <w:r>
                                  <w:rPr>
                                    <w:rFonts w:ascii="Microsoft Sans Serif" w:eastAsia="Calibri" w:hAnsi="Microsoft Sans Serif"/>
                                    <w:sz w:val="16"/>
                                    <w:szCs w:val="16"/>
                                    <w:lang w:val="sr-Latn-RS"/>
                                  </w:rPr>
                                  <w:t xml:space="preserve">Autentikacija </w:t>
                                </w:r>
                              </w:ins>
                              <w:ins w:id="1083" w:author="Rajo" w:date="2018-06-11T21:17:00Z">
                                <w:r>
                                  <w:rPr>
                                    <w:rFonts w:ascii="Microsoft Sans Serif" w:eastAsia="Calibri" w:hAnsi="Microsoft Sans Serif"/>
                                    <w:sz w:val="16"/>
                                    <w:szCs w:val="16"/>
                                    <w:lang w:val="sr-Latn-RS"/>
                                  </w:rPr>
                                  <w:t>upotrebom tokena</w:t>
                                </w:r>
                              </w:ins>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45EFC9D3" w14:textId="7FBE9430" w:rsidR="009B0D46" w:rsidRDefault="009B0D46">
                              <w:pPr>
                                <w:pStyle w:val="NormalWeb"/>
                                <w:spacing w:before="0" w:beforeAutospacing="0" w:after="0" w:afterAutospacing="0" w:line="276" w:lineRule="auto"/>
                                <w:jc w:val="right"/>
                                <w:pPrChange w:id="1084" w:author="Rajo" w:date="2018-06-16T21:42:00Z">
                                  <w:pPr>
                                    <w:pStyle w:val="NormalWeb"/>
                                    <w:spacing w:before="0" w:beforeAutospacing="0" w:after="0" w:afterAutospacing="0" w:line="276" w:lineRule="auto"/>
                                  </w:pPr>
                                </w:pPrChange>
                              </w:pPr>
                              <w:del w:id="1085" w:author="Rajo" w:date="2018-06-11T21:18:00Z">
                                <w:r w:rsidDel="00BB5CAE">
                                  <w:rPr>
                                    <w:rFonts w:ascii="Microsoft Sans Serif" w:eastAsia="Calibri" w:hAnsi="Microsoft Sans Serif"/>
                                    <w:sz w:val="16"/>
                                    <w:szCs w:val="16"/>
                                    <w:lang w:val="sr-Latn-RS"/>
                                  </w:rPr>
                                  <w:delText>Šalje token i preusmijerava</w:delText>
                                </w:r>
                              </w:del>
                              <w:ins w:id="1086" w:author="Rajo" w:date="2018-06-16T21:30:00Z">
                                <w:r>
                                  <w:rPr>
                                    <w:rFonts w:ascii="Microsoft Sans Serif" w:eastAsia="Calibri" w:hAnsi="Microsoft Sans Serif"/>
                                    <w:sz w:val="16"/>
                                    <w:szCs w:val="16"/>
                                    <w:lang w:val="sr-Latn-RS"/>
                                  </w:rPr>
                                  <w:t>P</w:t>
                                </w:r>
                              </w:ins>
                              <w:ins w:id="1087" w:author="Rajo" w:date="2018-06-11T21:18:00Z">
                                <w:r>
                                  <w:rPr>
                                    <w:rFonts w:ascii="Microsoft Sans Serif" w:eastAsia="Calibri" w:hAnsi="Microsoft Sans Serif"/>
                                    <w:sz w:val="16"/>
                                    <w:szCs w:val="16"/>
                                    <w:lang w:val="sr-Latn-RS"/>
                                  </w:rPr>
                                  <w:t>reusmjeravanje</w:t>
                                </w:r>
                              </w:ins>
                              <w:ins w:id="1088" w:author="Rajo" w:date="2018-06-16T21:30:00Z">
                                <w:r>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BB5A86C" w14:textId="446A07CA" w:rsidR="009B0D46" w:rsidRDefault="009B0D46">
                              <w:pPr>
                                <w:pStyle w:val="NormalWeb"/>
                                <w:spacing w:before="0" w:beforeAutospacing="0" w:after="0" w:afterAutospacing="0" w:line="276" w:lineRule="auto"/>
                              </w:pPr>
                              <w:del w:id="1089" w:author="Rajo" w:date="2018-06-11T21:19:00Z">
                                <w:r w:rsidDel="00BB5CAE">
                                  <w:rPr>
                                    <w:rFonts w:ascii="Microsoft Sans Serif" w:eastAsia="Calibri" w:hAnsi="Microsoft Sans Serif"/>
                                    <w:sz w:val="16"/>
                                    <w:szCs w:val="16"/>
                                    <w:lang w:val="sr-Latn-RS"/>
                                  </w:rPr>
                                  <w:delText xml:space="preserve">Čuva kolačić </w:delText>
                                </w:r>
                              </w:del>
                              <w:ins w:id="1090" w:author="Rajo" w:date="2018-06-11T21:19:00Z">
                                <w:r>
                                  <w:rPr>
                                    <w:rFonts w:ascii="Microsoft Sans Serif" w:eastAsia="Calibri" w:hAnsi="Microsoft Sans Serif"/>
                                    <w:sz w:val="16"/>
                                    <w:szCs w:val="16"/>
                                    <w:lang w:val="sr-Latn-RS"/>
                                  </w:rPr>
                                  <w:t>Čuvanj</w:t>
                                </w:r>
                              </w:ins>
                              <w:ins w:id="1091" w:author="Rajo" w:date="2018-06-11T21:20:00Z">
                                <w:r>
                                  <w:rPr>
                                    <w:rFonts w:ascii="Microsoft Sans Serif" w:eastAsia="Calibri" w:hAnsi="Microsoft Sans Serif"/>
                                    <w:sz w:val="16"/>
                                    <w:szCs w:val="16"/>
                                    <w:lang w:val="sr-Latn-RS"/>
                                  </w:rPr>
                                  <w:t>e kolačića</w:t>
                                </w:r>
                              </w:ins>
                              <w:ins w:id="1092" w:author="Rajo" w:date="2018-06-16T21:34:00Z">
                                <w:r>
                                  <w:rPr>
                                    <w:rFonts w:ascii="Microsoft Sans Serif" w:eastAsia="Calibri" w:hAnsi="Microsoft Sans Serif"/>
                                    <w:sz w:val="16"/>
                                    <w:szCs w:val="16"/>
                                    <w:lang w:val="sr-Latn-RS"/>
                                  </w:rPr>
                                  <w:t xml:space="preserve"> za SSO server</w:t>
                                </w:r>
                              </w:ins>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180529DB" w14:textId="23623C2D" w:rsidR="009B0D46" w:rsidRDefault="009B0D46">
                              <w:pPr>
                                <w:pStyle w:val="NormalWeb"/>
                                <w:spacing w:before="0" w:beforeAutospacing="0" w:after="0" w:afterAutospacing="0" w:line="276" w:lineRule="auto"/>
                                <w:jc w:val="right"/>
                                <w:pPrChange w:id="1093"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094"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15C1F5A6" w14:textId="752BDE75" w:rsidR="009B0D46" w:rsidRDefault="009B0D46">
                              <w:pPr>
                                <w:pStyle w:val="NormalWeb"/>
                                <w:spacing w:before="0" w:beforeAutospacing="0" w:after="0" w:afterAutospacing="0" w:line="276" w:lineRule="auto"/>
                                <w:jc w:val="center"/>
                                <w:pPrChange w:id="1095" w:author="Rajo" w:date="2018-06-16T21:40:00Z">
                                  <w:pPr>
                                    <w:pStyle w:val="NormalWeb"/>
                                    <w:spacing w:before="0" w:beforeAutospacing="0" w:after="0" w:afterAutospacing="0" w:line="276" w:lineRule="auto"/>
                                  </w:pPr>
                                </w:pPrChange>
                              </w:pPr>
                              <w:del w:id="1096" w:author="Rajo" w:date="2018-06-11T21:18:00Z">
                                <w:r w:rsidDel="00BB5CAE">
                                  <w:rPr>
                                    <w:rFonts w:ascii="Microsoft Sans Serif" w:eastAsia="Calibri" w:hAnsi="Microsoft Sans Serif"/>
                                    <w:sz w:val="16"/>
                                    <w:szCs w:val="16"/>
                                    <w:lang w:val="sr-Latn-RS"/>
                                  </w:rPr>
                                  <w:delText>Korisnik se identifikuje ili je kolačić dostupan</w:delText>
                                </w:r>
                              </w:del>
                              <w:ins w:id="1097" w:author="Rajo" w:date="2018-06-11T21:18:00Z">
                                <w:r>
                                  <w:rPr>
                                    <w:rFonts w:ascii="Microsoft Sans Serif" w:eastAsia="Calibri" w:hAnsi="Microsoft Sans Serif"/>
                                    <w:sz w:val="16"/>
                                    <w:szCs w:val="16"/>
                                    <w:lang w:val="sr-Latn-RS"/>
                                  </w:rPr>
                                  <w:t xml:space="preserve">Identifikacija korisnika ili </w:t>
                                </w:r>
                              </w:ins>
                              <w:ins w:id="1098" w:author="Rajo" w:date="2018-06-11T21:19:00Z">
                                <w:r>
                                  <w:rPr>
                                    <w:rFonts w:ascii="Microsoft Sans Serif" w:eastAsia="Calibri" w:hAnsi="Microsoft Sans Serif"/>
                                    <w:sz w:val="16"/>
                                    <w:szCs w:val="16"/>
                                    <w:lang w:val="sr-Latn-RS"/>
                                  </w:rPr>
                                  <w:t>očitavanje postojećeg kolačića koji sadrži identifikator sesije</w:t>
                                </w:r>
                              </w:ins>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1F31279A" w14:textId="11D86B35" w:rsidR="009B0D46" w:rsidRDefault="009B0D46">
                              <w:pPr>
                                <w:pStyle w:val="NormalWeb"/>
                                <w:spacing w:before="0" w:beforeAutospacing="0" w:after="0" w:afterAutospacing="0" w:line="276" w:lineRule="auto"/>
                              </w:pPr>
                              <w:del w:id="1099" w:author="Rajo" w:date="2018-06-11T21:17:00Z">
                                <w:r w:rsidDel="00595525">
                                  <w:rPr>
                                    <w:rFonts w:ascii="Microsoft Sans Serif" w:eastAsia="Calibri" w:hAnsi="Microsoft Sans Serif"/>
                                    <w:sz w:val="16"/>
                                    <w:szCs w:val="16"/>
                                    <w:lang w:val="sr-Latn-RS"/>
                                  </w:rPr>
                                  <w:delText>Šalje token i preusmijerava</w:delText>
                                </w:r>
                              </w:del>
                              <w:ins w:id="1100" w:author="Rajo" w:date="2018-06-16T21:37:00Z">
                                <w:r>
                                  <w:rPr>
                                    <w:rFonts w:ascii="Microsoft Sans Serif" w:eastAsia="Calibri" w:hAnsi="Microsoft Sans Serif"/>
                                    <w:sz w:val="16"/>
                                    <w:szCs w:val="16"/>
                                    <w:lang w:val="sr-Latn-RS"/>
                                  </w:rPr>
                                  <w:t>P</w:t>
                                </w:r>
                              </w:ins>
                              <w:ins w:id="1101" w:author="Rajo" w:date="2018-06-11T21:17:00Z">
                                <w:r>
                                  <w:rPr>
                                    <w:rFonts w:ascii="Microsoft Sans Serif" w:eastAsia="Calibri" w:hAnsi="Microsoft Sans Serif"/>
                                    <w:sz w:val="16"/>
                                    <w:szCs w:val="16"/>
                                    <w:lang w:val="sr-Latn-RS"/>
                                  </w:rPr>
                                  <w:t>reusmjeravanje</w:t>
                                </w:r>
                              </w:ins>
                              <w:ins w:id="1102" w:author="Rajo" w:date="2018-06-16T21:37:00Z">
                                <w:r>
                                  <w:rPr>
                                    <w:rFonts w:ascii="Microsoft Sans Serif" w:eastAsia="Calibri" w:hAnsi="Microsoft Sans Serif"/>
                                    <w:sz w:val="16"/>
                                    <w:szCs w:val="16"/>
                                    <w:lang w:val="sr-Latn-RS"/>
                                  </w:rPr>
                                  <w:t xml:space="preserve"> i slanje tokena</w:t>
                                </w:r>
                              </w:ins>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150A70CA" w14:textId="166B9430" w:rsidR="009B0D46" w:rsidRDefault="009B0D46" w:rsidP="00423B03">
                              <w:pPr>
                                <w:pStyle w:val="NormalWeb"/>
                                <w:spacing w:before="0" w:beforeAutospacing="0" w:after="160" w:afterAutospacing="0" w:line="254" w:lineRule="auto"/>
                                <w:jc w:val="center"/>
                              </w:pPr>
                              <w:del w:id="1103"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04" w:author="Rajo" w:date="2018-06-16T21:21:00Z">
                                <w:r>
                                  <w:rPr>
                                    <w:rFonts w:ascii="Microsoft Sans Serif" w:eastAsia="Calibri" w:hAnsi="Microsoft Sans Serif"/>
                                    <w:color w:val="000000"/>
                                    <w:sz w:val="20"/>
                                    <w:szCs w:val="20"/>
                                    <w:lang w:val="sr-Latn-RS"/>
                                  </w:rPr>
                                  <w:t>1</w:t>
                                </w:r>
                              </w:ins>
                              <w:del w:id="1105" w:author="Rajo" w:date="2018-06-16T21:20:00Z">
                                <w:r w:rsidDel="00423B03">
                                  <w:rPr>
                                    <w:rFonts w:ascii="Microsoft Sans Serif" w:eastAsia="Calibri" w:hAnsi="Microsoft Sans Serif"/>
                                    <w:color w:val="008080"/>
                                    <w:sz w:val="20"/>
                                    <w:szCs w:val="20"/>
                                    <w:u w:val="single"/>
                                    <w:lang w:val="sr-Latn-RS"/>
                                  </w:rPr>
                                  <w:delText>2</w:delText>
                                </w:r>
                              </w:del>
                              <w:del w:id="1106" w:author="Rajo" w:date="2018-06-16T21:21:00Z">
                                <w:r w:rsidDel="00423B03">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A0A32" w14:textId="77777777" w:rsidR="009B0D46" w:rsidRDefault="009B0D46" w:rsidP="00423B03">
                              <w:pPr>
                                <w:pStyle w:val="NormalWeb"/>
                                <w:spacing w:before="0" w:beforeAutospacing="0" w:after="0" w:afterAutospacing="0" w:line="254" w:lineRule="auto"/>
                                <w:jc w:val="center"/>
                              </w:pPr>
                              <w:r>
                                <w:rPr>
                                  <w:rFonts w:ascii="Microsoft Sans Serif" w:eastAsia="Calibri" w:hAnsi="Microsoft Sans Serif"/>
                                  <w:b/>
                                  <w:bCs/>
                                  <w:color w:val="FFFFFF"/>
                                  <w:sz w:val="20"/>
                                  <w:szCs w:val="20"/>
                                </w:rPr>
                                <w:t>Zaštićeni resurs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B9BAF" w14:textId="0837DF4A" w:rsidR="009B0D46" w:rsidRPr="00211129" w:rsidRDefault="009B0D46" w:rsidP="00423B03">
                              <w:pPr>
                                <w:pStyle w:val="NormalWeb"/>
                                <w:spacing w:before="0" w:beforeAutospacing="0" w:after="160" w:afterAutospacing="0" w:line="256" w:lineRule="auto"/>
                                <w:jc w:val="center"/>
                                <w:rPr>
                                  <w:color w:val="FFFFFF" w:themeColor="background1"/>
                                  <w:rPrChange w:id="1107" w:author="Rajo" w:date="2018-06-16T21:33:00Z">
                                    <w:rPr/>
                                  </w:rPrChange>
                                </w:rPr>
                              </w:pPr>
                              <w:del w:id="1108" w:author="Rajo" w:date="2018-06-16T21:21:00Z">
                                <w:r w:rsidRPr="00211129" w:rsidDel="00423B03">
                                  <w:rPr>
                                    <w:rFonts w:ascii="Microsoft Sans Serif" w:eastAsia="Calibri" w:hAnsi="Microsoft Sans Serif"/>
                                    <w:b/>
                                    <w:bCs/>
                                    <w:color w:val="FFFFFF" w:themeColor="background1"/>
                                    <w:sz w:val="20"/>
                                    <w:szCs w:val="20"/>
                                    <w:rPrChange w:id="1109" w:author="Rajo" w:date="2018-06-16T21:33:00Z">
                                      <w:rPr>
                                        <w:rFonts w:ascii="Microsoft Sans Serif" w:eastAsia="Calibri" w:hAnsi="Microsoft Sans Serif"/>
                                        <w:b/>
                                        <w:bCs/>
                                        <w:strike/>
                                        <w:color w:val="FF0000"/>
                                        <w:sz w:val="20"/>
                                        <w:szCs w:val="20"/>
                                      </w:rPr>
                                    </w:rPrChange>
                                  </w:rPr>
                                  <w:delText>Zaštićeni resursForma za prijavu</w:delText>
                                </w:r>
                              </w:del>
                              <w:del w:id="1110" w:author="Rajo" w:date="2018-06-16T21:33:00Z">
                                <w:r w:rsidRPr="00211129" w:rsidDel="00211129">
                                  <w:rPr>
                                    <w:rFonts w:ascii="Microsoft Sans Serif" w:eastAsia="Calibri" w:hAnsi="Microsoft Sans Serif"/>
                                    <w:b/>
                                    <w:bCs/>
                                    <w:color w:val="FFFFFF" w:themeColor="background1"/>
                                    <w:sz w:val="20"/>
                                    <w:szCs w:val="20"/>
                                    <w:rPrChange w:id="1111" w:author="Rajo" w:date="2018-06-16T21:33:00Z">
                                      <w:rPr>
                                        <w:rFonts w:ascii="Microsoft Sans Serif" w:eastAsia="Calibri" w:hAnsi="Microsoft Sans Serif"/>
                                        <w:b/>
                                        <w:bCs/>
                                        <w:color w:val="008080"/>
                                        <w:sz w:val="20"/>
                                        <w:szCs w:val="20"/>
                                        <w:u w:val="single"/>
                                      </w:rPr>
                                    </w:rPrChange>
                                  </w:rPr>
                                  <w:delText xml:space="preserve">Komponenta </w:delText>
                                </w:r>
                              </w:del>
                              <w:ins w:id="1112" w:author="Rajo" w:date="2018-06-16T21:33:00Z">
                                <w:r w:rsidRPr="00211129">
                                  <w:rPr>
                                    <w:rFonts w:ascii="Microsoft Sans Serif" w:eastAsia="Calibri" w:hAnsi="Microsoft Sans Serif"/>
                                    <w:b/>
                                    <w:bCs/>
                                    <w:color w:val="FFFFFF" w:themeColor="background1"/>
                                    <w:sz w:val="20"/>
                                    <w:szCs w:val="20"/>
                                    <w:rPrChange w:id="1113" w:author="Rajo" w:date="2018-06-16T21:33:00Z">
                                      <w:rPr>
                                        <w:rFonts w:ascii="Microsoft Sans Serif" w:eastAsia="Calibri" w:hAnsi="Microsoft Sans Serif"/>
                                        <w:b/>
                                        <w:bCs/>
                                        <w:strike/>
                                        <w:color w:val="FFFFFF" w:themeColor="background1"/>
                                        <w:sz w:val="20"/>
                                        <w:szCs w:val="20"/>
                                      </w:rPr>
                                    </w:rPrChange>
                                  </w:rPr>
                                  <w:t>Komponenta</w:t>
                                </w:r>
                                <w:r w:rsidRPr="00211129">
                                  <w:rPr>
                                    <w:rFonts w:ascii="Microsoft Sans Serif" w:eastAsia="Calibri" w:hAnsi="Microsoft Sans Serif"/>
                                    <w:b/>
                                    <w:bCs/>
                                    <w:color w:val="FFFFFF" w:themeColor="background1"/>
                                    <w:sz w:val="20"/>
                                    <w:szCs w:val="20"/>
                                    <w:rPrChange w:id="1114"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115" w:author="Rajo" w:date="2018-06-16T21:33:00Z">
                                    <w:rPr>
                                      <w:rFonts w:ascii="Microsoft Sans Serif" w:eastAsia="Calibri" w:hAnsi="Microsoft Sans Serif"/>
                                      <w:b/>
                                      <w:bCs/>
                                      <w:color w:val="008080"/>
                                      <w:sz w:val="20"/>
                                      <w:szCs w:val="20"/>
                                      <w:u w:val="single"/>
                                    </w:rPr>
                                  </w:rPrChange>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47E3791" w14:textId="0EF8FD5C" w:rsidR="009B0D46" w:rsidRDefault="009B0D46" w:rsidP="00211129">
                              <w:pPr>
                                <w:pStyle w:val="NormalWeb"/>
                                <w:spacing w:before="0" w:beforeAutospacing="0" w:after="160" w:afterAutospacing="0" w:line="252" w:lineRule="auto"/>
                                <w:jc w:val="center"/>
                              </w:pPr>
                              <w:del w:id="1116"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17" w:author="Rajo" w:date="2018-06-16T21:33:00Z">
                                <w:r>
                                  <w:rPr>
                                    <w:rFonts w:ascii="Microsoft Sans Serif" w:eastAsia="Calibri" w:hAnsi="Microsoft Sans Serif"/>
                                    <w:color w:val="000000"/>
                                    <w:sz w:val="20"/>
                                    <w:szCs w:val="20"/>
                                    <w:lang w:val="sr-Latn-RS"/>
                                  </w:rPr>
                                  <w:t>2</w:t>
                                </w:r>
                              </w:ins>
                              <w:del w:id="1118"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D997C" w14:textId="77777777" w:rsidR="009B0D46" w:rsidRDefault="009B0D46" w:rsidP="00211129">
                              <w:pPr>
                                <w:pStyle w:val="NormalWeb"/>
                                <w:spacing w:before="0" w:beforeAutospacing="0" w:after="0" w:afterAutospacing="0" w:line="252" w:lineRule="auto"/>
                                <w:jc w:val="center"/>
                              </w:pPr>
                              <w:r>
                                <w:rPr>
                                  <w:rFonts w:ascii="Microsoft Sans Serif" w:eastAsia="Calibri" w:hAnsi="Microsoft Sans Serif"/>
                                  <w:b/>
                                  <w:bCs/>
                                  <w:color w:val="FFFFFF"/>
                                  <w:sz w:val="20"/>
                                  <w:szCs w:val="20"/>
                                </w:rPr>
                                <w:t>Zaštićeni resurs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C2A5DB" w14:textId="067AF55E" w:rsidR="009B0D46" w:rsidRDefault="009B0D46" w:rsidP="00211129">
                              <w:pPr>
                                <w:pStyle w:val="NormalWeb"/>
                                <w:spacing w:before="0" w:beforeAutospacing="0" w:after="160" w:afterAutospacing="0" w:line="254" w:lineRule="auto"/>
                                <w:jc w:val="center"/>
                              </w:pPr>
                              <w:del w:id="1119"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ins w:id="1120" w:author="Rajo" w:date="2018-06-16T21:33:00Z">
                                <w:r>
                                  <w:rPr>
                                    <w:rFonts w:ascii="Microsoft Sans Serif" w:eastAsia="Calibri" w:hAnsi="Microsoft Sans Serif"/>
                                    <w:b/>
                                    <w:bCs/>
                                    <w:color w:val="FFFFFF"/>
                                    <w:sz w:val="20"/>
                                    <w:szCs w:val="20"/>
                                  </w:rPr>
                                  <w:t xml:space="preserve">Komponenta </w:t>
                                </w:r>
                              </w:ins>
                              <w:r>
                                <w:rPr>
                                  <w:rFonts w:ascii="Microsoft Sans Serif" w:eastAsia="Calibri" w:hAnsi="Microsoft Sans Serif"/>
                                  <w:b/>
                                  <w:bCs/>
                                  <w:color w:val="FFFFFF"/>
                                  <w:sz w:val="20"/>
                                  <w:szCs w:val="20"/>
                                </w:rPr>
                                <w:t>za autentikaciju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2B33FAC2" id="Canvas 110" o:spid="_x0000_s1130"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">
                <v:shape id="_x0000_s1131" type="#_x0000_t75" style="position:absolute;width:58762;height:32385;visibility:visible;mso-wrap-style:square">
                  <v:fill o:detectmouseclick="t"/>
                  <v:path o:connecttype="none"/>
                </v:shape>
                <v:oval id="Oval 82" o:spid="_x0000_s1132"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4" o:spid="_x0000_s1133"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901083F" w:rsidR="009B0D46" w:rsidRDefault="009B0D46">
                        <w:pPr>
                          <w:pStyle w:val="NormalWeb"/>
                          <w:spacing w:before="0" w:beforeAutospacing="0" w:after="0" w:afterAutospacing="0" w:line="276" w:lineRule="auto"/>
                          <w:jc w:val="center"/>
                          <w:rPr>
                            <w:b/>
                            <w:color w:val="FFFFFF" w:themeColor="background1"/>
                          </w:rPr>
                        </w:pPr>
                        <w:del w:id="1121" w:author="Rajo" w:date="2018-06-16T20:44:00Z">
                          <w:r w:rsidDel="007D7730">
                            <w:rPr>
                              <w:rFonts w:ascii="Microsoft Sans Serif" w:eastAsia="Calibri" w:hAnsi="Microsoft Sans Serif"/>
                              <w:b/>
                              <w:color w:val="FFFFFF" w:themeColor="background1"/>
                              <w:sz w:val="20"/>
                              <w:szCs w:val="20"/>
                              <w:lang w:val="sr-Latn-RS"/>
                            </w:rPr>
                            <w:delText>Skladište kolačića preglednika</w:delText>
                          </w:r>
                        </w:del>
                        <w:ins w:id="1122" w:author="Rajo" w:date="2018-06-16T20:44:00Z">
                          <w:r>
                            <w:rPr>
                              <w:rFonts w:ascii="Microsoft Sans Serif" w:eastAsia="Calibri" w:hAnsi="Microsoft Sans Serif"/>
                              <w:b/>
                              <w:color w:val="FFFFFF" w:themeColor="background1"/>
                              <w:sz w:val="20"/>
                              <w:szCs w:val="20"/>
                              <w:lang w:val="sr-Latn-RS"/>
                            </w:rPr>
                            <w:t>Internet preglednik (skladište kolačića)</w:t>
                          </w:r>
                        </w:ins>
                      </w:p>
                    </w:txbxContent>
                  </v:textbox>
                </v:roundrect>
                <v:shape id="Graphic 88" o:spid="_x0000_s1134"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4" o:title="User"/>
                </v:shape>
                <v:shape id="Connector: Elbow 89" o:spid="_x0000_s1135" type="#_x0000_t33" style="position:absolute;left:32014;top:21032;width:19084;height:59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36" type="#_x0000_t33" style="position:absolute;left:7845;top:21045;width:18823;height:59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37" type="#_x0000_t32" style="position:absolute;left:15541;top:18378;width:6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" strokecolor="black [3200]">
                  <v:stroke endarrow="block"/>
                </v:shape>
                <v:shape id="Straight Arrow Connector 92" o:spid="_x0000_s1138" type="#_x0000_t32" style="position:absolute;left:37399;top:18568;width:60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39" style="position:absolute;left:15636;top:4080;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9B0D46" w:rsidRDefault="009B0D4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40" type="#_x0000_t202" style="position:absolute;left:17844;top:3485;width:8634;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5F533D4" w:rsidR="009B0D46" w:rsidRDefault="009B0D46">
                        <w:pPr>
                          <w:rPr>
                            <w:rFonts w:ascii="Microsoft Sans Serif" w:hAnsi="Microsoft Sans Serif" w:cs="Microsoft Sans Serif"/>
                            <w:sz w:val="16"/>
                            <w:szCs w:val="16"/>
                            <w:lang w:val="sr-Latn-RS"/>
                          </w:rPr>
                        </w:pPr>
                        <w:del w:id="1123" w:author="Rajo" w:date="2018-06-11T21:16:00Z">
                          <w:r w:rsidDel="00595525">
                            <w:rPr>
                              <w:rFonts w:ascii="Microsoft Sans Serif" w:hAnsi="Microsoft Sans Serif" w:cs="Microsoft Sans Serif"/>
                              <w:sz w:val="16"/>
                              <w:szCs w:val="16"/>
                              <w:lang w:val="sr-Latn-RS"/>
                            </w:rPr>
                            <w:delText>Preusmijerava na</w:delText>
                          </w:r>
                        </w:del>
                        <w:ins w:id="1124" w:author="Rajo" w:date="2018-06-11T21:16:00Z">
                          <w:r>
                            <w:rPr>
                              <w:rFonts w:ascii="Microsoft Sans Serif" w:hAnsi="Microsoft Sans Serif" w:cs="Microsoft Sans Serif"/>
                              <w:sz w:val="16"/>
                              <w:szCs w:val="16"/>
                              <w:lang w:val="sr-Latn-RS"/>
                            </w:rPr>
                            <w:t>Preusmjeravanje na</w:t>
                          </w:r>
                        </w:ins>
                      </w:p>
                    </w:txbxContent>
                  </v:textbox>
                </v:shape>
                <v:oval id="Oval 96" o:spid="_x0000_s1141" style="position:absolute;left:55330;top:1029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42" type="#_x0000_t202" style="position:absolute;left:45646;top:9415;width:942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" filled="f" stroked="f" strokeweight=".5pt">
                  <v:textbox inset="0">
                    <w:txbxContent>
                      <w:p w14:paraId="3CBD04FD" w14:textId="507E50FE" w:rsidR="009B0D46" w:rsidDel="00595525" w:rsidRDefault="009B0D46">
                        <w:pPr>
                          <w:pStyle w:val="NormalWeb"/>
                          <w:spacing w:before="0" w:beforeAutospacing="0" w:after="0" w:afterAutospacing="0" w:line="276" w:lineRule="auto"/>
                          <w:rPr>
                            <w:del w:id="1125" w:author="Rajo" w:date="2018-06-11T21:17:00Z"/>
                            <w:rFonts w:ascii="Microsoft Sans Serif" w:eastAsia="Calibri" w:hAnsi="Microsoft Sans Serif"/>
                            <w:sz w:val="16"/>
                            <w:szCs w:val="16"/>
                            <w:lang w:val="sr-Latn-RS"/>
                          </w:rPr>
                        </w:pPr>
                        <w:del w:id="1126"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9B0D46" w:rsidRDefault="009B0D46">
                        <w:pPr>
                          <w:pStyle w:val="NormalWeb"/>
                          <w:spacing w:before="0" w:beforeAutospacing="0" w:after="0" w:afterAutospacing="0" w:line="276" w:lineRule="auto"/>
                          <w:jc w:val="right"/>
                          <w:pPrChange w:id="1127" w:author="Rajo" w:date="2018-06-16T21:43:00Z">
                            <w:pPr>
                              <w:pStyle w:val="NormalWeb"/>
                              <w:spacing w:before="0" w:beforeAutospacing="0" w:after="0" w:afterAutospacing="0" w:line="276" w:lineRule="auto"/>
                            </w:pPr>
                          </w:pPrChange>
                        </w:pPr>
                        <w:del w:id="1128" w:author="Rajo" w:date="2018-06-11T21:17:00Z">
                          <w:r w:rsidDel="00595525">
                            <w:rPr>
                              <w:rFonts w:ascii="Microsoft Sans Serif" w:eastAsia="Calibri" w:hAnsi="Microsoft Sans Serif"/>
                              <w:sz w:val="16"/>
                              <w:szCs w:val="16"/>
                              <w:lang w:val="sr-Latn-RS"/>
                            </w:rPr>
                            <w:delText>za autentikaciju</w:delText>
                          </w:r>
                        </w:del>
                        <w:ins w:id="1129" w:author="Rajo" w:date="2018-06-11T21:17:00Z">
                          <w:r>
                            <w:rPr>
                              <w:rFonts w:ascii="Microsoft Sans Serif" w:eastAsia="Calibri" w:hAnsi="Microsoft Sans Serif"/>
                              <w:sz w:val="16"/>
                              <w:szCs w:val="16"/>
                              <w:lang w:val="sr-Latn-RS"/>
                            </w:rPr>
                            <w:t>Autentikacija upotrebom tokena</w:t>
                          </w:r>
                        </w:ins>
                      </w:p>
                    </w:txbxContent>
                  </v:textbox>
                </v:shape>
                <v:oval id="Oval 98" o:spid="_x0000_s1143"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44"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43630F06" w:rsidR="009B0D46" w:rsidRDefault="009B0D46">
                        <w:pPr>
                          <w:pStyle w:val="NormalWeb"/>
                          <w:spacing w:before="0" w:beforeAutospacing="0" w:after="0" w:afterAutospacing="0" w:line="276" w:lineRule="auto"/>
                        </w:pPr>
                        <w:del w:id="1130" w:author="Rajo" w:date="2018-06-11T21:16:00Z">
                          <w:r w:rsidDel="00595525">
                            <w:rPr>
                              <w:rFonts w:ascii="Microsoft Sans Serif" w:eastAsia="Calibri" w:hAnsi="Microsoft Sans Serif"/>
                              <w:sz w:val="16"/>
                              <w:szCs w:val="16"/>
                              <w:lang w:val="sr-Latn-RS"/>
                            </w:rPr>
                            <w:delText>Odlazi na</w:delText>
                          </w:r>
                        </w:del>
                        <w:ins w:id="1131" w:author="Rajo" w:date="2018-06-11T21:16:00Z">
                          <w:r>
                            <w:rPr>
                              <w:rFonts w:ascii="Microsoft Sans Serif" w:eastAsia="Calibri" w:hAnsi="Microsoft Sans Serif"/>
                              <w:sz w:val="16"/>
                              <w:szCs w:val="16"/>
                              <w:lang w:val="sr-Latn-RS"/>
                            </w:rPr>
                            <w:t>Pristup</w:t>
                          </w:r>
                        </w:ins>
                      </w:p>
                    </w:txbxContent>
                  </v:textbox>
                </v:shape>
                <v:oval id="Oval 100" o:spid="_x0000_s1145"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46"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48E62F5B" w:rsidR="009B0D46" w:rsidRDefault="009B0D46">
                        <w:pPr>
                          <w:pStyle w:val="NormalWeb"/>
                          <w:spacing w:before="0" w:beforeAutospacing="0" w:after="0" w:afterAutospacing="0" w:line="276" w:lineRule="auto"/>
                        </w:pPr>
                        <w:del w:id="1132" w:author="Rajo" w:date="2018-06-11T21:20:00Z">
                          <w:r w:rsidDel="00BB5CAE">
                            <w:rPr>
                              <w:rFonts w:ascii="Microsoft Sans Serif" w:eastAsia="Calibri" w:hAnsi="Microsoft Sans Serif"/>
                              <w:sz w:val="16"/>
                              <w:szCs w:val="16"/>
                              <w:lang w:val="sr-Latn-RS"/>
                            </w:rPr>
                            <w:delText>Odlazi na</w:delText>
                          </w:r>
                        </w:del>
                        <w:ins w:id="1133" w:author="Rajo" w:date="2018-06-11T21:20:00Z">
                          <w:r>
                            <w:rPr>
                              <w:rFonts w:ascii="Microsoft Sans Serif" w:eastAsia="Calibri" w:hAnsi="Microsoft Sans Serif"/>
                              <w:sz w:val="16"/>
                              <w:szCs w:val="16"/>
                              <w:lang w:val="sr-Latn-RS"/>
                            </w:rPr>
                            <w:t>Pristup</w:t>
                          </w:r>
                        </w:ins>
                      </w:p>
                    </w:txbxContent>
                  </v:textbox>
                </v:shape>
                <v:shape id="Text Box 231" o:spid="_x0000_s1147"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9B0D46" w:rsidRDefault="009B0D4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48" style="position:absolute;left:16097;top:18940;width:2077;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9B0D46" w:rsidRDefault="009B0D4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49" type="#_x0000_t202" style="position:absolute;left:15897;top:20946;width:9144;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47AD3FE1" w:rsidR="009B0D46" w:rsidRDefault="009B0D4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1134"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135"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9B0D46" w:rsidRDefault="009B0D46">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1136" w:author="Rajo" w:date="2018-06-11T21:20:00Z">
                          <w:r w:rsidDel="00BB5CAE">
                            <w:rPr>
                              <w:rFonts w:ascii="Microsoft Sans Serif" w:eastAsia="Calibri" w:hAnsi="Microsoft Sans Serif"/>
                              <w:sz w:val="16"/>
                              <w:szCs w:val="16"/>
                              <w:lang w:val="sr-Latn-RS"/>
                            </w:rPr>
                            <w:delText>domen1</w:delText>
                          </w:r>
                        </w:del>
                        <w:ins w:id="1137" w:author="Rajo" w:date="2018-06-11T21:20:00Z">
                          <w:r>
                            <w:rPr>
                              <w:rFonts w:ascii="Microsoft Sans Serif" w:eastAsia="Calibri" w:hAnsi="Microsoft Sans Serif"/>
                              <w:sz w:val="16"/>
                              <w:szCs w:val="16"/>
                              <w:lang w:val="sr-Latn-RS"/>
                            </w:rPr>
                            <w:t>aplikaciju1</w:t>
                          </w:r>
                        </w:ins>
                      </w:p>
                    </w:txbxContent>
                  </v:textbox>
                </v:shape>
                <v:roundrect id="Rectangle: Rounded Corners 174" o:spid="_x0000_s1150" style="position:absolute;left:21905;top:5605;width:15613;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21055EE9" w:rsidR="009B0D46" w:rsidDel="00A40BF4" w:rsidRDefault="009B0D46">
                        <w:pPr>
                          <w:pStyle w:val="NormalWeb"/>
                          <w:spacing w:before="0" w:beforeAutospacing="0" w:after="0" w:afterAutospacing="0" w:line="276" w:lineRule="auto"/>
                          <w:jc w:val="center"/>
                          <w:rPr>
                            <w:del w:id="1138" w:author="Rajo" w:date="2018-06-11T21:17:00Z"/>
                          </w:rPr>
                        </w:pPr>
                        <w:r>
                          <w:rPr>
                            <w:rFonts w:ascii="Microsoft Sans Serif" w:eastAsia="Calibri" w:hAnsi="Microsoft Sans Serif"/>
                            <w:b/>
                            <w:bCs/>
                            <w:color w:val="FFFFFF"/>
                            <w:sz w:val="20"/>
                            <w:szCs w:val="20"/>
                            <w:lang w:val="sr-Latn-RS"/>
                          </w:rPr>
                          <w:t>Autentikacioni</w:t>
                        </w:r>
                        <w:ins w:id="1139" w:author="Rajo" w:date="2018-06-11T21:17:00Z">
                          <w:r>
                            <w:rPr>
                              <w:rFonts w:ascii="Microsoft Sans Serif" w:eastAsia="Calibri" w:hAnsi="Microsoft Sans Serif"/>
                              <w:b/>
                              <w:bCs/>
                              <w:color w:val="FFFFFF"/>
                              <w:sz w:val="20"/>
                              <w:szCs w:val="20"/>
                              <w:lang w:val="sr-Latn-RS"/>
                            </w:rPr>
                            <w:t xml:space="preserve"> </w:t>
                          </w:r>
                        </w:ins>
                        <w:ins w:id="1140"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9B0D46" w:rsidRDefault="009B0D46">
                        <w:pPr>
                          <w:pStyle w:val="NormalWeb"/>
                          <w:spacing w:before="0" w:beforeAutospacing="0" w:after="0" w:afterAutospacing="0" w:line="276" w:lineRule="auto"/>
                          <w:jc w:val="center"/>
                        </w:pPr>
                        <w:del w:id="1141" w:author="Rajo" w:date="2018-06-11T21:17:00Z">
                          <w:r w:rsidDel="00A40BF4">
                            <w:rPr>
                              <w:rFonts w:ascii="Microsoft Sans Serif" w:eastAsia="Calibri" w:hAnsi="Microsoft Sans Serif"/>
                              <w:color w:val="FFFFFF"/>
                              <w:sz w:val="20"/>
                              <w:szCs w:val="20"/>
                              <w:lang w:val="sr-Latn-RS"/>
                            </w:rPr>
                            <w:delText>(domen3.com)</w:delText>
                          </w:r>
                        </w:del>
                      </w:p>
                    </w:txbxContent>
                  </v:textbox>
                </v:roundrect>
                <v:oval id="Oval 176" o:spid="_x0000_s1151" style="position:absolute;left:41053;top:19079;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52" type="#_x0000_t202" style="position:absolute;left:35423;top:20749;width:8868;height:4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12E79A3D" w:rsidR="009B0D46" w:rsidRDefault="009B0D46">
                        <w:pPr>
                          <w:pStyle w:val="NormalWeb"/>
                          <w:spacing w:before="0" w:beforeAutospacing="0" w:after="0" w:afterAutospacing="0" w:line="276" w:lineRule="auto"/>
                          <w:jc w:val="right"/>
                          <w:pPrChange w:id="1142"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Čuva</w:t>
                        </w:r>
                        <w:ins w:id="1143"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1144"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9B0D46" w:rsidRDefault="009B0D46">
                        <w:pPr>
                          <w:pStyle w:val="NormalWeb"/>
                          <w:spacing w:before="0" w:beforeAutospacing="0" w:after="0" w:afterAutospacing="0" w:line="276" w:lineRule="auto"/>
                          <w:jc w:val="right"/>
                          <w:pPrChange w:id="1145" w:author="Rajo" w:date="2018-06-16T21:43:00Z">
                            <w:pPr>
                              <w:pStyle w:val="NormalWeb"/>
                              <w:spacing w:before="0" w:beforeAutospacing="0" w:after="0" w:afterAutospacing="0" w:line="276" w:lineRule="auto"/>
                            </w:pPr>
                          </w:pPrChange>
                        </w:pPr>
                        <w:r>
                          <w:rPr>
                            <w:rFonts w:ascii="Microsoft Sans Serif" w:eastAsia="Calibri" w:hAnsi="Microsoft Sans Serif"/>
                            <w:sz w:val="16"/>
                            <w:szCs w:val="16"/>
                            <w:lang w:val="sr-Latn-RS"/>
                          </w:rPr>
                          <w:t xml:space="preserve">za </w:t>
                        </w:r>
                        <w:del w:id="1146" w:author="Rajo" w:date="2018-06-11T21:20:00Z">
                          <w:r w:rsidDel="00BB5CAE">
                            <w:rPr>
                              <w:rFonts w:ascii="Microsoft Sans Serif" w:eastAsia="Calibri" w:hAnsi="Microsoft Sans Serif"/>
                              <w:sz w:val="16"/>
                              <w:szCs w:val="16"/>
                              <w:lang w:val="sr-Latn-RS"/>
                            </w:rPr>
                            <w:delText>domen2</w:delText>
                          </w:r>
                        </w:del>
                        <w:ins w:id="1147" w:author="Rajo" w:date="2018-06-11T21:20:00Z">
                          <w:r>
                            <w:rPr>
                              <w:rFonts w:ascii="Microsoft Sans Serif" w:eastAsia="Calibri" w:hAnsi="Microsoft Sans Serif"/>
                              <w:sz w:val="16"/>
                              <w:szCs w:val="16"/>
                              <w:lang w:val="sr-Latn-RS"/>
                            </w:rPr>
                            <w:t>aplikaciju2</w:t>
                          </w:r>
                        </w:ins>
                      </w:p>
                    </w:txbxContent>
                  </v:textbox>
                </v:shape>
                <v:oval id="Oval 183" o:spid="_x0000_s1153" style="position:absolute;left:1654;top:990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54" type="#_x0000_t202" style="position:absolute;left:4588;top:9219;width:9604;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6FD6A504" w:rsidR="009B0D46" w:rsidDel="00595525" w:rsidRDefault="009B0D46">
                        <w:pPr>
                          <w:pStyle w:val="NormalWeb"/>
                          <w:spacing w:before="0" w:beforeAutospacing="0" w:after="0" w:afterAutospacing="0" w:line="276" w:lineRule="auto"/>
                          <w:rPr>
                            <w:del w:id="1148" w:author="Rajo" w:date="2018-06-11T21:16:00Z"/>
                          </w:rPr>
                        </w:pPr>
                        <w:del w:id="1149"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9B0D46" w:rsidRDefault="009B0D46">
                        <w:pPr>
                          <w:pStyle w:val="NormalWeb"/>
                          <w:spacing w:before="0" w:beforeAutospacing="0" w:after="0" w:afterAutospacing="0" w:line="276" w:lineRule="auto"/>
                        </w:pPr>
                        <w:del w:id="1150" w:author="Rajo" w:date="2018-06-11T21:16:00Z">
                          <w:r w:rsidDel="00595525">
                            <w:rPr>
                              <w:rFonts w:ascii="Microsoft Sans Serif" w:eastAsia="Calibri" w:hAnsi="Microsoft Sans Serif"/>
                              <w:sz w:val="16"/>
                              <w:szCs w:val="16"/>
                              <w:lang w:val="sr-Latn-RS"/>
                            </w:rPr>
                            <w:delText>za autentikaciju</w:delText>
                          </w:r>
                        </w:del>
                        <w:ins w:id="1151" w:author="Rajo" w:date="2018-06-11T21:16:00Z">
                          <w:r>
                            <w:rPr>
                              <w:rFonts w:ascii="Microsoft Sans Serif" w:eastAsia="Calibri" w:hAnsi="Microsoft Sans Serif"/>
                              <w:sz w:val="16"/>
                              <w:szCs w:val="16"/>
                              <w:lang w:val="sr-Latn-RS"/>
                            </w:rPr>
                            <w:t xml:space="preserve">Autentikacija </w:t>
                          </w:r>
                        </w:ins>
                        <w:ins w:id="1152" w:author="Rajo" w:date="2018-06-11T21:17:00Z">
                          <w:r>
                            <w:rPr>
                              <w:rFonts w:ascii="Microsoft Sans Serif" w:eastAsia="Calibri" w:hAnsi="Microsoft Sans Serif"/>
                              <w:sz w:val="16"/>
                              <w:szCs w:val="16"/>
                              <w:lang w:val="sr-Latn-RS"/>
                            </w:rPr>
                            <w:t>upotrebom tokena</w:t>
                          </w:r>
                        </w:ins>
                      </w:p>
                    </w:txbxContent>
                  </v:textbox>
                </v:shape>
                <v:oval id="Oval 185" o:spid="_x0000_s1155" style="position:absolute;left:19445;top:941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56" type="#_x0000_t202" style="position:absolute;left:16278;top:11122;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FBE9430" w:rsidR="009B0D46" w:rsidRDefault="009B0D46">
                        <w:pPr>
                          <w:pStyle w:val="NormalWeb"/>
                          <w:spacing w:before="0" w:beforeAutospacing="0" w:after="0" w:afterAutospacing="0" w:line="276" w:lineRule="auto"/>
                          <w:jc w:val="right"/>
                          <w:pPrChange w:id="1153" w:author="Rajo" w:date="2018-06-16T21:42:00Z">
                            <w:pPr>
                              <w:pStyle w:val="NormalWeb"/>
                              <w:spacing w:before="0" w:beforeAutospacing="0" w:after="0" w:afterAutospacing="0" w:line="276" w:lineRule="auto"/>
                            </w:pPr>
                          </w:pPrChange>
                        </w:pPr>
                        <w:del w:id="1154" w:author="Rajo" w:date="2018-06-11T21:18:00Z">
                          <w:r w:rsidDel="00BB5CAE">
                            <w:rPr>
                              <w:rFonts w:ascii="Microsoft Sans Serif" w:eastAsia="Calibri" w:hAnsi="Microsoft Sans Serif"/>
                              <w:sz w:val="16"/>
                              <w:szCs w:val="16"/>
                              <w:lang w:val="sr-Latn-RS"/>
                            </w:rPr>
                            <w:delText>Šalje token i preusmijerava</w:delText>
                          </w:r>
                        </w:del>
                        <w:ins w:id="1155" w:author="Rajo" w:date="2018-06-16T21:30:00Z">
                          <w:r>
                            <w:rPr>
                              <w:rFonts w:ascii="Microsoft Sans Serif" w:eastAsia="Calibri" w:hAnsi="Microsoft Sans Serif"/>
                              <w:sz w:val="16"/>
                              <w:szCs w:val="16"/>
                              <w:lang w:val="sr-Latn-RS"/>
                            </w:rPr>
                            <w:t>P</w:t>
                          </w:r>
                        </w:ins>
                        <w:ins w:id="1156" w:author="Rajo" w:date="2018-06-11T21:18:00Z">
                          <w:r>
                            <w:rPr>
                              <w:rFonts w:ascii="Microsoft Sans Serif" w:eastAsia="Calibri" w:hAnsi="Microsoft Sans Serif"/>
                              <w:sz w:val="16"/>
                              <w:szCs w:val="16"/>
                              <w:lang w:val="sr-Latn-RS"/>
                            </w:rPr>
                            <w:t>reusmjeravanje</w:t>
                          </w:r>
                        </w:ins>
                        <w:ins w:id="1157" w:author="Rajo" w:date="2018-06-16T21:30:00Z">
                          <w:r>
                            <w:rPr>
                              <w:rFonts w:ascii="Microsoft Sans Serif" w:eastAsia="Calibri" w:hAnsi="Microsoft Sans Serif"/>
                              <w:sz w:val="16"/>
                              <w:szCs w:val="16"/>
                              <w:lang w:val="sr-Latn-RS"/>
                            </w:rPr>
                            <w:t xml:space="preserve"> i slanje tokena</w:t>
                          </w:r>
                        </w:ins>
                      </w:p>
                    </w:txbxContent>
                  </v:textbox>
                </v:shape>
                <v:shape id="Straight Arrow Connector 187" o:spid="_x0000_s1157" type="#_x0000_t32" style="position:absolute;left:29700;top:10558;width:12;height:5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58" type="#_x0000_t202" style="position:absolute;left:30070;top:12252;width:869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446A07CA" w:rsidR="009B0D46" w:rsidRDefault="009B0D46">
                        <w:pPr>
                          <w:pStyle w:val="NormalWeb"/>
                          <w:spacing w:before="0" w:beforeAutospacing="0" w:after="0" w:afterAutospacing="0" w:line="276" w:lineRule="auto"/>
                        </w:pPr>
                        <w:del w:id="1158" w:author="Rajo" w:date="2018-06-11T21:19:00Z">
                          <w:r w:rsidDel="00BB5CAE">
                            <w:rPr>
                              <w:rFonts w:ascii="Microsoft Sans Serif" w:eastAsia="Calibri" w:hAnsi="Microsoft Sans Serif"/>
                              <w:sz w:val="16"/>
                              <w:szCs w:val="16"/>
                              <w:lang w:val="sr-Latn-RS"/>
                            </w:rPr>
                            <w:delText xml:space="preserve">Čuva kolačić </w:delText>
                          </w:r>
                        </w:del>
                        <w:ins w:id="1159" w:author="Rajo" w:date="2018-06-11T21:19:00Z">
                          <w:r>
                            <w:rPr>
                              <w:rFonts w:ascii="Microsoft Sans Serif" w:eastAsia="Calibri" w:hAnsi="Microsoft Sans Serif"/>
                              <w:sz w:val="16"/>
                              <w:szCs w:val="16"/>
                              <w:lang w:val="sr-Latn-RS"/>
                            </w:rPr>
                            <w:t>Čuvanj</w:t>
                          </w:r>
                        </w:ins>
                        <w:ins w:id="1160" w:author="Rajo" w:date="2018-06-11T21:20:00Z">
                          <w:r>
                            <w:rPr>
                              <w:rFonts w:ascii="Microsoft Sans Serif" w:eastAsia="Calibri" w:hAnsi="Microsoft Sans Serif"/>
                              <w:sz w:val="16"/>
                              <w:szCs w:val="16"/>
                              <w:lang w:val="sr-Latn-RS"/>
                            </w:rPr>
                            <w:t>e kolačića</w:t>
                          </w:r>
                        </w:ins>
                        <w:ins w:id="1161" w:author="Rajo" w:date="2018-06-16T21:34:00Z">
                          <w:r>
                            <w:rPr>
                              <w:rFonts w:ascii="Microsoft Sans Serif" w:eastAsia="Calibri" w:hAnsi="Microsoft Sans Serif"/>
                              <w:sz w:val="16"/>
                              <w:szCs w:val="16"/>
                              <w:lang w:val="sr-Latn-RS"/>
                            </w:rPr>
                            <w:t xml:space="preserve"> za SSO server</w:t>
                          </w:r>
                        </w:ins>
                      </w:p>
                    </w:txbxContent>
                  </v:textbox>
                </v:shape>
                <v:oval id="Oval 190" o:spid="_x0000_s1159" style="position:absolute;left:26859;top:1342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60" style="position:absolute;left:41040;top:882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61" type="#_x0000_t202" style="position:absolute;left:33988;top:10372;width:1011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23623C2D" w:rsidR="009B0D46" w:rsidRDefault="009B0D46">
                        <w:pPr>
                          <w:pStyle w:val="NormalWeb"/>
                          <w:spacing w:before="0" w:beforeAutospacing="0" w:after="0" w:afterAutospacing="0" w:line="276" w:lineRule="auto"/>
                          <w:jc w:val="right"/>
                          <w:pPrChange w:id="1162"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1163"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v:textbox>
                </v:shape>
                <v:oval id="Oval 205" o:spid="_x0000_s1162" style="position:absolute;left:27515;top:3133;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63" style="position:absolute;left:29712;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64" type="#_x0000_t202" style="position:absolute;left:17643;width:24299;height:3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52BDE75" w:rsidR="009B0D46" w:rsidRDefault="009B0D46">
                        <w:pPr>
                          <w:pStyle w:val="NormalWeb"/>
                          <w:spacing w:before="0" w:beforeAutospacing="0" w:after="0" w:afterAutospacing="0" w:line="276" w:lineRule="auto"/>
                          <w:jc w:val="center"/>
                          <w:pPrChange w:id="1164" w:author="Rajo" w:date="2018-06-16T21:40:00Z">
                            <w:pPr>
                              <w:pStyle w:val="NormalWeb"/>
                              <w:spacing w:before="0" w:beforeAutospacing="0" w:after="0" w:afterAutospacing="0" w:line="276" w:lineRule="auto"/>
                            </w:pPr>
                          </w:pPrChange>
                        </w:pPr>
                        <w:del w:id="1165" w:author="Rajo" w:date="2018-06-11T21:18:00Z">
                          <w:r w:rsidDel="00BB5CAE">
                            <w:rPr>
                              <w:rFonts w:ascii="Microsoft Sans Serif" w:eastAsia="Calibri" w:hAnsi="Microsoft Sans Serif"/>
                              <w:sz w:val="16"/>
                              <w:szCs w:val="16"/>
                              <w:lang w:val="sr-Latn-RS"/>
                            </w:rPr>
                            <w:delText>Korisnik se identifikuje ili je kolačić dostupan</w:delText>
                          </w:r>
                        </w:del>
                        <w:ins w:id="1166" w:author="Rajo" w:date="2018-06-11T21:18:00Z">
                          <w:r>
                            <w:rPr>
                              <w:rFonts w:ascii="Microsoft Sans Serif" w:eastAsia="Calibri" w:hAnsi="Microsoft Sans Serif"/>
                              <w:sz w:val="16"/>
                              <w:szCs w:val="16"/>
                              <w:lang w:val="sr-Latn-RS"/>
                            </w:rPr>
                            <w:t xml:space="preserve">Identifikacija korisnika ili </w:t>
                          </w:r>
                        </w:ins>
                        <w:ins w:id="1167" w:author="Rajo" w:date="2018-06-11T21:19:00Z">
                          <w:r>
                            <w:rPr>
                              <w:rFonts w:ascii="Microsoft Sans Serif" w:eastAsia="Calibri" w:hAnsi="Microsoft Sans Serif"/>
                              <w:sz w:val="16"/>
                              <w:szCs w:val="16"/>
                              <w:lang w:val="sr-Latn-RS"/>
                            </w:rPr>
                            <w:t>očitavanje postojećeg kolačića koji sadrži identifikator sesije</w:t>
                          </w:r>
                        </w:ins>
                      </w:p>
                    </w:txbxContent>
                  </v:textbox>
                </v:shape>
                <v:oval id="Oval 215" o:spid="_x0000_s1165" style="position:absolute;left:37994;top:5038;width:209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66" type="#_x0000_t202" style="position:absolute;left:38668;top:2080;width:989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11D86B35" w:rsidR="009B0D46" w:rsidRDefault="009B0D46">
                        <w:pPr>
                          <w:pStyle w:val="NormalWeb"/>
                          <w:spacing w:before="0" w:beforeAutospacing="0" w:after="0" w:afterAutospacing="0" w:line="276" w:lineRule="auto"/>
                        </w:pPr>
                        <w:del w:id="1168" w:author="Rajo" w:date="2018-06-11T21:17:00Z">
                          <w:r w:rsidDel="00595525">
                            <w:rPr>
                              <w:rFonts w:ascii="Microsoft Sans Serif" w:eastAsia="Calibri" w:hAnsi="Microsoft Sans Serif"/>
                              <w:sz w:val="16"/>
                              <w:szCs w:val="16"/>
                              <w:lang w:val="sr-Latn-RS"/>
                            </w:rPr>
                            <w:delText>Šalje token i preusmijerava</w:delText>
                          </w:r>
                        </w:del>
                        <w:ins w:id="1169" w:author="Rajo" w:date="2018-06-16T21:37:00Z">
                          <w:r>
                            <w:rPr>
                              <w:rFonts w:ascii="Microsoft Sans Serif" w:eastAsia="Calibri" w:hAnsi="Microsoft Sans Serif"/>
                              <w:sz w:val="16"/>
                              <w:szCs w:val="16"/>
                              <w:lang w:val="sr-Latn-RS"/>
                            </w:rPr>
                            <w:t>P</w:t>
                          </w:r>
                        </w:ins>
                        <w:ins w:id="1170" w:author="Rajo" w:date="2018-06-11T21:17:00Z">
                          <w:r>
                            <w:rPr>
                              <w:rFonts w:ascii="Microsoft Sans Serif" w:eastAsia="Calibri" w:hAnsi="Microsoft Sans Serif"/>
                              <w:sz w:val="16"/>
                              <w:szCs w:val="16"/>
                              <w:lang w:val="sr-Latn-RS"/>
                            </w:rPr>
                            <w:t>reusmjeravanje</w:t>
                          </w:r>
                        </w:ins>
                        <w:ins w:id="1171" w:author="Rajo" w:date="2018-06-16T21:37:00Z">
                          <w:r>
                            <w:rPr>
                              <w:rFonts w:ascii="Microsoft Sans Serif" w:eastAsia="Calibri" w:hAnsi="Microsoft Sans Serif"/>
                              <w:sz w:val="16"/>
                              <w:szCs w:val="16"/>
                              <w:lang w:val="sr-Latn-RS"/>
                            </w:rPr>
                            <w:t xml:space="preserve"> i slanje tokena</w:t>
                          </w:r>
                        </w:ins>
                      </w:p>
                    </w:txbxContent>
                  </v:textbox>
                </v:shape>
                <v:roundrect id="Rectangle: Rounded Corners 559" o:spid="_x0000_s1167" style="position:absolute;left:53;top:5532;width:15583;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" filled="f" strokecolor="black [3213]" strokeweight="1.5pt">
                  <v:stroke dashstyle="dash"/>
                  <v:textbox>
                    <w:txbxContent>
                      <w:p w14:paraId="150A70CA" w14:textId="166B9430" w:rsidR="009B0D46" w:rsidRDefault="009B0D46" w:rsidP="00423B03">
                        <w:pPr>
                          <w:pStyle w:val="NormalWeb"/>
                          <w:spacing w:before="0" w:beforeAutospacing="0" w:after="160" w:afterAutospacing="0" w:line="254" w:lineRule="auto"/>
                          <w:jc w:val="center"/>
                        </w:pPr>
                        <w:del w:id="1172" w:author="Rajo" w:date="2018-06-16T21:20:00Z">
                          <w:r w:rsidDel="00423B03">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73" w:author="Rajo" w:date="2018-06-16T21:21:00Z">
                          <w:r>
                            <w:rPr>
                              <w:rFonts w:ascii="Microsoft Sans Serif" w:eastAsia="Calibri" w:hAnsi="Microsoft Sans Serif"/>
                              <w:color w:val="000000"/>
                              <w:sz w:val="20"/>
                              <w:szCs w:val="20"/>
                              <w:lang w:val="sr-Latn-RS"/>
                            </w:rPr>
                            <w:t>1</w:t>
                          </w:r>
                        </w:ins>
                        <w:del w:id="1174" w:author="Rajo" w:date="2018-06-16T21:20:00Z">
                          <w:r w:rsidDel="00423B03">
                            <w:rPr>
                              <w:rFonts w:ascii="Microsoft Sans Serif" w:eastAsia="Calibri" w:hAnsi="Microsoft Sans Serif"/>
                              <w:color w:val="008080"/>
                              <w:sz w:val="20"/>
                              <w:szCs w:val="20"/>
                              <w:u w:val="single"/>
                              <w:lang w:val="sr-Latn-RS"/>
                            </w:rPr>
                            <w:delText>2</w:delText>
                          </w:r>
                        </w:del>
                        <w:del w:id="1175" w:author="Rajo" w:date="2018-06-16T21:21:00Z">
                          <w:r w:rsidDel="00423B03">
                            <w:rPr>
                              <w:rFonts w:ascii="Microsoft Sans Serif" w:eastAsia="Calibri" w:hAnsi="Microsoft Sans Serif"/>
                              <w:strike/>
                              <w:color w:val="FF0000"/>
                              <w:sz w:val="20"/>
                              <w:szCs w:val="20"/>
                              <w:lang w:val="sr-Latn-RS"/>
                            </w:rPr>
                            <w:delText>1</w:delText>
                          </w:r>
                        </w:del>
                      </w:p>
                    </w:txbxContent>
                  </v:textbox>
                </v:roundrect>
                <v:roundrect id="Rectangle: Rounded Corners 562" o:spid="_x0000_s1168" style="position:absolute;left:682;top:16930;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" fillcolor="#c0504d [3205]" stroked="f" strokeweight="2pt">
                  <v:textbox inset="0,0,0,0">
                    <w:txbxContent>
                      <w:p w14:paraId="2C9A0A32" w14:textId="77777777" w:rsidR="009B0D46" w:rsidRDefault="009B0D46" w:rsidP="00423B03">
                        <w:pPr>
                          <w:pStyle w:val="NormalWeb"/>
                          <w:spacing w:before="0" w:beforeAutospacing="0" w:after="0" w:afterAutospacing="0" w:line="254" w:lineRule="auto"/>
                          <w:jc w:val="center"/>
                        </w:pPr>
                        <w:r>
                          <w:rPr>
                            <w:rFonts w:ascii="Microsoft Sans Serif" w:eastAsia="Calibri" w:hAnsi="Microsoft Sans Serif"/>
                            <w:b/>
                            <w:bCs/>
                            <w:color w:val="FFFFFF"/>
                            <w:sz w:val="20"/>
                            <w:szCs w:val="20"/>
                          </w:rPr>
                          <w:t>Zaštićeni resurs</w:t>
                        </w:r>
                      </w:p>
                    </w:txbxContent>
                  </v:textbox>
                </v:roundrect>
                <v:roundrect id="Rectangle: Rounded Corners 563" o:spid="_x0000_s1169" style="position:absolute;left:682;top:1305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" fillcolor="#4bacc6 [3208]" stroked="f" strokeweight="2pt">
                  <v:textbox inset="0,0,0,0">
                    <w:txbxContent>
                      <w:p w14:paraId="4C7B9BAF" w14:textId="0837DF4A" w:rsidR="009B0D46" w:rsidRPr="00211129" w:rsidRDefault="009B0D46" w:rsidP="00423B03">
                        <w:pPr>
                          <w:pStyle w:val="NormalWeb"/>
                          <w:spacing w:before="0" w:beforeAutospacing="0" w:after="160" w:afterAutospacing="0" w:line="256" w:lineRule="auto"/>
                          <w:jc w:val="center"/>
                          <w:rPr>
                            <w:color w:val="FFFFFF" w:themeColor="background1"/>
                            <w:rPrChange w:id="1176" w:author="Rajo" w:date="2018-06-16T21:33:00Z">
                              <w:rPr/>
                            </w:rPrChange>
                          </w:rPr>
                        </w:pPr>
                        <w:del w:id="1177" w:author="Rajo" w:date="2018-06-16T21:21:00Z">
                          <w:r w:rsidRPr="00211129" w:rsidDel="00423B03">
                            <w:rPr>
                              <w:rFonts w:ascii="Microsoft Sans Serif" w:eastAsia="Calibri" w:hAnsi="Microsoft Sans Serif"/>
                              <w:b/>
                              <w:bCs/>
                              <w:color w:val="FFFFFF" w:themeColor="background1"/>
                              <w:sz w:val="20"/>
                              <w:szCs w:val="20"/>
                              <w:rPrChange w:id="1178" w:author="Rajo" w:date="2018-06-16T21:33:00Z">
                                <w:rPr>
                                  <w:rFonts w:ascii="Microsoft Sans Serif" w:eastAsia="Calibri" w:hAnsi="Microsoft Sans Serif"/>
                                  <w:b/>
                                  <w:bCs/>
                                  <w:strike/>
                                  <w:color w:val="FF0000"/>
                                  <w:sz w:val="20"/>
                                  <w:szCs w:val="20"/>
                                </w:rPr>
                              </w:rPrChange>
                            </w:rPr>
                            <w:delText>Zaštićeni resursForma za prijavu</w:delText>
                          </w:r>
                        </w:del>
                        <w:del w:id="1179" w:author="Rajo" w:date="2018-06-16T21:33:00Z">
                          <w:r w:rsidRPr="00211129" w:rsidDel="00211129">
                            <w:rPr>
                              <w:rFonts w:ascii="Microsoft Sans Serif" w:eastAsia="Calibri" w:hAnsi="Microsoft Sans Serif"/>
                              <w:b/>
                              <w:bCs/>
                              <w:color w:val="FFFFFF" w:themeColor="background1"/>
                              <w:sz w:val="20"/>
                              <w:szCs w:val="20"/>
                              <w:rPrChange w:id="1180" w:author="Rajo" w:date="2018-06-16T21:33:00Z">
                                <w:rPr>
                                  <w:rFonts w:ascii="Microsoft Sans Serif" w:eastAsia="Calibri" w:hAnsi="Microsoft Sans Serif"/>
                                  <w:b/>
                                  <w:bCs/>
                                  <w:color w:val="008080"/>
                                  <w:sz w:val="20"/>
                                  <w:szCs w:val="20"/>
                                  <w:u w:val="single"/>
                                </w:rPr>
                              </w:rPrChange>
                            </w:rPr>
                            <w:delText xml:space="preserve">Komponenta </w:delText>
                          </w:r>
                        </w:del>
                        <w:ins w:id="1181" w:author="Rajo" w:date="2018-06-16T21:33:00Z">
                          <w:r w:rsidRPr="00211129">
                            <w:rPr>
                              <w:rFonts w:ascii="Microsoft Sans Serif" w:eastAsia="Calibri" w:hAnsi="Microsoft Sans Serif"/>
                              <w:b/>
                              <w:bCs/>
                              <w:color w:val="FFFFFF" w:themeColor="background1"/>
                              <w:sz w:val="20"/>
                              <w:szCs w:val="20"/>
                              <w:rPrChange w:id="1182" w:author="Rajo" w:date="2018-06-16T21:33:00Z">
                                <w:rPr>
                                  <w:rFonts w:ascii="Microsoft Sans Serif" w:eastAsia="Calibri" w:hAnsi="Microsoft Sans Serif"/>
                                  <w:b/>
                                  <w:bCs/>
                                  <w:strike/>
                                  <w:color w:val="FFFFFF" w:themeColor="background1"/>
                                  <w:sz w:val="20"/>
                                  <w:szCs w:val="20"/>
                                </w:rPr>
                              </w:rPrChange>
                            </w:rPr>
                            <w:t>Komponenta</w:t>
                          </w:r>
                          <w:r w:rsidRPr="00211129">
                            <w:rPr>
                              <w:rFonts w:ascii="Microsoft Sans Serif" w:eastAsia="Calibri" w:hAnsi="Microsoft Sans Serif"/>
                              <w:b/>
                              <w:bCs/>
                              <w:color w:val="FFFFFF" w:themeColor="background1"/>
                              <w:sz w:val="20"/>
                              <w:szCs w:val="20"/>
                              <w:rPrChange w:id="1183" w:author="Rajo" w:date="2018-06-16T21:33:00Z">
                                <w:rPr>
                                  <w:rFonts w:ascii="Microsoft Sans Serif" w:eastAsia="Calibri" w:hAnsi="Microsoft Sans Serif"/>
                                  <w:b/>
                                  <w:bCs/>
                                  <w:color w:val="008080"/>
                                  <w:sz w:val="20"/>
                                  <w:szCs w:val="20"/>
                                  <w:u w:val="single"/>
                                </w:rPr>
                              </w:rPrChange>
                            </w:rPr>
                            <w:t xml:space="preserve"> </w:t>
                          </w:r>
                        </w:ins>
                        <w:r w:rsidRPr="00211129">
                          <w:rPr>
                            <w:rFonts w:ascii="Microsoft Sans Serif" w:eastAsia="Calibri" w:hAnsi="Microsoft Sans Serif"/>
                            <w:b/>
                            <w:bCs/>
                            <w:color w:val="FFFFFF" w:themeColor="background1"/>
                            <w:sz w:val="20"/>
                            <w:szCs w:val="20"/>
                            <w:rPrChange w:id="1184" w:author="Rajo" w:date="2018-06-16T21:33:00Z">
                              <w:rPr>
                                <w:rFonts w:ascii="Microsoft Sans Serif" w:eastAsia="Calibri" w:hAnsi="Microsoft Sans Serif"/>
                                <w:b/>
                                <w:bCs/>
                                <w:color w:val="008080"/>
                                <w:sz w:val="20"/>
                                <w:szCs w:val="20"/>
                                <w:u w:val="single"/>
                              </w:rPr>
                            </w:rPrChange>
                          </w:rPr>
                          <w:t>za autentikaciju</w:t>
                        </w:r>
                      </w:p>
                    </w:txbxContent>
                  </v:textbox>
                </v:roundrect>
                <v:shape id="Straight Arrow Connector 565" o:spid="_x0000_s1170" type="#_x0000_t32" style="position:absolute;left:15543;top:7479;width:6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" strokecolor="black [3200]">
                  <v:stroke endarrow="block"/>
                </v:shape>
                <v:shape id="Straight Arrow Connector 567" o:spid="_x0000_s1171" type="#_x0000_t32" style="position:absolute;left:15636;top:8680;width:62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" strokecolor="black [3200]">
                  <v:stroke endarrow="block"/>
                </v:shape>
                <v:roundrect id="Rectangle: Rounded Corners 568" o:spid="_x0000_s1172" style="position:absolute;left:43434;top:5519;width:15328;height:15513;visibility:visible;mso-wrap-style:square;v-text-anchor:top"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" filled="f" strokecolor="black [3213]" strokeweight="1.5pt">
                  <v:stroke dashstyle="dash"/>
                  <v:textbox>
                    <w:txbxContent>
                      <w:p w14:paraId="247E3791" w14:textId="0EF8FD5C" w:rsidR="009B0D46" w:rsidRDefault="009B0D46" w:rsidP="00211129">
                        <w:pPr>
                          <w:pStyle w:val="NormalWeb"/>
                          <w:spacing w:before="0" w:beforeAutospacing="0" w:after="160" w:afterAutospacing="0" w:line="252" w:lineRule="auto"/>
                          <w:jc w:val="center"/>
                        </w:pPr>
                        <w:del w:id="1185" w:author="Rajo" w:date="2018-06-16T21:33:00Z">
                          <w:r w:rsidDel="00211129">
                            <w:rPr>
                              <w:rFonts w:ascii="Microsoft Sans Serif" w:eastAsia="Calibri" w:hAnsi="Microsoft Sans Serif"/>
                              <w:strike/>
                              <w:color w:val="FF0000"/>
                              <w:sz w:val="20"/>
                              <w:szCs w:val="20"/>
                              <w:lang w:val="sr-Latn-RS"/>
                            </w:rPr>
                            <w:delText>domen1.com</w:delText>
                          </w:r>
                        </w:del>
                        <w:r>
                          <w:rPr>
                            <w:rFonts w:ascii="Microsoft Sans Serif" w:eastAsia="Calibri" w:hAnsi="Microsoft Sans Serif"/>
                            <w:color w:val="000000"/>
                            <w:sz w:val="20"/>
                            <w:szCs w:val="20"/>
                            <w:lang w:val="sr-Latn-RS"/>
                          </w:rPr>
                          <w:t>Aplikacija</w:t>
                        </w:r>
                        <w:ins w:id="1186" w:author="Rajo" w:date="2018-06-16T21:33:00Z">
                          <w:r>
                            <w:rPr>
                              <w:rFonts w:ascii="Microsoft Sans Serif" w:eastAsia="Calibri" w:hAnsi="Microsoft Sans Serif"/>
                              <w:color w:val="000000"/>
                              <w:sz w:val="20"/>
                              <w:szCs w:val="20"/>
                              <w:lang w:val="sr-Latn-RS"/>
                            </w:rPr>
                            <w:t>2</w:t>
                          </w:r>
                        </w:ins>
                        <w:del w:id="1187" w:author="Rajo" w:date="2018-06-16T21:33:00Z">
                          <w:r w:rsidDel="00211129">
                            <w:rPr>
                              <w:rFonts w:ascii="Microsoft Sans Serif" w:eastAsia="Calibri" w:hAnsi="Microsoft Sans Serif"/>
                              <w:color w:val="008080"/>
                              <w:sz w:val="20"/>
                              <w:szCs w:val="20"/>
                              <w:u w:val="single"/>
                              <w:lang w:val="sr-Latn-RS"/>
                            </w:rPr>
                            <w:delText>1</w:delText>
                          </w:r>
                          <w:r w:rsidDel="00211129">
                            <w:rPr>
                              <w:rFonts w:ascii="Microsoft Sans Serif" w:eastAsia="Calibri" w:hAnsi="Microsoft Sans Serif"/>
                              <w:strike/>
                              <w:color w:val="FF0000"/>
                              <w:sz w:val="20"/>
                              <w:szCs w:val="20"/>
                              <w:u w:val="single"/>
                              <w:lang w:val="sr-Latn-RS"/>
                            </w:rPr>
                            <w:delText>2</w:delText>
                          </w:r>
                          <w:r w:rsidDel="00211129">
                            <w:rPr>
                              <w:rFonts w:ascii="Microsoft Sans Serif" w:eastAsia="Calibri" w:hAnsi="Microsoft Sans Serif"/>
                              <w:strike/>
                              <w:color w:val="FF0000"/>
                              <w:sz w:val="20"/>
                              <w:szCs w:val="20"/>
                              <w:lang w:val="sr-Latn-RS"/>
                            </w:rPr>
                            <w:delText>1</w:delText>
                          </w:r>
                        </w:del>
                      </w:p>
                    </w:txbxContent>
                  </v:textbox>
                </v:roundrect>
                <v:roundrect id="Rectangle: Rounded Corners 569" o:spid="_x0000_s1173" style="position:absolute;left:43808;top:16917;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" fillcolor="#c0504d [3205]" stroked="f" strokeweight="2pt">
                  <v:textbox inset="0,0,0,0">
                    <w:txbxContent>
                      <w:p w14:paraId="7C0D997C" w14:textId="77777777" w:rsidR="009B0D46" w:rsidRDefault="009B0D46" w:rsidP="00211129">
                        <w:pPr>
                          <w:pStyle w:val="NormalWeb"/>
                          <w:spacing w:before="0" w:beforeAutospacing="0" w:after="0" w:afterAutospacing="0" w:line="252" w:lineRule="auto"/>
                          <w:jc w:val="center"/>
                        </w:pPr>
                        <w:r>
                          <w:rPr>
                            <w:rFonts w:ascii="Microsoft Sans Serif" w:eastAsia="Calibri" w:hAnsi="Microsoft Sans Serif"/>
                            <w:b/>
                            <w:bCs/>
                            <w:color w:val="FFFFFF"/>
                            <w:sz w:val="20"/>
                            <w:szCs w:val="20"/>
                          </w:rPr>
                          <w:t>Zaštićeni resurs</w:t>
                        </w:r>
                      </w:p>
                    </w:txbxContent>
                  </v:textbox>
                </v:roundrect>
                <v:roundrect id="Rectangle: Rounded Corners 570" o:spid="_x0000_s1174" style="position:absolute;left:43808;top:13043;width:14383;height:36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" fillcolor="#4bacc6 [3208]" stroked="f" strokeweight="2pt">
                  <v:textbox inset="0,0,0,0">
                    <w:txbxContent>
                      <w:p w14:paraId="7BC2A5DB" w14:textId="067AF55E" w:rsidR="009B0D46" w:rsidRDefault="009B0D46" w:rsidP="00211129">
                        <w:pPr>
                          <w:pStyle w:val="NormalWeb"/>
                          <w:spacing w:before="0" w:beforeAutospacing="0" w:after="160" w:afterAutospacing="0" w:line="254" w:lineRule="auto"/>
                          <w:jc w:val="center"/>
                        </w:pPr>
                        <w:del w:id="1188" w:author="Rajo" w:date="2018-06-16T21:33:00Z">
                          <w:r w:rsidDel="00211129">
                            <w:rPr>
                              <w:rFonts w:ascii="Microsoft Sans Serif" w:eastAsia="Calibri" w:hAnsi="Microsoft Sans Serif"/>
                              <w:b/>
                              <w:bCs/>
                              <w:strike/>
                              <w:color w:val="FF0000"/>
                              <w:sz w:val="20"/>
                              <w:szCs w:val="20"/>
                            </w:rPr>
                            <w:delText>Zaštićeni resursForma za prijavu</w:delText>
                          </w:r>
                          <w:r w:rsidDel="00211129">
                            <w:rPr>
                              <w:rFonts w:ascii="Microsoft Sans Serif" w:eastAsia="Calibri" w:hAnsi="Microsoft Sans Serif"/>
                              <w:b/>
                              <w:bCs/>
                              <w:color w:val="FFFFFF"/>
                              <w:sz w:val="20"/>
                              <w:szCs w:val="20"/>
                            </w:rPr>
                            <w:delText xml:space="preserve">Komponenta </w:delText>
                          </w:r>
                        </w:del>
                        <w:ins w:id="1189" w:author="Rajo" w:date="2018-06-16T21:33:00Z">
                          <w:r>
                            <w:rPr>
                              <w:rFonts w:ascii="Microsoft Sans Serif" w:eastAsia="Calibri" w:hAnsi="Microsoft Sans Serif"/>
                              <w:b/>
                              <w:bCs/>
                              <w:color w:val="FFFFFF"/>
                              <w:sz w:val="20"/>
                              <w:szCs w:val="20"/>
                            </w:rPr>
                            <w:t xml:space="preserve">Komponenta </w:t>
                          </w:r>
                        </w:ins>
                        <w:r>
                          <w:rPr>
                            <w:rFonts w:ascii="Microsoft Sans Serif" w:eastAsia="Calibri" w:hAnsi="Microsoft Sans Serif"/>
                            <w:b/>
                            <w:bCs/>
                            <w:color w:val="FFFFFF"/>
                            <w:sz w:val="20"/>
                            <w:szCs w:val="20"/>
                          </w:rPr>
                          <w:t>za autentikaciju</w:t>
                        </w:r>
                      </w:p>
                    </w:txbxContent>
                  </v:textbox>
                </v:roundrect>
                <v:shape id="Straight Arrow Connector 571" o:spid="_x0000_s1175" type="#_x0000_t32" style="position:absolute;left:37518;top:7479;width:5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" strokecolor="black [3200]">
                  <v:stroke endarrow="block"/>
                </v:shape>
                <v:shape id="Straight Arrow Connector 572" o:spid="_x0000_s1176" type="#_x0000_t32" style="position:absolute;left:37399;top:8680;width:5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" strokecolor="black [3200]">
                  <v:stroke endarrow="block"/>
                </v:shape>
                <w10:anchorlock/>
              </v:group>
            </w:pict>
          </mc:Fallback>
        </mc:AlternateContent>
      </w:r>
    </w:p>
    <w:p w14:paraId="5850DC2B" w14:textId="44D9B85C" w:rsidR="00E94ADE" w:rsidDel="00383E5F" w:rsidRDefault="00CC5052">
      <w:pPr>
        <w:pStyle w:val="Caption"/>
        <w:jc w:val="center"/>
        <w:rPr>
          <w:del w:id="1190" w:author="Rajo" w:date="2018-06-13T20:07:00Z"/>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1039A8DC" w:rsidR="00E94ADE" w:rsidRDefault="00CC5052">
      <w:pPr>
        <w:pStyle w:val="Caption"/>
        <w:jc w:val="center"/>
        <w:rPr>
          <w:ins w:id="1191" w:author="Rajo" w:date="2018-06-12T21:19:00Z"/>
          <w:lang w:val="bs-Latn-BA"/>
        </w:rPr>
        <w:pPrChange w:id="1192" w:author="Rajo" w:date="2018-06-13T20:07:00Z">
          <w:pPr>
            <w:spacing w:line="240" w:lineRule="auto"/>
            <w:ind w:firstLine="576"/>
            <w:jc w:val="both"/>
          </w:pPr>
        </w:pPrChange>
      </w:pPr>
      <w:moveFromRangeStart w:id="1193" w:author="Rajo" w:date="2018-06-11T20:53:00Z" w:name="move516513719"/>
      <w:moveFrom w:id="1194" w:author="Rajo" w:date="2018-06-11T20:53:00Z">
        <w:r w:rsidDel="007B03E4">
          <w:rPr>
            <w:lang w:val="bs-Latn-BA"/>
          </w:rPr>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moveFrom>
    </w:p>
    <w:p w14:paraId="7CF4EC76" w14:textId="6EBB8EBF" w:rsidR="00EE06FA" w:rsidRDefault="00AA1E7D">
      <w:pPr>
        <w:spacing w:line="240" w:lineRule="auto"/>
        <w:ind w:firstLine="360"/>
        <w:jc w:val="both"/>
        <w:rPr>
          <w:ins w:id="1195" w:author="Rajo" w:date="2018-06-12T21:17:00Z"/>
          <w:lang w:val="bs-Latn-BA"/>
        </w:rPr>
        <w:pPrChange w:id="1196" w:author="Rajo" w:date="2018-06-17T14:44:00Z">
          <w:pPr>
            <w:spacing w:line="240" w:lineRule="auto"/>
            <w:jc w:val="both"/>
          </w:pPr>
        </w:pPrChange>
      </w:pPr>
      <w:ins w:id="1197" w:author="Rajo" w:date="2018-06-12T21:20:00Z">
        <w:r>
          <w:rPr>
            <w:lang w:val="bs-Latn-BA"/>
          </w:rPr>
          <w:t xml:space="preserve">Pored </w:t>
        </w:r>
      </w:ins>
      <w:ins w:id="1198" w:author="Rajo" w:date="2018-06-12T21:21:00Z">
        <w:r>
          <w:rPr>
            <w:lang w:val="bs-Latn-BA"/>
          </w:rPr>
          <w:t>centralizovanog SSO sistema koji je naveden u prethodnom dijelu, SSO može postojat</w:t>
        </w:r>
      </w:ins>
      <w:ins w:id="1199" w:author="Rajo" w:date="2018-06-12T21:22:00Z">
        <w:r>
          <w:rPr>
            <w:lang w:val="bs-Latn-BA"/>
          </w:rPr>
          <w:t>i i u decentralizovanoj konfiguracij</w:t>
        </w:r>
      </w:ins>
      <w:ins w:id="1200" w:author="Rajo" w:date="2018-06-12T21:27:00Z">
        <w:r w:rsidR="00CA449C">
          <w:rPr>
            <w:lang w:val="bs-Latn-BA"/>
          </w:rPr>
          <w:t>i.</w:t>
        </w:r>
      </w:ins>
      <w:ins w:id="1201" w:author="Rajo" w:date="2018-06-13T20:22:00Z">
        <w:r w:rsidR="00B026D1">
          <w:rPr>
            <w:lang w:val="bs-Latn-BA"/>
          </w:rPr>
          <w:t xml:space="preserve"> </w:t>
        </w:r>
      </w:ins>
      <w:ins w:id="1202" w:author="Rajo" w:date="2018-06-13T20:32:00Z">
        <w:r w:rsidR="00FE2F38">
          <w:rPr>
            <w:lang w:val="bs-Latn-BA"/>
          </w:rPr>
          <w:t xml:space="preserve">To znači da ne postoji samo jedan, odnosno centralni, autentikacioni server </w:t>
        </w:r>
      </w:ins>
      <w:ins w:id="1203" w:author="Rajo" w:date="2018-06-13T20:34:00Z">
        <w:r w:rsidR="00E95981">
          <w:rPr>
            <w:lang w:val="bs-Latn-BA"/>
          </w:rPr>
          <w:t xml:space="preserve">koji je predefinisan u </w:t>
        </w:r>
      </w:ins>
      <w:ins w:id="1204" w:author="Rajo" w:date="2018-06-13T20:35:00Z">
        <w:r w:rsidR="00E95981">
          <w:rPr>
            <w:lang w:val="bs-Latn-BA"/>
          </w:rPr>
          <w:t>okviru aplikacije kao</w:t>
        </w:r>
      </w:ins>
      <w:ins w:id="1205" w:author="Rajo" w:date="2018-06-13T20:34:00Z">
        <w:r w:rsidR="00E95981">
          <w:rPr>
            <w:lang w:val="bs-Latn-BA"/>
          </w:rPr>
          <w:t xml:space="preserve"> </w:t>
        </w:r>
      </w:ins>
      <w:ins w:id="1206" w:author="Rajo" w:date="2018-06-13T20:35:00Z">
        <w:r w:rsidR="00E95981">
          <w:rPr>
            <w:lang w:val="bs-Latn-BA"/>
          </w:rPr>
          <w:t xml:space="preserve">posrednik za autentikaciju korisnika, nego </w:t>
        </w:r>
      </w:ins>
      <w:ins w:id="1207" w:author="Rajo" w:date="2018-06-14T19:46:00Z">
        <w:r w:rsidR="00D317BE">
          <w:rPr>
            <w:lang w:val="bs-Latn-BA"/>
          </w:rPr>
          <w:t>ona</w:t>
        </w:r>
      </w:ins>
      <w:ins w:id="1208" w:author="Rajo" w:date="2018-06-13T20:36:00Z">
        <w:r w:rsidR="00E95981">
          <w:rPr>
            <w:lang w:val="bs-Latn-BA"/>
          </w:rPr>
          <w:t xml:space="preserve"> može vršiti </w:t>
        </w:r>
      </w:ins>
      <w:ins w:id="1209" w:author="Rajo" w:date="2018-06-13T20:37:00Z">
        <w:r w:rsidR="00E95981">
          <w:rPr>
            <w:lang w:val="bs-Latn-BA"/>
          </w:rPr>
          <w:t xml:space="preserve">posredstvom </w:t>
        </w:r>
      </w:ins>
      <w:ins w:id="1210" w:author="Rajo" w:date="2018-06-13T21:13:00Z">
        <w:r w:rsidR="00BF3A64">
          <w:rPr>
            <w:lang w:val="bs-Latn-BA"/>
          </w:rPr>
          <w:t>bilo kog</w:t>
        </w:r>
      </w:ins>
      <w:ins w:id="1211" w:author="Rajo" w:date="2018-06-13T21:07:00Z">
        <w:r w:rsidR="00F86207">
          <w:rPr>
            <w:lang w:val="bs-Latn-BA"/>
          </w:rPr>
          <w:t xml:space="preserve"> povjerljiv</w:t>
        </w:r>
      </w:ins>
      <w:ins w:id="1212" w:author="Rajo" w:date="2018-06-13T21:13:00Z">
        <w:r w:rsidR="00BF3A64">
          <w:rPr>
            <w:lang w:val="bs-Latn-BA"/>
          </w:rPr>
          <w:t>og</w:t>
        </w:r>
      </w:ins>
      <w:ins w:id="1213" w:author="Rajo" w:date="2018-06-13T20:37:00Z">
        <w:r w:rsidR="00E95981">
          <w:rPr>
            <w:lang w:val="bs-Latn-BA"/>
          </w:rPr>
          <w:t xml:space="preserve"> autentika</w:t>
        </w:r>
      </w:ins>
      <w:ins w:id="1214" w:author="Rajo" w:date="2018-06-13T20:38:00Z">
        <w:r w:rsidR="00E95981">
          <w:rPr>
            <w:lang w:val="bs-Latn-BA"/>
          </w:rPr>
          <w:t>c</w:t>
        </w:r>
      </w:ins>
      <w:ins w:id="1215" w:author="Rajo" w:date="2018-06-13T21:13:00Z">
        <w:r w:rsidR="00BF3A64">
          <w:rPr>
            <w:lang w:val="bs-Latn-BA"/>
          </w:rPr>
          <w:t>ionog</w:t>
        </w:r>
      </w:ins>
      <w:ins w:id="1216" w:author="Rajo" w:date="2018-06-13T20:38:00Z">
        <w:r w:rsidR="00E95981">
          <w:rPr>
            <w:lang w:val="bs-Latn-BA"/>
          </w:rPr>
          <w:t xml:space="preserve"> servera koji podržava određeni standard/protokol. </w:t>
        </w:r>
      </w:ins>
      <w:ins w:id="1217" w:author="Rajo" w:date="2018-06-13T20:40:00Z">
        <w:r w:rsidR="00E95981">
          <w:rPr>
            <w:lang w:val="bs-Latn-BA"/>
          </w:rPr>
          <w:t xml:space="preserve">Jedan od najpoznatijih protokola za </w:t>
        </w:r>
      </w:ins>
      <w:ins w:id="1218" w:author="Rajo" w:date="2018-06-13T20:41:00Z">
        <w:r w:rsidR="00E95981">
          <w:rPr>
            <w:lang w:val="bs-Latn-BA"/>
          </w:rPr>
          <w:t>d</w:t>
        </w:r>
      </w:ins>
      <w:ins w:id="1219" w:author="Rajo" w:date="2018-06-13T20:40:00Z">
        <w:r w:rsidR="00E95981">
          <w:rPr>
            <w:lang w:val="bs-Latn-BA"/>
          </w:rPr>
          <w:t>ecentralizovanu</w:t>
        </w:r>
      </w:ins>
      <w:ins w:id="1220" w:author="Rajo" w:date="2018-06-13T20:41:00Z">
        <w:r w:rsidR="00E95981">
          <w:rPr>
            <w:lang w:val="bs-Latn-BA"/>
          </w:rPr>
          <w:t xml:space="preserve"> </w:t>
        </w:r>
      </w:ins>
      <w:ins w:id="1221" w:author="Rajo" w:date="2018-06-13T20:40:00Z">
        <w:r w:rsidR="00E95981">
          <w:rPr>
            <w:lang w:val="bs-Latn-BA"/>
          </w:rPr>
          <w:t xml:space="preserve"> autentikaciju </w:t>
        </w:r>
      </w:ins>
      <w:ins w:id="1222" w:author="Rajo" w:date="2018-06-13T20:41:00Z">
        <w:r w:rsidR="00E95981">
          <w:rPr>
            <w:lang w:val="bs-Latn-BA"/>
          </w:rPr>
          <w:t>je OpenID, koji korisniku omogućava da on sam odabere svog davaoca identiteta</w:t>
        </w:r>
      </w:ins>
      <w:ins w:id="1223" w:author="Rajo" w:date="2018-06-13T20:43:00Z">
        <w:r w:rsidR="00902731">
          <w:rPr>
            <w:lang w:val="bs-Latn-BA"/>
          </w:rPr>
          <w:t xml:space="preserve"> u okviru kog je registrovan</w:t>
        </w:r>
      </w:ins>
      <w:ins w:id="1224" w:author="Rajo" w:date="2018-06-13T20:59:00Z">
        <w:r w:rsidR="00255DEC">
          <w:rPr>
            <w:lang w:val="bs-Latn-BA"/>
          </w:rPr>
          <w:t>, i p</w:t>
        </w:r>
      </w:ins>
      <w:ins w:id="1225" w:author="Rajo" w:date="2018-06-13T20:55:00Z">
        <w:r w:rsidR="00255DEC">
          <w:rPr>
            <w:lang w:val="bs-Latn-BA"/>
          </w:rPr>
          <w:t xml:space="preserve">osredstvom </w:t>
        </w:r>
      </w:ins>
      <w:ins w:id="1226" w:author="Rajo" w:date="2018-06-13T20:59:00Z">
        <w:r w:rsidR="00255DEC">
          <w:rPr>
            <w:lang w:val="bs-Latn-BA"/>
          </w:rPr>
          <w:t>kog će</w:t>
        </w:r>
      </w:ins>
      <w:ins w:id="1227" w:author="Rajo" w:date="2018-06-13T20:55:00Z">
        <w:r w:rsidR="00255DEC">
          <w:rPr>
            <w:lang w:val="bs-Latn-BA"/>
          </w:rPr>
          <w:t xml:space="preserve"> se vrši</w:t>
        </w:r>
      </w:ins>
      <w:ins w:id="1228" w:author="Rajo" w:date="2018-06-13T20:59:00Z">
        <w:r w:rsidR="00255DEC">
          <w:rPr>
            <w:lang w:val="bs-Latn-BA"/>
          </w:rPr>
          <w:t>ti</w:t>
        </w:r>
      </w:ins>
      <w:ins w:id="1229" w:author="Rajo" w:date="2018-06-13T20:53:00Z">
        <w:r w:rsidR="00205E87">
          <w:rPr>
            <w:lang w:val="bs-Latn-BA"/>
          </w:rPr>
          <w:t xml:space="preserve"> </w:t>
        </w:r>
      </w:ins>
      <w:ins w:id="1230" w:author="Rajo" w:date="2018-06-14T19:48:00Z">
        <w:r w:rsidR="000E0D14">
          <w:rPr>
            <w:lang w:val="bs-Latn-BA"/>
          </w:rPr>
          <w:t>potvrđivanje</w:t>
        </w:r>
      </w:ins>
      <w:ins w:id="1231" w:author="Rajo" w:date="2018-06-13T20:53:00Z">
        <w:r w:rsidR="00255DEC">
          <w:rPr>
            <w:lang w:val="bs-Latn-BA"/>
          </w:rPr>
          <w:t xml:space="preserve"> </w:t>
        </w:r>
      </w:ins>
      <w:ins w:id="1232" w:author="Rajo" w:date="2018-06-13T20:59:00Z">
        <w:r w:rsidR="00255DEC">
          <w:rPr>
            <w:lang w:val="bs-Latn-BA"/>
          </w:rPr>
          <w:t xml:space="preserve">njegovog </w:t>
        </w:r>
      </w:ins>
      <w:ins w:id="1233" w:author="Rajo" w:date="2018-06-13T20:53:00Z">
        <w:r w:rsidR="00255DEC">
          <w:rPr>
            <w:lang w:val="bs-Latn-BA"/>
          </w:rPr>
          <w:t xml:space="preserve">identiteta </w:t>
        </w:r>
      </w:ins>
      <w:ins w:id="1234" w:author="Rajo" w:date="2018-06-13T21:00:00Z">
        <w:r w:rsidR="00255DEC">
          <w:rPr>
            <w:lang w:val="bs-Latn-BA"/>
          </w:rPr>
          <w:t>kada</w:t>
        </w:r>
      </w:ins>
      <w:ins w:id="1235" w:author="Rajo" w:date="2018-06-13T20:55:00Z">
        <w:r w:rsidR="00255DEC">
          <w:rPr>
            <w:lang w:val="bs-Latn-BA"/>
          </w:rPr>
          <w:t xml:space="preserve"> </w:t>
        </w:r>
      </w:ins>
      <w:ins w:id="1236" w:author="Rajo" w:date="2018-06-13T21:00:00Z">
        <w:r w:rsidR="00255DEC">
          <w:rPr>
            <w:lang w:val="bs-Latn-BA"/>
          </w:rPr>
          <w:t>davalac</w:t>
        </w:r>
      </w:ins>
      <w:ins w:id="1237" w:author="Rajo" w:date="2018-06-13T20:54:00Z">
        <w:r w:rsidR="00255DEC">
          <w:rPr>
            <w:lang w:val="bs-Latn-BA"/>
          </w:rPr>
          <w:t xml:space="preserve"> usluge </w:t>
        </w:r>
      </w:ins>
      <w:ins w:id="1238" w:author="Rajo" w:date="2018-06-13T20:55:00Z">
        <w:r w:rsidR="00255DEC">
          <w:rPr>
            <w:lang w:val="bs-Latn-BA"/>
          </w:rPr>
          <w:t xml:space="preserve">to zatraži, nakon </w:t>
        </w:r>
      </w:ins>
      <w:ins w:id="1239" w:author="Rajo" w:date="2018-06-13T20:56:00Z">
        <w:r w:rsidR="00255DEC">
          <w:rPr>
            <w:lang w:val="bs-Latn-BA"/>
          </w:rPr>
          <w:t xml:space="preserve">što </w:t>
        </w:r>
      </w:ins>
      <w:ins w:id="1240" w:author="Rajo" w:date="2018-06-13T21:01:00Z">
        <w:r w:rsidR="00D269C8">
          <w:rPr>
            <w:lang w:val="bs-Latn-BA"/>
          </w:rPr>
          <w:t xml:space="preserve">korisnik </w:t>
        </w:r>
      </w:ins>
      <w:ins w:id="1241" w:author="Rajo" w:date="2018-06-13T20:56:00Z">
        <w:r w:rsidR="00255DEC">
          <w:rPr>
            <w:lang w:val="bs-Latn-BA"/>
          </w:rPr>
          <w:t xml:space="preserve">unese </w:t>
        </w:r>
      </w:ins>
      <w:ins w:id="1242" w:author="Rajo" w:date="2018-06-13T21:01:00Z">
        <w:r w:rsidR="00255DEC">
          <w:rPr>
            <w:lang w:val="bs-Latn-BA"/>
          </w:rPr>
          <w:t>svoj</w:t>
        </w:r>
      </w:ins>
      <w:ins w:id="1243" w:author="Rajo" w:date="2018-06-13T20:56:00Z">
        <w:r w:rsidR="00255DEC">
          <w:rPr>
            <w:lang w:val="bs-Latn-BA"/>
          </w:rPr>
          <w:t xml:space="preserve"> OpenID URL koji predstavlja njegov identifikator.</w:t>
        </w:r>
      </w:ins>
    </w:p>
    <w:p w14:paraId="32A62115" w14:textId="77777777" w:rsidR="008870DD" w:rsidDel="00093655" w:rsidRDefault="008870DD">
      <w:pPr>
        <w:spacing w:line="240" w:lineRule="auto"/>
        <w:ind w:firstLine="360"/>
        <w:jc w:val="both"/>
        <w:rPr>
          <w:moveFrom w:id="1244" w:author="Rajo" w:date="2018-06-11T20:53:00Z"/>
          <w:lang w:val="bs-Latn-BA"/>
        </w:rPr>
        <w:pPrChange w:id="1245" w:author="Rajo" w:date="2018-06-17T14:44:00Z">
          <w:pPr>
            <w:spacing w:line="240" w:lineRule="auto"/>
            <w:ind w:firstLine="720"/>
            <w:jc w:val="both"/>
          </w:pPr>
        </w:pPrChange>
      </w:pPr>
    </w:p>
    <w:p w14:paraId="7C1D1C2F" w14:textId="552164A0" w:rsidR="00E94ADE" w:rsidDel="007B03E4" w:rsidRDefault="00E94ADE">
      <w:pPr>
        <w:spacing w:line="240" w:lineRule="auto"/>
        <w:ind w:firstLine="360"/>
        <w:jc w:val="both"/>
        <w:rPr>
          <w:moveFrom w:id="1246" w:author="Rajo" w:date="2018-06-11T20:53:00Z"/>
          <w:lang w:val="bs-Latn-BA"/>
        </w:rPr>
        <w:pPrChange w:id="1247" w:author="Rajo" w:date="2018-06-17T14:44:00Z">
          <w:pPr>
            <w:spacing w:line="240" w:lineRule="auto"/>
            <w:jc w:val="both"/>
          </w:pPr>
        </w:pPrChange>
      </w:pPr>
    </w:p>
    <w:moveFromRangeEnd w:id="1193"/>
    <w:p w14:paraId="03CF2513" w14:textId="6693E8E5" w:rsidR="00E94ADE" w:rsidDel="00093655" w:rsidRDefault="00CC5052">
      <w:pPr>
        <w:spacing w:line="240" w:lineRule="auto"/>
        <w:ind w:firstLine="360"/>
        <w:jc w:val="both"/>
        <w:rPr>
          <w:del w:id="1248" w:author="Rajo" w:date="2018-05-22T20:24:00Z"/>
          <w:lang w:val="bs-Latn-BA"/>
        </w:rPr>
        <w:pPrChange w:id="1249" w:author="Rajo" w:date="2018-06-17T14:44:00Z">
          <w:pPr>
            <w:spacing w:line="240" w:lineRule="auto"/>
            <w:ind w:firstLine="720"/>
            <w:jc w:val="both"/>
          </w:pPr>
        </w:pPrChange>
      </w:pPr>
      <w:r>
        <w:rPr>
          <w:lang w:val="bs-Latn-BA"/>
        </w:rPr>
        <w:t>SSO je oblik tehnologije koji olakšava proces autentikacije, kako za korisnike tako i za IT administratore. Ukoliko se koristi SSO sistem, dovoljno je da korisnik samo jednom unese korisničko ime i lozinku kako bi dobio pristup na više aplikacija</w:t>
      </w:r>
      <w:ins w:id="1250" w:author="Rajo" w:date="2018-06-11T21:24:00Z">
        <w:r w:rsidR="00321BF6">
          <w:rPr>
            <w:lang w:val="bs-Latn-BA"/>
          </w:rPr>
          <w:t xml:space="preserve"> koje </w:t>
        </w:r>
        <w:r w:rsidR="00AB77FC">
          <w:rPr>
            <w:lang w:val="bs-Latn-BA"/>
          </w:rPr>
          <w:t>posredstvom njega vrše autentikaciju</w:t>
        </w:r>
      </w:ins>
      <w:r>
        <w:rPr>
          <w:lang w:val="bs-Latn-BA"/>
        </w:rPr>
        <w:t xml:space="preserve">. Korisnicima se posle registracije dodjeljuju </w:t>
      </w:r>
      <w:ins w:id="1251" w:author="Rajo" w:date="2018-06-11T21:25:00Z">
        <w:r w:rsidR="003D4F6E">
          <w:rPr>
            <w:lang w:val="bs-Latn-BA"/>
          </w:rPr>
          <w:t xml:space="preserve">odgovarajuća </w:t>
        </w:r>
      </w:ins>
      <w:r>
        <w:rPr>
          <w:lang w:val="bs-Latn-BA"/>
        </w:rPr>
        <w:t xml:space="preserve">prava pristupa određenim aplikacijama, nakon čega su u stanju da pristupe tim aplikacijama kada </w:t>
      </w:r>
      <w:ins w:id="1252" w:author="Rajo" w:date="2018-06-11T21:22:00Z">
        <w:r w:rsidR="004A4560">
          <w:rPr>
            <w:lang w:val="bs-Latn-BA"/>
          </w:rPr>
          <w:t xml:space="preserve">prvi </w:t>
        </w:r>
      </w:ins>
      <w:r>
        <w:rPr>
          <w:lang w:val="bs-Latn-BA"/>
        </w:rPr>
        <w:t xml:space="preserve">unesu svoje pristupne podatke, što eliminiše višestruke unose i prijavu. SSO takođe smanjuje vrijeme i cijenu uređivanja velikog broja korisničkih naloga koje </w:t>
      </w:r>
      <w:del w:id="1253" w:author="Rajo" w:date="2018-06-11T21:22:00Z">
        <w:r w:rsidDel="002C7B73">
          <w:rPr>
            <w:lang w:val="bs-Latn-BA"/>
          </w:rPr>
          <w:delText>IT osoblje</w:delText>
        </w:r>
      </w:del>
      <w:ins w:id="1254" w:author="Rajo" w:date="2018-06-11T21:22:00Z">
        <w:r w:rsidR="002C7B73">
          <w:rPr>
            <w:lang w:val="bs-Latn-BA"/>
          </w:rPr>
          <w:t>administratori sistema</w:t>
        </w:r>
      </w:ins>
      <w:r>
        <w:rPr>
          <w:lang w:val="bs-Latn-BA"/>
        </w:rPr>
        <w:t xml:space="preserve"> mora</w:t>
      </w:r>
      <w:ins w:id="1255" w:author="Rajo" w:date="2018-06-11T21:22:00Z">
        <w:r w:rsidR="002C7B73">
          <w:rPr>
            <w:lang w:val="bs-Latn-BA"/>
          </w:rPr>
          <w:t>ju</w:t>
        </w:r>
      </w:ins>
      <w:r>
        <w:rPr>
          <w:lang w:val="bs-Latn-BA"/>
        </w:rPr>
        <w:t xml:space="preserve"> da održava</w:t>
      </w:r>
      <w:ins w:id="1256" w:author="Rajo" w:date="2018-06-11T21:22:00Z">
        <w:r w:rsidR="002C7B73">
          <w:rPr>
            <w:lang w:val="bs-Latn-BA"/>
          </w:rPr>
          <w:t>ju</w:t>
        </w:r>
      </w:ins>
      <w:ins w:id="1257" w:author="Rajo" w:date="2018-06-11T21:47:00Z">
        <w:r w:rsidR="00C646F5">
          <w:rPr>
            <w:lang w:val="bs-Latn-BA"/>
          </w:rPr>
          <w:t>, a</w:t>
        </w:r>
        <w:r w:rsidR="00C646F5" w:rsidRPr="00C646F5">
          <w:rPr>
            <w:lang w:val="bs-Latn-BA"/>
          </w:rPr>
          <w:t xml:space="preserve"> </w:t>
        </w:r>
        <w:r w:rsidR="00C646F5">
          <w:rPr>
            <w:lang w:val="bs-Latn-BA"/>
          </w:rPr>
          <w:t xml:space="preserve">koristan je </w:t>
        </w:r>
      </w:ins>
      <w:ins w:id="1258" w:author="Rajo" w:date="2018-06-11T21:48:00Z">
        <w:r w:rsidR="00C646F5">
          <w:rPr>
            <w:lang w:val="bs-Latn-BA"/>
          </w:rPr>
          <w:t xml:space="preserve">i </w:t>
        </w:r>
      </w:ins>
      <w:ins w:id="1259" w:author="Rajo" w:date="2018-06-11T21:47:00Z">
        <w:r w:rsidR="00C646F5">
          <w:rPr>
            <w:lang w:val="bs-Latn-BA"/>
          </w:rPr>
          <w:t xml:space="preserve">za dokumentovanje pristupa </w:t>
        </w:r>
      </w:ins>
      <w:ins w:id="1260" w:author="Rajo" w:date="2018-06-11T21:48:00Z">
        <w:r w:rsidR="00C646F5">
          <w:rPr>
            <w:lang w:val="bs-Latn-BA"/>
          </w:rPr>
          <w:t>te</w:t>
        </w:r>
      </w:ins>
      <w:ins w:id="1261" w:author="Rajo" w:date="2018-06-11T21:47:00Z">
        <w:r w:rsidR="00C646F5">
          <w:rPr>
            <w:lang w:val="bs-Latn-BA"/>
          </w:rPr>
          <w:t xml:space="preserve"> praćenje aktivnosti korisnika</w:t>
        </w:r>
      </w:ins>
      <w:r>
        <w:rPr>
          <w:lang w:val="bs-Latn-BA"/>
        </w:rPr>
        <w:t xml:space="preserve">. </w:t>
      </w:r>
      <w:moveToRangeStart w:id="1262" w:author="Rajo" w:date="2018-06-11T21:50:00Z" w:name="move516517142"/>
      <w:moveTo w:id="1263" w:author="Rajo" w:date="2018-06-11T21:50:00Z">
        <w:r w:rsidR="00BA29F2" w:rsidRPr="00BC29BC">
          <w:rPr>
            <w:vertAlign w:val="superscript"/>
            <w:lang w:val="bs-Latn-BA"/>
          </w:rPr>
          <w:t>[4]</w:t>
        </w:r>
      </w:moveTo>
      <w:moveToRangeEnd w:id="1262"/>
    </w:p>
    <w:p w14:paraId="3CCDEFE4" w14:textId="77777777" w:rsidR="00E94ADE" w:rsidDel="00CA6D89" w:rsidRDefault="00E94ADE">
      <w:pPr>
        <w:spacing w:line="240" w:lineRule="auto"/>
        <w:ind w:firstLine="360"/>
        <w:jc w:val="both"/>
        <w:rPr>
          <w:del w:id="1264" w:author="Rajo" w:date="2018-06-12T21:17:00Z"/>
          <w:lang w:val="bs-Latn-BA"/>
        </w:rPr>
        <w:pPrChange w:id="1265" w:author="Rajo" w:date="2018-06-17T14:44:00Z">
          <w:pPr>
            <w:spacing w:line="240" w:lineRule="auto"/>
            <w:jc w:val="both"/>
          </w:pPr>
        </w:pPrChange>
      </w:pPr>
    </w:p>
    <w:p w14:paraId="4378DB30" w14:textId="4EC453FE" w:rsidR="00E94ADE" w:rsidDel="00086A51" w:rsidRDefault="00CC5052">
      <w:pPr>
        <w:spacing w:line="240" w:lineRule="auto"/>
        <w:ind w:firstLine="360"/>
        <w:jc w:val="both"/>
        <w:rPr>
          <w:del w:id="1266" w:author="Rajo" w:date="2018-05-22T20:24:00Z"/>
          <w:lang w:val="bs-Latn-BA"/>
        </w:rPr>
        <w:pPrChange w:id="1267" w:author="Rajo" w:date="2018-06-17T14:44:00Z">
          <w:pPr>
            <w:spacing w:line="240" w:lineRule="auto"/>
            <w:ind w:firstLine="720"/>
            <w:jc w:val="both"/>
          </w:pPr>
        </w:pPrChange>
      </w:pPr>
      <w:del w:id="1268" w:author="Rajo" w:date="2018-06-12T21:17:00Z">
        <w:r w:rsidDel="00CA6D89">
          <w:rPr>
            <w:lang w:val="bs-Latn-BA"/>
          </w:rPr>
          <w:delTex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Dodatno, SSO sistemi obično obezbjeđuju bolju zaštitu osjetljivog materijala, s obzirom na to da su najčešće zaštićeni </w:delText>
        </w:r>
        <w:r w:rsidDel="00CA6D89">
          <w:rPr>
            <w:i/>
            <w:lang w:val="bs-Latn-BA"/>
          </w:rPr>
          <w:delText>firewall</w:delText>
        </w:r>
        <w:r w:rsidDel="00CA6D89">
          <w:rPr>
            <w:lang w:val="bs-Latn-BA"/>
          </w:rPr>
          <w:delText xml:space="preserve">-om. </w:delText>
        </w:r>
      </w:del>
    </w:p>
    <w:p w14:paraId="0E7DA6B8" w14:textId="7ABE4B9D" w:rsidR="00E94ADE" w:rsidDel="00BA29F2" w:rsidRDefault="00E94ADE">
      <w:pPr>
        <w:spacing w:line="240" w:lineRule="auto"/>
        <w:ind w:firstLine="360"/>
        <w:jc w:val="both"/>
        <w:rPr>
          <w:del w:id="1269" w:author="Rajo" w:date="2018-06-11T21:50:00Z"/>
          <w:lang w:val="bs-Latn-BA"/>
        </w:rPr>
        <w:pPrChange w:id="1270" w:author="Rajo" w:date="2018-06-17T14:44:00Z">
          <w:pPr>
            <w:spacing w:line="240" w:lineRule="auto"/>
            <w:jc w:val="both"/>
          </w:pPr>
        </w:pPrChange>
      </w:pPr>
    </w:p>
    <w:p w14:paraId="4292CD61" w14:textId="0F0FC516" w:rsidR="00CA6D89" w:rsidRDefault="00CC5052">
      <w:pPr>
        <w:spacing w:line="240" w:lineRule="auto"/>
        <w:ind w:firstLine="360"/>
        <w:jc w:val="both"/>
        <w:rPr>
          <w:ins w:id="1271" w:author="Rajo" w:date="2018-06-12T21:26:00Z"/>
          <w:lang w:val="bs-Latn-BA"/>
        </w:rPr>
        <w:pPrChange w:id="1272" w:author="Rajo" w:date="2018-06-17T14:44:00Z">
          <w:pPr>
            <w:spacing w:line="240" w:lineRule="auto"/>
            <w:ind w:firstLine="576"/>
            <w:jc w:val="both"/>
          </w:pPr>
        </w:pPrChange>
      </w:pPr>
      <w:del w:id="1273" w:author="Rajo" w:date="2018-06-11T21:50:00Z">
        <w:r w:rsidDel="00BA29F2">
          <w:rPr>
            <w:lang w:val="bs-Latn-BA"/>
          </w:rPr>
          <w:delText>SSO je takođe</w:delText>
        </w:r>
      </w:del>
      <w:del w:id="1274" w:author="Rajo" w:date="2018-06-11T21:47:00Z">
        <w:r w:rsidDel="00C646F5">
          <w:rPr>
            <w:lang w:val="bs-Latn-BA"/>
          </w:rPr>
          <w:delText xml:space="preserve"> koristan za dokumentovanje pristupa i nadzor korisničkih naloga – npr. čišćenje neaktivnih korisničkih naloga zaposlenih i praćenje aktivnosti korisnika</w:delText>
        </w:r>
      </w:del>
      <w:del w:id="1275" w:author="Rajo" w:date="2018-06-11T21:50:00Z">
        <w:r w:rsidDel="00BA29F2">
          <w:rPr>
            <w:lang w:val="bs-Latn-BA"/>
          </w:rPr>
          <w:delText>.</w:delText>
        </w:r>
      </w:del>
      <w:r>
        <w:rPr>
          <w:lang w:val="bs-Latn-BA"/>
        </w:rPr>
        <w:t xml:space="preserve"> </w:t>
      </w:r>
    </w:p>
    <w:p w14:paraId="05719200" w14:textId="359F5A3B" w:rsidR="00E94ADE" w:rsidRDefault="00AA1E7D" w:rsidP="00233832">
      <w:pPr>
        <w:spacing w:line="240" w:lineRule="auto"/>
        <w:ind w:firstLine="360"/>
        <w:jc w:val="both"/>
        <w:rPr>
          <w:lang w:val="bs-Latn-BA"/>
        </w:rPr>
      </w:pPr>
      <w:ins w:id="1276" w:author="Rajo" w:date="2018-06-12T21:26:00Z">
        <w:r>
          <w:rPr>
            <w:lang w:val="bs-Latn-BA"/>
          </w:rPr>
          <w:t>Potencijalni sigurnosni problem upotrebe SSO sistema za autentikaciju</w:t>
        </w:r>
      </w:ins>
      <w:ins w:id="1277" w:author="Rajo" w:date="2018-06-12T21:27:00Z">
        <w:r>
          <w:rPr>
            <w:lang w:val="bs-Latn-BA"/>
          </w:rPr>
          <w:t xml:space="preserve"> korisnika</w:t>
        </w:r>
      </w:ins>
      <w:ins w:id="1278" w:author="Rajo" w:date="2018-06-12T21:26:00Z">
        <w:r>
          <w:rPr>
            <w:lang w:val="bs-Latn-BA"/>
          </w:rPr>
          <w:t xml:space="preserve">, u odnosu na postojanje više nezavisnih sistema u okviru kojih korisnik mora pojedinačno da se prijavljuje, ogleda se u znatno većoj šteti koja nastaje ukoliko napadač dođe do </w:t>
        </w:r>
      </w:ins>
      <w:ins w:id="1279" w:author="Rajo" w:date="2018-06-12T21:27:00Z">
        <w:r w:rsidR="000E31BE">
          <w:rPr>
            <w:lang w:val="bs-Latn-BA"/>
          </w:rPr>
          <w:t xml:space="preserve">njegovih </w:t>
        </w:r>
      </w:ins>
      <w:ins w:id="1280" w:author="Rajo" w:date="2018-06-12T21:26:00Z">
        <w:r>
          <w:rPr>
            <w:lang w:val="bs-Latn-BA"/>
          </w:rPr>
          <w:t xml:space="preserve">pristupnih podataka. U tom slučaju, napadač bi automatski imao pristup svim aplikacijama koje korisnika autentikuju posredstvom </w:t>
        </w:r>
      </w:ins>
      <w:ins w:id="1281" w:author="Rajo" w:date="2018-06-12T21:27:00Z">
        <w:r w:rsidR="000E31BE">
          <w:rPr>
            <w:lang w:val="bs-Latn-BA"/>
          </w:rPr>
          <w:t xml:space="preserve">tog </w:t>
        </w:r>
      </w:ins>
      <w:ins w:id="1282" w:author="Rajo" w:date="2018-06-12T21:26:00Z">
        <w:r>
          <w:rPr>
            <w:lang w:val="bs-Latn-BA"/>
          </w:rPr>
          <w:t xml:space="preserve">SSO </w:t>
        </w:r>
      </w:ins>
      <w:ins w:id="1283" w:author="Rajo" w:date="2018-06-12T21:27:00Z">
        <w:r w:rsidR="000E31BE">
          <w:rPr>
            <w:lang w:val="bs-Latn-BA"/>
          </w:rPr>
          <w:t>sistema</w:t>
        </w:r>
      </w:ins>
      <w:ins w:id="1284" w:author="Rajo" w:date="2018-06-12T21:26:00Z">
        <w:r>
          <w:rPr>
            <w:lang w:val="bs-Latn-BA"/>
          </w:rPr>
          <w:t>.</w:t>
        </w:r>
      </w:ins>
      <w:moveFromRangeStart w:id="1285" w:author="Rajo" w:date="2018-06-11T21:50:00Z" w:name="move516517142"/>
      <w:moveFrom w:id="1286" w:author="Rajo" w:date="2018-06-11T21:50:00Z">
        <w:r w:rsidR="00CC5052" w:rsidRPr="000952BE" w:rsidDel="00BA29F2">
          <w:rPr>
            <w:vertAlign w:val="superscript"/>
            <w:lang w:val="bs-Latn-BA"/>
            <w:rPrChange w:id="1287" w:author="Rajo" w:date="2018-06-11T21:25:00Z">
              <w:rPr>
                <w:lang w:val="bs-Latn-BA"/>
              </w:rPr>
            </w:rPrChange>
          </w:rPr>
          <w:t>[4</w:t>
        </w:r>
        <w:del w:id="1288" w:author="Rajo" w:date="2018-06-13T21:15:00Z">
          <w:r w:rsidR="00CC5052" w:rsidRPr="000952BE" w:rsidDel="00165BA2">
            <w:rPr>
              <w:vertAlign w:val="superscript"/>
              <w:lang w:val="bs-Latn-BA"/>
              <w:rPrChange w:id="1289" w:author="Rajo" w:date="2018-06-11T21:25:00Z">
                <w:rPr>
                  <w:lang w:val="bs-Latn-BA"/>
                </w:rPr>
              </w:rPrChange>
            </w:rPr>
            <w:delText>]</w:delText>
          </w:r>
        </w:del>
      </w:moveFrom>
      <w:moveFromRangeEnd w:id="1285"/>
      <w:del w:id="1290" w:author="Rajo" w:date="2018-06-13T21:15:00Z">
        <w:r w:rsidR="00CC5052" w:rsidDel="00165BA2">
          <w:rPr>
            <w:lang w:val="bs-Latn-BA"/>
          </w:rPr>
          <w:br w:type="page"/>
        </w:r>
      </w:del>
    </w:p>
    <w:p w14:paraId="70FAC378" w14:textId="77777777" w:rsidR="00E94ADE" w:rsidRDefault="00CC5052">
      <w:pPr>
        <w:pStyle w:val="Heading1"/>
        <w:spacing w:line="240" w:lineRule="auto"/>
        <w:jc w:val="both"/>
        <w:rPr>
          <w:lang w:val="bs-Latn-BA"/>
        </w:rPr>
      </w:pPr>
      <w:bookmarkStart w:id="1291" w:name="_Toc511154419"/>
      <w:r>
        <w:rPr>
          <w:lang w:val="bs-Latn-BA"/>
        </w:rPr>
        <w:lastRenderedPageBreak/>
        <w:t>AUTORIZACIJA I KONTROLA PRISTUPA</w:t>
      </w:r>
      <w:bookmarkEnd w:id="1291"/>
    </w:p>
    <w:p w14:paraId="5F29B8A5" w14:textId="77777777" w:rsidR="00E94ADE" w:rsidDel="002510E5" w:rsidRDefault="00E94ADE">
      <w:pPr>
        <w:spacing w:line="240" w:lineRule="auto"/>
        <w:jc w:val="both"/>
        <w:rPr>
          <w:del w:id="1292" w:author="Rajo" w:date="2018-06-16T19:56:00Z"/>
          <w:lang w:val="bs-Latn-BA"/>
        </w:rPr>
      </w:pPr>
    </w:p>
    <w:p w14:paraId="5E9D7B10" w14:textId="77777777" w:rsidR="00E94ADE" w:rsidRDefault="00E94ADE">
      <w:pPr>
        <w:spacing w:line="240" w:lineRule="auto"/>
        <w:jc w:val="both"/>
        <w:rPr>
          <w:lang w:val="bs-Latn-BA"/>
        </w:rPr>
      </w:pPr>
    </w:p>
    <w:p w14:paraId="5A870EF2" w14:textId="77777777" w:rsidR="00E94ADE" w:rsidDel="00C66491" w:rsidRDefault="00CC5052">
      <w:pPr>
        <w:pStyle w:val="Heading2"/>
        <w:spacing w:line="240" w:lineRule="auto"/>
        <w:jc w:val="both"/>
        <w:rPr>
          <w:del w:id="1293" w:author="Rajo" w:date="2018-06-17T14:33:00Z"/>
          <w:lang w:val="bs-Latn-BA"/>
        </w:rPr>
      </w:pPr>
      <w:bookmarkStart w:id="1294" w:name="_Toc511154420"/>
      <w:commentRangeStart w:id="1295"/>
      <w:commentRangeStart w:id="1296"/>
      <w:r>
        <w:rPr>
          <w:lang w:val="bs-Latn-BA"/>
        </w:rPr>
        <w:t>Autorizacija</w:t>
      </w:r>
      <w:bookmarkEnd w:id="1294"/>
      <w:commentRangeEnd w:id="1295"/>
      <w:r>
        <w:commentReference w:id="1295"/>
      </w:r>
      <w:commentRangeEnd w:id="1296"/>
      <w:r w:rsidR="00310776">
        <w:rPr>
          <w:rStyle w:val="CommentReference"/>
          <w:rFonts w:ascii="Times New Roman" w:eastAsiaTheme="minorHAnsi" w:hAnsi="Times New Roman" w:cstheme="minorBidi"/>
          <w:color w:val="auto"/>
        </w:rPr>
        <w:commentReference w:id="1296"/>
      </w:r>
    </w:p>
    <w:p w14:paraId="0A55369B" w14:textId="77777777" w:rsidR="00E94ADE" w:rsidRPr="00233832" w:rsidDel="00A252E1" w:rsidRDefault="00E94ADE">
      <w:pPr>
        <w:pStyle w:val="Heading2"/>
        <w:spacing w:line="240" w:lineRule="auto"/>
        <w:jc w:val="both"/>
        <w:rPr>
          <w:del w:id="1297" w:author="Rajo" w:date="2018-06-14T21:45:00Z"/>
          <w:lang w:val="bs-Latn-BA"/>
        </w:rPr>
        <w:pPrChange w:id="1298" w:author="Rajo" w:date="2018-06-17T14:33:00Z">
          <w:pPr>
            <w:spacing w:line="240" w:lineRule="auto"/>
            <w:jc w:val="both"/>
          </w:pPr>
        </w:pPrChange>
      </w:pPr>
    </w:p>
    <w:p w14:paraId="021C7FE0" w14:textId="35D6E7EF" w:rsidR="00E94ADE" w:rsidDel="00D9378B" w:rsidRDefault="00CC5052">
      <w:pPr>
        <w:pStyle w:val="Heading2"/>
        <w:rPr>
          <w:del w:id="1299" w:author="Rajo" w:date="2018-05-22T20:25:00Z"/>
          <w:lang w:val="bs-Latn-BA"/>
        </w:rPr>
        <w:pPrChange w:id="1300" w:author="Rajo" w:date="2018-06-17T14:33:00Z">
          <w:pPr>
            <w:spacing w:line="240" w:lineRule="auto"/>
            <w:ind w:firstLine="576"/>
            <w:jc w:val="both"/>
          </w:pPr>
        </w:pPrChange>
      </w:pPr>
      <w:del w:id="1301" w:author="Rajo" w:date="2018-06-14T21:45:00Z">
        <w:r w:rsidDel="00A252E1">
          <w:rPr>
            <w:lang w:val="bs-Latn-BA"/>
          </w:rPr>
          <w:delText>Autorizacija je proces dodjeljivanja dozvola nekome da uradi ili posjeduje nešto. U višekorisničkim računarskim sistemima, administrator</w:delText>
        </w:r>
        <w:r w:rsidDel="00A252E1">
          <w:delText xml:space="preserve"> sistema</w:delText>
        </w:r>
        <w:r w:rsidDel="00A252E1">
          <w:rPr>
            <w:lang w:val="bs-Latn-BA"/>
          </w:rPr>
          <w:delTex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delText>
        </w:r>
      </w:del>
      <w:del w:id="1302" w:author="Rajo" w:date="2018-05-23T20:06:00Z">
        <w:r w:rsidDel="00847196">
          <w:rPr>
            <w:lang w:val="bs-Latn-BA"/>
          </w:rPr>
          <w:delText>sistem administratora</w:delText>
        </w:r>
      </w:del>
      <w:del w:id="1303" w:author="Rajo" w:date="2018-06-14T21:45:00Z">
        <w:r w:rsidDel="00A252E1">
          <w:rPr>
            <w:lang w:val="bs-Latn-BA"/>
          </w:rPr>
          <w:delText xml:space="preserve">, i kao provjeru dozvola koje se dodjeljuju korisniku nakon što je dobio pristup sistemu. </w:delText>
        </w:r>
      </w:del>
    </w:p>
    <w:p w14:paraId="5BFFA51A" w14:textId="04E1DAB7" w:rsidR="00D9378B" w:rsidRDefault="00D9378B">
      <w:pPr>
        <w:pStyle w:val="Heading2"/>
        <w:spacing w:line="240" w:lineRule="auto"/>
        <w:jc w:val="both"/>
        <w:rPr>
          <w:ins w:id="1304" w:author="Rajo" w:date="2018-06-14T20:29:00Z"/>
          <w:lang w:val="bs-Latn-BA"/>
        </w:rPr>
        <w:pPrChange w:id="1305" w:author="Rajo" w:date="2018-06-17T14:33:00Z">
          <w:pPr>
            <w:spacing w:line="240" w:lineRule="auto"/>
            <w:ind w:firstLine="576"/>
            <w:jc w:val="both"/>
          </w:pPr>
        </w:pPrChange>
      </w:pPr>
    </w:p>
    <w:p w14:paraId="1A626442" w14:textId="716CA7BD" w:rsidR="00E94ADE" w:rsidRDefault="00D9378B">
      <w:pPr>
        <w:spacing w:line="240" w:lineRule="auto"/>
        <w:ind w:firstLine="360"/>
        <w:jc w:val="both"/>
        <w:rPr>
          <w:lang w:val="bs-Latn-BA"/>
        </w:rPr>
        <w:pPrChange w:id="1306" w:author="Rajo" w:date="2018-06-17T14:44:00Z">
          <w:pPr>
            <w:spacing w:line="240" w:lineRule="auto"/>
            <w:jc w:val="both"/>
          </w:pPr>
        </w:pPrChange>
      </w:pPr>
      <w:ins w:id="1307" w:author="Rajo" w:date="2018-06-14T20:30:00Z">
        <w:r>
          <w:rPr>
            <w:lang w:val="bs-Latn-BA"/>
          </w:rPr>
          <w:t xml:space="preserve">Autorizacija </w:t>
        </w:r>
      </w:ins>
      <w:ins w:id="1308" w:author="Rajo" w:date="2018-06-14T20:32:00Z">
        <w:r>
          <w:rPr>
            <w:lang w:val="bs-Latn-BA"/>
          </w:rPr>
          <w:t xml:space="preserve">korisnika </w:t>
        </w:r>
      </w:ins>
      <w:ins w:id="1309" w:author="Rajo" w:date="2018-06-14T20:30:00Z">
        <w:r>
          <w:rPr>
            <w:lang w:val="bs-Latn-BA"/>
          </w:rPr>
          <w:t xml:space="preserve">je proces </w:t>
        </w:r>
      </w:ins>
      <w:ins w:id="1310" w:author="Rajo" w:date="2018-06-14T20:42:00Z">
        <w:r w:rsidR="000F425B">
          <w:rPr>
            <w:lang w:val="bs-Latn-BA"/>
          </w:rPr>
          <w:t>utv</w:t>
        </w:r>
      </w:ins>
      <w:ins w:id="1311" w:author="Rajo" w:date="2018-06-14T20:43:00Z">
        <w:r w:rsidR="000F425B">
          <w:rPr>
            <w:lang w:val="bs-Latn-BA"/>
          </w:rPr>
          <w:t>rđivanja prava koje on posjeduje u okviru sistema, nakon što se prethodno autentikovao</w:t>
        </w:r>
      </w:ins>
      <w:ins w:id="1312" w:author="Rajo" w:date="2018-06-14T20:44:00Z">
        <w:r w:rsidR="000F425B">
          <w:rPr>
            <w:lang w:val="bs-Latn-BA"/>
          </w:rPr>
          <w:t>, odnosno potvrdio svoj identitet</w:t>
        </w:r>
      </w:ins>
      <w:ins w:id="1313" w:author="Rajo" w:date="2018-06-14T20:43:00Z">
        <w:r w:rsidR="000F425B">
          <w:rPr>
            <w:lang w:val="bs-Latn-BA"/>
          </w:rPr>
          <w:t xml:space="preserve">. </w:t>
        </w:r>
      </w:ins>
      <w:ins w:id="1314" w:author="Rajo" w:date="2018-06-14T20:45:00Z">
        <w:r w:rsidR="000831C9">
          <w:rPr>
            <w:lang w:val="bs-Latn-BA"/>
          </w:rPr>
          <w:t xml:space="preserve">Sistem na osnovu identiteta korisnika pronalazi neke dodatne informacije o njemu, kao npr. da li pripada nekoj određenoj </w:t>
        </w:r>
      </w:ins>
      <w:ins w:id="1315" w:author="Rajo" w:date="2018-06-14T20:46:00Z">
        <w:r w:rsidR="000831C9">
          <w:rPr>
            <w:lang w:val="bs-Latn-BA"/>
          </w:rPr>
          <w:t xml:space="preserve">grupi korisnika, koja je njegova uloga </w:t>
        </w:r>
      </w:ins>
      <w:ins w:id="1316" w:author="Rajo" w:date="2018-06-14T21:32:00Z">
        <w:r w:rsidR="0006648D">
          <w:rPr>
            <w:lang w:val="bs-Latn-BA"/>
          </w:rPr>
          <w:t>u okviru</w:t>
        </w:r>
      </w:ins>
      <w:ins w:id="1317" w:author="Rajo" w:date="2018-06-14T20:46:00Z">
        <w:r w:rsidR="000831C9">
          <w:rPr>
            <w:lang w:val="bs-Latn-BA"/>
          </w:rPr>
          <w:t xml:space="preserve"> </w:t>
        </w:r>
      </w:ins>
      <w:ins w:id="1318" w:author="Rajo" w:date="2018-06-14T20:50:00Z">
        <w:r w:rsidR="00115471">
          <w:rPr>
            <w:lang w:val="bs-Latn-BA"/>
          </w:rPr>
          <w:t xml:space="preserve">sistema </w:t>
        </w:r>
      </w:ins>
      <w:ins w:id="1319" w:author="Rajo" w:date="2018-06-14T20:46:00Z">
        <w:r w:rsidR="000831C9">
          <w:rPr>
            <w:lang w:val="bs-Latn-BA"/>
          </w:rPr>
          <w:t xml:space="preserve">itd., te na osnovu toga </w:t>
        </w:r>
      </w:ins>
      <w:ins w:id="1320" w:author="Rajo" w:date="2018-06-14T21:02:00Z">
        <w:r w:rsidR="00976686">
          <w:rPr>
            <w:lang w:val="bs-Latn-BA"/>
          </w:rPr>
          <w:t xml:space="preserve">sprovodi pravila, odnosno </w:t>
        </w:r>
      </w:ins>
      <w:ins w:id="1321" w:author="Rajo" w:date="2018-06-14T20:47:00Z">
        <w:r w:rsidR="000831C9">
          <w:rPr>
            <w:lang w:val="bs-Latn-BA"/>
          </w:rPr>
          <w:t xml:space="preserve">određuje </w:t>
        </w:r>
      </w:ins>
      <w:ins w:id="1322" w:author="Rajo" w:date="2018-06-14T20:55:00Z">
        <w:r w:rsidR="00702C38">
          <w:rPr>
            <w:lang w:val="bs-Latn-BA"/>
          </w:rPr>
          <w:t>kojim resursima on mo</w:t>
        </w:r>
      </w:ins>
      <w:ins w:id="1323" w:author="Rajo" w:date="2018-06-14T20:56:00Z">
        <w:r w:rsidR="00702C38">
          <w:rPr>
            <w:lang w:val="bs-Latn-BA"/>
          </w:rPr>
          <w:t>že pristupiti i koje akcije su mu dozvoljene.</w:t>
        </w:r>
      </w:ins>
      <w:ins w:id="1324" w:author="Rajo" w:date="2018-06-14T20:57:00Z">
        <w:r w:rsidR="00195E54">
          <w:rPr>
            <w:lang w:val="bs-Latn-BA"/>
          </w:rPr>
          <w:t xml:space="preserve"> </w:t>
        </w:r>
      </w:ins>
      <w:ins w:id="1325" w:author="Rajo" w:date="2018-06-14T21:15:00Z">
        <w:r w:rsidR="00C62357">
          <w:rPr>
            <w:lang w:val="bs-Latn-BA"/>
          </w:rPr>
          <w:t>Kako bi sistem bio u stanju da sp</w:t>
        </w:r>
      </w:ins>
      <w:ins w:id="1326" w:author="Rajo" w:date="2018-06-14T21:16:00Z">
        <w:r w:rsidR="00C62357">
          <w:rPr>
            <w:lang w:val="bs-Latn-BA"/>
          </w:rPr>
          <w:t xml:space="preserve">rovodi ta pravila, on </w:t>
        </w:r>
      </w:ins>
      <w:ins w:id="1327" w:author="Rajo" w:date="2018-06-14T21:17:00Z">
        <w:r w:rsidR="00C62357">
          <w:rPr>
            <w:lang w:val="bs-Latn-BA"/>
          </w:rPr>
          <w:t xml:space="preserve">osim informacija o samom korisniku, mora imati </w:t>
        </w:r>
      </w:ins>
      <w:ins w:id="1328" w:author="Rajo" w:date="2018-06-14T21:25:00Z">
        <w:r w:rsidR="00036965">
          <w:rPr>
            <w:lang w:val="bs-Latn-BA"/>
          </w:rPr>
          <w:t>definisane</w:t>
        </w:r>
      </w:ins>
      <w:ins w:id="1329" w:author="Rajo" w:date="2018-06-14T21:26:00Z">
        <w:r w:rsidR="00036965">
          <w:rPr>
            <w:lang w:val="bs-Latn-BA"/>
          </w:rPr>
          <w:t xml:space="preserve"> </w:t>
        </w:r>
      </w:ins>
      <w:ins w:id="1330" w:author="Rajo" w:date="2018-06-14T21:22:00Z">
        <w:r w:rsidR="00036965">
          <w:rPr>
            <w:lang w:val="bs-Latn-BA"/>
          </w:rPr>
          <w:t>propise</w:t>
        </w:r>
      </w:ins>
      <w:ins w:id="1331" w:author="Rajo" w:date="2018-06-14T21:17:00Z">
        <w:r w:rsidR="00C62357">
          <w:rPr>
            <w:lang w:val="bs-Latn-BA"/>
          </w:rPr>
          <w:t xml:space="preserve"> koj</w:t>
        </w:r>
      </w:ins>
      <w:ins w:id="1332" w:author="Rajo" w:date="2018-06-14T21:24:00Z">
        <w:r w:rsidR="00036965">
          <w:rPr>
            <w:lang w:val="bs-Latn-BA"/>
          </w:rPr>
          <w:t>i</w:t>
        </w:r>
      </w:ins>
      <w:ins w:id="1333" w:author="Rajo" w:date="2018-06-14T21:26:00Z">
        <w:r w:rsidR="00036965">
          <w:rPr>
            <w:lang w:val="bs-Latn-BA"/>
          </w:rPr>
          <w:t xml:space="preserve"> određuju </w:t>
        </w:r>
      </w:ins>
      <w:ins w:id="1334" w:author="Rajo" w:date="2018-06-14T21:27:00Z">
        <w:r w:rsidR="00036965">
          <w:rPr>
            <w:lang w:val="bs-Latn-BA"/>
          </w:rPr>
          <w:t xml:space="preserve">prava i dozvole koje </w:t>
        </w:r>
      </w:ins>
      <w:ins w:id="1335" w:author="Rajo" w:date="2018-06-16T17:24:00Z">
        <w:r w:rsidR="00980D15">
          <w:rPr>
            <w:lang w:val="bs-Latn-BA"/>
          </w:rPr>
          <w:t xml:space="preserve">npr. </w:t>
        </w:r>
      </w:ins>
      <w:ins w:id="1336" w:author="Rajo" w:date="2018-06-14T21:27:00Z">
        <w:r w:rsidR="00036965">
          <w:rPr>
            <w:lang w:val="bs-Latn-BA"/>
          </w:rPr>
          <w:t>određene</w:t>
        </w:r>
      </w:ins>
      <w:ins w:id="1337" w:author="Rajo" w:date="2018-06-14T21:28:00Z">
        <w:r w:rsidR="00036965">
          <w:rPr>
            <w:lang w:val="bs-Latn-BA"/>
          </w:rPr>
          <w:t xml:space="preserve"> grupe </w:t>
        </w:r>
      </w:ins>
      <w:ins w:id="1338" w:author="Rajo" w:date="2018-06-14T21:30:00Z">
        <w:r w:rsidR="0006648D">
          <w:rPr>
            <w:lang w:val="bs-Latn-BA"/>
          </w:rPr>
          <w:t xml:space="preserve">i tipovi korisnika imaju </w:t>
        </w:r>
      </w:ins>
      <w:ins w:id="1339" w:author="Rajo" w:date="2018-06-16T17:12:00Z">
        <w:r w:rsidR="00705FE2">
          <w:rPr>
            <w:lang w:val="bs-Latn-BA"/>
          </w:rPr>
          <w:t>ka</w:t>
        </w:r>
      </w:ins>
      <w:ins w:id="1340" w:author="Rajo" w:date="2018-06-16T17:11:00Z">
        <w:r w:rsidR="00965CDE">
          <w:rPr>
            <w:lang w:val="bs-Latn-BA"/>
          </w:rPr>
          <w:t xml:space="preserve"> </w:t>
        </w:r>
      </w:ins>
      <w:ins w:id="1341" w:author="Rajo" w:date="2018-06-14T21:31:00Z">
        <w:r w:rsidR="0006648D">
          <w:rPr>
            <w:lang w:val="bs-Latn-BA"/>
          </w:rPr>
          <w:t>resurs</w:t>
        </w:r>
      </w:ins>
      <w:ins w:id="1342" w:author="Rajo" w:date="2018-06-16T17:12:00Z">
        <w:r w:rsidR="00705FE2">
          <w:rPr>
            <w:lang w:val="bs-Latn-BA"/>
          </w:rPr>
          <w:t>ima</w:t>
        </w:r>
      </w:ins>
      <w:ins w:id="1343" w:author="Rajo" w:date="2018-06-14T21:31:00Z">
        <w:r w:rsidR="0006648D">
          <w:rPr>
            <w:lang w:val="bs-Latn-BA"/>
          </w:rPr>
          <w:t xml:space="preserve"> ili funkcionalnosti</w:t>
        </w:r>
      </w:ins>
      <w:ins w:id="1344" w:author="Rajo" w:date="2018-06-16T17:12:00Z">
        <w:r w:rsidR="00705FE2">
          <w:rPr>
            <w:lang w:val="bs-Latn-BA"/>
          </w:rPr>
          <w:t>ma</w:t>
        </w:r>
      </w:ins>
      <w:ins w:id="1345" w:author="Rajo" w:date="2018-06-14T21:31:00Z">
        <w:r w:rsidR="0006648D">
          <w:rPr>
            <w:lang w:val="bs-Latn-BA"/>
          </w:rPr>
          <w:t xml:space="preserve"> sistema. </w:t>
        </w:r>
      </w:ins>
      <w:ins w:id="1346" w:author="Rajo" w:date="2018-06-16T17:24:00Z">
        <w:r w:rsidR="009F0751">
          <w:rPr>
            <w:lang w:val="bs-Latn-BA"/>
          </w:rPr>
          <w:t>Uobičajeno je da se k</w:t>
        </w:r>
      </w:ins>
      <w:ins w:id="1347" w:author="Rajo" w:date="2018-06-14T21:33:00Z">
        <w:r w:rsidR="00863D98">
          <w:rPr>
            <w:lang w:val="bs-Latn-BA"/>
          </w:rPr>
          <w:t>orisniku nakon registracije</w:t>
        </w:r>
      </w:ins>
      <w:ins w:id="1348" w:author="Rajo" w:date="2018-06-14T21:35:00Z">
        <w:r w:rsidR="00863D98">
          <w:rPr>
            <w:lang w:val="bs-Latn-BA"/>
          </w:rPr>
          <w:t>, bilo automatski ili od strane administratora sistema,</w:t>
        </w:r>
      </w:ins>
      <w:ins w:id="1349" w:author="Rajo" w:date="2018-06-14T21:33:00Z">
        <w:r w:rsidR="00863D98">
          <w:rPr>
            <w:lang w:val="bs-Latn-BA"/>
          </w:rPr>
          <w:t xml:space="preserve"> </w:t>
        </w:r>
      </w:ins>
      <w:ins w:id="1350" w:author="Rajo" w:date="2018-06-14T21:36:00Z">
        <w:r w:rsidR="00863D98">
          <w:rPr>
            <w:lang w:val="bs-Latn-BA"/>
          </w:rPr>
          <w:t>dodjeljuje pripadnost odgovarajuć</w:t>
        </w:r>
      </w:ins>
      <w:ins w:id="1351" w:author="Rajo" w:date="2018-06-14T21:38:00Z">
        <w:r w:rsidR="00863D98">
          <w:rPr>
            <w:lang w:val="bs-Latn-BA"/>
          </w:rPr>
          <w:t>oj</w:t>
        </w:r>
      </w:ins>
      <w:ins w:id="1352" w:author="Rajo" w:date="2018-06-14T21:37:00Z">
        <w:r w:rsidR="00863D98">
          <w:rPr>
            <w:lang w:val="bs-Latn-BA"/>
          </w:rPr>
          <w:t xml:space="preserve"> </w:t>
        </w:r>
      </w:ins>
      <w:ins w:id="1353" w:author="Rajo" w:date="2018-06-14T21:36:00Z">
        <w:r w:rsidR="00863D98">
          <w:rPr>
            <w:lang w:val="bs-Latn-BA"/>
          </w:rPr>
          <w:t>grupi</w:t>
        </w:r>
      </w:ins>
      <w:ins w:id="1354" w:author="Rajo" w:date="2018-06-14T21:38:00Z">
        <w:r w:rsidR="00863D98">
          <w:rPr>
            <w:lang w:val="bs-Latn-BA"/>
          </w:rPr>
          <w:t xml:space="preserve"> (grupama)</w:t>
        </w:r>
      </w:ins>
      <w:ins w:id="1355" w:author="Rajo" w:date="2018-06-14T21:36:00Z">
        <w:r w:rsidR="00863D98">
          <w:rPr>
            <w:lang w:val="bs-Latn-BA"/>
          </w:rPr>
          <w:t xml:space="preserve"> </w:t>
        </w:r>
      </w:ins>
      <w:ins w:id="1356" w:author="Rajo" w:date="2018-06-14T21:44:00Z">
        <w:r w:rsidR="00822126">
          <w:rPr>
            <w:lang w:val="bs-Latn-BA"/>
          </w:rPr>
          <w:t>i/</w:t>
        </w:r>
      </w:ins>
      <w:ins w:id="1357" w:author="Rajo" w:date="2018-06-14T21:36:00Z">
        <w:r w:rsidR="00863D98">
          <w:rPr>
            <w:lang w:val="bs-Latn-BA"/>
          </w:rPr>
          <w:t xml:space="preserve">ili odgovarajuća </w:t>
        </w:r>
      </w:ins>
      <w:ins w:id="1358" w:author="Rajo" w:date="2018-06-16T17:16:00Z">
        <w:r w:rsidR="00332FF3">
          <w:rPr>
            <w:lang w:val="bs-Latn-BA"/>
          </w:rPr>
          <w:t>uloga</w:t>
        </w:r>
      </w:ins>
      <w:ins w:id="1359" w:author="Rajo" w:date="2018-06-16T17:20:00Z">
        <w:r w:rsidR="00392F25">
          <w:rPr>
            <w:lang w:val="bs-Latn-BA"/>
          </w:rPr>
          <w:t>, čime on</w:t>
        </w:r>
      </w:ins>
      <w:ins w:id="1360" w:author="Rajo" w:date="2018-06-16T17:18:00Z">
        <w:r w:rsidR="00A554DE">
          <w:rPr>
            <w:lang w:val="bs-Latn-BA"/>
          </w:rPr>
          <w:t xml:space="preserve"> </w:t>
        </w:r>
      </w:ins>
      <w:ins w:id="1361" w:author="Rajo" w:date="2018-06-16T17:14:00Z">
        <w:r w:rsidR="009448FF">
          <w:rPr>
            <w:lang w:val="bs-Latn-BA"/>
          </w:rPr>
          <w:t>stiče</w:t>
        </w:r>
      </w:ins>
      <w:ins w:id="1362" w:author="Rajo" w:date="2018-06-14T21:37:00Z">
        <w:r w:rsidR="00863D98">
          <w:rPr>
            <w:lang w:val="bs-Latn-BA"/>
          </w:rPr>
          <w:t xml:space="preserve"> </w:t>
        </w:r>
      </w:ins>
      <w:ins w:id="1363" w:author="Rajo" w:date="2018-06-16T17:21:00Z">
        <w:r w:rsidR="00600096">
          <w:rPr>
            <w:lang w:val="bs-Latn-BA"/>
          </w:rPr>
          <w:t xml:space="preserve">određena </w:t>
        </w:r>
      </w:ins>
      <w:ins w:id="1364" w:author="Rajo" w:date="2018-06-14T21:37:00Z">
        <w:r w:rsidR="00863D98">
          <w:rPr>
            <w:lang w:val="bs-Latn-BA"/>
          </w:rPr>
          <w:t>prava pristupa</w:t>
        </w:r>
      </w:ins>
      <w:ins w:id="1365" w:author="Rajo" w:date="2018-06-16T17:19:00Z">
        <w:r w:rsidR="00EB12C9">
          <w:rPr>
            <w:lang w:val="bs-Latn-BA"/>
          </w:rPr>
          <w:t xml:space="preserve"> koja data grupa</w:t>
        </w:r>
      </w:ins>
      <w:ins w:id="1366" w:author="Rajo" w:date="2018-06-16T17:20:00Z">
        <w:r w:rsidR="00EB12C9">
          <w:rPr>
            <w:lang w:val="bs-Latn-BA"/>
          </w:rPr>
          <w:t>/uloga ima</w:t>
        </w:r>
      </w:ins>
      <w:ins w:id="1367" w:author="Rajo" w:date="2018-06-14T21:37:00Z">
        <w:r w:rsidR="00863D98">
          <w:rPr>
            <w:lang w:val="bs-Latn-BA"/>
          </w:rPr>
          <w:t xml:space="preserve"> ka </w:t>
        </w:r>
      </w:ins>
      <w:ins w:id="1368" w:author="Rajo" w:date="2018-06-16T17:18:00Z">
        <w:r w:rsidR="00A554DE">
          <w:rPr>
            <w:lang w:val="bs-Latn-BA"/>
          </w:rPr>
          <w:t xml:space="preserve">određenim </w:t>
        </w:r>
      </w:ins>
      <w:ins w:id="1369" w:author="Rajo" w:date="2018-06-14T21:37:00Z">
        <w:r w:rsidR="00863D98">
          <w:rPr>
            <w:lang w:val="bs-Latn-BA"/>
          </w:rPr>
          <w:t>resursima i funkcionalnostima</w:t>
        </w:r>
      </w:ins>
      <w:ins w:id="1370" w:author="Rajo" w:date="2018-06-16T17:21:00Z">
        <w:r w:rsidR="006E0A5A">
          <w:rPr>
            <w:lang w:val="bs-Latn-BA"/>
          </w:rPr>
          <w:t xml:space="preserve"> sistema</w:t>
        </w:r>
      </w:ins>
      <w:ins w:id="1371" w:author="Rajo" w:date="2018-06-14T21:43:00Z">
        <w:r w:rsidR="00530E93">
          <w:rPr>
            <w:lang w:val="bs-Latn-BA"/>
          </w:rPr>
          <w:t>.</w:t>
        </w:r>
      </w:ins>
      <w:ins w:id="1372" w:author="Rajo" w:date="2018-06-16T17:28:00Z">
        <w:r w:rsidR="00E92D72">
          <w:rPr>
            <w:lang w:val="bs-Latn-BA"/>
          </w:rPr>
          <w:t xml:space="preserve"> </w:t>
        </w:r>
      </w:ins>
    </w:p>
    <w:p w14:paraId="4BACEE14" w14:textId="3AAC44BE" w:rsidR="00E94ADE" w:rsidDel="00BE6959" w:rsidRDefault="005474C8">
      <w:pPr>
        <w:spacing w:line="240" w:lineRule="auto"/>
        <w:ind w:firstLine="360"/>
        <w:jc w:val="both"/>
        <w:rPr>
          <w:del w:id="1373" w:author="Rajo" w:date="2018-05-22T20:25:00Z"/>
          <w:lang w:val="bs-Latn-BA"/>
        </w:rPr>
        <w:pPrChange w:id="1374" w:author="Rajo" w:date="2018-06-17T14:44:00Z">
          <w:pPr>
            <w:spacing w:line="240" w:lineRule="auto"/>
            <w:jc w:val="both"/>
          </w:pPr>
        </w:pPrChange>
      </w:pPr>
      <w:ins w:id="1375" w:author="Rajo" w:date="2018-06-16T18:05:00Z">
        <w:r>
          <w:rPr>
            <w:lang w:val="bs-Latn-BA"/>
          </w:rPr>
          <w:t xml:space="preserve">Autorizacija je </w:t>
        </w:r>
      </w:ins>
      <w:ins w:id="1376" w:author="Rajo" w:date="2018-06-16T18:06:00Z">
        <w:r>
          <w:rPr>
            <w:lang w:val="bs-Latn-BA"/>
          </w:rPr>
          <w:t>bitna iz razloga što većina sistema, bilo poslovnih ili namijenjen</w:t>
        </w:r>
      </w:ins>
      <w:ins w:id="1377" w:author="Rajo" w:date="2018-06-16T18:17:00Z">
        <w:r w:rsidR="00E96FC1">
          <w:rPr>
            <w:lang w:val="bs-Latn-BA"/>
          </w:rPr>
          <w:t>ih</w:t>
        </w:r>
      </w:ins>
      <w:ins w:id="1378" w:author="Rajo" w:date="2018-06-16T18:06:00Z">
        <w:r>
          <w:rPr>
            <w:lang w:val="bs-Latn-BA"/>
          </w:rPr>
          <w:t xml:space="preserve"> </w:t>
        </w:r>
      </w:ins>
      <w:ins w:id="1379" w:author="Rajo" w:date="2018-06-16T18:17:00Z">
        <w:r w:rsidR="00E96FC1">
          <w:rPr>
            <w:lang w:val="bs-Latn-BA"/>
          </w:rPr>
          <w:t>javnosti</w:t>
        </w:r>
      </w:ins>
      <w:ins w:id="1380" w:author="Rajo" w:date="2018-06-16T18:06:00Z">
        <w:r>
          <w:rPr>
            <w:lang w:val="bs-Latn-BA"/>
          </w:rPr>
          <w:t>, posjeduje određene dijelove</w:t>
        </w:r>
      </w:ins>
      <w:ins w:id="1381" w:author="Rajo" w:date="2018-06-16T18:10:00Z">
        <w:r w:rsidR="00B2652B">
          <w:rPr>
            <w:lang w:val="bs-Latn-BA"/>
          </w:rPr>
          <w:t>/ogranke</w:t>
        </w:r>
      </w:ins>
      <w:ins w:id="1382" w:author="Rajo" w:date="2018-06-16T18:06:00Z">
        <w:r>
          <w:rPr>
            <w:lang w:val="bs-Latn-BA"/>
          </w:rPr>
          <w:t xml:space="preserve"> </w:t>
        </w:r>
        <w:r w:rsidR="00B2652B">
          <w:rPr>
            <w:lang w:val="bs-Latn-BA"/>
          </w:rPr>
          <w:t>koji ne</w:t>
        </w:r>
      </w:ins>
      <w:ins w:id="1383" w:author="Rajo" w:date="2018-06-16T18:07:00Z">
        <w:r w:rsidR="00B2652B">
          <w:rPr>
            <w:lang w:val="bs-Latn-BA"/>
          </w:rPr>
          <w:t xml:space="preserve"> </w:t>
        </w:r>
      </w:ins>
      <w:ins w:id="1384" w:author="Rajo" w:date="2018-06-16T18:06:00Z">
        <w:r w:rsidR="00B2652B">
          <w:rPr>
            <w:lang w:val="bs-Latn-BA"/>
          </w:rPr>
          <w:t xml:space="preserve">bi trebali </w:t>
        </w:r>
      </w:ins>
      <w:ins w:id="1385" w:author="Rajo" w:date="2018-06-16T18:07:00Z">
        <w:r w:rsidR="00B2652B">
          <w:rPr>
            <w:lang w:val="bs-Latn-BA"/>
          </w:rPr>
          <w:t>biti dostupni svima. Zavisno od veličine sistema, on može posje</w:t>
        </w:r>
      </w:ins>
      <w:ins w:id="1386" w:author="Rajo" w:date="2018-06-16T18:08:00Z">
        <w:r w:rsidR="00B2652B">
          <w:rPr>
            <w:lang w:val="bs-Latn-BA"/>
          </w:rPr>
          <w:t xml:space="preserve">dovati </w:t>
        </w:r>
      </w:ins>
      <w:ins w:id="1387" w:author="Rajo" w:date="2018-06-16T18:09:00Z">
        <w:r w:rsidR="00B2652B">
          <w:rPr>
            <w:lang w:val="bs-Latn-BA"/>
          </w:rPr>
          <w:t>određeni</w:t>
        </w:r>
      </w:ins>
      <w:ins w:id="1388" w:author="Rajo" w:date="2018-06-16T18:08:00Z">
        <w:r w:rsidR="00B2652B">
          <w:rPr>
            <w:lang w:val="bs-Latn-BA"/>
          </w:rPr>
          <w:t xml:space="preserve"> broj </w:t>
        </w:r>
      </w:ins>
      <w:ins w:id="1389" w:author="Rajo" w:date="2018-06-16T18:10:00Z">
        <w:r w:rsidR="00B2652B">
          <w:rPr>
            <w:lang w:val="bs-Latn-BA"/>
          </w:rPr>
          <w:t>ogranaka</w:t>
        </w:r>
      </w:ins>
      <w:ins w:id="1390" w:author="Rajo" w:date="2018-06-16T18:08:00Z">
        <w:r w:rsidR="00B2652B">
          <w:rPr>
            <w:lang w:val="bs-Latn-BA"/>
          </w:rPr>
          <w:t xml:space="preserve"> </w:t>
        </w:r>
      </w:ins>
      <w:ins w:id="1391" w:author="Rajo" w:date="2018-06-16T18:09:00Z">
        <w:r w:rsidR="00B2652B">
          <w:rPr>
            <w:lang w:val="bs-Latn-BA"/>
          </w:rPr>
          <w:t>koji sadrže osjetljive resurse</w:t>
        </w:r>
      </w:ins>
      <w:ins w:id="1392" w:author="Rajo" w:date="2018-06-16T18:28:00Z">
        <w:r w:rsidR="00AD6B02">
          <w:rPr>
            <w:lang w:val="bs-Latn-BA"/>
          </w:rPr>
          <w:t xml:space="preserve"> i p</w:t>
        </w:r>
      </w:ins>
      <w:ins w:id="1393" w:author="Rajo" w:date="2018-06-16T18:29:00Z">
        <w:r w:rsidR="00AD6B02">
          <w:rPr>
            <w:lang w:val="bs-Latn-BA"/>
          </w:rPr>
          <w:t>odatke</w:t>
        </w:r>
      </w:ins>
      <w:ins w:id="1394" w:author="Rajo" w:date="2018-06-16T18:12:00Z">
        <w:r w:rsidR="00B2652B">
          <w:rPr>
            <w:lang w:val="bs-Latn-BA"/>
          </w:rPr>
          <w:t xml:space="preserve">, </w:t>
        </w:r>
      </w:ins>
      <w:ins w:id="1395" w:author="Rajo" w:date="2018-06-16T18:29:00Z">
        <w:r w:rsidR="00AD6B02">
          <w:rPr>
            <w:lang w:val="bs-Latn-BA"/>
          </w:rPr>
          <w:t>i</w:t>
        </w:r>
      </w:ins>
      <w:ins w:id="1396" w:author="Rajo" w:date="2018-06-16T18:18:00Z">
        <w:r w:rsidR="00413AF1">
          <w:rPr>
            <w:lang w:val="bs-Latn-BA"/>
          </w:rPr>
          <w:t xml:space="preserve"> </w:t>
        </w:r>
      </w:ins>
      <w:ins w:id="1397" w:author="Rajo" w:date="2018-06-16T18:10:00Z">
        <w:r w:rsidR="00B2652B">
          <w:rPr>
            <w:lang w:val="bs-Latn-BA"/>
          </w:rPr>
          <w:t>kojima bi treba</w:t>
        </w:r>
      </w:ins>
      <w:ins w:id="1398" w:author="Rajo" w:date="2018-06-16T18:12:00Z">
        <w:r w:rsidR="00B2652B">
          <w:rPr>
            <w:lang w:val="bs-Latn-BA"/>
          </w:rPr>
          <w:t>li</w:t>
        </w:r>
      </w:ins>
      <w:ins w:id="1399" w:author="Rajo" w:date="2018-06-16T18:10:00Z">
        <w:r w:rsidR="00B2652B">
          <w:rPr>
            <w:lang w:val="bs-Latn-BA"/>
          </w:rPr>
          <w:t xml:space="preserve"> moći pristupiti </w:t>
        </w:r>
      </w:ins>
      <w:ins w:id="1400" w:author="Rajo" w:date="2018-06-16T18:12:00Z">
        <w:r w:rsidR="00B2652B">
          <w:rPr>
            <w:lang w:val="bs-Latn-BA"/>
          </w:rPr>
          <w:t xml:space="preserve">samo korisnici koji pripadaju tom ogranku, </w:t>
        </w:r>
      </w:ins>
      <w:ins w:id="1401" w:author="Rajo" w:date="2018-06-16T18:13:00Z">
        <w:r w:rsidR="00B2652B">
          <w:rPr>
            <w:lang w:val="bs-Latn-BA"/>
          </w:rPr>
          <w:t>odnosno određen</w:t>
        </w:r>
      </w:ins>
      <w:ins w:id="1402" w:author="Rajo" w:date="2018-06-16T18:18:00Z">
        <w:r w:rsidR="000B4EBB">
          <w:rPr>
            <w:lang w:val="bs-Latn-BA"/>
          </w:rPr>
          <w:t>oj</w:t>
        </w:r>
      </w:ins>
      <w:ins w:id="1403" w:author="Rajo" w:date="2018-06-16T18:13:00Z">
        <w:r w:rsidR="00B2652B">
          <w:rPr>
            <w:lang w:val="bs-Latn-BA"/>
          </w:rPr>
          <w:t xml:space="preserve"> grup</w:t>
        </w:r>
      </w:ins>
      <w:ins w:id="1404" w:author="Rajo" w:date="2018-06-16T18:18:00Z">
        <w:r w:rsidR="00501989">
          <w:rPr>
            <w:lang w:val="bs-Latn-BA"/>
          </w:rPr>
          <w:t>i</w:t>
        </w:r>
      </w:ins>
      <w:ins w:id="1405" w:author="Rajo" w:date="2018-06-16T18:12:00Z">
        <w:r w:rsidR="00B2652B">
          <w:rPr>
            <w:lang w:val="bs-Latn-BA"/>
          </w:rPr>
          <w:t xml:space="preserve">. </w:t>
        </w:r>
      </w:ins>
      <w:ins w:id="1406" w:author="Rajo" w:date="2018-06-16T18:15:00Z">
        <w:r w:rsidR="005C1011">
          <w:rPr>
            <w:lang w:val="bs-Latn-BA"/>
          </w:rPr>
          <w:t>N</w:t>
        </w:r>
      </w:ins>
      <w:ins w:id="1407" w:author="Rajo" w:date="2018-06-16T18:14:00Z">
        <w:r w:rsidR="005C1011">
          <w:rPr>
            <w:lang w:val="bs-Latn-BA"/>
          </w:rPr>
          <w:t xml:space="preserve">akon što se </w:t>
        </w:r>
      </w:ins>
      <w:ins w:id="1408" w:author="Rajo" w:date="2018-06-16T18:15:00Z">
        <w:r w:rsidR="005C1011">
          <w:rPr>
            <w:lang w:val="bs-Latn-BA"/>
          </w:rPr>
          <w:t>u okviru sistema/or</w:t>
        </w:r>
      </w:ins>
      <w:ins w:id="1409" w:author="Rajo" w:date="2018-06-16T18:16:00Z">
        <w:r w:rsidR="005C1011">
          <w:rPr>
            <w:lang w:val="bs-Latn-BA"/>
          </w:rPr>
          <w:t xml:space="preserve">ganizacije </w:t>
        </w:r>
      </w:ins>
      <w:ins w:id="1410" w:author="Rajo" w:date="2018-06-16T18:14:00Z">
        <w:r w:rsidR="005C1011">
          <w:rPr>
            <w:lang w:val="bs-Latn-BA"/>
          </w:rPr>
          <w:t>definišu grupe korisnika</w:t>
        </w:r>
      </w:ins>
      <w:ins w:id="1411" w:author="Rajo" w:date="2018-06-16T18:15:00Z">
        <w:r w:rsidR="005C1011">
          <w:rPr>
            <w:lang w:val="bs-Latn-BA"/>
          </w:rPr>
          <w:t xml:space="preserve">, kao npr. </w:t>
        </w:r>
      </w:ins>
      <w:ins w:id="1412" w:author="Rajo" w:date="2018-06-16T18:32:00Z">
        <w:r w:rsidR="00215517">
          <w:rPr>
            <w:lang w:val="bs-Latn-BA"/>
          </w:rPr>
          <w:t xml:space="preserve">u okviru banke - </w:t>
        </w:r>
      </w:ins>
      <w:ins w:id="1413" w:author="Rajo" w:date="2018-06-16T18:31:00Z">
        <w:r w:rsidR="00215517">
          <w:rPr>
            <w:lang w:val="bs-Latn-BA"/>
          </w:rPr>
          <w:t>klije</w:t>
        </w:r>
      </w:ins>
      <w:ins w:id="1414" w:author="Rajo" w:date="2018-06-16T18:32:00Z">
        <w:r w:rsidR="00215517">
          <w:rPr>
            <w:lang w:val="bs-Latn-BA"/>
          </w:rPr>
          <w:t xml:space="preserve">nti, </w:t>
        </w:r>
      </w:ins>
      <w:ins w:id="1415" w:author="Rajo" w:date="2018-06-16T18:19:00Z">
        <w:r w:rsidR="003B19BE">
          <w:rPr>
            <w:lang w:val="bs-Latn-BA"/>
          </w:rPr>
          <w:t>menad</w:t>
        </w:r>
        <w:r w:rsidR="0082083D">
          <w:rPr>
            <w:lang w:val="bs-Latn-BA"/>
          </w:rPr>
          <w:t>ž</w:t>
        </w:r>
        <w:r w:rsidR="003B19BE">
          <w:rPr>
            <w:lang w:val="bs-Latn-BA"/>
          </w:rPr>
          <w:t>ment</w:t>
        </w:r>
      </w:ins>
      <w:ins w:id="1416" w:author="Rajo" w:date="2018-06-16T18:15:00Z">
        <w:r w:rsidR="005C1011">
          <w:rPr>
            <w:lang w:val="bs-Latn-BA"/>
          </w:rPr>
          <w:t xml:space="preserve">, </w:t>
        </w:r>
      </w:ins>
      <w:ins w:id="1417" w:author="Rajo" w:date="2018-06-16T18:33:00Z">
        <w:r w:rsidR="00FC0BBC">
          <w:rPr>
            <w:lang w:val="bs-Latn-BA"/>
          </w:rPr>
          <w:t>finansije</w:t>
        </w:r>
      </w:ins>
      <w:ins w:id="1418" w:author="Rajo" w:date="2018-06-16T18:15:00Z">
        <w:r w:rsidR="005C1011">
          <w:rPr>
            <w:lang w:val="bs-Latn-BA"/>
          </w:rPr>
          <w:t xml:space="preserve">, tehničko osoblje, </w:t>
        </w:r>
      </w:ins>
      <w:ins w:id="1419" w:author="Rajo" w:date="2018-06-16T18:16:00Z">
        <w:r w:rsidR="005C1011">
          <w:rPr>
            <w:lang w:val="bs-Latn-BA"/>
          </w:rPr>
          <w:t>računovodstvo itd</w:t>
        </w:r>
      </w:ins>
      <w:ins w:id="1420" w:author="Rajo" w:date="2018-06-16T18:19:00Z">
        <w:r w:rsidR="004060D7">
          <w:rPr>
            <w:lang w:val="bs-Latn-BA"/>
          </w:rPr>
          <w:t>.</w:t>
        </w:r>
      </w:ins>
      <w:ins w:id="1421" w:author="Rajo" w:date="2018-06-16T18:16:00Z">
        <w:r w:rsidR="005C1011">
          <w:rPr>
            <w:lang w:val="bs-Latn-BA"/>
          </w:rPr>
          <w:t xml:space="preserve">, potrebno je definisati kojim resursima i funkcionalnostima </w:t>
        </w:r>
        <w:r w:rsidR="00E96FC1">
          <w:rPr>
            <w:lang w:val="bs-Latn-BA"/>
          </w:rPr>
          <w:t xml:space="preserve">njihovi članovi imaju </w:t>
        </w:r>
      </w:ins>
      <w:ins w:id="1422" w:author="Rajo" w:date="2018-06-16T18:17:00Z">
        <w:r w:rsidR="00E96FC1">
          <w:rPr>
            <w:lang w:val="bs-Latn-BA"/>
          </w:rPr>
          <w:t>pristup i koje akcije</w:t>
        </w:r>
      </w:ins>
      <w:ins w:id="1423" w:author="Rajo" w:date="2018-06-16T18:20:00Z">
        <w:r w:rsidR="000E5004">
          <w:rPr>
            <w:lang w:val="bs-Latn-BA"/>
          </w:rPr>
          <w:t xml:space="preserve"> oni mogu vršiti nad njima.</w:t>
        </w:r>
      </w:ins>
      <w:ins w:id="1424" w:author="Rajo" w:date="2018-06-16T18:21:00Z">
        <w:r w:rsidR="005C37ED">
          <w:rPr>
            <w:lang w:val="bs-Latn-BA"/>
          </w:rPr>
          <w:t xml:space="preserve"> </w:t>
        </w:r>
      </w:ins>
      <w:ins w:id="1425" w:author="Rajo" w:date="2018-06-16T18:29:00Z">
        <w:r w:rsidR="00215517">
          <w:rPr>
            <w:lang w:val="bs-Latn-BA"/>
          </w:rPr>
          <w:t xml:space="preserve">Npr. </w:t>
        </w:r>
      </w:ins>
      <w:ins w:id="1426" w:author="Rajo" w:date="2018-06-16T18:33:00Z">
        <w:r w:rsidR="00205FF8">
          <w:rPr>
            <w:lang w:val="bs-Latn-BA"/>
          </w:rPr>
          <w:t>u slučaju</w:t>
        </w:r>
      </w:ins>
      <w:ins w:id="1427" w:author="Rajo" w:date="2018-06-16T18:42:00Z">
        <w:r w:rsidR="00B059D2">
          <w:rPr>
            <w:lang w:val="bs-Latn-BA"/>
          </w:rPr>
          <w:t xml:space="preserve"> online sistema</w:t>
        </w:r>
      </w:ins>
      <w:ins w:id="1428" w:author="Rajo" w:date="2018-06-16T18:33:00Z">
        <w:r w:rsidR="00205FF8">
          <w:rPr>
            <w:lang w:val="bs-Latn-BA"/>
          </w:rPr>
          <w:t xml:space="preserve"> </w:t>
        </w:r>
      </w:ins>
      <w:ins w:id="1429" w:author="Rajo" w:date="2018-06-16T18:34:00Z">
        <w:r w:rsidR="00205FF8">
          <w:rPr>
            <w:lang w:val="bs-Latn-BA"/>
          </w:rPr>
          <w:t xml:space="preserve">banke, </w:t>
        </w:r>
      </w:ins>
      <w:ins w:id="1430" w:author="Rajo" w:date="2018-06-16T18:41:00Z">
        <w:r w:rsidR="00803ED6">
          <w:rPr>
            <w:lang w:val="bs-Latn-BA"/>
          </w:rPr>
          <w:t xml:space="preserve">korisnik iz </w:t>
        </w:r>
      </w:ins>
      <w:ins w:id="1431" w:author="Rajo" w:date="2018-06-16T18:35:00Z">
        <w:r w:rsidR="00205FF8">
          <w:rPr>
            <w:lang w:val="bs-Latn-BA"/>
          </w:rPr>
          <w:t>grup</w:t>
        </w:r>
      </w:ins>
      <w:ins w:id="1432" w:author="Rajo" w:date="2018-06-16T18:41:00Z">
        <w:r w:rsidR="00803ED6">
          <w:rPr>
            <w:lang w:val="bs-Latn-BA"/>
          </w:rPr>
          <w:t>e</w:t>
        </w:r>
      </w:ins>
      <w:ins w:id="1433" w:author="Rajo" w:date="2018-06-16T18:35:00Z">
        <w:r w:rsidR="00205FF8">
          <w:rPr>
            <w:lang w:val="bs-Latn-BA"/>
          </w:rPr>
          <w:t xml:space="preserve"> </w:t>
        </w:r>
      </w:ins>
      <w:ins w:id="1434" w:author="Rajo" w:date="2018-06-16T18:36:00Z">
        <w:r w:rsidR="00ED21F9">
          <w:rPr>
            <w:lang w:val="bs-Latn-BA"/>
          </w:rPr>
          <w:t>klijenata</w:t>
        </w:r>
      </w:ins>
      <w:ins w:id="1435" w:author="Rajo" w:date="2018-06-16T18:34:00Z">
        <w:r w:rsidR="00205FF8">
          <w:rPr>
            <w:lang w:val="bs-Latn-BA"/>
          </w:rPr>
          <w:t xml:space="preserve"> ima pristup </w:t>
        </w:r>
      </w:ins>
      <w:ins w:id="1436" w:author="Rajo" w:date="2018-06-16T18:39:00Z">
        <w:r w:rsidR="0000745D">
          <w:rPr>
            <w:lang w:val="bs-Latn-BA"/>
          </w:rPr>
          <w:t>pregledu</w:t>
        </w:r>
      </w:ins>
      <w:ins w:id="1437" w:author="Rajo" w:date="2018-06-16T18:34:00Z">
        <w:r w:rsidR="00205FF8">
          <w:rPr>
            <w:lang w:val="bs-Latn-BA"/>
          </w:rPr>
          <w:t xml:space="preserve"> </w:t>
        </w:r>
      </w:ins>
      <w:ins w:id="1438" w:author="Rajo" w:date="2018-06-16T18:40:00Z">
        <w:r w:rsidR="00A9221B">
          <w:rPr>
            <w:lang w:val="bs-Latn-BA"/>
          </w:rPr>
          <w:t xml:space="preserve">isključivo </w:t>
        </w:r>
      </w:ins>
      <w:ins w:id="1439" w:author="Rajo" w:date="2018-06-16T18:36:00Z">
        <w:r w:rsidR="0013627A">
          <w:rPr>
            <w:lang w:val="bs-Latn-BA"/>
          </w:rPr>
          <w:t>svojih</w:t>
        </w:r>
        <w:r w:rsidR="00205FF8">
          <w:rPr>
            <w:lang w:val="bs-Latn-BA"/>
          </w:rPr>
          <w:t xml:space="preserve"> </w:t>
        </w:r>
      </w:ins>
      <w:ins w:id="1440" w:author="Rajo" w:date="2018-06-16T18:34:00Z">
        <w:r w:rsidR="00205FF8">
          <w:rPr>
            <w:lang w:val="bs-Latn-BA"/>
          </w:rPr>
          <w:t>transakc</w:t>
        </w:r>
      </w:ins>
      <w:ins w:id="1441" w:author="Rajo" w:date="2018-06-16T18:36:00Z">
        <w:r w:rsidR="004C0D4F">
          <w:rPr>
            <w:lang w:val="bs-Latn-BA"/>
          </w:rPr>
          <w:t>ija</w:t>
        </w:r>
      </w:ins>
      <w:ins w:id="1442" w:author="Rajo" w:date="2018-06-16T18:35:00Z">
        <w:r w:rsidR="00205FF8">
          <w:rPr>
            <w:lang w:val="bs-Latn-BA"/>
          </w:rPr>
          <w:t xml:space="preserve"> kao i mogućnost </w:t>
        </w:r>
      </w:ins>
      <w:ins w:id="1443" w:author="Rajo" w:date="2018-06-16T18:37:00Z">
        <w:r w:rsidR="00953A19">
          <w:rPr>
            <w:lang w:val="bs-Latn-BA"/>
          </w:rPr>
          <w:t>obavljanja novih</w:t>
        </w:r>
        <w:r w:rsidR="00E729AC">
          <w:rPr>
            <w:lang w:val="bs-Latn-BA"/>
          </w:rPr>
          <w:t>, dok</w:t>
        </w:r>
      </w:ins>
      <w:ins w:id="1444" w:author="Rajo" w:date="2018-06-16T18:41:00Z">
        <w:r w:rsidR="00063813">
          <w:rPr>
            <w:lang w:val="bs-Latn-BA"/>
          </w:rPr>
          <w:t xml:space="preserve"> </w:t>
        </w:r>
        <w:r w:rsidR="00133AAF">
          <w:rPr>
            <w:lang w:val="bs-Latn-BA"/>
          </w:rPr>
          <w:t>korisnik</w:t>
        </w:r>
        <w:r w:rsidR="00063813">
          <w:rPr>
            <w:lang w:val="bs-Latn-BA"/>
          </w:rPr>
          <w:t xml:space="preserve"> iz</w:t>
        </w:r>
      </w:ins>
      <w:ins w:id="1445" w:author="Rajo" w:date="2018-06-16T18:34:00Z">
        <w:r w:rsidR="00205FF8">
          <w:rPr>
            <w:lang w:val="bs-Latn-BA"/>
          </w:rPr>
          <w:t xml:space="preserve"> </w:t>
        </w:r>
      </w:ins>
      <w:ins w:id="1446" w:author="Rajo" w:date="2018-06-16T18:29:00Z">
        <w:r w:rsidR="00215517">
          <w:rPr>
            <w:lang w:val="bs-Latn-BA"/>
          </w:rPr>
          <w:t>grup</w:t>
        </w:r>
      </w:ins>
      <w:ins w:id="1447" w:author="Rajo" w:date="2018-06-16T18:41:00Z">
        <w:r w:rsidR="00063813">
          <w:rPr>
            <w:lang w:val="bs-Latn-BA"/>
          </w:rPr>
          <w:t>e</w:t>
        </w:r>
      </w:ins>
      <w:ins w:id="1448" w:author="Rajo" w:date="2018-06-16T18:38:00Z">
        <w:r w:rsidR="00E729AC">
          <w:rPr>
            <w:lang w:val="bs-Latn-BA"/>
          </w:rPr>
          <w:t xml:space="preserve"> finansija</w:t>
        </w:r>
      </w:ins>
      <w:ins w:id="1449" w:author="Rajo" w:date="2018-06-16T18:29:00Z">
        <w:r w:rsidR="00215517">
          <w:rPr>
            <w:lang w:val="bs-Latn-BA"/>
          </w:rPr>
          <w:t xml:space="preserve"> </w:t>
        </w:r>
      </w:ins>
      <w:ins w:id="1450" w:author="Rajo" w:date="2018-06-16T18:38:00Z">
        <w:r w:rsidR="00E729AC">
          <w:rPr>
            <w:lang w:val="bs-Latn-BA"/>
          </w:rPr>
          <w:t xml:space="preserve">ima samo mogućnost pregleda transakcija </w:t>
        </w:r>
      </w:ins>
      <w:ins w:id="1451" w:author="Rajo" w:date="2018-06-16T18:39:00Z">
        <w:r w:rsidR="0000745D">
          <w:rPr>
            <w:lang w:val="bs-Latn-BA"/>
          </w:rPr>
          <w:t>svojih</w:t>
        </w:r>
      </w:ins>
      <w:ins w:id="1452" w:author="Rajo" w:date="2018-06-16T18:38:00Z">
        <w:r w:rsidR="00E729AC">
          <w:rPr>
            <w:lang w:val="bs-Latn-BA"/>
          </w:rPr>
          <w:t xml:space="preserve"> klijenata</w:t>
        </w:r>
      </w:ins>
      <w:ins w:id="1453" w:author="Rajo" w:date="2018-06-16T18:31:00Z">
        <w:r w:rsidR="00215517">
          <w:rPr>
            <w:lang w:val="bs-Latn-BA"/>
          </w:rPr>
          <w:t xml:space="preserve">. </w:t>
        </w:r>
      </w:ins>
      <w:ins w:id="1454" w:author="Rajo" w:date="2018-06-16T18:25:00Z">
        <w:r w:rsidR="005C37ED">
          <w:rPr>
            <w:lang w:val="bs-Latn-BA"/>
          </w:rPr>
          <w:t xml:space="preserve">Kako bi gore navedeno bilo moguće </w:t>
        </w:r>
      </w:ins>
      <w:ins w:id="1455" w:author="Rajo" w:date="2018-06-16T18:42:00Z">
        <w:r w:rsidR="001864E6">
          <w:rPr>
            <w:lang w:val="bs-Latn-BA"/>
          </w:rPr>
          <w:t>ostvariti i definisati</w:t>
        </w:r>
      </w:ins>
      <w:ins w:id="1456" w:author="Rajo" w:date="2018-06-16T18:26:00Z">
        <w:r w:rsidR="005C37ED">
          <w:rPr>
            <w:lang w:val="bs-Latn-BA"/>
          </w:rPr>
          <w:t>, s</w:t>
        </w:r>
      </w:ins>
      <w:ins w:id="1457" w:author="Rajo" w:date="2018-06-16T18:21:00Z">
        <w:r w:rsidR="005C37ED">
          <w:rPr>
            <w:lang w:val="bs-Latn-BA"/>
          </w:rPr>
          <w:t>igurnosni sistem</w:t>
        </w:r>
      </w:ins>
      <w:ins w:id="1458" w:author="Rajo" w:date="2018-06-16T18:22:00Z">
        <w:r w:rsidR="005C37ED">
          <w:rPr>
            <w:lang w:val="bs-Latn-BA"/>
          </w:rPr>
          <w:t>i određenog tipa</w:t>
        </w:r>
      </w:ins>
      <w:ins w:id="1459" w:author="Rajo" w:date="2018-06-16T18:21:00Z">
        <w:r w:rsidR="005C37ED">
          <w:rPr>
            <w:lang w:val="bs-Latn-BA"/>
          </w:rPr>
          <w:t xml:space="preserve"> kao što je npr. IAM (</w:t>
        </w:r>
        <w:r w:rsidR="005C37ED" w:rsidRPr="005C37ED">
          <w:rPr>
            <w:i/>
            <w:lang w:val="bs-Latn-BA"/>
            <w:rPrChange w:id="1460" w:author="Rajo" w:date="2018-06-16T18:21:00Z">
              <w:rPr>
                <w:lang w:val="bs-Latn-BA"/>
              </w:rPr>
            </w:rPrChange>
          </w:rPr>
          <w:t>Identity and Access Management</w:t>
        </w:r>
        <w:r w:rsidR="005C37ED">
          <w:rPr>
            <w:lang w:val="bs-Latn-BA"/>
          </w:rPr>
          <w:t>)</w:t>
        </w:r>
      </w:ins>
      <w:ins w:id="1461" w:author="Rajo" w:date="2018-06-16T18:22:00Z">
        <w:r w:rsidR="005C37ED">
          <w:rPr>
            <w:lang w:val="bs-Latn-BA"/>
          </w:rPr>
          <w:t xml:space="preserve"> posjeduju </w:t>
        </w:r>
      </w:ins>
      <w:ins w:id="1462" w:author="Rajo" w:date="2018-06-16T18:23:00Z">
        <w:r w:rsidR="005C37ED">
          <w:rPr>
            <w:lang w:val="bs-Latn-BA"/>
          </w:rPr>
          <w:t>funkcionalnost koja administratorima nudi mogućnost kreiranja</w:t>
        </w:r>
      </w:ins>
      <w:ins w:id="1463" w:author="Rajo" w:date="2018-06-16T18:24:00Z">
        <w:r w:rsidR="005C37ED">
          <w:rPr>
            <w:lang w:val="bs-Latn-BA"/>
          </w:rPr>
          <w:t>/</w:t>
        </w:r>
      </w:ins>
      <w:ins w:id="1464" w:author="Rajo" w:date="2018-06-16T18:25:00Z">
        <w:r w:rsidR="005C37ED">
          <w:rPr>
            <w:lang w:val="bs-Latn-BA"/>
          </w:rPr>
          <w:t>uređivanja</w:t>
        </w:r>
      </w:ins>
      <w:ins w:id="1465" w:author="Rajo" w:date="2018-06-16T18:24:00Z">
        <w:r w:rsidR="005C37ED">
          <w:rPr>
            <w:lang w:val="bs-Latn-BA"/>
          </w:rPr>
          <w:t xml:space="preserve"> autorizacionih pravila, </w:t>
        </w:r>
      </w:ins>
      <w:ins w:id="1466" w:author="Rajo" w:date="2018-06-16T18:26:00Z">
        <w:r w:rsidR="005C37ED">
          <w:rPr>
            <w:lang w:val="bs-Latn-BA"/>
          </w:rPr>
          <w:t>uključujući sve</w:t>
        </w:r>
      </w:ins>
      <w:ins w:id="1467" w:author="Rajo" w:date="2018-06-16T18:43:00Z">
        <w:r w:rsidR="00A9251F">
          <w:rPr>
            <w:lang w:val="bs-Latn-BA"/>
          </w:rPr>
          <w:t xml:space="preserve"> ono</w:t>
        </w:r>
      </w:ins>
      <w:ins w:id="1468" w:author="Rajo" w:date="2018-06-16T18:26:00Z">
        <w:r w:rsidR="005C37ED">
          <w:rPr>
            <w:lang w:val="bs-Latn-BA"/>
          </w:rPr>
          <w:t xml:space="preserve"> što je potrebno za to, odnosno kreiranje/uređivanje korisničkih naloga, </w:t>
        </w:r>
      </w:ins>
      <w:ins w:id="1469" w:author="Rajo" w:date="2018-06-16T18:27:00Z">
        <w:r w:rsidR="00FA0E15">
          <w:rPr>
            <w:lang w:val="bs-Latn-BA"/>
          </w:rPr>
          <w:t xml:space="preserve">grupa, uloga, privilegija, dozvola itd. </w:t>
        </w:r>
      </w:ins>
      <w:del w:id="1470" w:author="Rajo" w:date="2018-06-16T18:01:00Z">
        <w:r w:rsidR="00CC5052" w:rsidDel="005474C8">
          <w:rPr>
            <w:lang w:val="bs-Latn-BA"/>
          </w:rPr>
          <w:delTex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delText>
        </w:r>
      </w:del>
    </w:p>
    <w:p w14:paraId="56219E4A" w14:textId="77777777" w:rsidR="00BE6959" w:rsidRDefault="00BE6959">
      <w:pPr>
        <w:spacing w:line="240" w:lineRule="auto"/>
        <w:ind w:firstLine="360"/>
        <w:jc w:val="both"/>
        <w:rPr>
          <w:ins w:id="1471" w:author="Rajo" w:date="2018-06-16T18:44:00Z"/>
          <w:lang w:val="bs-Latn-BA"/>
        </w:rPr>
        <w:pPrChange w:id="1472" w:author="Rajo" w:date="2018-06-17T14:44:00Z">
          <w:pPr>
            <w:spacing w:line="240" w:lineRule="auto"/>
            <w:ind w:firstLine="576"/>
            <w:jc w:val="both"/>
          </w:pPr>
        </w:pPrChange>
      </w:pPr>
    </w:p>
    <w:p w14:paraId="4436454A" w14:textId="62C25D3D" w:rsidR="00E94ADE" w:rsidDel="00BE6959" w:rsidRDefault="00E94ADE">
      <w:pPr>
        <w:spacing w:line="240" w:lineRule="auto"/>
        <w:ind w:firstLine="360"/>
        <w:jc w:val="both"/>
        <w:rPr>
          <w:del w:id="1473" w:author="Rajo" w:date="2018-06-16T18:02:00Z"/>
          <w:lang w:val="bs-Latn-BA"/>
        </w:rPr>
        <w:pPrChange w:id="1474" w:author="Rajo" w:date="2018-06-17T14:44:00Z">
          <w:pPr>
            <w:spacing w:line="240" w:lineRule="auto"/>
            <w:jc w:val="both"/>
          </w:pPr>
        </w:pPrChange>
      </w:pPr>
    </w:p>
    <w:p w14:paraId="557FDDA0" w14:textId="7DD60117" w:rsidR="00BE6959" w:rsidRDefault="00BE6959">
      <w:pPr>
        <w:spacing w:line="240" w:lineRule="auto"/>
        <w:ind w:firstLine="360"/>
        <w:jc w:val="both"/>
        <w:rPr>
          <w:ins w:id="1475" w:author="Rajo" w:date="2018-06-16T18:44:00Z"/>
          <w:lang w:val="bs-Latn-BA"/>
        </w:rPr>
        <w:pPrChange w:id="1476" w:author="Rajo" w:date="2018-06-17T14:44:00Z">
          <w:pPr>
            <w:spacing w:line="240" w:lineRule="auto"/>
            <w:jc w:val="both"/>
          </w:pPr>
        </w:pPrChange>
      </w:pPr>
      <w:ins w:id="1477" w:author="Rajo" w:date="2018-06-16T18:44:00Z">
        <w:r>
          <w:rPr>
            <w:lang w:val="bs-Latn-BA"/>
          </w:rPr>
          <w:t>Pored gore navedenog načina definisanja autorizacio</w:t>
        </w:r>
      </w:ins>
      <w:ins w:id="1478" w:author="Rajo" w:date="2018-06-16T18:45:00Z">
        <w:r>
          <w:rPr>
            <w:lang w:val="bs-Latn-BA"/>
          </w:rPr>
          <w:t xml:space="preserve">nih propisa, koji predstavlja njihovo eksplicitno </w:t>
        </w:r>
      </w:ins>
      <w:ins w:id="1479" w:author="Rajo" w:date="2018-06-16T18:46:00Z">
        <w:r>
          <w:rPr>
            <w:lang w:val="bs-Latn-BA"/>
          </w:rPr>
          <w:t xml:space="preserve">kreiranja od strane administratora sistema upotrebom odgovarajućih alata, </w:t>
        </w:r>
      </w:ins>
      <w:ins w:id="1480" w:author="Rajo" w:date="2018-06-16T18:47:00Z">
        <w:r>
          <w:rPr>
            <w:lang w:val="bs-Latn-BA"/>
          </w:rPr>
          <w:t>oni mogu biti i implicitno kreirani od strane korisnika sistema, kao što je to npr. slučaj sa socijalnim mrežama</w:t>
        </w:r>
      </w:ins>
      <w:ins w:id="1481" w:author="Rajo" w:date="2018-06-16T18:48:00Z">
        <w:r w:rsidR="00EF380E">
          <w:rPr>
            <w:lang w:val="bs-Latn-BA"/>
          </w:rPr>
          <w:t xml:space="preserve">. </w:t>
        </w:r>
      </w:ins>
      <w:ins w:id="1482" w:author="Rajo" w:date="2018-06-16T18:59:00Z">
        <w:r w:rsidR="0066772F">
          <w:rPr>
            <w:lang w:val="bs-Latn-BA"/>
          </w:rPr>
          <w:t>Nekada</w:t>
        </w:r>
      </w:ins>
      <w:ins w:id="1483" w:author="Rajo" w:date="2018-06-16T18:58:00Z">
        <w:r w:rsidR="00D0583D">
          <w:rPr>
            <w:lang w:val="bs-Latn-BA"/>
          </w:rPr>
          <w:t xml:space="preserve"> ranije</w:t>
        </w:r>
      </w:ins>
      <w:ins w:id="1484" w:author="Rajo" w:date="2018-06-16T19:18:00Z">
        <w:r w:rsidR="005B29B9">
          <w:rPr>
            <w:lang w:val="bs-Latn-BA"/>
          </w:rPr>
          <w:t xml:space="preserve"> su</w:t>
        </w:r>
      </w:ins>
      <w:ins w:id="1485" w:author="Rajo" w:date="2018-06-16T18:52:00Z">
        <w:r w:rsidR="00EF380E">
          <w:rPr>
            <w:lang w:val="bs-Latn-BA"/>
          </w:rPr>
          <w:t xml:space="preserve"> </w:t>
        </w:r>
      </w:ins>
      <w:ins w:id="1486" w:author="Rajo" w:date="2018-06-16T18:53:00Z">
        <w:r w:rsidR="00EF380E">
          <w:rPr>
            <w:lang w:val="bs-Latn-BA"/>
          </w:rPr>
          <w:t xml:space="preserve">te </w:t>
        </w:r>
      </w:ins>
      <w:ins w:id="1487" w:author="Rajo" w:date="2018-06-16T18:54:00Z">
        <w:r w:rsidR="00EF380E">
          <w:rPr>
            <w:lang w:val="bs-Latn-BA"/>
          </w:rPr>
          <w:t>mogućnosti</w:t>
        </w:r>
      </w:ins>
      <w:ins w:id="1488" w:author="Rajo" w:date="2018-06-16T18:53:00Z">
        <w:r w:rsidR="00EF380E">
          <w:rPr>
            <w:lang w:val="bs-Latn-BA"/>
          </w:rPr>
          <w:t xml:space="preserve"> </w:t>
        </w:r>
      </w:ins>
      <w:ins w:id="1489" w:author="Rajo" w:date="2018-06-16T18:54:00Z">
        <w:r w:rsidR="00EF380E">
          <w:rPr>
            <w:lang w:val="bs-Latn-BA"/>
          </w:rPr>
          <w:t xml:space="preserve">bile </w:t>
        </w:r>
      </w:ins>
      <w:ins w:id="1490" w:author="Rajo" w:date="2018-06-16T19:09:00Z">
        <w:r w:rsidR="002D7D5C">
          <w:rPr>
            <w:lang w:val="bs-Latn-BA"/>
          </w:rPr>
          <w:t>prilično</w:t>
        </w:r>
      </w:ins>
      <w:ins w:id="1491" w:author="Rajo" w:date="2018-06-16T18:54:00Z">
        <w:r w:rsidR="00EF380E">
          <w:rPr>
            <w:lang w:val="bs-Latn-BA"/>
          </w:rPr>
          <w:t xml:space="preserve"> ograničene i svodile su se na samo nekoliko pravila koje </w:t>
        </w:r>
      </w:ins>
      <w:ins w:id="1492" w:author="Rajo" w:date="2018-06-16T19:04:00Z">
        <w:r w:rsidR="00612730">
          <w:rPr>
            <w:lang w:val="bs-Latn-BA"/>
          </w:rPr>
          <w:t>koris</w:t>
        </w:r>
      </w:ins>
      <w:ins w:id="1493" w:author="Rajo" w:date="2018-06-16T19:05:00Z">
        <w:r w:rsidR="00612730">
          <w:rPr>
            <w:lang w:val="bs-Latn-BA"/>
          </w:rPr>
          <w:t>nik</w:t>
        </w:r>
      </w:ins>
      <w:ins w:id="1494" w:author="Rajo" w:date="2018-06-16T18:54:00Z">
        <w:r w:rsidR="00EF380E">
          <w:rPr>
            <w:lang w:val="bs-Latn-BA"/>
          </w:rPr>
          <w:t xml:space="preserve"> </w:t>
        </w:r>
      </w:ins>
      <w:ins w:id="1495" w:author="Rajo" w:date="2018-06-16T19:05:00Z">
        <w:r w:rsidR="000B6B73">
          <w:rPr>
            <w:lang w:val="bs-Latn-BA"/>
          </w:rPr>
          <w:t>može</w:t>
        </w:r>
      </w:ins>
      <w:ins w:id="1496" w:author="Rajo" w:date="2018-06-16T18:54:00Z">
        <w:r w:rsidR="00EF380E">
          <w:rPr>
            <w:lang w:val="bs-Latn-BA"/>
          </w:rPr>
          <w:t xml:space="preserve"> definisati</w:t>
        </w:r>
      </w:ins>
      <w:ins w:id="1497" w:author="Rajo" w:date="2018-06-16T19:07:00Z">
        <w:r w:rsidR="00D4423C">
          <w:rPr>
            <w:lang w:val="bs-Latn-BA"/>
          </w:rPr>
          <w:t>.</w:t>
        </w:r>
      </w:ins>
      <w:ins w:id="1498" w:author="Rajo" w:date="2018-06-16T18:59:00Z">
        <w:r w:rsidR="0066772F">
          <w:rPr>
            <w:lang w:val="bs-Latn-BA"/>
          </w:rPr>
          <w:t xml:space="preserve"> </w:t>
        </w:r>
      </w:ins>
      <w:ins w:id="1499" w:author="Rajo" w:date="2018-06-16T19:07:00Z">
        <w:r w:rsidR="00D4423C">
          <w:rPr>
            <w:lang w:val="bs-Latn-BA"/>
          </w:rPr>
          <w:t>Međutim</w:t>
        </w:r>
        <w:r w:rsidR="00AE1927">
          <w:rPr>
            <w:lang w:val="bs-Latn-BA"/>
          </w:rPr>
          <w:t>,</w:t>
        </w:r>
        <w:r w:rsidR="00D4423C">
          <w:rPr>
            <w:lang w:val="bs-Latn-BA"/>
          </w:rPr>
          <w:t xml:space="preserve"> u</w:t>
        </w:r>
      </w:ins>
      <w:ins w:id="1500" w:author="Rajo" w:date="2018-06-16T18:56:00Z">
        <w:r w:rsidR="00EF380E">
          <w:rPr>
            <w:lang w:val="bs-Latn-BA"/>
          </w:rPr>
          <w:t xml:space="preserve"> današnje vrijeme</w:t>
        </w:r>
      </w:ins>
      <w:ins w:id="1501" w:author="Rajo" w:date="2018-06-16T18:58:00Z">
        <w:r w:rsidR="0066772F">
          <w:rPr>
            <w:lang w:val="bs-Latn-BA"/>
          </w:rPr>
          <w:t xml:space="preserve"> </w:t>
        </w:r>
      </w:ins>
      <w:ins w:id="1502" w:author="Rajo" w:date="2018-06-16T19:15:00Z">
        <w:r w:rsidR="00931C27">
          <w:rPr>
            <w:lang w:val="bs-Latn-BA"/>
          </w:rPr>
          <w:t>je</w:t>
        </w:r>
      </w:ins>
      <w:ins w:id="1503" w:author="Rajo" w:date="2018-06-16T19:07:00Z">
        <w:r w:rsidR="00D4423C">
          <w:rPr>
            <w:lang w:val="bs-Latn-BA"/>
          </w:rPr>
          <w:t xml:space="preserve"> </w:t>
        </w:r>
      </w:ins>
      <w:ins w:id="1504" w:author="Rajo" w:date="2018-06-16T18:56:00Z">
        <w:r w:rsidR="00EF380E">
          <w:rPr>
            <w:lang w:val="bs-Latn-BA"/>
          </w:rPr>
          <w:t>povjerljivost informacij</w:t>
        </w:r>
      </w:ins>
      <w:ins w:id="1505" w:author="Rajo" w:date="2018-06-16T19:12:00Z">
        <w:r w:rsidR="00AA050B">
          <w:rPr>
            <w:lang w:val="bs-Latn-BA"/>
          </w:rPr>
          <w:t>a</w:t>
        </w:r>
      </w:ins>
      <w:ins w:id="1506" w:author="Rajo" w:date="2018-06-16T18:56:00Z">
        <w:r w:rsidR="00EF380E">
          <w:rPr>
            <w:lang w:val="bs-Latn-BA"/>
          </w:rPr>
          <w:t xml:space="preserve"> </w:t>
        </w:r>
      </w:ins>
      <w:ins w:id="1507" w:author="Rajo" w:date="2018-06-16T18:59:00Z">
        <w:r w:rsidR="0066772F">
          <w:rPr>
            <w:lang w:val="bs-Latn-BA"/>
          </w:rPr>
          <w:t xml:space="preserve">koje </w:t>
        </w:r>
      </w:ins>
      <w:ins w:id="1508" w:author="Rajo" w:date="2018-06-16T19:12:00Z">
        <w:r w:rsidR="00AA050B">
          <w:rPr>
            <w:lang w:val="bs-Latn-BA"/>
          </w:rPr>
          <w:t>korisnik</w:t>
        </w:r>
      </w:ins>
      <w:ins w:id="1509" w:author="Rajo" w:date="2018-06-16T18:59:00Z">
        <w:r w:rsidR="0066772F">
          <w:rPr>
            <w:lang w:val="bs-Latn-BA"/>
          </w:rPr>
          <w:t xml:space="preserve"> dijeli</w:t>
        </w:r>
      </w:ins>
      <w:ins w:id="1510" w:author="Rajo" w:date="2018-06-16T19:13:00Z">
        <w:r w:rsidR="004A1DAB">
          <w:rPr>
            <w:lang w:val="bs-Latn-BA"/>
          </w:rPr>
          <w:t xml:space="preserve"> o sebi</w:t>
        </w:r>
      </w:ins>
      <w:ins w:id="1511" w:author="Rajo" w:date="2018-06-16T18:59:00Z">
        <w:r w:rsidR="0066772F">
          <w:rPr>
            <w:lang w:val="bs-Latn-BA"/>
          </w:rPr>
          <w:t xml:space="preserve"> </w:t>
        </w:r>
      </w:ins>
      <w:ins w:id="1512" w:author="Rajo" w:date="2018-06-16T19:16:00Z">
        <w:r w:rsidR="00931C27">
          <w:rPr>
            <w:lang w:val="bs-Latn-BA"/>
          </w:rPr>
          <w:t>veoma bitna tema</w:t>
        </w:r>
      </w:ins>
      <w:ins w:id="1513" w:author="Rajo" w:date="2018-06-16T19:00:00Z">
        <w:r w:rsidR="00636347">
          <w:rPr>
            <w:lang w:val="bs-Latn-BA"/>
          </w:rPr>
          <w:t xml:space="preserve">, </w:t>
        </w:r>
      </w:ins>
      <w:ins w:id="1514" w:author="Rajo" w:date="2018-06-16T19:08:00Z">
        <w:r w:rsidR="00DD1C1C">
          <w:rPr>
            <w:lang w:val="bs-Latn-BA"/>
          </w:rPr>
          <w:t xml:space="preserve">pa </w:t>
        </w:r>
      </w:ins>
      <w:ins w:id="1515" w:author="Rajo" w:date="2018-06-16T19:05:00Z">
        <w:r w:rsidR="00162F72">
          <w:rPr>
            <w:lang w:val="bs-Latn-BA"/>
          </w:rPr>
          <w:t xml:space="preserve">on </w:t>
        </w:r>
      </w:ins>
      <w:ins w:id="1516" w:author="Rajo" w:date="2018-06-16T19:19:00Z">
        <w:r w:rsidR="00F45EDF">
          <w:rPr>
            <w:lang w:val="bs-Latn-BA"/>
          </w:rPr>
          <w:t xml:space="preserve">kroz određena podešavanja u okviru sistema </w:t>
        </w:r>
      </w:ins>
      <w:ins w:id="1517" w:author="Rajo" w:date="2018-06-16T19:20:00Z">
        <w:r w:rsidR="00F45EDF">
          <w:rPr>
            <w:lang w:val="bs-Latn-BA"/>
          </w:rPr>
          <w:t>na</w:t>
        </w:r>
      </w:ins>
      <w:ins w:id="1518" w:author="Rajo" w:date="2018-06-16T19:00:00Z">
        <w:r w:rsidR="00636347">
          <w:rPr>
            <w:lang w:val="bs-Latn-BA"/>
          </w:rPr>
          <w:t xml:space="preserve"> raspolaganju ima dosta ve</w:t>
        </w:r>
      </w:ins>
      <w:ins w:id="1519" w:author="Rajo" w:date="2018-06-16T19:01:00Z">
        <w:r w:rsidR="00636347">
          <w:rPr>
            <w:lang w:val="bs-Latn-BA"/>
          </w:rPr>
          <w:t>ći broj</w:t>
        </w:r>
      </w:ins>
      <w:ins w:id="1520" w:author="Rajo" w:date="2018-06-16T19:06:00Z">
        <w:r w:rsidR="00D4423C">
          <w:rPr>
            <w:lang w:val="bs-Latn-BA"/>
          </w:rPr>
          <w:t xml:space="preserve"> sigurnosnih</w:t>
        </w:r>
      </w:ins>
      <w:ins w:id="1521" w:author="Rajo" w:date="2018-06-16T19:01:00Z">
        <w:r w:rsidR="00636347">
          <w:rPr>
            <w:lang w:val="bs-Latn-BA"/>
          </w:rPr>
          <w:t xml:space="preserve"> </w:t>
        </w:r>
      </w:ins>
      <w:ins w:id="1522" w:author="Rajo" w:date="2018-06-16T19:05:00Z">
        <w:r w:rsidR="00D4423C">
          <w:rPr>
            <w:lang w:val="bs-Latn-BA"/>
          </w:rPr>
          <w:t>propisa</w:t>
        </w:r>
      </w:ins>
      <w:ins w:id="1523" w:author="Rajo" w:date="2018-06-16T19:02:00Z">
        <w:r w:rsidR="003803AD">
          <w:rPr>
            <w:lang w:val="bs-Latn-BA"/>
          </w:rPr>
          <w:t xml:space="preserve"> koje može </w:t>
        </w:r>
      </w:ins>
      <w:ins w:id="1524" w:author="Rajo" w:date="2018-06-16T19:22:00Z">
        <w:r w:rsidR="00181AAB">
          <w:rPr>
            <w:lang w:val="bs-Latn-BA"/>
          </w:rPr>
          <w:t xml:space="preserve">implicitno </w:t>
        </w:r>
      </w:ins>
      <w:ins w:id="1525" w:author="Rajo" w:date="2018-06-16T19:21:00Z">
        <w:r w:rsidR="00D770BC">
          <w:rPr>
            <w:lang w:val="bs-Latn-BA"/>
          </w:rPr>
          <w:t>podesiti</w:t>
        </w:r>
      </w:ins>
      <w:ins w:id="1526" w:author="Rajo" w:date="2018-06-16T19:02:00Z">
        <w:r w:rsidR="003803AD">
          <w:rPr>
            <w:lang w:val="bs-Latn-BA"/>
          </w:rPr>
          <w:t xml:space="preserve"> kako bi </w:t>
        </w:r>
      </w:ins>
      <w:ins w:id="1527" w:author="Rajo" w:date="2018-06-16T19:22:00Z">
        <w:r w:rsidR="009C5597">
          <w:rPr>
            <w:lang w:val="bs-Latn-BA"/>
          </w:rPr>
          <w:t>se</w:t>
        </w:r>
      </w:ins>
      <w:ins w:id="1528" w:author="Rajo" w:date="2018-06-16T19:06:00Z">
        <w:r w:rsidR="00D4423C">
          <w:rPr>
            <w:lang w:val="bs-Latn-BA"/>
          </w:rPr>
          <w:t xml:space="preserve"> </w:t>
        </w:r>
      </w:ins>
      <w:ins w:id="1529" w:author="Rajo" w:date="2018-06-16T19:02:00Z">
        <w:r w:rsidR="003803AD">
          <w:rPr>
            <w:lang w:val="bs-Latn-BA"/>
          </w:rPr>
          <w:t>zaštitio od neželje</w:t>
        </w:r>
      </w:ins>
      <w:ins w:id="1530" w:author="Rajo" w:date="2018-06-16T19:03:00Z">
        <w:r w:rsidR="003803AD">
          <w:rPr>
            <w:lang w:val="bs-Latn-BA"/>
          </w:rPr>
          <w:t xml:space="preserve">nog pristupa, </w:t>
        </w:r>
      </w:ins>
      <w:ins w:id="1531" w:author="Rajo" w:date="2018-06-16T19:11:00Z">
        <w:r w:rsidR="00AA050B">
          <w:rPr>
            <w:lang w:val="bs-Latn-BA"/>
          </w:rPr>
          <w:t>odnosno kako bi</w:t>
        </w:r>
      </w:ins>
      <w:ins w:id="1532" w:author="Rajo" w:date="2018-06-16T19:03:00Z">
        <w:r w:rsidR="003803AD">
          <w:rPr>
            <w:lang w:val="bs-Latn-BA"/>
          </w:rPr>
          <w:t xml:space="preserve"> </w:t>
        </w:r>
      </w:ins>
      <w:ins w:id="1533" w:author="Rajo" w:date="2018-06-16T19:22:00Z">
        <w:r w:rsidR="009C5597">
          <w:rPr>
            <w:lang w:val="bs-Latn-BA"/>
          </w:rPr>
          <w:t>informa</w:t>
        </w:r>
      </w:ins>
      <w:ins w:id="1534" w:author="Rajo" w:date="2018-06-16T19:23:00Z">
        <w:r w:rsidR="009C5597">
          <w:rPr>
            <w:lang w:val="bs-Latn-BA"/>
          </w:rPr>
          <w:t>cije o sebi</w:t>
        </w:r>
      </w:ins>
      <w:ins w:id="1535" w:author="Rajo" w:date="2018-06-16T19:09:00Z">
        <w:r w:rsidR="00684735">
          <w:rPr>
            <w:lang w:val="bs-Latn-BA"/>
          </w:rPr>
          <w:t xml:space="preserve"> </w:t>
        </w:r>
      </w:ins>
      <w:ins w:id="1536" w:author="Rajo" w:date="2018-06-16T19:03:00Z">
        <w:r w:rsidR="003803AD">
          <w:rPr>
            <w:lang w:val="bs-Latn-BA"/>
          </w:rPr>
          <w:t xml:space="preserve">podijelio isključivo sa </w:t>
        </w:r>
      </w:ins>
      <w:ins w:id="1537" w:author="Rajo" w:date="2018-06-16T19:10:00Z">
        <w:r w:rsidR="00A32C13">
          <w:rPr>
            <w:lang w:val="bs-Latn-BA"/>
          </w:rPr>
          <w:t>ciljnom</w:t>
        </w:r>
      </w:ins>
      <w:ins w:id="1538" w:author="Rajo" w:date="2018-06-16T19:03:00Z">
        <w:r w:rsidR="003803AD">
          <w:rPr>
            <w:lang w:val="bs-Latn-BA"/>
          </w:rPr>
          <w:t xml:space="preserve"> grupom korisnika </w:t>
        </w:r>
      </w:ins>
      <w:ins w:id="1539" w:author="Rajo" w:date="2018-06-16T19:11:00Z">
        <w:r w:rsidR="00AA050B">
          <w:rPr>
            <w:lang w:val="bs-Latn-BA"/>
          </w:rPr>
          <w:t>i to na određeni način</w:t>
        </w:r>
      </w:ins>
      <w:ins w:id="1540" w:author="Rajo" w:date="2018-06-16T19:17:00Z">
        <w:r w:rsidR="00FA0AD0">
          <w:rPr>
            <w:lang w:val="bs-Latn-BA"/>
          </w:rPr>
          <w:t xml:space="preserve">, </w:t>
        </w:r>
      </w:ins>
      <w:ins w:id="1541" w:author="Rajo" w:date="2018-06-16T19:18:00Z">
        <w:r w:rsidR="008F40E9">
          <w:rPr>
            <w:lang w:val="bs-Latn-BA"/>
          </w:rPr>
          <w:t>ili im potpuno onemogućio pristup</w:t>
        </w:r>
      </w:ins>
      <w:ins w:id="1542" w:author="Rajo" w:date="2018-06-16T19:17:00Z">
        <w:r w:rsidR="00FA0AD0">
          <w:rPr>
            <w:lang w:val="bs-Latn-BA"/>
          </w:rPr>
          <w:t xml:space="preserve">. </w:t>
        </w:r>
      </w:ins>
      <w:ins w:id="1543" w:author="Rajo" w:date="2018-06-16T19:57:00Z">
        <w:r w:rsidR="00DE30A3" w:rsidRPr="00CD4D2C">
          <w:rPr>
            <w:vertAlign w:val="superscript"/>
            <w:lang w:val="bs-Latn-BA"/>
          </w:rPr>
          <w:t>[5] [6]</w:t>
        </w:r>
      </w:ins>
    </w:p>
    <w:p w14:paraId="710D016B" w14:textId="42F56450" w:rsidR="00E94ADE" w:rsidDel="00F861B3" w:rsidRDefault="00CC5052">
      <w:pPr>
        <w:spacing w:line="240" w:lineRule="auto"/>
        <w:jc w:val="both"/>
        <w:rPr>
          <w:del w:id="1544" w:author="Rajo" w:date="2018-05-22T20:25:00Z"/>
          <w:lang w:val="bs-Latn-BA"/>
        </w:rPr>
        <w:pPrChange w:id="1545" w:author="Rajo" w:date="2018-06-16T18:21:00Z">
          <w:pPr>
            <w:spacing w:line="240" w:lineRule="auto"/>
            <w:ind w:firstLine="576"/>
            <w:jc w:val="both"/>
          </w:pPr>
        </w:pPrChange>
      </w:pPr>
      <w:del w:id="1546" w:author="Rajo" w:date="2018-06-16T18:01:00Z">
        <w:r w:rsidDel="005474C8">
          <w:rPr>
            <w:lang w:val="bs-Latn-BA"/>
          </w:rPr>
          <w:delText xml:space="preserve">Autorizacija može biti primijenjena u mnogo složenijem obliku nego što je to npr. pravo pristupa </w:delText>
        </w:r>
        <w:r w:rsidDel="005474C8">
          <w:rPr>
            <w:i/>
            <w:lang w:val="bs-Latn-BA"/>
          </w:rPr>
          <w:delText>web</w:delText>
        </w:r>
        <w:r w:rsidDel="005474C8">
          <w:rPr>
            <w:lang w:val="bs-Latn-BA"/>
          </w:rPr>
          <w:delText xml:space="preserve"> stranici ili internoj mreži kompanije.  Korisnički nalog može biti uključen u grupu naloga koji dijele zajednička autorizaciona pravila. </w:delText>
        </w:r>
      </w:del>
      <w:del w:id="1547" w:author="Rajo" w:date="2018-05-23T20:24:00Z">
        <w:r w:rsidDel="005E39A3">
          <w:rPr>
            <w:lang w:val="bs-Latn-BA"/>
          </w:rPr>
          <w:delText>Npr. r</w:delText>
        </w:r>
      </w:del>
      <w:del w:id="1548" w:author="Rajo" w:date="2018-06-16T18:01:00Z">
        <w:r w:rsidDel="005474C8">
          <w:rPr>
            <w:lang w:val="bs-Latn-BA"/>
          </w:rPr>
          <w:delText xml:space="preserve">ecimo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delText>
        </w:r>
      </w:del>
    </w:p>
    <w:p w14:paraId="1AFC6866" w14:textId="77777777" w:rsidR="00E94ADE" w:rsidDel="00AC6491" w:rsidRDefault="00E94ADE" w:rsidP="003B3700">
      <w:pPr>
        <w:spacing w:line="240" w:lineRule="auto"/>
        <w:jc w:val="both"/>
        <w:rPr>
          <w:del w:id="1549" w:author="Rajo" w:date="2018-06-16T19:03:00Z"/>
          <w:lang w:val="bs-Latn-BA"/>
        </w:rPr>
      </w:pPr>
    </w:p>
    <w:p w14:paraId="603DD4B7" w14:textId="480AE117" w:rsidR="00E94ADE" w:rsidDel="00F861B3" w:rsidRDefault="00CC5052">
      <w:pPr>
        <w:spacing w:line="240" w:lineRule="auto"/>
        <w:jc w:val="both"/>
        <w:rPr>
          <w:del w:id="1550" w:author="Rajo" w:date="2018-05-22T20:25:00Z"/>
          <w:lang w:val="bs-Latn-BA"/>
        </w:rPr>
        <w:pPrChange w:id="1551" w:author="Rajo" w:date="2018-06-16T19:03:00Z">
          <w:pPr>
            <w:spacing w:line="240" w:lineRule="auto"/>
            <w:ind w:firstLine="576"/>
            <w:jc w:val="both"/>
          </w:pPr>
        </w:pPrChange>
      </w:pPr>
      <w:del w:id="1552" w:author="Rajo" w:date="2018-06-16T19:03:00Z">
        <w:r w:rsidDel="00AC6491">
          <w:rPr>
            <w:lang w:val="bs-Latn-BA"/>
          </w:rPr>
          <w:delText>Korisnici implicitno kreiraju autorizacione propise kada koriste socijalne medije: Facebook, LinkedIn ili Twitter autentikuju stotine miliona korisnika, ali korisnik može sam odrediti pravila da li i u koliko</w:delText>
        </w:r>
        <w:r w:rsidDel="00AC6491">
          <w:delText>j</w:delText>
        </w:r>
        <w:r w:rsidDel="00AC6491">
          <w:rPr>
            <w:lang w:val="bs-Latn-BA"/>
          </w:rPr>
          <w:delText xml:space="preserve"> mjeri ostvaruje kontakt sa drugim korisnicima. Isti je slučaj sa dijeljenjem datoteka, video klipova ili fotografija na stranicama kao što su Google Docs, Dropbox, Instagram, Pinterest ili čak i sa pravljenjem dijeljenog direktorijuma na računaru. </w:delText>
        </w:r>
        <w:r w:rsidRPr="00653AA1" w:rsidDel="00AC6491">
          <w:rPr>
            <w:lang w:val="bs-Latn-BA"/>
          </w:rPr>
          <w:delText>[5] [6]</w:delText>
        </w:r>
      </w:del>
    </w:p>
    <w:p w14:paraId="3F164B25" w14:textId="187A5832" w:rsidR="00E94ADE" w:rsidDel="00F861B3" w:rsidRDefault="00E94ADE" w:rsidP="008E20B2">
      <w:pPr>
        <w:spacing w:line="240" w:lineRule="auto"/>
        <w:ind w:firstLine="576"/>
        <w:jc w:val="both"/>
        <w:rPr>
          <w:del w:id="1553" w:author="Rajo" w:date="2018-05-22T20:25:00Z"/>
          <w:lang w:val="bs-Latn-BA"/>
        </w:rPr>
      </w:pPr>
    </w:p>
    <w:p w14:paraId="554D9C0A" w14:textId="77777777" w:rsidR="00E94ADE" w:rsidRDefault="00CC5052" w:rsidP="003B3700">
      <w:pPr>
        <w:spacing w:line="240" w:lineRule="auto"/>
        <w:jc w:val="both"/>
        <w:rPr>
          <w:lang w:val="bs-Latn-BA"/>
        </w:rPr>
      </w:pPr>
      <w:del w:id="1554"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1555" w:author="Rajo" w:date="2018-05-22T20:26:00Z"/>
          <w:lang w:val="bs-Latn-BA"/>
        </w:rPr>
      </w:pPr>
      <w:bookmarkStart w:id="1556" w:name="_Toc511154421"/>
      <w:r>
        <w:rPr>
          <w:lang w:val="bs-Latn-BA"/>
        </w:rPr>
        <w:lastRenderedPageBreak/>
        <w:t>Kontrola pristupa</w:t>
      </w:r>
      <w:bookmarkEnd w:id="1556"/>
    </w:p>
    <w:p w14:paraId="398A316F" w14:textId="77777777" w:rsidR="00E94ADE" w:rsidRPr="00607A68" w:rsidRDefault="00E94ADE">
      <w:pPr>
        <w:pStyle w:val="Heading2"/>
        <w:spacing w:line="240" w:lineRule="auto"/>
        <w:jc w:val="both"/>
        <w:rPr>
          <w:lang w:val="bs-Latn-BA"/>
        </w:rPr>
        <w:pPrChange w:id="1557" w:author="Rajo" w:date="2018-05-22T20:26:00Z">
          <w:pPr>
            <w:spacing w:line="240" w:lineRule="auto"/>
            <w:jc w:val="both"/>
          </w:pPr>
        </w:pPrChange>
      </w:pPr>
    </w:p>
    <w:p w14:paraId="05973AB5" w14:textId="1B709B1E" w:rsidR="00E94ADE" w:rsidDel="00F861B3" w:rsidRDefault="00CC5052">
      <w:pPr>
        <w:spacing w:line="240" w:lineRule="auto"/>
        <w:ind w:firstLine="360"/>
        <w:jc w:val="both"/>
        <w:rPr>
          <w:del w:id="1558" w:author="Rajo" w:date="2018-05-22T20:26:00Z"/>
          <w:lang w:val="bs-Latn-BA"/>
        </w:rPr>
        <w:pPrChange w:id="1559" w:author="Rajo" w:date="2018-06-17T14:45:00Z">
          <w:pPr>
            <w:spacing w:line="240" w:lineRule="auto"/>
            <w:ind w:firstLine="576"/>
            <w:jc w:val="both"/>
          </w:pPr>
        </w:pPrChange>
      </w:pPr>
      <w:r>
        <w:rPr>
          <w:lang w:val="bs-Latn-BA"/>
        </w:rPr>
        <w:t>Uopšteno govoreći, kontrola pristupa obuhvata procese autentikacije i autorizacije. Međutim, preciznije rečeno, kontrola pristupa se odnosi na odobrenje pristupa</w:t>
      </w:r>
      <w:ins w:id="1560" w:author="Rajo" w:date="2018-06-14T20:35:00Z">
        <w:r w:rsidR="00F1422B">
          <w:rPr>
            <w:lang w:val="bs-Latn-BA"/>
          </w:rPr>
          <w:t xml:space="preserve"> već autentikovanom korisniku</w:t>
        </w:r>
      </w:ins>
      <w:ins w:id="1561" w:author="Rajo" w:date="2018-06-14T20:33:00Z">
        <w:r w:rsidR="00D9378B">
          <w:rPr>
            <w:lang w:val="bs-Latn-BA"/>
          </w:rPr>
          <w:t xml:space="preserve"> ka</w:t>
        </w:r>
      </w:ins>
      <w:ins w:id="1562" w:author="Rajo" w:date="2018-06-16T17:58:00Z">
        <w:r w:rsidR="00850BA4">
          <w:rPr>
            <w:lang w:val="bs-Latn-BA"/>
          </w:rPr>
          <w:t xml:space="preserve"> nekom</w:t>
        </w:r>
      </w:ins>
      <w:ins w:id="1563" w:author="Rajo" w:date="2018-06-14T20:33:00Z">
        <w:r w:rsidR="00D9378B">
          <w:rPr>
            <w:lang w:val="bs-Latn-BA"/>
          </w:rPr>
          <w:t xml:space="preserve"> </w:t>
        </w:r>
      </w:ins>
      <w:ins w:id="1564" w:author="Rajo" w:date="2018-06-16T17:56:00Z">
        <w:r w:rsidR="00F07B51">
          <w:rPr>
            <w:lang w:val="bs-Latn-BA"/>
          </w:rPr>
          <w:t>konkretnom</w:t>
        </w:r>
      </w:ins>
      <w:ins w:id="1565" w:author="Rajo" w:date="2018-06-14T20:33:00Z">
        <w:r w:rsidR="00D9378B">
          <w:rPr>
            <w:lang w:val="bs-Latn-BA"/>
          </w:rPr>
          <w:t xml:space="preserve"> resursu</w:t>
        </w:r>
      </w:ins>
      <w:r>
        <w:rPr>
          <w:lang w:val="bs-Latn-BA"/>
        </w:rPr>
        <w:t xml:space="preserve">, pri čemu sistem </w:t>
      </w:r>
      <w:ins w:id="1566" w:author="Rajo" w:date="2018-06-14T20:37:00Z">
        <w:r w:rsidR="00F1422B">
          <w:rPr>
            <w:lang w:val="bs-Latn-BA"/>
          </w:rPr>
          <w:t xml:space="preserve">tu odluku </w:t>
        </w:r>
      </w:ins>
      <w:r>
        <w:rPr>
          <w:lang w:val="bs-Latn-BA"/>
        </w:rPr>
        <w:t xml:space="preserve">donosi </w:t>
      </w:r>
      <w:del w:id="1567" w:author="Rajo" w:date="2018-06-14T20:37:00Z">
        <w:r w:rsidDel="00F1422B">
          <w:rPr>
            <w:lang w:val="bs-Latn-BA"/>
          </w:rPr>
          <w:delText xml:space="preserve">odluku o tome hoće li dozvoliti pristup </w:delText>
        </w:r>
      </w:del>
      <w:del w:id="1568" w:author="Rajo" w:date="2018-06-14T20:35:00Z">
        <w:r w:rsidDel="00F1422B">
          <w:rPr>
            <w:lang w:val="bs-Latn-BA"/>
          </w:rPr>
          <w:delText xml:space="preserve">već autentikovanom korisniku </w:delText>
        </w:r>
      </w:del>
      <w:del w:id="1569" w:author="Rajo" w:date="2018-06-14T20:37:00Z">
        <w:r w:rsidDel="00F1422B">
          <w:rPr>
            <w:lang w:val="bs-Latn-BA"/>
          </w:rPr>
          <w:delText xml:space="preserve">ili ne, </w:delText>
        </w:r>
      </w:del>
      <w:r>
        <w:rPr>
          <w:lang w:val="bs-Latn-BA"/>
        </w:rPr>
        <w:t>na osnovu dozvola koje su mu dodijeljene</w:t>
      </w:r>
      <w:ins w:id="1570" w:author="Rajo" w:date="2018-06-14T20:36:00Z">
        <w:r w:rsidR="00F1422B">
          <w:rPr>
            <w:lang w:val="bs-Latn-BA"/>
          </w:rPr>
          <w:t xml:space="preserve"> kao i na osnovu atributa </w:t>
        </w:r>
      </w:ins>
      <w:ins w:id="1571" w:author="Rajo" w:date="2018-06-14T20:38:00Z">
        <w:r w:rsidR="00F536A8">
          <w:rPr>
            <w:lang w:val="bs-Latn-BA"/>
          </w:rPr>
          <w:t>samog</w:t>
        </w:r>
      </w:ins>
      <w:ins w:id="1572" w:author="Rajo" w:date="2018-06-16T17:57:00Z">
        <w:r w:rsidR="00E625F2">
          <w:rPr>
            <w:lang w:val="bs-Latn-BA"/>
          </w:rPr>
          <w:t xml:space="preserve"> resur</w:t>
        </w:r>
        <w:r w:rsidR="007C4968">
          <w:rPr>
            <w:lang w:val="bs-Latn-BA"/>
          </w:rPr>
          <w:t>s</w:t>
        </w:r>
        <w:r w:rsidR="00E625F2">
          <w:rPr>
            <w:lang w:val="bs-Latn-BA"/>
          </w:rPr>
          <w:t>a</w:t>
        </w:r>
      </w:ins>
      <w:ins w:id="1573" w:author="Rajo" w:date="2018-06-16T17:56:00Z">
        <w:r w:rsidR="00B56DFA">
          <w:rPr>
            <w:lang w:val="bs-Latn-BA"/>
          </w:rPr>
          <w:t xml:space="preserve">. Pored </w:t>
        </w:r>
      </w:ins>
      <w:ins w:id="1574" w:author="Rajo" w:date="2018-06-16T17:57:00Z">
        <w:r w:rsidR="00E625F2">
          <w:rPr>
            <w:lang w:val="bs-Latn-BA"/>
          </w:rPr>
          <w:t xml:space="preserve">toga, </w:t>
        </w:r>
      </w:ins>
      <w:ins w:id="1575" w:author="Rajo" w:date="2018-06-16T17:56:00Z">
        <w:r w:rsidR="00B56DFA">
          <w:rPr>
            <w:lang w:val="bs-Latn-BA"/>
          </w:rPr>
          <w:t xml:space="preserve">može </w:t>
        </w:r>
      </w:ins>
      <w:ins w:id="1576" w:author="Rajo" w:date="2018-06-16T17:57:00Z">
        <w:r w:rsidR="007C4968">
          <w:rPr>
            <w:lang w:val="bs-Latn-BA"/>
          </w:rPr>
          <w:t xml:space="preserve">se </w:t>
        </w:r>
      </w:ins>
      <w:ins w:id="1577" w:author="Rajo" w:date="2018-06-16T17:56:00Z">
        <w:r w:rsidR="00B56DFA">
          <w:rPr>
            <w:lang w:val="bs-Latn-BA"/>
          </w:rPr>
          <w:t>oslanjati i na neke dodatne informacije vezane za uslove/okruženje u kojim se sprovodi, kao npr. lokaciju korisnika, njegovu IP/MAC adresu, trenutni datum i vrijeme itd.</w:t>
        </w:r>
      </w:ins>
      <w:ins w:id="1578" w:author="Rajo" w:date="2018-06-16T17:58:00Z">
        <w:r w:rsidR="002321A3">
          <w:rPr>
            <w:lang w:val="bs-Latn-BA"/>
          </w:rPr>
          <w:t xml:space="preserve"> </w:t>
        </w:r>
      </w:ins>
      <w:del w:id="1579" w:author="Rajo" w:date="2018-06-16T17:56:00Z">
        <w:r w:rsidDel="00B56DFA">
          <w:rPr>
            <w:lang w:val="bs-Latn-BA"/>
          </w:rPr>
          <w:delText xml:space="preserve">. </w:delText>
        </w:r>
      </w:del>
      <w:r>
        <w:rPr>
          <w:lang w:val="bs-Latn-BA"/>
        </w:rPr>
        <w:t xml:space="preserve">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360"/>
        <w:jc w:val="both"/>
        <w:rPr>
          <w:lang w:val="bs-Latn-BA"/>
        </w:rPr>
        <w:pPrChange w:id="1580" w:author="Rajo" w:date="2018-06-17T14:45:00Z">
          <w:pPr>
            <w:spacing w:line="240" w:lineRule="auto"/>
            <w:ind w:firstLine="576"/>
            <w:jc w:val="both"/>
          </w:pPr>
        </w:pPrChange>
      </w:pPr>
    </w:p>
    <w:p w14:paraId="2FE12BF4" w14:textId="77777777" w:rsidR="00E94ADE" w:rsidDel="00F861B3" w:rsidRDefault="00CC5052">
      <w:pPr>
        <w:spacing w:line="240" w:lineRule="auto"/>
        <w:ind w:firstLine="360"/>
        <w:jc w:val="both"/>
        <w:rPr>
          <w:del w:id="1581" w:author="Rajo" w:date="2018-05-22T20:26:00Z"/>
          <w:lang w:val="bs-Latn-BA"/>
        </w:rPr>
        <w:pPrChange w:id="1582" w:author="Rajo" w:date="2018-06-17T14:45:00Z">
          <w:pPr>
            <w:spacing w:line="240" w:lineRule="auto"/>
            <w:ind w:firstLine="576"/>
            <w:jc w:val="both"/>
          </w:pPr>
        </w:pPrChange>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360"/>
        <w:jc w:val="both"/>
        <w:rPr>
          <w:lang w:val="bs-Latn-BA"/>
        </w:rPr>
        <w:pPrChange w:id="1583" w:author="Rajo" w:date="2018-06-17T14:45:00Z">
          <w:pPr>
            <w:spacing w:line="240" w:lineRule="auto"/>
            <w:jc w:val="both"/>
          </w:pPr>
        </w:pPrChange>
      </w:pPr>
    </w:p>
    <w:p w14:paraId="3A4491C5" w14:textId="584AD1EC" w:rsidR="00E94ADE" w:rsidDel="00F861B3" w:rsidRDefault="00CC5052" w:rsidP="00233832">
      <w:pPr>
        <w:spacing w:line="240" w:lineRule="auto"/>
        <w:ind w:firstLine="360"/>
        <w:jc w:val="both"/>
        <w:rPr>
          <w:del w:id="1584" w:author="Rajo" w:date="2018-05-22T20:26:00Z"/>
          <w:lang w:val="bs-Latn-BA"/>
        </w:rPr>
      </w:pPr>
      <w:r>
        <w:rPr>
          <w:lang w:val="bs-Latn-BA"/>
        </w:rPr>
        <w:t>Postoji više različitih modela kontrole pristupa:</w:t>
      </w:r>
      <w:ins w:id="1585" w:author="Rajo" w:date="2018-05-26T15:17:00Z">
        <w:r w:rsidR="00F81749" w:rsidRPr="00F81749">
          <w:rPr>
            <w:vertAlign w:val="superscript"/>
            <w:lang w:val="bs-Latn-BA"/>
          </w:rPr>
          <w:t xml:space="preserve"> </w:t>
        </w:r>
      </w:ins>
      <w:moveToRangeStart w:id="1586" w:author="Rajo" w:date="2018-05-26T15:17:00Z" w:name="move515111204"/>
      <w:moveTo w:id="1587" w:author="Rajo" w:date="2018-05-26T15:17:00Z">
        <w:r w:rsidR="00F81749" w:rsidRPr="00CD4D2C">
          <w:rPr>
            <w:vertAlign w:val="superscript"/>
            <w:lang w:val="bs-Latn-BA"/>
          </w:rPr>
          <w:t>[5] [6]</w:t>
        </w:r>
      </w:moveTo>
      <w:moveToRangeEnd w:id="1586"/>
    </w:p>
    <w:p w14:paraId="73991817" w14:textId="77777777" w:rsidR="00E94ADE" w:rsidRDefault="00E94ADE">
      <w:pPr>
        <w:spacing w:line="240" w:lineRule="auto"/>
        <w:ind w:firstLine="360"/>
        <w:jc w:val="both"/>
        <w:rPr>
          <w:lang w:val="bs-Latn-BA"/>
        </w:rPr>
        <w:pPrChange w:id="1588" w:author="Rajo" w:date="2018-06-17T14:45: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r>
        <w:rPr>
          <w:i/>
          <w:lang w:val="bs-Latn-BA"/>
        </w:rPr>
        <w:t>Attribute-based Access Control</w:t>
      </w:r>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r>
        <w:rPr>
          <w:i/>
          <w:lang w:val="bs-Latn-BA"/>
        </w:rPr>
        <w:t>Discretionary Access Control</w:t>
      </w:r>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r>
        <w:rPr>
          <w:i/>
          <w:lang w:val="bs-Latn-BA"/>
        </w:rPr>
        <w:t>History-Based Access Control</w:t>
      </w:r>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r>
        <w:rPr>
          <w:i/>
          <w:lang w:val="bs-Latn-BA"/>
        </w:rPr>
        <w:t>Identity-Based Access Control</w:t>
      </w:r>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r>
        <w:rPr>
          <w:i/>
          <w:lang w:val="bs-Latn-BA"/>
        </w:rPr>
        <w:t>Mandatory Access Control</w:t>
      </w:r>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r>
        <w:rPr>
          <w:i/>
          <w:lang w:val="bs-Latn-BA"/>
        </w:rPr>
        <w:t xml:space="preserve">Organization-Based Access Control </w:t>
      </w:r>
      <w:r>
        <w:rPr>
          <w:lang w:val="bs-Latn-BA"/>
        </w:rPr>
        <w:t xml:space="preserve">- OrBAC)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Role-Based Access Control</w:t>
      </w:r>
      <w:r>
        <w:rPr>
          <w:lang w:val="bs-Latn-BA"/>
        </w:rPr>
        <w:t xml:space="preserve"> - RBAC) – ograničavanje pristupa objektima vrši se na osnovu uloga koja posjeduje određeni subjekat, odnosno koje su mu dodijeljene. Uloge se definišu u </w:t>
      </w:r>
      <w:r>
        <w:t xml:space="preserve">skladu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lastRenderedPageBreak/>
        <w:t>Kontrola pristupa zasnovana na pravilima (</w:t>
      </w:r>
      <w:r>
        <w:rPr>
          <w:i/>
          <w:lang w:val="bs-Latn-BA"/>
        </w:rPr>
        <w:t>Rule-Based Access Control</w:t>
      </w:r>
      <w:r>
        <w:rPr>
          <w:lang w:val="bs-Latn-BA"/>
        </w:rPr>
        <w:t xml:space="preserve"> - RAC) – pristup objektu se dozvoljava ili sprečava u zavisnosti od skupa pravila koje je definisao administrator sistema. Pristupna pravila se čuvaju u odgovarajućoj listi, specifičnoj za taj objekat.</w:t>
      </w:r>
      <w:del w:id="1589" w:author="Rajo" w:date="2018-05-26T15:17:00Z">
        <w:r w:rsidDel="00F81749">
          <w:rPr>
            <w:lang w:val="bs-Latn-BA"/>
          </w:rPr>
          <w:delText xml:space="preserve"> </w:delText>
        </w:r>
      </w:del>
      <w:moveFromRangeStart w:id="1590" w:author="Rajo" w:date="2018-05-26T15:17:00Z" w:name="move515111204"/>
      <w:moveFrom w:id="1591" w:author="Rajo" w:date="2018-05-26T15:17:00Z">
        <w:r w:rsidRPr="009F0EE5" w:rsidDel="00F81749">
          <w:rPr>
            <w:vertAlign w:val="superscript"/>
            <w:lang w:val="bs-Latn-BA"/>
            <w:rPrChange w:id="1592" w:author="Rajo" w:date="2018-05-24T19:03:00Z">
              <w:rPr>
                <w:lang w:val="bs-Latn-BA"/>
              </w:rPr>
            </w:rPrChange>
          </w:rPr>
          <w:t>[5] [6]</w:t>
        </w:r>
      </w:moveFrom>
      <w:moveFromRangeEnd w:id="1590"/>
      <w:r>
        <w:rPr>
          <w:lang w:val="bs-Latn-BA"/>
        </w:rPr>
        <w:br w:type="page"/>
      </w:r>
    </w:p>
    <w:p w14:paraId="6DBF1777" w14:textId="77777777" w:rsidR="00E94ADE" w:rsidDel="00F513AA" w:rsidRDefault="00CC5052">
      <w:pPr>
        <w:pStyle w:val="Heading1"/>
        <w:spacing w:line="240" w:lineRule="auto"/>
        <w:jc w:val="both"/>
        <w:rPr>
          <w:del w:id="1593" w:author="Rajo" w:date="2018-06-17T14:34:00Z"/>
          <w:lang w:val="bs-Latn-BA"/>
        </w:rPr>
      </w:pPr>
      <w:bookmarkStart w:id="1594" w:name="_Toc511154422"/>
      <w:r>
        <w:rPr>
          <w:lang w:val="bs-Latn-BA"/>
        </w:rPr>
        <w:lastRenderedPageBreak/>
        <w:t>SAML (</w:t>
      </w:r>
      <w:r w:rsidRPr="00653AA1">
        <w:rPr>
          <w:i/>
          <w:iCs/>
          <w:lang w:val="bs-Latn-BA"/>
        </w:rPr>
        <w:t>SECURITY ASSERTION MARKUP LANGUAGE</w:t>
      </w:r>
      <w:r>
        <w:rPr>
          <w:lang w:val="bs-Latn-BA"/>
        </w:rPr>
        <w:t>)</w:t>
      </w:r>
      <w:bookmarkEnd w:id="1594"/>
    </w:p>
    <w:p w14:paraId="56F4220C" w14:textId="77777777" w:rsidR="00E94ADE" w:rsidRPr="00233832" w:rsidRDefault="00E94ADE">
      <w:pPr>
        <w:pStyle w:val="Heading1"/>
        <w:spacing w:line="240" w:lineRule="auto"/>
        <w:jc w:val="both"/>
        <w:rPr>
          <w:lang w:val="bs-Latn-BA"/>
        </w:rPr>
        <w:pPrChange w:id="1595" w:author="Rajo" w:date="2018-06-17T14:34:00Z">
          <w:pPr>
            <w:spacing w:line="240" w:lineRule="auto"/>
            <w:jc w:val="both"/>
          </w:pPr>
        </w:pPrChange>
      </w:pPr>
    </w:p>
    <w:p w14:paraId="6ECAFCE6" w14:textId="5DF6BE09" w:rsidR="00E94ADE" w:rsidDel="00082C69" w:rsidRDefault="00CC5052">
      <w:pPr>
        <w:spacing w:line="240" w:lineRule="auto"/>
        <w:ind w:firstLine="360"/>
        <w:jc w:val="both"/>
        <w:rPr>
          <w:del w:id="1596"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1597"/>
      <w:commentRangeStart w:id="1598"/>
      <w:commentRangeStart w:id="1599"/>
      <w:del w:id="1600" w:author="Rajo" w:date="2018-05-23T19:58:00Z">
        <w:r w:rsidDel="00B4106A">
          <w:rPr>
            <w:lang w:val="bs-Latn-BA"/>
          </w:rPr>
          <w:delText xml:space="preserve">provajdera </w:delText>
        </w:r>
      </w:del>
      <w:ins w:id="1601" w:author="Rajo" w:date="2018-05-23T19:58:00Z">
        <w:r w:rsidR="00B4106A">
          <w:rPr>
            <w:lang w:val="bs-Latn-BA"/>
          </w:rPr>
          <w:t xml:space="preserve">davaoca </w:t>
        </w:r>
      </w:ins>
      <w:r>
        <w:rPr>
          <w:lang w:val="bs-Latn-BA"/>
        </w:rPr>
        <w:t>identiteta</w:t>
      </w:r>
      <w:commentRangeEnd w:id="1597"/>
      <w:r>
        <w:commentReference w:id="1597"/>
      </w:r>
      <w:commentRangeEnd w:id="1598"/>
      <w:r w:rsidR="00611CD6">
        <w:rPr>
          <w:rStyle w:val="CommentReference"/>
        </w:rPr>
        <w:commentReference w:id="1598"/>
      </w:r>
      <w:commentRangeEnd w:id="1599"/>
      <w:r w:rsidR="00310776">
        <w:rPr>
          <w:rStyle w:val="CommentReference"/>
        </w:rPr>
        <w:commentReference w:id="1599"/>
      </w:r>
      <w:r>
        <w:rPr>
          <w:lang w:val="bs-Latn-BA"/>
        </w:rPr>
        <w:t xml:space="preserve"> i </w:t>
      </w:r>
      <w:commentRangeStart w:id="1602"/>
      <w:commentRangeStart w:id="1603"/>
      <w:commentRangeStart w:id="1604"/>
      <w:del w:id="1605" w:author="Rajo" w:date="2018-05-23T20:09:00Z">
        <w:r w:rsidDel="00BD270B">
          <w:rPr>
            <w:lang w:val="bs-Latn-BA"/>
          </w:rPr>
          <w:delText>servis</w:delText>
        </w:r>
      </w:del>
      <w:ins w:id="1606" w:author="Rajo" w:date="2018-05-23T20:09:00Z">
        <w:r w:rsidR="00BD270B">
          <w:rPr>
            <w:lang w:val="bs-Latn-BA"/>
          </w:rPr>
          <w:t>davaoca usluge</w:t>
        </w:r>
      </w:ins>
      <w:del w:id="1607" w:author="Rajo" w:date="2018-05-23T19:58:00Z">
        <w:r w:rsidDel="00B4106A">
          <w:rPr>
            <w:lang w:val="bs-Latn-BA"/>
          </w:rPr>
          <w:delText>nog provajdera</w:delText>
        </w:r>
        <w:commentRangeEnd w:id="1602"/>
        <w:r w:rsidDel="00B4106A">
          <w:commentReference w:id="1602"/>
        </w:r>
        <w:commentRangeEnd w:id="1603"/>
        <w:r w:rsidR="00611CD6" w:rsidDel="00B4106A">
          <w:rPr>
            <w:rStyle w:val="CommentReference"/>
          </w:rPr>
          <w:commentReference w:id="1603"/>
        </w:r>
      </w:del>
      <w:commentRangeEnd w:id="1604"/>
      <w:r w:rsidR="00310776">
        <w:rPr>
          <w:rStyle w:val="CommentReference"/>
        </w:rPr>
        <w:commentReference w:id="1604"/>
      </w:r>
      <w:r>
        <w:rPr>
          <w:lang w:val="bs-Latn-BA"/>
        </w:rPr>
        <w:t>,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del w:id="1608" w:author="Rajo" w:date="2018-05-26T15:21:00Z">
        <w:r w:rsidDel="00891E06">
          <w:rPr>
            <w:lang w:val="bs-Latn-BA"/>
          </w:rPr>
          <w:delText xml:space="preserve"> </w:delText>
        </w:r>
      </w:del>
      <w:r w:rsidRPr="00891E06">
        <w:rPr>
          <w:vertAlign w:val="superscript"/>
          <w:lang w:val="bs-Latn-BA"/>
          <w:rPrChange w:id="1609"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1610" w:author="Rajo" w:date="2018-06-17T14:45: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Del="00F513AA" w:rsidRDefault="00CC5052">
      <w:pPr>
        <w:pStyle w:val="Heading2"/>
        <w:spacing w:line="240" w:lineRule="auto"/>
        <w:jc w:val="both"/>
        <w:rPr>
          <w:del w:id="1611" w:author="Rajo" w:date="2018-06-17T14:34:00Z"/>
          <w:lang w:val="bs-Latn-BA"/>
        </w:rPr>
      </w:pPr>
      <w:bookmarkStart w:id="1612" w:name="_Toc511154423"/>
      <w:r>
        <w:rPr>
          <w:lang w:val="bs-Latn-BA"/>
        </w:rPr>
        <w:t>Principi</w:t>
      </w:r>
      <w:bookmarkEnd w:id="1612"/>
    </w:p>
    <w:p w14:paraId="61EEACC0" w14:textId="77777777" w:rsidR="00E94ADE" w:rsidRPr="00233832" w:rsidRDefault="00E94ADE">
      <w:pPr>
        <w:pStyle w:val="Heading2"/>
        <w:spacing w:line="240" w:lineRule="auto"/>
        <w:jc w:val="both"/>
        <w:rPr>
          <w:lang w:val="bs-Latn-BA"/>
        </w:rPr>
        <w:pPrChange w:id="1613" w:author="Rajo" w:date="2018-06-17T14:34:00Z">
          <w:pPr>
            <w:spacing w:line="240" w:lineRule="auto"/>
            <w:jc w:val="both"/>
          </w:pPr>
        </w:pPrChange>
      </w:pPr>
    </w:p>
    <w:p w14:paraId="1C6622A3" w14:textId="6EE65572" w:rsidR="00E94ADE" w:rsidDel="00082C69" w:rsidRDefault="00CC5052">
      <w:pPr>
        <w:spacing w:line="240" w:lineRule="auto"/>
        <w:ind w:firstLine="360"/>
        <w:jc w:val="both"/>
        <w:rPr>
          <w:del w:id="1614" w:author="Rajo" w:date="2018-05-26T15:19:00Z"/>
          <w:lang w:val="bs-Latn-BA"/>
        </w:rPr>
      </w:pPr>
      <w:r>
        <w:rPr>
          <w:lang w:val="bs-Latn-BA"/>
        </w:rPr>
        <w:t>Postoje tri različite uloge u scenarijima koje propisuje SAML specifikacija:</w:t>
      </w:r>
      <w:ins w:id="1615" w:author="Rajo" w:date="2018-06-17T17:06:00Z">
        <w:r w:rsidR="00441617">
          <w:rPr>
            <w:lang w:val="bs-Latn-BA"/>
          </w:rPr>
          <w:t xml:space="preserve"> </w:t>
        </w:r>
      </w:ins>
      <w:moveToRangeStart w:id="1616" w:author="Rajo" w:date="2018-06-17T17:06:00Z" w:name="move517018526"/>
      <w:moveTo w:id="1617" w:author="Rajo" w:date="2018-06-17T17:06:00Z">
        <w:r w:rsidR="00441617" w:rsidRPr="00362594">
          <w:rPr>
            <w:vertAlign w:val="superscript"/>
            <w:lang w:val="bs-Latn-BA"/>
          </w:rPr>
          <w:t>[8]</w:t>
        </w:r>
      </w:moveTo>
      <w:moveToRangeEnd w:id="1616"/>
    </w:p>
    <w:p w14:paraId="154B7560" w14:textId="77777777" w:rsidR="00E94ADE" w:rsidRDefault="00E94ADE">
      <w:pPr>
        <w:spacing w:line="240" w:lineRule="auto"/>
        <w:ind w:firstLine="360"/>
        <w:jc w:val="both"/>
        <w:rPr>
          <w:lang w:val="bs-Latn-BA"/>
        </w:rPr>
        <w:pPrChange w:id="1618" w:author="Rajo" w:date="2018-06-17T14:45: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r>
        <w:rPr>
          <w:lang w:val="bs-Latn-BA"/>
        </w:rPr>
        <w:t>orisnik</w:t>
      </w:r>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1619" w:author="Rajo" w:date="2018-05-23T20:01:00Z">
        <w:r w:rsidDel="00847196">
          <w:delText>p</w:delText>
        </w:r>
        <w:r w:rsidDel="00847196">
          <w:rPr>
            <w:lang w:val="bs-Latn-BA"/>
          </w:rPr>
          <w:delText>rovajder identiteta</w:delText>
        </w:r>
      </w:del>
      <w:ins w:id="1620" w:author="Rajo" w:date="2018-05-23T20:01:00Z">
        <w:r w:rsidR="00847196">
          <w:t>davalac identiteta</w:t>
        </w:r>
      </w:ins>
      <w:r>
        <w:rPr>
          <w:lang w:val="bs-Latn-BA"/>
        </w:rPr>
        <w:t xml:space="preserve"> (</w:t>
      </w:r>
      <w:r>
        <w:rPr>
          <w:i/>
          <w:lang w:val="bs-Latn-BA"/>
        </w:rPr>
        <w:t xml:space="preserve">Identity Provider </w:t>
      </w:r>
      <w:r>
        <w:rPr>
          <w:lang w:val="bs-Latn-BA"/>
        </w:rPr>
        <w:t>- IdP)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1621" w:author="Rajo" w:date="2018-05-26T15:19:00Z"/>
          <w:lang w:val="bs-Latn-BA"/>
        </w:rPr>
      </w:pPr>
      <w:del w:id="1622" w:author="Rajo" w:date="2018-05-23T20:02:00Z">
        <w:r w:rsidDel="00847196">
          <w:delText>s</w:delText>
        </w:r>
        <w:r w:rsidDel="00847196">
          <w:rPr>
            <w:lang w:val="bs-Latn-BA"/>
          </w:rPr>
          <w:delText>ervis provajder</w:delText>
        </w:r>
      </w:del>
      <w:ins w:id="1623" w:author="Rajo" w:date="2018-05-23T20:10:00Z">
        <w:r w:rsidR="00BD270B">
          <w:t>davalac usluge</w:t>
        </w:r>
      </w:ins>
      <w:r>
        <w:rPr>
          <w:lang w:val="bs-Latn-BA"/>
        </w:rPr>
        <w:t xml:space="preserve"> (</w:t>
      </w:r>
      <w:r>
        <w:rPr>
          <w:i/>
          <w:lang w:val="bs-Latn-BA"/>
        </w:rPr>
        <w:t xml:space="preserve">Service Provider </w:t>
      </w:r>
      <w:r>
        <w:rPr>
          <w:lang w:val="bs-Latn-BA"/>
        </w:rPr>
        <w:t>- SP)</w:t>
      </w:r>
      <w:r>
        <w:rPr>
          <w:i/>
          <w:lang w:val="bs-Latn-BA"/>
        </w:rPr>
        <w:t xml:space="preserve"> </w:t>
      </w:r>
      <w:r>
        <w:rPr>
          <w:lang w:val="bs-Latn-BA"/>
        </w:rPr>
        <w:t xml:space="preserve">- sistem odnosno servis čijim resursima korisnik želi pristupiti, i koji obavlja komunikaciju sa </w:t>
      </w:r>
      <w:del w:id="1624" w:author="Rajo" w:date="2018-05-23T20:11:00Z">
        <w:r w:rsidDel="00910C56">
          <w:rPr>
            <w:lang w:val="bs-Latn-BA"/>
          </w:rPr>
          <w:delText>provajderom identiteta</w:delText>
        </w:r>
      </w:del>
      <w:ins w:id="1625"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1626" w:author="Rajo" w:date="2018-05-26T15:19:00Z">
          <w:pPr>
            <w:spacing w:line="240" w:lineRule="auto"/>
            <w:ind w:left="360"/>
            <w:jc w:val="both"/>
          </w:pPr>
        </w:pPrChange>
      </w:pPr>
    </w:p>
    <w:p w14:paraId="4347F883" w14:textId="5BAFF0DD" w:rsidR="00E94ADE" w:rsidDel="00082C69" w:rsidRDefault="00CC5052" w:rsidP="00233832">
      <w:pPr>
        <w:spacing w:line="240" w:lineRule="auto"/>
        <w:ind w:firstLine="360"/>
        <w:jc w:val="both"/>
        <w:rPr>
          <w:del w:id="1627" w:author="Rajo" w:date="2018-05-26T15:19:00Z"/>
          <w:lang w:val="bs-Latn-BA"/>
        </w:rPr>
      </w:pPr>
      <w:r>
        <w:rPr>
          <w:lang w:val="bs-Latn-BA"/>
        </w:rPr>
        <w:t xml:space="preserve">Uobičajeni tok dešavanja u tim scenarijima počinje tako što korisnik traži pristup resursu ili određenoj usluzi na strani </w:t>
      </w:r>
      <w:del w:id="1628" w:author="Rajo" w:date="2018-05-23T20:03:00Z">
        <w:r w:rsidDel="00847196">
          <w:rPr>
            <w:lang w:val="bs-Latn-BA"/>
          </w:rPr>
          <w:delText>servis provajdera</w:delText>
        </w:r>
      </w:del>
      <w:ins w:id="1629" w:author="Rajo" w:date="2018-05-23T20:08:00Z">
        <w:r w:rsidR="00BD270B">
          <w:rPr>
            <w:lang w:val="bs-Latn-BA"/>
          </w:rPr>
          <w:t>davaoca usluge</w:t>
        </w:r>
      </w:ins>
      <w:r>
        <w:rPr>
          <w:lang w:val="bs-Latn-BA"/>
        </w:rPr>
        <w:t xml:space="preserve">. On zatim od </w:t>
      </w:r>
      <w:del w:id="1630" w:author="Rajo" w:date="2018-05-23T20:13:00Z">
        <w:r w:rsidDel="00910C56">
          <w:rPr>
            <w:lang w:val="bs-Latn-BA"/>
          </w:rPr>
          <w:delText>provajdera identiteta</w:delText>
        </w:r>
      </w:del>
      <w:ins w:id="1631" w:author="Rajo" w:date="2018-05-23T20:13:00Z">
        <w:r w:rsidR="00910C56">
          <w:rPr>
            <w:lang w:val="bs-Latn-BA"/>
          </w:rPr>
          <w:t>davaoca identiteta</w:t>
        </w:r>
      </w:ins>
      <w:r>
        <w:rPr>
          <w:lang w:val="bs-Latn-BA"/>
        </w:rPr>
        <w:t xml:space="preserve"> </w:t>
      </w:r>
      <w:del w:id="1632" w:author="Rajo" w:date="2018-05-23T21:12:00Z">
        <w:r w:rsidDel="003E035D">
          <w:rPr>
            <w:lang w:val="bs-Latn-BA"/>
          </w:rPr>
          <w:delText>zahtjeva</w:delText>
        </w:r>
      </w:del>
      <w:ins w:id="1633"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1634" w:author="Rajo" w:date="2018-06-17T14:45:00Z">
          <w:pPr>
            <w:spacing w:line="240" w:lineRule="auto"/>
            <w:jc w:val="both"/>
          </w:pPr>
        </w:pPrChange>
      </w:pPr>
    </w:p>
    <w:p w14:paraId="4424E763" w14:textId="68C0AB21" w:rsidR="00E94ADE" w:rsidDel="00082C69" w:rsidRDefault="00CC5052" w:rsidP="00233832">
      <w:pPr>
        <w:spacing w:line="240" w:lineRule="auto"/>
        <w:ind w:firstLine="360"/>
        <w:jc w:val="both"/>
        <w:rPr>
          <w:del w:id="1635" w:author="Rajo" w:date="2018-05-26T15:20:00Z"/>
          <w:lang w:val="bs-Latn-BA"/>
        </w:rPr>
      </w:pPr>
      <w:del w:id="1636" w:author="Rajo" w:date="2018-05-23T20:01:00Z">
        <w:r w:rsidDel="00847196">
          <w:rPr>
            <w:lang w:val="bs-Latn-BA"/>
          </w:rPr>
          <w:delText>Provajder identiteta</w:delText>
        </w:r>
      </w:del>
      <w:ins w:id="1637" w:author="Rajo" w:date="2018-05-23T20:01:00Z">
        <w:r w:rsidR="00847196">
          <w:rPr>
            <w:lang w:val="bs-Latn-BA"/>
          </w:rPr>
          <w:t>Davalac identiteta</w:t>
        </w:r>
      </w:ins>
      <w:r>
        <w:rPr>
          <w:lang w:val="bs-Latn-BA"/>
        </w:rPr>
        <w:t xml:space="preserve">, prije nego što dostavi tvrdnju o identitetu korisnika </w:t>
      </w:r>
      <w:del w:id="1638" w:author="Rajo" w:date="2018-05-23T20:05:00Z">
        <w:r w:rsidDel="00847196">
          <w:rPr>
            <w:lang w:val="bs-Latn-BA"/>
          </w:rPr>
          <w:delText>servis provajderu</w:delText>
        </w:r>
      </w:del>
      <w:ins w:id="1639"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1640" w:author="Rajo" w:date="2018-05-23T20:12:00Z">
        <w:r w:rsidDel="00910C56">
          <w:rPr>
            <w:lang w:val="bs-Latn-BA"/>
          </w:rPr>
          <w:delText>provajdera identiteta</w:delText>
        </w:r>
      </w:del>
      <w:ins w:id="1641" w:author="Rajo" w:date="2018-05-23T20:12:00Z">
        <w:r w:rsidR="00910C56">
          <w:rPr>
            <w:lang w:val="bs-Latn-BA"/>
          </w:rPr>
          <w:t>davaoca identiteta</w:t>
        </w:r>
      </w:ins>
      <w:r>
        <w:rPr>
          <w:lang w:val="bs-Latn-BA"/>
        </w:rPr>
        <w:t xml:space="preserve"> prema </w:t>
      </w:r>
      <w:del w:id="1642" w:author="Rajo" w:date="2018-05-23T20:04:00Z">
        <w:r w:rsidDel="00847196">
          <w:rPr>
            <w:lang w:val="bs-Latn-BA"/>
          </w:rPr>
          <w:delText>servis provajderu</w:delText>
        </w:r>
      </w:del>
      <w:ins w:id="1643" w:author="Rajo" w:date="2018-05-23T20:09:00Z">
        <w:r w:rsidR="00BD270B">
          <w:rPr>
            <w:lang w:val="bs-Latn-BA"/>
          </w:rPr>
          <w:t>davaoca usluge</w:t>
        </w:r>
      </w:ins>
      <w:r>
        <w:rPr>
          <w:lang w:val="bs-Latn-BA"/>
        </w:rPr>
        <w:t xml:space="preserve">. Po SAML specifikaciji, jedan </w:t>
      </w:r>
      <w:del w:id="1644" w:author="Rajo" w:date="2018-05-23T20:01:00Z">
        <w:r w:rsidDel="00847196">
          <w:rPr>
            <w:lang w:val="bs-Latn-BA"/>
          </w:rPr>
          <w:delText>provajder identiteta</w:delText>
        </w:r>
      </w:del>
      <w:ins w:id="1645" w:author="Rajo" w:date="2018-05-23T20:01:00Z">
        <w:r w:rsidR="00847196">
          <w:rPr>
            <w:lang w:val="bs-Latn-BA"/>
          </w:rPr>
          <w:t>davalac identiteta</w:t>
        </w:r>
      </w:ins>
      <w:r>
        <w:rPr>
          <w:lang w:val="bs-Latn-BA"/>
        </w:rPr>
        <w:t xml:space="preserve"> može slati tvrdnje različitim </w:t>
      </w:r>
      <w:del w:id="1646" w:author="Rajo" w:date="2018-05-23T20:14:00Z">
        <w:r w:rsidDel="00910C56">
          <w:rPr>
            <w:lang w:val="bs-Latn-BA"/>
          </w:rPr>
          <w:delText>servis provajderima</w:delText>
        </w:r>
      </w:del>
      <w:ins w:id="1647" w:author="Rajo" w:date="2018-05-23T20:14:00Z">
        <w:r w:rsidR="00910C56">
          <w:rPr>
            <w:lang w:val="bs-Latn-BA"/>
          </w:rPr>
          <w:t>davaocima usluge</w:t>
        </w:r>
      </w:ins>
      <w:r>
        <w:rPr>
          <w:lang w:val="bs-Latn-BA"/>
        </w:rPr>
        <w:t xml:space="preserve">. Slično, jedan </w:t>
      </w:r>
      <w:del w:id="1648" w:author="Rajo" w:date="2018-05-23T20:14:00Z">
        <w:r w:rsidDel="00910C56">
          <w:rPr>
            <w:lang w:val="bs-Latn-BA"/>
          </w:rPr>
          <w:delText>servis provajder</w:delText>
        </w:r>
      </w:del>
      <w:ins w:id="1649" w:author="Rajo" w:date="2018-05-23T20:14:00Z">
        <w:r w:rsidR="00910C56">
          <w:rPr>
            <w:lang w:val="bs-Latn-BA"/>
          </w:rPr>
          <w:t>davalac usluge</w:t>
        </w:r>
      </w:ins>
      <w:r>
        <w:rPr>
          <w:lang w:val="bs-Latn-BA"/>
        </w:rPr>
        <w:t xml:space="preserve"> može se oslanjati i vjerovati tvrdnjama dobijenim od strane više nezavisnih </w:t>
      </w:r>
      <w:del w:id="1650" w:author="Rajo" w:date="2018-05-23T20:12:00Z">
        <w:r w:rsidDel="00910C56">
          <w:rPr>
            <w:lang w:val="bs-Latn-BA"/>
          </w:rPr>
          <w:delText>provajdera identiteta</w:delText>
        </w:r>
      </w:del>
      <w:ins w:id="1651"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1652" w:author="Rajo" w:date="2018-06-17T14:45:00Z">
          <w:pPr>
            <w:spacing w:line="240" w:lineRule="auto"/>
            <w:jc w:val="both"/>
          </w:pPr>
        </w:pPrChange>
      </w:pPr>
    </w:p>
    <w:p w14:paraId="26379F59" w14:textId="7C4C2A3F" w:rsidR="00E94ADE" w:rsidRDefault="00CC5052" w:rsidP="00233832">
      <w:pPr>
        <w:spacing w:line="240" w:lineRule="auto"/>
        <w:ind w:firstLine="360"/>
        <w:jc w:val="both"/>
        <w:rPr>
          <w:lang w:val="bs-Latn-BA"/>
        </w:rPr>
      </w:pPr>
      <w:r>
        <w:rPr>
          <w:lang w:val="bs-Latn-BA"/>
        </w:rPr>
        <w:t xml:space="preserve">SAML ne definiše način na koji će se korisnik autentikovati na strani </w:t>
      </w:r>
      <w:del w:id="1653" w:author="Rajo" w:date="2018-05-23T20:12:00Z">
        <w:r w:rsidDel="00910C56">
          <w:rPr>
            <w:lang w:val="bs-Latn-BA"/>
          </w:rPr>
          <w:delText>provajdera identiteta</w:delText>
        </w:r>
      </w:del>
      <w:ins w:id="1654"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multi factor</w:t>
      </w:r>
      <w:r>
        <w:rPr>
          <w:lang w:val="bs-Latn-BA"/>
        </w:rPr>
        <w:t>).</w:t>
      </w:r>
      <w:del w:id="1655" w:author="Rajo" w:date="2018-06-17T17:06:00Z">
        <w:r w:rsidDel="00441617">
          <w:rPr>
            <w:lang w:val="bs-Latn-BA"/>
          </w:rPr>
          <w:delText xml:space="preserve"> </w:delText>
        </w:r>
      </w:del>
      <w:moveFromRangeStart w:id="1656" w:author="Rajo" w:date="2018-06-17T17:06:00Z" w:name="move517018526"/>
      <w:moveFrom w:id="1657" w:author="Rajo" w:date="2018-06-17T17:06:00Z">
        <w:r w:rsidRPr="00E86DFF" w:rsidDel="00441617">
          <w:rPr>
            <w:vertAlign w:val="superscript"/>
            <w:lang w:val="bs-Latn-BA"/>
            <w:rPrChange w:id="1658" w:author="Rajo" w:date="2018-05-24T19:04:00Z">
              <w:rPr>
                <w:lang w:val="bs-Latn-BA"/>
              </w:rPr>
            </w:rPrChange>
          </w:rPr>
          <w:t>[8]</w:t>
        </w:r>
      </w:moveFrom>
      <w:moveFromRangeEnd w:id="1656"/>
    </w:p>
    <w:p w14:paraId="3EE8F100" w14:textId="77777777" w:rsidR="00E94ADE" w:rsidDel="00082C69" w:rsidRDefault="00E94ADE">
      <w:pPr>
        <w:spacing w:line="240" w:lineRule="auto"/>
        <w:ind w:firstLine="360"/>
        <w:jc w:val="both"/>
        <w:rPr>
          <w:del w:id="1659" w:author="Rajo" w:date="2018-05-26T15:20:00Z"/>
          <w:lang w:val="bs-Latn-BA"/>
        </w:rPr>
      </w:pPr>
    </w:p>
    <w:p w14:paraId="09725469" w14:textId="77777777" w:rsidR="00E94ADE" w:rsidRDefault="00CC5052">
      <w:pPr>
        <w:rPr>
          <w:lang w:val="bs-Latn-BA"/>
        </w:rPr>
      </w:pPr>
      <w:del w:id="1660" w:author="Rajo" w:date="2018-05-26T15:20:00Z">
        <w:r w:rsidDel="00082C69">
          <w:rPr>
            <w:lang w:val="bs-Latn-BA"/>
          </w:rPr>
          <w:br w:type="page"/>
        </w:r>
      </w:del>
    </w:p>
    <w:p w14:paraId="021CF798" w14:textId="4679B671" w:rsidR="00E94ADE" w:rsidDel="0077100B" w:rsidRDefault="00CC5052">
      <w:pPr>
        <w:pStyle w:val="Heading2"/>
        <w:spacing w:line="240" w:lineRule="auto"/>
        <w:jc w:val="both"/>
        <w:rPr>
          <w:del w:id="1661" w:author="Rajo" w:date="2018-06-17T14:34:00Z"/>
          <w:lang w:val="bs-Latn-BA"/>
        </w:rPr>
      </w:pPr>
      <w:bookmarkStart w:id="1662" w:name="_Toc511154424"/>
      <w:r>
        <w:lastRenderedPageBreak/>
        <w:t>Način funkcionisanja</w:t>
      </w:r>
      <w:r>
        <w:rPr>
          <w:lang w:val="bs-Latn-BA"/>
        </w:rPr>
        <w:t xml:space="preserve"> SAML</w:t>
      </w:r>
      <w:r>
        <w:t>-a</w:t>
      </w:r>
      <w:r>
        <w:rPr>
          <w:lang w:val="bs-Latn-BA"/>
        </w:rPr>
        <w:t xml:space="preserve"> </w:t>
      </w:r>
      <w:bookmarkEnd w:id="1662"/>
    </w:p>
    <w:p w14:paraId="2C534595" w14:textId="77777777" w:rsidR="00E94ADE" w:rsidRPr="00233832" w:rsidRDefault="00E94ADE">
      <w:pPr>
        <w:pStyle w:val="Heading2"/>
        <w:spacing w:line="240" w:lineRule="auto"/>
        <w:jc w:val="both"/>
        <w:rPr>
          <w:lang w:val="bs-Latn-BA"/>
        </w:rPr>
        <w:pPrChange w:id="1663" w:author="Rajo" w:date="2018-06-17T14:34:00Z">
          <w:pPr>
            <w:spacing w:line="240" w:lineRule="auto"/>
            <w:jc w:val="both"/>
          </w:pPr>
        </w:pPrChange>
      </w:pPr>
    </w:p>
    <w:p w14:paraId="11A123ED" w14:textId="260441BE" w:rsidR="00E94ADE" w:rsidDel="00A42333" w:rsidRDefault="00CC5052">
      <w:pPr>
        <w:spacing w:line="240" w:lineRule="auto"/>
        <w:ind w:firstLine="360"/>
        <w:jc w:val="both"/>
        <w:rPr>
          <w:del w:id="1664" w:author="Rajo" w:date="2018-05-26T15:20:00Z"/>
          <w:lang w:val="bs-Latn-BA"/>
        </w:rPr>
        <w:pPrChange w:id="1665" w:author="Rajo" w:date="2018-06-17T14:46:00Z">
          <w:pPr>
            <w:spacing w:line="240" w:lineRule="auto"/>
            <w:ind w:firstLine="576"/>
            <w:jc w:val="both"/>
          </w:pPr>
        </w:pPrChange>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360"/>
        <w:jc w:val="both"/>
        <w:rPr>
          <w:lang w:val="bs-Latn-BA"/>
        </w:rPr>
        <w:pPrChange w:id="1666" w:author="Rajo" w:date="2018-06-17T14:46:00Z">
          <w:pPr>
            <w:spacing w:line="240" w:lineRule="auto"/>
            <w:jc w:val="both"/>
          </w:pPr>
        </w:pPrChange>
      </w:pPr>
    </w:p>
    <w:p w14:paraId="0E1B3B5D" w14:textId="77777777" w:rsidR="00E94ADE" w:rsidDel="00A42333" w:rsidRDefault="00CC5052" w:rsidP="00233832">
      <w:pPr>
        <w:spacing w:line="240" w:lineRule="auto"/>
        <w:ind w:firstLine="360"/>
        <w:jc w:val="both"/>
        <w:rPr>
          <w:del w:id="1667"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1668" w:author="Rajo" w:date="2018-06-17T14:46: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r>
        <w:rPr>
          <w:i/>
          <w:lang w:val="bs-Latn-BA"/>
        </w:rPr>
        <w:t>Assertions</w:t>
      </w:r>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r>
        <w:rPr>
          <w:i/>
          <w:lang w:val="bs-Latn-BA"/>
        </w:rPr>
        <w:t>Protocols</w:t>
      </w:r>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r>
        <w:rPr>
          <w:i/>
          <w:lang w:val="bs-Latn-BA"/>
        </w:rPr>
        <w:t>Bindings</w:t>
      </w:r>
      <w:r>
        <w:rPr>
          <w:lang w:val="bs-Latn-BA"/>
        </w:rPr>
        <w:t>)</w:t>
      </w:r>
    </w:p>
    <w:p w14:paraId="0A014D4D" w14:textId="77777777" w:rsidR="00E94ADE" w:rsidDel="00A42333" w:rsidRDefault="00CC5052">
      <w:pPr>
        <w:pStyle w:val="ListParagraph1"/>
        <w:numPr>
          <w:ilvl w:val="0"/>
          <w:numId w:val="8"/>
        </w:numPr>
        <w:spacing w:line="240" w:lineRule="auto"/>
        <w:jc w:val="both"/>
        <w:rPr>
          <w:del w:id="1669" w:author="Rajo" w:date="2018-05-26T15:20:00Z"/>
          <w:lang w:val="bs-Latn-BA"/>
        </w:rPr>
      </w:pPr>
      <w:r>
        <w:rPr>
          <w:lang w:val="bs-Latn-BA"/>
        </w:rPr>
        <w:t>Profili (</w:t>
      </w:r>
      <w:r>
        <w:rPr>
          <w:i/>
          <w:lang w:val="bs-Latn-BA"/>
        </w:rPr>
        <w:t>Profiles</w:t>
      </w:r>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1670"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Del="00ED1C20" w:rsidRDefault="00CC5052">
      <w:pPr>
        <w:pStyle w:val="Heading3"/>
        <w:spacing w:line="240" w:lineRule="auto"/>
        <w:jc w:val="both"/>
        <w:rPr>
          <w:del w:id="1671" w:author="Rajo" w:date="2018-06-17T14:35:00Z"/>
          <w:lang w:val="bs-Latn-BA"/>
        </w:rPr>
      </w:pPr>
      <w:bookmarkStart w:id="1672" w:name="_Toc511154425"/>
      <w:r>
        <w:rPr>
          <w:lang w:val="bs-Latn-BA"/>
        </w:rPr>
        <w:t>Tvrdnje (Assertions)</w:t>
      </w:r>
      <w:bookmarkEnd w:id="1672"/>
    </w:p>
    <w:p w14:paraId="2E776C37" w14:textId="77777777" w:rsidR="00E94ADE" w:rsidRPr="00233832" w:rsidRDefault="00E94ADE">
      <w:pPr>
        <w:pStyle w:val="Heading3"/>
        <w:spacing w:line="240" w:lineRule="auto"/>
        <w:jc w:val="both"/>
        <w:rPr>
          <w:lang w:val="bs-Latn-BA"/>
        </w:rPr>
        <w:pPrChange w:id="1673" w:author="Rajo" w:date="2018-06-17T14:35:00Z">
          <w:pPr>
            <w:spacing w:line="240" w:lineRule="auto"/>
            <w:jc w:val="both"/>
          </w:pPr>
        </w:pPrChange>
      </w:pPr>
    </w:p>
    <w:p w14:paraId="367F50D3" w14:textId="60573A04" w:rsidR="00E94ADE" w:rsidDel="00ED1C20" w:rsidRDefault="00CC5052">
      <w:pPr>
        <w:spacing w:line="240" w:lineRule="auto"/>
        <w:ind w:firstLine="360"/>
        <w:jc w:val="both"/>
        <w:rPr>
          <w:del w:id="1674" w:author="Rajo" w:date="2018-06-17T14:35:00Z"/>
          <w:lang w:val="bs-Latn-BA"/>
        </w:rPr>
        <w:pPrChange w:id="1675" w:author="Rajo" w:date="2018-06-17T14:46:00Z">
          <w:pPr>
            <w:spacing w:line="240" w:lineRule="auto"/>
            <w:ind w:firstLine="720"/>
            <w:jc w:val="both"/>
          </w:pPr>
        </w:pPrChange>
      </w:pPr>
      <w:r>
        <w:rPr>
          <w:lang w:val="bs-Latn-BA"/>
        </w:rPr>
        <w:t xml:space="preserve">SAML tvrdnja predstavlja skup sigurnosnih informacija dobijenih od strane </w:t>
      </w:r>
      <w:del w:id="1676" w:author="Rajo" w:date="2018-05-23T20:12:00Z">
        <w:r w:rsidDel="00910C56">
          <w:rPr>
            <w:lang w:val="bs-Latn-BA"/>
          </w:rPr>
          <w:delText>provajdera identiteta</w:delText>
        </w:r>
      </w:del>
      <w:ins w:id="1677"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ind w:firstLine="360"/>
        <w:jc w:val="both"/>
        <w:rPr>
          <w:lang w:val="bs-Latn-BA"/>
        </w:rPr>
        <w:pPrChange w:id="1678" w:author="Rajo" w:date="2018-06-17T14:46:00Z">
          <w:pPr>
            <w:spacing w:line="240" w:lineRule="auto"/>
            <w:ind w:firstLine="720"/>
            <w:jc w:val="both"/>
          </w:pPr>
        </w:pPrChange>
      </w:pPr>
    </w:p>
    <w:p w14:paraId="095CDB22" w14:textId="77777777" w:rsidR="00E94ADE" w:rsidDel="00ED1C20" w:rsidRDefault="00CC5052">
      <w:pPr>
        <w:spacing w:line="240" w:lineRule="auto"/>
        <w:jc w:val="both"/>
        <w:rPr>
          <w:del w:id="1679" w:author="Rajo" w:date="2018-06-17T14:35:00Z"/>
          <w:lang w:val="bs-Latn-BA"/>
        </w:rPr>
      </w:pPr>
      <w:r>
        <w:rPr>
          <w:noProof/>
        </w:rPr>
        <mc:AlternateContent>
          <mc:Choice Requires="wps">
            <w:drawing>
              <wp:inline distT="0" distB="0" distL="0" distR="0" wp14:anchorId="03C2BAD8" wp14:editId="6225AD68">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9B0D46" w:rsidRDefault="009B0D46">
                            <w:pPr>
                              <w:spacing w:after="0"/>
                              <w:rPr>
                                <w:rFonts w:ascii="Courier New" w:hAnsi="Courier New" w:cs="Courier New"/>
                                <w:sz w:val="22"/>
                                <w:lang w:val="sr-Latn-BA"/>
                              </w:rPr>
                              <w:pPrChange w:id="1680" w:author="Rajo" w:date="2018-05-26T15:23:00Z">
                                <w:pPr/>
                              </w:pPrChange>
                            </w:pPr>
                            <w:r>
                              <w:rPr>
                                <w:rFonts w:ascii="Courier New" w:hAnsi="Courier New" w:cs="Courier New"/>
                                <w:sz w:val="22"/>
                                <w:lang w:val="sr-Latn-BA"/>
                              </w:rPr>
                              <w:t>&lt;saml:Assertion ...&gt;</w:t>
                            </w:r>
                          </w:p>
                          <w:p w14:paraId="396AAB45" w14:textId="77777777" w:rsidR="009B0D46" w:rsidRDefault="009B0D46">
                            <w:pPr>
                              <w:spacing w:after="0"/>
                              <w:rPr>
                                <w:rFonts w:ascii="Courier New" w:hAnsi="Courier New" w:cs="Courier New"/>
                                <w:sz w:val="22"/>
                                <w:lang w:val="sr-Latn-BA"/>
                              </w:rPr>
                              <w:pPrChange w:id="1681" w:author="Rajo" w:date="2018-05-26T15:23:00Z">
                                <w:pPr/>
                              </w:pPrChange>
                            </w:pPr>
                            <w:r>
                              <w:rPr>
                                <w:rFonts w:ascii="Courier New" w:hAnsi="Courier New" w:cs="Courier New"/>
                                <w:sz w:val="22"/>
                                <w:lang w:val="sr-Latn-BA"/>
                              </w:rPr>
                              <w:t xml:space="preserve">   &lt;saml:Issuer&gt;...&lt;/saml:Issuer&gt;</w:t>
                            </w:r>
                          </w:p>
                          <w:p w14:paraId="4C395620" w14:textId="77777777" w:rsidR="009B0D46" w:rsidRDefault="009B0D46">
                            <w:pPr>
                              <w:spacing w:after="0"/>
                              <w:rPr>
                                <w:rFonts w:ascii="Courier New" w:hAnsi="Courier New" w:cs="Courier New"/>
                                <w:sz w:val="22"/>
                                <w:lang w:val="sr-Latn-BA"/>
                              </w:rPr>
                              <w:pPrChange w:id="1682" w:author="Rajo" w:date="2018-05-26T15:23:00Z">
                                <w:pPr/>
                              </w:pPrChange>
                            </w:pPr>
                            <w:r>
                              <w:rPr>
                                <w:rFonts w:ascii="Courier New" w:hAnsi="Courier New" w:cs="Courier New"/>
                                <w:sz w:val="22"/>
                                <w:lang w:val="sr-Latn-BA"/>
                              </w:rPr>
                              <w:t xml:space="preserve">   &lt;saml:Subject&gt;...&lt;/saml:Subject&gt;</w:t>
                            </w:r>
                          </w:p>
                          <w:p w14:paraId="4EA9DE38" w14:textId="77777777" w:rsidR="009B0D46" w:rsidRDefault="009B0D46">
                            <w:pPr>
                              <w:spacing w:after="0"/>
                              <w:rPr>
                                <w:rFonts w:ascii="Courier New" w:hAnsi="Courier New" w:cs="Courier New"/>
                                <w:sz w:val="22"/>
                                <w:lang w:val="sr-Latn-BA"/>
                              </w:rPr>
                              <w:pPrChange w:id="1683" w:author="Rajo" w:date="2018-05-26T15:23:00Z">
                                <w:pPr/>
                              </w:pPrChange>
                            </w:pPr>
                            <w:r>
                              <w:rPr>
                                <w:rFonts w:ascii="Courier New" w:hAnsi="Courier New" w:cs="Courier New"/>
                                <w:sz w:val="22"/>
                                <w:lang w:val="sr-Latn-BA"/>
                              </w:rPr>
                              <w:t xml:space="preserve">   &lt;saml:Conditions&gt;...&lt;/saml:Conditions&gt;</w:t>
                            </w:r>
                          </w:p>
                          <w:p w14:paraId="65BEE6F4" w14:textId="77777777" w:rsidR="009B0D46" w:rsidRDefault="009B0D46">
                            <w:pPr>
                              <w:spacing w:after="0"/>
                              <w:rPr>
                                <w:rFonts w:ascii="Courier New" w:hAnsi="Courier New" w:cs="Courier New"/>
                                <w:sz w:val="22"/>
                                <w:lang w:val="sr-Latn-BA"/>
                              </w:rPr>
                              <w:pPrChange w:id="1684" w:author="Rajo" w:date="2018-05-26T15:23:00Z">
                                <w:pPr/>
                              </w:pPrChange>
                            </w:pPr>
                            <w:r>
                              <w:rPr>
                                <w:rFonts w:ascii="Courier New" w:hAnsi="Courier New" w:cs="Courier New"/>
                                <w:sz w:val="22"/>
                                <w:lang w:val="sr-Latn-BA"/>
                              </w:rPr>
                              <w:t xml:space="preserve">   &lt;saml:AuthnStatement&gt;...&lt;/saml:AuthnStatement&gt;</w:t>
                            </w:r>
                          </w:p>
                          <w:p w14:paraId="67AF0BF5" w14:textId="77777777" w:rsidR="009B0D46" w:rsidRDefault="009B0D46">
                            <w:pPr>
                              <w:spacing w:after="0"/>
                              <w:rPr>
                                <w:rFonts w:ascii="Courier New" w:hAnsi="Courier New" w:cs="Courier New"/>
                                <w:sz w:val="22"/>
                                <w:lang w:val="sr-Latn-BA"/>
                              </w:rPr>
                              <w:pPrChange w:id="1685"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9B0D46" w:rsidRDefault="009B0D46">
                            <w:pPr>
                              <w:pStyle w:val="HTMLPreformatted"/>
                              <w:spacing w:after="0"/>
                              <w:rPr>
                                <w:sz w:val="22"/>
                              </w:rPr>
                              <w:pPrChange w:id="1686"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9B0D46" w:rsidRDefault="009B0D46">
                            <w:pPr>
                              <w:pStyle w:val="HTMLPreformatted"/>
                              <w:spacing w:after="0"/>
                              <w:rPr>
                                <w:color w:val="000000"/>
                              </w:rPr>
                              <w:pPrChange w:id="1687"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9B0D46" w:rsidRDefault="009B0D46">
                            <w:pPr>
                              <w:spacing w:after="0"/>
                              <w:rPr>
                                <w:rFonts w:ascii="Courier New" w:hAnsi="Courier New" w:cs="Courier New"/>
                                <w:sz w:val="22"/>
                                <w:lang w:val="sr-Latn-BA"/>
                              </w:rPr>
                              <w:pPrChange w:id="1688" w:author="Rajo" w:date="2018-05-26T15:23:00Z">
                                <w:pPr/>
                              </w:pPrChange>
                            </w:pPr>
                            <w:r>
                              <w:rPr>
                                <w:rFonts w:ascii="Courier New" w:hAnsi="Courier New" w:cs="Courier New"/>
                                <w:sz w:val="22"/>
                                <w:lang w:val="sr-Latn-BA"/>
                              </w:rPr>
                              <w:t>&lt;/saml:Assertion&gt;</w:t>
                            </w:r>
                          </w:p>
                          <w:p w14:paraId="3C61640E" w14:textId="77777777" w:rsidR="009B0D46" w:rsidRDefault="009B0D46">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77"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J5kPaVDAgAArwQA&#10;AA4AAAAAAAAAAAAAAAAALgIAAGRycy9lMm9Eb2MueG1sUEsBAi0AFAAGAAgAAAAhACb+fL/dAAAA&#10;BQEAAA8AAAAAAAAAAAAAAAAAnQQAAGRycy9kb3ducmV2LnhtbFBLBQYAAAAABAAEAPMAAACnBQAA&#10;AAA=&#10;" fillcolor="#dbe5f1 [660]" strokecolor="#8db3e2 [1311]">
                <v:textbox>
                  <w:txbxContent>
                    <w:p w14:paraId="28B81782" w14:textId="77777777" w:rsidR="009B0D46" w:rsidRDefault="009B0D46">
                      <w:pPr>
                        <w:spacing w:after="0"/>
                        <w:rPr>
                          <w:rFonts w:ascii="Courier New" w:hAnsi="Courier New" w:cs="Courier New"/>
                          <w:sz w:val="22"/>
                          <w:lang w:val="sr-Latn-BA"/>
                        </w:rPr>
                        <w:pPrChange w:id="1689" w:author="Rajo" w:date="2018-05-26T15:23:00Z">
                          <w:pPr/>
                        </w:pPrChange>
                      </w:pPr>
                      <w:r>
                        <w:rPr>
                          <w:rFonts w:ascii="Courier New" w:hAnsi="Courier New" w:cs="Courier New"/>
                          <w:sz w:val="22"/>
                          <w:lang w:val="sr-Latn-BA"/>
                        </w:rPr>
                        <w:t>&lt;saml:Assertion ...&gt;</w:t>
                      </w:r>
                    </w:p>
                    <w:p w14:paraId="396AAB45" w14:textId="77777777" w:rsidR="009B0D46" w:rsidRDefault="009B0D46">
                      <w:pPr>
                        <w:spacing w:after="0"/>
                        <w:rPr>
                          <w:rFonts w:ascii="Courier New" w:hAnsi="Courier New" w:cs="Courier New"/>
                          <w:sz w:val="22"/>
                          <w:lang w:val="sr-Latn-BA"/>
                        </w:rPr>
                        <w:pPrChange w:id="1690" w:author="Rajo" w:date="2018-05-26T15:23:00Z">
                          <w:pPr/>
                        </w:pPrChange>
                      </w:pPr>
                      <w:r>
                        <w:rPr>
                          <w:rFonts w:ascii="Courier New" w:hAnsi="Courier New" w:cs="Courier New"/>
                          <w:sz w:val="22"/>
                          <w:lang w:val="sr-Latn-BA"/>
                        </w:rPr>
                        <w:t xml:space="preserve">   &lt;saml:Issuer&gt;...&lt;/saml:Issuer&gt;</w:t>
                      </w:r>
                    </w:p>
                    <w:p w14:paraId="4C395620" w14:textId="77777777" w:rsidR="009B0D46" w:rsidRDefault="009B0D46">
                      <w:pPr>
                        <w:spacing w:after="0"/>
                        <w:rPr>
                          <w:rFonts w:ascii="Courier New" w:hAnsi="Courier New" w:cs="Courier New"/>
                          <w:sz w:val="22"/>
                          <w:lang w:val="sr-Latn-BA"/>
                        </w:rPr>
                        <w:pPrChange w:id="1691" w:author="Rajo" w:date="2018-05-26T15:23:00Z">
                          <w:pPr/>
                        </w:pPrChange>
                      </w:pPr>
                      <w:r>
                        <w:rPr>
                          <w:rFonts w:ascii="Courier New" w:hAnsi="Courier New" w:cs="Courier New"/>
                          <w:sz w:val="22"/>
                          <w:lang w:val="sr-Latn-BA"/>
                        </w:rPr>
                        <w:t xml:space="preserve">   &lt;saml:Subject&gt;...&lt;/saml:Subject&gt;</w:t>
                      </w:r>
                    </w:p>
                    <w:p w14:paraId="4EA9DE38" w14:textId="77777777" w:rsidR="009B0D46" w:rsidRDefault="009B0D46">
                      <w:pPr>
                        <w:spacing w:after="0"/>
                        <w:rPr>
                          <w:rFonts w:ascii="Courier New" w:hAnsi="Courier New" w:cs="Courier New"/>
                          <w:sz w:val="22"/>
                          <w:lang w:val="sr-Latn-BA"/>
                        </w:rPr>
                        <w:pPrChange w:id="1692" w:author="Rajo" w:date="2018-05-26T15:23:00Z">
                          <w:pPr/>
                        </w:pPrChange>
                      </w:pPr>
                      <w:r>
                        <w:rPr>
                          <w:rFonts w:ascii="Courier New" w:hAnsi="Courier New" w:cs="Courier New"/>
                          <w:sz w:val="22"/>
                          <w:lang w:val="sr-Latn-BA"/>
                        </w:rPr>
                        <w:t xml:space="preserve">   &lt;saml:Conditions&gt;...&lt;/saml:Conditions&gt;</w:t>
                      </w:r>
                    </w:p>
                    <w:p w14:paraId="65BEE6F4" w14:textId="77777777" w:rsidR="009B0D46" w:rsidRDefault="009B0D46">
                      <w:pPr>
                        <w:spacing w:after="0"/>
                        <w:rPr>
                          <w:rFonts w:ascii="Courier New" w:hAnsi="Courier New" w:cs="Courier New"/>
                          <w:sz w:val="22"/>
                          <w:lang w:val="sr-Latn-BA"/>
                        </w:rPr>
                        <w:pPrChange w:id="1693" w:author="Rajo" w:date="2018-05-26T15:23:00Z">
                          <w:pPr/>
                        </w:pPrChange>
                      </w:pPr>
                      <w:r>
                        <w:rPr>
                          <w:rFonts w:ascii="Courier New" w:hAnsi="Courier New" w:cs="Courier New"/>
                          <w:sz w:val="22"/>
                          <w:lang w:val="sr-Latn-BA"/>
                        </w:rPr>
                        <w:t xml:space="preserve">   &lt;saml:AuthnStatement&gt;...&lt;/saml:AuthnStatement&gt;</w:t>
                      </w:r>
                    </w:p>
                    <w:p w14:paraId="67AF0BF5" w14:textId="77777777" w:rsidR="009B0D46" w:rsidRDefault="009B0D46">
                      <w:pPr>
                        <w:spacing w:after="0"/>
                        <w:rPr>
                          <w:rFonts w:ascii="Courier New" w:hAnsi="Courier New" w:cs="Courier New"/>
                          <w:sz w:val="22"/>
                          <w:lang w:val="sr-Latn-BA"/>
                        </w:rPr>
                        <w:pPrChange w:id="1694"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9B0D46" w:rsidRDefault="009B0D46">
                      <w:pPr>
                        <w:pStyle w:val="HTMLPreformatted"/>
                        <w:spacing w:after="0"/>
                        <w:rPr>
                          <w:sz w:val="22"/>
                        </w:rPr>
                        <w:pPrChange w:id="1695"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9B0D46" w:rsidRDefault="009B0D46">
                      <w:pPr>
                        <w:pStyle w:val="HTMLPreformatted"/>
                        <w:spacing w:after="0"/>
                        <w:rPr>
                          <w:color w:val="000000"/>
                        </w:rPr>
                        <w:pPrChange w:id="1696"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9B0D46" w:rsidRDefault="009B0D46">
                      <w:pPr>
                        <w:spacing w:after="0"/>
                        <w:rPr>
                          <w:rFonts w:ascii="Courier New" w:hAnsi="Courier New" w:cs="Courier New"/>
                          <w:sz w:val="22"/>
                          <w:lang w:val="sr-Latn-BA"/>
                        </w:rPr>
                        <w:pPrChange w:id="1697" w:author="Rajo" w:date="2018-05-26T15:23:00Z">
                          <w:pPr/>
                        </w:pPrChange>
                      </w:pPr>
                      <w:r>
                        <w:rPr>
                          <w:rFonts w:ascii="Courier New" w:hAnsi="Courier New" w:cs="Courier New"/>
                          <w:sz w:val="22"/>
                          <w:lang w:val="sr-Latn-BA"/>
                        </w:rPr>
                        <w:t>&lt;/saml:Assertion&gt;</w:t>
                      </w:r>
                    </w:p>
                    <w:p w14:paraId="3C61640E" w14:textId="77777777" w:rsidR="009B0D46" w:rsidRDefault="009B0D46">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rsidP="00233832">
      <w:pPr>
        <w:spacing w:line="240" w:lineRule="auto"/>
        <w:ind w:firstLine="360"/>
        <w:jc w:val="both"/>
        <w:rPr>
          <w:del w:id="1698" w:author="Rajo" w:date="2018-05-26T15:20:00Z"/>
          <w:lang w:val="bs-Latn-BA"/>
        </w:rPr>
      </w:pPr>
      <w:r>
        <w:rPr>
          <w:lang w:val="bs-Latn-BA"/>
        </w:rPr>
        <w:t xml:space="preserve">SAML tvrdnje se obično prenose od strane </w:t>
      </w:r>
      <w:del w:id="1699" w:author="Rajo" w:date="2018-05-23T20:12:00Z">
        <w:r w:rsidDel="00910C56">
          <w:rPr>
            <w:lang w:val="bs-Latn-BA"/>
          </w:rPr>
          <w:delText>provajdera identiteta</w:delText>
        </w:r>
      </w:del>
      <w:ins w:id="1700" w:author="Rajo" w:date="2018-05-23T20:12:00Z">
        <w:r w:rsidR="00910C56">
          <w:rPr>
            <w:lang w:val="bs-Latn-BA"/>
          </w:rPr>
          <w:t>davaoca identiteta</w:t>
        </w:r>
      </w:ins>
      <w:r>
        <w:rPr>
          <w:lang w:val="bs-Latn-BA"/>
        </w:rPr>
        <w:t xml:space="preserve"> prema </w:t>
      </w:r>
      <w:del w:id="1701" w:author="Rajo" w:date="2018-05-23T20:05:00Z">
        <w:r w:rsidDel="00847196">
          <w:rPr>
            <w:lang w:val="bs-Latn-BA"/>
          </w:rPr>
          <w:delText>servis provajderu</w:delText>
        </w:r>
      </w:del>
      <w:ins w:id="1702" w:author="Rajo" w:date="2018-05-23T20:09:00Z">
        <w:r w:rsidR="00BD270B">
          <w:rPr>
            <w:lang w:val="bs-Latn-BA"/>
          </w:rPr>
          <w:t>davaoca usluge</w:t>
        </w:r>
      </w:ins>
      <w:r>
        <w:rPr>
          <w:lang w:val="bs-Latn-BA"/>
        </w:rPr>
        <w:t>. Tvrdnje sadrže izjave (</w:t>
      </w:r>
      <w:r>
        <w:rPr>
          <w:i/>
          <w:lang w:val="bs-Latn-BA"/>
        </w:rPr>
        <w:t>statements</w:t>
      </w:r>
      <w:r>
        <w:rPr>
          <w:lang w:val="bs-Latn-BA"/>
        </w:rPr>
        <w:t xml:space="preserve">) koje </w:t>
      </w:r>
      <w:del w:id="1703" w:author="Rajo" w:date="2018-05-23T20:14:00Z">
        <w:r w:rsidDel="00910C56">
          <w:rPr>
            <w:lang w:val="bs-Latn-BA"/>
          </w:rPr>
          <w:delText>servis provajder</w:delText>
        </w:r>
      </w:del>
      <w:ins w:id="1704"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1705" w:author="Rajo" w:date="2018-05-28T20:17:00Z">
        <w:r w:rsidR="0048534C">
          <w:rPr>
            <w:lang w:val="bs-Latn-BA"/>
          </w:rPr>
          <w:t xml:space="preserve">: </w:t>
        </w:r>
      </w:ins>
      <w:moveToRangeStart w:id="1706" w:author="Rajo" w:date="2018-05-26T15:21:00Z" w:name="move515111394"/>
      <w:moveTo w:id="1707" w:author="Rajo" w:date="2018-05-26T15:21:00Z">
        <w:r w:rsidR="00A42333">
          <w:rPr>
            <w:vertAlign w:val="superscript"/>
            <w:lang w:val="bs-Latn-BA"/>
          </w:rPr>
          <w:t>[8]</w:t>
        </w:r>
      </w:moveTo>
      <w:moveToRangeEnd w:id="1706"/>
      <w:del w:id="1708"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1709" w:author="Rajo" w:date="2018-06-17T14:46: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r>
        <w:rPr>
          <w:b/>
          <w:i/>
          <w:lang w:val="bs-Latn-BA"/>
        </w:rPr>
        <w:t>Authentication statements</w:t>
      </w:r>
      <w:r>
        <w:rPr>
          <w:b/>
          <w:lang w:val="bs-Latn-BA"/>
        </w:rPr>
        <w:t>)</w:t>
      </w:r>
      <w:r>
        <w:rPr>
          <w:lang w:val="bs-Latn-BA"/>
        </w:rPr>
        <w:t xml:space="preserve"> – govore </w:t>
      </w:r>
      <w:del w:id="1710" w:author="Rajo" w:date="2018-05-23T20:05:00Z">
        <w:r w:rsidDel="00847196">
          <w:rPr>
            <w:lang w:val="bs-Latn-BA"/>
          </w:rPr>
          <w:delText>servis provajderu</w:delText>
        </w:r>
      </w:del>
      <w:ins w:id="1711" w:author="Rajo" w:date="2018-05-23T20:09:00Z">
        <w:r w:rsidR="00BD270B">
          <w:rPr>
            <w:lang w:val="bs-Latn-BA"/>
          </w:rPr>
          <w:t>davaoca usluge</w:t>
        </w:r>
      </w:ins>
      <w:r>
        <w:rPr>
          <w:lang w:val="bs-Latn-BA"/>
        </w:rPr>
        <w:t xml:space="preserve"> da se korisnik autentikovao na strani </w:t>
      </w:r>
      <w:del w:id="1712" w:author="Rajo" w:date="2018-05-23T20:12:00Z">
        <w:r w:rsidDel="00910C56">
          <w:rPr>
            <w:lang w:val="bs-Latn-BA"/>
          </w:rPr>
          <w:delText>provajdera identiteta</w:delText>
        </w:r>
      </w:del>
      <w:ins w:id="1713"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r>
        <w:rPr>
          <w:b/>
          <w:i/>
          <w:lang w:val="bs-Latn-BA"/>
        </w:rPr>
        <w:t>Attribute statements</w:t>
      </w:r>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6655C394" w14:textId="72911FE1" w:rsidR="00E94ADE" w:rsidDel="00CA1BEB" w:rsidRDefault="00CC5052">
      <w:pPr>
        <w:pStyle w:val="ListParagraph1"/>
        <w:numPr>
          <w:ilvl w:val="0"/>
          <w:numId w:val="9"/>
        </w:numPr>
        <w:spacing w:line="240" w:lineRule="auto"/>
        <w:jc w:val="both"/>
        <w:rPr>
          <w:del w:id="1714" w:author="Rajo" w:date="2018-05-26T15:23:00Z"/>
          <w:b/>
          <w:lang w:val="bs-Latn-BA"/>
        </w:rPr>
      </w:pPr>
      <w:r>
        <w:rPr>
          <w:b/>
          <w:lang w:val="bs-Latn-BA"/>
        </w:rPr>
        <w:t>Autorizacione odluke (</w:t>
      </w:r>
      <w:r>
        <w:rPr>
          <w:b/>
          <w:i/>
          <w:lang w:val="bs-Latn-BA"/>
        </w:rPr>
        <w:t>Authorization decision statements</w:t>
      </w:r>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w:t>
      </w:r>
      <w:del w:id="1715" w:author="Rajo" w:date="2018-06-17T18:06:00Z">
        <w:r w:rsidRPr="00E361C3" w:rsidDel="00E361C3">
          <w:rPr>
            <w:b/>
            <w:lang w:val="bs-Latn-BA"/>
            <w:rPrChange w:id="1716" w:author="Rajo" w:date="2018-06-17T18:06:00Z">
              <w:rPr>
                <w:lang w:val="bs-Latn-BA"/>
              </w:rPr>
            </w:rPrChange>
          </w:rPr>
          <w:delText>g</w:delText>
        </w:r>
      </w:del>
      <w:ins w:id="1717" w:author="Rajo" w:date="2018-06-17T18:06:00Z">
        <w:r w:rsidR="00E361C3" w:rsidRPr="00E361C3">
          <w:rPr>
            <w:b/>
            <w:lang w:val="bs-Latn-BA"/>
            <w:rPrChange w:id="1718" w:author="Rajo" w:date="2018-06-17T18:06:00Z">
              <w:rPr>
                <w:lang w:val="bs-Latn-BA"/>
              </w:rPr>
            </w:rPrChange>
          </w:rPr>
          <w:t>G</w:t>
        </w:r>
      </w:ins>
      <w:r w:rsidRPr="00E361C3">
        <w:rPr>
          <w:b/>
          <w:lang w:val="bs-Latn-BA"/>
          <w:rPrChange w:id="1719" w:author="Rajo" w:date="2018-06-17T18:06:00Z">
            <w:rPr>
              <w:lang w:val="bs-Latn-BA"/>
            </w:rPr>
          </w:rPrChange>
        </w:rPr>
        <w:t xml:space="preserve">lavi </w:t>
      </w:r>
      <w:del w:id="1720" w:author="Rajo" w:date="2018-06-17T18:06:00Z">
        <w:r w:rsidRPr="00E361C3" w:rsidDel="00E361C3">
          <w:rPr>
            <w:b/>
            <w:lang w:val="bs-Latn-BA"/>
            <w:rPrChange w:id="1721" w:author="Rajo" w:date="2018-06-17T18:06:00Z">
              <w:rPr>
                <w:lang w:val="bs-Latn-BA"/>
              </w:rPr>
            </w:rPrChange>
          </w:rPr>
          <w:delText>7</w:delText>
        </w:r>
      </w:del>
      <w:ins w:id="1722" w:author="Rajo" w:date="2018-06-17T18:06:00Z">
        <w:r w:rsidR="00E361C3" w:rsidRPr="00E361C3">
          <w:rPr>
            <w:b/>
            <w:lang w:val="bs-Latn-BA"/>
            <w:rPrChange w:id="1723" w:author="Rajo" w:date="2018-06-17T18:06:00Z">
              <w:rPr>
                <w:lang w:val="bs-Latn-BA"/>
              </w:rPr>
            </w:rPrChange>
          </w:rPr>
          <w:t>8</w:t>
        </w:r>
      </w:ins>
      <w:r>
        <w:rPr>
          <w:lang w:val="bs-Latn-BA"/>
        </w:rPr>
        <w:t xml:space="preserve">. </w:t>
      </w:r>
      <w:moveFromRangeStart w:id="1724" w:author="Rajo" w:date="2018-05-26T15:21:00Z" w:name="move515111394"/>
      <w:moveFrom w:id="1725" w:author="Rajo" w:date="2018-05-26T15:21:00Z">
        <w:r w:rsidDel="00A42333">
          <w:rPr>
            <w:vertAlign w:val="superscript"/>
            <w:lang w:val="bs-Latn-BA"/>
          </w:rPr>
          <w:t>[8]</w:t>
        </w:r>
      </w:moveFrom>
      <w:moveFromRangeEnd w:id="1724"/>
    </w:p>
    <w:p w14:paraId="033CFF47" w14:textId="77777777" w:rsidR="00E94ADE" w:rsidRPr="007F33F9" w:rsidRDefault="00E94ADE">
      <w:pPr>
        <w:pStyle w:val="ListParagraph1"/>
        <w:numPr>
          <w:ilvl w:val="0"/>
          <w:numId w:val="9"/>
        </w:numPr>
        <w:spacing w:line="240" w:lineRule="auto"/>
        <w:jc w:val="both"/>
        <w:rPr>
          <w:lang w:val="bs-Latn-BA"/>
        </w:rPr>
        <w:pPrChange w:id="1726"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Del="00ED1C20" w:rsidRDefault="00CC5052">
      <w:pPr>
        <w:pStyle w:val="Heading3"/>
        <w:spacing w:line="240" w:lineRule="auto"/>
        <w:jc w:val="both"/>
        <w:rPr>
          <w:del w:id="1727" w:author="Rajo" w:date="2018-06-17T14:35:00Z"/>
          <w:lang w:val="bs-Latn-BA"/>
        </w:rPr>
      </w:pPr>
      <w:bookmarkStart w:id="1728" w:name="_Toc511154426"/>
      <w:r>
        <w:rPr>
          <w:lang w:val="bs-Latn-BA"/>
        </w:rPr>
        <w:lastRenderedPageBreak/>
        <w:t>Protokoli (Protocols)</w:t>
      </w:r>
      <w:bookmarkEnd w:id="1728"/>
    </w:p>
    <w:p w14:paraId="50005C09" w14:textId="77777777" w:rsidR="00E94ADE" w:rsidRPr="00233832" w:rsidRDefault="00E94ADE">
      <w:pPr>
        <w:pStyle w:val="Heading3"/>
        <w:spacing w:line="240" w:lineRule="auto"/>
        <w:jc w:val="both"/>
        <w:rPr>
          <w:lang w:val="bs-Latn-BA"/>
        </w:rPr>
        <w:pPrChange w:id="1729" w:author="Rajo" w:date="2018-06-17T14:35:00Z">
          <w:pPr>
            <w:spacing w:line="240" w:lineRule="auto"/>
            <w:jc w:val="both"/>
          </w:pPr>
        </w:pPrChange>
      </w:pPr>
    </w:p>
    <w:p w14:paraId="38D7AD6C" w14:textId="77777777" w:rsidR="00E94ADE" w:rsidDel="00FF3C88" w:rsidRDefault="00CC5052">
      <w:pPr>
        <w:spacing w:line="240" w:lineRule="auto"/>
        <w:ind w:firstLine="360"/>
        <w:jc w:val="both"/>
        <w:rPr>
          <w:del w:id="1730" w:author="Rajo" w:date="2018-05-23T20:34:00Z"/>
          <w:lang w:val="bs-Latn-BA"/>
        </w:rPr>
        <w:pPrChange w:id="1731" w:author="Rajo" w:date="2018-06-17T14:46:00Z">
          <w:pPr>
            <w:spacing w:line="240" w:lineRule="auto"/>
            <w:ind w:firstLine="720"/>
            <w:jc w:val="both"/>
          </w:pPr>
        </w:pPrChange>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360"/>
        <w:jc w:val="both"/>
        <w:rPr>
          <w:lang w:val="bs-Latn-BA"/>
        </w:rPr>
        <w:pPrChange w:id="1732" w:author="Rajo" w:date="2018-06-17T14:46:00Z">
          <w:pPr>
            <w:spacing w:line="240" w:lineRule="auto"/>
            <w:jc w:val="both"/>
          </w:pPr>
        </w:pPrChange>
      </w:pPr>
    </w:p>
    <w:p w14:paraId="300526FA" w14:textId="7D127E3C" w:rsidR="00E94ADE" w:rsidDel="00FF3C88" w:rsidRDefault="00CC5052" w:rsidP="00233832">
      <w:pPr>
        <w:spacing w:line="240" w:lineRule="auto"/>
        <w:ind w:firstLine="360"/>
        <w:jc w:val="both"/>
        <w:rPr>
          <w:del w:id="1733" w:author="Rajo" w:date="2018-05-23T20:34:00Z"/>
          <w:lang w:val="bs-Latn-BA"/>
        </w:rPr>
      </w:pPr>
      <w:r>
        <w:rPr>
          <w:lang w:val="bs-Latn-BA"/>
        </w:rPr>
        <w:t>Najbitniji tip zahtjeva SAML protokola se naziva upit (</w:t>
      </w:r>
      <w:r>
        <w:rPr>
          <w:i/>
          <w:lang w:val="bs-Latn-BA"/>
        </w:rPr>
        <w:t>query</w:t>
      </w:r>
      <w:r>
        <w:rPr>
          <w:lang w:val="bs-Latn-BA"/>
        </w:rPr>
        <w:t xml:space="preserve">). </w:t>
      </w:r>
      <w:del w:id="1734" w:author="Rajo" w:date="2018-05-23T20:14:00Z">
        <w:r w:rsidDel="00910C56">
          <w:rPr>
            <w:lang w:val="bs-Latn-BA"/>
          </w:rPr>
          <w:delText>Servis provajder</w:delText>
        </w:r>
      </w:del>
      <w:ins w:id="1735" w:author="Rajo" w:date="2018-05-23T20:14:00Z">
        <w:r w:rsidR="00910C56">
          <w:rPr>
            <w:lang w:val="bs-Latn-BA"/>
          </w:rPr>
          <w:t>Davalac usluge</w:t>
        </w:r>
      </w:ins>
      <w:r>
        <w:rPr>
          <w:lang w:val="bs-Latn-BA"/>
        </w:rPr>
        <w:t xml:space="preserve"> upit šalje direktno </w:t>
      </w:r>
      <w:del w:id="1736" w:author="Rajo" w:date="2018-05-23T20:19:00Z">
        <w:r w:rsidDel="00910C56">
          <w:rPr>
            <w:lang w:val="bs-Latn-BA"/>
          </w:rPr>
          <w:delText>provajderu identiteta</w:delText>
        </w:r>
      </w:del>
      <w:ins w:id="1737" w:author="Rajo" w:date="2018-05-23T20:19:00Z">
        <w:r w:rsidR="00910C56">
          <w:rPr>
            <w:lang w:val="bs-Latn-BA"/>
          </w:rPr>
          <w:t>davaocu identiteta</w:t>
        </w:r>
      </w:ins>
      <w:r>
        <w:rPr>
          <w:lang w:val="bs-Latn-BA"/>
        </w:rPr>
        <w:t xml:space="preserve"> putem </w:t>
      </w:r>
      <w:commentRangeStart w:id="1738"/>
      <w:commentRangeStart w:id="1739"/>
      <w:r>
        <w:rPr>
          <w:lang w:val="bs-Latn-BA"/>
        </w:rPr>
        <w:t>sigurnog kanala</w:t>
      </w:r>
      <w:commentRangeEnd w:id="1738"/>
      <w:r w:rsidR="00666E3D">
        <w:rPr>
          <w:rStyle w:val="CommentReference"/>
        </w:rPr>
        <w:commentReference w:id="1738"/>
      </w:r>
      <w:commentRangeEnd w:id="1739"/>
      <w:r w:rsidR="00310776">
        <w:rPr>
          <w:rStyle w:val="CommentReference"/>
        </w:rPr>
        <w:commentReference w:id="1739"/>
      </w:r>
      <w:ins w:id="1740" w:author="Rajo" w:date="2018-05-23T20:40:00Z">
        <w:r w:rsidR="00DB261F">
          <w:rPr>
            <w:lang w:val="bs-Latn-BA"/>
          </w:rPr>
          <w:t xml:space="preserve"> (npr. upotrebom HTTPS protokola)</w:t>
        </w:r>
      </w:ins>
      <w:ins w:id="1741" w:author="Rajo" w:date="2018-05-23T20:39:00Z">
        <w:r w:rsidR="00F1787D">
          <w:rPr>
            <w:lang w:val="bs-Latn-BA"/>
          </w:rPr>
          <w:t>,</w:t>
        </w:r>
      </w:ins>
      <w:ins w:id="1742" w:author="Rajo" w:date="2018-05-23T20:37:00Z">
        <w:r w:rsidR="00F1787D">
          <w:rPr>
            <w:lang w:val="bs-Latn-BA"/>
          </w:rPr>
          <w:t xml:space="preserve"> </w:t>
        </w:r>
      </w:ins>
      <w:ins w:id="1743" w:author="Rajo" w:date="2018-05-23T20:39:00Z">
        <w:r w:rsidR="00F1787D">
          <w:rPr>
            <w:lang w:val="bs-Latn-BA"/>
          </w:rPr>
          <w:t>čime</w:t>
        </w:r>
      </w:ins>
      <w:ins w:id="1744" w:author="Rajo" w:date="2018-05-23T20:37:00Z">
        <w:r w:rsidR="00F1787D">
          <w:rPr>
            <w:lang w:val="bs-Latn-BA"/>
          </w:rPr>
          <w:t xml:space="preserve"> se obezbjeđuje da </w:t>
        </w:r>
      </w:ins>
      <w:ins w:id="1745" w:author="Rajo" w:date="2018-05-23T20:38:00Z">
        <w:r w:rsidR="00F1787D">
          <w:rPr>
            <w:lang w:val="bs-Latn-BA"/>
          </w:rPr>
          <w:t>će podaci biti zaštićeni od neovlaš</w:t>
        </w:r>
      </w:ins>
      <w:ins w:id="1746" w:author="Rajo" w:date="2018-05-23T20:40:00Z">
        <w:r w:rsidR="003F151B">
          <w:rPr>
            <w:lang w:val="bs-Latn-BA"/>
          </w:rPr>
          <w:t>ć</w:t>
        </w:r>
      </w:ins>
      <w:ins w:id="1747" w:author="Rajo" w:date="2018-05-23T20:38:00Z">
        <w:r w:rsidR="00F1787D">
          <w:rPr>
            <w:lang w:val="bs-Latn-BA"/>
          </w:rPr>
          <w:t>e</w:t>
        </w:r>
      </w:ins>
      <w:ins w:id="1748" w:author="Rajo" w:date="2018-05-23T20:39:00Z">
        <w:r w:rsidR="00F1787D">
          <w:rPr>
            <w:lang w:val="bs-Latn-BA"/>
          </w:rPr>
          <w:t>ne upotrebe</w:t>
        </w:r>
      </w:ins>
      <w:r>
        <w:rPr>
          <w:lang w:val="bs-Latn-BA"/>
        </w:rPr>
        <w:t>. U skladu sa tri tipa izjava, postoje tri tipa SAML upita:</w:t>
      </w:r>
      <w:ins w:id="1749" w:author="Rajo" w:date="2018-05-26T16:10:00Z">
        <w:r w:rsidR="00AF728E">
          <w:rPr>
            <w:lang w:val="bs-Latn-BA"/>
          </w:rPr>
          <w:t xml:space="preserve"> </w:t>
        </w:r>
      </w:ins>
      <w:moveToRangeStart w:id="1750" w:author="Rajo" w:date="2018-05-26T16:10:00Z" w:name="move515114333"/>
      <w:moveTo w:id="1751" w:author="Rajo" w:date="2018-05-26T16:10:00Z">
        <w:r w:rsidR="00AF728E" w:rsidRPr="00CD4D2C">
          <w:rPr>
            <w:vertAlign w:val="superscript"/>
            <w:lang w:val="bs-Latn-BA"/>
          </w:rPr>
          <w:t>[8]</w:t>
        </w:r>
      </w:moveTo>
      <w:moveToRangeEnd w:id="1750"/>
    </w:p>
    <w:p w14:paraId="50B50DE0" w14:textId="77777777" w:rsidR="00E94ADE" w:rsidRDefault="00E94ADE">
      <w:pPr>
        <w:spacing w:line="240" w:lineRule="auto"/>
        <w:ind w:firstLine="360"/>
        <w:jc w:val="both"/>
        <w:rPr>
          <w:lang w:val="bs-Latn-BA"/>
        </w:rPr>
        <w:pPrChange w:id="1752" w:author="Rajo" w:date="2018-06-17T14:46: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1753"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1754" w:author="Rajo" w:date="2018-05-23T20:34:00Z">
          <w:pPr>
            <w:spacing w:line="240" w:lineRule="auto"/>
            <w:jc w:val="both"/>
          </w:pPr>
        </w:pPrChange>
      </w:pPr>
    </w:p>
    <w:p w14:paraId="7DF0E86A" w14:textId="6783711F" w:rsidR="00E94ADE" w:rsidDel="00FF3C88" w:rsidRDefault="00CC5052" w:rsidP="00233832">
      <w:pPr>
        <w:spacing w:line="240" w:lineRule="auto"/>
        <w:ind w:firstLine="360"/>
        <w:jc w:val="both"/>
        <w:rPr>
          <w:del w:id="1755" w:author="Rajo" w:date="2018-05-23T20:34:00Z"/>
          <w:lang w:val="bs-Latn-BA"/>
        </w:rPr>
      </w:pPr>
      <w:r>
        <w:rPr>
          <w:lang w:val="bs-Latn-BA"/>
        </w:rPr>
        <w:t xml:space="preserve">Među navedenim, atributski upit je </w:t>
      </w:r>
      <w:commentRangeStart w:id="1756"/>
      <w:commentRangeStart w:id="1757"/>
      <w:r>
        <w:rPr>
          <w:lang w:val="bs-Latn-BA"/>
        </w:rPr>
        <w:t>možda najvažniji</w:t>
      </w:r>
      <w:commentRangeEnd w:id="1756"/>
      <w:r>
        <w:commentReference w:id="1756"/>
      </w:r>
      <w:commentRangeEnd w:id="1757"/>
      <w:r w:rsidR="00310776">
        <w:rPr>
          <w:rStyle w:val="CommentReference"/>
        </w:rPr>
        <w:commentReference w:id="1757"/>
      </w:r>
      <w:del w:id="1758" w:author="Rajo" w:date="2018-05-26T16:09:00Z">
        <w:r w:rsidDel="00AF728E">
          <w:rPr>
            <w:lang w:val="bs-Latn-BA"/>
          </w:rPr>
          <w:delText xml:space="preserve">. </w:delText>
        </w:r>
      </w:del>
      <w:del w:id="1759" w:author="Rajo" w:date="2018-05-26T16:00:00Z">
        <w:r w:rsidDel="00406B90">
          <w:rPr>
            <w:lang w:val="bs-Latn-BA"/>
          </w:rPr>
          <w:delText>R</w:delText>
        </w:r>
      </w:del>
      <w:del w:id="1760" w:author="Rajo" w:date="2018-05-26T16:09:00Z">
        <w:r w:rsidDel="00AF728E">
          <w:rPr>
            <w:lang w:val="bs-Latn-BA"/>
          </w:rPr>
          <w:delText xml:space="preserve">ezultat takvog upita </w:delText>
        </w:r>
      </w:del>
      <w:del w:id="1761" w:author="Rajo" w:date="2018-05-26T16:00:00Z">
        <w:r w:rsidDel="0026095A">
          <w:rPr>
            <w:lang w:val="bs-Latn-BA"/>
          </w:rPr>
          <w:delText xml:space="preserve">je </w:delText>
        </w:r>
      </w:del>
      <w:del w:id="1762" w:author="Rajo" w:date="2018-05-26T16:09:00Z">
        <w:r w:rsidDel="00AF728E">
          <w:rPr>
            <w:lang w:val="bs-Latn-BA"/>
          </w:rPr>
          <w:delText>SAML odgovor koji sadrži tvrdnju koja se sastoji od gore navedenih</w:delText>
        </w:r>
      </w:del>
      <w:ins w:id="1763" w:author="Rajo" w:date="2018-05-26T16:09:00Z">
        <w:r w:rsidR="00AF728E">
          <w:rPr>
            <w:lang w:val="bs-Latn-BA"/>
          </w:rPr>
          <w:t xml:space="preserve"> iz razloga što se</w:t>
        </w:r>
      </w:ins>
      <w:r>
        <w:rPr>
          <w:lang w:val="bs-Latn-BA"/>
        </w:rPr>
        <w:t xml:space="preserve"> atributsk</w:t>
      </w:r>
      <w:ins w:id="1764" w:author="Rajo" w:date="2018-05-26T16:09:00Z">
        <w:r w:rsidR="00AF728E">
          <w:rPr>
            <w:lang w:val="bs-Latn-BA"/>
          </w:rPr>
          <w:t>e</w:t>
        </w:r>
      </w:ins>
      <w:del w:id="1765" w:author="Rajo" w:date="2018-05-26T16:09:00Z">
        <w:r w:rsidDel="00AF728E">
          <w:rPr>
            <w:lang w:val="bs-Latn-BA"/>
          </w:rPr>
          <w:delText>ih</w:delText>
        </w:r>
      </w:del>
      <w:r>
        <w:rPr>
          <w:lang w:val="bs-Latn-BA"/>
        </w:rPr>
        <w:t xml:space="preserve"> izjav</w:t>
      </w:r>
      <w:ins w:id="1766" w:author="Rajo" w:date="2018-05-26T16:09:00Z">
        <w:r w:rsidR="00AF728E">
          <w:rPr>
            <w:lang w:val="bs-Latn-BA"/>
          </w:rPr>
          <w:t>e</w:t>
        </w:r>
      </w:ins>
      <w:del w:id="1767" w:author="Rajo" w:date="2018-05-26T16:09:00Z">
        <w:r w:rsidDel="00AF728E">
          <w:rPr>
            <w:lang w:val="bs-Latn-BA"/>
          </w:rPr>
          <w:delText>a</w:delText>
        </w:r>
      </w:del>
      <w:ins w:id="1768" w:author="Rajo" w:date="2018-05-26T16:04:00Z">
        <w:r w:rsidR="0026095A">
          <w:rPr>
            <w:lang w:val="bs-Latn-BA"/>
          </w:rPr>
          <w:t xml:space="preserve"> često koriste za </w:t>
        </w:r>
      </w:ins>
      <w:ins w:id="1769" w:author="Rajo" w:date="2018-05-26T16:14:00Z">
        <w:r w:rsidR="00D35DCB">
          <w:rPr>
            <w:lang w:val="bs-Latn-BA"/>
          </w:rPr>
          <w:t>pružanje</w:t>
        </w:r>
      </w:ins>
      <w:ins w:id="1770" w:author="Rajo" w:date="2018-05-26T16:04:00Z">
        <w:r w:rsidR="0026095A">
          <w:rPr>
            <w:lang w:val="bs-Latn-BA"/>
          </w:rPr>
          <w:t xml:space="preserve"> </w:t>
        </w:r>
      </w:ins>
      <w:ins w:id="1771" w:author="Rajo" w:date="2018-05-26T16:05:00Z">
        <w:r w:rsidR="0026095A">
          <w:rPr>
            <w:lang w:val="bs-Latn-BA"/>
          </w:rPr>
          <w:t xml:space="preserve">podataka o korisniku na osnovu kojih </w:t>
        </w:r>
      </w:ins>
      <w:ins w:id="1772" w:author="Rajo" w:date="2018-05-26T16:15:00Z">
        <w:r w:rsidR="00E04911">
          <w:rPr>
            <w:lang w:val="bs-Latn-BA"/>
          </w:rPr>
          <w:t xml:space="preserve">strana </w:t>
        </w:r>
      </w:ins>
      <w:ins w:id="1773" w:author="Rajo" w:date="2018-05-26T16:16:00Z">
        <w:r w:rsidR="00E04911">
          <w:rPr>
            <w:lang w:val="bs-Latn-BA"/>
          </w:rPr>
          <w:t xml:space="preserve">koja je izdala upit može nadalje samostalno donositi </w:t>
        </w:r>
      </w:ins>
      <w:ins w:id="1774" w:author="Rajo" w:date="2018-05-26T16:05:00Z">
        <w:r w:rsidR="0026095A">
          <w:rPr>
            <w:lang w:val="bs-Latn-BA"/>
          </w:rPr>
          <w:t xml:space="preserve">odluke </w:t>
        </w:r>
      </w:ins>
      <w:ins w:id="1775" w:author="Rajo" w:date="2018-05-26T16:07:00Z">
        <w:r w:rsidR="001A34F0">
          <w:rPr>
            <w:lang w:val="bs-Latn-BA"/>
          </w:rPr>
          <w:t>o</w:t>
        </w:r>
      </w:ins>
      <w:ins w:id="1776" w:author="Rajo" w:date="2018-05-26T16:05:00Z">
        <w:r w:rsidR="0026095A">
          <w:rPr>
            <w:lang w:val="bs-Latn-BA"/>
          </w:rPr>
          <w:t xml:space="preserve"> </w:t>
        </w:r>
      </w:ins>
      <w:ins w:id="1777" w:author="Rajo" w:date="2018-05-26T16:11:00Z">
        <w:r w:rsidR="00AB2E70">
          <w:rPr>
            <w:lang w:val="bs-Latn-BA"/>
          </w:rPr>
          <w:t>njegovim pravima</w:t>
        </w:r>
      </w:ins>
      <w:ins w:id="1778" w:author="Rajo" w:date="2018-05-26T16:05:00Z">
        <w:r w:rsidR="0026095A">
          <w:rPr>
            <w:lang w:val="bs-Latn-BA"/>
          </w:rPr>
          <w:t xml:space="preserve"> pristupa</w:t>
        </w:r>
      </w:ins>
      <w:ins w:id="1779" w:author="Rajo" w:date="2018-05-26T16:16:00Z">
        <w:r w:rsidR="00E04911">
          <w:rPr>
            <w:lang w:val="bs-Latn-BA"/>
          </w:rPr>
          <w:t xml:space="preserve">. Npr. </w:t>
        </w:r>
      </w:ins>
      <w:ins w:id="1780" w:author="Rajo" w:date="2018-05-26T16:17:00Z">
        <w:r w:rsidR="00E04911">
          <w:rPr>
            <w:lang w:val="bs-Latn-BA"/>
          </w:rPr>
          <w:t>a</w:t>
        </w:r>
      </w:ins>
      <w:ins w:id="1781" w:author="Rajo" w:date="2018-05-26T16:16:00Z">
        <w:r w:rsidR="00E04911">
          <w:rPr>
            <w:lang w:val="bs-Latn-BA"/>
          </w:rPr>
          <w:t>utorizacijski upit koji kao rezultat v</w:t>
        </w:r>
      </w:ins>
      <w:ins w:id="1782" w:author="Rajo" w:date="2018-05-26T16:17:00Z">
        <w:r w:rsidR="00E04911">
          <w:rPr>
            <w:lang w:val="bs-Latn-BA"/>
          </w:rPr>
          <w:t xml:space="preserve">raća osnovne informacije o korisniku zajedno sa ulogama koje on posjeduje u okviru sistema koji je izdao </w:t>
        </w:r>
      </w:ins>
      <w:ins w:id="1783" w:author="Rajo" w:date="2018-05-26T16:19:00Z">
        <w:r w:rsidR="00E04911">
          <w:rPr>
            <w:lang w:val="bs-Latn-BA"/>
          </w:rPr>
          <w:t>taj</w:t>
        </w:r>
      </w:ins>
      <w:ins w:id="1784" w:author="Rajo" w:date="2018-05-26T16:17:00Z">
        <w:r w:rsidR="00E04911">
          <w:rPr>
            <w:lang w:val="bs-Latn-BA"/>
          </w:rPr>
          <w:t xml:space="preserve"> upit</w:t>
        </w:r>
      </w:ins>
      <w:ins w:id="1785" w:author="Rajo" w:date="2018-05-26T16:18:00Z">
        <w:r w:rsidR="00E04911">
          <w:rPr>
            <w:lang w:val="bs-Latn-BA"/>
          </w:rPr>
          <w:t>, na osnovu čega za tog korisnika kreira odgovarajući sigurnosni kontekst.</w:t>
        </w:r>
      </w:ins>
      <w:del w:id="1786" w:author="Rajo" w:date="2018-05-26T16:16:00Z">
        <w:r w:rsidDel="00E04911">
          <w:rPr>
            <w:lang w:val="bs-Latn-BA"/>
          </w:rPr>
          <w:delText>.</w:delText>
        </w:r>
      </w:del>
      <w:del w:id="1787" w:author="Rajo" w:date="2018-05-26T16:12:00Z">
        <w:r w:rsidDel="00F66E2E">
          <w:rPr>
            <w:lang w:val="bs-Latn-BA"/>
          </w:rPr>
          <w:delText xml:space="preserve"> </w:delText>
        </w:r>
      </w:del>
      <w:moveFromRangeStart w:id="1788" w:author="Rajo" w:date="2018-05-26T16:10:00Z" w:name="move515114333"/>
      <w:moveFrom w:id="1789" w:author="Rajo" w:date="2018-05-26T16:10:00Z">
        <w:del w:id="1790" w:author="Rajo" w:date="2018-05-26T16:16:00Z">
          <w:r w:rsidRPr="000A317A" w:rsidDel="00E04911">
            <w:rPr>
              <w:vertAlign w:val="superscript"/>
              <w:lang w:val="bs-Latn-BA"/>
              <w:rPrChange w:id="1791" w:author="Rajo" w:date="2018-05-23T20:26:00Z">
                <w:rPr>
                  <w:lang w:val="bs-Latn-BA"/>
                </w:rPr>
              </w:rPrChange>
            </w:rPr>
            <w:delText>[8]</w:delText>
          </w:r>
        </w:del>
      </w:moveFrom>
      <w:moveFromRangeEnd w:id="1788"/>
    </w:p>
    <w:p w14:paraId="1E113427" w14:textId="77777777" w:rsidR="00E94ADE" w:rsidRDefault="00E94ADE">
      <w:pPr>
        <w:spacing w:line="240" w:lineRule="auto"/>
        <w:ind w:firstLine="360"/>
        <w:jc w:val="both"/>
        <w:rPr>
          <w:lang w:val="bs-Latn-BA"/>
        </w:rPr>
        <w:pPrChange w:id="1792" w:author="Rajo" w:date="2018-06-17T14:46: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Del="00E15409" w:rsidRDefault="00CC5052">
      <w:pPr>
        <w:pStyle w:val="Heading3"/>
        <w:spacing w:line="240" w:lineRule="auto"/>
        <w:jc w:val="both"/>
        <w:rPr>
          <w:del w:id="1793" w:author="Rajo" w:date="2018-06-17T14:36:00Z"/>
          <w:lang w:val="bs-Latn-BA"/>
        </w:rPr>
      </w:pPr>
      <w:bookmarkStart w:id="1794" w:name="_Toc511154427"/>
      <w:r>
        <w:rPr>
          <w:lang w:val="bs-Latn-BA"/>
        </w:rPr>
        <w:t>Povezivanja/uvezivanja (Bindings)</w:t>
      </w:r>
      <w:bookmarkEnd w:id="1794"/>
    </w:p>
    <w:p w14:paraId="1FB92499" w14:textId="77777777" w:rsidR="00E94ADE" w:rsidRPr="00233832" w:rsidRDefault="00E94ADE">
      <w:pPr>
        <w:pStyle w:val="Heading3"/>
        <w:spacing w:line="240" w:lineRule="auto"/>
        <w:jc w:val="both"/>
        <w:rPr>
          <w:lang w:val="bs-Latn-BA"/>
        </w:rPr>
        <w:pPrChange w:id="1795" w:author="Rajo" w:date="2018-06-17T14:36:00Z">
          <w:pPr>
            <w:spacing w:line="240" w:lineRule="auto"/>
            <w:jc w:val="both"/>
          </w:pPr>
        </w:pPrChange>
      </w:pPr>
    </w:p>
    <w:p w14:paraId="1CBDB7FC" w14:textId="04DBFAF0" w:rsidR="00E94ADE" w:rsidDel="00FF3C88" w:rsidRDefault="00CC5052">
      <w:pPr>
        <w:spacing w:line="240" w:lineRule="auto"/>
        <w:ind w:firstLine="360"/>
        <w:jc w:val="both"/>
        <w:rPr>
          <w:del w:id="1796" w:author="Rajo" w:date="2018-05-23T20:34:00Z"/>
          <w:lang w:val="bs-Latn-BA"/>
        </w:rPr>
        <w:pPrChange w:id="1797" w:author="Rajo" w:date="2018-06-17T14:46:00Z">
          <w:pPr>
            <w:spacing w:line="240" w:lineRule="auto"/>
            <w:ind w:firstLine="720"/>
            <w:jc w:val="both"/>
          </w:pPr>
        </w:pPrChange>
      </w:pPr>
      <w:r>
        <w:rPr>
          <w:lang w:val="bs-Latn-BA"/>
        </w:rPr>
        <w:t xml:space="preserve">SAML povezivanje je mapiranje SAML poruka u standardne formate poruka i komunikacione protokole. Npr., SAML SOAP povezivanje specifikuje na koji način se SAML poruka enkapsulira u SOAP poruku, koja je </w:t>
      </w:r>
      <w:del w:id="1798" w:author="Rajo" w:date="2018-05-26T16:28:00Z">
        <w:r w:rsidDel="009A074F">
          <w:rPr>
            <w:lang w:val="bs-Latn-BA"/>
          </w:rPr>
          <w:delText xml:space="preserve">sama po sebi </w:delText>
        </w:r>
      </w:del>
      <w:ins w:id="1799" w:author="Rajo" w:date="2018-05-26T16:27:00Z">
        <w:r w:rsidR="006F343D">
          <w:rPr>
            <w:lang w:val="bs-Latn-BA"/>
          </w:rPr>
          <w:t xml:space="preserve">najčešće </w:t>
        </w:r>
      </w:ins>
      <w:r>
        <w:rPr>
          <w:lang w:val="bs-Latn-BA"/>
        </w:rPr>
        <w:t xml:space="preserve">vezana za </w:t>
      </w:r>
      <w:commentRangeStart w:id="1800"/>
      <w:commentRangeStart w:id="1801"/>
      <w:r>
        <w:rPr>
          <w:lang w:val="bs-Latn-BA"/>
        </w:rPr>
        <w:t>HTTP poruku</w:t>
      </w:r>
      <w:commentRangeEnd w:id="1800"/>
      <w:r w:rsidR="00666E3D">
        <w:rPr>
          <w:rStyle w:val="CommentReference"/>
        </w:rPr>
        <w:commentReference w:id="1800"/>
      </w:r>
      <w:commentRangeEnd w:id="1801"/>
      <w:r w:rsidR="00310776">
        <w:rPr>
          <w:rStyle w:val="CommentReference"/>
        </w:rPr>
        <w:commentReference w:id="1801"/>
      </w:r>
      <w:r>
        <w:rPr>
          <w:lang w:val="bs-Latn-BA"/>
        </w:rPr>
        <w:t>.</w:t>
      </w:r>
    </w:p>
    <w:p w14:paraId="3547ED14" w14:textId="77777777" w:rsidR="00E94ADE" w:rsidRDefault="00E94ADE">
      <w:pPr>
        <w:spacing w:line="240" w:lineRule="auto"/>
        <w:ind w:firstLine="360"/>
        <w:jc w:val="both"/>
        <w:rPr>
          <w:lang w:val="bs-Latn-BA"/>
        </w:rPr>
        <w:pPrChange w:id="1802" w:author="Rajo" w:date="2018-06-17T14:46:00Z">
          <w:pPr>
            <w:spacing w:line="240" w:lineRule="auto"/>
            <w:jc w:val="both"/>
          </w:pPr>
        </w:pPrChange>
      </w:pPr>
    </w:p>
    <w:p w14:paraId="235EEA64" w14:textId="785F135F" w:rsidR="00E94ADE" w:rsidDel="00FF3C88" w:rsidRDefault="00CC5052" w:rsidP="00233832">
      <w:pPr>
        <w:spacing w:line="240" w:lineRule="auto"/>
        <w:ind w:firstLine="360"/>
        <w:jc w:val="both"/>
        <w:rPr>
          <w:del w:id="1803" w:author="Rajo" w:date="2018-05-23T20:34:00Z"/>
          <w:lang w:val="bs-Latn-BA"/>
        </w:rPr>
      </w:pPr>
      <w:r>
        <w:rPr>
          <w:lang w:val="bs-Latn-BA"/>
        </w:rPr>
        <w:t>SAML 1.1 definiše samo jedno povezivanje – SAML SOAP, dok SAML 2.0 sadrži potpuno novu specifikaciju povezivanja koja definiše sledeće standarde:</w:t>
      </w:r>
      <w:ins w:id="1804" w:author="Rajo" w:date="2018-05-23T20:43:00Z">
        <w:r w:rsidR="00375AEC">
          <w:rPr>
            <w:lang w:val="bs-Latn-BA"/>
          </w:rPr>
          <w:t xml:space="preserve"> </w:t>
        </w:r>
      </w:ins>
      <w:moveToRangeStart w:id="1805" w:author="Rajo" w:date="2018-05-23T20:43:00Z" w:name="move514871526"/>
      <w:moveTo w:id="1806" w:author="Rajo" w:date="2018-05-23T20:43:00Z">
        <w:r w:rsidR="007D575B" w:rsidRPr="0093631C">
          <w:rPr>
            <w:vertAlign w:val="superscript"/>
            <w:lang w:val="bs-Latn-BA"/>
          </w:rPr>
          <w:t>[8]</w:t>
        </w:r>
      </w:moveTo>
      <w:moveToRangeEnd w:id="1805"/>
    </w:p>
    <w:p w14:paraId="0B52B4CE" w14:textId="77777777" w:rsidR="00E94ADE" w:rsidRDefault="00E94ADE">
      <w:pPr>
        <w:spacing w:line="240" w:lineRule="auto"/>
        <w:ind w:firstLine="360"/>
        <w:jc w:val="both"/>
        <w:rPr>
          <w:lang w:val="bs-Latn-BA"/>
        </w:rPr>
        <w:pPrChange w:id="1807" w:author="Rajo" w:date="2018-06-17T14:46: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1808" w:author="Rajo" w:date="2018-05-31T16:29:00Z">
          <w:pPr>
            <w:numPr>
              <w:numId w:val="11"/>
            </w:numPr>
            <w:tabs>
              <w:tab w:val="left" w:pos="720"/>
            </w:tabs>
            <w:spacing w:line="240" w:lineRule="auto"/>
            <w:ind w:left="720" w:hanging="360"/>
            <w:jc w:val="both"/>
          </w:pPr>
        </w:pPrChange>
      </w:pPr>
      <w:r>
        <w:rPr>
          <w:i/>
          <w:lang w:val="bs-Latn-BA"/>
        </w:rPr>
        <w:t>SAML SOAP Binding (based on SOAP 1.1)</w:t>
      </w:r>
      <w:r>
        <w:rPr>
          <w:i/>
        </w:rPr>
        <w:t>,</w:t>
      </w:r>
    </w:p>
    <w:p w14:paraId="30B9C93E" w14:textId="77777777" w:rsidR="00E94ADE" w:rsidRDefault="00CC5052">
      <w:pPr>
        <w:numPr>
          <w:ilvl w:val="0"/>
          <w:numId w:val="11"/>
        </w:numPr>
        <w:spacing w:after="0" w:line="240" w:lineRule="auto"/>
        <w:jc w:val="both"/>
        <w:rPr>
          <w:i/>
          <w:lang w:val="bs-Latn-BA"/>
        </w:rPr>
        <w:pPrChange w:id="1809" w:author="Rajo" w:date="2018-05-31T16:29:00Z">
          <w:pPr>
            <w:numPr>
              <w:numId w:val="11"/>
            </w:numPr>
            <w:tabs>
              <w:tab w:val="left" w:pos="720"/>
            </w:tabs>
            <w:spacing w:line="240" w:lineRule="auto"/>
            <w:ind w:left="720" w:hanging="360"/>
            <w:jc w:val="both"/>
          </w:pPr>
        </w:pPrChange>
      </w:pPr>
      <w:r>
        <w:rPr>
          <w:i/>
          <w:lang w:val="bs-Latn-BA"/>
        </w:rPr>
        <w:t>Reverse SOAP (PAOS) Binding</w:t>
      </w:r>
      <w:r>
        <w:rPr>
          <w:i/>
        </w:rPr>
        <w:t>,</w:t>
      </w:r>
    </w:p>
    <w:p w14:paraId="626A2CCF" w14:textId="77777777" w:rsidR="00E94ADE" w:rsidRDefault="00CC5052">
      <w:pPr>
        <w:numPr>
          <w:ilvl w:val="0"/>
          <w:numId w:val="11"/>
        </w:numPr>
        <w:spacing w:after="0" w:line="240" w:lineRule="auto"/>
        <w:jc w:val="both"/>
        <w:rPr>
          <w:i/>
          <w:lang w:val="bs-Latn-BA"/>
        </w:rPr>
        <w:pPrChange w:id="1810" w:author="Rajo" w:date="2018-05-31T16:29:00Z">
          <w:pPr>
            <w:numPr>
              <w:numId w:val="11"/>
            </w:numPr>
            <w:tabs>
              <w:tab w:val="left" w:pos="720"/>
            </w:tabs>
            <w:spacing w:line="240" w:lineRule="auto"/>
            <w:ind w:left="720" w:hanging="360"/>
            <w:jc w:val="both"/>
          </w:pPr>
        </w:pPrChange>
      </w:pPr>
      <w:r>
        <w:rPr>
          <w:i/>
          <w:lang w:val="bs-Latn-BA"/>
        </w:rPr>
        <w:t>HTTP Redirect (GET) Binding</w:t>
      </w:r>
      <w:r>
        <w:rPr>
          <w:i/>
        </w:rPr>
        <w:t>,</w:t>
      </w:r>
    </w:p>
    <w:p w14:paraId="1E45E083" w14:textId="77777777" w:rsidR="00E94ADE" w:rsidRDefault="00CC5052">
      <w:pPr>
        <w:numPr>
          <w:ilvl w:val="0"/>
          <w:numId w:val="11"/>
        </w:numPr>
        <w:spacing w:after="0" w:line="240" w:lineRule="auto"/>
        <w:jc w:val="both"/>
        <w:rPr>
          <w:i/>
          <w:lang w:val="bs-Latn-BA"/>
        </w:rPr>
        <w:pPrChange w:id="1811" w:author="Rajo" w:date="2018-05-31T16:29:00Z">
          <w:pPr>
            <w:numPr>
              <w:numId w:val="11"/>
            </w:numPr>
            <w:tabs>
              <w:tab w:val="left" w:pos="720"/>
            </w:tabs>
            <w:spacing w:line="240" w:lineRule="auto"/>
            <w:ind w:left="720" w:hanging="360"/>
            <w:jc w:val="both"/>
          </w:pPr>
        </w:pPrChange>
      </w:pPr>
      <w:r>
        <w:rPr>
          <w:i/>
          <w:lang w:val="bs-Latn-BA"/>
        </w:rPr>
        <w:t>HTTP POST Binding</w:t>
      </w:r>
      <w:r>
        <w:rPr>
          <w:i/>
        </w:rPr>
        <w:t>,</w:t>
      </w:r>
    </w:p>
    <w:p w14:paraId="79C2B6DC" w14:textId="77777777" w:rsidR="00E94ADE" w:rsidRDefault="00CC5052">
      <w:pPr>
        <w:numPr>
          <w:ilvl w:val="0"/>
          <w:numId w:val="11"/>
        </w:numPr>
        <w:spacing w:after="0" w:line="240" w:lineRule="auto"/>
        <w:jc w:val="both"/>
        <w:rPr>
          <w:i/>
          <w:lang w:val="bs-Latn-BA"/>
        </w:rPr>
        <w:pPrChange w:id="1812" w:author="Rajo" w:date="2018-05-31T16:29:00Z">
          <w:pPr>
            <w:numPr>
              <w:numId w:val="11"/>
            </w:numPr>
            <w:tabs>
              <w:tab w:val="left" w:pos="720"/>
            </w:tabs>
            <w:spacing w:line="240" w:lineRule="auto"/>
            <w:ind w:left="720" w:hanging="360"/>
            <w:jc w:val="both"/>
          </w:pPr>
        </w:pPrChange>
      </w:pPr>
      <w:r>
        <w:rPr>
          <w:i/>
          <w:lang w:val="bs-Latn-BA"/>
        </w:rPr>
        <w:t>HTTP Artifact Binding</w:t>
      </w:r>
      <w:r>
        <w:rPr>
          <w:i/>
        </w:rPr>
        <w:t>,</w:t>
      </w:r>
    </w:p>
    <w:p w14:paraId="3DEE1BBF" w14:textId="77777777" w:rsidR="00E94ADE" w:rsidDel="00FF3C88" w:rsidRDefault="00CC5052">
      <w:pPr>
        <w:numPr>
          <w:ilvl w:val="0"/>
          <w:numId w:val="11"/>
        </w:numPr>
        <w:spacing w:after="0" w:line="240" w:lineRule="auto"/>
        <w:jc w:val="both"/>
        <w:rPr>
          <w:del w:id="1813" w:author="Rajo" w:date="2018-05-23T20:34:00Z"/>
          <w:i/>
          <w:lang w:val="bs-Latn-BA"/>
        </w:rPr>
        <w:pPrChange w:id="1814" w:author="Rajo" w:date="2018-05-31T16:29:00Z">
          <w:pPr>
            <w:numPr>
              <w:numId w:val="11"/>
            </w:numPr>
            <w:tabs>
              <w:tab w:val="left" w:pos="720"/>
            </w:tabs>
            <w:spacing w:line="240" w:lineRule="auto"/>
            <w:ind w:left="720" w:hanging="360"/>
            <w:jc w:val="both"/>
          </w:pPr>
        </w:pPrChange>
      </w:pPr>
      <w:r>
        <w:rPr>
          <w:i/>
          <w:lang w:val="bs-Latn-BA"/>
        </w:rPr>
        <w:t>SAML URI Binding</w:t>
      </w:r>
      <w:r>
        <w:rPr>
          <w:i/>
        </w:rPr>
        <w:t>.</w:t>
      </w:r>
    </w:p>
    <w:p w14:paraId="72AB31BF" w14:textId="77777777" w:rsidR="00E94ADE" w:rsidRPr="00375AEC" w:rsidDel="007D575B" w:rsidRDefault="00E94ADE">
      <w:pPr>
        <w:numPr>
          <w:ilvl w:val="0"/>
          <w:numId w:val="11"/>
        </w:numPr>
        <w:spacing w:after="0" w:line="240" w:lineRule="auto"/>
        <w:jc w:val="both"/>
        <w:rPr>
          <w:del w:id="1815" w:author="Rajo" w:date="2018-05-23T20:43:00Z"/>
          <w:lang w:val="bs-Latn-BA"/>
        </w:rPr>
        <w:pPrChange w:id="1816"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1817" w:author="Rajo" w:date="2018-05-23T20:34:00Z"/>
          <w:lang w:val="bs-Latn-BA"/>
        </w:rPr>
        <w:pPrChange w:id="1818" w:author="Rajo" w:date="2018-05-31T16:29:00Z">
          <w:pPr>
            <w:spacing w:line="240" w:lineRule="auto"/>
            <w:ind w:firstLine="360"/>
            <w:jc w:val="both"/>
          </w:pPr>
        </w:pPrChange>
      </w:pPr>
      <w:commentRangeStart w:id="1819"/>
      <w:del w:id="1820"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1821" w:author="Rajo" w:date="2018-05-23T20:14:00Z">
        <w:r w:rsidRPr="007D575B" w:rsidDel="00910C56">
          <w:rPr>
            <w:lang w:val="bs-Latn-BA"/>
          </w:rPr>
          <w:delText>servis provajder</w:delText>
        </w:r>
      </w:del>
      <w:del w:id="1822" w:author="Rajo" w:date="2018-05-23T20:43:00Z">
        <w:r w:rsidRPr="007D575B" w:rsidDel="007D575B">
          <w:rPr>
            <w:lang w:val="bs-Latn-BA"/>
          </w:rPr>
          <w:delText xml:space="preserve"> može koristiti HTTP preusmjeravanje kako bi poslao zahtjev, dok </w:delText>
        </w:r>
      </w:del>
      <w:del w:id="1823" w:author="Rajo" w:date="2018-05-23T20:01:00Z">
        <w:r w:rsidRPr="007D575B" w:rsidDel="00847196">
          <w:rPr>
            <w:lang w:val="bs-Latn-BA"/>
          </w:rPr>
          <w:delText>provajder identiteta</w:delText>
        </w:r>
      </w:del>
      <w:del w:id="1824" w:author="Rajo" w:date="2018-05-23T20:43:00Z">
        <w:r w:rsidRPr="007D575B" w:rsidDel="007D575B">
          <w:rPr>
            <w:lang w:val="bs-Latn-BA"/>
          </w:rPr>
          <w:delText xml:space="preserve"> koristi HTTP POST metodu za vraćanje odgovora. </w:delText>
        </w:r>
      </w:del>
      <w:moveFromRangeStart w:id="1825" w:author="Rajo" w:date="2018-05-23T20:43:00Z" w:name="move514871526"/>
      <w:moveFrom w:id="1826" w:author="Rajo" w:date="2018-05-23T20:43:00Z">
        <w:del w:id="1827" w:author="Rajo" w:date="2018-05-23T20:43:00Z">
          <w:r w:rsidRPr="007D575B" w:rsidDel="007D575B">
            <w:rPr>
              <w:lang w:val="bs-Latn-BA"/>
            </w:rPr>
            <w:delText>[8]</w:delText>
          </w:r>
        </w:del>
      </w:moveFrom>
      <w:moveFromRangeEnd w:id="1825"/>
    </w:p>
    <w:p w14:paraId="1D64FD5E" w14:textId="388B8F91" w:rsidR="00E94ADE" w:rsidDel="007D575B" w:rsidRDefault="00E94ADE">
      <w:pPr>
        <w:spacing w:after="0" w:line="240" w:lineRule="auto"/>
        <w:ind w:firstLine="360"/>
        <w:jc w:val="both"/>
        <w:rPr>
          <w:del w:id="1828" w:author="Rajo" w:date="2018-05-23T20:43:00Z"/>
          <w:lang w:val="bs-Latn-BA"/>
        </w:rPr>
        <w:pPrChange w:id="1829" w:author="Rajo" w:date="2018-05-31T16:29:00Z">
          <w:pPr>
            <w:spacing w:line="240" w:lineRule="auto"/>
            <w:jc w:val="both"/>
          </w:pPr>
        </w:pPrChange>
      </w:pPr>
    </w:p>
    <w:p w14:paraId="4658B7A5" w14:textId="5D0F7AC7" w:rsidR="00E94ADE" w:rsidDel="007D575B" w:rsidRDefault="00E94ADE">
      <w:pPr>
        <w:spacing w:after="0" w:line="240" w:lineRule="auto"/>
        <w:jc w:val="both"/>
        <w:rPr>
          <w:del w:id="1830" w:author="Rajo" w:date="2018-05-23T20:43:00Z"/>
          <w:lang w:val="bs-Latn-BA"/>
        </w:rPr>
        <w:pPrChange w:id="1831"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1832" w:author="Rajo" w:date="2018-05-23T20:43:00Z"/>
          <w:lang w:val="bs-Latn-BA"/>
        </w:rPr>
        <w:pPrChange w:id="1833" w:author="Rajo" w:date="2018-05-31T16:29:00Z">
          <w:pPr>
            <w:pStyle w:val="Heading3"/>
            <w:spacing w:line="240" w:lineRule="auto"/>
            <w:jc w:val="both"/>
          </w:pPr>
        </w:pPrChange>
      </w:pPr>
      <w:bookmarkStart w:id="1834" w:name="_Toc511154428"/>
      <w:del w:id="1835" w:author="Rajo" w:date="2018-05-23T20:43:00Z">
        <w:r w:rsidDel="007D575B">
          <w:rPr>
            <w:lang w:val="bs-Latn-BA"/>
          </w:rPr>
          <w:delText>Profili</w:delText>
        </w:r>
        <w:bookmarkEnd w:id="1834"/>
      </w:del>
    </w:p>
    <w:p w14:paraId="4F26A32C" w14:textId="7A78BEB4" w:rsidR="00E94ADE" w:rsidDel="007D575B" w:rsidRDefault="00E94ADE">
      <w:pPr>
        <w:spacing w:after="0" w:line="240" w:lineRule="auto"/>
        <w:jc w:val="both"/>
        <w:rPr>
          <w:del w:id="1836" w:author="Rajo" w:date="2018-05-23T20:43:00Z"/>
          <w:lang w:val="bs-Latn-BA"/>
        </w:rPr>
        <w:pPrChange w:id="1837"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1838" w:author="Rajo" w:date="2018-05-23T20:43:00Z"/>
          <w:lang w:val="bs-Latn-BA"/>
        </w:rPr>
        <w:pPrChange w:id="1839" w:author="Rajo" w:date="2018-05-31T16:29:00Z">
          <w:pPr>
            <w:spacing w:line="240" w:lineRule="auto"/>
            <w:ind w:firstLine="360"/>
            <w:jc w:val="both"/>
          </w:pPr>
        </w:pPrChange>
      </w:pPr>
      <w:del w:id="1840"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1819"/>
        <w:r w:rsidDel="007D575B">
          <w:commentReference w:id="1819"/>
        </w:r>
      </w:del>
    </w:p>
    <w:p w14:paraId="1EB4E10C" w14:textId="46CDD49C" w:rsidR="00E94ADE" w:rsidRDefault="00CC5052">
      <w:pPr>
        <w:numPr>
          <w:ilvl w:val="0"/>
          <w:numId w:val="11"/>
        </w:numPr>
        <w:spacing w:after="0" w:line="240" w:lineRule="auto"/>
        <w:jc w:val="both"/>
        <w:rPr>
          <w:ins w:id="1841" w:author="Rajo" w:date="2018-05-31T16:27:00Z"/>
          <w:lang w:val="bs-Latn-BA"/>
        </w:rPr>
        <w:pPrChange w:id="1842" w:author="Rajo" w:date="2018-05-31T16:29:00Z">
          <w:pPr>
            <w:numPr>
              <w:numId w:val="11"/>
            </w:numPr>
            <w:tabs>
              <w:tab w:val="left" w:pos="720"/>
            </w:tabs>
            <w:spacing w:line="240" w:lineRule="auto"/>
            <w:ind w:left="720" w:hanging="360"/>
            <w:jc w:val="both"/>
          </w:pPr>
        </w:pPrChange>
      </w:pPr>
      <w:del w:id="1843" w:author="Rajo" w:date="2018-05-31T16:27:00Z">
        <w:r w:rsidDel="00CB2B3B">
          <w:rPr>
            <w:lang w:val="bs-Latn-BA"/>
          </w:rPr>
          <w:br w:type="page"/>
        </w:r>
      </w:del>
    </w:p>
    <w:p w14:paraId="199A8083" w14:textId="77777777" w:rsidR="00CB2B3B" w:rsidRDefault="00CB2B3B" w:rsidP="00CB2B3B">
      <w:pPr>
        <w:spacing w:line="240" w:lineRule="auto"/>
        <w:jc w:val="both"/>
        <w:rPr>
          <w:ins w:id="1844" w:author="Rajo" w:date="2018-05-31T16:27:00Z"/>
          <w:lang w:val="bs-Latn-BA"/>
        </w:rPr>
      </w:pPr>
    </w:p>
    <w:p w14:paraId="7184CD71" w14:textId="60BC8830" w:rsidR="00CB2B3B" w:rsidRPr="00233832" w:rsidRDefault="00CB2B3B">
      <w:pPr>
        <w:pStyle w:val="Heading2"/>
        <w:spacing w:line="240" w:lineRule="auto"/>
        <w:jc w:val="both"/>
        <w:rPr>
          <w:ins w:id="1845" w:author="Rajo" w:date="2018-05-31T16:27:00Z"/>
          <w:lang w:val="bs-Latn-BA"/>
        </w:rPr>
        <w:pPrChange w:id="1846" w:author="Rajo" w:date="2018-06-17T14:36:00Z">
          <w:pPr>
            <w:spacing w:line="240" w:lineRule="auto"/>
          </w:pPr>
        </w:pPrChange>
      </w:pPr>
      <w:commentRangeStart w:id="1847"/>
      <w:commentRangeStart w:id="1848"/>
      <w:ins w:id="1849" w:author="Rajo" w:date="2018-05-31T16:27:00Z">
        <w:r>
          <w:rPr>
            <w:lang w:val="bs-Latn-BA"/>
          </w:rPr>
          <w:t>SAML 2.0</w:t>
        </w:r>
        <w:commentRangeEnd w:id="1847"/>
        <w:r>
          <w:commentReference w:id="1847"/>
        </w:r>
      </w:ins>
      <w:commentRangeEnd w:id="1848"/>
      <w:ins w:id="1850" w:author="Rajo" w:date="2018-06-17T16:56:00Z">
        <w:r w:rsidR="00310776">
          <w:rPr>
            <w:rStyle w:val="CommentReference"/>
            <w:rFonts w:ascii="Times New Roman" w:eastAsiaTheme="minorHAnsi" w:hAnsi="Times New Roman" w:cstheme="minorBidi"/>
            <w:color w:val="auto"/>
          </w:rPr>
          <w:commentReference w:id="1848"/>
        </w:r>
      </w:ins>
    </w:p>
    <w:p w14:paraId="05C95A78" w14:textId="61C74594" w:rsidR="00CB2B3B" w:rsidRDefault="00CB2B3B">
      <w:pPr>
        <w:spacing w:line="240" w:lineRule="auto"/>
        <w:ind w:firstLine="360"/>
        <w:jc w:val="both"/>
        <w:rPr>
          <w:ins w:id="1851" w:author="Rajo" w:date="2018-05-31T16:27:00Z"/>
          <w:lang w:val="bs-Latn-BA"/>
        </w:rPr>
        <w:pPrChange w:id="1852" w:author="Rajo" w:date="2018-06-17T14:47:00Z">
          <w:pPr>
            <w:spacing w:line="240" w:lineRule="auto"/>
            <w:ind w:firstLine="576"/>
            <w:jc w:val="both"/>
          </w:pPr>
        </w:pPrChange>
      </w:pPr>
      <w:ins w:id="1853" w:author="Rajo" w:date="2018-05-31T16:27:00Z">
        <w:r>
          <w:rPr>
            <w:lang w:val="bs-Latn-BA"/>
          </w:rPr>
          <w:t>SAML 2.0 predstavlja drugu verziju ranije opisanog skupa otvorenih standarda pod nazivom SAML, potvrđenu od strane OASIS u Martu 2005. godine kao zamjenu za SAML 1.1.</w:t>
        </w:r>
      </w:ins>
      <w:ins w:id="1854" w:author="Rajo" w:date="2018-06-17T14:36:00Z">
        <w:r w:rsidR="002A0886">
          <w:rPr>
            <w:lang w:val="bs-Latn-BA"/>
          </w:rPr>
          <w:t xml:space="preserve"> </w:t>
        </w:r>
      </w:ins>
      <w:ins w:id="1855"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233832">
      <w:pPr>
        <w:spacing w:line="240" w:lineRule="auto"/>
        <w:ind w:firstLine="360"/>
        <w:jc w:val="both"/>
        <w:rPr>
          <w:ins w:id="1856" w:author="Rajo" w:date="2018-05-31T16:27:00Z"/>
          <w:lang w:val="bs-Latn-BA"/>
        </w:rPr>
      </w:pPr>
      <w:ins w:id="1857" w:author="Rajo" w:date="2018-05-31T16:27:00Z">
        <w:r>
          <w:rPr>
            <w:lang w:val="bs-Latn-BA"/>
          </w:rPr>
          <w:lastRenderedPageBreak/>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1858" w:author="Rajo" w:date="2018-05-31T16:27:00Z"/>
          <w:lang w:val="bs-Latn-BA"/>
        </w:rPr>
      </w:pPr>
      <w:ins w:id="1859" w:author="Rajo" w:date="2018-05-31T16:27:00Z">
        <w:r>
          <w:rPr>
            <w:lang w:val="bs-Latn-BA"/>
          </w:rPr>
          <w:t>Klijent (</w:t>
        </w:r>
        <w:r>
          <w:rPr>
            <w:i/>
            <w:lang w:val="bs-Latn-BA"/>
          </w:rPr>
          <w:t>Client</w:t>
        </w:r>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1860" w:author="Rajo" w:date="2018-05-31T16:27:00Z"/>
          <w:lang w:val="bs-Latn-BA"/>
        </w:rPr>
      </w:pPr>
      <w:ins w:id="1861" w:author="Rajo" w:date="2018-05-31T16:27:00Z">
        <w:r>
          <w:rPr>
            <w:lang w:val="bs-Latn-BA"/>
          </w:rPr>
          <w:t>Davalac usluge (</w:t>
        </w:r>
        <w:r>
          <w:rPr>
            <w:i/>
            <w:lang w:val="bs-Latn-BA"/>
          </w:rPr>
          <w:t>Service Provider</w:t>
        </w:r>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1862" w:author="Rajo" w:date="2018-05-31T16:27:00Z"/>
          <w:lang w:val="bs-Latn-BA"/>
        </w:rPr>
      </w:pPr>
      <w:ins w:id="1863" w:author="Rajo" w:date="2018-05-31T16:27:00Z">
        <w:r>
          <w:rPr>
            <w:lang w:val="bs-Latn-BA"/>
          </w:rPr>
          <w:t>Davalac identiteta (</w:t>
        </w:r>
        <w:r>
          <w:rPr>
            <w:i/>
            <w:lang w:val="bs-Latn-BA"/>
          </w:rPr>
          <w:t>Identity Provider</w:t>
        </w:r>
        <w:r>
          <w:rPr>
            <w:lang w:val="bs-Latn-BA"/>
          </w:rPr>
          <w:t xml:space="preserve"> - IdP) – server koji posjeduje identitet i pristupne podatke korisnika, i koristi se za utvrđivanje njegovog identiteta</w:t>
        </w:r>
      </w:ins>
    </w:p>
    <w:p w14:paraId="6DB38F7D" w14:textId="5256CF3B" w:rsidR="006B04D1" w:rsidRDefault="00CB2B3B" w:rsidP="00233832">
      <w:pPr>
        <w:spacing w:line="240" w:lineRule="auto"/>
        <w:ind w:firstLine="360"/>
        <w:jc w:val="both"/>
        <w:rPr>
          <w:ins w:id="1864" w:author="Rajo" w:date="2018-05-31T16:27:00Z"/>
          <w:lang w:val="bs-Latn-BA"/>
        </w:rPr>
      </w:pPr>
      <w:ins w:id="1865" w:author="Rajo" w:date="2018-05-31T16:27:00Z">
        <w:r>
          <w:rPr>
            <w:lang w:val="bs-Latn-BA"/>
          </w:rPr>
          <w:t xml:space="preserve">Dijagram najčešćeg scenarija upotrebe SAML-a, dat je na narednoj </w:t>
        </w:r>
      </w:ins>
      <w:ins w:id="1866" w:author="Rajo" w:date="2018-06-17T14:49:00Z">
        <w:r w:rsidR="00C82324" w:rsidRPr="00C82324">
          <w:rPr>
            <w:b/>
            <w:lang w:val="bs-Latn-BA"/>
            <w:rPrChange w:id="1867" w:author="Rajo" w:date="2018-06-17T14:49:00Z">
              <w:rPr>
                <w:lang w:val="bs-Latn-BA"/>
              </w:rPr>
            </w:rPrChange>
          </w:rPr>
          <w:t>S</w:t>
        </w:r>
      </w:ins>
      <w:ins w:id="1868" w:author="Rajo" w:date="2018-05-31T16:27:00Z">
        <w:r w:rsidRPr="00C82324">
          <w:rPr>
            <w:b/>
            <w:lang w:val="bs-Latn-BA"/>
            <w:rPrChange w:id="1869" w:author="Rajo" w:date="2018-06-17T14:49:00Z">
              <w:rPr>
                <w:lang w:val="bs-Latn-BA"/>
              </w:rPr>
            </w:rPrChange>
          </w:rPr>
          <w:t xml:space="preserve">lici </w:t>
        </w:r>
      </w:ins>
      <w:ins w:id="1870" w:author="Rajo" w:date="2018-06-17T14:47:00Z">
        <w:r w:rsidR="00A974DB" w:rsidRPr="00C82324">
          <w:rPr>
            <w:b/>
            <w:lang w:val="bs-Latn-BA"/>
            <w:rPrChange w:id="1871" w:author="Rajo" w:date="2018-06-17T14:49:00Z">
              <w:rPr>
                <w:lang w:val="bs-Latn-BA"/>
              </w:rPr>
            </w:rPrChange>
          </w:rPr>
          <w:t>6</w:t>
        </w:r>
      </w:ins>
      <w:ins w:id="1872" w:author="Rajo" w:date="2018-05-31T16:27:00Z">
        <w:r w:rsidRPr="00C82324">
          <w:rPr>
            <w:b/>
            <w:lang w:val="bs-Latn-BA"/>
            <w:rPrChange w:id="1873" w:author="Rajo" w:date="2018-06-17T14:49:00Z">
              <w:rPr>
                <w:lang w:val="bs-Latn-BA"/>
              </w:rPr>
            </w:rPrChange>
          </w:rPr>
          <w:t>.1</w:t>
        </w:r>
        <w:r>
          <w:rPr>
            <w:lang w:val="bs-Latn-BA"/>
          </w:rPr>
          <w:t>.</w:t>
        </w:r>
      </w:ins>
    </w:p>
    <w:p w14:paraId="23404F15" w14:textId="77777777" w:rsidR="00CB2B3B" w:rsidRDefault="00CB2B3B" w:rsidP="00CB2B3B">
      <w:pPr>
        <w:keepNext/>
        <w:spacing w:line="240" w:lineRule="auto"/>
        <w:jc w:val="both"/>
        <w:rPr>
          <w:ins w:id="1874" w:author="Rajo" w:date="2018-05-31T16:27:00Z"/>
          <w:lang w:val="bs-Latn-BA"/>
        </w:rPr>
      </w:pPr>
      <w:ins w:id="1875" w:author="Rajo" w:date="2018-05-31T16:27:00Z">
        <w:r>
          <w:rPr>
            <w:noProof/>
          </w:rPr>
          <mc:AlternateContent>
            <mc:Choice Requires="wpc">
              <w:drawing>
                <wp:inline distT="0" distB="0" distL="0" distR="0" wp14:anchorId="3B16C521" wp14:editId="5A7A4F70">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9B0D46" w:rsidRDefault="009B0D46" w:rsidP="00CB2B3B">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Davalac usluge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Davalac identiteta / IdP</w:t>
                                </w:r>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9B0D46" w:rsidRDefault="009B0D4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9B0D46" w:rsidRDefault="009B0D4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0E951826"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9B0D46" w:rsidRDefault="009B0D46" w:rsidP="00CB2B3B">
                                <w:pPr>
                                  <w:pStyle w:val="NormalWeb"/>
                                  <w:spacing w:before="0" w:beforeAutospacing="0" w:after="0" w:afterAutospacing="0"/>
                                  <w:jc w:val="center"/>
                                </w:pPr>
                                <w:r>
                                  <w:rPr>
                                    <w:rFonts w:ascii="Microsoft Sans Serif" w:eastAsia="Calibri" w:hAnsi="Microsoft Sans Serif"/>
                                    <w:b/>
                                    <w:bCs/>
                                    <w:sz w:val="20"/>
                                    <w:szCs w:val="20"/>
                                  </w:rPr>
                                  <w:t>Korisnik poslan na stranicu za prijavu u okviru IdP-a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78"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">
                  <v:shape id="_x0000_s1179" type="#_x0000_t75" style="position:absolute;width:59150;height:33432;visibility:visible;mso-wrap-style:square">
                    <v:fill o:detectmouseclick="t"/>
                    <v:path o:connecttype="none"/>
                  </v:shape>
                  <v:roundrect id="Rectangle: Rounded Corners 11" o:spid="_x0000_s1180"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9B0D46" w:rsidRDefault="009B0D46" w:rsidP="00CB2B3B">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Davalac usluge / SP</w:t>
                          </w:r>
                        </w:p>
                      </w:txbxContent>
                    </v:textbox>
                  </v:roundrect>
                  <v:roundrect id="Rectangle: Rounded Corners 12" o:spid="_x0000_s1181"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v:textbox>
                  </v:roundrect>
                  <v:roundrect id="Rectangle: Rounded Corners 16" o:spid="_x0000_s1182"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Davalac identiteta / IdP</w:t>
                          </w:r>
                        </w:p>
                      </w:txbxContent>
                    </v:textbox>
                  </v:roundrect>
                  <v:line id="Straight Connector 25" o:spid="_x0000_s1183"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84"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85"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86"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87"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9B0D46" w:rsidRDefault="009B0D4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88"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89"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90"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91"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92"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93"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94"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95"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96"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97"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98"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9B0D46" w:rsidRDefault="009B0D4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v:textbox>
                  </v:shape>
                  <v:shape id="Text Box 105" o:spid="_x0000_s1199"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9B0D46" w:rsidRDefault="009B0D46" w:rsidP="00CB2B3B">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0E951826"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200"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v:textbox>
                  </v:shape>
                  <v:shape id="Text Box 105" o:spid="_x0000_s1201"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v:textbox>
                  </v:shape>
                  <v:shape id="Text Box 105" o:spid="_x0000_s1202"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9B0D46" w:rsidRDefault="009B0D46" w:rsidP="00CB2B3B">
                          <w:pPr>
                            <w:pStyle w:val="NormalWeb"/>
                            <w:spacing w:before="0" w:beforeAutospacing="0" w:after="0" w:afterAutospacing="0"/>
                            <w:jc w:val="center"/>
                          </w:pPr>
                          <w:r>
                            <w:rPr>
                              <w:rFonts w:ascii="Microsoft Sans Serif" w:eastAsia="Calibri" w:hAnsi="Microsoft Sans Serif"/>
                              <w:b/>
                              <w:bCs/>
                              <w:sz w:val="20"/>
                              <w:szCs w:val="20"/>
                            </w:rPr>
                            <w:t>Korisnik poslan na stranicu za prijavu u okviru IdP-a</w:t>
                          </w:r>
                        </w:p>
                      </w:txbxContent>
                    </v:textbox>
                  </v:shape>
                  <v:shape id="Text Box 105" o:spid="_x0000_s1203"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v:textbox>
                  </v:shape>
                  <v:shape id="Text Box 105" o:spid="_x0000_s1204"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v:textbox>
                  </v:shape>
                  <v:shape id="Text Box 105" o:spid="_x0000_s1205"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v:textbox>
                  </v:shape>
                  <v:shape id="Text Box 105" o:spid="_x0000_s1206"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9B0D46" w:rsidRDefault="009B0D46" w:rsidP="00CB2B3B">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v:textbox>
                  </v:shape>
                  <w10:anchorlock/>
                </v:group>
              </w:pict>
            </mc:Fallback>
          </mc:AlternateContent>
        </w:r>
      </w:ins>
    </w:p>
    <w:p w14:paraId="63414BD3" w14:textId="654A62BD" w:rsidR="00CB2B3B" w:rsidRDefault="00CB2B3B">
      <w:pPr>
        <w:pStyle w:val="Caption"/>
        <w:jc w:val="center"/>
        <w:rPr>
          <w:ins w:id="1876" w:author="Rajo" w:date="2018-05-31T16:27:00Z"/>
          <w:lang w:val="bs-Latn-BA"/>
        </w:rPr>
        <w:pPrChange w:id="1877" w:author="Rajo" w:date="2018-05-31T16:31:00Z">
          <w:pPr>
            <w:spacing w:line="240" w:lineRule="auto"/>
            <w:jc w:val="both"/>
          </w:pPr>
        </w:pPrChange>
      </w:pPr>
      <w:ins w:id="1878" w:author="Rajo" w:date="2018-05-31T16:27:00Z">
        <w:r>
          <w:rPr>
            <w:lang w:val="bs-Latn-BA"/>
          </w:rPr>
          <w:t xml:space="preserve">Slika  </w:t>
        </w:r>
      </w:ins>
      <w:ins w:id="187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188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881" w:author="Rajo" w:date="2018-05-31T17:30:00Z">
        <w:r w:rsidR="002105F4">
          <w:rPr>
            <w:noProof/>
            <w:lang w:val="bs-Latn-BA"/>
          </w:rPr>
          <w:t>1</w:t>
        </w:r>
        <w:r w:rsidR="002105F4">
          <w:rPr>
            <w:lang w:val="bs-Latn-BA"/>
          </w:rPr>
          <w:fldChar w:fldCharType="end"/>
        </w:r>
      </w:ins>
      <w:ins w:id="1882" w:author="Rajo" w:date="2018-05-31T16:27:00Z">
        <w:r>
          <w:rPr>
            <w:lang w:val="bs-Latn-BA"/>
          </w:rPr>
          <w:t xml:space="preserve"> - Najčešći scenario upotrebe SAML-a</w:t>
        </w:r>
      </w:ins>
    </w:p>
    <w:p w14:paraId="5B06D982" w14:textId="2FD7E363" w:rsidR="00CB2B3B" w:rsidRDefault="00CB2B3B" w:rsidP="00233832">
      <w:pPr>
        <w:spacing w:line="240" w:lineRule="auto"/>
        <w:ind w:firstLine="360"/>
        <w:jc w:val="both"/>
        <w:rPr>
          <w:ins w:id="1883" w:author="Rajo" w:date="2018-05-31T16:27:00Z"/>
          <w:lang w:val="bs-Latn-BA"/>
        </w:rPr>
      </w:pPr>
      <w:ins w:id="1884" w:author="Rajo" w:date="2018-05-31T16:27:00Z">
        <w:r>
          <w:rPr>
            <w:lang w:val="bs-Latn-BA"/>
          </w:rPr>
          <w:t>Primjer jednog slučaja upotrebe, koji opisuje gornji dijagram:</w:t>
        </w:r>
      </w:ins>
      <w:ins w:id="1885" w:author="Rajo" w:date="2018-06-17T17:07:00Z">
        <w:r w:rsidR="006E4A03">
          <w:rPr>
            <w:lang w:val="bs-Latn-BA"/>
          </w:rPr>
          <w:t xml:space="preserve"> </w:t>
        </w:r>
        <w:r w:rsidR="006E4A03">
          <w:rPr>
            <w:vertAlign w:val="superscript"/>
            <w:lang w:val="bs-Latn-BA"/>
          </w:rPr>
          <w:t>[20]</w:t>
        </w:r>
      </w:ins>
    </w:p>
    <w:p w14:paraId="30D333BC" w14:textId="77777777" w:rsidR="00CB2B3B" w:rsidRDefault="00CB2B3B" w:rsidP="00CB2B3B">
      <w:pPr>
        <w:pStyle w:val="ListParagraph1"/>
        <w:numPr>
          <w:ilvl w:val="0"/>
          <w:numId w:val="33"/>
        </w:numPr>
        <w:spacing w:line="240" w:lineRule="auto"/>
        <w:jc w:val="both"/>
        <w:rPr>
          <w:ins w:id="1886" w:author="Rajo" w:date="2018-05-31T16:27:00Z"/>
          <w:lang w:val="bs-Latn-BA"/>
        </w:rPr>
      </w:pPr>
      <w:ins w:id="1887"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1888" w:author="Rajo" w:date="2018-05-31T16:27:00Z"/>
          <w:lang w:val="bs-Latn-BA"/>
        </w:rPr>
      </w:pPr>
      <w:ins w:id="1889" w:author="Rajo" w:date="2018-05-31T16:27:00Z">
        <w:r>
          <w:rPr>
            <w:lang w:val="bs-Latn-BA"/>
          </w:rPr>
          <w: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(IdP), s ciljem autentikacije korisnika. IdP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1890" w:author="Rajo" w:date="2018-05-31T16:27:00Z"/>
          <w:lang w:val="bs-Latn-BA"/>
        </w:rPr>
      </w:pPr>
      <w:ins w:id="1891" w:author="Rajo" w:date="2018-05-31T16:27:00Z">
        <w:r>
          <w:rPr>
            <w:lang w:val="bs-Latn-BA"/>
          </w:rPr>
          <w:t>C – Ukoliko je autentikacioni zahtjev ispravan, IdP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1892" w:author="Rajo" w:date="2018-05-31T16:27:00Z"/>
          <w:lang w:val="bs-Latn-BA"/>
        </w:rPr>
      </w:pPr>
      <w:ins w:id="1893" w:author="Rajo" w:date="2018-05-31T16:27:00Z">
        <w:r>
          <w:rPr>
            <w:lang w:val="bs-Latn-BA"/>
          </w:rPr>
          <w:lastRenderedPageBreak/>
          <w:t>D – Nakon što se korisnik uspješno prijavio, IdP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1894" w:author="Rajo" w:date="2018-05-31T16:27:00Z"/>
          <w:lang w:val="bs-Latn-BA"/>
        </w:rPr>
      </w:pPr>
      <w:ins w:id="1895"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5406F4FD" w:rsidR="00CB2B3B" w:rsidRDefault="00CB2B3B" w:rsidP="00233832">
      <w:pPr>
        <w:spacing w:line="240" w:lineRule="auto"/>
        <w:ind w:firstLine="360"/>
        <w:jc w:val="both"/>
        <w:rPr>
          <w:ins w:id="1896" w:author="Rajo" w:date="2018-05-31T16:27:00Z"/>
          <w:lang w:val="bs-Latn-BA"/>
        </w:rPr>
      </w:pPr>
      <w:ins w:id="1897" w:author="Rajo" w:date="2018-05-31T16:27:00Z">
        <w:r>
          <w:rPr>
            <w:lang w:val="bs-Latn-BA"/>
          </w:rPr>
          <w:t>Na kraju jednog ovakvog procesa, korisnik može koristiti SP kao prijavljeni korisnik. Pristupni podaci korisnika se nikada ne prosljeđuju kroz SP nego samo kroz IdP.</w:t>
        </w:r>
      </w:ins>
    </w:p>
    <w:p w14:paraId="6EE9C7D4" w14:textId="77777777" w:rsidR="00CB2B3B" w:rsidRDefault="00CB2B3B" w:rsidP="00CB2B3B">
      <w:pPr>
        <w:spacing w:line="240" w:lineRule="auto"/>
        <w:ind w:firstLine="360"/>
        <w:jc w:val="both"/>
        <w:rPr>
          <w:ins w:id="1898" w:author="Rajo" w:date="2018-05-31T16:27:00Z"/>
          <w:lang w:val="bs-Latn-BA"/>
        </w:rPr>
      </w:pPr>
    </w:p>
    <w:p w14:paraId="440F5D1C" w14:textId="586E48CD" w:rsidR="00CB2B3B" w:rsidRPr="00233832" w:rsidRDefault="00CB2B3B">
      <w:pPr>
        <w:pStyle w:val="Heading3"/>
        <w:spacing w:line="240" w:lineRule="auto"/>
        <w:jc w:val="both"/>
        <w:rPr>
          <w:ins w:id="1899" w:author="Rajo" w:date="2018-05-31T16:27:00Z"/>
          <w:lang w:val="bs-Latn-BA"/>
        </w:rPr>
        <w:pPrChange w:id="1900" w:author="Rajo" w:date="2018-06-17T14:37:00Z">
          <w:pPr>
            <w:spacing w:line="240" w:lineRule="auto"/>
          </w:pPr>
        </w:pPrChange>
      </w:pPr>
      <w:ins w:id="1901" w:author="Rajo" w:date="2018-05-31T16:27:00Z">
        <w:r>
          <w:rPr>
            <w:lang w:val="bs-Latn-BA"/>
          </w:rPr>
          <w:t>SAML ograničenja</w:t>
        </w:r>
      </w:ins>
    </w:p>
    <w:p w14:paraId="1C73E02D" w14:textId="7E179F05" w:rsidR="00CB2B3B" w:rsidRDefault="00CB2B3B" w:rsidP="00233832">
      <w:pPr>
        <w:spacing w:line="240" w:lineRule="auto"/>
        <w:ind w:firstLine="576"/>
        <w:jc w:val="both"/>
        <w:rPr>
          <w:ins w:id="1902" w:author="Rajo" w:date="2018-05-31T16:27:00Z"/>
          <w:lang w:val="bs-Latn-BA"/>
        </w:rPr>
      </w:pPr>
      <w:ins w:id="1903" w:author="Rajo" w:date="2018-05-31T16:27:00Z">
        <w:r>
          <w:rPr>
            <w:lang w:val="bs-Latn-BA"/>
          </w:rPr>
          <w:t xml:space="preserve">SAML podržava koncept uvezivanja. To je u suštini sredstvo kojim se vrši „preusmjeravanje“ korisnika između SP-a i IdP-a u cilju razmjene SAML autentikacionih poruka, kako bi se izvršila njegova autentikacija. Npr. u koraku </w:t>
        </w:r>
        <w:r>
          <w:rPr>
            <w:b/>
            <w:lang w:val="bs-Latn-BA"/>
          </w:rPr>
          <w:t>D</w:t>
        </w:r>
        <w:r>
          <w:rPr>
            <w:lang w:val="bs-Latn-BA"/>
          </w:rPr>
          <w:t>, IdP „preusmjerava“ korisnika nazad na SP kako bi mu (posredstvom korisnika) poslao SAML token kao odgovor na autentikacioni zahtijev. Dva bitna tipa uvezivanja su HTTP preusmjeravanje (</w:t>
        </w:r>
        <w:r>
          <w:rPr>
            <w:i/>
            <w:lang w:val="bs-Latn-BA"/>
          </w:rPr>
          <w:t>HTTP Redirect</w:t>
        </w:r>
      </w:ins>
      <w:ins w:id="1904" w:author="Rajo" w:date="2018-05-31T20:00:00Z">
        <w:r w:rsidR="00B91C9E">
          <w:rPr>
            <w:i/>
            <w:lang w:val="bs-Latn-BA"/>
          </w:rPr>
          <w:t xml:space="preserve"> (GET)</w:t>
        </w:r>
      </w:ins>
      <w:ins w:id="1905" w:author="Rajo" w:date="2018-05-31T16:27:00Z">
        <w:r>
          <w:rPr>
            <w:lang w:val="bs-Latn-BA"/>
          </w:rPr>
          <w:t xml:space="preserve">) i HTTP POST, uvedena u SAML 2.0 specifikaciji. </w:t>
        </w:r>
      </w:ins>
    </w:p>
    <w:p w14:paraId="246BF27E" w14:textId="2978A5CE" w:rsidR="00CB2B3B" w:rsidRDefault="00CB2B3B">
      <w:pPr>
        <w:spacing w:line="240" w:lineRule="auto"/>
        <w:ind w:firstLine="360"/>
        <w:jc w:val="both"/>
        <w:rPr>
          <w:ins w:id="1906" w:author="Rajo" w:date="2018-05-31T16:27:00Z"/>
          <w:lang w:val="bs-Latn-BA"/>
        </w:rPr>
        <w:pPrChange w:id="1907" w:author="Rajo" w:date="2018-06-17T14:47:00Z">
          <w:pPr>
            <w:spacing w:line="240" w:lineRule="auto"/>
            <w:ind w:firstLine="720"/>
            <w:jc w:val="both"/>
          </w:pPr>
        </w:pPrChange>
      </w:pPr>
      <w:ins w:id="1908" w:author="Rajo" w:date="2018-05-31T16:27:00Z">
        <w:r w:rsidRPr="00B91C9E">
          <w:rPr>
            <w:i/>
            <w:lang w:val="bs-Latn-BA"/>
          </w:rPr>
          <w:t>HTTP Redirect</w:t>
        </w:r>
        <w:r w:rsidRPr="00B91C9E">
          <w:rPr>
            <w:i/>
            <w:lang w:val="bs-Latn-BA"/>
            <w:rPrChange w:id="1909" w:author="Rajo" w:date="2018-05-31T19:59:00Z">
              <w:rPr>
                <w:lang w:val="bs-Latn-BA"/>
              </w:rPr>
            </w:rPrChange>
          </w:rPr>
          <w:t xml:space="preserve"> </w:t>
        </w:r>
      </w:ins>
      <w:ins w:id="1910" w:author="Rajo" w:date="2018-05-31T19:59:00Z">
        <w:r w:rsidR="00B91C9E" w:rsidRPr="00B91C9E">
          <w:rPr>
            <w:i/>
            <w:lang w:val="bs-Latn-BA"/>
            <w:rPrChange w:id="1911" w:author="Rajo" w:date="2018-05-31T19:59:00Z">
              <w:rPr>
                <w:lang w:val="bs-Latn-BA"/>
              </w:rPr>
            </w:rPrChange>
          </w:rPr>
          <w:t>(GET)</w:t>
        </w:r>
        <w:r w:rsidR="00B91C9E">
          <w:rPr>
            <w:lang w:val="bs-Latn-BA"/>
          </w:rPr>
          <w:t xml:space="preserve"> </w:t>
        </w:r>
      </w:ins>
      <w:ins w:id="1912"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1913"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HTTP Redirect</w:t>
        </w:r>
        <w:r>
          <w:rPr>
            <w:lang w:val="bs-Latn-BA"/>
          </w:rPr>
          <w:t xml:space="preserve"> odgovora.</w:t>
        </w:r>
      </w:ins>
    </w:p>
    <w:p w14:paraId="5C42A4F0" w14:textId="77777777" w:rsidR="00CB2B3B" w:rsidRDefault="00CB2B3B">
      <w:pPr>
        <w:spacing w:line="240" w:lineRule="auto"/>
        <w:ind w:firstLine="360"/>
        <w:jc w:val="both"/>
        <w:rPr>
          <w:ins w:id="1914" w:author="Rajo" w:date="2018-05-31T16:27:00Z"/>
          <w:lang w:val="bs-Latn-BA"/>
        </w:rPr>
        <w:pPrChange w:id="1915" w:author="Rajo" w:date="2018-06-17T14:47:00Z">
          <w:pPr>
            <w:spacing w:line="240" w:lineRule="auto"/>
            <w:ind w:firstLine="720"/>
            <w:jc w:val="both"/>
          </w:pPr>
        </w:pPrChange>
      </w:pPr>
      <w:ins w:id="1916" w:author="Rajo" w:date="2018-05-31T16:27:00Z">
        <w:r>
          <w:rPr>
            <w:lang w:val="bs-Latn-BA"/>
          </w:rPr>
          <w:t xml:space="preserve">Preporučeni način uvezivanja - HTTP POST, </w:t>
        </w:r>
        <w:commentRangeStart w:id="1917"/>
        <w:commentRangeStart w:id="1918"/>
        <w:r>
          <w:rPr>
            <w:lang w:val="bs-Latn-BA"/>
          </w:rPr>
          <w:t>takođe ime svoje nedostatke</w:t>
        </w:r>
        <w:commentRangeEnd w:id="1917"/>
        <w:r>
          <w:commentReference w:id="1917"/>
        </w:r>
      </w:ins>
      <w:commentRangeEnd w:id="1918"/>
      <w:ins w:id="1919" w:author="Rajo" w:date="2018-06-17T16:56:00Z">
        <w:r w:rsidR="00310776">
          <w:rPr>
            <w:rStyle w:val="CommentReference"/>
          </w:rPr>
          <w:commentReference w:id="1918"/>
        </w:r>
      </w:ins>
      <w:ins w:id="1920" w:author="Rajo" w:date="2018-05-31T16:27:00Z">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IdP-a ka SP-u (posredstvom korisnika), korist upravo HTTP POST uvezivanje.</w:t>
        </w:r>
        <w:r>
          <w:rPr>
            <w:b/>
            <w:lang w:val="bs-Latn-BA"/>
          </w:rPr>
          <w:t xml:space="preserve"> </w:t>
        </w:r>
        <w:r w:rsidRPr="00E112A9">
          <w:rPr>
            <w:lang w:val="bs-Latn-BA"/>
          </w:rPr>
          <w:t>To</w:t>
        </w:r>
        <w:r>
          <w:rPr>
            <w:lang w:val="bs-Latn-BA"/>
          </w:rPr>
          <w:t xml:space="preserve"> podrazumijeva da IdP</w:t>
        </w:r>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JavaScript funkcija za 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(IdP), što će rezultovati time da aplikacija preusmjerava korisnika na stranicu za prijavu u okviru IdP-a, koja se otvara u okviru internet preglednika na telefonu. Nakon što se korisnik autentikovao, IdP ga treba nekako poslati zajedno sa SAML tokenom nazad do aplikacije, odnosno kao što je gore objašnjeno usluživanjem stranice sa odgovarajućom formom. U ovom slučaju, s obzirom na to da korisnika treba vratiti na mobilnu aplikaciju, IdP će generisati formu koja kao akciju ima prilagođeni URL za pokretanje te aplikacije (npr. „</w:t>
        </w:r>
        <w:r w:rsidRPr="00E112A9">
          <w:rPr>
            <w:lang w:val="bs-Latn-BA"/>
          </w:rPr>
          <w:t>my-app://authenticate</w:t>
        </w:r>
        <w:r>
          <w:rPr>
            <w:lang w:val="bs-Latn-BA"/>
          </w:rPr>
          <w:t xml:space="preserve">“ – dostupan iz inicijalnog zahtjeva), dok kao metodu za </w:t>
        </w:r>
        <w:r>
          <w:rPr>
            <w:lang w:val="bs-Latn-BA"/>
          </w:rPr>
          <w:lastRenderedPageBreak/>
          <w:t xml:space="preserve">slanje i dalje koristi POST jer je u pitanju HTTP POST uvezivanje. S obzirom na gore navedeno, aplikacija će se pokrenuti ali korisnik neće biti uspješno prijavljen, zbog čega je to upravo jedan od nedostataka ovog uvezivanja. </w:t>
        </w:r>
        <w:commentRangeStart w:id="1921"/>
        <w:commentRangeStart w:id="1922"/>
        <w:r w:rsidRPr="00E112A9">
          <w:rPr>
            <w:vertAlign w:val="superscript"/>
            <w:lang w:val="bs-Latn-BA"/>
          </w:rPr>
          <w:t>[20]</w:t>
        </w:r>
        <w:commentRangeEnd w:id="1921"/>
        <w:r w:rsidRPr="00E112A9">
          <w:rPr>
            <w:vertAlign w:val="superscript"/>
          </w:rPr>
          <w:commentReference w:id="1921"/>
        </w:r>
      </w:ins>
      <w:commentRangeEnd w:id="1922"/>
      <w:ins w:id="1923" w:author="Rajo" w:date="2018-06-17T16:56:00Z">
        <w:r w:rsidR="00310776">
          <w:rPr>
            <w:rStyle w:val="CommentReference"/>
          </w:rPr>
          <w:commentReference w:id="1922"/>
        </w:r>
      </w:ins>
    </w:p>
    <w:p w14:paraId="61623B83" w14:textId="226FD933" w:rsidR="00CB2B3B" w:rsidRDefault="00CB2B3B">
      <w:pPr>
        <w:tabs>
          <w:tab w:val="left" w:pos="720"/>
        </w:tabs>
        <w:spacing w:line="240" w:lineRule="auto"/>
        <w:ind w:firstLine="360"/>
        <w:jc w:val="both"/>
        <w:rPr>
          <w:ins w:id="1924" w:author="Rajo" w:date="2018-05-31T16:27:00Z"/>
          <w:vertAlign w:val="superscript"/>
          <w:lang w:val="bs-Latn-BA"/>
        </w:rPr>
        <w:pPrChange w:id="1925" w:author="Rajo" w:date="2018-06-17T14:47:00Z">
          <w:pPr>
            <w:tabs>
              <w:tab w:val="left" w:pos="720"/>
            </w:tabs>
            <w:spacing w:line="240" w:lineRule="auto"/>
            <w:jc w:val="both"/>
          </w:pPr>
        </w:pPrChange>
      </w:pPr>
      <w:ins w:id="1926"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„my-app://authenticate/?SAMLResponse=gfhvcmijtrra...“). Proksi server bi zatim mogao upotrijebiti HTTP preusmjeravanje kako bi doveo do toga da uređaj pokrene aplikaciju korištenjem generisanog URL-a. Kako je SAML token sada dio URL-a, aplikacija ga može izdvojiti i pročitati, te upotrijebiti za prijavu korisnika.</w:t>
        </w:r>
      </w:ins>
    </w:p>
    <w:p w14:paraId="641E0BBA" w14:textId="77777777" w:rsidR="007303D5" w:rsidRPr="007303D5" w:rsidRDefault="00CB2B3B" w:rsidP="007303D5">
      <w:pPr>
        <w:spacing w:line="240" w:lineRule="auto"/>
        <w:jc w:val="both"/>
        <w:rPr>
          <w:ins w:id="1927" w:author="Rajo" w:date="2018-05-31T17:21:00Z"/>
          <w:lang w:val="bs-Latn-BA"/>
        </w:rPr>
      </w:pPr>
      <w:ins w:id="1928" w:author="Rajo" w:date="2018-05-31T16:28:00Z">
        <w:r>
          <w:rPr>
            <w:lang w:val="bs-Latn-BA"/>
          </w:rPr>
          <w:br w:type="page"/>
        </w:r>
      </w:ins>
    </w:p>
    <w:p w14:paraId="6FB4C718" w14:textId="77777777" w:rsidR="007303D5" w:rsidRPr="007303D5" w:rsidRDefault="007303D5">
      <w:pPr>
        <w:pStyle w:val="Heading1"/>
        <w:rPr>
          <w:ins w:id="1929" w:author="Rajo" w:date="2018-05-31T17:21:00Z"/>
          <w:lang w:val="bs-Latn-BA"/>
        </w:rPr>
        <w:pPrChange w:id="1930" w:author="Rajo" w:date="2018-05-31T17:21:00Z">
          <w:pPr>
            <w:keepNext/>
            <w:keepLines/>
            <w:numPr>
              <w:ilvl w:val="1"/>
              <w:numId w:val="1"/>
            </w:numPr>
            <w:spacing w:before="40" w:line="240" w:lineRule="auto"/>
            <w:ind w:left="576" w:hanging="576"/>
            <w:jc w:val="both"/>
            <w:outlineLvl w:val="1"/>
          </w:pPr>
        </w:pPrChange>
      </w:pPr>
      <w:commentRangeStart w:id="1931"/>
      <w:commentRangeStart w:id="1932"/>
      <w:ins w:id="1933" w:author="Rajo" w:date="2018-05-31T17:21:00Z">
        <w:r w:rsidRPr="007303D5">
          <w:rPr>
            <w:lang w:val="bs-Latn-BA"/>
          </w:rPr>
          <w:lastRenderedPageBreak/>
          <w:t>OAuth 2.0</w:t>
        </w:r>
        <w:commentRangeEnd w:id="1931"/>
        <w:r w:rsidRPr="007303D5">
          <w:commentReference w:id="1931"/>
        </w:r>
      </w:ins>
      <w:commentRangeEnd w:id="1932"/>
      <w:ins w:id="1934" w:author="Rajo" w:date="2018-06-17T16:56:00Z">
        <w:r w:rsidR="00310776">
          <w:rPr>
            <w:rStyle w:val="CommentReference"/>
            <w:rFonts w:ascii="Times New Roman" w:eastAsiaTheme="minorHAnsi" w:hAnsi="Times New Roman" w:cstheme="minorBidi"/>
            <w:color w:val="auto"/>
          </w:rPr>
          <w:commentReference w:id="1932"/>
        </w:r>
      </w:ins>
    </w:p>
    <w:p w14:paraId="06C2D5ED" w14:textId="07AB17ED" w:rsidR="00A16CB2" w:rsidRDefault="007303D5">
      <w:pPr>
        <w:spacing w:line="240" w:lineRule="auto"/>
        <w:ind w:firstLine="360"/>
        <w:jc w:val="both"/>
        <w:rPr>
          <w:ins w:id="1935" w:author="Rajo" w:date="2018-05-31T19:19:00Z"/>
          <w:lang w:val="bs-Latn-BA"/>
        </w:rPr>
        <w:pPrChange w:id="1936" w:author="Rajo" w:date="2018-06-17T14:50:00Z">
          <w:pPr>
            <w:spacing w:line="240" w:lineRule="auto"/>
            <w:ind w:firstLine="576"/>
            <w:jc w:val="both"/>
          </w:pPr>
        </w:pPrChange>
      </w:pPr>
      <w:ins w:id="1937" w:author="Rajo" w:date="2018-05-31T17:21:00Z">
        <w:r w:rsidRPr="007303D5">
          <w:rPr>
            <w:lang w:val="bs-Latn-BA"/>
          </w:rPr>
          <w:t>Za razliku od SAML-a, OAuth 2.0 (nadalje OAuth2) je specifikacija koja je bila gotovo u potpunosti odbačena krajem 2012. godine</w:t>
        </w:r>
      </w:ins>
      <w:ins w:id="1938" w:author="Rajo" w:date="2018-05-31T18:25:00Z">
        <w:r w:rsidR="00232A66">
          <w:rPr>
            <w:lang w:val="bs-Latn-BA"/>
          </w:rPr>
          <w:t>, međutim vremenom je ip</w:t>
        </w:r>
      </w:ins>
      <w:ins w:id="1939" w:author="Rajo" w:date="2018-05-31T18:26:00Z">
        <w:r w:rsidR="00232A66">
          <w:rPr>
            <w:lang w:val="bs-Latn-BA"/>
          </w:rPr>
          <w:t xml:space="preserve">ak </w:t>
        </w:r>
      </w:ins>
      <w:ins w:id="1940" w:author="Rajo" w:date="2018-05-31T18:29:00Z">
        <w:r w:rsidR="00782A12">
          <w:rPr>
            <w:lang w:val="bs-Latn-BA"/>
          </w:rPr>
          <w:t>zaživjela</w:t>
        </w:r>
      </w:ins>
      <w:ins w:id="1941" w:author="Rajo" w:date="2018-05-31T18:26:00Z">
        <w:r w:rsidR="00232A66">
          <w:rPr>
            <w:lang w:val="bs-Latn-BA"/>
          </w:rPr>
          <w:t xml:space="preserve"> </w:t>
        </w:r>
        <w:r w:rsidR="00F83378">
          <w:rPr>
            <w:lang w:val="bs-Latn-BA"/>
          </w:rPr>
          <w:t>pa je</w:t>
        </w:r>
      </w:ins>
      <w:ins w:id="1942" w:author="Rajo" w:date="2018-05-31T18:27:00Z">
        <w:r w:rsidR="00F83378">
          <w:rPr>
            <w:lang w:val="bs-Latn-BA"/>
          </w:rPr>
          <w:t xml:space="preserve"> danas koriste </w:t>
        </w:r>
      </w:ins>
      <w:ins w:id="1943" w:author="Rajo" w:date="2018-05-31T19:37:00Z">
        <w:r w:rsidR="00887866">
          <w:rPr>
            <w:lang w:val="bs-Latn-BA"/>
          </w:rPr>
          <w:t xml:space="preserve">i </w:t>
        </w:r>
      </w:ins>
      <w:ins w:id="1944" w:author="Rajo" w:date="2018-05-31T18:26:00Z">
        <w:r w:rsidR="00F83378">
          <w:rPr>
            <w:lang w:val="bs-Latn-BA"/>
          </w:rPr>
          <w:t xml:space="preserve">Facebook, Google, Twitter </w:t>
        </w:r>
      </w:ins>
      <w:ins w:id="1945" w:author="Rajo" w:date="2018-05-31T19:38:00Z">
        <w:r w:rsidR="005E2623">
          <w:rPr>
            <w:lang w:val="bs-Latn-BA"/>
          </w:rPr>
          <w:t>te</w:t>
        </w:r>
      </w:ins>
      <w:ins w:id="1946" w:author="Rajo" w:date="2018-05-31T18:27:00Z">
        <w:r w:rsidR="00F83378">
          <w:rPr>
            <w:lang w:val="bs-Latn-BA"/>
          </w:rPr>
          <w:t xml:space="preserve"> mnogi</w:t>
        </w:r>
      </w:ins>
      <w:ins w:id="1947" w:author="Rajo" w:date="2018-05-31T18:26:00Z">
        <w:r w:rsidR="00F83378">
          <w:rPr>
            <w:lang w:val="bs-Latn-BA"/>
          </w:rPr>
          <w:t xml:space="preserve"> drugih.</w:t>
        </w:r>
      </w:ins>
      <w:ins w:id="1948" w:author="Rajo" w:date="2018-05-31T17:21:00Z">
        <w:r w:rsidRPr="007303D5">
          <w:rPr>
            <w:lang w:val="bs-Latn-BA"/>
          </w:rPr>
          <w:t xml:space="preserve"> Objavljena je 2010. godine kao zamjena za inicijalnu verziju OAuth-a, koja je nastala 2007. godine kao autentikaciona metoda za Twitter API.</w:t>
        </w:r>
        <w:r w:rsidRPr="007303D5">
          <w:rPr>
            <w:vertAlign w:val="superscript"/>
            <w:lang w:val="bs-Latn-BA"/>
          </w:rPr>
          <w:footnoteReference w:id="5"/>
        </w:r>
        <w:r w:rsidRPr="007303D5">
          <w:rPr>
            <w:lang w:val="bs-Latn-BA"/>
          </w:rPr>
          <w:t xml:space="preserve"> Kao i prva verzija OAuth-a, OAuth2 omoguć</w:t>
        </w:r>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1951" w:author="Rajo" w:date="2018-05-31T19:17:00Z">
        <w:r w:rsidR="00DE4C21">
          <w:rPr>
            <w:lang w:val="bs-Latn-BA"/>
          </w:rPr>
          <w:t xml:space="preserve">u odnosu na SAML </w:t>
        </w:r>
      </w:ins>
      <w:ins w:id="1952"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1953" w:author="Rajo" w:date="2018-05-31T17:21:00Z"/>
          <w:lang w:val="bs-Latn-BA"/>
        </w:rPr>
        <w:pPrChange w:id="1954" w:author="Rajo" w:date="2018-06-17T14:50:00Z">
          <w:pPr>
            <w:spacing w:line="240" w:lineRule="auto"/>
            <w:jc w:val="both"/>
          </w:pPr>
        </w:pPrChange>
      </w:pPr>
      <w:ins w:id="1955" w:author="Rajo" w:date="2018-05-31T19:20:00Z">
        <w:r>
          <w:rPr>
            <w:lang w:val="bs-Latn-BA"/>
          </w:rPr>
          <w:t xml:space="preserve">Iako kao zadatak rada nije navedena analiza </w:t>
        </w:r>
      </w:ins>
      <w:ins w:id="1956" w:author="Rajo" w:date="2018-05-31T19:21:00Z">
        <w:r>
          <w:rPr>
            <w:lang w:val="bs-Latn-BA"/>
          </w:rPr>
          <w:t>OAuth2-a, on je u okvir</w:t>
        </w:r>
      </w:ins>
      <w:ins w:id="1957" w:author="Rajo" w:date="2018-05-31T19:22:00Z">
        <w:r>
          <w:rPr>
            <w:lang w:val="bs-Latn-BA"/>
          </w:rPr>
          <w:t>u</w:t>
        </w:r>
      </w:ins>
      <w:ins w:id="1958" w:author="Rajo" w:date="2018-05-31T19:21:00Z">
        <w:r>
          <w:rPr>
            <w:lang w:val="bs-Latn-BA"/>
          </w:rPr>
          <w:t xml:space="preserve"> ov</w:t>
        </w:r>
      </w:ins>
      <w:ins w:id="1959" w:author="Rajo" w:date="2018-05-31T19:22:00Z">
        <w:r>
          <w:rPr>
            <w:lang w:val="bs-Latn-BA"/>
          </w:rPr>
          <w:t>e</w:t>
        </w:r>
      </w:ins>
      <w:ins w:id="1960" w:author="Rajo" w:date="2018-05-31T19:21:00Z">
        <w:r>
          <w:rPr>
            <w:lang w:val="bs-Latn-BA"/>
          </w:rPr>
          <w:t xml:space="preserve"> </w:t>
        </w:r>
      </w:ins>
      <w:ins w:id="1961" w:author="Rajo" w:date="2018-05-31T19:22:00Z">
        <w:r>
          <w:rPr>
            <w:lang w:val="bs-Latn-BA"/>
          </w:rPr>
          <w:t>glave</w:t>
        </w:r>
      </w:ins>
      <w:ins w:id="1962" w:author="Rajo" w:date="2018-05-31T19:21:00Z">
        <w:r>
          <w:rPr>
            <w:lang w:val="bs-Latn-BA"/>
          </w:rPr>
          <w:t xml:space="preserve"> </w:t>
        </w:r>
      </w:ins>
      <w:ins w:id="1963" w:author="Rajo" w:date="2018-05-31T19:22:00Z">
        <w:r>
          <w:rPr>
            <w:lang w:val="bs-Latn-BA"/>
          </w:rPr>
          <w:t>ukratko predstavljen, iz razloga što predstavlja dobru alter</w:t>
        </w:r>
      </w:ins>
      <w:ins w:id="1964" w:author="Rajo" w:date="2018-05-31T19:23:00Z">
        <w:r>
          <w:rPr>
            <w:lang w:val="bs-Latn-BA"/>
          </w:rPr>
          <w:t xml:space="preserve">nativu SAML-u </w:t>
        </w:r>
      </w:ins>
      <w:ins w:id="1965" w:author="Rajo" w:date="2018-05-31T19:27:00Z">
        <w:r w:rsidR="00742846">
          <w:rPr>
            <w:lang w:val="bs-Latn-BA"/>
          </w:rPr>
          <w:t>i</w:t>
        </w:r>
      </w:ins>
      <w:ins w:id="1966" w:author="Rajo" w:date="2018-05-31T19:25:00Z">
        <w:r>
          <w:rPr>
            <w:lang w:val="bs-Latn-BA"/>
          </w:rPr>
          <w:t xml:space="preserve"> pokriva neke njegove nedostatke</w:t>
        </w:r>
      </w:ins>
      <w:ins w:id="1967" w:author="Rajo" w:date="2018-05-31T19:26:00Z">
        <w:r>
          <w:rPr>
            <w:lang w:val="bs-Latn-BA"/>
          </w:rPr>
          <w:t>,</w:t>
        </w:r>
      </w:ins>
      <w:ins w:id="1968" w:author="Rajo" w:date="2018-05-31T19:25:00Z">
        <w:r>
          <w:rPr>
            <w:lang w:val="bs-Latn-BA"/>
          </w:rPr>
          <w:t xml:space="preserve"> kao što je </w:t>
        </w:r>
      </w:ins>
      <w:ins w:id="1969" w:author="Rajo" w:date="2018-05-31T19:26:00Z">
        <w:r>
          <w:rPr>
            <w:lang w:val="bs-Latn-BA"/>
          </w:rPr>
          <w:t xml:space="preserve">standardizovana </w:t>
        </w:r>
      </w:ins>
      <w:ins w:id="1970" w:author="Rajo" w:date="2018-05-31T19:25:00Z">
        <w:r>
          <w:rPr>
            <w:lang w:val="bs-Latn-BA"/>
          </w:rPr>
          <w:t>podrška za nativne mobilne aplikacije koje su danas izuzetno bitne i rasprostranjene.</w:t>
        </w:r>
      </w:ins>
      <w:ins w:id="1971" w:author="Rajo" w:date="2018-05-31T19:23:00Z">
        <w:r>
          <w:rPr>
            <w:lang w:val="bs-Latn-BA"/>
          </w:rPr>
          <w:t xml:space="preserve"> </w:t>
        </w:r>
      </w:ins>
      <w:ins w:id="1972"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1973" w:author="Rajo" w:date="2018-05-31T17:21:00Z"/>
          <w:lang w:val="bs-Latn-BA"/>
        </w:rPr>
      </w:pPr>
      <w:ins w:id="1974" w:author="Rajo" w:date="2018-05-31T17:21:00Z">
        <w:r w:rsidRPr="007303D5">
          <w:rPr>
            <w:lang w:val="bs-Latn-BA"/>
          </w:rPr>
          <w:t xml:space="preserve">Server resursa – </w:t>
        </w:r>
        <w:r w:rsidRPr="007303D5">
          <w:rPr>
            <w:i/>
            <w:lang w:val="bs-Latn-BA"/>
          </w:rPr>
          <w:t>Resource Server</w:t>
        </w:r>
        <w:r w:rsidRPr="007303D5">
          <w:rPr>
            <w:lang w:val="bs-Latn-BA"/>
          </w:rPr>
          <w:t xml:space="preserve"> (</w:t>
        </w:r>
        <w:r w:rsidRPr="007303D5">
          <w:rPr>
            <w:i/>
            <w:lang w:val="bs-Latn-BA"/>
          </w:rPr>
          <w:t>Service Provider</w:t>
        </w:r>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1975" w:author="Rajo" w:date="2018-05-31T17:21:00Z"/>
          <w:lang w:val="bs-Latn-BA"/>
        </w:rPr>
      </w:pPr>
      <w:ins w:id="1976" w:author="Rajo" w:date="2018-05-31T17:21:00Z">
        <w:r w:rsidRPr="007303D5">
          <w:rPr>
            <w:lang w:val="bs-Latn-BA"/>
          </w:rPr>
          <w:t xml:space="preserve">Klijent – </w:t>
        </w:r>
        <w:r w:rsidRPr="007303D5">
          <w:rPr>
            <w:i/>
            <w:lang w:val="bs-Latn-BA"/>
          </w:rPr>
          <w:t>Client</w:t>
        </w:r>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1977" w:author="Rajo" w:date="2018-05-31T19:33:00Z"/>
          <w:lang w:val="bs-Latn-BA"/>
        </w:rPr>
      </w:pPr>
      <w:ins w:id="1978" w:author="Rajo" w:date="2018-05-31T17:21:00Z">
        <w:r w:rsidRPr="007303D5">
          <w:rPr>
            <w:lang w:val="bs-Latn-BA"/>
          </w:rPr>
          <w:t xml:space="preserve">Autorizacioni server - </w:t>
        </w:r>
        <w:r w:rsidRPr="007303D5">
          <w:rPr>
            <w:i/>
            <w:lang w:val="bs-Latn-BA"/>
          </w:rPr>
          <w:t>Authorization Server</w:t>
        </w:r>
        <w:r w:rsidRPr="007303D5">
          <w:rPr>
            <w:lang w:val="bs-Latn-BA"/>
          </w:rPr>
          <w:t xml:space="preserve"> (</w:t>
        </w:r>
        <w:r w:rsidRPr="007303D5">
          <w:rPr>
            <w:i/>
            <w:lang w:val="bs-Latn-BA"/>
          </w:rPr>
          <w:t>Identity Provider</w:t>
        </w:r>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contextualSpacing/>
        <w:jc w:val="both"/>
        <w:rPr>
          <w:ins w:id="1979" w:author="Rajo" w:date="2018-05-31T17:30:00Z"/>
          <w:lang w:val="bs-Latn-BA"/>
        </w:rPr>
        <w:pPrChange w:id="1980" w:author="Rajo" w:date="2018-06-17T14:39:00Z">
          <w:pPr>
            <w:spacing w:line="240" w:lineRule="auto"/>
            <w:jc w:val="both"/>
          </w:pPr>
        </w:pPrChange>
      </w:pPr>
    </w:p>
    <w:p w14:paraId="72A5816B" w14:textId="106180E7" w:rsidR="007303D5" w:rsidRPr="007303D5" w:rsidRDefault="00FA51DF">
      <w:pPr>
        <w:spacing w:line="240" w:lineRule="auto"/>
        <w:ind w:firstLine="360"/>
        <w:jc w:val="both"/>
        <w:rPr>
          <w:ins w:id="1981" w:author="Rajo" w:date="2018-05-31T17:21:00Z"/>
          <w:lang w:val="bs-Latn-BA"/>
        </w:rPr>
        <w:pPrChange w:id="1982" w:author="Rajo" w:date="2018-06-17T14:50:00Z">
          <w:pPr>
            <w:spacing w:line="240" w:lineRule="auto"/>
            <w:jc w:val="both"/>
          </w:pPr>
        </w:pPrChange>
      </w:pPr>
      <w:ins w:id="1983" w:author="Rajo" w:date="2018-05-31T17:30:00Z">
        <w:r>
          <w:rPr>
            <w:noProof/>
          </w:rPr>
          <mc:AlternateContent>
            <mc:Choice Requires="wps">
              <w:drawing>
                <wp:anchor distT="0" distB="0" distL="114300" distR="114300" simplePos="0" relativeHeight="251657728" behindDoc="0" locked="0" layoutInCell="1" allowOverlap="1" wp14:anchorId="09F8B2EA" wp14:editId="214661AB">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9B0D46" w:rsidRPr="00C124FA" w:rsidRDefault="009B0D46">
                              <w:pPr>
                                <w:pStyle w:val="Caption"/>
                                <w:jc w:val="center"/>
                                <w:rPr>
                                  <w:noProof/>
                                </w:rPr>
                                <w:pPrChange w:id="1984" w:author="Rajo" w:date="2018-05-31T17:30:00Z">
                                  <w:pPr>
                                    <w:spacing w:line="240" w:lineRule="auto"/>
                                    <w:jc w:val="both"/>
                                  </w:pPr>
                                </w:pPrChange>
                              </w:pPr>
                              <w:ins w:id="1985" w:author="Rajo" w:date="2018-05-31T17:30:00Z">
                                <w:r>
                                  <w:t xml:space="preserve">Slika </w:t>
                                </w:r>
                                <w:r>
                                  <w:fldChar w:fldCharType="begin"/>
                                </w:r>
                                <w:r>
                                  <w:instrText xml:space="preserve"> STYLEREF 1 \s </w:instrText>
                                </w:r>
                              </w:ins>
                              <w:r>
                                <w:fldChar w:fldCharType="separate"/>
                              </w:r>
                              <w:r>
                                <w:rPr>
                                  <w:noProof/>
                                </w:rPr>
                                <w:t>7</w:t>
                              </w:r>
                              <w:ins w:id="1986" w:author="Rajo" w:date="2018-05-31T17:30:00Z">
                                <w:r>
                                  <w:fldChar w:fldCharType="end"/>
                                </w:r>
                                <w:r>
                                  <w:t>.</w:t>
                                </w:r>
                                <w:r>
                                  <w:fldChar w:fldCharType="begin"/>
                                </w:r>
                                <w:r>
                                  <w:instrText xml:space="preserve"> SEQ Slika \* ARABIC \s 1 </w:instrText>
                                </w:r>
                              </w:ins>
                              <w:r>
                                <w:fldChar w:fldCharType="separate"/>
                              </w:r>
                              <w:ins w:id="1987" w:author="Rajo" w:date="2018-05-31T17:30:00Z">
                                <w:r>
                                  <w:rPr>
                                    <w:noProof/>
                                  </w:rPr>
                                  <w:t>1</w:t>
                                </w:r>
                                <w:r>
                                  <w:fldChar w:fldCharType="end"/>
                                </w:r>
                              </w:ins>
                              <w:ins w:id="1988"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207"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XWNAIAAG0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" stroked="f">
                  <v:textbox inset="0,0,0,0">
                    <w:txbxContent>
                      <w:p w14:paraId="5C1DC355" w14:textId="388592F8" w:rsidR="009B0D46" w:rsidRPr="00C124FA" w:rsidRDefault="009B0D46">
                        <w:pPr>
                          <w:pStyle w:val="Caption"/>
                          <w:jc w:val="center"/>
                          <w:rPr>
                            <w:noProof/>
                          </w:rPr>
                          <w:pPrChange w:id="1989" w:author="Rajo" w:date="2018-05-31T17:30:00Z">
                            <w:pPr>
                              <w:spacing w:line="240" w:lineRule="auto"/>
                              <w:jc w:val="both"/>
                            </w:pPr>
                          </w:pPrChange>
                        </w:pPr>
                        <w:ins w:id="1990" w:author="Rajo" w:date="2018-05-31T17:30:00Z">
                          <w:r>
                            <w:t xml:space="preserve">Slika </w:t>
                          </w:r>
                          <w:r>
                            <w:fldChar w:fldCharType="begin"/>
                          </w:r>
                          <w:r>
                            <w:instrText xml:space="preserve"> STYLEREF 1 \s </w:instrText>
                          </w:r>
                        </w:ins>
                        <w:r>
                          <w:fldChar w:fldCharType="separate"/>
                        </w:r>
                        <w:r>
                          <w:rPr>
                            <w:noProof/>
                          </w:rPr>
                          <w:t>7</w:t>
                        </w:r>
                        <w:ins w:id="1991" w:author="Rajo" w:date="2018-05-31T17:30:00Z">
                          <w:r>
                            <w:fldChar w:fldCharType="end"/>
                          </w:r>
                          <w:r>
                            <w:t>.</w:t>
                          </w:r>
                          <w:r>
                            <w:fldChar w:fldCharType="begin"/>
                          </w:r>
                          <w:r>
                            <w:instrText xml:space="preserve"> SEQ Slika \* ARABIC \s 1 </w:instrText>
                          </w:r>
                        </w:ins>
                        <w:r>
                          <w:fldChar w:fldCharType="separate"/>
                        </w:r>
                        <w:ins w:id="1992" w:author="Rajo" w:date="2018-05-31T17:30:00Z">
                          <w:r>
                            <w:rPr>
                              <w:noProof/>
                            </w:rPr>
                            <w:t>1</w:t>
                          </w:r>
                          <w:r>
                            <w:fldChar w:fldCharType="end"/>
                          </w:r>
                        </w:ins>
                        <w:ins w:id="1993" w:author="Rajo" w:date="2018-05-31T17:31:00Z">
                          <w:r>
                            <w:t xml:space="preserve"> - </w:t>
                          </w:r>
                          <w:r>
                            <w:rPr>
                              <w:lang w:val="bs-Latn-BA"/>
                            </w:rPr>
                            <w:t>OAuth2 scenario upotrebe</w:t>
                          </w:r>
                        </w:ins>
                      </w:p>
                    </w:txbxContent>
                  </v:textbox>
                </v:shape>
              </w:pict>
            </mc:Fallback>
          </mc:AlternateContent>
        </w:r>
      </w:ins>
      <w:ins w:id="1994"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241D98C4">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9B0D46" w:rsidRDefault="009B0D46"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9B0D46" w:rsidRDefault="009B0D46"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9B0D46" w:rsidRPr="008A2C52" w:rsidRDefault="009B0D46" w:rsidP="007303D5">
                                <w:pPr>
                                  <w:jc w:val="center"/>
                                  <w:rPr>
                                    <w:rFonts w:ascii="Microsoft Sans Serif" w:hAnsi="Microsoft Sans Serif" w:cs="Microsoft Sans Serif"/>
                                    <w:b/>
                                    <w:color w:val="FFFFFF" w:themeColor="background1"/>
                                    <w:sz w:val="20"/>
                                    <w:szCs w:val="20"/>
                                    <w:rPrChange w:id="1995"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1996"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9B0D46" w:rsidRPr="008A2C52" w:rsidRDefault="009B0D46" w:rsidP="007303D5">
                                <w:pPr>
                                  <w:pStyle w:val="NormalWeb"/>
                                  <w:spacing w:before="0" w:beforeAutospacing="0" w:after="0" w:afterAutospacing="0" w:line="276" w:lineRule="auto"/>
                                  <w:jc w:val="center"/>
                                  <w:rPr>
                                    <w:color w:val="FFFFFF" w:themeColor="background1"/>
                                    <w:rPrChange w:id="1997" w:author="Rajo" w:date="2018-05-31T17:34:00Z">
                                      <w:rPr/>
                                    </w:rPrChange>
                                  </w:rPr>
                                </w:pPr>
                                <w:r w:rsidRPr="008A2C52">
                                  <w:rPr>
                                    <w:rFonts w:ascii="Microsoft Sans Serif" w:eastAsia="Calibri" w:hAnsi="Microsoft Sans Serif"/>
                                    <w:b/>
                                    <w:bCs/>
                                    <w:color w:val="FFFFFF" w:themeColor="background1"/>
                                    <w:sz w:val="20"/>
                                    <w:szCs w:val="20"/>
                                    <w:rPrChange w:id="1998"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9B0D46" w:rsidRDefault="009B0D46"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1999"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00" w:author="Rajo" w:date="2018-05-31T17:33:00Z">
                                      <w:rPr/>
                                    </w:rPrChange>
                                  </w:rPr>
                                </w:pPr>
                                <w:r w:rsidRPr="008A2C52">
                                  <w:rPr>
                                    <w:rFonts w:ascii="Microsoft Sans Serif" w:eastAsia="Calibri" w:hAnsi="Microsoft Sans Serif"/>
                                    <w:b/>
                                    <w:bCs/>
                                    <w:color w:val="FFFFFF" w:themeColor="background1"/>
                                    <w:sz w:val="20"/>
                                    <w:szCs w:val="20"/>
                                    <w:rPrChange w:id="2001"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02" w:author="Rajo" w:date="2018-05-31T17:34:00Z">
                                      <w:rPr/>
                                    </w:rPrChange>
                                  </w:rPr>
                                </w:pPr>
                                <w:r w:rsidRPr="008A2C52">
                                  <w:rPr>
                                    <w:rFonts w:ascii="Microsoft Sans Serif" w:eastAsia="Calibri" w:hAnsi="Microsoft Sans Serif"/>
                                    <w:b/>
                                    <w:bCs/>
                                    <w:color w:val="FFFFFF" w:themeColor="background1"/>
                                    <w:sz w:val="20"/>
                                    <w:szCs w:val="20"/>
                                    <w:rPrChange w:id="2003"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9B0D46" w:rsidRDefault="009B0D46" w:rsidP="007303D5">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9B0D46" w:rsidRDefault="009B0D46" w:rsidP="007303D5">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04" w:author="Rajo" w:date="2018-05-31T17:34:00Z">
                                      <w:rPr/>
                                    </w:rPrChange>
                                  </w:rPr>
                                </w:pPr>
                                <w:r w:rsidRPr="008A2C52">
                                  <w:rPr>
                                    <w:rFonts w:ascii="Microsoft Sans Serif" w:eastAsia="Calibri" w:hAnsi="Microsoft Sans Serif"/>
                                    <w:b/>
                                    <w:bCs/>
                                    <w:color w:val="FFFFFF" w:themeColor="background1"/>
                                    <w:sz w:val="20"/>
                                    <w:szCs w:val="20"/>
                                    <w:rPrChange w:id="2005"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7B4612C"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06" w:author="Rajo" w:date="2018-05-31T17:33:00Z">
                                      <w:rPr/>
                                    </w:rPrChange>
                                  </w:rPr>
                                </w:pPr>
                                <w:r w:rsidRPr="008A2C52">
                                  <w:rPr>
                                    <w:rFonts w:ascii="Microsoft Sans Serif" w:eastAsia="Calibri" w:hAnsi="Microsoft Sans Serif"/>
                                    <w:b/>
                                    <w:bCs/>
                                    <w:color w:val="FFFFFF" w:themeColor="background1"/>
                                    <w:sz w:val="20"/>
                                    <w:szCs w:val="20"/>
                                    <w:rPrChange w:id="2007"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208"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">
                  <v:shape id="_x0000_s1209" type="#_x0000_t75" style="position:absolute;width:57435;height:31026;visibility:visible;mso-wrap-style:square">
                    <v:fill o:detectmouseclick="t"/>
                    <v:path o:connecttype="none"/>
                  </v:shape>
                  <v:roundrect id="Rectangle: Rounded Corners 421" o:spid="_x0000_s1210"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9B0D46" w:rsidRDefault="009B0D46"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v:textbox>
                  </v:roundrect>
                  <v:roundrect id="Rectangle: Rounded Corners 422" o:spid="_x0000_s1211"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9B0D46" w:rsidRDefault="009B0D46"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v:textbox>
                  </v:roundrect>
                  <v:roundrect id="Rectangle: Rounded Corners 427" o:spid="_x0000_s1212"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213"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214"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215"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216"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217"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9B0D46" w:rsidRPr="008A2C52" w:rsidRDefault="009B0D46" w:rsidP="007303D5">
                          <w:pPr>
                            <w:jc w:val="center"/>
                            <w:rPr>
                              <w:rFonts w:ascii="Microsoft Sans Serif" w:hAnsi="Microsoft Sans Serif" w:cs="Microsoft Sans Serif"/>
                              <w:b/>
                              <w:color w:val="FFFFFF" w:themeColor="background1"/>
                              <w:sz w:val="20"/>
                              <w:szCs w:val="20"/>
                              <w:rPrChange w:id="2008"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2009" w:author="Rajo" w:date="2018-05-31T17:33:00Z">
                                <w:rPr>
                                  <w:rFonts w:ascii="Microsoft Sans Serif" w:hAnsi="Microsoft Sans Serif" w:cs="Microsoft Sans Serif"/>
                                  <w:b/>
                                  <w:sz w:val="20"/>
                                  <w:szCs w:val="20"/>
                                </w:rPr>
                              </w:rPrChange>
                            </w:rPr>
                            <w:t>A</w:t>
                          </w:r>
                        </w:p>
                      </w:txbxContent>
                    </v:textbox>
                  </v:oval>
                  <v:oval id="Oval 433" o:spid="_x0000_s1218"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10" w:author="Rajo" w:date="2018-05-31T17:34:00Z">
                                <w:rPr/>
                              </w:rPrChange>
                            </w:rPr>
                          </w:pPr>
                          <w:r w:rsidRPr="008A2C52">
                            <w:rPr>
                              <w:rFonts w:ascii="Microsoft Sans Serif" w:eastAsia="Calibri" w:hAnsi="Microsoft Sans Serif"/>
                              <w:b/>
                              <w:bCs/>
                              <w:color w:val="FFFFFF" w:themeColor="background1"/>
                              <w:sz w:val="20"/>
                              <w:szCs w:val="20"/>
                              <w:rPrChange w:id="2011" w:author="Rajo" w:date="2018-05-31T17:34:00Z">
                                <w:rPr>
                                  <w:rFonts w:ascii="Microsoft Sans Serif" w:eastAsia="Calibri" w:hAnsi="Microsoft Sans Serif"/>
                                  <w:b/>
                                  <w:bCs/>
                                  <w:sz w:val="20"/>
                                  <w:szCs w:val="20"/>
                                </w:rPr>
                              </w:rPrChange>
                            </w:rPr>
                            <w:t>E</w:t>
                          </w:r>
                        </w:p>
                      </w:txbxContent>
                    </v:textbox>
                  </v:oval>
                  <v:line id="Straight Connector 437" o:spid="_x0000_s1219"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220"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221"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9B0D46" w:rsidRDefault="009B0D46"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2012" w:author="Rajo" w:date="2018-05-31T17:34:00Z">
                                <w:rPr>
                                  <w:rFonts w:ascii="Microsoft Sans Serif" w:eastAsia="Calibri" w:hAnsi="Microsoft Sans Serif"/>
                                  <w:b/>
                                  <w:bCs/>
                                  <w:sz w:val="20"/>
                                  <w:szCs w:val="20"/>
                                </w:rPr>
                              </w:rPrChange>
                            </w:rPr>
                            <w:t>C</w:t>
                          </w:r>
                        </w:p>
                      </w:txbxContent>
                    </v:textbox>
                  </v:oval>
                  <v:line id="Straight Connector 487" o:spid="_x0000_s1222"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223"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224"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13" w:author="Rajo" w:date="2018-05-31T17:33:00Z">
                                <w:rPr/>
                              </w:rPrChange>
                            </w:rPr>
                          </w:pPr>
                          <w:r w:rsidRPr="008A2C52">
                            <w:rPr>
                              <w:rFonts w:ascii="Microsoft Sans Serif" w:eastAsia="Calibri" w:hAnsi="Microsoft Sans Serif"/>
                              <w:b/>
                              <w:bCs/>
                              <w:color w:val="FFFFFF" w:themeColor="background1"/>
                              <w:sz w:val="20"/>
                              <w:szCs w:val="20"/>
                              <w:rPrChange w:id="2014" w:author="Rajo" w:date="2018-05-31T17:33:00Z">
                                <w:rPr>
                                  <w:rFonts w:ascii="Microsoft Sans Serif" w:eastAsia="Calibri" w:hAnsi="Microsoft Sans Serif"/>
                                  <w:b/>
                                  <w:bCs/>
                                  <w:sz w:val="20"/>
                                  <w:szCs w:val="20"/>
                                </w:rPr>
                              </w:rPrChange>
                            </w:rPr>
                            <w:t>D</w:t>
                          </w:r>
                        </w:p>
                      </w:txbxContent>
                    </v:textbox>
                  </v:oval>
                  <v:oval id="Oval 490" o:spid="_x0000_s1225"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15" w:author="Rajo" w:date="2018-05-31T17:34:00Z">
                                <w:rPr/>
                              </w:rPrChange>
                            </w:rPr>
                          </w:pPr>
                          <w:r w:rsidRPr="008A2C52">
                            <w:rPr>
                              <w:rFonts w:ascii="Microsoft Sans Serif" w:eastAsia="Calibri" w:hAnsi="Microsoft Sans Serif"/>
                              <w:b/>
                              <w:bCs/>
                              <w:color w:val="FFFFFF" w:themeColor="background1"/>
                              <w:sz w:val="20"/>
                              <w:szCs w:val="20"/>
                              <w:rPrChange w:id="2016" w:author="Rajo" w:date="2018-05-31T17:34:00Z">
                                <w:rPr>
                                  <w:rFonts w:ascii="Microsoft Sans Serif" w:eastAsia="Calibri" w:hAnsi="Microsoft Sans Serif"/>
                                  <w:b/>
                                  <w:bCs/>
                                  <w:sz w:val="20"/>
                                  <w:szCs w:val="20"/>
                                </w:rPr>
                              </w:rPrChange>
                            </w:rPr>
                            <w:t>B</w:t>
                          </w:r>
                        </w:p>
                      </w:txbxContent>
                    </v:textbox>
                  </v:oval>
                  <v:line id="Straight Connector 491" o:spid="_x0000_s1226"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27"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9B0D46" w:rsidRDefault="009B0D46" w:rsidP="007303D5">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v:textbox>
                  </v:shape>
                  <v:shape id="Text Box 105" o:spid="_x0000_s1228"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v:textbox>
                  </v:shape>
                  <v:shape id="Text Box 105" o:spid="_x0000_s1229"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9B0D46" w:rsidRDefault="009B0D46" w:rsidP="007303D5">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v:textbox>
                  </v:shape>
                  <v:shape id="Text Box 105" o:spid="_x0000_s1230"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v:textbox>
                  </v:shape>
                  <v:shape id="Text Box 105" o:spid="_x0000_s1231"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v:textbox>
                  </v:shape>
                  <v:line id="Straight Connector 497" o:spid="_x0000_s1232"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33"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17" w:author="Rajo" w:date="2018-05-31T17:34:00Z">
                                <w:rPr/>
                              </w:rPrChange>
                            </w:rPr>
                          </w:pPr>
                          <w:r w:rsidRPr="008A2C52">
                            <w:rPr>
                              <w:rFonts w:ascii="Microsoft Sans Serif" w:eastAsia="Calibri" w:hAnsi="Microsoft Sans Serif"/>
                              <w:b/>
                              <w:bCs/>
                              <w:color w:val="FFFFFF" w:themeColor="background1"/>
                              <w:sz w:val="20"/>
                              <w:szCs w:val="20"/>
                              <w:rPrChange w:id="2018" w:author="Rajo" w:date="2018-05-31T17:34:00Z">
                                <w:rPr>
                                  <w:rFonts w:ascii="Microsoft Sans Serif" w:eastAsia="Calibri" w:hAnsi="Microsoft Sans Serif"/>
                                  <w:b/>
                                  <w:bCs/>
                                  <w:sz w:val="20"/>
                                  <w:szCs w:val="20"/>
                                </w:rPr>
                              </w:rPrChange>
                            </w:rPr>
                            <w:t>F</w:t>
                          </w:r>
                        </w:p>
                      </w:txbxContent>
                    </v:textbox>
                  </v:oval>
                  <v:line id="Straight Connector 499" o:spid="_x0000_s1234"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35"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v:textbox>
                  </v:shape>
                  <v:line id="Straight Connector 501" o:spid="_x0000_s1236"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37"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9B0D46" w:rsidRPr="008A2C52" w:rsidRDefault="009B0D46" w:rsidP="007303D5">
                          <w:pPr>
                            <w:pStyle w:val="NormalWeb"/>
                            <w:spacing w:before="0" w:beforeAutospacing="0" w:after="0" w:afterAutospacing="0" w:line="276" w:lineRule="auto"/>
                            <w:jc w:val="center"/>
                            <w:rPr>
                              <w:color w:val="FFFFFF" w:themeColor="background1"/>
                              <w:rPrChange w:id="2019" w:author="Rajo" w:date="2018-05-31T17:33:00Z">
                                <w:rPr/>
                              </w:rPrChange>
                            </w:rPr>
                          </w:pPr>
                          <w:r w:rsidRPr="008A2C52">
                            <w:rPr>
                              <w:rFonts w:ascii="Microsoft Sans Serif" w:eastAsia="Calibri" w:hAnsi="Microsoft Sans Serif"/>
                              <w:b/>
                              <w:bCs/>
                              <w:color w:val="FFFFFF" w:themeColor="background1"/>
                              <w:sz w:val="20"/>
                              <w:szCs w:val="20"/>
                              <w:rPrChange w:id="2020" w:author="Rajo" w:date="2018-05-31T17:33:00Z">
                                <w:rPr>
                                  <w:rFonts w:ascii="Microsoft Sans Serif" w:eastAsia="Calibri" w:hAnsi="Microsoft Sans Serif"/>
                                  <w:b/>
                                  <w:bCs/>
                                  <w:sz w:val="20"/>
                                  <w:szCs w:val="20"/>
                                </w:rPr>
                              </w:rPrChange>
                            </w:rPr>
                            <w:t>D</w:t>
                          </w:r>
                        </w:p>
                      </w:txbxContent>
                    </v:textbox>
                  </v:oval>
                  <v:shape id="Text Box 105" o:spid="_x0000_s1238"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v:textbox>
                  </v:shape>
                  <v:shape id="Text Box 105" o:spid="_x0000_s1239"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9B0D46" w:rsidRDefault="009B0D46" w:rsidP="007303D5">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v:textbox>
                  </v:shape>
                  <w10:wrap type="square"/>
                </v:group>
              </w:pict>
            </mc:Fallback>
          </mc:AlternateContent>
        </w:r>
      </w:ins>
      <w:ins w:id="2021"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2022" w:author="Rajo" w:date="2018-05-31T17:21:00Z"/>
          <w:lang w:val="bs-Latn-BA"/>
        </w:rPr>
        <w:pPrChange w:id="2023" w:author="Rajo" w:date="2018-05-31T17:32:00Z">
          <w:pPr>
            <w:spacing w:line="240" w:lineRule="auto"/>
            <w:jc w:val="both"/>
          </w:pPr>
        </w:pPrChange>
      </w:pPr>
      <w:ins w:id="2024"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2025" w:author="Rajo" w:date="2018-05-31T17:21:00Z"/>
          <w:lang w:val="bs-Latn-BA"/>
        </w:rPr>
      </w:pPr>
      <w:ins w:id="2026"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2027" w:author="Rajo" w:date="2018-05-31T17:21:00Z"/>
          <w:lang w:val="bs-Latn-BA"/>
        </w:rPr>
      </w:pPr>
      <w:ins w:id="2028"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2029" w:author="Rajo" w:date="2018-05-31T17:21:00Z"/>
          <w:lang w:val="bs-Latn-BA"/>
        </w:rPr>
      </w:pPr>
      <w:ins w:id="2030"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2031" w:author="Rajo" w:date="2018-05-31T17:21:00Z"/>
          <w:lang w:val="bs-Latn-BA"/>
        </w:rPr>
      </w:pPr>
      <w:ins w:id="2032"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2033" w:author="Rajo" w:date="2018-05-31T17:21:00Z"/>
          <w:lang w:val="bs-Latn-BA"/>
        </w:rPr>
      </w:pPr>
      <w:ins w:id="2034"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2035" w:author="Rajo" w:date="2018-05-31T17:21:00Z"/>
          <w:lang w:val="bs-Latn-BA"/>
        </w:rPr>
      </w:pPr>
      <w:ins w:id="2036"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2037" w:author="Rajo" w:date="2018-05-31T17:21:00Z"/>
          <w:lang w:val="bs-Latn-BA"/>
        </w:rPr>
      </w:pPr>
    </w:p>
    <w:p w14:paraId="0EEDCD72" w14:textId="00C91B12" w:rsidR="007303D5" w:rsidRPr="007303D5" w:rsidRDefault="007303D5">
      <w:pPr>
        <w:spacing w:line="240" w:lineRule="auto"/>
        <w:ind w:firstLine="360"/>
        <w:jc w:val="both"/>
        <w:rPr>
          <w:ins w:id="2038" w:author="Rajo" w:date="2018-05-31T17:21:00Z"/>
          <w:lang w:val="bs-Latn-BA"/>
        </w:rPr>
        <w:pPrChange w:id="2039" w:author="Rajo" w:date="2018-06-17T14:51:00Z">
          <w:pPr>
            <w:spacing w:line="240" w:lineRule="auto"/>
            <w:jc w:val="both"/>
          </w:pPr>
        </w:pPrChange>
      </w:pPr>
      <w:ins w:id="2040"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2041" w:author="Rajo" w:date="2018-05-31T17:21:00Z"/>
          <w:lang w:val="bs-Latn-BA"/>
        </w:rPr>
        <w:pPrChange w:id="2042" w:author="Rajo" w:date="2018-06-17T14:51:00Z">
          <w:pPr>
            <w:spacing w:line="240" w:lineRule="auto"/>
            <w:jc w:val="both"/>
          </w:pPr>
        </w:pPrChange>
      </w:pPr>
      <w:ins w:id="2043" w:author="Rajo" w:date="2018-05-31T17:37:00Z">
        <w:r>
          <w:rPr>
            <w:lang w:val="bs-Latn-BA"/>
          </w:rPr>
          <w:t>P</w:t>
        </w:r>
      </w:ins>
      <w:commentRangeStart w:id="2044"/>
      <w:commentRangeStart w:id="2045"/>
      <w:ins w:id="2046" w:author="Rajo" w:date="2018-05-31T17:21:00Z">
        <w:r w:rsidR="007303D5" w:rsidRPr="007303D5">
          <w:rPr>
            <w:lang w:val="bs-Latn-BA"/>
          </w:rPr>
          <w:t>rednost OAuth2</w:t>
        </w:r>
        <w:commentRangeEnd w:id="2044"/>
        <w:r w:rsidR="007303D5" w:rsidRPr="007303D5">
          <w:commentReference w:id="2044"/>
        </w:r>
      </w:ins>
      <w:commentRangeEnd w:id="2045"/>
      <w:ins w:id="2047" w:author="Rajo" w:date="2018-06-17T16:57:00Z">
        <w:r w:rsidR="00310776">
          <w:rPr>
            <w:rStyle w:val="CommentReference"/>
          </w:rPr>
          <w:commentReference w:id="2045"/>
        </w:r>
      </w:ins>
      <w:ins w:id="2048" w:author="Rajo" w:date="2018-05-31T17:21:00Z">
        <w:r w:rsidR="007303D5" w:rsidRPr="007303D5">
          <w:rPr>
            <w:lang w:val="bs-Latn-BA"/>
          </w:rPr>
          <w:t xml:space="preserve"> tokova dešavanja</w:t>
        </w:r>
      </w:ins>
      <w:ins w:id="2049" w:author="Rajo" w:date="2018-05-31T17:37:00Z">
        <w:r>
          <w:rPr>
            <w:lang w:val="bs-Latn-BA"/>
          </w:rPr>
          <w:t xml:space="preserve"> u odnosu na SAML tokove</w:t>
        </w:r>
      </w:ins>
      <w:ins w:id="2050" w:author="Rajo" w:date="2018-05-31T17:54:00Z">
        <w:r w:rsidR="00CB1AE4">
          <w:rPr>
            <w:lang w:val="bs-Latn-BA"/>
          </w:rPr>
          <w:t>,</w:t>
        </w:r>
      </w:ins>
      <w:ins w:id="2051" w:author="Rajo" w:date="2018-05-31T17:21:00Z">
        <w:r w:rsidR="007303D5" w:rsidRPr="007303D5">
          <w:rPr>
            <w:lang w:val="bs-Latn-BA"/>
          </w:rPr>
          <w:t xml:space="preserve"> je to što se </w:t>
        </w:r>
      </w:ins>
      <w:ins w:id="2052" w:author="Rajo" w:date="2018-05-31T17:45:00Z">
        <w:r w:rsidR="006A2C5C">
          <w:rPr>
            <w:lang w:val="bs-Latn-BA"/>
          </w:rPr>
          <w:t xml:space="preserve">slanje </w:t>
        </w:r>
      </w:ins>
      <w:ins w:id="2053" w:author="Rajo" w:date="2018-05-31T17:47:00Z">
        <w:r w:rsidR="006B0B93">
          <w:rPr>
            <w:lang w:val="bs-Latn-BA"/>
          </w:rPr>
          <w:t xml:space="preserve">pristupnog </w:t>
        </w:r>
      </w:ins>
      <w:ins w:id="2054" w:author="Rajo" w:date="2018-05-31T17:45:00Z">
        <w:r w:rsidR="006A2C5C">
          <w:rPr>
            <w:lang w:val="bs-Latn-BA"/>
          </w:rPr>
          <w:t>token</w:t>
        </w:r>
      </w:ins>
      <w:ins w:id="2055" w:author="Rajo" w:date="2018-05-31T17:57:00Z">
        <w:r w:rsidR="000D1B95">
          <w:rPr>
            <w:lang w:val="bs-Latn-BA"/>
          </w:rPr>
          <w:t>a</w:t>
        </w:r>
      </w:ins>
      <w:ins w:id="2056" w:author="Rajo" w:date="2018-05-31T17:21:00Z">
        <w:r w:rsidR="007303D5" w:rsidRPr="007303D5">
          <w:rPr>
            <w:lang w:val="bs-Latn-BA"/>
          </w:rPr>
          <w:t xml:space="preserve"> od autorizacionog servera</w:t>
        </w:r>
      </w:ins>
      <w:ins w:id="2057" w:author="Rajo" w:date="2018-05-31T17:39:00Z">
        <w:r w:rsidR="006A2C5C">
          <w:rPr>
            <w:lang w:val="bs-Latn-BA"/>
          </w:rPr>
          <w:t xml:space="preserve"> ka </w:t>
        </w:r>
      </w:ins>
      <w:ins w:id="2058" w:author="Rajo" w:date="2018-05-31T17:21:00Z">
        <w:r w:rsidR="007303D5" w:rsidRPr="007303D5">
          <w:rPr>
            <w:lang w:val="bs-Latn-BA"/>
          </w:rPr>
          <w:t>server</w:t>
        </w:r>
      </w:ins>
      <w:ins w:id="2059" w:author="Rajo" w:date="2018-05-31T17:39:00Z">
        <w:r w:rsidR="006A2C5C">
          <w:rPr>
            <w:lang w:val="bs-Latn-BA"/>
          </w:rPr>
          <w:t>u</w:t>
        </w:r>
      </w:ins>
      <w:ins w:id="2060" w:author="Rajo" w:date="2018-05-31T17:21:00Z">
        <w:r w:rsidR="007303D5" w:rsidRPr="007303D5">
          <w:rPr>
            <w:lang w:val="bs-Latn-BA"/>
          </w:rPr>
          <w:t xml:space="preserve"> sa resursima</w:t>
        </w:r>
      </w:ins>
      <w:ins w:id="2061" w:author="Rajo" w:date="2018-05-31T17:39:00Z">
        <w:r w:rsidR="006A2C5C">
          <w:rPr>
            <w:lang w:val="bs-Latn-BA"/>
          </w:rPr>
          <w:t xml:space="preserve"> (posredstvom klijenta)</w:t>
        </w:r>
      </w:ins>
      <w:ins w:id="2062" w:author="Rajo" w:date="2018-05-31T17:21:00Z">
        <w:r w:rsidR="007303D5" w:rsidRPr="007303D5">
          <w:rPr>
            <w:lang w:val="bs-Latn-BA"/>
          </w:rPr>
          <w:t xml:space="preserve"> vrši </w:t>
        </w:r>
      </w:ins>
      <w:ins w:id="2063" w:author="Rajo" w:date="2018-05-31T18:06:00Z">
        <w:r w:rsidR="00CB0E0C">
          <w:rPr>
            <w:lang w:val="bs-Latn-BA"/>
          </w:rPr>
          <w:t>upotrebom</w:t>
        </w:r>
      </w:ins>
      <w:ins w:id="2064" w:author="Rajo" w:date="2018-05-31T17:21:00Z">
        <w:r w:rsidR="007303D5" w:rsidRPr="007303D5">
          <w:rPr>
            <w:lang w:val="bs-Latn-BA"/>
          </w:rPr>
          <w:t xml:space="preserve"> HTTP preusmjeravanja (</w:t>
        </w:r>
        <w:r w:rsidR="007303D5" w:rsidRPr="00313D0F">
          <w:rPr>
            <w:i/>
            <w:lang w:val="bs-Latn-BA"/>
            <w:rPrChange w:id="2065" w:author="Rajo" w:date="2018-05-31T20:01:00Z">
              <w:rPr>
                <w:lang w:val="bs-Latn-BA"/>
              </w:rPr>
            </w:rPrChange>
          </w:rPr>
          <w:t>HTTP Redirect</w:t>
        </w:r>
      </w:ins>
      <w:ins w:id="2066" w:author="Rajo" w:date="2018-05-31T17:57:00Z">
        <w:r w:rsidR="00B5752A" w:rsidRPr="00313D0F">
          <w:rPr>
            <w:i/>
            <w:lang w:val="bs-Latn-BA"/>
            <w:rPrChange w:id="2067" w:author="Rajo" w:date="2018-05-31T20:01:00Z">
              <w:rPr>
                <w:lang w:val="bs-Latn-BA"/>
              </w:rPr>
            </w:rPrChange>
          </w:rPr>
          <w:t xml:space="preserve"> (GET)</w:t>
        </w:r>
      </w:ins>
      <w:ins w:id="2068" w:author="Rajo" w:date="2018-05-31T17:21:00Z">
        <w:r w:rsidR="007303D5" w:rsidRPr="007303D5">
          <w:rPr>
            <w:lang w:val="bs-Latn-BA"/>
          </w:rPr>
          <w:t xml:space="preserve">), </w:t>
        </w:r>
      </w:ins>
      <w:ins w:id="2069" w:author="Rajo" w:date="2018-05-31T17:49:00Z">
        <w:r w:rsidR="002838DE">
          <w:rPr>
            <w:lang w:val="bs-Latn-BA"/>
          </w:rPr>
          <w:t xml:space="preserve">pri čemu </w:t>
        </w:r>
      </w:ins>
      <w:ins w:id="2070" w:author="Rajo" w:date="2018-05-31T17:51:00Z">
        <w:r w:rsidR="00F14568">
          <w:rPr>
            <w:lang w:val="bs-Latn-BA"/>
          </w:rPr>
          <w:t>se</w:t>
        </w:r>
      </w:ins>
      <w:ins w:id="2071" w:author="Rajo" w:date="2018-05-31T17:49:00Z">
        <w:r w:rsidR="002838DE">
          <w:rPr>
            <w:lang w:val="bs-Latn-BA"/>
          </w:rPr>
          <w:t xml:space="preserve"> </w:t>
        </w:r>
      </w:ins>
      <w:ins w:id="2072" w:author="Rajo" w:date="2018-05-31T17:52:00Z">
        <w:r w:rsidR="00F14568">
          <w:rPr>
            <w:lang w:val="bs-Latn-BA"/>
          </w:rPr>
          <w:t>on</w:t>
        </w:r>
      </w:ins>
      <w:ins w:id="2073" w:author="Rajo" w:date="2018-05-31T17:49:00Z">
        <w:r w:rsidR="002838DE">
          <w:rPr>
            <w:lang w:val="bs-Latn-BA"/>
          </w:rPr>
          <w:t xml:space="preserve"> </w:t>
        </w:r>
      </w:ins>
      <w:ins w:id="2074" w:author="Rajo" w:date="2018-05-31T17:52:00Z">
        <w:r w:rsidR="00F14568">
          <w:rPr>
            <w:lang w:val="bs-Latn-BA"/>
          </w:rPr>
          <w:t>prosljeđuje</w:t>
        </w:r>
      </w:ins>
      <w:ins w:id="2075" w:author="Rajo" w:date="2018-05-31T17:49:00Z">
        <w:r w:rsidR="002838DE">
          <w:rPr>
            <w:lang w:val="bs-Latn-BA"/>
          </w:rPr>
          <w:t xml:space="preserve"> kao</w:t>
        </w:r>
      </w:ins>
      <w:ins w:id="2076" w:author="Rajo" w:date="2018-05-31T17:21:00Z">
        <w:r w:rsidR="007303D5" w:rsidRPr="007303D5">
          <w:rPr>
            <w:lang w:val="bs-Latn-BA"/>
          </w:rPr>
          <w:t xml:space="preserve"> parametar zahtjeva. </w:t>
        </w:r>
      </w:ins>
      <w:ins w:id="2077" w:author="Rajo" w:date="2018-05-31T17:52:00Z">
        <w:r w:rsidR="00CB1AE4">
          <w:rPr>
            <w:lang w:val="bs-Latn-BA"/>
          </w:rPr>
          <w:t xml:space="preserve">To predstavlja prednost u odnosu </w:t>
        </w:r>
      </w:ins>
      <w:ins w:id="2078" w:author="Rajo" w:date="2018-05-31T17:58:00Z">
        <w:r w:rsidR="00E26E5D">
          <w:rPr>
            <w:lang w:val="bs-Latn-BA"/>
          </w:rPr>
          <w:t>n</w:t>
        </w:r>
      </w:ins>
      <w:ins w:id="2079" w:author="Rajo" w:date="2018-05-31T17:52:00Z">
        <w:r w:rsidR="00CB1AE4">
          <w:rPr>
            <w:lang w:val="bs-Latn-BA"/>
          </w:rPr>
          <w:t>a tok dešavanja naveden kod SAML</w:t>
        </w:r>
      </w:ins>
      <w:ins w:id="2080" w:author="Rajo" w:date="2018-05-31T17:53:00Z">
        <w:r w:rsidR="00CB1AE4">
          <w:rPr>
            <w:lang w:val="bs-Latn-BA"/>
          </w:rPr>
          <w:t>-a</w:t>
        </w:r>
      </w:ins>
      <w:ins w:id="2081" w:author="Rajo" w:date="2018-05-31T17:59:00Z">
        <w:r w:rsidR="005A7743">
          <w:rPr>
            <w:lang w:val="bs-Latn-BA"/>
          </w:rPr>
          <w:t>,</w:t>
        </w:r>
      </w:ins>
      <w:ins w:id="2082" w:author="Rajo" w:date="2018-05-31T17:53:00Z">
        <w:r w:rsidR="00CB1AE4">
          <w:rPr>
            <w:lang w:val="bs-Latn-BA"/>
          </w:rPr>
          <w:t xml:space="preserve"> iz razloga što </w:t>
        </w:r>
      </w:ins>
      <w:ins w:id="2083" w:author="Rajo" w:date="2018-05-31T17:58:00Z">
        <w:r w:rsidR="00BD61DB">
          <w:rPr>
            <w:lang w:val="bs-Latn-BA"/>
          </w:rPr>
          <w:t>s</w:t>
        </w:r>
      </w:ins>
      <w:ins w:id="2084" w:author="Rajo" w:date="2018-05-31T17:53:00Z">
        <w:r w:rsidR="00CB1AE4">
          <w:rPr>
            <w:lang w:val="bs-Latn-BA"/>
          </w:rPr>
          <w:t xml:space="preserve">e </w:t>
        </w:r>
      </w:ins>
      <w:ins w:id="2085" w:author="Rajo" w:date="2018-05-31T18:07:00Z">
        <w:r w:rsidR="00B97E7C">
          <w:rPr>
            <w:lang w:val="bs-Latn-BA"/>
          </w:rPr>
          <w:t>na taj način</w:t>
        </w:r>
      </w:ins>
      <w:ins w:id="2086" w:author="Rajo" w:date="2018-05-31T17:53:00Z">
        <w:r w:rsidR="00CB1AE4">
          <w:rPr>
            <w:lang w:val="bs-Latn-BA"/>
          </w:rPr>
          <w:t xml:space="preserve"> izbje</w:t>
        </w:r>
      </w:ins>
      <w:ins w:id="2087" w:author="Rajo" w:date="2018-05-31T17:59:00Z">
        <w:r w:rsidR="00BD61DB">
          <w:rPr>
            <w:lang w:val="bs-Latn-BA"/>
          </w:rPr>
          <w:t>gava</w:t>
        </w:r>
      </w:ins>
      <w:ins w:id="2088" w:author="Rajo" w:date="2018-05-31T17:53:00Z">
        <w:r w:rsidR="00CB1AE4">
          <w:rPr>
            <w:lang w:val="bs-Latn-BA"/>
          </w:rPr>
          <w:t xml:space="preserve"> upotreba HTTP POST uvezivanja </w:t>
        </w:r>
      </w:ins>
      <w:ins w:id="2089" w:author="Rajo" w:date="2018-05-31T18:04:00Z">
        <w:r w:rsidR="003C435E">
          <w:rPr>
            <w:lang w:val="bs-Latn-BA"/>
          </w:rPr>
          <w:t>koje sa sobom nosi problem pristupa tijelu HTTP</w:t>
        </w:r>
      </w:ins>
      <w:ins w:id="2090" w:author="Rajo" w:date="2018-05-31T18:05:00Z">
        <w:r w:rsidR="00E143D4">
          <w:rPr>
            <w:lang w:val="bs-Latn-BA"/>
          </w:rPr>
          <w:t xml:space="preserve"> POST</w:t>
        </w:r>
      </w:ins>
      <w:ins w:id="2091" w:author="Rajo" w:date="2018-05-31T18:04:00Z">
        <w:r w:rsidR="003C435E">
          <w:rPr>
            <w:lang w:val="bs-Latn-BA"/>
          </w:rPr>
          <w:t xml:space="preserve"> zahtjeva od strane nativn</w:t>
        </w:r>
      </w:ins>
      <w:ins w:id="2092" w:author="Rajo" w:date="2018-05-31T18:05:00Z">
        <w:r w:rsidR="00E143D4">
          <w:rPr>
            <w:lang w:val="bs-Latn-BA"/>
          </w:rPr>
          <w:t>ih</w:t>
        </w:r>
      </w:ins>
      <w:ins w:id="2093" w:author="Rajo" w:date="2018-05-31T18:04:00Z">
        <w:r w:rsidR="003C435E">
          <w:rPr>
            <w:lang w:val="bs-Latn-BA"/>
          </w:rPr>
          <w:t xml:space="preserve"> </w:t>
        </w:r>
      </w:ins>
      <w:ins w:id="2094" w:author="Rajo" w:date="2018-05-31T18:05:00Z">
        <w:r w:rsidR="008A4B0E">
          <w:rPr>
            <w:lang w:val="bs-Latn-BA"/>
          </w:rPr>
          <w:t xml:space="preserve">(npr. mobilnih) </w:t>
        </w:r>
        <w:r w:rsidR="00E143D4">
          <w:rPr>
            <w:lang w:val="bs-Latn-BA"/>
          </w:rPr>
          <w:t>aplikacija</w:t>
        </w:r>
      </w:ins>
      <w:ins w:id="2095" w:author="Rajo" w:date="2018-05-31T17:53:00Z">
        <w:r w:rsidR="00CB1AE4">
          <w:rPr>
            <w:lang w:val="bs-Latn-BA"/>
          </w:rPr>
          <w:t xml:space="preserve">, čime se olakšava </w:t>
        </w:r>
      </w:ins>
      <w:ins w:id="2096" w:author="Rajo" w:date="2018-05-31T18:05:00Z">
        <w:r w:rsidR="008A4B0E">
          <w:rPr>
            <w:lang w:val="bs-Latn-BA"/>
          </w:rPr>
          <w:t xml:space="preserve">njihova </w:t>
        </w:r>
      </w:ins>
      <w:ins w:id="2097" w:author="Rajo" w:date="2018-05-31T17:54:00Z">
        <w:r w:rsidR="00CB1AE4">
          <w:rPr>
            <w:lang w:val="bs-Latn-BA"/>
          </w:rPr>
          <w:t xml:space="preserve">integracija sa SSO serverom. </w:t>
        </w:r>
      </w:ins>
      <w:ins w:id="2098" w:author="Rajo" w:date="2018-05-31T17:21:00Z">
        <w:r w:rsidR="007303D5" w:rsidRPr="007303D5">
          <w:rPr>
            <w:lang w:val="bs-Latn-BA"/>
          </w:rPr>
          <w:t xml:space="preserve">OAuth2 takođe ne pretpostavlja da je klijent u stvari </w:t>
        </w:r>
        <w:r w:rsidR="007303D5" w:rsidRPr="00B03368">
          <w:rPr>
            <w:i/>
            <w:lang w:val="bs-Latn-BA"/>
            <w:rPrChange w:id="2099"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233832">
      <w:pPr>
        <w:spacing w:line="240" w:lineRule="auto"/>
        <w:ind w:firstLine="360"/>
        <w:jc w:val="both"/>
        <w:rPr>
          <w:ins w:id="2100" w:author="Rajo" w:date="2018-05-31T17:21:00Z"/>
          <w:lang w:val="bs-Latn-BA"/>
        </w:rPr>
      </w:pPr>
      <w:ins w:id="2101"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2102" w:author="Rajo" w:date="2018-05-31T17:21:00Z"/>
          <w:lang w:val="bs-Latn-BA"/>
        </w:rPr>
      </w:pPr>
    </w:p>
    <w:p w14:paraId="0DED30BB" w14:textId="12FEF989" w:rsidR="007303D5" w:rsidRPr="001F5131" w:rsidRDefault="007303D5">
      <w:pPr>
        <w:keepNext/>
        <w:keepLines/>
        <w:numPr>
          <w:ilvl w:val="2"/>
          <w:numId w:val="1"/>
        </w:numPr>
        <w:spacing w:before="40" w:line="240" w:lineRule="auto"/>
        <w:jc w:val="both"/>
        <w:outlineLvl w:val="2"/>
        <w:rPr>
          <w:ins w:id="2103" w:author="Rajo" w:date="2018-05-31T17:21:00Z"/>
          <w:rFonts w:asciiTheme="majorHAnsi" w:eastAsiaTheme="majorEastAsia" w:hAnsiTheme="majorHAnsi" w:cstheme="majorBidi"/>
          <w:i/>
          <w:color w:val="244061" w:themeColor="accent1" w:themeShade="80"/>
          <w:szCs w:val="24"/>
          <w:lang w:val="bs-Latn-BA"/>
          <w:rPrChange w:id="2104" w:author="Rajo" w:date="2018-06-17T14:40:00Z">
            <w:rPr>
              <w:ins w:id="2105" w:author="Rajo" w:date="2018-05-31T17:21:00Z"/>
              <w:lang w:val="bs-Latn-BA"/>
            </w:rPr>
          </w:rPrChange>
        </w:rPr>
        <w:pPrChange w:id="2106" w:author="Rajo" w:date="2018-06-17T14:40:00Z">
          <w:pPr>
            <w:spacing w:line="240" w:lineRule="auto"/>
          </w:pPr>
        </w:pPrChange>
      </w:pPr>
      <w:ins w:id="2107"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5F591AB4" w14:textId="74680E95" w:rsidR="007303D5" w:rsidRPr="007303D5" w:rsidRDefault="007303D5">
      <w:pPr>
        <w:spacing w:line="240" w:lineRule="auto"/>
        <w:ind w:firstLine="360"/>
        <w:jc w:val="both"/>
        <w:rPr>
          <w:ins w:id="2108" w:author="Rajo" w:date="2018-05-31T17:21:00Z"/>
          <w:lang w:val="bs-Latn-BA"/>
        </w:rPr>
        <w:pPrChange w:id="2109" w:author="Rajo" w:date="2018-06-17T14:51:00Z">
          <w:pPr>
            <w:spacing w:line="240" w:lineRule="auto"/>
            <w:jc w:val="both"/>
          </w:pPr>
        </w:pPrChange>
      </w:pPr>
      <w:ins w:id="2110"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360"/>
        <w:jc w:val="both"/>
        <w:rPr>
          <w:ins w:id="2111" w:author="Rajo" w:date="2018-05-31T17:21:00Z"/>
          <w:lang w:val="bs-Latn-BA"/>
        </w:rPr>
        <w:pPrChange w:id="2112" w:author="Rajo" w:date="2018-06-17T14:51:00Z">
          <w:pPr>
            <w:spacing w:line="240" w:lineRule="auto"/>
            <w:jc w:val="both"/>
          </w:pPr>
        </w:pPrChange>
      </w:pPr>
      <w:ins w:id="2113" w:author="Rajo" w:date="2018-05-31T17:21:00Z">
        <w:r w:rsidRPr="007303D5">
          <w:rPr>
            <w:lang w:val="bs-Latn-BA"/>
          </w:rPr>
          <w:t xml:space="preserve">Postoji dosta toga gdje OAuth2 specifikacija navodi da su stvari „van okvira ove specifikacije“. To predstavlja jednu od mana OAuth2 </w:t>
        </w:r>
      </w:ins>
      <w:ins w:id="2114" w:author="Rajo" w:date="2018-05-31T17:35:00Z">
        <w:r w:rsidR="005C6147" w:rsidRPr="007303D5">
          <w:rPr>
            <w:lang w:val="bs-Latn-BA"/>
          </w:rPr>
          <w:t>specifikacije</w:t>
        </w:r>
      </w:ins>
      <w:ins w:id="2115" w:author="Rajo" w:date="2018-05-31T17:21:00Z">
        <w:r w:rsidRPr="007303D5">
          <w:rPr>
            <w:lang w:val="bs-Latn-BA"/>
          </w:rPr>
          <w:t xml:space="preserve"> jer su mnoge stvari </w:t>
        </w:r>
        <w:r w:rsidRPr="007303D5">
          <w:rPr>
            <w:lang w:val="bs-Latn-BA"/>
          </w:rPr>
          <w:lastRenderedPageBreak/>
          <w:t>prepuštene implementaciji, što bi u jednom trenutku moglo dovesti do nekompatibilne implementacije.</w:t>
        </w:r>
      </w:ins>
    </w:p>
    <w:p w14:paraId="5B6555DD" w14:textId="5B933D1D" w:rsidR="007303D5" w:rsidRPr="007303D5" w:rsidRDefault="007303D5">
      <w:pPr>
        <w:spacing w:line="240" w:lineRule="auto"/>
        <w:ind w:firstLine="360"/>
        <w:jc w:val="both"/>
        <w:rPr>
          <w:ins w:id="2116" w:author="Rajo" w:date="2018-05-31T17:21:00Z"/>
          <w:lang w:val="bs-Latn-BA"/>
        </w:rPr>
        <w:pPrChange w:id="2117" w:author="Rajo" w:date="2018-06-17T14:51:00Z">
          <w:pPr>
            <w:spacing w:line="240" w:lineRule="auto"/>
            <w:jc w:val="both"/>
          </w:pPr>
        </w:pPrChange>
      </w:pPr>
      <w:commentRangeStart w:id="2118"/>
      <w:commentRangeStart w:id="2119"/>
      <w:ins w:id="2120" w:author="Rajo" w:date="2018-05-31T17:21:00Z">
        <w:r w:rsidRPr="007303D5">
          <w:rPr>
            <w:lang w:val="bs-Latn-BA"/>
          </w:rPr>
          <w:t>OAuth2 je ipak široko prihvaćen</w:t>
        </w:r>
        <w:commentRangeEnd w:id="2118"/>
        <w:r w:rsidRPr="007303D5">
          <w:commentReference w:id="2118"/>
        </w:r>
        <w:commentRangeEnd w:id="2119"/>
        <w:r w:rsidRPr="007303D5">
          <w:rPr>
            <w:sz w:val="16"/>
            <w:szCs w:val="16"/>
          </w:rPr>
          <w:commentReference w:id="2119"/>
        </w:r>
        <w:r w:rsidRPr="007303D5">
          <w:rPr>
            <w:lang w:val="bs-Latn-BA"/>
          </w:rPr>
          <w:t xml:space="preserve"> od strane Google-a, Facebook-a, Salesforce-a, Twitter-a i mnogih drugih. Najbolja osobina OAuth2 je njegova jednostavnost. Kao alternativa, OpenID Connect Basic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2121" w:author="Rajo" w:date="2018-05-31T17:21:00Z"/>
          <w:lang w:val="bs-Latn-BA"/>
        </w:rPr>
      </w:pPr>
    </w:p>
    <w:p w14:paraId="78B3CD5C" w14:textId="570E5D39" w:rsidR="007303D5" w:rsidRPr="001F5131" w:rsidRDefault="00473967">
      <w:pPr>
        <w:keepNext/>
        <w:keepLines/>
        <w:numPr>
          <w:ilvl w:val="1"/>
          <w:numId w:val="1"/>
        </w:numPr>
        <w:spacing w:before="40" w:line="240" w:lineRule="auto"/>
        <w:jc w:val="both"/>
        <w:outlineLvl w:val="1"/>
        <w:rPr>
          <w:ins w:id="2122" w:author="Rajo" w:date="2018-05-31T17:21:00Z"/>
          <w:rFonts w:asciiTheme="majorHAnsi" w:eastAsiaTheme="majorEastAsia" w:hAnsiTheme="majorHAnsi" w:cstheme="majorBidi"/>
          <w:color w:val="365F91" w:themeColor="accent1" w:themeShade="BF"/>
          <w:sz w:val="26"/>
          <w:szCs w:val="26"/>
          <w:lang w:val="bs-Latn-BA"/>
          <w:rPrChange w:id="2123" w:author="Rajo" w:date="2018-06-17T14:41:00Z">
            <w:rPr>
              <w:ins w:id="2124" w:author="Rajo" w:date="2018-05-31T17:21:00Z"/>
              <w:lang w:val="bs-Latn-BA"/>
            </w:rPr>
          </w:rPrChange>
        </w:rPr>
        <w:pPrChange w:id="2125" w:author="Rajo" w:date="2018-06-17T14:41:00Z">
          <w:pPr>
            <w:spacing w:line="240" w:lineRule="auto"/>
          </w:pPr>
        </w:pPrChange>
      </w:pPr>
      <w:ins w:id="2126" w:author="Rajo" w:date="2018-05-31T18:31:00Z">
        <w:r>
          <w:rPr>
            <w:rFonts w:asciiTheme="majorHAnsi" w:eastAsiaTheme="majorEastAsia" w:hAnsiTheme="majorHAnsi" w:cstheme="majorBidi"/>
            <w:color w:val="365F91" w:themeColor="accent1" w:themeShade="BF"/>
            <w:sz w:val="26"/>
            <w:szCs w:val="26"/>
            <w:lang w:val="bs-Latn-BA"/>
          </w:rPr>
          <w:t>Poređenje sa SAML</w:t>
        </w:r>
      </w:ins>
      <w:ins w:id="2127" w:author="Rajo" w:date="2018-05-31T18:32:00Z">
        <w:r>
          <w:rPr>
            <w:rFonts w:asciiTheme="majorHAnsi" w:eastAsiaTheme="majorEastAsia" w:hAnsiTheme="majorHAnsi" w:cstheme="majorBidi"/>
            <w:color w:val="365F91" w:themeColor="accent1" w:themeShade="BF"/>
            <w:sz w:val="26"/>
            <w:szCs w:val="26"/>
            <w:lang w:val="bs-Latn-BA"/>
          </w:rPr>
          <w:t>-om</w:t>
        </w:r>
      </w:ins>
    </w:p>
    <w:p w14:paraId="24DA4639" w14:textId="77777777" w:rsidR="007303D5" w:rsidRPr="007303D5" w:rsidRDefault="007303D5">
      <w:pPr>
        <w:spacing w:line="240" w:lineRule="auto"/>
        <w:ind w:firstLine="360"/>
        <w:jc w:val="both"/>
        <w:rPr>
          <w:ins w:id="2128" w:author="Rajo" w:date="2018-05-31T17:21:00Z"/>
          <w:lang w:val="bs-Latn-BA"/>
        </w:rPr>
        <w:pPrChange w:id="2129" w:author="Rajo" w:date="2018-06-17T14:52:00Z">
          <w:pPr>
            <w:spacing w:line="240" w:lineRule="auto"/>
            <w:ind w:firstLine="576"/>
            <w:jc w:val="both"/>
          </w:pPr>
        </w:pPrChange>
      </w:pPr>
      <w:ins w:id="2130"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pPr>
        <w:spacing w:line="240" w:lineRule="auto"/>
        <w:ind w:firstLine="360"/>
        <w:jc w:val="both"/>
        <w:rPr>
          <w:ins w:id="2131" w:author="Rajo" w:date="2018-05-31T17:21:00Z"/>
          <w:lang w:val="bs-Latn-BA"/>
        </w:rPr>
        <w:pPrChange w:id="2132" w:author="Rajo" w:date="2018-06-17T14:52:00Z">
          <w:pPr>
            <w:spacing w:line="240" w:lineRule="auto"/>
            <w:ind w:firstLine="576"/>
            <w:jc w:val="both"/>
          </w:pPr>
        </w:pPrChange>
      </w:pPr>
      <w:ins w:id="2133" w:author="Rajo" w:date="2018-05-31T17:21:00Z">
        <w:r w:rsidRPr="007303D5">
          <w:rPr>
            <w:lang w:val="bs-Latn-BA"/>
          </w:rPr>
          <w:t xml:space="preserve">Sa druge strane, upotrebom OAuth2 moguće je poništiti pristupni token na autorizacionom serveru, i onemogućiti njegovu dalju upotrebu na resursnom serveru. </w:t>
        </w:r>
      </w:ins>
      <w:ins w:id="2134"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2135" w:author="Rajo" w:date="2018-05-31T18:32:00Z">
        <w:r w:rsidR="003C5980">
          <w:rPr>
            <w:lang w:val="bs-Latn-BA"/>
          </w:rPr>
          <w:t>Prema tome</w:t>
        </w:r>
      </w:ins>
      <w:ins w:id="2136" w:author="Rajo" w:date="2018-05-31T18:36:00Z">
        <w:r w:rsidR="00C705B2">
          <w:rPr>
            <w:lang w:val="bs-Latn-BA"/>
          </w:rPr>
          <w:t xml:space="preserve">, </w:t>
        </w:r>
      </w:ins>
      <w:ins w:id="2137" w:author="Rajo" w:date="2018-05-31T18:33:00Z">
        <w:r w:rsidR="003C5980">
          <w:rPr>
            <w:lang w:val="bs-Latn-BA"/>
          </w:rPr>
          <w:t>o</w:t>
        </w:r>
      </w:ins>
      <w:ins w:id="2138" w:author="Rajo" w:date="2018-05-31T17:21:00Z">
        <w:r w:rsidRPr="007303D5">
          <w:rPr>
            <w:lang w:val="bs-Latn-BA"/>
          </w:rPr>
          <w:t>ba pristupa imaju svoje prednosti</w:t>
        </w:r>
      </w:ins>
      <w:ins w:id="2139" w:author="Rajo" w:date="2018-05-31T18:38:00Z">
        <w:r w:rsidR="00A82C3C">
          <w:rPr>
            <w:lang w:val="bs-Latn-BA"/>
          </w:rPr>
          <w:t xml:space="preserve"> </w:t>
        </w:r>
      </w:ins>
      <w:ins w:id="2140" w:author="Rajo" w:date="2018-05-31T18:39:00Z">
        <w:r w:rsidR="00A82C3C">
          <w:rPr>
            <w:lang w:val="bs-Latn-BA"/>
          </w:rPr>
          <w:t>u odnosu na</w:t>
        </w:r>
      </w:ins>
      <w:ins w:id="2141" w:author="Rajo" w:date="2018-05-31T18:38:00Z">
        <w:r w:rsidR="00A82C3C">
          <w:rPr>
            <w:lang w:val="bs-Latn-BA"/>
          </w:rPr>
          <w:t xml:space="preserve"> </w:t>
        </w:r>
      </w:ins>
      <w:ins w:id="2142" w:author="Rajo" w:date="2018-05-31T18:39:00Z">
        <w:r w:rsidR="00A82C3C">
          <w:rPr>
            <w:lang w:val="bs-Latn-BA"/>
          </w:rPr>
          <w:t>određene</w:t>
        </w:r>
      </w:ins>
      <w:ins w:id="2143" w:author="Rajo" w:date="2018-05-31T18:37:00Z">
        <w:r w:rsidR="004B3AC6">
          <w:rPr>
            <w:lang w:val="bs-Latn-BA"/>
          </w:rPr>
          <w:t xml:space="preserve"> potreb</w:t>
        </w:r>
      </w:ins>
      <w:ins w:id="2144" w:author="Rajo" w:date="2018-05-31T18:39:00Z">
        <w:r w:rsidR="00A82C3C">
          <w:rPr>
            <w:lang w:val="bs-Latn-BA"/>
          </w:rPr>
          <w:t>e</w:t>
        </w:r>
      </w:ins>
      <w:ins w:id="2145" w:author="Rajo" w:date="2018-05-31T18:37:00Z">
        <w:r w:rsidR="004B3AC6">
          <w:rPr>
            <w:lang w:val="bs-Latn-BA"/>
          </w:rPr>
          <w:t xml:space="preserve"> i </w:t>
        </w:r>
      </w:ins>
      <w:ins w:id="2146" w:author="Rajo" w:date="2018-05-31T18:39:00Z">
        <w:r w:rsidR="00A82C3C">
          <w:rPr>
            <w:lang w:val="bs-Latn-BA"/>
          </w:rPr>
          <w:t>zahtjeve,</w:t>
        </w:r>
      </w:ins>
      <w:ins w:id="2147" w:author="Rajo" w:date="2018-05-31T17:21:00Z">
        <w:r w:rsidRPr="007303D5">
          <w:rPr>
            <w:lang w:val="bs-Latn-BA"/>
          </w:rPr>
          <w:t xml:space="preserve"> </w:t>
        </w:r>
      </w:ins>
      <w:ins w:id="2148" w:author="Rajo" w:date="2018-05-31T18:39:00Z">
        <w:r w:rsidR="00A82C3C">
          <w:rPr>
            <w:lang w:val="bs-Latn-BA"/>
          </w:rPr>
          <w:t xml:space="preserve">i </w:t>
        </w:r>
      </w:ins>
      <w:ins w:id="2149" w:author="Rajo" w:date="2018-05-31T17:21:00Z">
        <w:r w:rsidRPr="007303D5">
          <w:rPr>
            <w:lang w:val="bs-Latn-BA"/>
          </w:rPr>
          <w:t>predstavljaju dobra rješenja za implementaciju</w:t>
        </w:r>
      </w:ins>
      <w:ins w:id="2150" w:author="Rajo" w:date="2018-05-31T18:35:00Z">
        <w:r w:rsidR="00844364">
          <w:rPr>
            <w:lang w:val="bs-Latn-BA"/>
          </w:rPr>
          <w:t xml:space="preserve"> SSO sistema</w:t>
        </w:r>
      </w:ins>
      <w:ins w:id="2151"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2152" w:author="Rajo" w:date="2018-06-17T14:52:00Z">
          <w:pPr>
            <w:spacing w:line="240" w:lineRule="auto"/>
            <w:jc w:val="both"/>
          </w:pPr>
        </w:pPrChange>
      </w:pPr>
      <w:ins w:id="2153"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2154" w:author="Rajo" w:date="2018-05-31T18:42:00Z">
        <w:r w:rsidR="00247033">
          <w:rPr>
            <w:lang w:val="bs-Latn-BA"/>
          </w:rPr>
          <w:t>10.</w:t>
        </w:r>
      </w:ins>
      <w:ins w:id="2155" w:author="Rajo" w:date="2018-05-31T17:21:00Z">
        <w:r w:rsidRPr="007303D5">
          <w:rPr>
            <w:lang w:val="bs-Latn-BA"/>
          </w:rPr>
          <w:t xml:space="preserve"> poglavlju, korišten je SAML standard odnosno specifikacija.</w:t>
        </w:r>
      </w:ins>
      <w:ins w:id="2156" w:author="Rajo" w:date="2018-05-31T17:18:00Z">
        <w:r w:rsidR="009C7AC8">
          <w:rPr>
            <w:lang w:val="bs-Latn-BA"/>
          </w:rPr>
          <w:br w:type="page"/>
        </w:r>
      </w:ins>
    </w:p>
    <w:p w14:paraId="1C2A55DD" w14:textId="77777777" w:rsidR="00E94ADE" w:rsidDel="001F5131" w:rsidRDefault="00CC5052">
      <w:pPr>
        <w:pStyle w:val="Heading1"/>
        <w:spacing w:line="240" w:lineRule="auto"/>
        <w:jc w:val="both"/>
        <w:rPr>
          <w:del w:id="2157" w:author="Rajo" w:date="2018-06-17T14:41:00Z"/>
          <w:lang w:val="bs-Latn-BA"/>
        </w:rPr>
      </w:pPr>
      <w:bookmarkStart w:id="2158" w:name="_Toc511154429"/>
      <w:r>
        <w:rPr>
          <w:lang w:val="bs-Latn-BA"/>
        </w:rPr>
        <w:lastRenderedPageBreak/>
        <w:t>XACML (</w:t>
      </w:r>
      <w:r w:rsidRPr="00653AA1">
        <w:rPr>
          <w:i/>
          <w:iCs/>
          <w:lang w:val="bs-Latn-BA"/>
        </w:rPr>
        <w:t>EXTENSIBLE ACCESS CONTROL MARKUP LANGUAGE</w:t>
      </w:r>
      <w:r>
        <w:rPr>
          <w:lang w:val="bs-Latn-BA"/>
        </w:rPr>
        <w:t>)</w:t>
      </w:r>
      <w:bookmarkEnd w:id="2158"/>
    </w:p>
    <w:p w14:paraId="1F2CC439" w14:textId="77777777" w:rsidR="00E94ADE" w:rsidRPr="00233832" w:rsidRDefault="00E94ADE">
      <w:pPr>
        <w:pStyle w:val="Heading1"/>
        <w:spacing w:line="240" w:lineRule="auto"/>
        <w:jc w:val="both"/>
        <w:rPr>
          <w:lang w:val="bs-Latn-BA"/>
        </w:rPr>
        <w:pPrChange w:id="2159" w:author="Rajo" w:date="2018-06-17T14:41:00Z">
          <w:pPr>
            <w:spacing w:line="240" w:lineRule="auto"/>
            <w:jc w:val="both"/>
          </w:pPr>
        </w:pPrChange>
      </w:pPr>
    </w:p>
    <w:p w14:paraId="13707662" w14:textId="445BB83F" w:rsidR="00E94ADE" w:rsidDel="00EB2284" w:rsidRDefault="00CC5052">
      <w:pPr>
        <w:spacing w:line="240" w:lineRule="auto"/>
        <w:ind w:firstLine="360"/>
        <w:jc w:val="both"/>
        <w:rPr>
          <w:del w:id="2160" w:author="Rajo" w:date="2018-05-24T19:05:00Z"/>
          <w:lang w:val="bs-Latn-BA"/>
        </w:rPr>
      </w:pPr>
      <w:r>
        <w:rPr>
          <w:lang w:val="bs-Latn-BA"/>
        </w:rPr>
        <w:t>XACML (</w:t>
      </w:r>
      <w:r>
        <w:rPr>
          <w:i/>
          <w:lang w:val="bs-Latn-BA"/>
        </w:rPr>
        <w:t>eXtensible Access Control Markup Language</w:t>
      </w:r>
      <w:r>
        <w:rPr>
          <w:lang w:val="bs-Latn-BA"/>
        </w:rPr>
        <w:t xml:space="preserve">) je standard koji definiše jezik zasnovan na XML-u, dizajniran za iskazivanje sigurnosnih propisa i prava pristupa podacima u okviru </w:t>
      </w:r>
      <w:r w:rsidRPr="00051825">
        <w:rPr>
          <w:i/>
          <w:lang w:val="bs-Latn-BA"/>
          <w:rPrChange w:id="2161"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r>
        <w:rPr>
          <w:i/>
          <w:lang w:val="bs-Latn-BA"/>
        </w:rPr>
        <w:t>eXtensible Access Control Language</w:t>
      </w:r>
      <w:r>
        <w:rPr>
          <w:lang w:val="bs-Latn-BA"/>
        </w:rPr>
        <w:t xml:space="preserve">). </w:t>
      </w:r>
      <w:moveToRangeStart w:id="2162" w:author="Rajo" w:date="2018-06-17T17:09:00Z" w:name="move517018685"/>
      <w:moveTo w:id="2163" w:author="Rajo" w:date="2018-06-17T17:09:00Z">
        <w:r w:rsidR="00A46E4C" w:rsidRPr="00362594">
          <w:rPr>
            <w:vertAlign w:val="superscript"/>
            <w:lang w:val="bs-Latn-BA"/>
          </w:rPr>
          <w:t>[9]</w:t>
        </w:r>
      </w:moveTo>
      <w:moveToRangeEnd w:id="2162"/>
    </w:p>
    <w:p w14:paraId="5C7A3F81" w14:textId="77777777" w:rsidR="00E94ADE" w:rsidRDefault="00E94ADE">
      <w:pPr>
        <w:spacing w:line="240" w:lineRule="auto"/>
        <w:ind w:firstLine="360"/>
        <w:jc w:val="both"/>
        <w:rPr>
          <w:lang w:val="bs-Latn-BA"/>
        </w:rPr>
        <w:pPrChange w:id="2164" w:author="Rajo" w:date="2018-06-17T14:52:00Z">
          <w:pPr>
            <w:spacing w:line="240" w:lineRule="auto"/>
            <w:jc w:val="both"/>
          </w:pPr>
        </w:pPrChange>
      </w:pPr>
    </w:p>
    <w:p w14:paraId="58E310A7" w14:textId="77777777" w:rsidR="00E94ADE" w:rsidDel="00EB2284" w:rsidRDefault="00CC5052" w:rsidP="00233832">
      <w:pPr>
        <w:spacing w:line="240" w:lineRule="auto"/>
        <w:ind w:firstLine="360"/>
        <w:jc w:val="both"/>
        <w:rPr>
          <w:del w:id="2165"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2166" w:author="Rajo" w:date="2018-06-17T14:52:00Z">
          <w:pPr>
            <w:spacing w:line="240" w:lineRule="auto"/>
            <w:jc w:val="both"/>
          </w:pPr>
        </w:pPrChange>
      </w:pPr>
    </w:p>
    <w:p w14:paraId="75A18CBB" w14:textId="326AC030" w:rsidR="00E94ADE" w:rsidDel="00EB2284" w:rsidRDefault="00CC5052" w:rsidP="00233832">
      <w:pPr>
        <w:spacing w:line="240" w:lineRule="auto"/>
        <w:ind w:firstLine="360"/>
        <w:jc w:val="both"/>
        <w:rPr>
          <w:del w:id="2167"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moveFromRangeStart w:id="2168" w:author="Rajo" w:date="2018-06-17T17:09:00Z" w:name="move517018685"/>
      <w:moveFrom w:id="2169" w:author="Rajo" w:date="2018-06-17T17:09:00Z">
        <w:r w:rsidRPr="007647D0" w:rsidDel="00A46E4C">
          <w:rPr>
            <w:vertAlign w:val="superscript"/>
            <w:lang w:val="bs-Latn-BA"/>
            <w:rPrChange w:id="2170" w:author="Rajo" w:date="2018-05-26T18:34:00Z">
              <w:rPr>
                <w:lang w:val="bs-Latn-BA"/>
              </w:rPr>
            </w:rPrChange>
          </w:rPr>
          <w:t>[9]</w:t>
        </w:r>
      </w:moveFrom>
      <w:moveFromRangeEnd w:id="2168"/>
    </w:p>
    <w:p w14:paraId="51A0D147" w14:textId="77777777" w:rsidR="00E94ADE" w:rsidRDefault="00E94ADE">
      <w:pPr>
        <w:spacing w:line="240" w:lineRule="auto"/>
        <w:ind w:firstLine="360"/>
        <w:jc w:val="both"/>
        <w:rPr>
          <w:lang w:val="bs-Latn-BA"/>
        </w:rPr>
        <w:pPrChange w:id="2171" w:author="Rajo" w:date="2018-06-17T14:52: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Del="001F5131" w:rsidRDefault="00CC5052">
      <w:pPr>
        <w:pStyle w:val="Heading2"/>
        <w:spacing w:line="240" w:lineRule="auto"/>
        <w:jc w:val="both"/>
        <w:rPr>
          <w:del w:id="2172" w:author="Rajo" w:date="2018-06-17T14:41:00Z"/>
          <w:lang w:val="bs-Latn-BA"/>
        </w:rPr>
      </w:pPr>
      <w:bookmarkStart w:id="2173" w:name="_Toc511154430"/>
      <w:r>
        <w:rPr>
          <w:lang w:val="bs-Latn-BA"/>
        </w:rPr>
        <w:t>Arhitektura</w:t>
      </w:r>
      <w:bookmarkEnd w:id="2173"/>
    </w:p>
    <w:p w14:paraId="1C505472" w14:textId="77777777" w:rsidR="00E94ADE" w:rsidRPr="00233832" w:rsidRDefault="00E94ADE">
      <w:pPr>
        <w:pStyle w:val="Heading2"/>
        <w:spacing w:line="240" w:lineRule="auto"/>
        <w:jc w:val="both"/>
        <w:rPr>
          <w:lang w:val="bs-Latn-BA"/>
        </w:rPr>
        <w:pPrChange w:id="2174" w:author="Rajo" w:date="2018-06-17T14:41:00Z">
          <w:pPr>
            <w:spacing w:line="240" w:lineRule="auto"/>
            <w:jc w:val="both"/>
          </w:pPr>
        </w:pPrChange>
      </w:pPr>
    </w:p>
    <w:p w14:paraId="50C458A7" w14:textId="4E8484AA" w:rsidR="00E94ADE" w:rsidDel="00EB2284" w:rsidRDefault="00CC5052">
      <w:pPr>
        <w:spacing w:line="240" w:lineRule="auto"/>
        <w:ind w:firstLine="360"/>
        <w:jc w:val="both"/>
        <w:rPr>
          <w:del w:id="2175" w:author="Rajo" w:date="2018-05-24T19:05:00Z"/>
          <w:lang w:val="bs-Latn-BA"/>
        </w:rPr>
      </w:pPr>
      <w:r>
        <w:rPr>
          <w:lang w:val="bs-Latn-BA"/>
        </w:rPr>
        <w:t xml:space="preserve">Arhitektura XACML-a i primjer odvijanja procesa autorizacije prikazani su na </w:t>
      </w:r>
      <w:del w:id="2176" w:author="Rajo" w:date="2018-06-17T14:52:00Z">
        <w:r w:rsidRPr="00D71D18" w:rsidDel="00D71D18">
          <w:rPr>
            <w:b/>
            <w:lang w:val="bs-Latn-BA"/>
            <w:rPrChange w:id="2177" w:author="Rajo" w:date="2018-06-17T14:52:00Z">
              <w:rPr>
                <w:lang w:val="bs-Latn-BA"/>
              </w:rPr>
            </w:rPrChange>
          </w:rPr>
          <w:delText>s</w:delText>
        </w:r>
      </w:del>
      <w:ins w:id="2178" w:author="Rajo" w:date="2018-06-17T14:52:00Z">
        <w:r w:rsidR="00D71D18">
          <w:rPr>
            <w:b/>
            <w:lang w:val="bs-Latn-BA"/>
          </w:rPr>
          <w:t>S</w:t>
        </w:r>
      </w:ins>
      <w:r w:rsidRPr="00D71D18">
        <w:rPr>
          <w:b/>
          <w:lang w:val="bs-Latn-BA"/>
          <w:rPrChange w:id="2179" w:author="Rajo" w:date="2018-06-17T14:52:00Z">
            <w:rPr>
              <w:lang w:val="bs-Latn-BA"/>
            </w:rPr>
          </w:rPrChange>
        </w:rPr>
        <w:t xml:space="preserve">lici </w:t>
      </w:r>
      <w:del w:id="2180" w:author="Rajo" w:date="2018-06-17T14:52:00Z">
        <w:r w:rsidRPr="00D71D18" w:rsidDel="00D71D18">
          <w:rPr>
            <w:b/>
            <w:lang w:val="bs-Latn-BA"/>
            <w:rPrChange w:id="2181" w:author="Rajo" w:date="2018-06-17T14:52:00Z">
              <w:rPr>
                <w:lang w:val="bs-Latn-BA"/>
              </w:rPr>
            </w:rPrChange>
          </w:rPr>
          <w:delText>7</w:delText>
        </w:r>
      </w:del>
      <w:ins w:id="2182" w:author="Rajo" w:date="2018-06-17T14:52:00Z">
        <w:r w:rsidR="00D71D18" w:rsidRPr="00D71D18">
          <w:rPr>
            <w:b/>
            <w:lang w:val="bs-Latn-BA"/>
            <w:rPrChange w:id="2183" w:author="Rajo" w:date="2018-06-17T14:52:00Z">
              <w:rPr>
                <w:lang w:val="bs-Latn-BA"/>
              </w:rPr>
            </w:rPrChange>
          </w:rPr>
          <w:t>8</w:t>
        </w:r>
      </w:ins>
      <w:r w:rsidRPr="00D71D18">
        <w:rPr>
          <w:b/>
          <w:lang w:val="bs-Latn-BA"/>
          <w:rPrChange w:id="2184" w:author="Rajo" w:date="2018-06-17T14:52:00Z">
            <w:rPr>
              <w:lang w:val="bs-Latn-BA"/>
            </w:rPr>
          </w:rPrChange>
        </w:rPr>
        <w:t>.1</w:t>
      </w:r>
      <w:r>
        <w:rPr>
          <w:lang w:val="bs-Latn-BA"/>
        </w:rPr>
        <w:t>. Pojmovi koji se koriste pri opisu ovakvih procesa su sledeći:</w:t>
      </w:r>
    </w:p>
    <w:p w14:paraId="1789E433" w14:textId="77777777" w:rsidR="00E94ADE" w:rsidRDefault="00E94ADE">
      <w:pPr>
        <w:spacing w:line="240" w:lineRule="auto"/>
        <w:ind w:firstLine="360"/>
        <w:jc w:val="both"/>
        <w:rPr>
          <w:lang w:val="bs-Latn-BA"/>
        </w:rPr>
        <w:pPrChange w:id="2185" w:author="Rajo" w:date="2018-06-17T14:52: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r>
        <w:rPr>
          <w:i/>
          <w:lang w:val="bs-Latn-BA"/>
        </w:rPr>
        <w:t>Policy Administration Point</w:t>
      </w:r>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r>
        <w:rPr>
          <w:i/>
          <w:lang w:val="bs-Latn-BA"/>
        </w:rPr>
        <w:t>Policy Decision Point</w:t>
      </w:r>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r>
        <w:rPr>
          <w:i/>
          <w:lang w:val="bs-Latn-BA"/>
        </w:rPr>
        <w:t>Policy Enforcement Point</w:t>
      </w:r>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r>
        <w:rPr>
          <w:i/>
          <w:lang w:val="bs-Latn-BA"/>
        </w:rPr>
        <w:t>Policy Information Point</w:t>
      </w:r>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r>
        <w:rPr>
          <w:i/>
          <w:lang w:val="bs-Latn-BA"/>
        </w:rPr>
        <w:t>Policy Retrieval Point</w:t>
      </w:r>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1E7A6129">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3"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9B0D46" w:rsidRDefault="009B0D46">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9B0D46" w:rsidRDefault="009B0D46">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9B0D46" w:rsidRPr="00944C78" w:rsidRDefault="009B0D46">
                              <w:pPr>
                                <w:pStyle w:val="ListParagraph"/>
                                <w:numPr>
                                  <w:ilvl w:val="0"/>
                                  <w:numId w:val="41"/>
                                </w:numPr>
                                <w:jc w:val="center"/>
                                <w:rPr>
                                  <w:rFonts w:ascii="Microsoft Sans Serif" w:hAnsi="Microsoft Sans Serif" w:cs="Microsoft Sans Serif"/>
                                  <w:sz w:val="22"/>
                                  <w:rPrChange w:id="2186" w:author="Rajo" w:date="2018-05-23T20:48:00Z">
                                    <w:rPr/>
                                  </w:rPrChange>
                                </w:rPr>
                                <w:pPrChange w:id="2187" w:author="Rajo" w:date="2018-05-23T20:48:00Z">
                                  <w:pPr>
                                    <w:jc w:val="center"/>
                                  </w:pPr>
                                </w:pPrChange>
                              </w:pPr>
                              <w:del w:id="2188" w:author="Rajo" w:date="2018-05-23T20:48:00Z">
                                <w:r w:rsidRPr="00944C78" w:rsidDel="00944C78">
                                  <w:rPr>
                                    <w:rFonts w:ascii="Microsoft Sans Serif" w:hAnsi="Microsoft Sans Serif" w:cs="Microsoft Sans Serif"/>
                                    <w:sz w:val="22"/>
                                    <w:rPrChange w:id="2189" w:author="Rajo" w:date="2018-05-23T20:48:00Z">
                                      <w:rPr/>
                                    </w:rPrChange>
                                  </w:rPr>
                                  <w:delText>1.</w:delText>
                                </w:r>
                              </w:del>
                              <w:r w:rsidRPr="00944C78">
                                <w:rPr>
                                  <w:rFonts w:ascii="Microsoft Sans Serif" w:hAnsi="Microsoft Sans Serif" w:cs="Microsoft Sans Serif"/>
                                  <w:sz w:val="22"/>
                                  <w:rPrChange w:id="2190" w:author="Rajo" w:date="2018-05-23T20:48:00Z">
                                    <w:rPr/>
                                  </w:rPrChange>
                                </w:rPr>
                                <w:t>Učita</w:t>
                              </w:r>
                              <w:ins w:id="2191" w:author="Rajo" w:date="2018-05-23T20:46:00Z">
                                <w:r w:rsidRPr="00944C78">
                                  <w:rPr>
                                    <w:rFonts w:ascii="Microsoft Sans Serif" w:hAnsi="Microsoft Sans Serif" w:cs="Microsoft Sans Serif"/>
                                    <w:sz w:val="22"/>
                                    <w:rPrChange w:id="2192" w:author="Rajo" w:date="2018-05-23T20:48:00Z">
                                      <w:rPr/>
                                    </w:rPrChange>
                                  </w:rPr>
                                  <w:t>vanje resursa</w:t>
                                </w:r>
                              </w:ins>
                              <w:del w:id="2193" w:author="Rajo" w:date="2018-05-23T20:46:00Z">
                                <w:r w:rsidRPr="00944C78" w:rsidDel="00820948">
                                  <w:rPr>
                                    <w:rFonts w:ascii="Microsoft Sans Serif" w:hAnsi="Microsoft Sans Serif" w:cs="Microsoft Sans Serif"/>
                                    <w:sz w:val="22"/>
                                    <w:rPrChange w:id="2194"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2.</w:t>
                              </w:r>
                              <w:ins w:id="2195" w:author="Rajo" w:date="2018-05-23T20:48:00Z">
                                <w:r>
                                  <w:rPr>
                                    <w:rFonts w:ascii="Microsoft Sans Serif" w:eastAsia="Calibri" w:hAnsi="Microsoft Sans Serif"/>
                                    <w:sz w:val="22"/>
                                    <w:szCs w:val="22"/>
                                  </w:rPr>
                                  <w:t xml:space="preserve"> Provjera </w:t>
                                </w:r>
                              </w:ins>
                              <w:del w:id="2196" w:author="Rajo" w:date="2018-05-23T20:48:00Z">
                                <w:r w:rsidDel="00F80ABD">
                                  <w:rPr>
                                    <w:rFonts w:ascii="Microsoft Sans Serif" w:eastAsia="Calibri" w:hAnsi="Microsoft Sans Serif"/>
                                    <w:sz w:val="22"/>
                                    <w:szCs w:val="22"/>
                                  </w:rPr>
                                  <w:delText>D</w:delText>
                                </w:r>
                              </w:del>
                              <w:ins w:id="2197"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a li korisnik ima pristup resursu?</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Upravljanje</w:t>
                              </w:r>
                            </w:p>
                            <w:p w14:paraId="09F3E966"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9B0D46" w:rsidRDefault="009B0D46">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9B0D46" w:rsidRDefault="009B0D46">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9B0D46" w:rsidDel="00AC1955" w:rsidRDefault="009B0D46">
                              <w:pPr>
                                <w:pStyle w:val="NormalWeb"/>
                                <w:spacing w:before="0" w:beforeAutospacing="0" w:after="0" w:afterAutospacing="0" w:line="276" w:lineRule="auto"/>
                                <w:rPr>
                                  <w:del w:id="2198"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2199" w:author="Rajo" w:date="2018-05-23T20:48:00Z">
                                <w:r>
                                  <w:rPr>
                                    <w:rFonts w:ascii="Microsoft Sans Serif" w:eastAsia="Calibri" w:hAnsi="Microsoft Sans Serif" w:cs="Microsoft Sans Serif"/>
                                    <w:sz w:val="22"/>
                                    <w:szCs w:val="22"/>
                                  </w:rPr>
                                  <w:t xml:space="preserve"> </w:t>
                                </w:r>
                              </w:ins>
                              <w:del w:id="2200"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9B0D46" w:rsidRDefault="009B0D46" w:rsidP="00215DE2">
                              <w:pPr>
                                <w:pStyle w:val="NormalWeb"/>
                                <w:spacing w:before="0" w:beforeAutospacing="0" w:after="0" w:afterAutospacing="0" w:line="276" w:lineRule="auto"/>
                                <w:rPr>
                                  <w:rFonts w:ascii="Microsoft Sans Serif" w:hAnsi="Microsoft Sans Serif" w:cs="Microsoft Sans Serif"/>
                                  <w:sz w:val="22"/>
                                  <w:szCs w:val="22"/>
                                </w:rPr>
                              </w:pPr>
                              <w:del w:id="2201" w:author="Rajo" w:date="2018-05-23T20:52:00Z">
                                <w:r w:rsidDel="00AC1955">
                                  <w:rPr>
                                    <w:rFonts w:ascii="Microsoft Sans Serif" w:hAnsi="Microsoft Sans Serif" w:cs="Microsoft Sans Serif"/>
                                    <w:sz w:val="22"/>
                                    <w:szCs w:val="22"/>
                                  </w:rPr>
                                  <w:delText>ima pristup resursu</w:delText>
                                </w:r>
                              </w:del>
                              <w:ins w:id="2202" w:author="Rajo" w:date="2018-05-23T20:52:00Z">
                                <w:r>
                                  <w:rPr>
                                    <w:rFonts w:ascii="Microsoft Sans Serif" w:eastAsia="Calibri" w:hAnsi="Microsoft Sans Serif" w:cs="Microsoft Sans Serif"/>
                                    <w:sz w:val="22"/>
                                    <w:szCs w:val="22"/>
                                  </w:rPr>
                                  <w:t>Odobr</w:t>
                                </w:r>
                              </w:ins>
                              <w:ins w:id="2203" w:author="Rajo" w:date="2018-05-23T20:53:00Z">
                                <w:r>
                                  <w:rPr>
                                    <w:rFonts w:ascii="Microsoft Sans Serif" w:eastAsia="Calibri" w:hAnsi="Microsoft Sans Serif" w:cs="Microsoft Sans Serif"/>
                                    <w:sz w:val="22"/>
                                    <w:szCs w:val="22"/>
                                  </w:rPr>
                                  <w:t>avanje pristupa</w:t>
                                </w:r>
                              </w:ins>
                              <w:ins w:id="2204" w:author="Rajo" w:date="2018-05-23T20:55:00Z">
                                <w:r>
                                  <w:rPr>
                                    <w:rFonts w:ascii="Microsoft Sans Serif" w:eastAsia="Calibri" w:hAnsi="Microsoft Sans Serif" w:cs="Microsoft Sans Serif"/>
                                    <w:sz w:val="22"/>
                                    <w:szCs w:val="22"/>
                                  </w:rPr>
                                  <w:t xml:space="preserve"> ka</w:t>
                                </w:r>
                              </w:ins>
                              <w:ins w:id="2205" w:author="Rajo" w:date="2018-05-23T20:53:00Z">
                                <w:r>
                                  <w:rPr>
                                    <w:rFonts w:ascii="Microsoft Sans Serif" w:eastAsia="Calibri" w:hAnsi="Microsoft Sans Serif" w:cs="Microsoft Sans Serif"/>
                                    <w:sz w:val="22"/>
                                    <w:szCs w:val="22"/>
                                  </w:rPr>
                                  <w:t xml:space="preserve"> resursu</w:t>
                                </w:r>
                              </w:ins>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9B0D46" w:rsidRDefault="009B0D46">
                              <w:pPr>
                                <w:pStyle w:val="NormalWeb"/>
                                <w:spacing w:before="0" w:beforeAutospacing="0" w:after="0" w:afterAutospacing="0" w:line="276" w:lineRule="auto"/>
                                <w:jc w:val="center"/>
                              </w:pPr>
                              <w:r>
                                <w:rPr>
                                  <w:rFonts w:ascii="Microsoft Sans Serif" w:eastAsia="Calibri" w:hAnsi="Microsoft Sans Serif"/>
                                  <w:sz w:val="22"/>
                                  <w:szCs w:val="22"/>
                                </w:rPr>
                                <w:t>5.</w:t>
                              </w:r>
                              <w:ins w:id="2206" w:author="Rajo" w:date="2018-05-23T20:48:00Z">
                                <w:r>
                                  <w:rPr>
                                    <w:rFonts w:ascii="Microsoft Sans Serif" w:eastAsia="Calibri" w:hAnsi="Microsoft Sans Serif"/>
                                    <w:sz w:val="22"/>
                                    <w:szCs w:val="22"/>
                                  </w:rPr>
                                  <w:t xml:space="preserve"> </w:t>
                                </w:r>
                              </w:ins>
                              <w:r>
                                <w:rPr>
                                  <w:rFonts w:ascii="Microsoft Sans Serif" w:eastAsia="Calibri" w:hAnsi="Microsoft Sans Serif"/>
                                  <w:sz w:val="22"/>
                                  <w:szCs w:val="22"/>
                                </w:rPr>
                                <w:t>Učita</w:t>
                              </w:r>
                              <w:ins w:id="2207" w:author="Rajo" w:date="2018-05-23T20:47:00Z">
                                <w:r>
                                  <w:rPr>
                                    <w:rFonts w:ascii="Microsoft Sans Serif" w:eastAsia="Calibri" w:hAnsi="Microsoft Sans Serif"/>
                                    <w:sz w:val="22"/>
                                    <w:szCs w:val="22"/>
                                  </w:rPr>
                                  <w:t>vanje resursa</w:t>
                                </w:r>
                              </w:ins>
                              <w:del w:id="2208"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9B0D46" w:rsidRDefault="009B0D4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9B0D46" w:rsidRDefault="009B0D46">
                              <w:pPr>
                                <w:pStyle w:val="NormalWeb"/>
                                <w:spacing w:before="0" w:beforeAutospacing="0" w:after="0" w:afterAutospacing="0" w:line="276" w:lineRule="auto"/>
                              </w:pPr>
                              <w:r>
                                <w:rPr>
                                  <w:rFonts w:ascii="Microsoft Sans Serif" w:eastAsia="Calibri" w:hAnsi="Microsoft Sans Serif"/>
                                  <w:sz w:val="20"/>
                                  <w:szCs w:val="20"/>
                                </w:rPr>
                                <w:t>Pribavljanje</w:t>
                              </w:r>
                            </w:p>
                            <w:p w14:paraId="0498A4E6" w14:textId="77777777" w:rsidR="009B0D46" w:rsidRDefault="009B0D46">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40"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">
                <v:shape id="_x0000_s1241" type="#_x0000_t75" style="position:absolute;width:59328;height:33997;visibility:visible;mso-wrap-style:square">
                  <v:fill o:detectmouseclick="t"/>
                  <v:path o:connecttype="none"/>
                </v:shape>
                <v:group id="Group 49" o:spid="_x0000_s1242"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43"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44"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4" o:title="User"/>
                  </v:shape>
                </v:group>
                <v:group id="Group 51" o:spid="_x0000_s1245"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46"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9B0D46" w:rsidRDefault="009B0D46">
                          <w:pPr>
                            <w:rPr>
                              <w:rFonts w:ascii="Arial Black" w:hAnsi="Arial Black"/>
                            </w:rPr>
                          </w:pPr>
                        </w:p>
                      </w:txbxContent>
                    </v:textbox>
                  </v:oval>
                  <v:shape id="Text Box 22" o:spid="_x0000_s1247"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9B0D46" w:rsidRDefault="009B0D46">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48"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49"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250"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51"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52"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253"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54"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55"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256"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57"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58"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59"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60"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61"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62"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63"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64"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65"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66"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67"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68"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69"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70"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71"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72"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73"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74"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75"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76"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77"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78"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79"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80"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81"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82"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83"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84"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85"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86"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87"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88"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89"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90"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91"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92"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93"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94"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95"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96"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97"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98"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9B0D46" w:rsidRPr="00944C78" w:rsidRDefault="009B0D46">
                        <w:pPr>
                          <w:pStyle w:val="ListParagraph"/>
                          <w:numPr>
                            <w:ilvl w:val="0"/>
                            <w:numId w:val="41"/>
                          </w:numPr>
                          <w:jc w:val="center"/>
                          <w:rPr>
                            <w:rFonts w:ascii="Microsoft Sans Serif" w:hAnsi="Microsoft Sans Serif" w:cs="Microsoft Sans Serif"/>
                            <w:sz w:val="22"/>
                            <w:rPrChange w:id="2209" w:author="Rajo" w:date="2018-05-23T20:48:00Z">
                              <w:rPr/>
                            </w:rPrChange>
                          </w:rPr>
                          <w:pPrChange w:id="2210" w:author="Rajo" w:date="2018-05-23T20:48:00Z">
                            <w:pPr>
                              <w:jc w:val="center"/>
                            </w:pPr>
                          </w:pPrChange>
                        </w:pPr>
                        <w:del w:id="2211" w:author="Rajo" w:date="2018-05-23T20:48:00Z">
                          <w:r w:rsidRPr="00944C78" w:rsidDel="00944C78">
                            <w:rPr>
                              <w:rFonts w:ascii="Microsoft Sans Serif" w:hAnsi="Microsoft Sans Serif" w:cs="Microsoft Sans Serif"/>
                              <w:sz w:val="22"/>
                              <w:rPrChange w:id="2212" w:author="Rajo" w:date="2018-05-23T20:48:00Z">
                                <w:rPr/>
                              </w:rPrChange>
                            </w:rPr>
                            <w:delText>1.</w:delText>
                          </w:r>
                        </w:del>
                        <w:r w:rsidRPr="00944C78">
                          <w:rPr>
                            <w:rFonts w:ascii="Microsoft Sans Serif" w:hAnsi="Microsoft Sans Serif" w:cs="Microsoft Sans Serif"/>
                            <w:sz w:val="22"/>
                            <w:rPrChange w:id="2213" w:author="Rajo" w:date="2018-05-23T20:48:00Z">
                              <w:rPr/>
                            </w:rPrChange>
                          </w:rPr>
                          <w:t>Učita</w:t>
                        </w:r>
                        <w:ins w:id="2214" w:author="Rajo" w:date="2018-05-23T20:46:00Z">
                          <w:r w:rsidRPr="00944C78">
                            <w:rPr>
                              <w:rFonts w:ascii="Microsoft Sans Serif" w:hAnsi="Microsoft Sans Serif" w:cs="Microsoft Sans Serif"/>
                              <w:sz w:val="22"/>
                              <w:rPrChange w:id="2215" w:author="Rajo" w:date="2018-05-23T20:48:00Z">
                                <w:rPr/>
                              </w:rPrChange>
                            </w:rPr>
                            <w:t>vanje resursa</w:t>
                          </w:r>
                        </w:ins>
                        <w:del w:id="2216" w:author="Rajo" w:date="2018-05-23T20:46:00Z">
                          <w:r w:rsidRPr="00944C78" w:rsidDel="00820948">
                            <w:rPr>
                              <w:rFonts w:ascii="Microsoft Sans Serif" w:hAnsi="Microsoft Sans Serif" w:cs="Microsoft Sans Serif"/>
                              <w:sz w:val="22"/>
                              <w:rPrChange w:id="2217" w:author="Rajo" w:date="2018-05-23T20:48:00Z">
                                <w:rPr/>
                              </w:rPrChange>
                            </w:rPr>
                            <w:delText>j resurs</w:delText>
                          </w:r>
                        </w:del>
                      </w:p>
                    </w:txbxContent>
                  </v:textbox>
                </v:shape>
                <v:shape id="Text Box 3" o:spid="_x0000_s1299"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2.</w:t>
                        </w:r>
                        <w:ins w:id="2218" w:author="Rajo" w:date="2018-05-23T20:48:00Z">
                          <w:r>
                            <w:rPr>
                              <w:rFonts w:ascii="Microsoft Sans Serif" w:eastAsia="Calibri" w:hAnsi="Microsoft Sans Serif"/>
                              <w:sz w:val="22"/>
                              <w:szCs w:val="22"/>
                            </w:rPr>
                            <w:t xml:space="preserve"> Provjera </w:t>
                          </w:r>
                        </w:ins>
                        <w:del w:id="2219" w:author="Rajo" w:date="2018-05-23T20:48:00Z">
                          <w:r w:rsidDel="00F80ABD">
                            <w:rPr>
                              <w:rFonts w:ascii="Microsoft Sans Serif" w:eastAsia="Calibri" w:hAnsi="Microsoft Sans Serif"/>
                              <w:sz w:val="22"/>
                              <w:szCs w:val="22"/>
                            </w:rPr>
                            <w:delText>D</w:delText>
                          </w:r>
                        </w:del>
                        <w:ins w:id="2220"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a li korisnik ima pristup resursu?</w:t>
                        </w:r>
                      </w:p>
                    </w:txbxContent>
                  </v:textbox>
                </v:shape>
                <v:shape id="Text Box 3" o:spid="_x0000_s1300"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9B0D46" w:rsidRDefault="009B0D46">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301"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Upravljanje</w:t>
                        </w:r>
                      </w:p>
                      <w:p w14:paraId="09F3E966" w14:textId="77777777" w:rsidR="009B0D46" w:rsidRDefault="009B0D46">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302"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9B0D46" w:rsidRDefault="009B0D46">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9B0D46" w:rsidRDefault="009B0D46">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303"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9B0D46" w:rsidDel="00AC1955" w:rsidRDefault="009B0D46">
                        <w:pPr>
                          <w:pStyle w:val="NormalWeb"/>
                          <w:spacing w:before="0" w:beforeAutospacing="0" w:after="0" w:afterAutospacing="0" w:line="276" w:lineRule="auto"/>
                          <w:rPr>
                            <w:del w:id="2221"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2222" w:author="Rajo" w:date="2018-05-23T20:48:00Z">
                          <w:r>
                            <w:rPr>
                              <w:rFonts w:ascii="Microsoft Sans Serif" w:eastAsia="Calibri" w:hAnsi="Microsoft Sans Serif" w:cs="Microsoft Sans Serif"/>
                              <w:sz w:val="22"/>
                              <w:szCs w:val="22"/>
                            </w:rPr>
                            <w:t xml:space="preserve"> </w:t>
                          </w:r>
                        </w:ins>
                        <w:del w:id="2223"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9B0D46" w:rsidRDefault="009B0D46" w:rsidP="00215DE2">
                        <w:pPr>
                          <w:pStyle w:val="NormalWeb"/>
                          <w:spacing w:before="0" w:beforeAutospacing="0" w:after="0" w:afterAutospacing="0" w:line="276" w:lineRule="auto"/>
                          <w:rPr>
                            <w:rFonts w:ascii="Microsoft Sans Serif" w:hAnsi="Microsoft Sans Serif" w:cs="Microsoft Sans Serif"/>
                            <w:sz w:val="22"/>
                            <w:szCs w:val="22"/>
                          </w:rPr>
                        </w:pPr>
                        <w:del w:id="2224" w:author="Rajo" w:date="2018-05-23T20:52:00Z">
                          <w:r w:rsidDel="00AC1955">
                            <w:rPr>
                              <w:rFonts w:ascii="Microsoft Sans Serif" w:hAnsi="Microsoft Sans Serif" w:cs="Microsoft Sans Serif"/>
                              <w:sz w:val="22"/>
                              <w:szCs w:val="22"/>
                            </w:rPr>
                            <w:delText>ima pristup resursu</w:delText>
                          </w:r>
                        </w:del>
                        <w:ins w:id="2225" w:author="Rajo" w:date="2018-05-23T20:52:00Z">
                          <w:r>
                            <w:rPr>
                              <w:rFonts w:ascii="Microsoft Sans Serif" w:eastAsia="Calibri" w:hAnsi="Microsoft Sans Serif" w:cs="Microsoft Sans Serif"/>
                              <w:sz w:val="22"/>
                              <w:szCs w:val="22"/>
                            </w:rPr>
                            <w:t>Odobr</w:t>
                          </w:r>
                        </w:ins>
                        <w:ins w:id="2226" w:author="Rajo" w:date="2018-05-23T20:53:00Z">
                          <w:r>
                            <w:rPr>
                              <w:rFonts w:ascii="Microsoft Sans Serif" w:eastAsia="Calibri" w:hAnsi="Microsoft Sans Serif" w:cs="Microsoft Sans Serif"/>
                              <w:sz w:val="22"/>
                              <w:szCs w:val="22"/>
                            </w:rPr>
                            <w:t>avanje pristupa</w:t>
                          </w:r>
                        </w:ins>
                        <w:ins w:id="2227" w:author="Rajo" w:date="2018-05-23T20:55:00Z">
                          <w:r>
                            <w:rPr>
                              <w:rFonts w:ascii="Microsoft Sans Serif" w:eastAsia="Calibri" w:hAnsi="Microsoft Sans Serif" w:cs="Microsoft Sans Serif"/>
                              <w:sz w:val="22"/>
                              <w:szCs w:val="22"/>
                            </w:rPr>
                            <w:t xml:space="preserve"> ka</w:t>
                          </w:r>
                        </w:ins>
                        <w:ins w:id="2228" w:author="Rajo" w:date="2018-05-23T20:53:00Z">
                          <w:r>
                            <w:rPr>
                              <w:rFonts w:ascii="Microsoft Sans Serif" w:eastAsia="Calibri" w:hAnsi="Microsoft Sans Serif" w:cs="Microsoft Sans Serif"/>
                              <w:sz w:val="22"/>
                              <w:szCs w:val="22"/>
                            </w:rPr>
                            <w:t xml:space="preserve"> resursu</w:t>
                          </w:r>
                        </w:ins>
                      </w:p>
                    </w:txbxContent>
                  </v:textbox>
                </v:shape>
                <v:shape id="Text Box 3" o:spid="_x0000_s1304"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9B0D46" w:rsidRDefault="009B0D46">
                        <w:pPr>
                          <w:pStyle w:val="NormalWeb"/>
                          <w:spacing w:before="0" w:beforeAutospacing="0" w:after="0" w:afterAutospacing="0" w:line="276" w:lineRule="auto"/>
                          <w:jc w:val="center"/>
                        </w:pPr>
                        <w:r>
                          <w:rPr>
                            <w:rFonts w:ascii="Microsoft Sans Serif" w:eastAsia="Calibri" w:hAnsi="Microsoft Sans Serif"/>
                            <w:sz w:val="22"/>
                            <w:szCs w:val="22"/>
                          </w:rPr>
                          <w:t>5.</w:t>
                        </w:r>
                        <w:ins w:id="2229" w:author="Rajo" w:date="2018-05-23T20:48:00Z">
                          <w:r>
                            <w:rPr>
                              <w:rFonts w:ascii="Microsoft Sans Serif" w:eastAsia="Calibri" w:hAnsi="Microsoft Sans Serif"/>
                              <w:sz w:val="22"/>
                              <w:szCs w:val="22"/>
                            </w:rPr>
                            <w:t xml:space="preserve"> </w:t>
                          </w:r>
                        </w:ins>
                        <w:r>
                          <w:rPr>
                            <w:rFonts w:ascii="Microsoft Sans Serif" w:eastAsia="Calibri" w:hAnsi="Microsoft Sans Serif"/>
                            <w:sz w:val="22"/>
                            <w:szCs w:val="22"/>
                          </w:rPr>
                          <w:t>Učita</w:t>
                        </w:r>
                        <w:ins w:id="2230" w:author="Rajo" w:date="2018-05-23T20:47:00Z">
                          <w:r>
                            <w:rPr>
                              <w:rFonts w:ascii="Microsoft Sans Serif" w:eastAsia="Calibri" w:hAnsi="Microsoft Sans Serif"/>
                              <w:sz w:val="22"/>
                              <w:szCs w:val="22"/>
                            </w:rPr>
                            <w:t>vanje resursa</w:t>
                          </w:r>
                        </w:ins>
                        <w:del w:id="2231" w:author="Rajo" w:date="2018-05-23T20:47:00Z">
                          <w:r w:rsidDel="00820948">
                            <w:rPr>
                              <w:rFonts w:ascii="Microsoft Sans Serif" w:eastAsia="Calibri" w:hAnsi="Microsoft Sans Serif"/>
                              <w:sz w:val="22"/>
                              <w:szCs w:val="22"/>
                            </w:rPr>
                            <w:delText>j resurs</w:delText>
                          </w:r>
                        </w:del>
                      </w:p>
                    </w:txbxContent>
                  </v:textbox>
                </v:shape>
                <v:group id="Group 293" o:spid="_x0000_s1305"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306"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9B0D46" w:rsidRDefault="009B0D46">
                          <w:pPr>
                            <w:pStyle w:val="NormalWeb"/>
                            <w:spacing w:before="0" w:beforeAutospacing="0" w:after="0" w:afterAutospacing="0" w:line="276" w:lineRule="auto"/>
                          </w:pPr>
                          <w:r>
                            <w:rPr>
                              <w:rFonts w:ascii="Arial Black" w:eastAsia="Calibri" w:hAnsi="Arial Black"/>
                            </w:rPr>
                            <w:t> </w:t>
                          </w:r>
                        </w:p>
                      </w:txbxContent>
                    </v:textbox>
                  </v:oval>
                  <v:shape id="Text Box 22" o:spid="_x0000_s1307"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9B0D46" w:rsidRDefault="009B0D46">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308"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309"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310"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311"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312"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313"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314"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9B0D46" w:rsidRDefault="009B0D46">
                        <w:pPr>
                          <w:pStyle w:val="NormalWeb"/>
                          <w:spacing w:before="0" w:beforeAutospacing="0" w:after="0" w:afterAutospacing="0" w:line="276" w:lineRule="auto"/>
                        </w:pPr>
                        <w:r>
                          <w:rPr>
                            <w:rFonts w:ascii="Microsoft Sans Serif" w:eastAsia="Calibri" w:hAnsi="Microsoft Sans Serif"/>
                            <w:sz w:val="20"/>
                            <w:szCs w:val="20"/>
                          </w:rPr>
                          <w:t>Pribavljanje</w:t>
                        </w:r>
                      </w:p>
                      <w:p w14:paraId="0498A4E6" w14:textId="77777777" w:rsidR="009B0D46" w:rsidRDefault="009B0D46">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060A977" w:rsidR="00E94ADE" w:rsidDel="001F5131" w:rsidRDefault="00CC5052">
      <w:pPr>
        <w:pStyle w:val="Caption"/>
        <w:jc w:val="center"/>
        <w:rPr>
          <w:del w:id="2232" w:author="Rajo" w:date="2018-06-17T14:41:00Z"/>
          <w:lang w:val="bs-Latn-BA"/>
        </w:rPr>
      </w:pPr>
      <w:commentRangeStart w:id="2233"/>
      <w:commentRangeStart w:id="2234"/>
      <w:r>
        <w:rPr>
          <w:lang w:val="bs-Latn-BA"/>
        </w:rPr>
        <w:t xml:space="preserve">Slika </w:t>
      </w:r>
      <w:ins w:id="2235"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8</w:t>
      </w:r>
      <w:ins w:id="2236"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237" w:author="Rajo" w:date="2018-05-31T17:30:00Z">
        <w:r w:rsidR="002105F4">
          <w:rPr>
            <w:noProof/>
            <w:lang w:val="bs-Latn-BA"/>
          </w:rPr>
          <w:t>1</w:t>
        </w:r>
        <w:r w:rsidR="002105F4">
          <w:rPr>
            <w:b w:val="0"/>
            <w:bCs w:val="0"/>
            <w:i w:val="0"/>
            <w:lang w:val="bs-Latn-BA"/>
          </w:rPr>
          <w:fldChar w:fldCharType="end"/>
        </w:r>
      </w:ins>
      <w:del w:id="2238"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7</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Proces XACLML autorizacije</w:t>
      </w:r>
      <w:commentRangeEnd w:id="2233"/>
      <w:r>
        <w:commentReference w:id="2233"/>
      </w:r>
      <w:commentRangeEnd w:id="2234"/>
      <w:r w:rsidR="00310776">
        <w:rPr>
          <w:rStyle w:val="CommentReference"/>
          <w:b w:val="0"/>
          <w:bCs w:val="0"/>
          <w:i w:val="0"/>
        </w:rPr>
        <w:commentReference w:id="2234"/>
      </w:r>
    </w:p>
    <w:p w14:paraId="6637A6A4" w14:textId="77777777" w:rsidR="00E94ADE" w:rsidRDefault="00E94ADE">
      <w:pPr>
        <w:pStyle w:val="Caption"/>
        <w:jc w:val="center"/>
        <w:rPr>
          <w:lang w:val="bs-Latn-BA"/>
        </w:rPr>
        <w:pPrChange w:id="2239" w:author="Rajo" w:date="2018-06-17T14:41:00Z">
          <w:pPr>
            <w:spacing w:line="240" w:lineRule="auto"/>
            <w:jc w:val="both"/>
          </w:pPr>
        </w:pPrChange>
      </w:pPr>
    </w:p>
    <w:p w14:paraId="0000D652" w14:textId="77777777" w:rsidR="00E94ADE" w:rsidDel="00A13393" w:rsidRDefault="00CC5052" w:rsidP="00233832">
      <w:pPr>
        <w:spacing w:line="240" w:lineRule="auto"/>
        <w:ind w:firstLine="360"/>
        <w:jc w:val="both"/>
        <w:rPr>
          <w:del w:id="2240"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2241" w:author="Rajo" w:date="2018-06-17T14:53: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2242" w:name="_Toc511154431"/>
      <w:r>
        <w:rPr>
          <w:rStyle w:val="Heading2Char"/>
          <w:lang w:val="bs-Latn-BA"/>
        </w:rPr>
        <w:lastRenderedPageBreak/>
        <w:t>Elementi</w:t>
      </w:r>
      <w:r>
        <w:rPr>
          <w:lang w:val="bs-Latn-BA"/>
        </w:rPr>
        <w:t xml:space="preserve"> propisa</w:t>
      </w:r>
      <w:bookmarkEnd w:id="2242"/>
    </w:p>
    <w:p w14:paraId="6B003554" w14:textId="77777777" w:rsidR="00E94ADE" w:rsidDel="003E7781" w:rsidRDefault="00E94ADE">
      <w:pPr>
        <w:spacing w:line="240" w:lineRule="auto"/>
        <w:jc w:val="both"/>
        <w:rPr>
          <w:del w:id="2243"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Del="00233832" w:rsidRDefault="00CC5052">
      <w:pPr>
        <w:pStyle w:val="Heading3"/>
        <w:spacing w:line="240" w:lineRule="auto"/>
        <w:jc w:val="both"/>
        <w:rPr>
          <w:del w:id="2244" w:author="Rajo" w:date="2018-06-17T14:53:00Z"/>
          <w:lang w:val="bs-Latn-BA"/>
        </w:rPr>
      </w:pPr>
      <w:bookmarkStart w:id="2245" w:name="_Toc511154432"/>
      <w:r>
        <w:rPr>
          <w:lang w:val="bs-Latn-BA"/>
        </w:rPr>
        <w:t>Strukturni elementi</w:t>
      </w:r>
      <w:bookmarkEnd w:id="2245"/>
    </w:p>
    <w:p w14:paraId="008A583A" w14:textId="77777777" w:rsidR="00E94ADE" w:rsidRPr="00143689" w:rsidRDefault="00E94ADE">
      <w:pPr>
        <w:pStyle w:val="Heading3"/>
        <w:spacing w:line="240" w:lineRule="auto"/>
        <w:jc w:val="both"/>
        <w:rPr>
          <w:lang w:val="bs-Latn-BA"/>
        </w:rPr>
        <w:pPrChange w:id="2246" w:author="Rajo" w:date="2018-06-17T14:53:00Z">
          <w:pPr>
            <w:spacing w:line="240" w:lineRule="auto"/>
            <w:jc w:val="both"/>
          </w:pPr>
        </w:pPrChange>
      </w:pPr>
    </w:p>
    <w:p w14:paraId="56674B9C" w14:textId="6A77A5D2" w:rsidR="00E94ADE" w:rsidDel="003E7781" w:rsidRDefault="00CC5052">
      <w:pPr>
        <w:spacing w:line="240" w:lineRule="auto"/>
        <w:ind w:firstLine="360"/>
        <w:jc w:val="both"/>
        <w:rPr>
          <w:del w:id="2247" w:author="Rajo" w:date="2018-05-26T18:37:00Z"/>
          <w:lang w:val="bs-Latn-BA"/>
        </w:rPr>
      </w:pPr>
      <w:r>
        <w:rPr>
          <w:lang w:val="bs-Latn-BA"/>
        </w:rPr>
        <w:t>XACML je sačinjen od tri različita nivoa elemenata:</w:t>
      </w:r>
      <w:ins w:id="2248" w:author="Rajo" w:date="2018-05-26T18:43:00Z">
        <w:r w:rsidR="009A178C">
          <w:rPr>
            <w:lang w:val="bs-Latn-BA"/>
          </w:rPr>
          <w:t xml:space="preserve"> </w:t>
        </w:r>
      </w:ins>
      <w:moveToRangeStart w:id="2249" w:author="Rajo" w:date="2018-05-26T18:43:00Z" w:name="move515123531"/>
      <w:moveTo w:id="2250" w:author="Rajo" w:date="2018-05-26T18:43:00Z">
        <w:r w:rsidR="009A178C">
          <w:rPr>
            <w:vertAlign w:val="superscript"/>
            <w:lang w:val="bs-Latn-BA"/>
          </w:rPr>
          <w:t>[9]</w:t>
        </w:r>
      </w:moveTo>
      <w:moveToRangeEnd w:id="2249"/>
    </w:p>
    <w:p w14:paraId="53CC95C2" w14:textId="77777777" w:rsidR="00E94ADE" w:rsidRDefault="00E94ADE">
      <w:pPr>
        <w:spacing w:line="240" w:lineRule="auto"/>
        <w:ind w:firstLine="360"/>
        <w:jc w:val="both"/>
        <w:rPr>
          <w:lang w:val="bs-Latn-BA"/>
        </w:rPr>
        <w:pPrChange w:id="2251"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r>
        <w:rPr>
          <w:i/>
          <w:lang w:val="bs-Latn-BA"/>
        </w:rPr>
        <w:t>PolicySet</w:t>
      </w:r>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r>
        <w:rPr>
          <w:i/>
          <w:lang w:val="bs-Latn-BA"/>
        </w:rPr>
        <w:t>Policy</w:t>
      </w:r>
      <w:r>
        <w:rPr>
          <w:lang w:val="bs-Latn-BA"/>
        </w:rPr>
        <w:t>)</w:t>
      </w:r>
    </w:p>
    <w:p w14:paraId="468A58E0" w14:textId="77777777" w:rsidR="00E94ADE" w:rsidDel="003E7781" w:rsidRDefault="00CC5052">
      <w:pPr>
        <w:pStyle w:val="ListParagraph1"/>
        <w:numPr>
          <w:ilvl w:val="0"/>
          <w:numId w:val="14"/>
        </w:numPr>
        <w:spacing w:line="240" w:lineRule="auto"/>
        <w:jc w:val="both"/>
        <w:rPr>
          <w:del w:id="2252" w:author="Rajo" w:date="2018-05-26T18:37:00Z"/>
          <w:lang w:val="bs-Latn-BA"/>
        </w:rPr>
      </w:pPr>
      <w:r>
        <w:rPr>
          <w:lang w:val="bs-Latn-BA"/>
        </w:rPr>
        <w:t>Pravilo (</w:t>
      </w:r>
      <w:r>
        <w:rPr>
          <w:i/>
          <w:lang w:val="bs-Latn-BA"/>
        </w:rPr>
        <w:t>Rule</w:t>
      </w:r>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2253"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2254" w:author="Rajo" w:date="2018-05-26T18:37:00Z"/>
          <w:lang w:val="bs-Latn-BA"/>
        </w:rPr>
      </w:pPr>
      <w:r>
        <w:rPr>
          <w:lang w:val="bs-Latn-BA"/>
        </w:rPr>
        <w:t xml:space="preserve">Set propisa može sadržati bilo koji broj propisa i setova propisa, dok propis može sadržati bilo koji broj pravila. </w:t>
      </w:r>
      <w:moveFromRangeStart w:id="2255" w:author="Rajo" w:date="2018-05-26T18:43:00Z" w:name="move515123531"/>
      <w:moveFrom w:id="2256" w:author="Rajo" w:date="2018-05-26T18:43:00Z">
        <w:r w:rsidDel="009A178C">
          <w:rPr>
            <w:vertAlign w:val="superscript"/>
            <w:lang w:val="bs-Latn-BA"/>
          </w:rPr>
          <w:t>[9]</w:t>
        </w:r>
      </w:moveFrom>
      <w:moveFromRangeEnd w:id="2255"/>
    </w:p>
    <w:p w14:paraId="09414CF5" w14:textId="77777777" w:rsidR="00E94ADE" w:rsidRDefault="00E94ADE">
      <w:pPr>
        <w:spacing w:line="240" w:lineRule="auto"/>
        <w:ind w:firstLine="360"/>
        <w:jc w:val="both"/>
        <w:rPr>
          <w:lang w:val="bs-Latn-BA"/>
        </w:rPr>
        <w:pPrChange w:id="2257"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Del="00233832" w:rsidRDefault="00CC5052">
      <w:pPr>
        <w:pStyle w:val="Heading3"/>
        <w:spacing w:line="240" w:lineRule="auto"/>
        <w:jc w:val="both"/>
        <w:rPr>
          <w:del w:id="2258" w:author="Rajo" w:date="2018-06-17T14:53:00Z"/>
          <w:lang w:val="bs-Latn-BA"/>
        </w:rPr>
      </w:pPr>
      <w:bookmarkStart w:id="2259" w:name="_Toc511154433"/>
      <w:r>
        <w:rPr>
          <w:lang w:val="bs-Latn-BA"/>
        </w:rPr>
        <w:t>Atributi i kategorije</w:t>
      </w:r>
      <w:bookmarkEnd w:id="2259"/>
    </w:p>
    <w:p w14:paraId="6531E7F0" w14:textId="77777777" w:rsidR="00E94ADE" w:rsidRPr="00143689" w:rsidRDefault="00E94ADE">
      <w:pPr>
        <w:pStyle w:val="Heading3"/>
        <w:spacing w:line="240" w:lineRule="auto"/>
        <w:jc w:val="both"/>
        <w:rPr>
          <w:lang w:val="bs-Latn-BA"/>
        </w:rPr>
        <w:pPrChange w:id="2260" w:author="Rajo" w:date="2018-06-17T14:53:00Z">
          <w:pPr>
            <w:spacing w:line="240" w:lineRule="auto"/>
            <w:jc w:val="both"/>
          </w:pPr>
        </w:pPrChange>
      </w:pPr>
    </w:p>
    <w:p w14:paraId="469BC29F" w14:textId="153051FE" w:rsidR="00E94ADE" w:rsidDel="003E7781" w:rsidRDefault="00CC5052">
      <w:pPr>
        <w:spacing w:line="240" w:lineRule="auto"/>
        <w:ind w:firstLine="360"/>
        <w:jc w:val="both"/>
        <w:rPr>
          <w:del w:id="2261" w:author="Rajo" w:date="2018-05-26T18:37:00Z"/>
          <w:lang w:val="bs-Latn-BA"/>
        </w:rPr>
      </w:pPr>
      <w:r>
        <w:rPr>
          <w:lang w:val="bs-Latn-BA"/>
        </w:rPr>
        <w:t>Propisi, setovi propisa, pravila i zahtijevi odnose se na entitete sistema, odnosno subjekte, resurse, okruženja i akcije</w:t>
      </w:r>
      <w:ins w:id="2262" w:author="Rajo" w:date="2018-05-26T18:42:00Z">
        <w:r w:rsidR="00A87C94">
          <w:t xml:space="preserve">. </w:t>
        </w:r>
      </w:ins>
      <w:del w:id="2263" w:author="Rajo" w:date="2018-05-26T18:42:00Z">
        <w:r w:rsidDel="00A87C94">
          <w:delText xml:space="preserve"> </w:delText>
        </w:r>
      </w:del>
      <w:r w:rsidRPr="00A87C94">
        <w:rPr>
          <w:vertAlign w:val="superscript"/>
          <w:lang w:val="bs-Latn-BA"/>
          <w:rPrChange w:id="2264" w:author="Rajo" w:date="2018-05-26T18:42:00Z">
            <w:rPr>
              <w:lang w:val="bs-Latn-BA"/>
            </w:rPr>
          </w:rPrChange>
        </w:rPr>
        <w:t>[9]</w:t>
      </w:r>
      <w:del w:id="2265"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2266"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r>
        <w:rPr>
          <w:lang w:val="bs-Latn-BA"/>
        </w:rPr>
        <w:t>ubjekat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r>
        <w:rPr>
          <w:lang w:val="bs-Latn-BA"/>
        </w:rPr>
        <w:t>esurs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r>
        <w:rPr>
          <w:lang w:val="bs-Latn-BA"/>
        </w:rPr>
        <w:t>kcija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2267" w:author="Rajo" w:date="2018-05-26T18:37:00Z"/>
          <w:lang w:val="bs-Latn-BA"/>
        </w:rPr>
      </w:pPr>
      <w:r>
        <w:t>o</w:t>
      </w:r>
      <w:r>
        <w:rPr>
          <w:lang w:val="bs-Latn-BA"/>
        </w:rPr>
        <w:t>kruženje može poslužiti kao dodatni izvor informacija</w:t>
      </w:r>
      <w:del w:id="2268"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2269"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Del="00233832" w:rsidRDefault="00CC5052">
      <w:pPr>
        <w:pStyle w:val="Heading3"/>
        <w:spacing w:line="240" w:lineRule="auto"/>
        <w:jc w:val="both"/>
        <w:rPr>
          <w:del w:id="2270" w:author="Rajo" w:date="2018-06-17T14:53:00Z"/>
          <w:lang w:val="bs-Latn-BA"/>
        </w:rPr>
      </w:pPr>
      <w:bookmarkStart w:id="2271" w:name="_Toc511154434"/>
      <w:commentRangeStart w:id="2272"/>
      <w:commentRangeStart w:id="2273"/>
      <w:commentRangeStart w:id="2274"/>
      <w:commentRangeStart w:id="2275"/>
      <w:r>
        <w:rPr>
          <w:lang w:val="bs-Latn-BA"/>
        </w:rPr>
        <w:t>Ciljevi</w:t>
      </w:r>
      <w:bookmarkEnd w:id="2271"/>
      <w:commentRangeEnd w:id="2272"/>
      <w:r>
        <w:commentReference w:id="2272"/>
      </w:r>
      <w:commentRangeEnd w:id="2273"/>
      <w:r w:rsidR="00310776">
        <w:rPr>
          <w:rStyle w:val="CommentReference"/>
          <w:rFonts w:ascii="Times New Roman" w:eastAsiaTheme="minorHAnsi" w:hAnsi="Times New Roman" w:cstheme="minorBidi"/>
          <w:i w:val="0"/>
          <w:color w:val="auto"/>
        </w:rPr>
        <w:commentReference w:id="2273"/>
      </w:r>
      <w:ins w:id="2276" w:author="Rajo" w:date="2018-05-26T18:45:00Z">
        <w:r w:rsidR="00915611">
          <w:rPr>
            <w:lang w:val="bs-Latn-BA"/>
          </w:rPr>
          <w:t>, u</w:t>
        </w:r>
      </w:ins>
      <w:ins w:id="2277" w:author="Rajo" w:date="2018-05-23T20:58:00Z">
        <w:r w:rsidR="00215DE2">
          <w:rPr>
            <w:lang w:val="bs-Latn-BA"/>
          </w:rPr>
          <w:t>slovi</w:t>
        </w:r>
      </w:ins>
      <w:ins w:id="2278" w:author="Rajo" w:date="2018-05-26T18:45:00Z">
        <w:r w:rsidR="00915611">
          <w:rPr>
            <w:lang w:val="bs-Latn-BA"/>
          </w:rPr>
          <w:t xml:space="preserve"> i o</w:t>
        </w:r>
      </w:ins>
      <w:ins w:id="2279" w:author="Rajo" w:date="2018-05-23T20:58:00Z">
        <w:r w:rsidR="00215DE2">
          <w:rPr>
            <w:lang w:val="bs-Latn-BA"/>
          </w:rPr>
          <w:t>baveze</w:t>
        </w:r>
      </w:ins>
    </w:p>
    <w:p w14:paraId="2B70CCDF" w14:textId="77777777" w:rsidR="00E94ADE" w:rsidRPr="00143689" w:rsidRDefault="00E94ADE">
      <w:pPr>
        <w:pStyle w:val="Heading3"/>
        <w:spacing w:line="240" w:lineRule="auto"/>
        <w:jc w:val="both"/>
        <w:rPr>
          <w:lang w:val="bs-Latn-BA"/>
        </w:rPr>
        <w:pPrChange w:id="2280" w:author="Rajo" w:date="2018-06-17T14:53:00Z">
          <w:pPr>
            <w:spacing w:line="240" w:lineRule="auto"/>
            <w:jc w:val="both"/>
          </w:pPr>
        </w:pPrChange>
      </w:pPr>
    </w:p>
    <w:p w14:paraId="217045E1" w14:textId="77777777" w:rsidR="00E94ADE" w:rsidDel="00215DE2" w:rsidRDefault="00CC5052">
      <w:pPr>
        <w:spacing w:line="240" w:lineRule="auto"/>
        <w:ind w:firstLine="360"/>
        <w:jc w:val="both"/>
        <w:rPr>
          <w:del w:id="2281" w:author="Rajo" w:date="2018-05-23T20:57:00Z"/>
          <w:lang w:val="bs-Latn-BA"/>
        </w:rPr>
        <w:pPrChange w:id="2282" w:author="Rajo" w:date="2018-06-17T14:54:00Z">
          <w:pPr>
            <w:spacing w:line="240" w:lineRule="auto"/>
            <w:ind w:firstLine="720"/>
            <w:jc w:val="both"/>
          </w:pPr>
        </w:pPrChange>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360"/>
        <w:jc w:val="both"/>
        <w:rPr>
          <w:del w:id="2283" w:author="Rajo" w:date="2018-05-23T20:58:00Z"/>
          <w:lang w:val="bs-Latn-BA"/>
        </w:rPr>
        <w:pPrChange w:id="2284" w:author="Rajo" w:date="2018-06-17T14:54:00Z">
          <w:pPr>
            <w:spacing w:line="240" w:lineRule="auto"/>
            <w:jc w:val="both"/>
          </w:pPr>
        </w:pPrChange>
      </w:pPr>
    </w:p>
    <w:p w14:paraId="0032A167" w14:textId="66F0B924" w:rsidR="00E94ADE" w:rsidDel="00215DE2" w:rsidRDefault="00E94ADE">
      <w:pPr>
        <w:spacing w:line="240" w:lineRule="auto"/>
        <w:ind w:firstLine="360"/>
        <w:jc w:val="both"/>
        <w:rPr>
          <w:del w:id="2285" w:author="Rajo" w:date="2018-05-23T20:58:00Z"/>
          <w:lang w:val="bs-Latn-BA"/>
        </w:rPr>
        <w:pPrChange w:id="2286" w:author="Rajo" w:date="2018-06-17T14:54:00Z">
          <w:pPr>
            <w:spacing w:line="240" w:lineRule="auto"/>
            <w:jc w:val="both"/>
          </w:pPr>
        </w:pPrChange>
      </w:pPr>
    </w:p>
    <w:p w14:paraId="3166A6F0" w14:textId="53BCF026" w:rsidR="00E94ADE" w:rsidDel="00215DE2" w:rsidRDefault="00CC5052">
      <w:pPr>
        <w:pStyle w:val="Heading3"/>
        <w:spacing w:line="240" w:lineRule="auto"/>
        <w:ind w:firstLine="360"/>
        <w:jc w:val="both"/>
        <w:rPr>
          <w:del w:id="2287" w:author="Rajo" w:date="2018-05-23T20:58:00Z"/>
          <w:lang w:val="bs-Latn-BA"/>
        </w:rPr>
        <w:pPrChange w:id="2288" w:author="Rajo" w:date="2018-06-17T14:54:00Z">
          <w:pPr>
            <w:pStyle w:val="Heading3"/>
            <w:spacing w:line="240" w:lineRule="auto"/>
            <w:jc w:val="both"/>
          </w:pPr>
        </w:pPrChange>
      </w:pPr>
      <w:bookmarkStart w:id="2289" w:name="_Toc511154435"/>
      <w:del w:id="2290" w:author="Rajo" w:date="2018-05-23T20:58:00Z">
        <w:r w:rsidDel="00215DE2">
          <w:rPr>
            <w:lang w:val="bs-Latn-BA"/>
          </w:rPr>
          <w:delText>Uslovi</w:delText>
        </w:r>
        <w:bookmarkEnd w:id="2289"/>
      </w:del>
    </w:p>
    <w:p w14:paraId="4A1F19B5" w14:textId="77777777" w:rsidR="00E94ADE" w:rsidRDefault="00E94ADE">
      <w:pPr>
        <w:spacing w:line="240" w:lineRule="auto"/>
        <w:ind w:firstLine="360"/>
        <w:jc w:val="both"/>
        <w:rPr>
          <w:lang w:val="bs-Latn-BA"/>
        </w:rPr>
        <w:pPrChange w:id="2291" w:author="Rajo" w:date="2018-06-17T14:54:00Z">
          <w:pPr>
            <w:spacing w:line="240" w:lineRule="auto"/>
            <w:jc w:val="both"/>
          </w:pPr>
        </w:pPrChange>
      </w:pPr>
    </w:p>
    <w:p w14:paraId="262A18C9" w14:textId="77777777" w:rsidR="00E94ADE" w:rsidDel="00215DE2" w:rsidRDefault="00CC5052">
      <w:pPr>
        <w:spacing w:line="240" w:lineRule="auto"/>
        <w:ind w:firstLine="360"/>
        <w:jc w:val="both"/>
        <w:rPr>
          <w:del w:id="2292" w:author="Rajo" w:date="2018-05-23T20:58:00Z"/>
          <w:lang w:val="bs-Latn-BA"/>
        </w:rPr>
        <w:pPrChange w:id="2293" w:author="Rajo" w:date="2018-06-17T14:54:00Z">
          <w:pPr>
            <w:spacing w:line="240" w:lineRule="auto"/>
            <w:ind w:firstLine="720"/>
            <w:jc w:val="both"/>
          </w:pPr>
        </w:pPrChange>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ind w:firstLine="360"/>
        <w:jc w:val="both"/>
        <w:rPr>
          <w:del w:id="2294" w:author="Rajo" w:date="2018-05-23T20:58:00Z"/>
          <w:lang w:val="bs-Latn-BA"/>
        </w:rPr>
        <w:pPrChange w:id="2295" w:author="Rajo" w:date="2018-06-17T14:54:00Z">
          <w:pPr>
            <w:spacing w:line="240" w:lineRule="auto"/>
            <w:jc w:val="both"/>
          </w:pPr>
        </w:pPrChange>
      </w:pPr>
    </w:p>
    <w:p w14:paraId="4A707B59" w14:textId="41D0B24B" w:rsidR="00E94ADE" w:rsidDel="00215DE2" w:rsidRDefault="00CC5052">
      <w:pPr>
        <w:pStyle w:val="Heading3"/>
        <w:spacing w:line="240" w:lineRule="auto"/>
        <w:ind w:firstLine="360"/>
        <w:jc w:val="both"/>
        <w:rPr>
          <w:del w:id="2296" w:author="Rajo" w:date="2018-05-23T20:58:00Z"/>
          <w:lang w:val="bs-Latn-BA"/>
        </w:rPr>
        <w:pPrChange w:id="2297" w:author="Rajo" w:date="2018-06-17T14:54:00Z">
          <w:pPr>
            <w:pStyle w:val="Heading3"/>
            <w:spacing w:line="240" w:lineRule="auto"/>
            <w:jc w:val="both"/>
          </w:pPr>
        </w:pPrChange>
      </w:pPr>
      <w:bookmarkStart w:id="2298" w:name="_Toc511154436"/>
      <w:del w:id="2299" w:author="Rajo" w:date="2018-05-23T20:58:00Z">
        <w:r w:rsidDel="00215DE2">
          <w:rPr>
            <w:lang w:val="bs-Latn-BA"/>
          </w:rPr>
          <w:delText>Obaveze</w:delText>
        </w:r>
        <w:bookmarkEnd w:id="2298"/>
      </w:del>
    </w:p>
    <w:p w14:paraId="5838E025" w14:textId="77777777" w:rsidR="00E94ADE" w:rsidRDefault="00E94ADE">
      <w:pPr>
        <w:spacing w:line="240" w:lineRule="auto"/>
        <w:ind w:firstLine="360"/>
        <w:jc w:val="both"/>
        <w:rPr>
          <w:lang w:val="bs-Latn-BA"/>
        </w:rPr>
        <w:pPrChange w:id="2300" w:author="Rajo" w:date="2018-06-17T14:54:00Z">
          <w:pPr>
            <w:spacing w:line="240" w:lineRule="auto"/>
          </w:pPr>
        </w:pPrChange>
      </w:pPr>
    </w:p>
    <w:p w14:paraId="18FBCAFA" w14:textId="77777777" w:rsidR="00E94ADE" w:rsidDel="003D5CD2" w:rsidRDefault="00CC5052">
      <w:pPr>
        <w:spacing w:line="240" w:lineRule="auto"/>
        <w:ind w:firstLine="360"/>
        <w:jc w:val="both"/>
        <w:rPr>
          <w:del w:id="2301" w:author="Rajo" w:date="2018-05-26T18:57:00Z"/>
          <w:lang w:val="bs-Latn-BA"/>
        </w:rPr>
        <w:pPrChange w:id="2302" w:author="Rajo" w:date="2018-06-17T14:54: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360"/>
        <w:jc w:val="both"/>
        <w:rPr>
          <w:del w:id="2303" w:author="Rajo" w:date="2018-05-23T20:58:00Z"/>
          <w:lang w:val="bs-Latn-BA"/>
        </w:rPr>
        <w:pPrChange w:id="2304" w:author="Rajo" w:date="2018-06-17T14:54:00Z">
          <w:pPr>
            <w:spacing w:line="240" w:lineRule="auto"/>
            <w:jc w:val="both"/>
          </w:pPr>
        </w:pPrChange>
      </w:pPr>
    </w:p>
    <w:p w14:paraId="29C80A19" w14:textId="77777777" w:rsidR="00E94ADE" w:rsidDel="00753D56" w:rsidRDefault="00E94ADE">
      <w:pPr>
        <w:spacing w:line="240" w:lineRule="auto"/>
        <w:ind w:firstLine="360"/>
        <w:jc w:val="both"/>
        <w:rPr>
          <w:del w:id="2305" w:author="Rajo" w:date="2018-05-26T18:53:00Z"/>
          <w:lang w:val="bs-Latn-BA"/>
        </w:rPr>
        <w:pPrChange w:id="2306" w:author="Rajo" w:date="2018-06-17T14:54:00Z">
          <w:pPr>
            <w:spacing w:line="240" w:lineRule="auto"/>
            <w:jc w:val="both"/>
          </w:pPr>
        </w:pPrChange>
      </w:pPr>
    </w:p>
    <w:p w14:paraId="7A38256A" w14:textId="778D1588" w:rsidR="00E94ADE" w:rsidDel="00753D56" w:rsidRDefault="00CC5052">
      <w:pPr>
        <w:pStyle w:val="Heading2"/>
        <w:spacing w:line="240" w:lineRule="auto"/>
        <w:ind w:left="0" w:firstLine="360"/>
        <w:jc w:val="both"/>
        <w:rPr>
          <w:del w:id="2307" w:author="Rajo" w:date="2018-05-26T18:53:00Z"/>
          <w:lang w:val="bs-Latn-BA"/>
        </w:rPr>
        <w:pPrChange w:id="2308" w:author="Rajo" w:date="2018-06-17T14:54:00Z">
          <w:pPr>
            <w:pStyle w:val="Heading2"/>
            <w:spacing w:line="240" w:lineRule="auto"/>
            <w:jc w:val="both"/>
          </w:pPr>
        </w:pPrChange>
      </w:pPr>
      <w:bookmarkStart w:id="2309" w:name="_Toc511154437"/>
      <w:del w:id="2310" w:author="Rajo" w:date="2018-05-26T18:53:00Z">
        <w:r w:rsidDel="00753D56">
          <w:rPr>
            <w:lang w:val="bs-Latn-BA"/>
          </w:rPr>
          <w:delText>Primjer propisa</w:delText>
        </w:r>
        <w:bookmarkEnd w:id="2309"/>
        <w:commentRangeEnd w:id="2274"/>
        <w:r w:rsidR="00666E3D" w:rsidDel="00753D56">
          <w:rPr>
            <w:rStyle w:val="CommentReference"/>
            <w:rFonts w:ascii="Times New Roman" w:eastAsiaTheme="minorHAnsi" w:hAnsi="Times New Roman" w:cstheme="minorBidi"/>
            <w:color w:val="auto"/>
          </w:rPr>
          <w:commentReference w:id="2274"/>
        </w:r>
      </w:del>
      <w:commentRangeEnd w:id="2275"/>
      <w:r w:rsidR="00310776">
        <w:rPr>
          <w:rStyle w:val="CommentReference"/>
        </w:rPr>
        <w:commentReference w:id="2275"/>
      </w:r>
    </w:p>
    <w:p w14:paraId="57004686" w14:textId="77777777" w:rsidR="00E94ADE" w:rsidDel="00B911F1" w:rsidRDefault="00E94ADE">
      <w:pPr>
        <w:spacing w:line="240" w:lineRule="auto"/>
        <w:ind w:firstLine="360"/>
        <w:jc w:val="both"/>
        <w:rPr>
          <w:del w:id="2311" w:author="Rajo" w:date="2018-05-26T19:14:00Z"/>
          <w:lang w:val="bs-Latn-BA"/>
        </w:rPr>
        <w:pPrChange w:id="2312" w:author="Rajo" w:date="2018-06-17T14:54:00Z">
          <w:pPr>
            <w:spacing w:line="240" w:lineRule="auto"/>
            <w:jc w:val="both"/>
          </w:pPr>
        </w:pPrChange>
      </w:pPr>
    </w:p>
    <w:p w14:paraId="409E55A0" w14:textId="3170FF5D" w:rsidR="00E94ADE" w:rsidDel="003D5CD2" w:rsidRDefault="00CC5052">
      <w:pPr>
        <w:spacing w:line="240" w:lineRule="auto"/>
        <w:ind w:firstLine="360"/>
        <w:jc w:val="both"/>
        <w:rPr>
          <w:del w:id="2313" w:author="Rajo" w:date="2018-05-26T18:57:00Z"/>
          <w:b/>
          <w:lang w:val="bs-Latn-BA"/>
        </w:rPr>
        <w:pPrChange w:id="2314" w:author="Rajo" w:date="2018-06-17T14:54:00Z">
          <w:pPr>
            <w:spacing w:line="240" w:lineRule="auto"/>
            <w:ind w:firstLine="576"/>
            <w:jc w:val="both"/>
          </w:pPr>
        </w:pPrChange>
      </w:pPr>
      <w:del w:id="2315" w:author="Rajo" w:date="2018-05-26T19:14:00Z">
        <w:r w:rsidDel="00B911F1">
          <w:rPr>
            <w:lang w:val="bs-Latn-BA"/>
          </w:rPr>
          <w:delText>U narednom dijelu dat je primjer propisa koji se odnosi na kontrolu pristupa</w:delText>
        </w:r>
      </w:del>
      <w:del w:id="2316" w:author="Rajo" w:date="2018-05-26T18:57:00Z">
        <w:r w:rsidDel="005806B0">
          <w:rPr>
            <w:lang w:val="bs-Latn-BA"/>
          </w:rPr>
          <w:delText>.</w:delText>
        </w:r>
      </w:del>
      <w:del w:id="2317"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360"/>
        <w:rPr>
          <w:del w:id="2318" w:author="Rajo" w:date="2018-05-26T20:05:00Z"/>
          <w:rFonts w:ascii="Courier New" w:eastAsia="Times New Roman" w:hAnsi="Courier New" w:cs="Courier New"/>
          <w:b/>
          <w:bCs/>
          <w:color w:val="008000"/>
          <w:sz w:val="21"/>
          <w:szCs w:val="21"/>
          <w:lang w:val="bs-Latn-BA"/>
        </w:rPr>
        <w:pPrChange w:id="2319" w:author="Rajo" w:date="2018-06-17T14:54:00Z">
          <w:pPr/>
        </w:pPrChange>
      </w:pPr>
    </w:p>
    <w:p w14:paraId="293B7341" w14:textId="68C14E31" w:rsidR="001D60BC" w:rsidRDefault="001D60BC">
      <w:pPr>
        <w:spacing w:line="240" w:lineRule="auto"/>
        <w:ind w:firstLine="360"/>
        <w:jc w:val="both"/>
        <w:rPr>
          <w:ins w:id="2320" w:author="Rajo" w:date="2018-05-26T20:05:00Z"/>
          <w:b/>
          <w:lang w:val="bs-Latn-BA"/>
        </w:rPr>
        <w:pPrChange w:id="2321" w:author="Rajo" w:date="2018-06-17T14:54:00Z">
          <w:pPr>
            <w:spacing w:line="240" w:lineRule="auto"/>
            <w:jc w:val="both"/>
          </w:pPr>
        </w:pPrChange>
      </w:pPr>
    </w:p>
    <w:p w14:paraId="62B1CCC5" w14:textId="03E564FA" w:rsidR="007E0D8F" w:rsidRDefault="00B75487">
      <w:pPr>
        <w:spacing w:line="240" w:lineRule="auto"/>
        <w:ind w:firstLine="360"/>
        <w:jc w:val="both"/>
        <w:rPr>
          <w:ins w:id="2322" w:author="Rajo" w:date="2018-05-26T21:11:00Z"/>
          <w:lang w:val="bs-Latn-BA"/>
        </w:rPr>
        <w:pPrChange w:id="2323" w:author="Rajo" w:date="2018-06-17T14:54:00Z">
          <w:pPr>
            <w:spacing w:line="240" w:lineRule="auto"/>
            <w:ind w:firstLine="720"/>
            <w:jc w:val="both"/>
          </w:pPr>
        </w:pPrChange>
      </w:pPr>
      <w:ins w:id="2324" w:author="Rajo" w:date="2018-05-26T20:06:00Z">
        <w:r>
          <w:rPr>
            <w:lang w:val="bs-Latn-BA"/>
          </w:rPr>
          <w:t>U narednom dijelu</w:t>
        </w:r>
      </w:ins>
      <w:ins w:id="2325" w:author="Rajo" w:date="2018-05-26T20:11:00Z">
        <w:r>
          <w:rPr>
            <w:lang w:val="bs-Latn-BA"/>
          </w:rPr>
          <w:t xml:space="preserve"> su</w:t>
        </w:r>
      </w:ins>
      <w:ins w:id="2326" w:author="Rajo" w:date="2018-05-26T20:12:00Z">
        <w:r>
          <w:rPr>
            <w:lang w:val="bs-Latn-BA"/>
          </w:rPr>
          <w:t xml:space="preserve"> kao sastavni elementi primjera jednog propisa,</w:t>
        </w:r>
      </w:ins>
      <w:ins w:id="2327" w:author="Rajo" w:date="2018-05-26T20:06:00Z">
        <w:r>
          <w:rPr>
            <w:lang w:val="bs-Latn-BA"/>
          </w:rPr>
          <w:t xml:space="preserve"> pojedinačno navedeni i objašnjeni </w:t>
        </w:r>
      </w:ins>
      <w:ins w:id="2328" w:author="Rajo" w:date="2018-05-26T20:13:00Z">
        <w:r>
          <w:rPr>
            <w:lang w:val="bs-Latn-BA"/>
          </w:rPr>
          <w:t xml:space="preserve">po jedan </w:t>
        </w:r>
      </w:ins>
      <w:ins w:id="2329" w:author="Rajo" w:date="2018-05-26T20:09:00Z">
        <w:r>
          <w:rPr>
            <w:lang w:val="bs-Latn-BA"/>
          </w:rPr>
          <w:t xml:space="preserve">cilj, </w:t>
        </w:r>
      </w:ins>
      <w:ins w:id="2330" w:author="Rajo" w:date="2018-05-26T21:16:00Z">
        <w:r w:rsidR="00BD0E85">
          <w:rPr>
            <w:lang w:val="bs-Latn-BA"/>
          </w:rPr>
          <w:t>pravilo</w:t>
        </w:r>
        <w:r w:rsidR="005D4DC3">
          <w:rPr>
            <w:lang w:val="bs-Latn-BA"/>
          </w:rPr>
          <w:t xml:space="preserve"> (</w:t>
        </w:r>
        <w:r w:rsidR="00BD0E85">
          <w:rPr>
            <w:lang w:val="bs-Latn-BA"/>
          </w:rPr>
          <w:t xml:space="preserve">sa </w:t>
        </w:r>
      </w:ins>
      <w:ins w:id="2331" w:author="Rajo" w:date="2018-05-26T20:09:00Z">
        <w:r>
          <w:rPr>
            <w:lang w:val="bs-Latn-BA"/>
          </w:rPr>
          <w:t>uslov</w:t>
        </w:r>
      </w:ins>
      <w:ins w:id="2332" w:author="Rajo" w:date="2018-05-26T21:16:00Z">
        <w:r w:rsidR="00BD0E85">
          <w:rPr>
            <w:lang w:val="bs-Latn-BA"/>
          </w:rPr>
          <w:t>om</w:t>
        </w:r>
        <w:r w:rsidR="005D4DC3">
          <w:rPr>
            <w:lang w:val="bs-Latn-BA"/>
          </w:rPr>
          <w:t>)</w:t>
        </w:r>
      </w:ins>
      <w:ins w:id="2333" w:author="Rajo" w:date="2018-05-26T20:09:00Z">
        <w:r>
          <w:rPr>
            <w:lang w:val="bs-Latn-BA"/>
          </w:rPr>
          <w:t xml:space="preserve"> i obaveza</w:t>
        </w:r>
      </w:ins>
      <w:ins w:id="2334" w:author="Rajo" w:date="2018-05-26T20:13:00Z">
        <w:r w:rsidR="00B1795F">
          <w:rPr>
            <w:lang w:val="bs-Latn-BA"/>
          </w:rPr>
          <w:t xml:space="preserve">. </w:t>
        </w:r>
      </w:ins>
      <w:ins w:id="2335" w:author="Rajo" w:date="2018-05-26T20:26:00Z">
        <w:r w:rsidR="00C74B0C">
          <w:rPr>
            <w:lang w:val="bs-Latn-BA"/>
          </w:rPr>
          <w:t>Za primjer je uzet p</w:t>
        </w:r>
      </w:ins>
      <w:ins w:id="2336" w:author="Rajo" w:date="2018-05-26T20:14:00Z">
        <w:r w:rsidR="00B1795F">
          <w:rPr>
            <w:lang w:val="bs-Latn-BA"/>
          </w:rPr>
          <w:t xml:space="preserve">ropis </w:t>
        </w:r>
      </w:ins>
      <w:ins w:id="2337" w:author="Rajo" w:date="2018-05-26T20:26:00Z">
        <w:r w:rsidR="00C74B0C">
          <w:rPr>
            <w:lang w:val="bs-Latn-BA"/>
          </w:rPr>
          <w:t xml:space="preserve">koji </w:t>
        </w:r>
      </w:ins>
      <w:ins w:id="2338" w:author="Rajo" w:date="2018-05-27T15:10:00Z">
        <w:r w:rsidR="00EE11EF">
          <w:rPr>
            <w:lang w:val="bs-Latn-BA"/>
          </w:rPr>
          <w:t>kaže</w:t>
        </w:r>
      </w:ins>
      <w:ins w:id="2339" w:author="Rajo" w:date="2018-05-26T20:18:00Z">
        <w:r w:rsidR="006711F2">
          <w:rPr>
            <w:lang w:val="bs-Latn-BA"/>
          </w:rPr>
          <w:t xml:space="preserve"> da </w:t>
        </w:r>
      </w:ins>
      <w:ins w:id="2340" w:author="Rajo" w:date="2018-05-26T20:19:00Z">
        <w:r w:rsidR="006711F2">
          <w:rPr>
            <w:lang w:val="bs-Latn-BA"/>
          </w:rPr>
          <w:t>korisnici</w:t>
        </w:r>
      </w:ins>
      <w:ins w:id="2341" w:author="Rajo" w:date="2018-05-27T14:54:00Z">
        <w:r w:rsidR="003B6011">
          <w:t xml:space="preserve"> </w:t>
        </w:r>
      </w:ins>
      <w:ins w:id="2342" w:author="Rajo" w:date="2018-05-27T15:09:00Z">
        <w:r w:rsidR="00AC3A9F">
          <w:t>čija se</w:t>
        </w:r>
      </w:ins>
      <w:ins w:id="2343" w:author="Rajo" w:date="2018-05-27T14:54:00Z">
        <w:r w:rsidR="003B6011">
          <w:t xml:space="preserve"> email adres</w:t>
        </w:r>
      </w:ins>
      <w:ins w:id="2344" w:author="Rajo" w:date="2018-05-27T15:09:00Z">
        <w:r w:rsidR="00AC3A9F">
          <w:t>a</w:t>
        </w:r>
      </w:ins>
      <w:ins w:id="2345" w:author="Rajo" w:date="2018-05-27T14:54:00Z">
        <w:r w:rsidR="003B6011">
          <w:t xml:space="preserve"> završava sa</w:t>
        </w:r>
      </w:ins>
      <w:ins w:id="2346" w:author="Rajo" w:date="2018-05-26T20:19:00Z">
        <w:r w:rsidR="006711F2">
          <w:rPr>
            <w:lang w:val="bs-Latn-BA"/>
          </w:rPr>
          <w:t xml:space="preserve"> </w:t>
        </w:r>
      </w:ins>
      <w:ins w:id="2347" w:author="Rajo" w:date="2018-05-27T14:56:00Z">
        <w:r w:rsidR="00B66096">
          <w:rPr>
            <w:lang w:val="bs-Latn-BA"/>
          </w:rPr>
          <w:t>„</w:t>
        </w:r>
      </w:ins>
      <w:ins w:id="2348" w:author="Rajo" w:date="2018-05-26T20:19:00Z">
        <w:r w:rsidR="006711F2">
          <w:rPr>
            <w:lang w:val="bs-Latn-BA"/>
          </w:rPr>
          <w:t>@bankaintesa.rs</w:t>
        </w:r>
      </w:ins>
      <w:ins w:id="2349" w:author="Rajo" w:date="2018-05-27T14:56:00Z">
        <w:r w:rsidR="00B66096">
          <w:rPr>
            <w:lang w:val="bs-Latn-BA"/>
          </w:rPr>
          <w:t>“</w:t>
        </w:r>
      </w:ins>
      <w:ins w:id="2350" w:author="Rajo" w:date="2018-05-27T14:54:00Z">
        <w:r w:rsidR="003B6011">
          <w:rPr>
            <w:lang w:val="bs-Latn-BA"/>
          </w:rPr>
          <w:t xml:space="preserve"> i</w:t>
        </w:r>
      </w:ins>
      <w:ins w:id="2351" w:author="Rajo" w:date="2018-05-26T20:19:00Z">
        <w:r w:rsidR="006711F2">
          <w:rPr>
            <w:lang w:val="bs-Latn-BA"/>
          </w:rPr>
          <w:t xml:space="preserve"> </w:t>
        </w:r>
      </w:ins>
      <w:ins w:id="2352" w:author="Rajo" w:date="2018-05-26T20:21:00Z">
        <w:r w:rsidR="006711F2">
          <w:rPr>
            <w:lang w:val="bs-Latn-BA"/>
          </w:rPr>
          <w:t xml:space="preserve">koji pripadaju grupi </w:t>
        </w:r>
        <w:r w:rsidR="006711F2">
          <w:rPr>
            <w:lang w:val="bs-Latn-BA"/>
          </w:rPr>
          <w:lastRenderedPageBreak/>
          <w:t>administratora</w:t>
        </w:r>
      </w:ins>
      <w:ins w:id="2353" w:author="Rajo" w:date="2018-05-26T20:22:00Z">
        <w:r w:rsidR="006711F2">
          <w:rPr>
            <w:lang w:val="bs-Latn-BA"/>
          </w:rPr>
          <w:t xml:space="preserve">, imaju pravo na uvid u sve transakcije </w:t>
        </w:r>
      </w:ins>
      <w:ins w:id="2354" w:author="Rajo" w:date="2018-05-26T20:27:00Z">
        <w:r w:rsidR="00C74B0C">
          <w:rPr>
            <w:lang w:val="bs-Latn-BA"/>
          </w:rPr>
          <w:t>klijenata banke</w:t>
        </w:r>
      </w:ins>
      <w:ins w:id="2355" w:author="Rajo" w:date="2018-05-26T20:24:00Z">
        <w:r w:rsidR="006711F2">
          <w:rPr>
            <w:lang w:val="bs-Latn-BA"/>
          </w:rPr>
          <w:t>,</w:t>
        </w:r>
      </w:ins>
      <w:ins w:id="2356" w:author="Rajo" w:date="2018-05-26T20:26:00Z">
        <w:r w:rsidR="00C74B0C">
          <w:rPr>
            <w:lang w:val="bs-Latn-BA"/>
          </w:rPr>
          <w:t xml:space="preserve"> </w:t>
        </w:r>
      </w:ins>
      <w:ins w:id="2357" w:author="Rajo" w:date="2018-05-26T20:27:00Z">
        <w:r w:rsidR="00C74B0C">
          <w:rPr>
            <w:lang w:val="bs-Latn-BA"/>
          </w:rPr>
          <w:t>dostupne</w:t>
        </w:r>
      </w:ins>
      <w:ins w:id="2358" w:author="Rajo" w:date="2018-05-26T20:24:00Z">
        <w:r w:rsidR="006711F2">
          <w:rPr>
            <w:lang w:val="bs-Latn-BA"/>
          </w:rPr>
          <w:t xml:space="preserve"> na adresi </w:t>
        </w:r>
      </w:ins>
      <w:ins w:id="2359" w:author="Rajo" w:date="2018-05-26T20:28:00Z">
        <w:r w:rsidR="00C74B0C">
          <w:rPr>
            <w:lang w:val="bs-Latn-BA"/>
          </w:rPr>
          <w:t>„</w:t>
        </w:r>
      </w:ins>
      <w:ins w:id="2360" w:author="Rajo" w:date="2018-05-26T20:24:00Z">
        <w:r w:rsidR="006711F2">
          <w:rPr>
            <w:lang w:val="bs-Latn-BA"/>
          </w:rPr>
          <w:t>http://www.bankaintesa.rs/</w:t>
        </w:r>
      </w:ins>
      <w:ins w:id="2361" w:author="Rajo" w:date="2018-05-26T20:25:00Z">
        <w:r w:rsidR="006711F2">
          <w:rPr>
            <w:lang w:val="bs-Latn-BA"/>
          </w:rPr>
          <w:t>panel/pregledTransa</w:t>
        </w:r>
      </w:ins>
      <w:ins w:id="2362" w:author="Rajo" w:date="2018-05-26T20:26:00Z">
        <w:r w:rsidR="006711F2">
          <w:rPr>
            <w:lang w:val="bs-Latn-BA"/>
          </w:rPr>
          <w:t>kcija.html</w:t>
        </w:r>
      </w:ins>
      <w:ins w:id="2363" w:author="Rajo" w:date="2018-05-26T20:28:00Z">
        <w:r w:rsidR="00C74B0C">
          <w:rPr>
            <w:lang w:val="bs-Latn-BA"/>
          </w:rPr>
          <w:t>“</w:t>
        </w:r>
      </w:ins>
      <w:ins w:id="2364" w:author="Rajo" w:date="2018-05-26T20:26:00Z">
        <w:r w:rsidR="000968B0">
          <w:rPr>
            <w:lang w:val="bs-Latn-BA"/>
          </w:rPr>
          <w:t>.</w:t>
        </w:r>
      </w:ins>
      <w:ins w:id="2365" w:author="Rajo" w:date="2018-05-26T20:34:00Z">
        <w:r w:rsidR="00CF3A20">
          <w:rPr>
            <w:lang w:val="bs-Latn-BA"/>
          </w:rPr>
          <w:t xml:space="preserve"> Ukoliko </w:t>
        </w:r>
      </w:ins>
      <w:ins w:id="2366" w:author="Rajo" w:date="2018-05-27T14:55:00Z">
        <w:r w:rsidR="003B6011">
          <w:rPr>
            <w:lang w:val="bs-Latn-BA"/>
          </w:rPr>
          <w:t>emai</w:t>
        </w:r>
      </w:ins>
      <w:ins w:id="2367" w:author="Rajo" w:date="2018-05-27T14:56:00Z">
        <w:r w:rsidR="003B6011">
          <w:rPr>
            <w:lang w:val="bs-Latn-BA"/>
          </w:rPr>
          <w:t>l adresa korisnika</w:t>
        </w:r>
      </w:ins>
      <w:ins w:id="2368" w:author="Rajo" w:date="2018-05-26T20:34:00Z">
        <w:r w:rsidR="00CF3A20">
          <w:rPr>
            <w:lang w:val="bs-Latn-BA"/>
          </w:rPr>
          <w:t xml:space="preserve"> n</w:t>
        </w:r>
      </w:ins>
      <w:ins w:id="2369" w:author="Rajo" w:date="2018-05-27T14:56:00Z">
        <w:r w:rsidR="003B6011">
          <w:rPr>
            <w:lang w:val="bs-Latn-BA"/>
          </w:rPr>
          <w:t>ije</w:t>
        </w:r>
      </w:ins>
      <w:ins w:id="2370" w:author="Rajo" w:date="2018-05-26T20:34:00Z">
        <w:r w:rsidR="00CF3A20">
          <w:rPr>
            <w:lang w:val="bs-Latn-BA"/>
          </w:rPr>
          <w:t xml:space="preserve"> sa</w:t>
        </w:r>
      </w:ins>
      <w:ins w:id="2371" w:author="Rajo" w:date="2018-05-26T20:35:00Z">
        <w:r w:rsidR="00CF3A20">
          <w:rPr>
            <w:lang w:val="bs-Latn-BA"/>
          </w:rPr>
          <w:t xml:space="preserve"> datog domena ili </w:t>
        </w:r>
      </w:ins>
      <w:ins w:id="2372" w:author="Rajo" w:date="2018-05-27T14:56:00Z">
        <w:r w:rsidR="003B6011">
          <w:rPr>
            <w:lang w:val="bs-Latn-BA"/>
          </w:rPr>
          <w:t xml:space="preserve">on </w:t>
        </w:r>
      </w:ins>
      <w:ins w:id="2373" w:author="Rajo" w:date="2018-05-26T20:35:00Z">
        <w:r w:rsidR="00CF3A20">
          <w:rPr>
            <w:lang w:val="bs-Latn-BA"/>
          </w:rPr>
          <w:t>ne pripada grupi administratora,  pristup će mu biti onemogućen</w:t>
        </w:r>
      </w:ins>
      <w:ins w:id="2374" w:author="Rajo" w:date="2018-05-27T15:07:00Z">
        <w:r w:rsidR="003B7C96">
          <w:rPr>
            <w:lang w:val="bs-Latn-BA"/>
          </w:rPr>
          <w:t xml:space="preserve"> (uz pretpostavku da je sistem podešen tako da je </w:t>
        </w:r>
      </w:ins>
      <w:ins w:id="2375" w:author="Rajo" w:date="2018-05-27T15:11:00Z">
        <w:r w:rsidR="008E177B">
          <w:rPr>
            <w:lang w:val="bs-Latn-BA"/>
          </w:rPr>
          <w:t xml:space="preserve">pristup </w:t>
        </w:r>
      </w:ins>
      <w:ins w:id="2376" w:author="Rajo" w:date="2018-05-27T15:07:00Z">
        <w:r w:rsidR="003B7C96">
          <w:rPr>
            <w:lang w:val="bs-Latn-BA"/>
          </w:rPr>
          <w:t xml:space="preserve">podrazumijevano </w:t>
        </w:r>
      </w:ins>
      <w:ins w:id="2377" w:author="Rajo" w:date="2018-05-27T15:08:00Z">
        <w:r w:rsidR="003B7C96">
          <w:rPr>
            <w:lang w:val="bs-Latn-BA"/>
          </w:rPr>
          <w:t>onemogućen</w:t>
        </w:r>
      </w:ins>
      <w:ins w:id="2378" w:author="Rajo" w:date="2018-05-27T15:07:00Z">
        <w:r w:rsidR="003B7C96">
          <w:rPr>
            <w:lang w:val="bs-Latn-BA"/>
          </w:rPr>
          <w:t>)</w:t>
        </w:r>
      </w:ins>
      <w:ins w:id="2379" w:author="Rajo" w:date="2018-05-26T20:36:00Z">
        <w:r w:rsidR="007B36E3">
          <w:rPr>
            <w:lang w:val="bs-Latn-BA"/>
          </w:rPr>
          <w:t xml:space="preserve">. </w:t>
        </w:r>
      </w:ins>
      <w:ins w:id="2380" w:author="Rajo" w:date="2018-05-26T20:37:00Z">
        <w:r w:rsidR="007B36E3">
          <w:rPr>
            <w:lang w:val="bs-Latn-BA"/>
          </w:rPr>
          <w:t>Pored toga</w:t>
        </w:r>
      </w:ins>
      <w:ins w:id="2381" w:author="Rajo" w:date="2018-05-26T20:39:00Z">
        <w:r w:rsidR="007B36E3">
          <w:rPr>
            <w:lang w:val="bs-Latn-BA"/>
          </w:rPr>
          <w:t xml:space="preserve">, </w:t>
        </w:r>
      </w:ins>
      <w:ins w:id="2382" w:author="Rajo" w:date="2018-05-26T20:41:00Z">
        <w:r w:rsidR="007B36E3">
          <w:rPr>
            <w:lang w:val="bs-Latn-BA"/>
          </w:rPr>
          <w:t xml:space="preserve">biće evidentirani svi </w:t>
        </w:r>
      </w:ins>
      <w:ins w:id="2383" w:author="Rajo" w:date="2018-05-26T20:43:00Z">
        <w:r w:rsidR="0079171E">
          <w:rPr>
            <w:lang w:val="bs-Latn-BA"/>
          </w:rPr>
          <w:t xml:space="preserve">odbijeni </w:t>
        </w:r>
      </w:ins>
      <w:ins w:id="2384" w:author="Rajo" w:date="2018-05-27T15:14:00Z">
        <w:r w:rsidR="00D27C18">
          <w:rPr>
            <w:lang w:val="bs-Latn-BA"/>
          </w:rPr>
          <w:t xml:space="preserve">zahtjevi </w:t>
        </w:r>
      </w:ins>
      <w:ins w:id="2385" w:author="Rajo" w:date="2018-05-27T15:15:00Z">
        <w:r w:rsidR="00D27C18">
          <w:rPr>
            <w:lang w:val="bs-Latn-BA"/>
          </w:rPr>
          <w:t xml:space="preserve">na </w:t>
        </w:r>
      </w:ins>
      <w:ins w:id="2386" w:author="Rajo" w:date="2018-05-27T15:06:00Z">
        <w:r w:rsidR="00DB7B97">
          <w:rPr>
            <w:lang w:val="bs-Latn-BA"/>
          </w:rPr>
          <w:t>koj</w:t>
        </w:r>
      </w:ins>
      <w:ins w:id="2387" w:author="Rajo" w:date="2018-05-27T15:15:00Z">
        <w:r w:rsidR="00D27C18">
          <w:rPr>
            <w:lang w:val="bs-Latn-BA"/>
          </w:rPr>
          <w:t>e</w:t>
        </w:r>
      </w:ins>
      <w:ins w:id="2388" w:author="Rajo" w:date="2018-05-27T15:06:00Z">
        <w:r w:rsidR="00DB7B97">
          <w:rPr>
            <w:lang w:val="bs-Latn-BA"/>
          </w:rPr>
          <w:t xml:space="preserve"> </w:t>
        </w:r>
      </w:ins>
      <w:ins w:id="2389" w:author="Rajo" w:date="2018-05-27T15:15:00Z">
        <w:r w:rsidR="00D27C18">
          <w:rPr>
            <w:lang w:val="bs-Latn-BA"/>
          </w:rPr>
          <w:t>je</w:t>
        </w:r>
      </w:ins>
      <w:ins w:id="2390" w:author="Rajo" w:date="2018-05-27T15:06:00Z">
        <w:r w:rsidR="00DB7B97">
          <w:rPr>
            <w:lang w:val="bs-Latn-BA"/>
          </w:rPr>
          <w:t xml:space="preserve"> </w:t>
        </w:r>
        <w:r w:rsidR="004378F2">
          <w:rPr>
            <w:lang w:val="bs-Latn-BA"/>
          </w:rPr>
          <w:t>dati propis</w:t>
        </w:r>
      </w:ins>
      <w:ins w:id="2391" w:author="Rajo" w:date="2018-05-27T15:16:00Z">
        <w:r w:rsidR="00C56823">
          <w:rPr>
            <w:lang w:val="bs-Latn-BA"/>
          </w:rPr>
          <w:t xml:space="preserve"> </w:t>
        </w:r>
      </w:ins>
      <w:ins w:id="2392" w:author="Rajo" w:date="2018-05-27T15:17:00Z">
        <w:r w:rsidR="007E2F2B">
          <w:rPr>
            <w:lang w:val="bs-Latn-BA"/>
          </w:rPr>
          <w:t xml:space="preserve">bio </w:t>
        </w:r>
      </w:ins>
      <w:ins w:id="2393" w:author="Rajo" w:date="2018-05-27T15:15:00Z">
        <w:r w:rsidR="00D27C18">
          <w:rPr>
            <w:lang w:val="bs-Latn-BA"/>
          </w:rPr>
          <w:t>primjen</w:t>
        </w:r>
      </w:ins>
      <w:ins w:id="2394" w:author="Rajo" w:date="2018-05-27T15:16:00Z">
        <w:r w:rsidR="00BB7750">
          <w:rPr>
            <w:lang w:val="bs-Latn-BA"/>
          </w:rPr>
          <w:t>j</w:t>
        </w:r>
      </w:ins>
      <w:ins w:id="2395" w:author="Rajo" w:date="2018-05-27T15:15:00Z">
        <w:r w:rsidR="00D27C18">
          <w:rPr>
            <w:lang w:val="bs-Latn-BA"/>
          </w:rPr>
          <w:t>iv</w:t>
        </w:r>
      </w:ins>
      <w:ins w:id="2396" w:author="Rajo" w:date="2018-05-26T20:43:00Z">
        <w:r w:rsidR="0079171E">
          <w:rPr>
            <w:lang w:val="bs-Latn-BA"/>
          </w:rPr>
          <w:t>.</w:t>
        </w:r>
      </w:ins>
    </w:p>
    <w:p w14:paraId="0F220C88" w14:textId="77777777" w:rsidR="00BD2891" w:rsidRDefault="00BD2891">
      <w:pPr>
        <w:keepNext/>
        <w:spacing w:line="240" w:lineRule="auto"/>
        <w:jc w:val="center"/>
        <w:rPr>
          <w:ins w:id="2397" w:author="Rajo" w:date="2018-05-26T21:22:00Z"/>
        </w:rPr>
        <w:pPrChange w:id="2398" w:author="Rajo" w:date="2018-05-26T21:22:00Z">
          <w:pPr>
            <w:keepNext/>
            <w:spacing w:line="240" w:lineRule="auto"/>
          </w:pPr>
        </w:pPrChange>
      </w:pPr>
      <w:ins w:id="2399" w:author="Rajo" w:date="2018-05-26T21:21:00Z">
        <w:r>
          <w:rPr>
            <w:noProof/>
            <w:lang w:val="bs-Latn-BA"/>
          </w:rPr>
          <w:drawing>
            <wp:inline distT="0" distB="0" distL="0" distR="0" wp14:anchorId="1AF70E8F" wp14:editId="57EE2015">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2400" w:author="Rajo" w:date="2018-05-26T21:11:00Z"/>
        </w:rPr>
        <w:pPrChange w:id="2401" w:author="Rajo" w:date="2018-05-26T21:22:00Z">
          <w:pPr>
            <w:spacing w:line="240" w:lineRule="auto"/>
            <w:jc w:val="center"/>
          </w:pPr>
        </w:pPrChange>
      </w:pPr>
      <w:ins w:id="2402" w:author="Rajo" w:date="2018-05-26T21:22:00Z">
        <w:r>
          <w:t xml:space="preserve">Slika </w:t>
        </w:r>
      </w:ins>
      <w:ins w:id="2403" w:author="Rajo" w:date="2018-05-31T17:30:00Z">
        <w:r w:rsidR="002105F4">
          <w:fldChar w:fldCharType="begin"/>
        </w:r>
        <w:r w:rsidR="002105F4">
          <w:instrText xml:space="preserve"> STYLEREF 1 \s </w:instrText>
        </w:r>
      </w:ins>
      <w:r w:rsidR="002105F4">
        <w:fldChar w:fldCharType="separate"/>
      </w:r>
      <w:r w:rsidR="002105F4">
        <w:rPr>
          <w:noProof/>
        </w:rPr>
        <w:t>8</w:t>
      </w:r>
      <w:ins w:id="2404"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405" w:author="Rajo" w:date="2018-05-31T17:30:00Z">
        <w:r w:rsidR="002105F4">
          <w:rPr>
            <w:noProof/>
          </w:rPr>
          <w:t>2</w:t>
        </w:r>
        <w:r w:rsidR="002105F4">
          <w:fldChar w:fldCharType="end"/>
        </w:r>
      </w:ins>
      <w:ins w:id="2406" w:author="Rajo" w:date="2018-05-26T21:22:00Z">
        <w:r>
          <w:t xml:space="preserve"> - primjer cilja</w:t>
        </w:r>
      </w:ins>
    </w:p>
    <w:p w14:paraId="5121459B" w14:textId="23D036A1" w:rsidR="00F674A3" w:rsidRDefault="008F2F83">
      <w:pPr>
        <w:spacing w:line="240" w:lineRule="auto"/>
        <w:ind w:firstLine="360"/>
        <w:jc w:val="both"/>
        <w:rPr>
          <w:ins w:id="2407" w:author="Rajo" w:date="2018-05-26T20:58:00Z"/>
          <w:lang w:val="bs-Latn-BA"/>
        </w:rPr>
        <w:pPrChange w:id="2408" w:author="Rajo" w:date="2018-06-17T14:55:00Z">
          <w:pPr>
            <w:spacing w:line="240" w:lineRule="auto"/>
            <w:jc w:val="both"/>
          </w:pPr>
        </w:pPrChange>
      </w:pPr>
      <w:ins w:id="2409" w:author="Rajo" w:date="2018-05-26T20:59:00Z">
        <w:r>
          <w:rPr>
            <w:lang w:val="bs-Latn-BA"/>
          </w:rPr>
          <w:t xml:space="preserve">Na prethodnoj </w:t>
        </w:r>
      </w:ins>
      <w:ins w:id="2410" w:author="Rajo" w:date="2018-06-17T14:54:00Z">
        <w:r w:rsidR="00E35238" w:rsidRPr="00E35238">
          <w:rPr>
            <w:b/>
            <w:lang w:val="bs-Latn-BA"/>
            <w:rPrChange w:id="2411" w:author="Rajo" w:date="2018-06-17T14:54:00Z">
              <w:rPr>
                <w:lang w:val="bs-Latn-BA"/>
              </w:rPr>
            </w:rPrChange>
          </w:rPr>
          <w:t>S</w:t>
        </w:r>
      </w:ins>
      <w:ins w:id="2412" w:author="Rajo" w:date="2018-05-26T20:59:00Z">
        <w:r w:rsidRPr="00E35238">
          <w:rPr>
            <w:b/>
            <w:lang w:val="bs-Latn-BA"/>
            <w:rPrChange w:id="2413" w:author="Rajo" w:date="2018-06-17T14:54:00Z">
              <w:rPr>
                <w:lang w:val="bs-Latn-BA"/>
              </w:rPr>
            </w:rPrChange>
          </w:rPr>
          <w:t xml:space="preserve">lici </w:t>
        </w:r>
      </w:ins>
      <w:ins w:id="2414" w:author="Rajo" w:date="2018-06-17T14:54:00Z">
        <w:r w:rsidR="00E35238" w:rsidRPr="00E35238">
          <w:rPr>
            <w:b/>
            <w:lang w:val="bs-Latn-BA"/>
            <w:rPrChange w:id="2415" w:author="Rajo" w:date="2018-06-17T14:54:00Z">
              <w:rPr>
                <w:lang w:val="bs-Latn-BA"/>
              </w:rPr>
            </w:rPrChange>
          </w:rPr>
          <w:t>8.2</w:t>
        </w:r>
        <w:r w:rsidR="00E35238">
          <w:rPr>
            <w:lang w:val="bs-Latn-BA"/>
          </w:rPr>
          <w:t xml:space="preserve"> </w:t>
        </w:r>
      </w:ins>
      <w:ins w:id="2416" w:author="Rajo" w:date="2018-05-26T20:59:00Z">
        <w:r>
          <w:rPr>
            <w:lang w:val="bs-Latn-BA"/>
          </w:rPr>
          <w:t xml:space="preserve">prikazan je </w:t>
        </w:r>
      </w:ins>
      <w:ins w:id="2417" w:author="Rajo" w:date="2018-05-26T21:00:00Z">
        <w:r>
          <w:rPr>
            <w:lang w:val="bs-Latn-BA"/>
          </w:rPr>
          <w:t xml:space="preserve">cilj propisa iz navedenog primjera. </w:t>
        </w:r>
      </w:ins>
      <w:ins w:id="2418" w:author="Rajo" w:date="2018-05-26T21:01:00Z">
        <w:r>
          <w:rPr>
            <w:lang w:val="bs-Latn-BA"/>
          </w:rPr>
          <w:t xml:space="preserve">Kao što </w:t>
        </w:r>
      </w:ins>
      <w:ins w:id="2419" w:author="Rajo" w:date="2018-05-26T21:13:00Z">
        <w:r w:rsidR="00B73E20">
          <w:rPr>
            <w:lang w:val="bs-Latn-BA"/>
          </w:rPr>
          <w:t xml:space="preserve">je </w:t>
        </w:r>
      </w:ins>
      <w:ins w:id="2420" w:author="Rajo" w:date="2018-05-26T21:01:00Z">
        <w:r>
          <w:rPr>
            <w:lang w:val="bs-Latn-BA"/>
          </w:rPr>
          <w:t xml:space="preserve">moguće vidjeti, da </w:t>
        </w:r>
      </w:ins>
      <w:ins w:id="2421" w:author="Rajo" w:date="2018-05-26T21:02:00Z">
        <w:r>
          <w:rPr>
            <w:lang w:val="bs-Latn-BA"/>
          </w:rPr>
          <w:t xml:space="preserve">bi </w:t>
        </w:r>
      </w:ins>
      <w:ins w:id="2422" w:author="Rajo" w:date="2018-05-26T21:03:00Z">
        <w:r>
          <w:rPr>
            <w:lang w:val="bs-Latn-BA"/>
          </w:rPr>
          <w:t xml:space="preserve">propis i </w:t>
        </w:r>
      </w:ins>
      <w:ins w:id="2423" w:author="Rajo" w:date="2018-05-26T21:05:00Z">
        <w:r>
          <w:rPr>
            <w:lang w:val="bs-Latn-BA"/>
          </w:rPr>
          <w:t xml:space="preserve">pravila definisana u okviru njega </w:t>
        </w:r>
      </w:ins>
      <w:ins w:id="2424" w:author="Rajo" w:date="2018-05-26T21:10:00Z">
        <w:r w:rsidR="006C77C8">
          <w:rPr>
            <w:lang w:val="bs-Latn-BA"/>
          </w:rPr>
          <w:t xml:space="preserve">uopšte </w:t>
        </w:r>
      </w:ins>
      <w:ins w:id="2425" w:author="Rajo" w:date="2018-05-26T21:05:00Z">
        <w:r>
          <w:rPr>
            <w:lang w:val="bs-Latn-BA"/>
          </w:rPr>
          <w:t>bil</w:t>
        </w:r>
      </w:ins>
      <w:ins w:id="2426" w:author="Rajo" w:date="2018-05-26T21:13:00Z">
        <w:r w:rsidR="000F340B">
          <w:rPr>
            <w:lang w:val="bs-Latn-BA"/>
          </w:rPr>
          <w:t>i</w:t>
        </w:r>
      </w:ins>
      <w:ins w:id="2427" w:author="Rajo" w:date="2018-05-26T21:05:00Z">
        <w:r>
          <w:rPr>
            <w:lang w:val="bs-Latn-BA"/>
          </w:rPr>
          <w:t xml:space="preserve"> </w:t>
        </w:r>
      </w:ins>
      <w:ins w:id="2428" w:author="Rajo" w:date="2018-05-26T21:06:00Z">
        <w:r>
          <w:rPr>
            <w:lang w:val="bs-Latn-BA"/>
          </w:rPr>
          <w:t>primijenjen</w:t>
        </w:r>
      </w:ins>
      <w:ins w:id="2429" w:author="Rajo" w:date="2018-05-26T21:13:00Z">
        <w:r w:rsidR="00547539">
          <w:rPr>
            <w:lang w:val="bs-Latn-BA"/>
          </w:rPr>
          <w:t>i</w:t>
        </w:r>
      </w:ins>
      <w:ins w:id="2430" w:author="Rajo" w:date="2018-05-26T21:06:00Z">
        <w:r>
          <w:rPr>
            <w:lang w:val="bs-Latn-BA"/>
          </w:rPr>
          <w:t xml:space="preserve"> na određeni zahtjev</w:t>
        </w:r>
      </w:ins>
      <w:ins w:id="2431" w:author="Rajo" w:date="2018-05-26T21:05:00Z">
        <w:r>
          <w:rPr>
            <w:lang w:val="bs-Latn-BA"/>
          </w:rPr>
          <w:t xml:space="preserve">, </w:t>
        </w:r>
      </w:ins>
      <w:ins w:id="2432" w:author="Rajo" w:date="2018-05-26T21:03:00Z">
        <w:r>
          <w:rPr>
            <w:lang w:val="bs-Latn-BA"/>
          </w:rPr>
          <w:t xml:space="preserve"> </w:t>
        </w:r>
      </w:ins>
      <w:ins w:id="2433" w:author="Rajo" w:date="2018-05-26T21:06:00Z">
        <w:r>
          <w:rPr>
            <w:lang w:val="bs-Latn-BA"/>
          </w:rPr>
          <w:t>on mora biti upućen</w:t>
        </w:r>
      </w:ins>
      <w:ins w:id="2434" w:author="Rajo" w:date="2018-05-26T21:26:00Z">
        <w:r w:rsidR="009B44A8">
          <w:rPr>
            <w:lang w:val="bs-Latn-BA"/>
          </w:rPr>
          <w:t xml:space="preserve"> ka stranici za uvid u </w:t>
        </w:r>
      </w:ins>
      <w:ins w:id="2435" w:author="Rajo" w:date="2018-05-26T21:28:00Z">
        <w:r w:rsidR="009B44A8">
          <w:rPr>
            <w:lang w:val="bs-Latn-BA"/>
          </w:rPr>
          <w:t xml:space="preserve">sve </w:t>
        </w:r>
      </w:ins>
      <w:ins w:id="2436" w:author="Rajo" w:date="2018-05-26T21:26:00Z">
        <w:r w:rsidR="009B44A8">
          <w:rPr>
            <w:lang w:val="bs-Latn-BA"/>
          </w:rPr>
          <w:t>transakcije klije</w:t>
        </w:r>
      </w:ins>
      <w:ins w:id="2437" w:author="Rajo" w:date="2018-05-26T21:27:00Z">
        <w:r w:rsidR="009B44A8">
          <w:rPr>
            <w:lang w:val="bs-Latn-BA"/>
          </w:rPr>
          <w:t>n</w:t>
        </w:r>
      </w:ins>
      <w:ins w:id="2438" w:author="Rajo" w:date="2018-05-26T21:26:00Z">
        <w:r w:rsidR="009B44A8">
          <w:rPr>
            <w:lang w:val="bs-Latn-BA"/>
          </w:rPr>
          <w:t>ata</w:t>
        </w:r>
      </w:ins>
      <w:ins w:id="2439" w:author="Rajo" w:date="2018-05-26T21:27:00Z">
        <w:r w:rsidR="009B44A8">
          <w:rPr>
            <w:lang w:val="bs-Latn-BA"/>
          </w:rPr>
          <w:t xml:space="preserve">, i to </w:t>
        </w:r>
      </w:ins>
      <w:ins w:id="2440" w:author="Rajo" w:date="2018-05-26T21:06:00Z">
        <w:r>
          <w:rPr>
            <w:lang w:val="bs-Latn-BA"/>
          </w:rPr>
          <w:t xml:space="preserve"> od strane korisnika </w:t>
        </w:r>
      </w:ins>
      <w:ins w:id="2441" w:author="Rajo" w:date="2018-05-27T14:57:00Z">
        <w:r w:rsidR="007F3790">
          <w:rPr>
            <w:lang w:val="bs-Latn-BA"/>
          </w:rPr>
          <w:t>čija se email adresa završava</w:t>
        </w:r>
      </w:ins>
      <w:ins w:id="2442" w:author="Rajo" w:date="2018-05-26T21:09:00Z">
        <w:r w:rsidR="007746D2">
          <w:rPr>
            <w:lang w:val="bs-Latn-BA"/>
          </w:rPr>
          <w:t xml:space="preserve"> sa </w:t>
        </w:r>
      </w:ins>
      <w:ins w:id="2443" w:author="Rajo" w:date="2018-05-27T14:57:00Z">
        <w:r w:rsidR="007F3790">
          <w:rPr>
            <w:lang w:val="bs-Latn-BA"/>
          </w:rPr>
          <w:t>„</w:t>
        </w:r>
      </w:ins>
      <w:ins w:id="2444" w:author="Rajo" w:date="2018-05-26T21:10:00Z">
        <w:r w:rsidR="00C706C7">
          <w:rPr>
            <w:lang w:val="bs-Latn-BA"/>
          </w:rPr>
          <w:t>@</w:t>
        </w:r>
      </w:ins>
      <w:ins w:id="2445" w:author="Rajo" w:date="2018-05-26T21:09:00Z">
        <w:r w:rsidR="007746D2">
          <w:rPr>
            <w:lang w:val="bs-Latn-BA"/>
          </w:rPr>
          <w:t>bankaintesa.rs</w:t>
        </w:r>
      </w:ins>
      <w:ins w:id="2446" w:author="Rajo" w:date="2018-05-27T14:57:00Z">
        <w:r w:rsidR="007F3790">
          <w:rPr>
            <w:lang w:val="bs-Latn-BA"/>
          </w:rPr>
          <w:t>“</w:t>
        </w:r>
      </w:ins>
      <w:ins w:id="2447" w:author="Rajo" w:date="2018-05-26T21:31:00Z">
        <w:r w:rsidR="00894172">
          <w:rPr>
            <w:lang w:val="bs-Latn-BA"/>
          </w:rPr>
          <w:t>.</w:t>
        </w:r>
      </w:ins>
    </w:p>
    <w:p w14:paraId="348C71CC" w14:textId="4C0793D6" w:rsidR="00183008" w:rsidRDefault="00E23CB7">
      <w:pPr>
        <w:keepNext/>
        <w:ind w:firstLine="360"/>
        <w:jc w:val="both"/>
        <w:rPr>
          <w:ins w:id="2448" w:author="Rajo" w:date="2018-05-26T22:02:00Z"/>
          <w:rFonts w:eastAsia="Times New Roman" w:cs="Times New Roman"/>
          <w:bCs/>
          <w:color w:val="000000" w:themeColor="text1"/>
          <w:szCs w:val="24"/>
          <w:lang w:val="bs-Latn-BA"/>
        </w:rPr>
        <w:pPrChange w:id="2449" w:author="Rajo" w:date="2018-06-17T14:55:00Z">
          <w:pPr>
            <w:keepNext/>
            <w:ind w:firstLine="720"/>
            <w:jc w:val="both"/>
          </w:pPr>
        </w:pPrChange>
      </w:pPr>
      <w:ins w:id="2450" w:author="Rajo" w:date="2018-05-26T21:43:00Z">
        <w:r w:rsidRPr="00E23CB7">
          <w:rPr>
            <w:rFonts w:eastAsia="Times New Roman" w:cs="Times New Roman"/>
            <w:bCs/>
            <w:color w:val="000000" w:themeColor="text1"/>
            <w:szCs w:val="24"/>
            <w:lang w:val="bs-Latn-BA"/>
            <w:rPrChange w:id="2451" w:author="Rajo" w:date="2018-05-26T21:44:00Z">
              <w:rPr>
                <w:rFonts w:eastAsia="Times New Roman" w:cs="Times New Roman"/>
                <w:b/>
                <w:bCs/>
                <w:color w:val="000000" w:themeColor="text1"/>
                <w:szCs w:val="24"/>
                <w:lang w:val="bs-Latn-BA"/>
              </w:rPr>
            </w:rPrChange>
          </w:rPr>
          <w:t xml:space="preserve">Naredna </w:t>
        </w:r>
      </w:ins>
      <w:ins w:id="2452" w:author="Rajo" w:date="2018-06-17T14:54:00Z">
        <w:r w:rsidR="00337B3F" w:rsidRPr="00337B3F">
          <w:rPr>
            <w:rFonts w:eastAsia="Times New Roman" w:cs="Times New Roman"/>
            <w:b/>
            <w:bCs/>
            <w:color w:val="000000" w:themeColor="text1"/>
            <w:szCs w:val="24"/>
            <w:lang w:val="bs-Latn-BA"/>
            <w:rPrChange w:id="2453" w:author="Rajo" w:date="2018-06-17T14:54:00Z">
              <w:rPr>
                <w:rFonts w:eastAsia="Times New Roman" w:cs="Times New Roman"/>
                <w:bCs/>
                <w:color w:val="000000" w:themeColor="text1"/>
                <w:szCs w:val="24"/>
                <w:lang w:val="bs-Latn-BA"/>
              </w:rPr>
            </w:rPrChange>
          </w:rPr>
          <w:t>S</w:t>
        </w:r>
      </w:ins>
      <w:ins w:id="2454" w:author="Rajo" w:date="2018-05-26T21:43:00Z">
        <w:r w:rsidRPr="00143689">
          <w:rPr>
            <w:rFonts w:eastAsia="Times New Roman" w:cs="Times New Roman"/>
            <w:b/>
            <w:bCs/>
            <w:color w:val="000000" w:themeColor="text1"/>
            <w:szCs w:val="24"/>
            <w:lang w:val="bs-Latn-BA"/>
          </w:rPr>
          <w:t>lika</w:t>
        </w:r>
      </w:ins>
      <w:ins w:id="2455" w:author="Rajo" w:date="2018-06-17T14:54:00Z">
        <w:r w:rsidR="00337B3F" w:rsidRPr="00337B3F">
          <w:rPr>
            <w:rFonts w:eastAsia="Times New Roman" w:cs="Times New Roman"/>
            <w:b/>
            <w:bCs/>
            <w:color w:val="000000" w:themeColor="text1"/>
            <w:szCs w:val="24"/>
            <w:lang w:val="bs-Latn-BA"/>
            <w:rPrChange w:id="2456" w:author="Rajo" w:date="2018-06-17T14:54:00Z">
              <w:rPr>
                <w:rFonts w:eastAsia="Times New Roman" w:cs="Times New Roman"/>
                <w:bCs/>
                <w:color w:val="000000" w:themeColor="text1"/>
                <w:szCs w:val="24"/>
                <w:lang w:val="bs-Latn-BA"/>
              </w:rPr>
            </w:rPrChange>
          </w:rPr>
          <w:t xml:space="preserve"> 8.3</w:t>
        </w:r>
      </w:ins>
      <w:ins w:id="2457" w:author="Rajo" w:date="2018-05-26T21:43:00Z">
        <w:r w:rsidRPr="00E23CB7">
          <w:rPr>
            <w:rFonts w:eastAsia="Times New Roman" w:cs="Times New Roman"/>
            <w:bCs/>
            <w:color w:val="000000" w:themeColor="text1"/>
            <w:szCs w:val="24"/>
            <w:lang w:val="bs-Latn-BA"/>
            <w:rPrChange w:id="2458" w:author="Rajo" w:date="2018-05-26T21:44:00Z">
              <w:rPr>
                <w:rFonts w:eastAsia="Times New Roman" w:cs="Times New Roman"/>
                <w:b/>
                <w:bCs/>
                <w:color w:val="000000" w:themeColor="text1"/>
                <w:szCs w:val="24"/>
                <w:lang w:val="bs-Latn-BA"/>
              </w:rPr>
            </w:rPrChange>
          </w:rPr>
          <w:t xml:space="preserve"> predstavlja pravilo definisano u okviru propisa, koje</w:t>
        </w:r>
      </w:ins>
      <w:ins w:id="2459" w:author="Rajo" w:date="2018-05-26T21:46:00Z">
        <w:r w:rsidR="005C0B0B">
          <w:rPr>
            <w:rFonts w:eastAsia="Times New Roman" w:cs="Times New Roman"/>
            <w:bCs/>
            <w:color w:val="000000" w:themeColor="text1"/>
            <w:szCs w:val="24"/>
            <w:lang w:val="bs-Latn-BA"/>
          </w:rPr>
          <w:t xml:space="preserve"> </w:t>
        </w:r>
      </w:ins>
      <w:ins w:id="2460" w:author="Rajo" w:date="2018-05-26T21:47:00Z">
        <w:r w:rsidR="005C0B0B">
          <w:rPr>
            <w:rFonts w:eastAsia="Times New Roman" w:cs="Times New Roman"/>
            <w:bCs/>
            <w:color w:val="000000" w:themeColor="text1"/>
            <w:szCs w:val="24"/>
            <w:lang w:val="bs-Latn-BA"/>
          </w:rPr>
          <w:t>sadrži uslov</w:t>
        </w:r>
      </w:ins>
      <w:ins w:id="2461" w:author="Rajo" w:date="2018-05-26T21:43:00Z">
        <w:r w:rsidRPr="00E23CB7">
          <w:rPr>
            <w:rFonts w:eastAsia="Times New Roman" w:cs="Times New Roman"/>
            <w:bCs/>
            <w:color w:val="000000" w:themeColor="text1"/>
            <w:szCs w:val="24"/>
            <w:lang w:val="bs-Latn-BA"/>
            <w:rPrChange w:id="2462"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2463" w:author="Rajo" w:date="2018-05-26T21:47:00Z">
        <w:r w:rsidR="00D179E2">
          <w:rPr>
            <w:rFonts w:eastAsia="Times New Roman" w:cs="Times New Roman"/>
            <w:bCs/>
            <w:color w:val="000000" w:themeColor="text1"/>
            <w:szCs w:val="24"/>
            <w:lang w:val="bs-Latn-BA"/>
          </w:rPr>
          <w:t xml:space="preserve"> </w:t>
        </w:r>
      </w:ins>
      <w:ins w:id="2464" w:author="Rajo" w:date="2018-05-26T21:43:00Z">
        <w:r w:rsidRPr="00E23CB7">
          <w:rPr>
            <w:rFonts w:eastAsia="Times New Roman" w:cs="Times New Roman"/>
            <w:bCs/>
            <w:color w:val="000000" w:themeColor="text1"/>
            <w:szCs w:val="24"/>
            <w:lang w:val="bs-Latn-BA"/>
            <w:rPrChange w:id="2465" w:author="Rajo" w:date="2018-05-26T21:44:00Z">
              <w:rPr>
                <w:rFonts w:eastAsia="Times New Roman" w:cs="Times New Roman"/>
                <w:b/>
                <w:bCs/>
                <w:color w:val="000000" w:themeColor="text1"/>
                <w:szCs w:val="24"/>
                <w:lang w:val="bs-Latn-BA"/>
              </w:rPr>
            </w:rPrChange>
          </w:rPr>
          <w:t xml:space="preserve">grupi administratora. </w:t>
        </w:r>
      </w:ins>
      <w:ins w:id="2466" w:author="Rajo" w:date="2018-05-26T21:48:00Z">
        <w:r w:rsidR="00A02787">
          <w:rPr>
            <w:rFonts w:eastAsia="Times New Roman" w:cs="Times New Roman"/>
            <w:bCs/>
            <w:color w:val="000000" w:themeColor="text1"/>
            <w:szCs w:val="24"/>
            <w:lang w:val="bs-Latn-BA"/>
          </w:rPr>
          <w:t>U suprotnom,</w:t>
        </w:r>
      </w:ins>
      <w:ins w:id="2467" w:author="Rajo" w:date="2018-05-26T22:19:00Z">
        <w:r w:rsidR="00DD4E6D">
          <w:rPr>
            <w:rFonts w:eastAsia="Times New Roman" w:cs="Times New Roman"/>
            <w:bCs/>
            <w:color w:val="000000" w:themeColor="text1"/>
            <w:szCs w:val="24"/>
            <w:lang w:val="bs-Latn-BA"/>
          </w:rPr>
          <w:t xml:space="preserve"> uslov</w:t>
        </w:r>
      </w:ins>
      <w:ins w:id="2468" w:author="Rajo" w:date="2018-05-26T21:48:00Z">
        <w:r w:rsidR="00A02787">
          <w:rPr>
            <w:rFonts w:eastAsia="Times New Roman" w:cs="Times New Roman"/>
            <w:bCs/>
            <w:color w:val="000000" w:themeColor="text1"/>
            <w:szCs w:val="24"/>
            <w:lang w:val="bs-Latn-BA"/>
          </w:rPr>
          <w:t xml:space="preserve"> </w:t>
        </w:r>
      </w:ins>
      <w:ins w:id="2469" w:author="Rajo" w:date="2018-05-26T22:19:00Z">
        <w:r w:rsidR="00DD4E6D">
          <w:rPr>
            <w:rFonts w:eastAsia="Times New Roman" w:cs="Times New Roman"/>
            <w:bCs/>
            <w:color w:val="000000" w:themeColor="text1"/>
            <w:szCs w:val="24"/>
            <w:lang w:val="bs-Latn-BA"/>
          </w:rPr>
          <w:t>pravila „UvidUTransakcijeKlijenata“ neće biti zadovoljen i neće biti</w:t>
        </w:r>
      </w:ins>
      <w:ins w:id="2470" w:author="Rajo" w:date="2018-05-26T22:20:00Z">
        <w:r w:rsidR="00DD4E6D">
          <w:rPr>
            <w:rFonts w:eastAsia="Times New Roman" w:cs="Times New Roman"/>
            <w:bCs/>
            <w:color w:val="000000" w:themeColor="text1"/>
            <w:szCs w:val="24"/>
            <w:lang w:val="bs-Latn-BA"/>
          </w:rPr>
          <w:t xml:space="preserve"> postignut efekt odobrenja pristupa (</w:t>
        </w:r>
        <w:r w:rsidR="00DD4E6D" w:rsidRPr="006A6231">
          <w:rPr>
            <w:rFonts w:eastAsia="Times New Roman" w:cs="Times New Roman"/>
            <w:bCs/>
            <w:i/>
            <w:color w:val="000000" w:themeColor="text1"/>
            <w:szCs w:val="24"/>
            <w:lang w:val="bs-Latn-BA"/>
            <w:rPrChange w:id="2471" w:author="Rajo" w:date="2018-05-26T22:24:00Z">
              <w:rPr>
                <w:rFonts w:eastAsia="Times New Roman" w:cs="Times New Roman"/>
                <w:bCs/>
                <w:color w:val="000000" w:themeColor="text1"/>
                <w:szCs w:val="24"/>
                <w:lang w:val="bs-Latn-BA"/>
              </w:rPr>
            </w:rPrChange>
          </w:rPr>
          <w:t>Permit</w:t>
        </w:r>
        <w:r w:rsidR="00DD4E6D">
          <w:rPr>
            <w:rFonts w:eastAsia="Times New Roman" w:cs="Times New Roman"/>
            <w:bCs/>
            <w:color w:val="000000" w:themeColor="text1"/>
            <w:szCs w:val="24"/>
            <w:lang w:val="bs-Latn-BA"/>
          </w:rPr>
          <w:t>)</w:t>
        </w:r>
      </w:ins>
      <w:ins w:id="2472" w:author="Rajo" w:date="2018-05-26T22:23:00Z">
        <w:r w:rsidR="00DD4E6D">
          <w:rPr>
            <w:rFonts w:eastAsia="Times New Roman" w:cs="Times New Roman"/>
            <w:bCs/>
            <w:color w:val="000000" w:themeColor="text1"/>
            <w:szCs w:val="24"/>
            <w:lang w:val="bs-Latn-BA"/>
          </w:rPr>
          <w:t>.</w:t>
        </w:r>
      </w:ins>
      <w:ins w:id="2473" w:author="Rajo" w:date="2018-05-26T22:20:00Z">
        <w:r w:rsidR="00DD4E6D">
          <w:rPr>
            <w:rFonts w:eastAsia="Times New Roman" w:cs="Times New Roman"/>
            <w:bCs/>
            <w:color w:val="000000" w:themeColor="text1"/>
            <w:szCs w:val="24"/>
            <w:lang w:val="bs-Latn-BA"/>
          </w:rPr>
          <w:t xml:space="preserve"> </w:t>
        </w:r>
      </w:ins>
      <w:ins w:id="2474" w:author="Rajo" w:date="2018-05-26T22:23:00Z">
        <w:r w:rsidR="00DD4E6D">
          <w:rPr>
            <w:rFonts w:eastAsia="Times New Roman" w:cs="Times New Roman"/>
            <w:bCs/>
            <w:color w:val="000000" w:themeColor="text1"/>
            <w:szCs w:val="24"/>
            <w:lang w:val="bs-Latn-BA"/>
          </w:rPr>
          <w:t>N</w:t>
        </w:r>
      </w:ins>
      <w:ins w:id="2475" w:author="Rajo" w:date="2018-05-26T22:20:00Z">
        <w:r w:rsidR="00DD4E6D">
          <w:rPr>
            <w:rFonts w:eastAsia="Times New Roman" w:cs="Times New Roman"/>
            <w:bCs/>
            <w:color w:val="000000" w:themeColor="text1"/>
            <w:szCs w:val="24"/>
            <w:lang w:val="bs-Latn-BA"/>
          </w:rPr>
          <w:t xml:space="preserve">akon </w:t>
        </w:r>
      </w:ins>
      <w:ins w:id="2476" w:author="Rajo" w:date="2018-05-26T22:23:00Z">
        <w:r w:rsidR="00DD4E6D">
          <w:rPr>
            <w:rFonts w:eastAsia="Times New Roman" w:cs="Times New Roman"/>
            <w:bCs/>
            <w:color w:val="000000" w:themeColor="text1"/>
            <w:szCs w:val="24"/>
            <w:lang w:val="bs-Latn-BA"/>
          </w:rPr>
          <w:t>toga</w:t>
        </w:r>
      </w:ins>
      <w:ins w:id="2477" w:author="Rajo" w:date="2018-05-26T22:20:00Z">
        <w:r w:rsidR="00DD4E6D">
          <w:rPr>
            <w:rFonts w:eastAsia="Times New Roman" w:cs="Times New Roman"/>
            <w:bCs/>
            <w:color w:val="000000" w:themeColor="text1"/>
            <w:szCs w:val="24"/>
            <w:lang w:val="bs-Latn-BA"/>
          </w:rPr>
          <w:t xml:space="preserve"> će </w:t>
        </w:r>
      </w:ins>
      <w:ins w:id="2478" w:author="Rajo" w:date="2018-05-26T22:21:00Z">
        <w:r w:rsidR="00DD4E6D">
          <w:rPr>
            <w:rFonts w:eastAsia="Times New Roman" w:cs="Times New Roman"/>
            <w:bCs/>
            <w:color w:val="000000" w:themeColor="text1"/>
            <w:szCs w:val="24"/>
            <w:lang w:val="bs-Latn-BA"/>
          </w:rPr>
          <w:t xml:space="preserve">biti primijenjeno </w:t>
        </w:r>
      </w:ins>
      <w:ins w:id="2479" w:author="Rajo" w:date="2018-05-26T22:26:00Z">
        <w:r w:rsidR="003114E7">
          <w:rPr>
            <w:rFonts w:eastAsia="Times New Roman" w:cs="Times New Roman"/>
            <w:bCs/>
            <w:color w:val="000000" w:themeColor="text1"/>
            <w:szCs w:val="24"/>
            <w:lang w:val="bs-Latn-BA"/>
          </w:rPr>
          <w:t xml:space="preserve">zaključno, </w:t>
        </w:r>
      </w:ins>
      <w:ins w:id="2480" w:author="Rajo" w:date="2018-05-26T22:21:00Z">
        <w:r w:rsidR="00DD4E6D">
          <w:rPr>
            <w:rFonts w:eastAsia="Times New Roman" w:cs="Times New Roman"/>
            <w:bCs/>
            <w:color w:val="000000" w:themeColor="text1"/>
            <w:szCs w:val="24"/>
            <w:lang w:val="bs-Latn-BA"/>
          </w:rPr>
          <w:lastRenderedPageBreak/>
          <w:t>tzv</w:t>
        </w:r>
      </w:ins>
      <w:ins w:id="2481" w:author="Rajo" w:date="2018-05-26T22:22:00Z">
        <w:r w:rsidR="00DD4E6D">
          <w:rPr>
            <w:rFonts w:eastAsia="Times New Roman" w:cs="Times New Roman"/>
            <w:bCs/>
            <w:color w:val="000000" w:themeColor="text1"/>
            <w:szCs w:val="24"/>
            <w:lang w:val="bs-Latn-BA"/>
          </w:rPr>
          <w:t>. „propadajuće“ (</w:t>
        </w:r>
        <w:r w:rsidR="00DD4E6D" w:rsidRPr="006375DA">
          <w:rPr>
            <w:rFonts w:eastAsia="Times New Roman" w:cs="Times New Roman"/>
            <w:bCs/>
            <w:i/>
            <w:color w:val="000000" w:themeColor="text1"/>
            <w:szCs w:val="24"/>
            <w:lang w:val="bs-Latn-BA"/>
            <w:rPrChange w:id="2482" w:author="Rajo" w:date="2018-05-26T22:27:00Z">
              <w:rPr>
                <w:rFonts w:eastAsia="Times New Roman" w:cs="Times New Roman"/>
                <w:bCs/>
                <w:color w:val="000000" w:themeColor="text1"/>
                <w:szCs w:val="24"/>
                <w:lang w:val="bs-Latn-BA"/>
              </w:rPr>
            </w:rPrChange>
          </w:rPr>
          <w:t>fall-through</w:t>
        </w:r>
        <w:r w:rsidR="00DD4E6D">
          <w:rPr>
            <w:rFonts w:eastAsia="Times New Roman" w:cs="Times New Roman"/>
            <w:bCs/>
            <w:color w:val="000000" w:themeColor="text1"/>
            <w:szCs w:val="24"/>
            <w:lang w:val="bs-Latn-BA"/>
          </w:rPr>
          <w:t>) pravilo</w:t>
        </w:r>
      </w:ins>
      <w:ins w:id="2483" w:author="Rajo" w:date="2018-05-26T22:27:00Z">
        <w:r w:rsidR="003114E7">
          <w:rPr>
            <w:rFonts w:eastAsia="Times New Roman" w:cs="Times New Roman"/>
            <w:bCs/>
            <w:color w:val="000000" w:themeColor="text1"/>
            <w:szCs w:val="24"/>
            <w:lang w:val="bs-Latn-BA"/>
          </w:rPr>
          <w:t xml:space="preserve">, </w:t>
        </w:r>
      </w:ins>
      <w:ins w:id="2484" w:author="Rajo" w:date="2018-05-26T22:22:00Z">
        <w:r w:rsidR="00DD4E6D">
          <w:rPr>
            <w:rFonts w:eastAsia="Times New Roman" w:cs="Times New Roman"/>
            <w:bCs/>
            <w:color w:val="000000" w:themeColor="text1"/>
            <w:szCs w:val="24"/>
            <w:lang w:val="bs-Latn-BA"/>
          </w:rPr>
          <w:t xml:space="preserve">koje </w:t>
        </w:r>
      </w:ins>
      <w:ins w:id="2485" w:author="Rajo" w:date="2018-05-26T22:33:00Z">
        <w:r w:rsidR="00C533EE">
          <w:rPr>
            <w:rFonts w:eastAsia="Times New Roman" w:cs="Times New Roman"/>
            <w:bCs/>
            <w:color w:val="000000" w:themeColor="text1"/>
            <w:szCs w:val="24"/>
            <w:lang w:val="bs-Latn-BA"/>
          </w:rPr>
          <w:t xml:space="preserve">kao što i sam propis nalaže, </w:t>
        </w:r>
      </w:ins>
      <w:ins w:id="2486"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2487" w:author="Rajo" w:date="2018-05-26T22:34:00Z">
        <w:r w:rsidR="00573AF9">
          <w:rPr>
            <w:rFonts w:eastAsia="Times New Roman" w:cs="Times New Roman"/>
            <w:bCs/>
            <w:color w:val="000000" w:themeColor="text1"/>
            <w:szCs w:val="24"/>
            <w:lang w:val="bs-Latn-BA"/>
          </w:rPr>
          <w:t xml:space="preserve"> (</w:t>
        </w:r>
        <w:r w:rsidR="00573AF9" w:rsidRPr="00573AF9">
          <w:rPr>
            <w:rFonts w:eastAsia="Times New Roman" w:cs="Times New Roman"/>
            <w:bCs/>
            <w:i/>
            <w:color w:val="000000" w:themeColor="text1"/>
            <w:szCs w:val="24"/>
            <w:lang w:val="bs-Latn-BA"/>
            <w:rPrChange w:id="2488" w:author="Rajo" w:date="2018-05-26T22:34:00Z">
              <w:rPr>
                <w:rFonts w:eastAsia="Times New Roman" w:cs="Times New Roman"/>
                <w:bCs/>
                <w:color w:val="000000" w:themeColor="text1"/>
                <w:szCs w:val="24"/>
                <w:lang w:val="bs-Latn-BA"/>
              </w:rPr>
            </w:rPrChange>
          </w:rPr>
          <w:t>Deny</w:t>
        </w:r>
        <w:r w:rsidR="00573AF9">
          <w:rPr>
            <w:rFonts w:eastAsia="Times New Roman" w:cs="Times New Roman"/>
            <w:bCs/>
            <w:color w:val="000000" w:themeColor="text1"/>
            <w:szCs w:val="24"/>
            <w:lang w:val="bs-Latn-BA"/>
          </w:rPr>
          <w:t>)</w:t>
        </w:r>
      </w:ins>
      <w:ins w:id="2489"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jc w:val="both"/>
        <w:rPr>
          <w:ins w:id="2490" w:author="Rajo" w:date="2018-05-26T21:46:00Z"/>
          <w:rFonts w:eastAsia="Times New Roman" w:cs="Times New Roman"/>
          <w:bCs/>
          <w:color w:val="000000" w:themeColor="text1"/>
          <w:szCs w:val="24"/>
          <w:lang w:val="bs-Latn-BA"/>
          <w:rPrChange w:id="2491" w:author="Rajo" w:date="2018-05-26T21:47:00Z">
            <w:rPr>
              <w:ins w:id="2492" w:author="Rajo" w:date="2018-05-26T21:46:00Z"/>
            </w:rPr>
          </w:rPrChange>
        </w:rPr>
        <w:pPrChange w:id="2493" w:author="Rajo" w:date="2018-06-17T14:56:00Z">
          <w:pPr>
            <w:ind w:firstLine="720"/>
            <w:jc w:val="both"/>
          </w:pPr>
        </w:pPrChange>
      </w:pPr>
      <w:ins w:id="2494" w:author="Rajo" w:date="2018-05-26T21:45:00Z">
        <w:r>
          <w:rPr>
            <w:rFonts w:eastAsia="Times New Roman" w:cs="Times New Roman"/>
            <w:bCs/>
            <w:color w:val="000000" w:themeColor="text1"/>
            <w:szCs w:val="24"/>
            <w:lang w:val="bs-Latn-BA"/>
          </w:rPr>
          <w:br/>
        </w:r>
      </w:ins>
      <w:ins w:id="2495" w:author="Rajo" w:date="2018-05-26T22:17:00Z">
        <w:r w:rsidR="008437B1">
          <w:rPr>
            <w:rFonts w:eastAsia="Times New Roman" w:cs="Times New Roman"/>
            <w:bCs/>
            <w:noProof/>
            <w:color w:val="000000" w:themeColor="text1"/>
            <w:szCs w:val="24"/>
            <w:lang w:val="bs-Latn-BA"/>
          </w:rPr>
          <w:drawing>
            <wp:inline distT="0" distB="0" distL="0" distR="0" wp14:anchorId="7D68EA53" wp14:editId="190ECD01">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2496" w:author="Rajo" w:date="2018-05-26T21:46:00Z"/>
        </w:rPr>
        <w:pPrChange w:id="2497" w:author="Rajo" w:date="2018-05-26T21:46:00Z">
          <w:pPr>
            <w:pStyle w:val="Caption"/>
          </w:pPr>
        </w:pPrChange>
      </w:pPr>
      <w:ins w:id="2498" w:author="Rajo" w:date="2018-05-26T21:46:00Z">
        <w:r>
          <w:t xml:space="preserve">Slika </w:t>
        </w:r>
      </w:ins>
      <w:ins w:id="2499" w:author="Rajo" w:date="2018-05-31T17:30:00Z">
        <w:r w:rsidR="002105F4">
          <w:fldChar w:fldCharType="begin"/>
        </w:r>
        <w:r w:rsidR="002105F4">
          <w:instrText xml:space="preserve"> STYLEREF 1 \s </w:instrText>
        </w:r>
      </w:ins>
      <w:r w:rsidR="002105F4">
        <w:fldChar w:fldCharType="separate"/>
      </w:r>
      <w:r w:rsidR="002105F4">
        <w:rPr>
          <w:noProof/>
        </w:rPr>
        <w:t>8</w:t>
      </w:r>
      <w:ins w:id="2500"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501" w:author="Rajo" w:date="2018-05-31T17:30:00Z">
        <w:r w:rsidR="002105F4">
          <w:rPr>
            <w:noProof/>
          </w:rPr>
          <w:t>3</w:t>
        </w:r>
        <w:r w:rsidR="002105F4">
          <w:fldChar w:fldCharType="end"/>
        </w:r>
      </w:ins>
      <w:ins w:id="2502" w:author="Rajo" w:date="2018-05-26T21:46:00Z">
        <w:r>
          <w:t xml:space="preserve"> - primjer pravila sa uslovom</w:t>
        </w:r>
      </w:ins>
    </w:p>
    <w:p w14:paraId="38CC5396" w14:textId="6ED663D6" w:rsidR="007E6DF3" w:rsidRDefault="00461FBD">
      <w:pPr>
        <w:ind w:firstLine="360"/>
        <w:jc w:val="both"/>
        <w:rPr>
          <w:ins w:id="2503" w:author="Rajo" w:date="2018-05-26T21:58:00Z"/>
          <w:rFonts w:eastAsia="Times New Roman" w:cs="Times New Roman"/>
          <w:bCs/>
          <w:color w:val="000000" w:themeColor="text1"/>
          <w:szCs w:val="24"/>
          <w:lang w:val="bs-Latn-BA"/>
        </w:rPr>
        <w:pPrChange w:id="2504" w:author="Rajo" w:date="2018-06-17T14:56:00Z">
          <w:pPr>
            <w:ind w:firstLine="720"/>
            <w:jc w:val="both"/>
          </w:pPr>
        </w:pPrChange>
      </w:pPr>
      <w:ins w:id="2505" w:author="Rajo" w:date="2018-05-26T21:50:00Z">
        <w:r>
          <w:rPr>
            <w:rFonts w:eastAsia="Times New Roman" w:cs="Times New Roman"/>
            <w:bCs/>
            <w:color w:val="000000" w:themeColor="text1"/>
            <w:szCs w:val="24"/>
            <w:lang w:val="bs-Latn-BA"/>
          </w:rPr>
          <w:t xml:space="preserve">Poslednji element propisa predstavlja </w:t>
        </w:r>
      </w:ins>
      <w:ins w:id="2506" w:author="Rajo" w:date="2018-05-26T21:51:00Z">
        <w:r>
          <w:rPr>
            <w:rFonts w:eastAsia="Times New Roman" w:cs="Times New Roman"/>
            <w:bCs/>
            <w:color w:val="000000" w:themeColor="text1"/>
            <w:szCs w:val="24"/>
            <w:lang w:val="bs-Latn-BA"/>
          </w:rPr>
          <w:t>obaveza</w:t>
        </w:r>
      </w:ins>
      <w:ins w:id="2507" w:author="Rajo" w:date="2018-05-26T21:52:00Z">
        <w:r>
          <w:rPr>
            <w:rFonts w:eastAsia="Times New Roman" w:cs="Times New Roman"/>
            <w:bCs/>
            <w:color w:val="000000" w:themeColor="text1"/>
            <w:szCs w:val="24"/>
            <w:lang w:val="bs-Latn-BA"/>
          </w:rPr>
          <w:t xml:space="preserve"> koja nalaže da </w:t>
        </w:r>
      </w:ins>
      <w:ins w:id="2508" w:author="Rajo" w:date="2018-05-26T21:53:00Z">
        <w:r>
          <w:rPr>
            <w:rFonts w:eastAsia="Times New Roman" w:cs="Times New Roman"/>
            <w:bCs/>
            <w:color w:val="000000" w:themeColor="text1"/>
            <w:szCs w:val="24"/>
            <w:lang w:val="bs-Latn-BA"/>
          </w:rPr>
          <w:t xml:space="preserve">se </w:t>
        </w:r>
      </w:ins>
      <w:ins w:id="2509" w:author="Rajo" w:date="2018-05-26T21:54:00Z">
        <w:r w:rsidR="00554C0F">
          <w:rPr>
            <w:rFonts w:eastAsia="Times New Roman" w:cs="Times New Roman"/>
            <w:bCs/>
            <w:color w:val="000000" w:themeColor="text1"/>
            <w:szCs w:val="24"/>
            <w:lang w:val="bs-Latn-BA"/>
          </w:rPr>
          <w:t>svi odbijeni pokušaji pristupa</w:t>
        </w:r>
      </w:ins>
      <w:ins w:id="2510" w:author="Rajo" w:date="2018-05-26T22:35:00Z">
        <w:r w:rsidR="009057B6">
          <w:rPr>
            <w:rFonts w:eastAsia="Times New Roman" w:cs="Times New Roman"/>
            <w:bCs/>
            <w:color w:val="000000" w:themeColor="text1"/>
            <w:szCs w:val="24"/>
            <w:lang w:val="bs-Latn-BA"/>
          </w:rPr>
          <w:t xml:space="preserve"> (</w:t>
        </w:r>
      </w:ins>
      <w:ins w:id="2511" w:author="Rajo" w:date="2018-05-26T22:36:00Z">
        <w:r w:rsidR="00520638">
          <w:rPr>
            <w:rFonts w:eastAsia="Times New Roman" w:cs="Times New Roman"/>
            <w:bCs/>
            <w:color w:val="000000" w:themeColor="text1"/>
            <w:szCs w:val="24"/>
            <w:lang w:val="bs-Latn-BA"/>
          </w:rPr>
          <w:t xml:space="preserve">oni koji su rezultovali efektom </w:t>
        </w:r>
      </w:ins>
      <w:ins w:id="2512" w:author="Rajo" w:date="2018-05-26T22:35:00Z">
        <w:r w:rsidR="009057B6" w:rsidRPr="00CD4D2C">
          <w:rPr>
            <w:rFonts w:eastAsia="Times New Roman" w:cs="Times New Roman"/>
            <w:bCs/>
            <w:i/>
            <w:color w:val="000000" w:themeColor="text1"/>
            <w:szCs w:val="24"/>
            <w:lang w:val="bs-Latn-BA"/>
          </w:rPr>
          <w:t>Deny</w:t>
        </w:r>
        <w:r w:rsidR="009057B6">
          <w:rPr>
            <w:rFonts w:eastAsia="Times New Roman" w:cs="Times New Roman"/>
            <w:bCs/>
            <w:color w:val="000000" w:themeColor="text1"/>
            <w:szCs w:val="24"/>
            <w:lang w:val="bs-Latn-BA"/>
          </w:rPr>
          <w:t>)</w:t>
        </w:r>
      </w:ins>
      <w:ins w:id="2513" w:author="Rajo" w:date="2018-05-26T21:58:00Z">
        <w:r w:rsidR="009F7DE1">
          <w:rPr>
            <w:rFonts w:eastAsia="Times New Roman" w:cs="Times New Roman"/>
            <w:bCs/>
            <w:color w:val="000000" w:themeColor="text1"/>
            <w:szCs w:val="24"/>
            <w:lang w:val="bs-Latn-BA"/>
          </w:rPr>
          <w:t xml:space="preserve"> evidentiraju</w:t>
        </w:r>
      </w:ins>
      <w:ins w:id="2514" w:author="Rajo" w:date="2018-05-26T21:57:00Z">
        <w:r w:rsidR="00554C0F">
          <w:rPr>
            <w:rFonts w:eastAsia="Times New Roman" w:cs="Times New Roman"/>
            <w:bCs/>
            <w:color w:val="000000" w:themeColor="text1"/>
            <w:szCs w:val="24"/>
            <w:lang w:val="bs-Latn-BA"/>
          </w:rPr>
          <w:t xml:space="preserve">. </w:t>
        </w:r>
      </w:ins>
    </w:p>
    <w:p w14:paraId="293D19B4" w14:textId="77777777" w:rsidR="00B129CA" w:rsidRDefault="00B129CA">
      <w:pPr>
        <w:keepNext/>
        <w:jc w:val="center"/>
        <w:rPr>
          <w:ins w:id="2515" w:author="Rajo" w:date="2018-05-26T22:02:00Z"/>
        </w:rPr>
        <w:pPrChange w:id="2516" w:author="Rajo" w:date="2018-05-26T22:02:00Z">
          <w:pPr>
            <w:jc w:val="center"/>
          </w:pPr>
        </w:pPrChange>
      </w:pPr>
      <w:ins w:id="2517" w:author="Rajo" w:date="2018-05-26T22:01:00Z">
        <w:r>
          <w:rPr>
            <w:rFonts w:eastAsia="Times New Roman" w:cs="Times New Roman"/>
            <w:bCs/>
            <w:noProof/>
            <w:color w:val="000000" w:themeColor="text1"/>
            <w:szCs w:val="24"/>
            <w:lang w:val="bs-Latn-BA"/>
          </w:rPr>
          <w:drawing>
            <wp:inline distT="0" distB="0" distL="0" distR="0" wp14:anchorId="3D7D8F05" wp14:editId="0BC09DD5">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2518" w:author="Rajo" w:date="2018-05-26T22:02:00Z"/>
        </w:rPr>
        <w:pPrChange w:id="2519" w:author="Rajo" w:date="2018-05-26T22:02:00Z">
          <w:pPr>
            <w:pStyle w:val="Caption"/>
          </w:pPr>
        </w:pPrChange>
      </w:pPr>
      <w:ins w:id="2520" w:author="Rajo" w:date="2018-05-26T22:02:00Z">
        <w:r>
          <w:t xml:space="preserve">Slika </w:t>
        </w:r>
      </w:ins>
      <w:ins w:id="2521" w:author="Rajo" w:date="2018-05-31T17:30:00Z">
        <w:r w:rsidR="002105F4">
          <w:fldChar w:fldCharType="begin"/>
        </w:r>
        <w:r w:rsidR="002105F4">
          <w:instrText xml:space="preserve"> STYLEREF 1 \s </w:instrText>
        </w:r>
      </w:ins>
      <w:r w:rsidR="002105F4">
        <w:fldChar w:fldCharType="separate"/>
      </w:r>
      <w:r w:rsidR="002105F4">
        <w:rPr>
          <w:noProof/>
        </w:rPr>
        <w:t>8</w:t>
      </w:r>
      <w:ins w:id="252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2523" w:author="Rajo" w:date="2018-05-31T17:30:00Z">
        <w:r w:rsidR="002105F4">
          <w:rPr>
            <w:noProof/>
          </w:rPr>
          <w:t>4</w:t>
        </w:r>
        <w:r w:rsidR="002105F4">
          <w:fldChar w:fldCharType="end"/>
        </w:r>
      </w:ins>
      <w:ins w:id="2524" w:author="Rajo" w:date="2018-05-26T22:02:00Z">
        <w:r>
          <w:t xml:space="preserve"> - primjer obaveze</w:t>
        </w:r>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25" w:author="Rajo" w:date="2018-05-26T19:14:00Z"/>
          <w:rFonts w:eastAsia="Times New Roman" w:cs="Times New Roman"/>
          <w:color w:val="000000" w:themeColor="text1"/>
          <w:szCs w:val="24"/>
          <w:lang w:val="bs-Latn-BA"/>
          <w:rPrChange w:id="2526" w:author="Rajo" w:date="2018-05-26T21:44:00Z">
            <w:rPr>
              <w:del w:id="2527" w:author="Rajo" w:date="2018-05-26T19:14:00Z"/>
              <w:rFonts w:ascii="Courier New" w:eastAsia="Times New Roman" w:hAnsi="Courier New" w:cs="Courier New"/>
              <w:color w:val="000000"/>
              <w:sz w:val="21"/>
              <w:szCs w:val="21"/>
              <w:lang w:val="bs-Latn-BA"/>
            </w:rPr>
          </w:rPrChange>
        </w:rPr>
        <w:pPrChange w:id="252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29" w:author="Rajo" w:date="2018-05-26T19:14:00Z">
        <w:r w:rsidRPr="00E23CB7" w:rsidDel="00B911F1">
          <w:rPr>
            <w:rFonts w:eastAsia="Times New Roman" w:cs="Times New Roman"/>
            <w:bCs/>
            <w:color w:val="000000" w:themeColor="text1"/>
            <w:szCs w:val="24"/>
            <w:lang w:val="bs-Latn-BA"/>
            <w:rPrChange w:id="2530"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2531"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532"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2533"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2534"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2535"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2536"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2537"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38" w:author="Rajo" w:date="2018-05-26T19:14:00Z"/>
          <w:rFonts w:ascii="Courier New" w:eastAsia="Times New Roman" w:hAnsi="Courier New" w:cs="Courier New"/>
          <w:color w:val="000000"/>
          <w:sz w:val="21"/>
          <w:szCs w:val="21"/>
          <w:lang w:val="bs-Latn-BA"/>
        </w:rPr>
        <w:pPrChange w:id="253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4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41" w:author="Rajo" w:date="2018-05-26T19:14:00Z"/>
          <w:rFonts w:ascii="Courier New" w:eastAsia="Times New Roman" w:hAnsi="Courier New" w:cs="Courier New"/>
          <w:color w:val="000000"/>
          <w:sz w:val="21"/>
          <w:szCs w:val="21"/>
          <w:lang w:val="bs-Latn-BA"/>
        </w:rPr>
        <w:pPrChange w:id="254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4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44" w:author="Rajo" w:date="2018-05-26T19:14:00Z"/>
          <w:rFonts w:ascii="Courier New" w:eastAsia="Times New Roman" w:hAnsi="Courier New" w:cs="Courier New"/>
          <w:color w:val="000000"/>
          <w:sz w:val="21"/>
          <w:szCs w:val="21"/>
          <w:lang w:val="bs-Latn-BA"/>
        </w:rPr>
        <w:pPrChange w:id="254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4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47" w:author="Rajo" w:date="2018-05-26T19:14:00Z"/>
          <w:rFonts w:ascii="Courier New" w:eastAsia="Times New Roman" w:hAnsi="Courier New" w:cs="Courier New"/>
          <w:color w:val="000000"/>
          <w:sz w:val="21"/>
          <w:szCs w:val="21"/>
          <w:lang w:val="bs-Latn-BA"/>
        </w:rPr>
        <w:pPrChange w:id="254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4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0" w:author="Rajo" w:date="2018-05-26T19:14:00Z"/>
          <w:rFonts w:ascii="Courier New" w:eastAsia="Times New Roman" w:hAnsi="Courier New" w:cs="Courier New"/>
          <w:color w:val="000000"/>
          <w:sz w:val="21"/>
          <w:szCs w:val="21"/>
          <w:lang w:val="bs-Latn-BA"/>
        </w:rPr>
        <w:pPrChange w:id="255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5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3" w:author="Rajo" w:date="2018-05-26T19:14:00Z"/>
          <w:rFonts w:ascii="Courier New" w:eastAsia="Times New Roman" w:hAnsi="Courier New" w:cs="Courier New"/>
          <w:color w:val="000000"/>
          <w:sz w:val="21"/>
          <w:szCs w:val="21"/>
          <w:lang w:val="bs-Latn-BA"/>
        </w:rPr>
        <w:pPrChange w:id="255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5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6" w:author="Rajo" w:date="2018-05-26T19:14:00Z"/>
          <w:rFonts w:ascii="Courier New" w:eastAsia="Times New Roman" w:hAnsi="Courier New" w:cs="Courier New"/>
          <w:color w:val="000000"/>
          <w:sz w:val="21"/>
          <w:szCs w:val="21"/>
          <w:lang w:val="bs-Latn-BA"/>
        </w:rPr>
        <w:pPrChange w:id="255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5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9" w:author="Rajo" w:date="2018-05-26T19:14:00Z"/>
          <w:rFonts w:ascii="Courier New" w:eastAsia="Times New Roman" w:hAnsi="Courier New" w:cs="Courier New"/>
          <w:color w:val="000000"/>
          <w:sz w:val="21"/>
          <w:szCs w:val="21"/>
          <w:lang w:val="bs-Latn-BA"/>
        </w:rPr>
        <w:pPrChange w:id="256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6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62" w:author="Rajo" w:date="2018-05-26T19:14:00Z"/>
          <w:rFonts w:ascii="Courier New" w:eastAsia="Times New Roman" w:hAnsi="Courier New" w:cs="Courier New"/>
          <w:color w:val="000000"/>
          <w:sz w:val="21"/>
          <w:szCs w:val="21"/>
          <w:lang w:val="bs-Latn-BA"/>
        </w:rPr>
        <w:pPrChange w:id="256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6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65" w:author="Rajo" w:date="2018-05-26T19:14:00Z"/>
          <w:rFonts w:ascii="Courier New" w:eastAsia="Times New Roman" w:hAnsi="Courier New" w:cs="Courier New"/>
          <w:color w:val="000000"/>
          <w:sz w:val="21"/>
          <w:szCs w:val="21"/>
          <w:lang w:val="bs-Latn-BA"/>
        </w:rPr>
        <w:pPrChange w:id="256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6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68" w:author="Rajo" w:date="2018-05-26T19:14:00Z"/>
          <w:rFonts w:ascii="Courier New" w:eastAsia="Times New Roman" w:hAnsi="Courier New" w:cs="Courier New"/>
          <w:color w:val="000000"/>
          <w:sz w:val="21"/>
          <w:szCs w:val="21"/>
          <w:lang w:val="bs-Latn-BA"/>
        </w:rPr>
        <w:pPrChange w:id="256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1" w:author="Rajo" w:date="2018-05-26T19:14:00Z"/>
          <w:rFonts w:ascii="Courier New" w:eastAsia="Times New Roman" w:hAnsi="Courier New" w:cs="Courier New"/>
          <w:color w:val="000000"/>
          <w:sz w:val="21"/>
          <w:szCs w:val="21"/>
          <w:lang w:val="bs-Latn-BA"/>
        </w:rPr>
        <w:pPrChange w:id="257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4" w:author="Rajo" w:date="2018-05-26T19:14:00Z"/>
          <w:rFonts w:ascii="Courier New" w:eastAsia="Times New Roman" w:hAnsi="Courier New" w:cs="Courier New"/>
          <w:color w:val="000000"/>
          <w:sz w:val="21"/>
          <w:szCs w:val="21"/>
          <w:lang w:val="bs-Latn-BA"/>
        </w:rPr>
        <w:pPrChange w:id="257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7" w:author="Rajo" w:date="2018-05-26T19:14:00Z"/>
          <w:rFonts w:ascii="Courier New" w:eastAsia="Times New Roman" w:hAnsi="Courier New" w:cs="Courier New"/>
          <w:color w:val="000000"/>
          <w:sz w:val="21"/>
          <w:szCs w:val="21"/>
          <w:lang w:val="bs-Latn-BA"/>
        </w:rPr>
        <w:pPrChange w:id="257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7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0" w:author="Rajo" w:date="2018-05-26T19:14:00Z"/>
          <w:rFonts w:ascii="Courier New" w:eastAsia="Times New Roman" w:hAnsi="Courier New" w:cs="Courier New"/>
          <w:b/>
          <w:bCs/>
          <w:color w:val="008000"/>
          <w:sz w:val="21"/>
          <w:szCs w:val="21"/>
          <w:lang w:val="bs-Latn-BA"/>
        </w:rPr>
        <w:pPrChange w:id="258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2582"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2583" w:author="Rajo" w:date="2018-05-23T20:58:00Z"/>
          <w:rFonts w:asciiTheme="majorHAnsi" w:eastAsia="Times New Roman" w:hAnsiTheme="majorHAnsi" w:cstheme="majorBidi"/>
          <w:color w:val="365F91" w:themeColor="accent1" w:themeShade="BF"/>
          <w:sz w:val="32"/>
          <w:szCs w:val="32"/>
          <w:lang w:val="bs-Latn-BA"/>
        </w:rPr>
      </w:pPr>
      <w:bookmarkStart w:id="2584" w:name="_Toc511154438"/>
      <w:ins w:id="2585" w:author="Rajo" w:date="2018-05-23T20:58:00Z">
        <w:r>
          <w:rPr>
            <w:rFonts w:eastAsia="Times New Roman"/>
            <w:lang w:val="bs-Latn-BA"/>
          </w:rPr>
          <w:br w:type="page"/>
        </w:r>
      </w:ins>
    </w:p>
    <w:p w14:paraId="74952EC1" w14:textId="25E8D502" w:rsidR="00E94ADE" w:rsidDel="007A06ED" w:rsidRDefault="00CC5052">
      <w:pPr>
        <w:pStyle w:val="Heading1"/>
        <w:spacing w:line="240" w:lineRule="auto"/>
        <w:jc w:val="both"/>
        <w:rPr>
          <w:del w:id="2586" w:author="Rajo" w:date="2018-06-17T14:56:00Z"/>
          <w:rFonts w:eastAsia="Times New Roman"/>
          <w:lang w:val="bs-Latn-BA"/>
        </w:rPr>
      </w:pPr>
      <w:commentRangeStart w:id="2587"/>
      <w:commentRangeStart w:id="2588"/>
      <w:r>
        <w:rPr>
          <w:rFonts w:eastAsia="Times New Roman"/>
          <w:lang w:val="bs-Latn-BA"/>
        </w:rPr>
        <w:lastRenderedPageBreak/>
        <w:t>Postojeća SSO rješenja</w:t>
      </w:r>
      <w:bookmarkEnd w:id="2584"/>
      <w:commentRangeEnd w:id="2587"/>
      <w:r w:rsidR="00666E3D">
        <w:rPr>
          <w:rStyle w:val="CommentReference"/>
          <w:rFonts w:ascii="Times New Roman" w:eastAsiaTheme="minorHAnsi" w:hAnsi="Times New Roman" w:cstheme="minorBidi"/>
          <w:color w:val="auto"/>
        </w:rPr>
        <w:commentReference w:id="2587"/>
      </w:r>
      <w:commentRangeEnd w:id="2588"/>
      <w:r w:rsidR="00310776">
        <w:rPr>
          <w:rStyle w:val="CommentReference"/>
          <w:rFonts w:ascii="Times New Roman" w:eastAsiaTheme="minorHAnsi" w:hAnsi="Times New Roman" w:cstheme="minorBidi"/>
          <w:color w:val="auto"/>
        </w:rPr>
        <w:commentReference w:id="2588"/>
      </w:r>
    </w:p>
    <w:p w14:paraId="1A2FA398" w14:textId="77777777" w:rsidR="00E94ADE" w:rsidRPr="00143689" w:rsidRDefault="00E94ADE">
      <w:pPr>
        <w:pStyle w:val="Heading1"/>
        <w:spacing w:line="240" w:lineRule="auto"/>
        <w:jc w:val="both"/>
        <w:rPr>
          <w:lang w:val="bs-Latn-BA"/>
        </w:rPr>
        <w:pPrChange w:id="2589" w:author="Rajo" w:date="2018-06-17T14:56:00Z">
          <w:pPr>
            <w:spacing w:line="240" w:lineRule="auto"/>
            <w:jc w:val="both"/>
          </w:pPr>
        </w:pPrChange>
      </w:pPr>
    </w:p>
    <w:p w14:paraId="30A3C3FA" w14:textId="209E3331" w:rsidR="00E94ADE" w:rsidDel="00ED13CA" w:rsidRDefault="00CC5052">
      <w:pPr>
        <w:spacing w:line="240" w:lineRule="auto"/>
        <w:ind w:firstLine="360"/>
        <w:jc w:val="both"/>
        <w:rPr>
          <w:del w:id="2590" w:author="Rajo" w:date="2018-05-23T20:59:00Z"/>
          <w:lang w:val="bs-Latn-BA"/>
        </w:rPr>
        <w:pPrChange w:id="2591" w:author="Rajo" w:date="2018-06-17T14:56:00Z">
          <w:pPr>
            <w:spacing w:line="240" w:lineRule="auto"/>
            <w:jc w:val="both"/>
          </w:pPr>
        </w:pPrChange>
      </w:pPr>
      <w:r>
        <w:rPr>
          <w:lang w:val="bs-Latn-BA"/>
        </w:rPr>
        <w:t xml:space="preserve">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w:t>
      </w:r>
      <w:ins w:id="2592" w:author="Rajo" w:date="2018-06-17T15:00:00Z">
        <w:r w:rsidR="00275699" w:rsidRPr="00275699">
          <w:rPr>
            <w:b/>
            <w:lang w:val="bs-Latn-BA"/>
            <w:rPrChange w:id="2593" w:author="Rajo" w:date="2018-06-17T15:01:00Z">
              <w:rPr>
                <w:lang w:val="bs-Latn-BA"/>
              </w:rPr>
            </w:rPrChange>
          </w:rPr>
          <w:t>T</w:t>
        </w:r>
      </w:ins>
      <w:del w:id="2594" w:author="Rajo" w:date="2018-06-17T15:00:00Z">
        <w:r w:rsidRPr="00275699" w:rsidDel="00275699">
          <w:rPr>
            <w:b/>
            <w:lang w:val="bs-Latn-BA"/>
            <w:rPrChange w:id="2595" w:author="Rajo" w:date="2018-06-17T15:01:00Z">
              <w:rPr>
                <w:lang w:val="bs-Latn-BA"/>
              </w:rPr>
            </w:rPrChange>
          </w:rPr>
          <w:delText>t</w:delText>
        </w:r>
      </w:del>
      <w:r w:rsidRPr="00275699">
        <w:rPr>
          <w:b/>
          <w:lang w:val="bs-Latn-BA"/>
          <w:rPrChange w:id="2596" w:author="Rajo" w:date="2018-06-17T15:01:00Z">
            <w:rPr>
              <w:lang w:val="bs-Latn-BA"/>
            </w:rPr>
          </w:rPrChange>
        </w:rPr>
        <w:t xml:space="preserve">abeli </w:t>
      </w:r>
      <w:ins w:id="2597" w:author="Rajo" w:date="2018-06-17T15:01:00Z">
        <w:r w:rsidR="00275699">
          <w:rPr>
            <w:b/>
            <w:lang w:val="bs-Latn-BA"/>
          </w:rPr>
          <w:t>9</w:t>
        </w:r>
      </w:ins>
      <w:del w:id="2598" w:author="Rajo" w:date="2018-06-17T15:01:00Z">
        <w:r w:rsidRPr="00275699" w:rsidDel="00275699">
          <w:rPr>
            <w:b/>
            <w:lang w:val="bs-Latn-BA"/>
            <w:rPrChange w:id="2599" w:author="Rajo" w:date="2018-06-17T15:01:00Z">
              <w:rPr>
                <w:lang w:val="bs-Latn-BA"/>
              </w:rPr>
            </w:rPrChange>
          </w:rPr>
          <w:delText>8</w:delText>
        </w:r>
      </w:del>
      <w:r w:rsidRPr="00275699">
        <w:rPr>
          <w:b/>
          <w:lang w:val="bs-Latn-BA"/>
          <w:rPrChange w:id="2600" w:author="Rajo" w:date="2018-06-17T15:01:00Z">
            <w:rPr>
              <w:lang w:val="bs-Latn-BA"/>
            </w:rPr>
          </w:rPrChange>
        </w:rPr>
        <w:t>.1</w:t>
      </w:r>
      <w:r>
        <w:rPr>
          <w:lang w:val="bs-Latn-BA"/>
        </w:rPr>
        <w:t xml:space="preserve"> dat je pregled nekih od postojećih rješenja SSO sistema.</w:t>
      </w:r>
    </w:p>
    <w:p w14:paraId="15A22BC9" w14:textId="77777777" w:rsidR="00E94ADE" w:rsidDel="00ED13CA" w:rsidRDefault="00E94ADE" w:rsidP="00143689">
      <w:pPr>
        <w:spacing w:line="240" w:lineRule="auto"/>
        <w:ind w:firstLine="360"/>
        <w:jc w:val="both"/>
        <w:rPr>
          <w:del w:id="2601" w:author="Rajo" w:date="2018-05-23T20:59:00Z"/>
          <w:lang w:val="bs-Latn-BA"/>
        </w:rPr>
      </w:pPr>
    </w:p>
    <w:p w14:paraId="097668F5" w14:textId="77777777" w:rsidR="00E94ADE" w:rsidRDefault="00E94ADE">
      <w:pPr>
        <w:spacing w:line="240" w:lineRule="auto"/>
        <w:ind w:firstLine="360"/>
        <w:jc w:val="both"/>
        <w:rPr>
          <w:lang w:val="bs-Latn-BA"/>
        </w:rPr>
        <w:pPrChange w:id="2602" w:author="Rajo" w:date="2018-06-17T14:56:00Z">
          <w:pPr>
            <w:spacing w:line="240" w:lineRule="auto"/>
            <w:jc w:val="both"/>
          </w:pPr>
        </w:pPrChange>
      </w:pPr>
    </w:p>
    <w:p w14:paraId="1EA5358E" w14:textId="0FD2AF5D" w:rsidR="00E94ADE" w:rsidRDefault="00CC5052">
      <w:pPr>
        <w:pStyle w:val="Caption"/>
        <w:keepNext/>
        <w:jc w:val="center"/>
        <w:rPr>
          <w:lang w:val="bs-Latn-BA"/>
        </w:rPr>
      </w:pPr>
      <w:r>
        <w:rPr>
          <w:lang w:val="bs-Latn-BA"/>
        </w:rPr>
        <w:t xml:space="preserve">Tabela </w:t>
      </w:r>
      <w:ins w:id="2603" w:author="Rajo" w:date="2018-06-17T15:00:00Z">
        <w:r w:rsidR="00275699">
          <w:rPr>
            <w:lang w:val="bs-Latn-BA"/>
          </w:rPr>
          <w:t>9</w:t>
        </w:r>
      </w:ins>
      <w:del w:id="2604" w:author="Rajo" w:date="2018-06-17T15:00:00Z">
        <w:r w:rsidDel="00275699">
          <w:rPr>
            <w:lang w:val="bs-Latn-BA"/>
          </w:rPr>
          <w:fldChar w:fldCharType="begin"/>
        </w:r>
        <w:r w:rsidDel="00275699">
          <w:rPr>
            <w:lang w:val="bs-Latn-BA"/>
          </w:rPr>
          <w:delInstrText xml:space="preserve"> STYLEREF 1 \s </w:delInstrText>
        </w:r>
        <w:r w:rsidDel="00275699">
          <w:rPr>
            <w:lang w:val="bs-Latn-BA"/>
          </w:rPr>
          <w:fldChar w:fldCharType="separate"/>
        </w:r>
        <w:r w:rsidR="00AC2D1A" w:rsidDel="00275699">
          <w:rPr>
            <w:noProof/>
            <w:lang w:val="bs-Latn-BA"/>
          </w:rPr>
          <w:delText>8</w:delText>
        </w:r>
        <w:r w:rsidDel="00275699">
          <w:rPr>
            <w:lang w:val="bs-Latn-BA"/>
          </w:rPr>
          <w:fldChar w:fldCharType="end"/>
        </w:r>
      </w:del>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Izdavač</w:t>
            </w:r>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Pirean</w:t>
            </w:r>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260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06" w:author="Rajo" w:date="2018-05-23T20:59:00Z">
                  <w:rPr>
                    <w:rFonts w:ascii="Arial" w:hAnsi="Arial" w:cs="Arial"/>
                    <w:color w:val="222222"/>
                    <w:sz w:val="21"/>
                    <w:szCs w:val="21"/>
                    <w:lang w:val="bs-Latn-BA"/>
                  </w:rPr>
                </w:rPrChange>
              </w:rPr>
              <w:t>Proprietary</w:t>
            </w:r>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Accounts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2607"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08" w:author="Rajo" w:date="2018-05-23T20:59:00Z">
                  <w:rPr>
                    <w:rFonts w:ascii="Arial" w:hAnsi="Arial" w:cs="Arial"/>
                    <w:color w:val="222222"/>
                    <w:sz w:val="21"/>
                    <w:szCs w:val="21"/>
                    <w:lang w:val="bs-Latn-BA"/>
                  </w:rPr>
                </w:rPrChange>
              </w:rPr>
              <w:t>Free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Active Directory Federation Services</w:t>
            </w:r>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2609"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10" w:author="Rajo" w:date="2018-05-23T20:59:00Z">
                  <w:rPr>
                    <w:rFonts w:ascii="Arial" w:hAnsi="Arial" w:cs="Arial"/>
                    <w:color w:val="222222"/>
                    <w:sz w:val="21"/>
                    <w:szCs w:val="21"/>
                    <w:lang w:val="bs-Latn-BA"/>
                  </w:rPr>
                </w:rPrChange>
              </w:rPr>
              <w:t>Proprietary</w:t>
            </w:r>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Aerobase</w:t>
            </w:r>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Aerobase</w:t>
            </w:r>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2611"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12" w:author="Rajo" w:date="2018-05-23T20:59:00Z">
                  <w:rPr>
                    <w:rFonts w:ascii="Arial" w:hAnsi="Arial" w:cs="Arial"/>
                    <w:color w:val="222222"/>
                    <w:sz w:val="21"/>
                    <w:szCs w:val="21"/>
                    <w:lang w:val="bs-Latn-BA"/>
                  </w:rPr>
                </w:rPrChange>
              </w:rPr>
              <w:t>Open source</w:t>
            </w:r>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2613"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14" w:author="Rajo" w:date="2018-05-23T20:59:00Z">
                  <w:rPr>
                    <w:rFonts w:ascii="Arial" w:hAnsi="Arial" w:cs="Arial"/>
                    <w:color w:val="222222"/>
                    <w:sz w:val="21"/>
                    <w:szCs w:val="21"/>
                    <w:lang w:val="bs-Latn-BA"/>
                  </w:rPr>
                </w:rPrChange>
              </w:rPr>
              <w:t>Proprietary</w:t>
            </w:r>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AuthStack</w:t>
            </w:r>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Buckhill Ltd</w:t>
            </w:r>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261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16" w:author="Rajo" w:date="2018-05-23T20:59:00Z">
                  <w:rPr>
                    <w:rFonts w:ascii="Arial" w:hAnsi="Arial" w:cs="Arial"/>
                    <w:color w:val="222222"/>
                    <w:sz w:val="21"/>
                    <w:szCs w:val="21"/>
                    <w:lang w:val="bs-Latn-BA"/>
                  </w:rPr>
                </w:rPrChange>
              </w:rPr>
              <w:t>Proprietary</w:t>
            </w:r>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Bitium</w:t>
            </w:r>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Bitium</w:t>
            </w:r>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2617"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18" w:author="Rajo" w:date="2018-05-23T20:59:00Z">
                  <w:rPr>
                    <w:rFonts w:ascii="Arial" w:hAnsi="Arial" w:cs="Arial"/>
                    <w:color w:val="222222"/>
                    <w:sz w:val="21"/>
                    <w:szCs w:val="21"/>
                    <w:lang w:val="bs-Latn-BA"/>
                  </w:rPr>
                </w:rPrChange>
              </w:rPr>
              <w:t>Proprietary</w:t>
            </w:r>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(formerly CA Siteminder)</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2619"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20" w:author="Rajo" w:date="2018-05-23T20:59:00Z">
                  <w:rPr>
                    <w:rFonts w:ascii="Arial" w:hAnsi="Arial" w:cs="Arial"/>
                    <w:color w:val="222222"/>
                    <w:sz w:val="21"/>
                    <w:szCs w:val="21"/>
                    <w:lang w:val="bs-Latn-BA"/>
                  </w:rPr>
                </w:rPrChange>
              </w:rPr>
              <w:t>Commercial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CAS / Central Authentication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Apereo</w:t>
            </w:r>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2621"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22" w:author="Rajo" w:date="2018-05-23T20:59:00Z">
                  <w:rPr>
                    <w:rFonts w:ascii="Arial" w:hAnsi="Arial" w:cs="Arial"/>
                    <w:color w:val="222222"/>
                    <w:sz w:val="21"/>
                    <w:szCs w:val="21"/>
                    <w:lang w:val="bs-Latn-BA"/>
                  </w:rPr>
                </w:rPrChange>
              </w:rPr>
              <w:t>Free &amp; Open Source</w:t>
            </w:r>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CoSign single sign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University of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2623"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24" w:author="Rajo" w:date="2018-05-23T20:59:00Z">
                  <w:rPr>
                    <w:rFonts w:ascii="Arial" w:hAnsi="Arial" w:cs="Arial"/>
                    <w:color w:val="222222"/>
                    <w:sz w:val="21"/>
                    <w:szCs w:val="21"/>
                    <w:lang w:val="bs-Latn-BA"/>
                  </w:rPr>
                </w:rPrChange>
              </w:rPr>
              <w:t>Academic</w:t>
            </w:r>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DistributedAccessControlSystem(DACS)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Distributed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262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26" w:author="Rajo" w:date="2018-05-23T20:59:00Z">
                  <w:rPr>
                    <w:rFonts w:ascii="Arial" w:hAnsi="Arial" w:cs="Arial"/>
                    <w:color w:val="222222"/>
                    <w:sz w:val="21"/>
                    <w:szCs w:val="21"/>
                    <w:lang w:val="bs-Latn-BA"/>
                  </w:rPr>
                </w:rPrChange>
              </w:rPr>
              <w:t>Free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Sign On Engine</w:t>
            </w:r>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QueenslandUniversity of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2627"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28" w:author="Rajo" w:date="2018-05-23T20:59:00Z">
                  <w:rPr>
                    <w:rFonts w:ascii="Arial" w:hAnsi="Arial" w:cs="Arial"/>
                    <w:color w:val="222222"/>
                    <w:sz w:val="21"/>
                    <w:szCs w:val="21"/>
                    <w:lang w:val="bs-Latn-BA"/>
                  </w:rPr>
                </w:rPrChange>
              </w:rPr>
              <w:t>Free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Evidian</w:t>
            </w:r>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2629"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30" w:author="Rajo" w:date="2018-05-23T20:59:00Z">
                  <w:rPr>
                    <w:rFonts w:ascii="Arial" w:hAnsi="Arial" w:cs="Arial"/>
                    <w:color w:val="222222"/>
                    <w:sz w:val="21"/>
                    <w:szCs w:val="21"/>
                    <w:lang w:val="bs-Latn-BA"/>
                  </w:rPr>
                </w:rPrChange>
              </w:rPr>
              <w:t>Commercial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 connect</w:t>
            </w:r>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2631"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32" w:author="Rajo" w:date="2018-05-23T20:59:00Z">
                  <w:rPr>
                    <w:rFonts w:ascii="Arial" w:hAnsi="Arial" w:cs="Arial"/>
                    <w:color w:val="222222"/>
                    <w:sz w:val="21"/>
                    <w:szCs w:val="21"/>
                    <w:lang w:val="bs-Latn-BA"/>
                  </w:rPr>
                </w:rPrChange>
              </w:rPr>
              <w:t>Proprietary</w:t>
            </w:r>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Forgerock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ForgeRock</w:t>
            </w:r>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2633"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34" w:author="Rajo" w:date="2018-05-23T20:59:00Z">
                  <w:rPr>
                    <w:rFonts w:ascii="Arial" w:hAnsi="Arial" w:cs="Arial"/>
                    <w:color w:val="222222"/>
                    <w:sz w:val="21"/>
                    <w:szCs w:val="21"/>
                    <w:lang w:val="bs-Latn-BA"/>
                  </w:rPr>
                </w:rPrChange>
              </w:rPr>
              <w:t>Commercial</w:t>
            </w:r>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FreeIPA</w:t>
            </w:r>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263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36" w:author="Rajo" w:date="2018-05-23T20:59:00Z">
                  <w:rPr>
                    <w:rFonts w:ascii="Arial" w:hAnsi="Arial" w:cs="Arial"/>
                    <w:color w:val="222222"/>
                    <w:sz w:val="21"/>
                    <w:szCs w:val="21"/>
                    <w:lang w:val="bs-Latn-BA"/>
                  </w:rPr>
                </w:rPrChange>
              </w:rPr>
              <w:t>Free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 Enterprise Identity Mapping</w:t>
            </w:r>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2637"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38" w:author="Rajo" w:date="2018-05-23T20:59:00Z">
                  <w:rPr>
                    <w:rFonts w:ascii="Arial" w:hAnsi="Arial" w:cs="Arial"/>
                    <w:color w:val="222222"/>
                    <w:sz w:val="21"/>
                    <w:szCs w:val="21"/>
                    <w:lang w:val="bs-Latn-BA"/>
                  </w:rPr>
                </w:rPrChange>
              </w:rPr>
              <w:t>Free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IBM Tivoli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2639"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40" w:author="Rajo" w:date="2018-05-23T20:59:00Z">
                  <w:rPr>
                    <w:rFonts w:ascii="Arial" w:hAnsi="Arial" w:cs="Arial"/>
                    <w:color w:val="222222"/>
                    <w:sz w:val="21"/>
                    <w:szCs w:val="21"/>
                    <w:lang w:val="bs-Latn-BA"/>
                  </w:rPr>
                </w:rPrChange>
              </w:rPr>
              <w:t>Proprietary</w:t>
            </w:r>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IceWall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2641"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42" w:author="Rajo" w:date="2018-05-23T20:59:00Z">
                  <w:rPr>
                    <w:rFonts w:ascii="Arial" w:hAnsi="Arial" w:cs="Arial"/>
                    <w:color w:val="222222"/>
                    <w:sz w:val="21"/>
                    <w:szCs w:val="21"/>
                    <w:lang w:val="bs-Latn-BA"/>
                  </w:rPr>
                </w:rPrChange>
              </w:rPr>
              <w:t>Proprietary</w:t>
            </w:r>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ImprivataOneSign</w:t>
            </w:r>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Imprivata</w:t>
            </w:r>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2643"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44" w:author="Rajo" w:date="2018-05-23T20:59:00Z">
                  <w:rPr>
                    <w:rFonts w:ascii="Arial" w:hAnsi="Arial" w:cs="Arial"/>
                    <w:color w:val="222222"/>
                    <w:sz w:val="21"/>
                    <w:szCs w:val="21"/>
                    <w:lang w:val="bs-Latn-BA"/>
                  </w:rPr>
                </w:rPrChange>
              </w:rPr>
              <w:t>Proprietary</w:t>
            </w:r>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JanrainFederate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Janrain</w:t>
            </w:r>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2645"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46" w:author="Rajo" w:date="2018-05-23T20:59:00Z">
                  <w:rPr>
                    <w:rFonts w:ascii="Arial" w:hAnsi="Arial" w:cs="Arial"/>
                    <w:color w:val="222222"/>
                    <w:sz w:val="21"/>
                    <w:szCs w:val="21"/>
                    <w:lang w:val="bs-Latn-BA"/>
                  </w:rPr>
                </w:rPrChange>
              </w:rPr>
              <w:t>Proprietary</w:t>
            </w:r>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JBoss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2647"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48" w:author="Rajo" w:date="2018-05-23T20:59:00Z">
                  <w:rPr>
                    <w:rFonts w:ascii="Arial" w:hAnsi="Arial" w:cs="Arial"/>
                    <w:color w:val="222222"/>
                    <w:sz w:val="21"/>
                    <w:szCs w:val="21"/>
                    <w:lang w:val="bs-Latn-BA"/>
                  </w:rPr>
                </w:rPrChange>
              </w:rPr>
              <w:t>Free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2649"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50" w:author="Rajo" w:date="2018-05-23T20:59:00Z">
                  <w:rPr>
                    <w:rFonts w:ascii="Arial" w:hAnsi="Arial" w:cs="Arial"/>
                    <w:color w:val="222222"/>
                    <w:sz w:val="21"/>
                    <w:szCs w:val="21"/>
                    <w:lang w:val="bs-Latn-BA"/>
                  </w:rPr>
                </w:rPrChange>
              </w:rPr>
              <w:t>Free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Keycloak</w:t>
            </w:r>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2651"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52" w:author="Rajo" w:date="2018-05-23T20:59:00Z">
                  <w:rPr>
                    <w:rFonts w:ascii="Arial" w:hAnsi="Arial" w:cs="Arial"/>
                    <w:color w:val="222222"/>
                    <w:sz w:val="21"/>
                    <w:szCs w:val="21"/>
                    <w:lang w:val="bs-Latn-BA"/>
                  </w:rPr>
                </w:rPrChange>
              </w:rPr>
              <w:t>Open source</w:t>
            </w:r>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LoginRadius</w:t>
            </w:r>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LoginRadius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2653" w:author="Rajo" w:date="2018-05-23T20:59:00Z">
                  <w:rPr>
                    <w:rFonts w:ascii="Arial" w:hAnsi="Arial" w:cs="Arial"/>
                    <w:color w:val="222222"/>
                    <w:sz w:val="21"/>
                    <w:szCs w:val="21"/>
                    <w:lang w:val="bs-Latn-BA"/>
                  </w:rPr>
                </w:rPrChange>
              </w:rPr>
            </w:pPr>
            <w:commentRangeStart w:id="2654"/>
            <w:commentRangeStart w:id="2655"/>
            <w:r w:rsidRPr="000265BD">
              <w:rPr>
                <w:rFonts w:ascii="Arial" w:hAnsi="Arial" w:cs="Arial"/>
                <w:i/>
                <w:color w:val="222222"/>
                <w:sz w:val="21"/>
                <w:szCs w:val="21"/>
                <w:lang w:val="bs-Latn-BA"/>
                <w:rPrChange w:id="2656" w:author="Rajo" w:date="2018-05-23T20:59:00Z">
                  <w:rPr>
                    <w:rFonts w:ascii="Arial" w:hAnsi="Arial" w:cs="Arial"/>
                    <w:color w:val="222222"/>
                    <w:sz w:val="21"/>
                    <w:szCs w:val="21"/>
                    <w:lang w:val="bs-Latn-BA"/>
                  </w:rPr>
                </w:rPrChange>
              </w:rPr>
              <w:t>Proprietary</w:t>
            </w:r>
            <w:commentRangeEnd w:id="2654"/>
            <w:r w:rsidR="00666E3D" w:rsidRPr="000265BD">
              <w:rPr>
                <w:rStyle w:val="CommentReference"/>
                <w:i/>
                <w:rPrChange w:id="2657" w:author="Rajo" w:date="2018-05-23T20:59:00Z">
                  <w:rPr>
                    <w:rStyle w:val="CommentReference"/>
                  </w:rPr>
                </w:rPrChange>
              </w:rPr>
              <w:commentReference w:id="2654"/>
            </w:r>
            <w:commentRangeEnd w:id="2655"/>
            <w:r w:rsidR="00310776">
              <w:rPr>
                <w:rStyle w:val="CommentReference"/>
              </w:rPr>
              <w:commentReference w:id="2655"/>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2658"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59" w:author="Rajo" w:date="2018-05-23T20:59:00Z">
                  <w:rPr>
                    <w:rFonts w:ascii="Arial" w:hAnsi="Arial" w:cs="Arial"/>
                    <w:color w:val="222222"/>
                    <w:sz w:val="21"/>
                    <w:szCs w:val="21"/>
                    <w:lang w:val="bs-Latn-BA"/>
                  </w:rPr>
                </w:rPrChange>
              </w:rPr>
              <w:t>Proprietary</w:t>
            </w:r>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 account</w:t>
            </w:r>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2660"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61" w:author="Rajo" w:date="2018-05-23T20:59:00Z">
                  <w:rPr>
                    <w:rFonts w:ascii="Arial" w:hAnsi="Arial" w:cs="Arial"/>
                    <w:color w:val="222222"/>
                    <w:sz w:val="21"/>
                    <w:szCs w:val="21"/>
                    <w:lang w:val="bs-Latn-BA"/>
                  </w:rPr>
                </w:rPrChange>
              </w:rPr>
              <w:t>Proprietary</w:t>
            </w:r>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myOneLogin</w:t>
            </w:r>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VMware</w:t>
            </w:r>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2662"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63" w:author="Rajo" w:date="2018-05-23T20:59:00Z">
                  <w:rPr>
                    <w:rFonts w:ascii="Arial" w:hAnsi="Arial" w:cs="Arial"/>
                    <w:color w:val="222222"/>
                    <w:sz w:val="21"/>
                    <w:szCs w:val="21"/>
                    <w:lang w:val="bs-Latn-BA"/>
                  </w:rPr>
                </w:rPrChange>
              </w:rPr>
              <w:t>Proprietary</w:t>
            </w:r>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w:t>
            </w:r>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2664"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65" w:author="Rajo" w:date="2018-05-23T20:59:00Z">
                  <w:rPr>
                    <w:rFonts w:ascii="Arial" w:hAnsi="Arial" w:cs="Arial"/>
                    <w:color w:val="222222"/>
                    <w:sz w:val="21"/>
                    <w:szCs w:val="21"/>
                    <w:lang w:val="bs-Latn-BA"/>
                  </w:rPr>
                </w:rPrChange>
              </w:rPr>
              <w:t>Proprietary</w:t>
            </w:r>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Numina Application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Numina Solutions</w:t>
            </w:r>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2666"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67" w:author="Rajo" w:date="2018-05-23T20:59:00Z">
                  <w:rPr>
                    <w:rFonts w:ascii="Arial" w:hAnsi="Arial" w:cs="Arial"/>
                    <w:color w:val="222222"/>
                    <w:sz w:val="21"/>
                    <w:szCs w:val="21"/>
                    <w:lang w:val="bs-Latn-BA"/>
                  </w:rPr>
                </w:rPrChange>
              </w:rPr>
              <w:t>Proprietary</w:t>
            </w:r>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OneLogin</w:t>
            </w:r>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OneLogin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2668"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69" w:author="Rajo" w:date="2018-05-23T20:59:00Z">
                  <w:rPr>
                    <w:rFonts w:ascii="Arial" w:hAnsi="Arial" w:cs="Arial"/>
                    <w:color w:val="222222"/>
                    <w:sz w:val="21"/>
                    <w:szCs w:val="21"/>
                    <w:lang w:val="bs-Latn-BA"/>
                  </w:rPr>
                </w:rPrChange>
              </w:rPr>
              <w:t>Proprietary</w:t>
            </w:r>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OpenAM</w:t>
            </w:r>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 Identity Community</w:t>
            </w:r>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2670"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71"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OpenAthens</w:t>
            </w:r>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Eduserv</w:t>
            </w:r>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2672"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73" w:author="Rajo" w:date="2018-05-23T20:59:00Z">
                  <w:rPr>
                    <w:rFonts w:ascii="Arial" w:hAnsi="Arial" w:cs="Arial"/>
                    <w:color w:val="222222"/>
                    <w:sz w:val="21"/>
                    <w:szCs w:val="21"/>
                    <w:lang w:val="bs-Latn-BA"/>
                  </w:rPr>
                </w:rPrChange>
              </w:rPr>
              <w:t>Proprietary</w:t>
            </w:r>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Identity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2674"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75" w:author="Rajo" w:date="2018-05-23T20:59:00Z">
                  <w:rPr>
                    <w:rFonts w:ascii="Arial" w:hAnsi="Arial" w:cs="Arial"/>
                    <w:color w:val="222222"/>
                    <w:sz w:val="21"/>
                    <w:szCs w:val="21"/>
                    <w:lang w:val="bs-Latn-BA"/>
                  </w:rPr>
                </w:rPrChange>
              </w:rPr>
              <w:t>Proprietary</w:t>
            </w:r>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ORY Hydra</w:t>
            </w:r>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ORY GmbH</w:t>
            </w:r>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2676"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77" w:author="Rajo" w:date="2018-05-23T20:59:00Z">
                  <w:rPr>
                    <w:rFonts w:ascii="Arial" w:hAnsi="Arial" w:cs="Arial"/>
                    <w:color w:val="222222"/>
                    <w:sz w:val="21"/>
                    <w:szCs w:val="21"/>
                    <w:lang w:val="bs-Latn-BA"/>
                  </w:rPr>
                </w:rPrChange>
              </w:rPr>
              <w:t>Free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PortalGuard</w:t>
            </w:r>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PistolStar,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2678"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79" w:author="Rajo" w:date="2018-05-23T20:59:00Z">
                  <w:rPr>
                    <w:rFonts w:ascii="Arial" w:hAnsi="Arial" w:cs="Arial"/>
                    <w:color w:val="222222"/>
                    <w:sz w:val="21"/>
                    <w:szCs w:val="21"/>
                    <w:lang w:val="bs-Latn-BA"/>
                  </w:rPr>
                </w:rPrChange>
              </w:rPr>
              <w:t>Proprietary</w:t>
            </w:r>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SecureLogin</w:t>
            </w:r>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w:t>
            </w:r>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2680"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81" w:author="Rajo" w:date="2018-05-23T20:59:00Z">
                  <w:rPr>
                    <w:rFonts w:ascii="Arial" w:hAnsi="Arial" w:cs="Arial"/>
                    <w:color w:val="222222"/>
                    <w:sz w:val="21"/>
                    <w:szCs w:val="21"/>
                    <w:lang w:val="bs-Latn-BA"/>
                  </w:rPr>
                </w:rPrChange>
              </w:rPr>
              <w:t>Proprietary</w:t>
            </w:r>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Shibboleth</w:t>
            </w:r>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Shibboleth</w:t>
            </w:r>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2682"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83" w:author="Rajo" w:date="2018-05-23T20:59:00Z">
                  <w:rPr>
                    <w:rFonts w:ascii="Arial" w:hAnsi="Arial" w:cs="Arial"/>
                    <w:color w:val="222222"/>
                    <w:sz w:val="21"/>
                    <w:szCs w:val="21"/>
                    <w:lang w:val="bs-Latn-BA"/>
                  </w:rPr>
                </w:rPrChange>
              </w:rPr>
              <w:t>Free &amp; Open Source</w:t>
            </w:r>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Ubuntu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Canonical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2684"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85" w:author="Rajo" w:date="2018-05-23T20:59:00Z">
                  <w:rPr>
                    <w:rFonts w:ascii="Arial" w:hAnsi="Arial" w:cs="Arial"/>
                    <w:color w:val="222222"/>
                    <w:sz w:val="21"/>
                    <w:szCs w:val="21"/>
                    <w:lang w:val="bs-Latn-BA"/>
                  </w:rPr>
                </w:rPrChange>
              </w:rPr>
              <w:t>Proprietary</w:t>
            </w:r>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Univention Corporate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Univention</w:t>
            </w:r>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2686"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87" w:author="Rajo" w:date="2018-05-23T20:59:00Z">
                  <w:rPr>
                    <w:rFonts w:ascii="Arial" w:hAnsi="Arial" w:cs="Arial"/>
                    <w:color w:val="222222"/>
                    <w:sz w:val="21"/>
                    <w:szCs w:val="21"/>
                    <w:lang w:val="bs-Latn-BA"/>
                  </w:rPr>
                </w:rPrChange>
              </w:rPr>
              <w:t>Free &amp; Open Source</w:t>
            </w:r>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 Identity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2688"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89" w:author="Rajo" w:date="2018-05-23T20:59:00Z">
                  <w:rPr>
                    <w:rFonts w:ascii="Arial" w:hAnsi="Arial" w:cs="Arial"/>
                    <w:color w:val="222222"/>
                    <w:sz w:val="21"/>
                    <w:szCs w:val="21"/>
                    <w:lang w:val="bs-Latn-BA"/>
                  </w:rPr>
                </w:rPrChange>
              </w:rPr>
              <w:t>Free &amp; Open Source</w:t>
            </w:r>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2690"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2691" w:author="Rajo" w:date="2018-05-23T20:59:00Z">
                  <w:rPr>
                    <w:rFonts w:ascii="Arial" w:hAnsi="Arial" w:cs="Arial"/>
                    <w:color w:val="222222"/>
                    <w:sz w:val="21"/>
                    <w:szCs w:val="21"/>
                    <w:lang w:val="bs-Latn-BA"/>
                  </w:rPr>
                </w:rPrChange>
              </w:rPr>
              <w:t>Free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2692"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r>
        <w:rPr>
          <w:i/>
          <w:lang w:val="bs-Latn-BA"/>
        </w:rPr>
        <w:t>OpenSource</w:t>
      </w:r>
      <w:r>
        <w:rPr>
          <w:rStyle w:val="FootnoteReference"/>
          <w:i/>
          <w:lang w:val="bs-Latn-BA"/>
        </w:rPr>
        <w:footnoteReference w:id="7"/>
      </w:r>
      <w:r>
        <w:rPr>
          <w:i/>
          <w:lang w:val="bs-Latn-BA"/>
        </w:rPr>
        <w:t xml:space="preserve"> </w:t>
      </w:r>
      <w:r>
        <w:rPr>
          <w:lang w:val="bs-Latn-BA"/>
        </w:rPr>
        <w:t>rješenja. Na osnovu gore navedenog, za pregled i analizu su izabrana tri sl</w:t>
      </w:r>
      <w:r>
        <w:t>j</w:t>
      </w:r>
      <w:r>
        <w:rPr>
          <w:lang w:val="bs-Latn-BA"/>
        </w:rPr>
        <w:t>edeća:</w:t>
      </w:r>
    </w:p>
    <w:p w14:paraId="62423E98" w14:textId="77777777" w:rsidR="00E94ADE" w:rsidRDefault="00E94ADE">
      <w:pPr>
        <w:spacing w:line="240" w:lineRule="auto"/>
        <w:ind w:firstLine="360"/>
        <w:jc w:val="both"/>
        <w:rPr>
          <w:lang w:val="bs-Latn-BA"/>
        </w:rPr>
        <w:pPrChange w:id="2693"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r>
        <w:rPr>
          <w:lang w:val="bs-Latn-BA"/>
        </w:rPr>
        <w:t>Apereo CAS (Central Authentication Service)</w:t>
      </w:r>
    </w:p>
    <w:p w14:paraId="15CB2148" w14:textId="77777777" w:rsidR="00E94ADE" w:rsidRDefault="00CC5052">
      <w:pPr>
        <w:pStyle w:val="ListParagraph1"/>
        <w:numPr>
          <w:ilvl w:val="0"/>
          <w:numId w:val="16"/>
        </w:numPr>
        <w:spacing w:line="240" w:lineRule="auto"/>
        <w:jc w:val="both"/>
        <w:rPr>
          <w:lang w:val="bs-Latn-BA"/>
        </w:rPr>
      </w:pPr>
      <w:r>
        <w:rPr>
          <w:lang w:val="bs-Latn-BA"/>
        </w:rPr>
        <w:t>Shibboleth</w:t>
      </w:r>
    </w:p>
    <w:p w14:paraId="2CC87EE8" w14:textId="77777777" w:rsidR="00E94ADE" w:rsidDel="00951456" w:rsidRDefault="00CC5052">
      <w:pPr>
        <w:pStyle w:val="ListParagraph1"/>
        <w:numPr>
          <w:ilvl w:val="0"/>
          <w:numId w:val="16"/>
        </w:numPr>
        <w:spacing w:line="240" w:lineRule="auto"/>
        <w:jc w:val="both"/>
        <w:rPr>
          <w:del w:id="2694" w:author="Rajo" w:date="2018-05-23T21:02:00Z"/>
          <w:lang w:val="bs-Latn-BA"/>
        </w:rPr>
      </w:pPr>
      <w:r>
        <w:rPr>
          <w:lang w:val="bs-Latn-BA"/>
        </w:rPr>
        <w:t>WSO2 Identity Server</w:t>
      </w:r>
    </w:p>
    <w:p w14:paraId="22B94327" w14:textId="77777777" w:rsidR="00E94ADE" w:rsidRPr="00951456" w:rsidRDefault="00E94ADE">
      <w:pPr>
        <w:pStyle w:val="ListParagraph1"/>
        <w:numPr>
          <w:ilvl w:val="0"/>
          <w:numId w:val="16"/>
        </w:numPr>
        <w:spacing w:line="240" w:lineRule="auto"/>
        <w:jc w:val="both"/>
        <w:rPr>
          <w:lang w:val="bs-Latn-BA"/>
        </w:rPr>
        <w:pPrChange w:id="2695"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Del="00EE3BDD" w:rsidRDefault="00CC5052">
      <w:pPr>
        <w:pStyle w:val="Heading2"/>
        <w:spacing w:line="240" w:lineRule="auto"/>
        <w:jc w:val="both"/>
        <w:rPr>
          <w:del w:id="2696" w:author="Rajo" w:date="2018-06-17T14:57:00Z"/>
          <w:lang w:val="bs-Latn-BA"/>
        </w:rPr>
      </w:pPr>
      <w:bookmarkStart w:id="2697" w:name="_Toc511154439"/>
      <w:r>
        <w:rPr>
          <w:lang w:val="bs-Latn-BA"/>
        </w:rPr>
        <w:t>Apereo CAS (Central Authentication Service)</w:t>
      </w:r>
      <w:bookmarkEnd w:id="2697"/>
    </w:p>
    <w:p w14:paraId="28678EFD" w14:textId="77777777" w:rsidR="00E94ADE" w:rsidRPr="00143689" w:rsidRDefault="00E94ADE">
      <w:pPr>
        <w:pStyle w:val="Heading2"/>
        <w:spacing w:line="240" w:lineRule="auto"/>
        <w:jc w:val="both"/>
        <w:rPr>
          <w:lang w:val="bs-Latn-BA"/>
        </w:rPr>
        <w:pPrChange w:id="2698" w:author="Rajo" w:date="2018-06-17T14:57:00Z">
          <w:pPr>
            <w:spacing w:line="240" w:lineRule="auto"/>
            <w:jc w:val="both"/>
          </w:pPr>
        </w:pPrChange>
      </w:pPr>
    </w:p>
    <w:p w14:paraId="27E55AA6" w14:textId="77777777" w:rsidR="00E94ADE" w:rsidRDefault="00CC5052">
      <w:pPr>
        <w:spacing w:line="240" w:lineRule="auto"/>
        <w:ind w:firstLine="360"/>
        <w:jc w:val="both"/>
        <w:rPr>
          <w:lang w:val="bs-Latn-BA"/>
        </w:rPr>
        <w:pPrChange w:id="2699" w:author="Rajo" w:date="2018-06-17T14:57:00Z">
          <w:pPr>
            <w:spacing w:line="240" w:lineRule="auto"/>
            <w:ind w:firstLine="576"/>
            <w:jc w:val="both"/>
          </w:pPr>
        </w:pPrChange>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Yale univerzitetu, a njegov osnivač je Shawn Bazern,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Java in Administration Special Interest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Sakai fondacijom, i ove dvije organizacije su ujedinjene u Apereo fondaciju koja i dalje radi na razvoju i održavanju CAS-a. </w:t>
      </w:r>
      <w:r w:rsidRPr="00196C90">
        <w:rPr>
          <w:vertAlign w:val="superscript"/>
          <w:lang w:val="bs-Latn-BA"/>
          <w:rPrChange w:id="2700" w:author="Rajo" w:date="2018-05-28T20:19:00Z">
            <w:rPr>
              <w:lang w:val="bs-Latn-BA"/>
            </w:rPr>
          </w:rPrChange>
        </w:rPr>
        <w:t>[10]</w:t>
      </w:r>
    </w:p>
    <w:p w14:paraId="24D36ADF" w14:textId="77777777" w:rsidR="00E94ADE" w:rsidDel="00951456" w:rsidRDefault="00E94ADE">
      <w:pPr>
        <w:spacing w:line="240" w:lineRule="auto"/>
        <w:jc w:val="both"/>
        <w:rPr>
          <w:del w:id="2701"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2702" w:author="Rajo" w:date="2018-05-23T21:02:00Z"/>
          <w:lang w:val="bs-Latn-BA"/>
        </w:rPr>
      </w:pPr>
      <w:bookmarkStart w:id="2703" w:name="_Toc511154440"/>
      <w:r>
        <w:rPr>
          <w:lang w:val="bs-Latn-BA"/>
        </w:rPr>
        <w:t>Osnovne karakteristike</w:t>
      </w:r>
      <w:bookmarkEnd w:id="2703"/>
    </w:p>
    <w:p w14:paraId="6138ECE0" w14:textId="77777777" w:rsidR="00E94ADE" w:rsidRPr="009B1042" w:rsidRDefault="00E94ADE">
      <w:pPr>
        <w:pStyle w:val="Heading3"/>
        <w:spacing w:line="240" w:lineRule="auto"/>
        <w:jc w:val="both"/>
        <w:rPr>
          <w:lang w:val="bs-Latn-BA"/>
        </w:rPr>
        <w:pPrChange w:id="2704" w:author="Rajo" w:date="2018-05-23T21:02:00Z">
          <w:pPr>
            <w:spacing w:line="240" w:lineRule="auto"/>
            <w:jc w:val="both"/>
          </w:pPr>
        </w:pPrChange>
      </w:pPr>
    </w:p>
    <w:p w14:paraId="1100BE12" w14:textId="3D38CC9C" w:rsidR="003C3680" w:rsidRPr="003C3680" w:rsidRDefault="003C3680">
      <w:pPr>
        <w:ind w:firstLine="360"/>
        <w:rPr>
          <w:ins w:id="2705" w:author="Rajo" w:date="2018-05-28T20:20:00Z"/>
          <w:rStyle w:val="s"/>
          <w:rPrChange w:id="2706" w:author="Rajo" w:date="2018-05-28T20:23:00Z">
            <w:rPr>
              <w:ins w:id="2707" w:author="Rajo" w:date="2018-05-28T20:20:00Z"/>
              <w:lang w:val="bs-Latn-BA"/>
            </w:rPr>
          </w:rPrChange>
        </w:rPr>
        <w:pPrChange w:id="2708" w:author="Rajo" w:date="2018-06-17T14:57:00Z">
          <w:pPr>
            <w:pStyle w:val="ListParagraph1"/>
            <w:numPr>
              <w:numId w:val="17"/>
            </w:numPr>
            <w:spacing w:line="240" w:lineRule="auto"/>
            <w:ind w:hanging="360"/>
            <w:jc w:val="both"/>
          </w:pPr>
        </w:pPrChange>
      </w:pPr>
      <w:ins w:id="2709" w:author="Rajo" w:date="2018-05-28T20:22:00Z">
        <w:r w:rsidRPr="003C3680">
          <w:rPr>
            <w:rStyle w:val="s"/>
            <w:rPrChange w:id="2710" w:author="Rajo" w:date="2018-05-28T20:23:00Z">
              <w:rPr>
                <w:lang w:val="bs-Latn-BA"/>
              </w:rPr>
            </w:rPrChange>
          </w:rPr>
          <w:t xml:space="preserve">Neke od osnovnih karakteristika </w:t>
        </w:r>
      </w:ins>
      <w:ins w:id="2711" w:author="Rajo" w:date="2018-05-28T20:23:00Z">
        <w:r>
          <w:rPr>
            <w:rStyle w:val="s"/>
          </w:rPr>
          <w:t xml:space="preserve">ovog SSO rješenja su sledeće: </w:t>
        </w:r>
        <w:r w:rsidRPr="003C3680">
          <w:rPr>
            <w:vertAlign w:val="superscript"/>
            <w:lang w:val="bs-Latn-BA"/>
            <w:rPrChange w:id="2712"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Java server zasnovan na Spring Framework-u</w:t>
      </w:r>
      <w:r>
        <w:t>,</w:t>
      </w:r>
    </w:p>
    <w:p w14:paraId="4FE0ADB8" w14:textId="00643A37" w:rsidR="00E94ADE" w:rsidRDefault="00CC5052">
      <w:pPr>
        <w:pStyle w:val="ListParagraph1"/>
        <w:numPr>
          <w:ilvl w:val="0"/>
          <w:numId w:val="17"/>
        </w:numPr>
        <w:spacing w:line="240" w:lineRule="auto"/>
        <w:jc w:val="both"/>
        <w:rPr>
          <w:lang w:val="bs-Latn-BA"/>
        </w:rPr>
      </w:pPr>
      <w:r>
        <w:t>a</w:t>
      </w:r>
      <w:r>
        <w:rPr>
          <w:lang w:val="bs-Latn-BA"/>
        </w:rPr>
        <w:t>utentikacija u odnosu na LDAP, bazu podataka, ActiveDirectory itd</w:t>
      </w:r>
      <w:r>
        <w:t>,</w:t>
      </w:r>
    </w:p>
    <w:p w14:paraId="79754F1F" w14:textId="201A0A5A" w:rsidR="00E94ADE" w:rsidRDefault="00CC5052">
      <w:pPr>
        <w:pStyle w:val="ListParagraph1"/>
        <w:numPr>
          <w:ilvl w:val="0"/>
          <w:numId w:val="17"/>
        </w:numPr>
        <w:spacing w:line="240" w:lineRule="auto"/>
        <w:jc w:val="both"/>
        <w:rPr>
          <w:lang w:val="bs-Latn-BA"/>
        </w:rPr>
      </w:pPr>
      <w:r>
        <w:t>p</w:t>
      </w:r>
      <w:r>
        <w:rPr>
          <w:lang w:val="bs-Latn-BA"/>
        </w:rPr>
        <w:t>odrška za različite protokole – CAS, SAML, WS-Federation, OAuth2, OpenID</w:t>
      </w:r>
      <w:r>
        <w:t>,</w:t>
      </w:r>
    </w:p>
    <w:p w14:paraId="24694BF4" w14:textId="3D67C111" w:rsidR="00E94ADE" w:rsidRDefault="00CC5052">
      <w:pPr>
        <w:pStyle w:val="ListParagraph1"/>
        <w:numPr>
          <w:ilvl w:val="0"/>
          <w:numId w:val="17"/>
        </w:numPr>
        <w:spacing w:line="240" w:lineRule="auto"/>
        <w:jc w:val="both"/>
        <w:rPr>
          <w:lang w:val="bs-Latn-BA"/>
        </w:rPr>
      </w:pPr>
      <w:r>
        <w:t>p</w:t>
      </w:r>
      <w:r>
        <w:rPr>
          <w:lang w:val="bs-Latn-BA"/>
        </w:rPr>
        <w:t>odrška za višestepenu autentikaciju posredstvom provajdera kao što su DuoSecurity, Google Authenticator, Microsoft Azure itd</w:t>
      </w:r>
      <w:r>
        <w:t>,</w:t>
      </w:r>
    </w:p>
    <w:p w14:paraId="7693947F" w14:textId="04B2052D" w:rsidR="00E94ADE" w:rsidRDefault="00CC5052">
      <w:pPr>
        <w:pStyle w:val="ListParagraph1"/>
        <w:numPr>
          <w:ilvl w:val="0"/>
          <w:numId w:val="17"/>
        </w:numPr>
        <w:spacing w:line="240" w:lineRule="auto"/>
        <w:jc w:val="both"/>
        <w:rPr>
          <w:lang w:val="bs-Latn-BA"/>
        </w:rPr>
      </w:pPr>
      <w:r>
        <w:t>p</w:t>
      </w:r>
      <w:r>
        <w:rPr>
          <w:lang w:val="bs-Latn-BA"/>
        </w:rPr>
        <w:t>odrška za delegaciju autentikacije vanjskim provajderima kao što su ADFS, Facebook, Twitter itd</w:t>
      </w:r>
      <w:r>
        <w:t>,</w:t>
      </w:r>
    </w:p>
    <w:p w14:paraId="16B4C992" w14:textId="3C7D46A5" w:rsidR="00E94ADE" w:rsidRDefault="00CC5052">
      <w:pPr>
        <w:pStyle w:val="ListParagraph1"/>
        <w:numPr>
          <w:ilvl w:val="0"/>
          <w:numId w:val="17"/>
        </w:numPr>
        <w:spacing w:line="240" w:lineRule="auto"/>
        <w:jc w:val="both"/>
        <w:rPr>
          <w:lang w:val="bs-Latn-BA"/>
        </w:rPr>
      </w:pPr>
      <w:r>
        <w:t>u</w:t>
      </w:r>
      <w:r>
        <w:rPr>
          <w:lang w:val="bs-Latn-BA"/>
        </w:rPr>
        <w:t>pravljanje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r>
        <w:rPr>
          <w:lang w:val="bs-Latn-BA"/>
        </w:rPr>
        <w:t>pravljanje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2713" w:author="Rajo" w:date="2018-05-23T21:05:00Z"/>
          <w:lang w:val="bs-Latn-BA"/>
        </w:rPr>
      </w:pPr>
      <w:r>
        <w:t>p</w:t>
      </w:r>
      <w:r>
        <w:rPr>
          <w:lang w:val="bs-Latn-BA"/>
        </w:rPr>
        <w:t xml:space="preserve">odrška za različite platforme – Java, .Net, PHP, Perl, Apache itd. </w:t>
      </w:r>
      <w:del w:id="2714"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2715" w:author="Rajo" w:date="2018-05-23T21:05:00Z">
          <w:pPr>
            <w:spacing w:line="240" w:lineRule="auto"/>
            <w:jc w:val="both"/>
          </w:pPr>
        </w:pPrChange>
      </w:pPr>
    </w:p>
    <w:p w14:paraId="57DFA27A" w14:textId="77777777" w:rsidR="00E94ADE" w:rsidDel="00763CBB" w:rsidRDefault="00CC5052">
      <w:pPr>
        <w:spacing w:line="240" w:lineRule="auto"/>
        <w:jc w:val="both"/>
        <w:rPr>
          <w:del w:id="2716" w:author="Rajo" w:date="2018-05-23T21:04:00Z"/>
          <w:lang w:val="bs-Latn-BA"/>
        </w:rPr>
      </w:pPr>
      <w:del w:id="2717"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2718" w:author="Rajo" w:date="2018-05-23T21:03:00Z"/>
          <w:lang w:val="bs-Latn-BA"/>
        </w:rPr>
      </w:pPr>
      <w:bookmarkStart w:id="2719" w:name="_Toc511154441"/>
      <w:del w:id="2720" w:author="Rajo" w:date="2018-05-23T21:03:00Z">
        <w:r w:rsidDel="00763CBB">
          <w:rPr>
            <w:lang w:val="bs-Latn-BA"/>
          </w:rPr>
          <w:delText>CAS protokol</w:delText>
        </w:r>
        <w:bookmarkEnd w:id="2719"/>
      </w:del>
    </w:p>
    <w:p w14:paraId="0D816CD8" w14:textId="35B3C231" w:rsidR="00E94ADE" w:rsidDel="00763CBB" w:rsidRDefault="00E94ADE">
      <w:pPr>
        <w:spacing w:line="240" w:lineRule="auto"/>
        <w:jc w:val="both"/>
        <w:rPr>
          <w:del w:id="2721" w:author="Rajo" w:date="2018-05-23T21:03:00Z"/>
          <w:lang w:val="bs-Latn-BA"/>
        </w:rPr>
      </w:pPr>
    </w:p>
    <w:p w14:paraId="39394BB3" w14:textId="79611858" w:rsidR="00E94ADE" w:rsidDel="00763CBB" w:rsidRDefault="00CC5052">
      <w:pPr>
        <w:spacing w:line="240" w:lineRule="auto"/>
        <w:ind w:firstLine="360"/>
        <w:jc w:val="both"/>
        <w:rPr>
          <w:del w:id="2722" w:author="Rajo" w:date="2018-05-23T21:03:00Z"/>
          <w:lang w:val="bs-Latn-BA"/>
        </w:rPr>
      </w:pPr>
      <w:del w:id="2723"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2724" w:author="Rajo" w:date="2018-05-23T21:03:00Z"/>
          <w:lang w:val="bs-Latn-BA"/>
        </w:rPr>
        <w:pPrChange w:id="2725"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2726" w:author="Rajo" w:date="2018-05-23T21:03:00Z"/>
          <w:lang w:val="bs-Latn-BA"/>
        </w:rPr>
      </w:pPr>
      <w:del w:id="2727"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2728" w:author="Rajo" w:date="2018-05-23T21:03:00Z"/>
          <w:lang w:val="bs-Latn-BA"/>
        </w:rPr>
      </w:pPr>
      <w:del w:id="2729"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2730" w:author="Rajo" w:date="2018-05-23T21:03:00Z"/>
          <w:lang w:val="bs-Latn-BA"/>
        </w:rPr>
        <w:pPrChange w:id="2731"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2732" w:author="Rajo" w:date="2018-05-23T21:03:00Z"/>
          <w:lang w:val="bs-Latn-BA"/>
        </w:rPr>
      </w:pPr>
      <w:commentRangeStart w:id="2733"/>
      <w:del w:id="2734"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2733"/>
        <w:r w:rsidR="00666E3D" w:rsidDel="00763CBB">
          <w:rPr>
            <w:rStyle w:val="CommentReference"/>
          </w:rPr>
          <w:commentReference w:id="2733"/>
        </w:r>
      </w:del>
    </w:p>
    <w:p w14:paraId="3C0EA01E" w14:textId="230B1FAA" w:rsidR="00E94ADE" w:rsidDel="00763CBB" w:rsidRDefault="00E94ADE">
      <w:pPr>
        <w:spacing w:line="240" w:lineRule="auto"/>
        <w:ind w:firstLine="360"/>
        <w:jc w:val="both"/>
        <w:rPr>
          <w:del w:id="2735" w:author="Rajo" w:date="2018-05-23T21:03:00Z"/>
          <w:lang w:val="bs-Latn-BA"/>
        </w:rPr>
        <w:pPrChange w:id="2736"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2737" w:author="Rajo" w:date="2018-05-23T21:03:00Z"/>
          <w:lang w:val="bs-Latn-BA"/>
        </w:rPr>
      </w:pPr>
      <w:del w:id="2738"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2739" w:author="Rajo" w:date="2018-05-23T21:03:00Z"/>
          <w:lang w:val="bs-Latn-BA"/>
        </w:rPr>
        <w:pPrChange w:id="2740"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2741" w:author="Rajo" w:date="2018-05-23T21:03:00Z"/>
          <w:lang w:val="bs-Latn-BA"/>
        </w:rPr>
      </w:pPr>
      <w:del w:id="2742"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2743" w:author="Rajo" w:date="2018-05-23T21:00:00Z">
        <w:r w:rsidDel="00F307B6">
          <w:rPr>
            <w:lang w:val="bs-Latn-BA"/>
          </w:rPr>
          <w:delText xml:space="preserve"> </w:delText>
        </w:r>
        <w:commentRangeStart w:id="2744"/>
        <w:commentRangeStart w:id="2745"/>
        <w:r w:rsidRPr="00653AA1" w:rsidDel="00F307B6">
          <w:rPr>
            <w:strike/>
            <w:lang w:val="bs-Latn-BA"/>
          </w:rPr>
          <w:delText>pouzdanu</w:delText>
        </w:r>
        <w:r w:rsidDel="00F307B6">
          <w:rPr>
            <w:lang w:val="bs-Latn-BA"/>
          </w:rPr>
          <w:delText xml:space="preserve"> </w:delText>
        </w:r>
        <w:commentRangeEnd w:id="2744"/>
        <w:r w:rsidR="00666E3D" w:rsidDel="00F307B6">
          <w:rPr>
            <w:rStyle w:val="CommentReference"/>
          </w:rPr>
          <w:commentReference w:id="2744"/>
        </w:r>
        <w:commentRangeEnd w:id="2745"/>
        <w:r w:rsidR="00F307B6" w:rsidDel="00F307B6">
          <w:rPr>
            <w:rStyle w:val="CommentReference"/>
          </w:rPr>
          <w:commentReference w:id="2745"/>
        </w:r>
      </w:del>
      <w:del w:id="2746"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2747" w:author="Rajo" w:date="2018-05-23T21:03:00Z"/>
          <w:lang w:val="bs-Latn-BA"/>
        </w:rPr>
        <w:pPrChange w:id="2748"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2749" w:author="Rajo" w:date="2018-05-23T21:03:00Z"/>
          <w:lang w:val="bs-Latn-BA"/>
        </w:rPr>
      </w:pPr>
      <w:del w:id="2750"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2751" w:author="Rajo" w:date="2018-05-23T21:03:00Z"/>
          <w:lang w:val="bs-Latn-BA"/>
        </w:rPr>
        <w:pPrChange w:id="2752"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2753" w:author="Rajo" w:date="2018-05-23T21:00:00Z"/>
          <w:lang w:val="bs-Latn-BA"/>
        </w:rPr>
      </w:pPr>
      <w:del w:id="2754"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2755"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2756" w:author="Rajo" w:date="2018-05-23T21:00:00Z"/>
          <w:lang w:val="bs-Latn-BA"/>
        </w:rPr>
        <w:pPrChange w:id="2757" w:author="Rajo" w:date="2018-05-23T21:00:00Z">
          <w:pPr>
            <w:spacing w:line="240" w:lineRule="auto"/>
            <w:jc w:val="both"/>
          </w:pPr>
        </w:pPrChange>
      </w:pPr>
    </w:p>
    <w:p w14:paraId="7D21249D" w14:textId="77777777" w:rsidR="00E94ADE" w:rsidRDefault="00CC5052">
      <w:pPr>
        <w:spacing w:line="240" w:lineRule="auto"/>
        <w:jc w:val="both"/>
        <w:rPr>
          <w:lang w:val="bs-Latn-BA"/>
        </w:rPr>
      </w:pPr>
      <w:del w:id="2758" w:author="Rajo" w:date="2018-05-23T21:05:00Z">
        <w:r w:rsidDel="00B94242">
          <w:rPr>
            <w:lang w:val="bs-Latn-BA"/>
          </w:rPr>
          <w:br w:type="page"/>
        </w:r>
      </w:del>
    </w:p>
    <w:p w14:paraId="7B869CF5" w14:textId="77777777" w:rsidR="00E94ADE" w:rsidDel="001B3F8C" w:rsidRDefault="00CC5052">
      <w:pPr>
        <w:pStyle w:val="Heading3"/>
        <w:spacing w:line="240" w:lineRule="auto"/>
        <w:jc w:val="both"/>
        <w:rPr>
          <w:del w:id="2759" w:author="Rajo" w:date="2018-06-17T14:57:00Z"/>
          <w:lang w:val="bs-Latn-BA"/>
        </w:rPr>
      </w:pPr>
      <w:bookmarkStart w:id="2760" w:name="_Toc511154442"/>
      <w:commentRangeStart w:id="2761"/>
      <w:commentRangeStart w:id="2762"/>
      <w:r>
        <w:rPr>
          <w:lang w:val="bs-Latn-BA"/>
        </w:rPr>
        <w:lastRenderedPageBreak/>
        <w:t>Arhitektura</w:t>
      </w:r>
      <w:bookmarkEnd w:id="2760"/>
      <w:commentRangeEnd w:id="2761"/>
      <w:r w:rsidR="00666E3D">
        <w:rPr>
          <w:rStyle w:val="CommentReference"/>
          <w:rFonts w:ascii="Times New Roman" w:eastAsiaTheme="minorHAnsi" w:hAnsi="Times New Roman" w:cstheme="minorBidi"/>
          <w:i w:val="0"/>
          <w:color w:val="auto"/>
        </w:rPr>
        <w:commentReference w:id="2761"/>
      </w:r>
      <w:commentRangeEnd w:id="2762"/>
      <w:r w:rsidR="00310776">
        <w:rPr>
          <w:rStyle w:val="CommentReference"/>
          <w:rFonts w:ascii="Times New Roman" w:eastAsiaTheme="minorHAnsi" w:hAnsi="Times New Roman" w:cstheme="minorBidi"/>
          <w:i w:val="0"/>
          <w:color w:val="auto"/>
        </w:rPr>
        <w:commentReference w:id="2762"/>
      </w:r>
    </w:p>
    <w:p w14:paraId="76406201" w14:textId="77777777" w:rsidR="00E94ADE" w:rsidRPr="00143689" w:rsidRDefault="00E94ADE">
      <w:pPr>
        <w:pStyle w:val="Heading3"/>
        <w:spacing w:line="240" w:lineRule="auto"/>
        <w:jc w:val="both"/>
        <w:rPr>
          <w:lang w:val="bs-Latn-BA"/>
        </w:rPr>
        <w:pPrChange w:id="2763" w:author="Rajo" w:date="2018-06-17T14:57:00Z">
          <w:pPr>
            <w:spacing w:line="240" w:lineRule="auto"/>
            <w:jc w:val="both"/>
          </w:pPr>
        </w:pPrChange>
      </w:pPr>
    </w:p>
    <w:p w14:paraId="1EFCBC12" w14:textId="77329E83" w:rsidR="00E94ADE" w:rsidDel="00951456" w:rsidRDefault="00CC5052">
      <w:pPr>
        <w:spacing w:line="240" w:lineRule="auto"/>
        <w:ind w:firstLine="360"/>
        <w:jc w:val="both"/>
        <w:rPr>
          <w:del w:id="2764" w:author="Rajo" w:date="2018-05-23T21:01:00Z"/>
          <w:vertAlign w:val="superscript"/>
          <w:lang w:val="bs-Latn-BA"/>
        </w:rPr>
        <w:pPrChange w:id="2765" w:author="Rajo" w:date="2018-06-17T14:57:00Z">
          <w:pPr>
            <w:spacing w:line="240" w:lineRule="auto"/>
            <w:ind w:firstLine="720"/>
            <w:jc w:val="both"/>
          </w:pPr>
        </w:pPrChange>
      </w:pPr>
      <w:r>
        <w:rPr>
          <w:lang w:val="bs-Latn-BA"/>
        </w:rPr>
        <w:t xml:space="preserve">CAS server i klijent su dvije osnovne komponente arhitekture CAS sistema, predstavljene na </w:t>
      </w:r>
      <w:del w:id="2766" w:author="Rajo" w:date="2018-06-17T15:00:00Z">
        <w:r w:rsidRPr="006C26D3" w:rsidDel="006C26D3">
          <w:rPr>
            <w:b/>
            <w:lang w:val="bs-Latn-BA"/>
            <w:rPrChange w:id="2767" w:author="Rajo" w:date="2018-06-17T15:00:00Z">
              <w:rPr>
                <w:lang w:val="bs-Latn-BA"/>
              </w:rPr>
            </w:rPrChange>
          </w:rPr>
          <w:delText>s</w:delText>
        </w:r>
      </w:del>
      <w:ins w:id="2768" w:author="Rajo" w:date="2018-06-17T15:00:00Z">
        <w:r w:rsidR="006C26D3" w:rsidRPr="006C26D3">
          <w:rPr>
            <w:b/>
            <w:lang w:val="bs-Latn-BA"/>
            <w:rPrChange w:id="2769" w:author="Rajo" w:date="2018-06-17T15:00:00Z">
              <w:rPr>
                <w:lang w:val="bs-Latn-BA"/>
              </w:rPr>
            </w:rPrChange>
          </w:rPr>
          <w:t>S</w:t>
        </w:r>
      </w:ins>
      <w:r w:rsidRPr="006C26D3">
        <w:rPr>
          <w:b/>
          <w:lang w:val="bs-Latn-BA"/>
          <w:rPrChange w:id="2770" w:author="Rajo" w:date="2018-06-17T15:00:00Z">
            <w:rPr>
              <w:lang w:val="bs-Latn-BA"/>
            </w:rPr>
          </w:rPrChange>
        </w:rPr>
        <w:t xml:space="preserve">lici </w:t>
      </w:r>
      <w:ins w:id="2771" w:author="Rajo" w:date="2018-06-17T15:00:00Z">
        <w:r w:rsidR="006C26D3" w:rsidRPr="006C26D3">
          <w:rPr>
            <w:b/>
            <w:lang w:val="bs-Latn-BA"/>
            <w:rPrChange w:id="2772" w:author="Rajo" w:date="2018-06-17T15:00:00Z">
              <w:rPr>
                <w:lang w:val="bs-Latn-BA"/>
              </w:rPr>
            </w:rPrChange>
          </w:rPr>
          <w:t>9</w:t>
        </w:r>
      </w:ins>
      <w:del w:id="2773" w:author="Rajo" w:date="2018-06-17T15:00:00Z">
        <w:r w:rsidRPr="006C26D3" w:rsidDel="006C26D3">
          <w:rPr>
            <w:b/>
            <w:lang w:val="bs-Latn-BA"/>
            <w:rPrChange w:id="2774" w:author="Rajo" w:date="2018-06-17T15:00:00Z">
              <w:rPr>
                <w:lang w:val="bs-Latn-BA"/>
              </w:rPr>
            </w:rPrChange>
          </w:rPr>
          <w:delText>8</w:delText>
        </w:r>
      </w:del>
      <w:r w:rsidRPr="006C26D3">
        <w:rPr>
          <w:b/>
          <w:lang w:val="bs-Latn-BA"/>
          <w:rPrChange w:id="2775" w:author="Rajo" w:date="2018-06-17T15:00:00Z">
            <w:rPr>
              <w:lang w:val="bs-Latn-BA"/>
            </w:rPr>
          </w:rPrChange>
        </w:rPr>
        <w:t>.1</w:t>
      </w:r>
      <w:r>
        <w:rPr>
          <w:lang w:val="bs-Latn-BA"/>
        </w:rPr>
        <w:t>, i mogu da vrše komunikaciju različitim vrstama podržanih protokola, navedenih u tački 8.1.</w:t>
      </w:r>
      <w:del w:id="2776" w:author="Rajo" w:date="2018-05-27T15:30:00Z">
        <w:r w:rsidDel="00A738B2">
          <w:rPr>
            <w:lang w:val="bs-Latn-BA"/>
          </w:rPr>
          <w:delText>4</w:delText>
        </w:r>
      </w:del>
      <w:ins w:id="2777"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360"/>
        <w:jc w:val="both"/>
        <w:rPr>
          <w:lang w:val="bs-Latn-BA"/>
        </w:rPr>
        <w:pPrChange w:id="2778" w:author="Rajo" w:date="2018-06-17T14:57:00Z">
          <w:pPr>
            <w:spacing w:line="240" w:lineRule="auto"/>
            <w:ind w:firstLine="720"/>
            <w:jc w:val="both"/>
          </w:pPr>
        </w:pPrChange>
      </w:pPr>
    </w:p>
    <w:p w14:paraId="6D23DA26" w14:textId="3D95B981" w:rsidR="00E94ADE" w:rsidRDefault="005078D6">
      <w:pPr>
        <w:keepNext/>
        <w:spacing w:line="240" w:lineRule="auto"/>
        <w:jc w:val="center"/>
        <w:rPr>
          <w:lang w:val="bs-Latn-BA"/>
        </w:rPr>
      </w:pPr>
      <w:del w:id="2779" w:author="Rajo" w:date="2018-05-24T19:06:00Z">
        <w:r>
          <w:rPr>
            <w:lang w:val="bs-Latn-BA"/>
          </w:rPr>
          <w:pict w14:anchorId="62C527CE">
            <v:shape id="_x0000_i1025" type="#_x0000_t75" style="width:354.75pt;height:441.75pt">
              <v:imagedata r:id="rId18" o:title="cas_architecture"/>
            </v:shape>
          </w:pict>
        </w:r>
      </w:del>
      <w:ins w:id="2780" w:author="Rajo" w:date="2018-05-24T19:07:00Z">
        <w:r w:rsidR="00425C6C">
          <w:rPr>
            <w:noProof/>
            <w:lang w:val="bs-Latn-BA"/>
          </w:rPr>
          <mc:AlternateContent>
            <mc:Choice Requires="wpc">
              <w:drawing>
                <wp:inline distT="0" distB="0" distL="0" distR="0" wp14:anchorId="5ACA56B8" wp14:editId="7773AB73">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9B0D46" w:rsidRPr="00B54DEE" w:rsidRDefault="009B0D46" w:rsidP="009B1042">
                                <w:pPr>
                                  <w:pStyle w:val="NormalWeb"/>
                                  <w:spacing w:before="0" w:beforeAutospacing="0" w:after="0" w:afterAutospacing="0" w:line="276" w:lineRule="auto"/>
                                  <w:jc w:val="center"/>
                                  <w:rPr>
                                    <w:sz w:val="22"/>
                                    <w:szCs w:val="22"/>
                                    <w:rPrChange w:id="2781" w:author="Rajo" w:date="2018-05-24T19:36:00Z">
                                      <w:rPr/>
                                    </w:rPrChange>
                                  </w:rPr>
                                </w:pPr>
                                <w:r w:rsidRPr="00B54DEE">
                                  <w:rPr>
                                    <w:rFonts w:ascii="Microsoft Sans Serif" w:eastAsia="Calibri" w:hAnsi="Microsoft Sans Serif"/>
                                    <w:bCs/>
                                    <w:sz w:val="22"/>
                                    <w:szCs w:val="22"/>
                                    <w:lang w:val="sr-Latn-RS"/>
                                    <w:rPrChange w:id="2782" w:author="Rajo" w:date="2018-05-24T19:36:00Z">
                                      <w:rPr>
                                        <w:rFonts w:ascii="Microsoft Sans Serif" w:eastAsia="Calibri" w:hAnsi="Microsoft Sans Serif"/>
                                        <w:b/>
                                        <w:bCs/>
                                        <w:sz w:val="16"/>
                                        <w:szCs w:val="16"/>
                                        <w:lang w:val="sr-Latn-RS"/>
                                      </w:rPr>
                                    </w:rPrChange>
                                  </w:rPr>
                                  <w:t>Korisni</w:t>
                                </w:r>
                                <w:ins w:id="2783" w:author="Rajo" w:date="2018-05-24T19:11:00Z">
                                  <w:r w:rsidRPr="00B54DEE">
                                    <w:rPr>
                                      <w:rFonts w:ascii="Microsoft Sans Serif" w:eastAsia="Calibri" w:hAnsi="Microsoft Sans Serif"/>
                                      <w:bCs/>
                                      <w:sz w:val="22"/>
                                      <w:szCs w:val="22"/>
                                      <w:lang w:val="sr-Latn-RS"/>
                                      <w:rPrChange w:id="2784"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785" w:author="Rajo" w:date="2018-05-24T19:36:00Z">
                                        <w:rPr>
                                          <w:rFonts w:ascii="Microsoft Sans Serif" w:eastAsia="Calibri" w:hAnsi="Microsoft Sans Serif"/>
                                          <w:b/>
                                          <w:bCs/>
                                          <w:sz w:val="20"/>
                                          <w:szCs w:val="20"/>
                                          <w:lang w:val="sr-Latn-RS"/>
                                        </w:rPr>
                                      </w:rPrChange>
                                    </w:rPr>
                                    <w:t>i</w:t>
                                  </w:r>
                                </w:ins>
                                <w:del w:id="2786" w:author="Rajo" w:date="2018-05-24T19:11:00Z">
                                  <w:r w:rsidRPr="00B54DEE" w:rsidDel="00425C6C">
                                    <w:rPr>
                                      <w:rFonts w:ascii="Microsoft Sans Serif" w:eastAsia="Calibri" w:hAnsi="Microsoft Sans Serif"/>
                                      <w:bCs/>
                                      <w:sz w:val="22"/>
                                      <w:szCs w:val="22"/>
                                      <w:lang w:val="sr-Latn-RS"/>
                                      <w:rPrChange w:id="2787"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9B0D46" w:rsidRPr="0053740F" w:rsidRDefault="009B0D46">
                                <w:pPr>
                                  <w:rPr>
                                    <w:rFonts w:ascii="Microsoft Sans Serif" w:hAnsi="Microsoft Sans Serif" w:cs="Microsoft Sans Serif"/>
                                    <w:b/>
                                    <w:sz w:val="22"/>
                                    <w:rPrChange w:id="2788" w:author="Rajo" w:date="2018-05-24T19:31:00Z">
                                      <w:rPr/>
                                    </w:rPrChange>
                                  </w:rPr>
                                </w:pPr>
                                <w:ins w:id="2789" w:author="Rajo" w:date="2018-05-24T19:29:00Z">
                                  <w:r w:rsidRPr="0053740F">
                                    <w:rPr>
                                      <w:rFonts w:ascii="Microsoft Sans Serif" w:hAnsi="Microsoft Sans Serif" w:cs="Microsoft Sans Serif"/>
                                      <w:b/>
                                      <w:sz w:val="22"/>
                                      <w:rPrChange w:id="2790" w:author="Rajo" w:date="2018-05-24T19:31:00Z">
                                        <w:rPr/>
                                      </w:rPrChange>
                                    </w:rPr>
                                    <w:t>CAS klijenti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9B0D46" w:rsidRPr="00B54DEE" w:rsidRDefault="009B0D46">
                                <w:pPr>
                                  <w:jc w:val="center"/>
                                  <w:rPr>
                                    <w:rFonts w:ascii="Microsoft Sans Serif" w:hAnsi="Microsoft Sans Serif" w:cs="Microsoft Sans Serif"/>
                                    <w:b/>
                                    <w:sz w:val="22"/>
                                    <w:rPrChange w:id="2791" w:author="Rajo" w:date="2018-05-24T19:38:00Z">
                                      <w:rPr/>
                                    </w:rPrChange>
                                  </w:rPr>
                                  <w:pPrChange w:id="2792" w:author="Rajo" w:date="2018-05-24T19:33:00Z">
                                    <w:pPr/>
                                  </w:pPrChange>
                                </w:pPr>
                                <w:ins w:id="2793" w:author="Rajo" w:date="2018-05-24T19:33:00Z">
                                  <w:r w:rsidRPr="00B54DEE">
                                    <w:rPr>
                                      <w:rFonts w:ascii="Microsoft Sans Serif" w:hAnsi="Microsoft Sans Serif" w:cs="Microsoft Sans Serif"/>
                                      <w:b/>
                                      <w:sz w:val="22"/>
                                      <w:rPrChange w:id="2794" w:author="Rajo" w:date="2018-05-24T19:38:00Z">
                                        <w:rPr/>
                                      </w:rPrChange>
                                    </w:rPr>
                                    <w:t>CAS protokol</w:t>
                                  </w:r>
                                </w:ins>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9B0D46" w:rsidRPr="00B54DEE" w:rsidRDefault="009B0D46">
                                <w:pPr>
                                  <w:jc w:val="center"/>
                                  <w:rPr>
                                    <w:rFonts w:ascii="Microsoft Sans Serif" w:hAnsi="Microsoft Sans Serif" w:cs="Microsoft Sans Serif"/>
                                    <w:sz w:val="22"/>
                                    <w:rPrChange w:id="2795" w:author="Rajo" w:date="2018-05-24T19:37:00Z">
                                      <w:rPr/>
                                    </w:rPrChange>
                                  </w:rPr>
                                  <w:pPrChange w:id="2796" w:author="Rajo" w:date="2018-05-24T19:19:00Z">
                                    <w:pPr/>
                                  </w:pPrChange>
                                </w:pPr>
                                <w:ins w:id="2797" w:author="Rajo" w:date="2018-05-24T19:19:00Z">
                                  <w:r w:rsidRPr="00B54DEE">
                                    <w:rPr>
                                      <w:rFonts w:ascii="Microsoft Sans Serif" w:hAnsi="Microsoft Sans Serif" w:cs="Microsoft Sans Serif"/>
                                      <w:sz w:val="22"/>
                                      <w:rPrChange w:id="2798" w:author="Rajo" w:date="2018-05-24T19:37:00Z">
                                        <w:rPr/>
                                      </w:rPrChange>
                                    </w:rPr>
                                    <w:t>Apache aplikacij</w:t>
                                  </w:r>
                                </w:ins>
                                <w:ins w:id="2799" w:author="Rajo" w:date="2018-05-24T19:20:00Z">
                                  <w:r w:rsidRPr="00B54DEE">
                                    <w:rPr>
                                      <w:rFonts w:ascii="Microsoft Sans Serif" w:hAnsi="Microsoft Sans Serif" w:cs="Microsoft Sans Serif"/>
                                      <w:sz w:val="22"/>
                                      <w:rPrChange w:id="2800" w:author="Rajo" w:date="2018-05-24T19:37:00Z">
                                        <w:rPr/>
                                      </w:rPrChange>
                                    </w:rPr>
                                    <w:t>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9B0D46" w:rsidRPr="00B54DEE" w:rsidRDefault="009B0D46" w:rsidP="0053740F">
                                <w:pPr>
                                  <w:pStyle w:val="NormalWeb"/>
                                  <w:spacing w:before="0" w:beforeAutospacing="0" w:after="160" w:afterAutospacing="0" w:line="276" w:lineRule="auto"/>
                                  <w:jc w:val="center"/>
                                  <w:rPr>
                                    <w:sz w:val="22"/>
                                    <w:szCs w:val="22"/>
                                    <w:rPrChange w:id="2801" w:author="Rajo" w:date="2018-05-24T19:37:00Z">
                                      <w:rPr/>
                                    </w:rPrChange>
                                  </w:rPr>
                                </w:pPr>
                                <w:del w:id="2802" w:author="Rajo" w:date="2018-05-24T19:26:00Z">
                                  <w:r w:rsidRPr="00B54DEE" w:rsidDel="0053740F">
                                    <w:rPr>
                                      <w:rFonts w:ascii="Microsoft Sans Serif" w:eastAsia="Calibri" w:hAnsi="Microsoft Sans Serif"/>
                                      <w:sz w:val="22"/>
                                      <w:szCs w:val="22"/>
                                      <w:rPrChange w:id="2803" w:author="Rajo" w:date="2018-05-24T19:37:00Z">
                                        <w:rPr>
                                          <w:rFonts w:ascii="Microsoft Sans Serif" w:eastAsia="Calibri" w:hAnsi="Microsoft Sans Serif"/>
                                          <w:color w:val="008080"/>
                                          <w:sz w:val="20"/>
                                          <w:szCs w:val="20"/>
                                          <w:u w:val="single"/>
                                        </w:rPr>
                                      </w:rPrChange>
                                    </w:rPr>
                                    <w:delText>Apache aplikacija</w:delText>
                                  </w:r>
                                </w:del>
                                <w:ins w:id="2804" w:author="Rajo" w:date="2018-05-24T19:26:00Z">
                                  <w:r w:rsidRPr="00B54DEE">
                                    <w:rPr>
                                      <w:rFonts w:ascii="Microsoft Sans Serif" w:eastAsia="Calibri" w:hAnsi="Microsoft Sans Serif"/>
                                      <w:sz w:val="22"/>
                                      <w:szCs w:val="22"/>
                                      <w:rPrChange w:id="2805" w:author="Rajo" w:date="2018-05-24T19:37:00Z">
                                        <w:rPr>
                                          <w:rFonts w:ascii="Microsoft Sans Serif" w:eastAsia="Calibri" w:hAnsi="Microsoft Sans Serif"/>
                                          <w:color w:val="008080"/>
                                          <w:sz w:val="20"/>
                                          <w:szCs w:val="20"/>
                                          <w:u w:val="single"/>
                                        </w:rPr>
                                      </w:rPrChange>
                                    </w:rPr>
                                    <w:t>Java aplikacija</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9B0D46" w:rsidRPr="00B54DEE" w:rsidRDefault="009B0D46" w:rsidP="0053740F">
                                <w:pPr>
                                  <w:pStyle w:val="NormalWeb"/>
                                  <w:spacing w:before="0" w:beforeAutospacing="0" w:after="160" w:afterAutospacing="0" w:line="276" w:lineRule="auto"/>
                                  <w:jc w:val="center"/>
                                  <w:rPr>
                                    <w:sz w:val="22"/>
                                    <w:szCs w:val="22"/>
                                    <w:rPrChange w:id="2806" w:author="Rajo" w:date="2018-05-24T19:37:00Z">
                                      <w:rPr/>
                                    </w:rPrChange>
                                  </w:rPr>
                                </w:pPr>
                                <w:del w:id="2807" w:author="Rajo" w:date="2018-05-24T19:27:00Z">
                                  <w:r w:rsidRPr="00B54DEE" w:rsidDel="0053740F">
                                    <w:rPr>
                                      <w:rFonts w:ascii="Microsoft Sans Serif" w:eastAsia="Calibri" w:hAnsi="Microsoft Sans Serif"/>
                                      <w:sz w:val="22"/>
                                      <w:szCs w:val="22"/>
                                      <w:rPrChange w:id="2808" w:author="Rajo" w:date="2018-05-24T19:37:00Z">
                                        <w:rPr>
                                          <w:rFonts w:ascii="Microsoft Sans Serif" w:eastAsia="Calibri" w:hAnsi="Microsoft Sans Serif"/>
                                          <w:color w:val="008080"/>
                                          <w:sz w:val="20"/>
                                          <w:szCs w:val="20"/>
                                          <w:u w:val="single"/>
                                        </w:rPr>
                                      </w:rPrChange>
                                    </w:rPr>
                                    <w:delText>Apache aplikacija</w:delText>
                                  </w:r>
                                </w:del>
                                <w:ins w:id="2809" w:author="Rajo" w:date="2018-05-24T19:27:00Z">
                                  <w:r w:rsidRPr="00B54DEE">
                                    <w:rPr>
                                      <w:rFonts w:ascii="Microsoft Sans Serif" w:eastAsia="Calibri" w:hAnsi="Microsoft Sans Serif"/>
                                      <w:sz w:val="22"/>
                                      <w:szCs w:val="22"/>
                                      <w:rPrChange w:id="2810" w:author="Rajo" w:date="2018-05-24T19:37:00Z">
                                        <w:rPr>
                                          <w:rFonts w:ascii="Microsoft Sans Serif" w:eastAsia="Calibri" w:hAnsi="Microsoft Sans Serif"/>
                                          <w:color w:val="008080"/>
                                          <w:sz w:val="20"/>
                                          <w:szCs w:val="20"/>
                                          <w:u w:val="single"/>
                                        </w:rPr>
                                      </w:rPrChange>
                                    </w:rPr>
                                    <w:t>Google aplikacija</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9B0D46" w:rsidRPr="00B54DEE" w:rsidRDefault="009B0D46">
                                <w:pPr>
                                  <w:jc w:val="center"/>
                                  <w:rPr>
                                    <w:rFonts w:ascii="Microsoft Sans Serif" w:hAnsi="Microsoft Sans Serif" w:cs="Microsoft Sans Serif"/>
                                    <w:b/>
                                    <w:sz w:val="22"/>
                                    <w:rPrChange w:id="2811" w:author="Rajo" w:date="2018-05-24T19:38:00Z">
                                      <w:rPr/>
                                    </w:rPrChange>
                                  </w:rPr>
                                  <w:pPrChange w:id="2812" w:author="Rajo" w:date="2018-05-24T19:37:00Z">
                                    <w:pPr/>
                                  </w:pPrChange>
                                </w:pPr>
                                <w:ins w:id="2813" w:author="Rajo" w:date="2018-05-24T19:37:00Z">
                                  <w:r w:rsidRPr="00B54DEE">
                                    <w:rPr>
                                      <w:rFonts w:ascii="Microsoft Sans Serif" w:hAnsi="Microsoft Sans Serif" w:cs="Microsoft Sans Serif"/>
                                      <w:b/>
                                      <w:sz w:val="22"/>
                                      <w:rPrChange w:id="2814" w:author="Rajo" w:date="2018-05-24T19:38:00Z">
                                        <w:rPr/>
                                      </w:rPrChange>
                                    </w:rPr>
                                    <w:t>SAML protokol</w:t>
                                  </w:r>
                                </w:ins>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9B0D46" w:rsidRPr="00B54DEE" w:rsidRDefault="009B0D46">
                                <w:pPr>
                                  <w:jc w:val="center"/>
                                  <w:rPr>
                                    <w:rFonts w:ascii="Microsoft Sans Serif" w:hAnsi="Microsoft Sans Serif" w:cs="Microsoft Sans Serif"/>
                                    <w:b/>
                                    <w:sz w:val="22"/>
                                    <w:rPrChange w:id="2815" w:author="Rajo" w:date="2018-05-24T19:39:00Z">
                                      <w:rPr/>
                                    </w:rPrChange>
                                  </w:rPr>
                                  <w:pPrChange w:id="2816" w:author="Rajo" w:date="2018-05-24T19:38:00Z">
                                    <w:pPr/>
                                  </w:pPrChange>
                                </w:pPr>
                                <w:ins w:id="2817" w:author="Rajo" w:date="2018-05-24T19:38:00Z">
                                  <w:r w:rsidRPr="00B54DEE">
                                    <w:rPr>
                                      <w:rFonts w:ascii="Microsoft Sans Serif" w:hAnsi="Microsoft Sans Serif" w:cs="Microsoft Sans Serif"/>
                                      <w:b/>
                                      <w:sz w:val="22"/>
                                      <w:rPrChange w:id="2818" w:author="Rajo" w:date="2018-05-24T19:39:00Z">
                                        <w:rPr/>
                                      </w:rPrChange>
                                    </w:rPr>
                                    <w:t>OAuth</w:t>
                                  </w:r>
                                </w:ins>
                                <w:ins w:id="2819" w:author="Rajo" w:date="2018-05-24T19:39:00Z">
                                  <w:r w:rsidRPr="00B54DEE">
                                    <w:rPr>
                                      <w:rFonts w:ascii="Microsoft Sans Serif" w:hAnsi="Microsoft Sans Serif" w:cs="Microsoft Sans Serif"/>
                                      <w:b/>
                                      <w:sz w:val="22"/>
                                      <w:rPrChange w:id="2820" w:author="Rajo" w:date="2018-05-24T19:39:00Z">
                                        <w:rPr/>
                                      </w:rPrChange>
                                    </w:rPr>
                                    <w:t xml:space="preserve"> protokol</w:t>
                                  </w:r>
                                </w:ins>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9B0D46" w:rsidRPr="009B1042" w:rsidRDefault="009B0D46" w:rsidP="000B6AA7">
                                <w:pPr>
                                  <w:pStyle w:val="NormalWeb"/>
                                  <w:spacing w:before="0" w:beforeAutospacing="0" w:after="160" w:afterAutospacing="0" w:line="276" w:lineRule="auto"/>
                                </w:pPr>
                                <w:del w:id="2821" w:author="Rajo" w:date="2018-05-24T19:43:00Z">
                                  <w:r w:rsidRPr="000B6AA7" w:rsidDel="000B6AA7">
                                    <w:rPr>
                                      <w:rFonts w:ascii="Microsoft Sans Serif" w:eastAsia="Calibri" w:hAnsi="Microsoft Sans Serif"/>
                                      <w:b/>
                                      <w:bCs/>
                                      <w:sz w:val="22"/>
                                      <w:szCs w:val="22"/>
                                      <w:rPrChange w:id="2822" w:author="Rajo" w:date="2018-05-24T19:43:00Z">
                                        <w:rPr>
                                          <w:rFonts w:ascii="Microsoft Sans Serif" w:eastAsia="Calibri" w:hAnsi="Microsoft Sans Serif"/>
                                          <w:b/>
                                          <w:bCs/>
                                          <w:color w:val="008080"/>
                                          <w:sz w:val="22"/>
                                          <w:szCs w:val="22"/>
                                          <w:u w:val="single"/>
                                        </w:rPr>
                                      </w:rPrChange>
                                    </w:rPr>
                                    <w:delText>CAS klijenti</w:delText>
                                  </w:r>
                                </w:del>
                                <w:ins w:id="2823" w:author="Rajo" w:date="2018-05-24T19:43:00Z">
                                  <w:r w:rsidRPr="000B6AA7">
                                    <w:rPr>
                                      <w:rFonts w:ascii="Microsoft Sans Serif" w:eastAsia="Calibri" w:hAnsi="Microsoft Sans Serif"/>
                                      <w:b/>
                                      <w:bCs/>
                                      <w:sz w:val="22"/>
                                      <w:szCs w:val="22"/>
                                      <w:rPrChange w:id="2824"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9B0D46" w:rsidRPr="0079239A" w:rsidRDefault="009B0D46">
                                <w:pPr>
                                  <w:jc w:val="center"/>
                                  <w:rPr>
                                    <w:rFonts w:ascii="Microsoft Sans Serif" w:hAnsi="Microsoft Sans Serif" w:cs="Microsoft Sans Serif"/>
                                    <w:color w:val="000000" w:themeColor="text1"/>
                                    <w:szCs w:val="24"/>
                                    <w:rPrChange w:id="2825" w:author="Rajo" w:date="2018-05-24T19:48:00Z">
                                      <w:rPr/>
                                    </w:rPrChange>
                                  </w:rPr>
                                  <w:pPrChange w:id="2826" w:author="Rajo" w:date="2018-05-24T19:45:00Z">
                                    <w:pPr/>
                                  </w:pPrChange>
                                </w:pPr>
                                <w:ins w:id="2827" w:author="Rajo" w:date="2018-05-24T19:45:00Z">
                                  <w:r w:rsidRPr="0079239A">
                                    <w:rPr>
                                      <w:rFonts w:ascii="Microsoft Sans Serif" w:hAnsi="Microsoft Sans Serif" w:cs="Microsoft Sans Serif"/>
                                      <w:color w:val="000000" w:themeColor="text1"/>
                                      <w:szCs w:val="24"/>
                                      <w:rPrChange w:id="2828" w:author="Rajo" w:date="2018-05-24T19:48:00Z">
                                        <w:rPr/>
                                      </w:rPrChange>
                                    </w:rPr>
                                    <w:t>Spring MVC/</w:t>
                                  </w:r>
                                </w:ins>
                                <w:ins w:id="2829" w:author="Rajo" w:date="2018-05-24T19:46:00Z">
                                  <w:r w:rsidRPr="0079239A">
                                    <w:rPr>
                                      <w:rFonts w:ascii="Microsoft Sans Serif" w:hAnsi="Microsoft Sans Serif" w:cs="Microsoft Sans Serif"/>
                                      <w:color w:val="000000" w:themeColor="text1"/>
                                      <w:szCs w:val="24"/>
                                      <w:rPrChange w:id="2830" w:author="Rajo" w:date="2018-05-24T19:48:00Z">
                                        <w:rPr/>
                                      </w:rPrChange>
                                    </w:rPr>
                                    <w:t>Webflow</w:t>
                                  </w:r>
                                </w:ins>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9B0D46" w:rsidRPr="0079239A" w:rsidRDefault="009B0D46" w:rsidP="0079239A">
                                <w:pPr>
                                  <w:pStyle w:val="NormalWeb"/>
                                  <w:spacing w:before="0" w:beforeAutospacing="0" w:after="160" w:afterAutospacing="0" w:line="276" w:lineRule="auto"/>
                                  <w:jc w:val="center"/>
                                  <w:rPr>
                                    <w:color w:val="000000" w:themeColor="text1"/>
                                    <w:rPrChange w:id="2831" w:author="Rajo" w:date="2018-05-24T19:49:00Z">
                                      <w:rPr/>
                                    </w:rPrChange>
                                  </w:rPr>
                                </w:pPr>
                                <w:del w:id="2832" w:author="Rajo" w:date="2018-05-24T19:49:00Z">
                                  <w:r w:rsidRPr="0079239A" w:rsidDel="0079239A">
                                    <w:rPr>
                                      <w:rFonts w:ascii="Microsoft Sans Serif" w:eastAsia="Calibri" w:hAnsi="Microsoft Sans Serif"/>
                                      <w:color w:val="000000" w:themeColor="text1"/>
                                      <w:rPrChange w:id="2833" w:author="Rajo" w:date="2018-05-24T19:49:00Z">
                                        <w:rPr>
                                          <w:rFonts w:ascii="Microsoft Sans Serif" w:eastAsia="Calibri" w:hAnsi="Microsoft Sans Serif"/>
                                          <w:color w:val="008080"/>
                                          <w:u w:val="single"/>
                                        </w:rPr>
                                      </w:rPrChange>
                                    </w:rPr>
                                    <w:delText>Spring MVC/Webflow</w:delText>
                                  </w:r>
                                </w:del>
                                <w:ins w:id="2834" w:author="Rajo" w:date="2018-05-24T20:07:00Z">
                                  <w:r>
                                    <w:rPr>
                                      <w:rFonts w:ascii="Microsoft Sans Serif" w:eastAsia="Calibri" w:hAnsi="Microsoft Sans Serif"/>
                                      <w:color w:val="000000" w:themeColor="text1"/>
                                    </w:rPr>
                                    <w:t>Upravljanje</w:t>
                                  </w:r>
                                </w:ins>
                                <w:ins w:id="2835" w:author="Rajo" w:date="2018-05-24T20:06:00Z">
                                  <w:r>
                                    <w:rPr>
                                      <w:rFonts w:ascii="Microsoft Sans Serif" w:eastAsia="Calibri" w:hAnsi="Microsoft Sans Serif"/>
                                      <w:color w:val="000000" w:themeColor="text1"/>
                                    </w:rPr>
                                    <w:t xml:space="preserve"> tiketima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9B0D46" w:rsidRPr="0079239A" w:rsidRDefault="009B0D46" w:rsidP="0079239A">
                                <w:pPr>
                                  <w:pStyle w:val="NormalWeb"/>
                                  <w:spacing w:before="0" w:beforeAutospacing="0" w:after="160" w:afterAutospacing="0" w:line="276" w:lineRule="auto"/>
                                  <w:jc w:val="center"/>
                                  <w:rPr>
                                    <w:color w:val="000000" w:themeColor="text1"/>
                                    <w:rPrChange w:id="2836" w:author="Rajo" w:date="2018-05-24T19:50:00Z">
                                      <w:rPr/>
                                    </w:rPrChange>
                                  </w:rPr>
                                </w:pPr>
                                <w:del w:id="2837" w:author="Rajo" w:date="2018-05-24T19:50:00Z">
                                  <w:r w:rsidRPr="0079239A" w:rsidDel="0079239A">
                                    <w:rPr>
                                      <w:rFonts w:ascii="Microsoft Sans Serif" w:eastAsia="Calibri" w:hAnsi="Microsoft Sans Serif"/>
                                      <w:color w:val="000000" w:themeColor="text1"/>
                                      <w:rPrChange w:id="2838" w:author="Rajo" w:date="2018-05-24T19:50:00Z">
                                        <w:rPr>
                                          <w:rFonts w:ascii="Microsoft Sans Serif" w:eastAsia="Calibri" w:hAnsi="Microsoft Sans Serif"/>
                                          <w:color w:val="008080"/>
                                          <w:u w:val="single"/>
                                        </w:rPr>
                                      </w:rPrChange>
                                    </w:rPr>
                                    <w:delText>Spring MVC/Webflow</w:delText>
                                  </w:r>
                                </w:del>
                                <w:ins w:id="2839" w:author="Rajo" w:date="2018-05-24T19:50:00Z">
                                  <w:r w:rsidRPr="0079239A">
                                    <w:rPr>
                                      <w:rFonts w:ascii="Microsoft Sans Serif" w:eastAsia="Calibri" w:hAnsi="Microsoft Sans Serif"/>
                                      <w:color w:val="000000" w:themeColor="text1"/>
                                      <w:rPrChange w:id="2840"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9B0D46" w:rsidRPr="0079239A" w:rsidRDefault="009B0D46" w:rsidP="0079239A">
                                <w:pPr>
                                  <w:pStyle w:val="NormalWeb"/>
                                  <w:spacing w:before="0" w:beforeAutospacing="0" w:after="160" w:afterAutospacing="0" w:line="276" w:lineRule="auto"/>
                                  <w:jc w:val="center"/>
                                  <w:rPr>
                                    <w:color w:val="000000" w:themeColor="text1"/>
                                    <w:rPrChange w:id="2841" w:author="Rajo" w:date="2018-05-24T19:55:00Z">
                                      <w:rPr/>
                                    </w:rPrChange>
                                  </w:rPr>
                                </w:pPr>
                                <w:del w:id="2842" w:author="Rajo" w:date="2018-05-24T19:52:00Z">
                                  <w:r w:rsidRPr="0079239A" w:rsidDel="0079239A">
                                    <w:rPr>
                                      <w:rFonts w:ascii="Microsoft Sans Serif" w:eastAsia="Calibri" w:hAnsi="Microsoft Sans Serif"/>
                                      <w:color w:val="000000" w:themeColor="text1"/>
                                      <w:rPrChange w:id="2843" w:author="Rajo" w:date="2018-05-24T19:55:00Z">
                                        <w:rPr>
                                          <w:rFonts w:ascii="Microsoft Sans Serif" w:eastAsia="Calibri" w:hAnsi="Microsoft Sans Serif"/>
                                          <w:color w:val="008080"/>
                                          <w:sz w:val="22"/>
                                          <w:szCs w:val="22"/>
                                          <w:u w:val="single"/>
                                        </w:rPr>
                                      </w:rPrChange>
                                    </w:rPr>
                                    <w:delText>Apache aplikacija</w:delText>
                                  </w:r>
                                </w:del>
                                <w:ins w:id="2844" w:author="Rajo" w:date="2018-05-24T19:54:00Z">
                                  <w:r w:rsidRPr="0079239A">
                                    <w:rPr>
                                      <w:rFonts w:ascii="Microsoft Sans Serif" w:eastAsia="Calibri" w:hAnsi="Microsoft Sans Serif"/>
                                      <w:color w:val="000000" w:themeColor="text1"/>
                                      <w:rPrChange w:id="2845"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846" w:author="Rajo" w:date="2018-05-24T19:58:00Z">
                                      <w:rPr/>
                                    </w:rPrChange>
                                  </w:rPr>
                                </w:pPr>
                                <w:del w:id="2847" w:author="Rajo" w:date="2018-05-24T19:58:00Z">
                                  <w:r w:rsidRPr="009B1042" w:rsidDel="009B1042">
                                    <w:rPr>
                                      <w:rFonts w:ascii="Microsoft Sans Serif" w:eastAsia="Calibri" w:hAnsi="Microsoft Sans Serif"/>
                                      <w:color w:val="000000" w:themeColor="text1"/>
                                      <w:rPrChange w:id="2848" w:author="Rajo" w:date="2018-05-24T19:58:00Z">
                                        <w:rPr>
                                          <w:rFonts w:ascii="Microsoft Sans Serif" w:eastAsia="Calibri" w:hAnsi="Microsoft Sans Serif"/>
                                          <w:color w:val="008080"/>
                                          <w:sz w:val="22"/>
                                          <w:szCs w:val="22"/>
                                          <w:u w:val="single"/>
                                        </w:rPr>
                                      </w:rPrChange>
                                    </w:rPr>
                                    <w:delText>Apache aplikacija</w:delText>
                                  </w:r>
                                </w:del>
                                <w:ins w:id="2849"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850" w:author="Rajo" w:date="2018-05-24T19:59:00Z">
                                      <w:rPr/>
                                    </w:rPrChange>
                                  </w:rPr>
                                </w:pPr>
                                <w:del w:id="2851" w:author="Rajo" w:date="2018-05-24T19:59:00Z">
                                  <w:r w:rsidRPr="009B1042" w:rsidDel="009B1042">
                                    <w:rPr>
                                      <w:rFonts w:ascii="Microsoft Sans Serif" w:eastAsia="Calibri" w:hAnsi="Microsoft Sans Serif"/>
                                      <w:color w:val="000000" w:themeColor="text1"/>
                                      <w:rPrChange w:id="2852" w:author="Rajo" w:date="2018-05-24T19:59:00Z">
                                        <w:rPr>
                                          <w:rFonts w:ascii="Microsoft Sans Serif" w:eastAsia="Calibri" w:hAnsi="Microsoft Sans Serif"/>
                                          <w:color w:val="008080"/>
                                          <w:sz w:val="22"/>
                                          <w:szCs w:val="22"/>
                                          <w:u w:val="single"/>
                                        </w:rPr>
                                      </w:rPrChange>
                                    </w:rPr>
                                    <w:delText>Apache aplikacija</w:delText>
                                  </w:r>
                                </w:del>
                                <w:ins w:id="2853" w:author="Rajo" w:date="2018-05-24T19:59:00Z">
                                  <w:r w:rsidRPr="009B1042">
                                    <w:rPr>
                                      <w:rFonts w:ascii="Microsoft Sans Serif" w:eastAsia="Calibri" w:hAnsi="Microsoft Sans Serif"/>
                                      <w:color w:val="000000" w:themeColor="text1"/>
                                      <w:rPrChange w:id="2854"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9B0D46" w:rsidRPr="00215582" w:rsidRDefault="009B0D46">
                                <w:pPr>
                                  <w:jc w:val="center"/>
                                  <w:rPr>
                                    <w:rFonts w:ascii="Microsoft Sans Serif" w:hAnsi="Microsoft Sans Serif" w:cs="Microsoft Sans Serif"/>
                                    <w:rPrChange w:id="2855" w:author="Rajo" w:date="2018-05-24T20:03:00Z">
                                      <w:rPr/>
                                    </w:rPrChange>
                                  </w:rPr>
                                  <w:pPrChange w:id="2856" w:author="Rajo" w:date="2018-05-24T20:04:00Z">
                                    <w:pPr/>
                                  </w:pPrChange>
                                </w:pPr>
                                <w:ins w:id="2857" w:author="Rajo" w:date="2018-05-24T20:03:00Z">
                                  <w:r w:rsidRPr="00215582">
                                    <w:rPr>
                                      <w:rFonts w:ascii="Microsoft Sans Serif" w:hAnsi="Microsoft Sans Serif" w:cs="Microsoft Sans Serif"/>
                                      <w:rPrChange w:id="2858"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9B0D46" w:rsidRPr="00215582" w:rsidRDefault="009B0D46" w:rsidP="00215582">
                                <w:pPr>
                                  <w:pStyle w:val="NormalWeb"/>
                                  <w:spacing w:before="0" w:beforeAutospacing="0" w:after="160" w:afterAutospacing="0" w:line="276" w:lineRule="auto"/>
                                  <w:jc w:val="center"/>
                                  <w:rPr>
                                    <w:color w:val="000000" w:themeColor="text1"/>
                                    <w:rPrChange w:id="2859" w:author="Rajo" w:date="2018-05-24T20:04:00Z">
                                      <w:rPr/>
                                    </w:rPrChange>
                                  </w:rPr>
                                </w:pPr>
                                <w:del w:id="2860" w:author="Rajo" w:date="2018-05-24T20:04:00Z">
                                  <w:r w:rsidRPr="00215582" w:rsidDel="00215582">
                                    <w:rPr>
                                      <w:rFonts w:ascii="Microsoft Sans Serif" w:eastAsia="Calibri" w:hAnsi="Microsoft Sans Serif"/>
                                      <w:color w:val="000000" w:themeColor="text1"/>
                                      <w:rPrChange w:id="2861" w:author="Rajo" w:date="2018-05-24T20:04:00Z">
                                        <w:rPr>
                                          <w:rFonts w:ascii="Microsoft Sans Serif" w:eastAsia="Calibri" w:hAnsi="Microsoft Sans Serif"/>
                                          <w:color w:val="008080"/>
                                          <w:u w:val="single"/>
                                        </w:rPr>
                                      </w:rPrChange>
                                    </w:rPr>
                                    <w:delText>LDAP</w:delText>
                                  </w:r>
                                </w:del>
                                <w:ins w:id="2862" w:author="Rajo" w:date="2018-05-24T20:04:00Z">
                                  <w:r w:rsidRPr="00215582">
                                    <w:rPr>
                                      <w:rFonts w:ascii="Microsoft Sans Serif" w:eastAsia="Calibri" w:hAnsi="Microsoft Sans Serif"/>
                                      <w:color w:val="000000" w:themeColor="text1"/>
                                      <w:rPrChange w:id="2863"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9B0D46" w:rsidRPr="00215582" w:rsidRDefault="009B0D46" w:rsidP="00215582">
                                <w:pPr>
                                  <w:pStyle w:val="NormalWeb"/>
                                  <w:spacing w:before="0" w:beforeAutospacing="0" w:after="160" w:afterAutospacing="0" w:line="276" w:lineRule="auto"/>
                                  <w:jc w:val="center"/>
                                  <w:rPr>
                                    <w:color w:val="000000" w:themeColor="text1"/>
                                    <w:rPrChange w:id="2864" w:author="Rajo" w:date="2018-05-24T20:05:00Z">
                                      <w:rPr/>
                                    </w:rPrChange>
                                  </w:rPr>
                                </w:pPr>
                                <w:del w:id="2865" w:author="Rajo" w:date="2018-05-24T20:05:00Z">
                                  <w:r w:rsidRPr="00215582" w:rsidDel="00215582">
                                    <w:rPr>
                                      <w:rFonts w:ascii="Microsoft Sans Serif" w:eastAsia="Calibri" w:hAnsi="Microsoft Sans Serif"/>
                                      <w:color w:val="000000" w:themeColor="text1"/>
                                      <w:u w:val="single"/>
                                      <w:rPrChange w:id="2866" w:author="Rajo" w:date="2018-05-24T20:05:00Z">
                                        <w:rPr>
                                          <w:rFonts w:ascii="Microsoft Sans Serif" w:eastAsia="Calibri" w:hAnsi="Microsoft Sans Serif"/>
                                          <w:color w:val="008080"/>
                                          <w:u w:val="single"/>
                                        </w:rPr>
                                      </w:rPrChange>
                                    </w:rPr>
                                    <w:delText>LDAP</w:delText>
                                  </w:r>
                                </w:del>
                                <w:ins w:id="2867" w:author="Rajo" w:date="2018-05-24T20:05:00Z">
                                  <w:r w:rsidRPr="00215582">
                                    <w:rPr>
                                      <w:rFonts w:ascii="Microsoft Sans Serif" w:eastAsia="Calibri" w:hAnsi="Microsoft Sans Serif"/>
                                      <w:color w:val="000000" w:themeColor="text1"/>
                                      <w:u w:val="single"/>
                                      <w:rPrChange w:id="2868"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315"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">
                  <v:shape id="_x0000_s1316" type="#_x0000_t75" style="position:absolute;width:54864;height:66763;visibility:visible;mso-wrap-style:square">
                    <v:fill o:detectmouseclick="t"/>
                    <v:path o:connecttype="none"/>
                  </v:shape>
                  <v:shape id="Graphic 240" o:spid="_x0000_s1317"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4" o:title="User"/>
                  </v:shape>
                  <v:shape id="Graphic 240" o:spid="_x0000_s1318"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4" o:title="User"/>
                  </v:shape>
                  <v:shape id="Graphic 240" o:spid="_x0000_s1319"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4" o:title="User"/>
                  </v:shape>
                  <v:shape id="Text Box 231" o:spid="_x0000_s1320"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9B0D46" w:rsidRPr="00B54DEE" w:rsidRDefault="009B0D46" w:rsidP="009B1042">
                          <w:pPr>
                            <w:pStyle w:val="NormalWeb"/>
                            <w:spacing w:before="0" w:beforeAutospacing="0" w:after="0" w:afterAutospacing="0" w:line="276" w:lineRule="auto"/>
                            <w:jc w:val="center"/>
                            <w:rPr>
                              <w:sz w:val="22"/>
                              <w:szCs w:val="22"/>
                              <w:rPrChange w:id="2869" w:author="Rajo" w:date="2018-05-24T19:36:00Z">
                                <w:rPr/>
                              </w:rPrChange>
                            </w:rPr>
                          </w:pPr>
                          <w:r w:rsidRPr="00B54DEE">
                            <w:rPr>
                              <w:rFonts w:ascii="Microsoft Sans Serif" w:eastAsia="Calibri" w:hAnsi="Microsoft Sans Serif"/>
                              <w:bCs/>
                              <w:sz w:val="22"/>
                              <w:szCs w:val="22"/>
                              <w:lang w:val="sr-Latn-RS"/>
                              <w:rPrChange w:id="2870" w:author="Rajo" w:date="2018-05-24T19:36:00Z">
                                <w:rPr>
                                  <w:rFonts w:ascii="Microsoft Sans Serif" w:eastAsia="Calibri" w:hAnsi="Microsoft Sans Serif"/>
                                  <w:b/>
                                  <w:bCs/>
                                  <w:sz w:val="16"/>
                                  <w:szCs w:val="16"/>
                                  <w:lang w:val="sr-Latn-RS"/>
                                </w:rPr>
                              </w:rPrChange>
                            </w:rPr>
                            <w:t>Korisni</w:t>
                          </w:r>
                          <w:ins w:id="2871" w:author="Rajo" w:date="2018-05-24T19:11:00Z">
                            <w:r w:rsidRPr="00B54DEE">
                              <w:rPr>
                                <w:rFonts w:ascii="Microsoft Sans Serif" w:eastAsia="Calibri" w:hAnsi="Microsoft Sans Serif"/>
                                <w:bCs/>
                                <w:sz w:val="22"/>
                                <w:szCs w:val="22"/>
                                <w:lang w:val="sr-Latn-RS"/>
                                <w:rPrChange w:id="2872"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873" w:author="Rajo" w:date="2018-05-24T19:36:00Z">
                                  <w:rPr>
                                    <w:rFonts w:ascii="Microsoft Sans Serif" w:eastAsia="Calibri" w:hAnsi="Microsoft Sans Serif"/>
                                    <w:b/>
                                    <w:bCs/>
                                    <w:sz w:val="20"/>
                                    <w:szCs w:val="20"/>
                                    <w:lang w:val="sr-Latn-RS"/>
                                  </w:rPr>
                                </w:rPrChange>
                              </w:rPr>
                              <w:t>i</w:t>
                            </w:r>
                          </w:ins>
                          <w:del w:id="2874" w:author="Rajo" w:date="2018-05-24T19:11:00Z">
                            <w:r w:rsidRPr="00B54DEE" w:rsidDel="00425C6C">
                              <w:rPr>
                                <w:rFonts w:ascii="Microsoft Sans Serif" w:eastAsia="Calibri" w:hAnsi="Microsoft Sans Serif"/>
                                <w:bCs/>
                                <w:sz w:val="22"/>
                                <w:szCs w:val="22"/>
                                <w:lang w:val="sr-Latn-RS"/>
                                <w:rPrChange w:id="2875"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321"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9B0D46" w:rsidRPr="0053740F" w:rsidRDefault="009B0D46">
                          <w:pPr>
                            <w:rPr>
                              <w:rFonts w:ascii="Microsoft Sans Serif" w:hAnsi="Microsoft Sans Serif" w:cs="Microsoft Sans Serif"/>
                              <w:b/>
                              <w:sz w:val="22"/>
                              <w:rPrChange w:id="2876" w:author="Rajo" w:date="2018-05-24T19:31:00Z">
                                <w:rPr/>
                              </w:rPrChange>
                            </w:rPr>
                          </w:pPr>
                          <w:ins w:id="2877" w:author="Rajo" w:date="2018-05-24T19:29:00Z">
                            <w:r w:rsidRPr="0053740F">
                              <w:rPr>
                                <w:rFonts w:ascii="Microsoft Sans Serif" w:hAnsi="Microsoft Sans Serif" w:cs="Microsoft Sans Serif"/>
                                <w:b/>
                                <w:sz w:val="22"/>
                                <w:rPrChange w:id="2878" w:author="Rajo" w:date="2018-05-24T19:31:00Z">
                                  <w:rPr/>
                                </w:rPrChange>
                              </w:rPr>
                              <w:t>CAS klijenti</w:t>
                            </w:r>
                          </w:ins>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322"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9B0D46" w:rsidRPr="00B54DEE" w:rsidRDefault="009B0D46">
                          <w:pPr>
                            <w:jc w:val="center"/>
                            <w:rPr>
                              <w:rFonts w:ascii="Microsoft Sans Serif" w:hAnsi="Microsoft Sans Serif" w:cs="Microsoft Sans Serif"/>
                              <w:b/>
                              <w:sz w:val="22"/>
                              <w:rPrChange w:id="2879" w:author="Rajo" w:date="2018-05-24T19:38:00Z">
                                <w:rPr/>
                              </w:rPrChange>
                            </w:rPr>
                            <w:pPrChange w:id="2880" w:author="Rajo" w:date="2018-05-24T19:33:00Z">
                              <w:pPr/>
                            </w:pPrChange>
                          </w:pPr>
                          <w:ins w:id="2881" w:author="Rajo" w:date="2018-05-24T19:33:00Z">
                            <w:r w:rsidRPr="00B54DEE">
                              <w:rPr>
                                <w:rFonts w:ascii="Microsoft Sans Serif" w:hAnsi="Microsoft Sans Serif" w:cs="Microsoft Sans Serif"/>
                                <w:b/>
                                <w:sz w:val="22"/>
                                <w:rPrChange w:id="2882" w:author="Rajo" w:date="2018-05-24T19:38:00Z">
                                  <w:rPr/>
                                </w:rPrChange>
                              </w:rPr>
                              <w:t>CAS protokol</w:t>
                            </w:r>
                          </w:ins>
                        </w:p>
                      </w:txbxContent>
                    </v:textbox>
                  </v:shape>
                  <v:roundrect id="Rectangle: Rounded Corners 17" o:spid="_x0000_s1323"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9B0D46" w:rsidRPr="00B54DEE" w:rsidRDefault="009B0D46">
                          <w:pPr>
                            <w:jc w:val="center"/>
                            <w:rPr>
                              <w:rFonts w:ascii="Microsoft Sans Serif" w:hAnsi="Microsoft Sans Serif" w:cs="Microsoft Sans Serif"/>
                              <w:sz w:val="22"/>
                              <w:rPrChange w:id="2883" w:author="Rajo" w:date="2018-05-24T19:37:00Z">
                                <w:rPr/>
                              </w:rPrChange>
                            </w:rPr>
                            <w:pPrChange w:id="2884" w:author="Rajo" w:date="2018-05-24T19:19:00Z">
                              <w:pPr/>
                            </w:pPrChange>
                          </w:pPr>
                          <w:ins w:id="2885" w:author="Rajo" w:date="2018-05-24T19:19:00Z">
                            <w:r w:rsidRPr="00B54DEE">
                              <w:rPr>
                                <w:rFonts w:ascii="Microsoft Sans Serif" w:hAnsi="Microsoft Sans Serif" w:cs="Microsoft Sans Serif"/>
                                <w:sz w:val="22"/>
                                <w:rPrChange w:id="2886" w:author="Rajo" w:date="2018-05-24T19:37:00Z">
                                  <w:rPr/>
                                </w:rPrChange>
                              </w:rPr>
                              <w:t>Apache aplikacij</w:t>
                            </w:r>
                          </w:ins>
                          <w:ins w:id="2887" w:author="Rajo" w:date="2018-05-24T19:20:00Z">
                            <w:r w:rsidRPr="00B54DEE">
                              <w:rPr>
                                <w:rFonts w:ascii="Microsoft Sans Serif" w:hAnsi="Microsoft Sans Serif" w:cs="Microsoft Sans Serif"/>
                                <w:sz w:val="22"/>
                                <w:rPrChange w:id="2888" w:author="Rajo" w:date="2018-05-24T19:37:00Z">
                                  <w:rPr/>
                                </w:rPrChange>
                              </w:rPr>
                              <w:t>a</w:t>
                            </w:r>
                          </w:ins>
                        </w:p>
                      </w:txbxContent>
                    </v:textbox>
                  </v:roundrect>
                  <v:roundrect id="Rectangle: Rounded Corners 380" o:spid="_x0000_s1324"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9B0D46" w:rsidRPr="00B54DEE" w:rsidRDefault="009B0D46" w:rsidP="0053740F">
                          <w:pPr>
                            <w:pStyle w:val="NormalWeb"/>
                            <w:spacing w:before="0" w:beforeAutospacing="0" w:after="160" w:afterAutospacing="0" w:line="276" w:lineRule="auto"/>
                            <w:jc w:val="center"/>
                            <w:rPr>
                              <w:sz w:val="22"/>
                              <w:szCs w:val="22"/>
                              <w:rPrChange w:id="2889" w:author="Rajo" w:date="2018-05-24T19:37:00Z">
                                <w:rPr/>
                              </w:rPrChange>
                            </w:rPr>
                          </w:pPr>
                          <w:del w:id="2890" w:author="Rajo" w:date="2018-05-24T19:26:00Z">
                            <w:r w:rsidRPr="00B54DEE" w:rsidDel="0053740F">
                              <w:rPr>
                                <w:rFonts w:ascii="Microsoft Sans Serif" w:eastAsia="Calibri" w:hAnsi="Microsoft Sans Serif"/>
                                <w:sz w:val="22"/>
                                <w:szCs w:val="22"/>
                                <w:rPrChange w:id="2891" w:author="Rajo" w:date="2018-05-24T19:37:00Z">
                                  <w:rPr>
                                    <w:rFonts w:ascii="Microsoft Sans Serif" w:eastAsia="Calibri" w:hAnsi="Microsoft Sans Serif"/>
                                    <w:color w:val="008080"/>
                                    <w:sz w:val="20"/>
                                    <w:szCs w:val="20"/>
                                    <w:u w:val="single"/>
                                  </w:rPr>
                                </w:rPrChange>
                              </w:rPr>
                              <w:delText>Apache aplikacija</w:delText>
                            </w:r>
                          </w:del>
                          <w:ins w:id="2892" w:author="Rajo" w:date="2018-05-24T19:26:00Z">
                            <w:r w:rsidRPr="00B54DEE">
                              <w:rPr>
                                <w:rFonts w:ascii="Microsoft Sans Serif" w:eastAsia="Calibri" w:hAnsi="Microsoft Sans Serif"/>
                                <w:sz w:val="22"/>
                                <w:szCs w:val="22"/>
                                <w:rPrChange w:id="2893" w:author="Rajo" w:date="2018-05-24T19:37:00Z">
                                  <w:rPr>
                                    <w:rFonts w:ascii="Microsoft Sans Serif" w:eastAsia="Calibri" w:hAnsi="Microsoft Sans Serif"/>
                                    <w:color w:val="008080"/>
                                    <w:sz w:val="20"/>
                                    <w:szCs w:val="20"/>
                                    <w:u w:val="single"/>
                                  </w:rPr>
                                </w:rPrChange>
                              </w:rPr>
                              <w:t>Java aplikacija</w:t>
                            </w:r>
                          </w:ins>
                        </w:p>
                      </w:txbxContent>
                    </v:textbox>
                  </v:roundrect>
                  <v:roundrect id="Rectangle: Rounded Corners 382" o:spid="_x0000_s1325"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9B0D46" w:rsidRPr="00B54DEE" w:rsidRDefault="009B0D46" w:rsidP="0053740F">
                          <w:pPr>
                            <w:pStyle w:val="NormalWeb"/>
                            <w:spacing w:before="0" w:beforeAutospacing="0" w:after="160" w:afterAutospacing="0" w:line="276" w:lineRule="auto"/>
                            <w:jc w:val="center"/>
                            <w:rPr>
                              <w:sz w:val="22"/>
                              <w:szCs w:val="22"/>
                              <w:rPrChange w:id="2894" w:author="Rajo" w:date="2018-05-24T19:37:00Z">
                                <w:rPr/>
                              </w:rPrChange>
                            </w:rPr>
                          </w:pPr>
                          <w:del w:id="2895" w:author="Rajo" w:date="2018-05-24T19:27:00Z">
                            <w:r w:rsidRPr="00B54DEE" w:rsidDel="0053740F">
                              <w:rPr>
                                <w:rFonts w:ascii="Microsoft Sans Serif" w:eastAsia="Calibri" w:hAnsi="Microsoft Sans Serif"/>
                                <w:sz w:val="22"/>
                                <w:szCs w:val="22"/>
                                <w:rPrChange w:id="2896" w:author="Rajo" w:date="2018-05-24T19:37:00Z">
                                  <w:rPr>
                                    <w:rFonts w:ascii="Microsoft Sans Serif" w:eastAsia="Calibri" w:hAnsi="Microsoft Sans Serif"/>
                                    <w:color w:val="008080"/>
                                    <w:sz w:val="20"/>
                                    <w:szCs w:val="20"/>
                                    <w:u w:val="single"/>
                                  </w:rPr>
                                </w:rPrChange>
                              </w:rPr>
                              <w:delText>Apache aplikacija</w:delText>
                            </w:r>
                          </w:del>
                          <w:ins w:id="2897" w:author="Rajo" w:date="2018-05-24T19:27:00Z">
                            <w:r w:rsidRPr="00B54DEE">
                              <w:rPr>
                                <w:rFonts w:ascii="Microsoft Sans Serif" w:eastAsia="Calibri" w:hAnsi="Microsoft Sans Serif"/>
                                <w:sz w:val="22"/>
                                <w:szCs w:val="22"/>
                                <w:rPrChange w:id="2898" w:author="Rajo" w:date="2018-05-24T19:37:00Z">
                                  <w:rPr>
                                    <w:rFonts w:ascii="Microsoft Sans Serif" w:eastAsia="Calibri" w:hAnsi="Microsoft Sans Serif"/>
                                    <w:color w:val="008080"/>
                                    <w:sz w:val="20"/>
                                    <w:szCs w:val="20"/>
                                    <w:u w:val="single"/>
                                  </w:rPr>
                                </w:rPrChange>
                              </w:rPr>
                              <w:t>Google aplikacija</w:t>
                            </w:r>
                          </w:ins>
                        </w:p>
                      </w:txbxContent>
                    </v:textbox>
                  </v:roundrect>
                  <v:shape id="Arrow: Up-Down 28" o:spid="_x0000_s1326"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9B0D46" w:rsidRPr="00B54DEE" w:rsidRDefault="009B0D46">
                          <w:pPr>
                            <w:jc w:val="center"/>
                            <w:rPr>
                              <w:rFonts w:ascii="Microsoft Sans Serif" w:hAnsi="Microsoft Sans Serif" w:cs="Microsoft Sans Serif"/>
                              <w:b/>
                              <w:sz w:val="22"/>
                              <w:rPrChange w:id="2899" w:author="Rajo" w:date="2018-05-24T19:38:00Z">
                                <w:rPr/>
                              </w:rPrChange>
                            </w:rPr>
                            <w:pPrChange w:id="2900" w:author="Rajo" w:date="2018-05-24T19:37:00Z">
                              <w:pPr/>
                            </w:pPrChange>
                          </w:pPr>
                          <w:ins w:id="2901" w:author="Rajo" w:date="2018-05-24T19:37:00Z">
                            <w:r w:rsidRPr="00B54DEE">
                              <w:rPr>
                                <w:rFonts w:ascii="Microsoft Sans Serif" w:hAnsi="Microsoft Sans Serif" w:cs="Microsoft Sans Serif"/>
                                <w:b/>
                                <w:sz w:val="22"/>
                                <w:rPrChange w:id="2902" w:author="Rajo" w:date="2018-05-24T19:38:00Z">
                                  <w:rPr/>
                                </w:rPrChange>
                              </w:rPr>
                              <w:t>SAML protokol</w:t>
                            </w:r>
                          </w:ins>
                        </w:p>
                      </w:txbxContent>
                    </v:textbox>
                  </v:shape>
                  <v:shape id="Arrow: Up-Down 29" o:spid="_x0000_s1327"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9B0D46" w:rsidRPr="00B54DEE" w:rsidRDefault="009B0D46">
                          <w:pPr>
                            <w:jc w:val="center"/>
                            <w:rPr>
                              <w:rFonts w:ascii="Microsoft Sans Serif" w:hAnsi="Microsoft Sans Serif" w:cs="Microsoft Sans Serif"/>
                              <w:b/>
                              <w:sz w:val="22"/>
                              <w:rPrChange w:id="2903" w:author="Rajo" w:date="2018-05-24T19:39:00Z">
                                <w:rPr/>
                              </w:rPrChange>
                            </w:rPr>
                            <w:pPrChange w:id="2904" w:author="Rajo" w:date="2018-05-24T19:38:00Z">
                              <w:pPr/>
                            </w:pPrChange>
                          </w:pPr>
                          <w:ins w:id="2905" w:author="Rajo" w:date="2018-05-24T19:38:00Z">
                            <w:r w:rsidRPr="00B54DEE">
                              <w:rPr>
                                <w:rFonts w:ascii="Microsoft Sans Serif" w:hAnsi="Microsoft Sans Serif" w:cs="Microsoft Sans Serif"/>
                                <w:b/>
                                <w:sz w:val="22"/>
                                <w:rPrChange w:id="2906" w:author="Rajo" w:date="2018-05-24T19:39:00Z">
                                  <w:rPr/>
                                </w:rPrChange>
                              </w:rPr>
                              <w:t>OAuth</w:t>
                            </w:r>
                          </w:ins>
                          <w:ins w:id="2907" w:author="Rajo" w:date="2018-05-24T19:39:00Z">
                            <w:r w:rsidRPr="00B54DEE">
                              <w:rPr>
                                <w:rFonts w:ascii="Microsoft Sans Serif" w:hAnsi="Microsoft Sans Serif" w:cs="Microsoft Sans Serif"/>
                                <w:b/>
                                <w:sz w:val="22"/>
                                <w:rPrChange w:id="2908" w:author="Rajo" w:date="2018-05-24T19:39:00Z">
                                  <w:rPr/>
                                </w:rPrChange>
                              </w:rPr>
                              <w:t xml:space="preserve"> protokol</w:t>
                            </w:r>
                          </w:ins>
                        </w:p>
                      </w:txbxContent>
                    </v:textbox>
                  </v:shape>
                  <v:shape id="Connector: Elbow 31" o:spid="_x0000_s1328"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29"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30"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31"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9B0D46" w:rsidRPr="009B1042" w:rsidRDefault="009B0D46" w:rsidP="000B6AA7">
                          <w:pPr>
                            <w:pStyle w:val="NormalWeb"/>
                            <w:spacing w:before="0" w:beforeAutospacing="0" w:after="160" w:afterAutospacing="0" w:line="276" w:lineRule="auto"/>
                          </w:pPr>
                          <w:del w:id="2909" w:author="Rajo" w:date="2018-05-24T19:43:00Z">
                            <w:r w:rsidRPr="000B6AA7" w:rsidDel="000B6AA7">
                              <w:rPr>
                                <w:rFonts w:ascii="Microsoft Sans Serif" w:eastAsia="Calibri" w:hAnsi="Microsoft Sans Serif"/>
                                <w:b/>
                                <w:bCs/>
                                <w:sz w:val="22"/>
                                <w:szCs w:val="22"/>
                                <w:rPrChange w:id="2910" w:author="Rajo" w:date="2018-05-24T19:43:00Z">
                                  <w:rPr>
                                    <w:rFonts w:ascii="Microsoft Sans Serif" w:eastAsia="Calibri" w:hAnsi="Microsoft Sans Serif"/>
                                    <w:b/>
                                    <w:bCs/>
                                    <w:color w:val="008080"/>
                                    <w:sz w:val="22"/>
                                    <w:szCs w:val="22"/>
                                    <w:u w:val="single"/>
                                  </w:rPr>
                                </w:rPrChange>
                              </w:rPr>
                              <w:delText>CAS klijenti</w:delText>
                            </w:r>
                          </w:del>
                          <w:ins w:id="2911" w:author="Rajo" w:date="2018-05-24T19:43:00Z">
                            <w:r w:rsidRPr="000B6AA7">
                              <w:rPr>
                                <w:rFonts w:ascii="Microsoft Sans Serif" w:eastAsia="Calibri" w:hAnsi="Microsoft Sans Serif"/>
                                <w:b/>
                                <w:bCs/>
                                <w:sz w:val="22"/>
                                <w:szCs w:val="22"/>
                                <w:rPrChange w:id="2912"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32"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9B0D46" w:rsidRPr="0079239A" w:rsidRDefault="009B0D46">
                          <w:pPr>
                            <w:jc w:val="center"/>
                            <w:rPr>
                              <w:rFonts w:ascii="Microsoft Sans Serif" w:hAnsi="Microsoft Sans Serif" w:cs="Microsoft Sans Serif"/>
                              <w:color w:val="000000" w:themeColor="text1"/>
                              <w:szCs w:val="24"/>
                              <w:rPrChange w:id="2913" w:author="Rajo" w:date="2018-05-24T19:48:00Z">
                                <w:rPr/>
                              </w:rPrChange>
                            </w:rPr>
                            <w:pPrChange w:id="2914" w:author="Rajo" w:date="2018-05-24T19:45:00Z">
                              <w:pPr/>
                            </w:pPrChange>
                          </w:pPr>
                          <w:ins w:id="2915" w:author="Rajo" w:date="2018-05-24T19:45:00Z">
                            <w:r w:rsidRPr="0079239A">
                              <w:rPr>
                                <w:rFonts w:ascii="Microsoft Sans Serif" w:hAnsi="Microsoft Sans Serif" w:cs="Microsoft Sans Serif"/>
                                <w:color w:val="000000" w:themeColor="text1"/>
                                <w:szCs w:val="24"/>
                                <w:rPrChange w:id="2916" w:author="Rajo" w:date="2018-05-24T19:48:00Z">
                                  <w:rPr/>
                                </w:rPrChange>
                              </w:rPr>
                              <w:t>Spring MVC/</w:t>
                            </w:r>
                          </w:ins>
                          <w:ins w:id="2917" w:author="Rajo" w:date="2018-05-24T19:46:00Z">
                            <w:r w:rsidRPr="0079239A">
                              <w:rPr>
                                <w:rFonts w:ascii="Microsoft Sans Serif" w:hAnsi="Microsoft Sans Serif" w:cs="Microsoft Sans Serif"/>
                                <w:color w:val="000000" w:themeColor="text1"/>
                                <w:szCs w:val="24"/>
                                <w:rPrChange w:id="2918" w:author="Rajo" w:date="2018-05-24T19:48:00Z">
                                  <w:rPr/>
                                </w:rPrChange>
                              </w:rPr>
                              <w:t>Webflow</w:t>
                            </w:r>
                          </w:ins>
                        </w:p>
                      </w:txbxContent>
                    </v:textbox>
                  </v:roundrect>
                  <v:roundrect id="Rectangle: Rounded Corners 386" o:spid="_x0000_s1333"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9B0D46" w:rsidRPr="0079239A" w:rsidRDefault="009B0D46" w:rsidP="0079239A">
                          <w:pPr>
                            <w:pStyle w:val="NormalWeb"/>
                            <w:spacing w:before="0" w:beforeAutospacing="0" w:after="160" w:afterAutospacing="0" w:line="276" w:lineRule="auto"/>
                            <w:jc w:val="center"/>
                            <w:rPr>
                              <w:color w:val="000000" w:themeColor="text1"/>
                              <w:rPrChange w:id="2919" w:author="Rajo" w:date="2018-05-24T19:49:00Z">
                                <w:rPr/>
                              </w:rPrChange>
                            </w:rPr>
                          </w:pPr>
                          <w:del w:id="2920" w:author="Rajo" w:date="2018-05-24T19:49:00Z">
                            <w:r w:rsidRPr="0079239A" w:rsidDel="0079239A">
                              <w:rPr>
                                <w:rFonts w:ascii="Microsoft Sans Serif" w:eastAsia="Calibri" w:hAnsi="Microsoft Sans Serif"/>
                                <w:color w:val="000000" w:themeColor="text1"/>
                                <w:rPrChange w:id="2921" w:author="Rajo" w:date="2018-05-24T19:49:00Z">
                                  <w:rPr>
                                    <w:rFonts w:ascii="Microsoft Sans Serif" w:eastAsia="Calibri" w:hAnsi="Microsoft Sans Serif"/>
                                    <w:color w:val="008080"/>
                                    <w:u w:val="single"/>
                                  </w:rPr>
                                </w:rPrChange>
                              </w:rPr>
                              <w:delText>Spring MVC/Webflow</w:delText>
                            </w:r>
                          </w:del>
                          <w:ins w:id="2922" w:author="Rajo" w:date="2018-05-24T20:07:00Z">
                            <w:r>
                              <w:rPr>
                                <w:rFonts w:ascii="Microsoft Sans Serif" w:eastAsia="Calibri" w:hAnsi="Microsoft Sans Serif"/>
                                <w:color w:val="000000" w:themeColor="text1"/>
                              </w:rPr>
                              <w:t>Upravljanje</w:t>
                            </w:r>
                          </w:ins>
                          <w:ins w:id="2923" w:author="Rajo" w:date="2018-05-24T20:06:00Z">
                            <w:r>
                              <w:rPr>
                                <w:rFonts w:ascii="Microsoft Sans Serif" w:eastAsia="Calibri" w:hAnsi="Microsoft Sans Serif"/>
                                <w:color w:val="000000" w:themeColor="text1"/>
                              </w:rPr>
                              <w:t xml:space="preserve"> tiketima</w:t>
                            </w:r>
                          </w:ins>
                        </w:p>
                      </w:txbxContent>
                    </v:textbox>
                  </v:roundrect>
                  <v:roundrect id="Rectangle: Rounded Corners 387" o:spid="_x0000_s1334"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9B0D46" w:rsidRPr="0079239A" w:rsidRDefault="009B0D46" w:rsidP="0079239A">
                          <w:pPr>
                            <w:pStyle w:val="NormalWeb"/>
                            <w:spacing w:before="0" w:beforeAutospacing="0" w:after="160" w:afterAutospacing="0" w:line="276" w:lineRule="auto"/>
                            <w:jc w:val="center"/>
                            <w:rPr>
                              <w:color w:val="000000" w:themeColor="text1"/>
                              <w:rPrChange w:id="2924" w:author="Rajo" w:date="2018-05-24T19:50:00Z">
                                <w:rPr/>
                              </w:rPrChange>
                            </w:rPr>
                          </w:pPr>
                          <w:del w:id="2925" w:author="Rajo" w:date="2018-05-24T19:50:00Z">
                            <w:r w:rsidRPr="0079239A" w:rsidDel="0079239A">
                              <w:rPr>
                                <w:rFonts w:ascii="Microsoft Sans Serif" w:eastAsia="Calibri" w:hAnsi="Microsoft Sans Serif"/>
                                <w:color w:val="000000" w:themeColor="text1"/>
                                <w:rPrChange w:id="2926" w:author="Rajo" w:date="2018-05-24T19:50:00Z">
                                  <w:rPr>
                                    <w:rFonts w:ascii="Microsoft Sans Serif" w:eastAsia="Calibri" w:hAnsi="Microsoft Sans Serif"/>
                                    <w:color w:val="008080"/>
                                    <w:u w:val="single"/>
                                  </w:rPr>
                                </w:rPrChange>
                              </w:rPr>
                              <w:delText>Spring MVC/Webflow</w:delText>
                            </w:r>
                          </w:del>
                          <w:ins w:id="2927" w:author="Rajo" w:date="2018-05-24T19:50:00Z">
                            <w:r w:rsidRPr="0079239A">
                              <w:rPr>
                                <w:rFonts w:ascii="Microsoft Sans Serif" w:eastAsia="Calibri" w:hAnsi="Microsoft Sans Serif"/>
                                <w:color w:val="000000" w:themeColor="text1"/>
                                <w:rPrChange w:id="2928"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35"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9B0D46" w:rsidRPr="0079239A" w:rsidRDefault="009B0D46" w:rsidP="0079239A">
                          <w:pPr>
                            <w:pStyle w:val="NormalWeb"/>
                            <w:spacing w:before="0" w:beforeAutospacing="0" w:after="160" w:afterAutospacing="0" w:line="276" w:lineRule="auto"/>
                            <w:jc w:val="center"/>
                            <w:rPr>
                              <w:color w:val="000000" w:themeColor="text1"/>
                              <w:rPrChange w:id="2929" w:author="Rajo" w:date="2018-05-24T19:55:00Z">
                                <w:rPr/>
                              </w:rPrChange>
                            </w:rPr>
                          </w:pPr>
                          <w:del w:id="2930" w:author="Rajo" w:date="2018-05-24T19:52:00Z">
                            <w:r w:rsidRPr="0079239A" w:rsidDel="0079239A">
                              <w:rPr>
                                <w:rFonts w:ascii="Microsoft Sans Serif" w:eastAsia="Calibri" w:hAnsi="Microsoft Sans Serif"/>
                                <w:color w:val="000000" w:themeColor="text1"/>
                                <w:rPrChange w:id="2931" w:author="Rajo" w:date="2018-05-24T19:55:00Z">
                                  <w:rPr>
                                    <w:rFonts w:ascii="Microsoft Sans Serif" w:eastAsia="Calibri" w:hAnsi="Microsoft Sans Serif"/>
                                    <w:color w:val="008080"/>
                                    <w:sz w:val="22"/>
                                    <w:szCs w:val="22"/>
                                    <w:u w:val="single"/>
                                  </w:rPr>
                                </w:rPrChange>
                              </w:rPr>
                              <w:delText>Apache aplikacija</w:delText>
                            </w:r>
                          </w:del>
                          <w:ins w:id="2932" w:author="Rajo" w:date="2018-05-24T19:54:00Z">
                            <w:r w:rsidRPr="0079239A">
                              <w:rPr>
                                <w:rFonts w:ascii="Microsoft Sans Serif" w:eastAsia="Calibri" w:hAnsi="Microsoft Sans Serif"/>
                                <w:color w:val="000000" w:themeColor="text1"/>
                                <w:rPrChange w:id="2933"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36"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934" w:author="Rajo" w:date="2018-05-24T19:58:00Z">
                                <w:rPr/>
                              </w:rPrChange>
                            </w:rPr>
                          </w:pPr>
                          <w:del w:id="2935" w:author="Rajo" w:date="2018-05-24T19:58:00Z">
                            <w:r w:rsidRPr="009B1042" w:rsidDel="009B1042">
                              <w:rPr>
                                <w:rFonts w:ascii="Microsoft Sans Serif" w:eastAsia="Calibri" w:hAnsi="Microsoft Sans Serif"/>
                                <w:color w:val="000000" w:themeColor="text1"/>
                                <w:rPrChange w:id="2936" w:author="Rajo" w:date="2018-05-24T19:58:00Z">
                                  <w:rPr>
                                    <w:rFonts w:ascii="Microsoft Sans Serif" w:eastAsia="Calibri" w:hAnsi="Microsoft Sans Serif"/>
                                    <w:color w:val="008080"/>
                                    <w:sz w:val="22"/>
                                    <w:szCs w:val="22"/>
                                    <w:u w:val="single"/>
                                  </w:rPr>
                                </w:rPrChange>
                              </w:rPr>
                              <w:delText>Apache aplikacija</w:delText>
                            </w:r>
                          </w:del>
                          <w:ins w:id="2937"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37"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9B0D46" w:rsidRPr="009B1042" w:rsidRDefault="009B0D4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938" w:author="Rajo" w:date="2018-05-24T19:59:00Z">
                                <w:rPr/>
                              </w:rPrChange>
                            </w:rPr>
                          </w:pPr>
                          <w:del w:id="2939" w:author="Rajo" w:date="2018-05-24T19:59:00Z">
                            <w:r w:rsidRPr="009B1042" w:rsidDel="009B1042">
                              <w:rPr>
                                <w:rFonts w:ascii="Microsoft Sans Serif" w:eastAsia="Calibri" w:hAnsi="Microsoft Sans Serif"/>
                                <w:color w:val="000000" w:themeColor="text1"/>
                                <w:rPrChange w:id="2940" w:author="Rajo" w:date="2018-05-24T19:59:00Z">
                                  <w:rPr>
                                    <w:rFonts w:ascii="Microsoft Sans Serif" w:eastAsia="Calibri" w:hAnsi="Microsoft Sans Serif"/>
                                    <w:color w:val="008080"/>
                                    <w:sz w:val="22"/>
                                    <w:szCs w:val="22"/>
                                    <w:u w:val="single"/>
                                  </w:rPr>
                                </w:rPrChange>
                              </w:rPr>
                              <w:delText>Apache aplikacija</w:delText>
                            </w:r>
                          </w:del>
                          <w:ins w:id="2941" w:author="Rajo" w:date="2018-05-24T19:59:00Z">
                            <w:r w:rsidRPr="009B1042">
                              <w:rPr>
                                <w:rFonts w:ascii="Microsoft Sans Serif" w:eastAsia="Calibri" w:hAnsi="Microsoft Sans Serif"/>
                                <w:color w:val="000000" w:themeColor="text1"/>
                                <w:rPrChange w:id="2942"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38"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39"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40"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41"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42"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43"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44"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45"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46"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47"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48"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49"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50"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51"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52"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53"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54"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9B0D46" w:rsidRPr="00215582" w:rsidRDefault="009B0D46">
                          <w:pPr>
                            <w:jc w:val="center"/>
                            <w:rPr>
                              <w:rFonts w:ascii="Microsoft Sans Serif" w:hAnsi="Microsoft Sans Serif" w:cs="Microsoft Sans Serif"/>
                              <w:rPrChange w:id="2943" w:author="Rajo" w:date="2018-05-24T20:03:00Z">
                                <w:rPr/>
                              </w:rPrChange>
                            </w:rPr>
                            <w:pPrChange w:id="2944" w:author="Rajo" w:date="2018-05-24T20:04:00Z">
                              <w:pPr/>
                            </w:pPrChange>
                          </w:pPr>
                          <w:ins w:id="2945" w:author="Rajo" w:date="2018-05-24T20:03:00Z">
                            <w:r w:rsidRPr="00215582">
                              <w:rPr>
                                <w:rFonts w:ascii="Microsoft Sans Serif" w:hAnsi="Microsoft Sans Serif" w:cs="Microsoft Sans Serif"/>
                                <w:rPrChange w:id="2946" w:author="Rajo" w:date="2018-05-24T20:03:00Z">
                                  <w:rPr/>
                                </w:rPrChange>
                              </w:rPr>
                              <w:t>LDAP</w:t>
                            </w:r>
                          </w:ins>
                        </w:p>
                      </w:txbxContent>
                    </v:textbox>
                  </v:shape>
                  <v:shape id="Text Box 132" o:spid="_x0000_s1355"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9B0D46" w:rsidRPr="00215582" w:rsidRDefault="009B0D46" w:rsidP="00215582">
                          <w:pPr>
                            <w:pStyle w:val="NormalWeb"/>
                            <w:spacing w:before="0" w:beforeAutospacing="0" w:after="160" w:afterAutospacing="0" w:line="276" w:lineRule="auto"/>
                            <w:jc w:val="center"/>
                            <w:rPr>
                              <w:color w:val="000000" w:themeColor="text1"/>
                              <w:rPrChange w:id="2947" w:author="Rajo" w:date="2018-05-24T20:04:00Z">
                                <w:rPr/>
                              </w:rPrChange>
                            </w:rPr>
                          </w:pPr>
                          <w:del w:id="2948" w:author="Rajo" w:date="2018-05-24T20:04:00Z">
                            <w:r w:rsidRPr="00215582" w:rsidDel="00215582">
                              <w:rPr>
                                <w:rFonts w:ascii="Microsoft Sans Serif" w:eastAsia="Calibri" w:hAnsi="Microsoft Sans Serif"/>
                                <w:color w:val="000000" w:themeColor="text1"/>
                                <w:rPrChange w:id="2949" w:author="Rajo" w:date="2018-05-24T20:04:00Z">
                                  <w:rPr>
                                    <w:rFonts w:ascii="Microsoft Sans Serif" w:eastAsia="Calibri" w:hAnsi="Microsoft Sans Serif"/>
                                    <w:color w:val="008080"/>
                                    <w:u w:val="single"/>
                                  </w:rPr>
                                </w:rPrChange>
                              </w:rPr>
                              <w:delText>LDAP</w:delText>
                            </w:r>
                          </w:del>
                          <w:ins w:id="2950" w:author="Rajo" w:date="2018-05-24T20:04:00Z">
                            <w:r w:rsidRPr="00215582">
                              <w:rPr>
                                <w:rFonts w:ascii="Microsoft Sans Serif" w:eastAsia="Calibri" w:hAnsi="Microsoft Sans Serif"/>
                                <w:color w:val="000000" w:themeColor="text1"/>
                                <w:rPrChange w:id="2951" w:author="Rajo" w:date="2018-05-24T20:04:00Z">
                                  <w:rPr>
                                    <w:rFonts w:ascii="Microsoft Sans Serif" w:eastAsia="Calibri" w:hAnsi="Microsoft Sans Serif"/>
                                    <w:color w:val="008080"/>
                                    <w:u w:val="single"/>
                                  </w:rPr>
                                </w:rPrChange>
                              </w:rPr>
                              <w:t>DB</w:t>
                            </w:r>
                          </w:ins>
                        </w:p>
                      </w:txbxContent>
                    </v:textbox>
                  </v:shape>
                  <v:shape id="Text Box 132" o:spid="_x0000_s1356"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9B0D46" w:rsidRPr="00215582" w:rsidRDefault="009B0D46" w:rsidP="00215582">
                          <w:pPr>
                            <w:pStyle w:val="NormalWeb"/>
                            <w:spacing w:before="0" w:beforeAutospacing="0" w:after="160" w:afterAutospacing="0" w:line="276" w:lineRule="auto"/>
                            <w:jc w:val="center"/>
                            <w:rPr>
                              <w:color w:val="000000" w:themeColor="text1"/>
                              <w:rPrChange w:id="2952" w:author="Rajo" w:date="2018-05-24T20:05:00Z">
                                <w:rPr/>
                              </w:rPrChange>
                            </w:rPr>
                          </w:pPr>
                          <w:del w:id="2953" w:author="Rajo" w:date="2018-05-24T20:05:00Z">
                            <w:r w:rsidRPr="00215582" w:rsidDel="00215582">
                              <w:rPr>
                                <w:rFonts w:ascii="Microsoft Sans Serif" w:eastAsia="Calibri" w:hAnsi="Microsoft Sans Serif"/>
                                <w:color w:val="000000" w:themeColor="text1"/>
                                <w:u w:val="single"/>
                                <w:rPrChange w:id="2954" w:author="Rajo" w:date="2018-05-24T20:05:00Z">
                                  <w:rPr>
                                    <w:rFonts w:ascii="Microsoft Sans Serif" w:eastAsia="Calibri" w:hAnsi="Microsoft Sans Serif"/>
                                    <w:color w:val="008080"/>
                                    <w:u w:val="single"/>
                                  </w:rPr>
                                </w:rPrChange>
                              </w:rPr>
                              <w:delText>LDAP</w:delText>
                            </w:r>
                          </w:del>
                          <w:ins w:id="2955" w:author="Rajo" w:date="2018-05-24T20:05:00Z">
                            <w:r w:rsidRPr="00215582">
                              <w:rPr>
                                <w:rFonts w:ascii="Microsoft Sans Serif" w:eastAsia="Calibri" w:hAnsi="Microsoft Sans Serif"/>
                                <w:color w:val="000000" w:themeColor="text1"/>
                                <w:u w:val="single"/>
                                <w:rPrChange w:id="2956" w:author="Rajo" w:date="2018-05-24T20:05:00Z">
                                  <w:rPr>
                                    <w:rFonts w:ascii="Microsoft Sans Serif" w:eastAsia="Calibri" w:hAnsi="Microsoft Sans Serif"/>
                                    <w:color w:val="008080"/>
                                    <w:u w:val="single"/>
                                  </w:rPr>
                                </w:rPrChange>
                              </w:rPr>
                              <w:t>Active Directory</w:t>
                            </w:r>
                          </w:ins>
                        </w:p>
                      </w:txbxContent>
                    </v:textbox>
                  </v:shape>
                  <v:shape id="Arrow: Up-Down 133" o:spid="_x0000_s1357"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58"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59"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2957"/>
      <w:commentRangeStart w:id="2958"/>
    </w:p>
    <w:p w14:paraId="1374E429" w14:textId="383F2D67" w:rsidR="00E94ADE" w:rsidDel="00951456" w:rsidRDefault="00CC5052">
      <w:pPr>
        <w:pStyle w:val="Caption"/>
        <w:jc w:val="center"/>
        <w:rPr>
          <w:del w:id="2959" w:author="Rajo" w:date="2018-05-23T21:01:00Z"/>
          <w:lang w:val="bs-Latn-BA"/>
        </w:rPr>
      </w:pPr>
      <w:r>
        <w:rPr>
          <w:lang w:val="bs-Latn-BA"/>
        </w:rPr>
        <w:t xml:space="preserve">Slika </w:t>
      </w:r>
      <w:ins w:id="2960"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2961"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962" w:author="Rajo" w:date="2018-05-31T17:30:00Z">
        <w:r w:rsidR="002105F4">
          <w:rPr>
            <w:noProof/>
            <w:lang w:val="bs-Latn-BA"/>
          </w:rPr>
          <w:t>1</w:t>
        </w:r>
        <w:r w:rsidR="002105F4">
          <w:rPr>
            <w:b w:val="0"/>
            <w:bCs w:val="0"/>
            <w:i w:val="0"/>
            <w:lang w:val="bs-Latn-BA"/>
          </w:rPr>
          <w:fldChar w:fldCharType="end"/>
        </w:r>
      </w:ins>
      <w:del w:id="2963"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Arhitektura CAS sistema</w:t>
      </w:r>
      <w:del w:id="2964" w:author="Rajo" w:date="2018-05-24T19:53:00Z">
        <w:r w:rsidDel="0079239A">
          <w:rPr>
            <w:rStyle w:val="FootnoteReference"/>
            <w:lang w:val="bs-Latn-BA"/>
          </w:rPr>
          <w:footnoteReference w:id="8"/>
        </w:r>
        <w:commentRangeEnd w:id="2957"/>
        <w:r w:rsidR="00666E3D" w:rsidDel="0079239A">
          <w:rPr>
            <w:rStyle w:val="CommentReference"/>
            <w:b w:val="0"/>
            <w:bCs w:val="0"/>
            <w:i w:val="0"/>
          </w:rPr>
          <w:commentReference w:id="2957"/>
        </w:r>
      </w:del>
      <w:commentRangeEnd w:id="2958"/>
      <w:r w:rsidR="00310776">
        <w:rPr>
          <w:rStyle w:val="CommentReference"/>
          <w:b w:val="0"/>
          <w:bCs w:val="0"/>
          <w:i w:val="0"/>
        </w:rPr>
        <w:commentReference w:id="2958"/>
      </w:r>
    </w:p>
    <w:p w14:paraId="0661B238" w14:textId="77777777" w:rsidR="00E94ADE" w:rsidRDefault="00E94ADE">
      <w:pPr>
        <w:pStyle w:val="Caption"/>
        <w:jc w:val="center"/>
        <w:rPr>
          <w:lang w:val="bs-Latn-BA"/>
        </w:rPr>
        <w:pPrChange w:id="2967" w:author="Rajo" w:date="2018-05-23T21:01:00Z">
          <w:pPr>
            <w:spacing w:line="240" w:lineRule="auto"/>
            <w:jc w:val="both"/>
          </w:pPr>
        </w:pPrChange>
      </w:pPr>
    </w:p>
    <w:p w14:paraId="6CFEC018" w14:textId="77777777" w:rsidR="00E94ADE" w:rsidDel="00F01224" w:rsidRDefault="00CC5052">
      <w:pPr>
        <w:spacing w:line="240" w:lineRule="auto"/>
        <w:ind w:firstLine="360"/>
        <w:jc w:val="both"/>
        <w:rPr>
          <w:del w:id="2968" w:author="Rajo" w:date="2018-05-23T21:06:00Z"/>
          <w:lang w:val="bs-Latn-BA"/>
        </w:rPr>
        <w:pPrChange w:id="2969" w:author="Rajo" w:date="2018-06-17T14:58:00Z">
          <w:pPr>
            <w:spacing w:line="240" w:lineRule="auto"/>
            <w:ind w:firstLine="420"/>
            <w:jc w:val="both"/>
          </w:pPr>
        </w:pPrChange>
      </w:pPr>
      <w:r>
        <w:rPr>
          <w:b/>
          <w:lang w:val="bs-Latn-BA"/>
        </w:rPr>
        <w:lastRenderedPageBreak/>
        <w:t>CAS server</w:t>
      </w:r>
      <w:r>
        <w:rPr>
          <w:lang w:val="bs-Latn-BA"/>
        </w:rPr>
        <w:t xml:space="preserve"> je  Java servlet izgrađen na Spring Framework-u, a sastoji se od sledećih podsistema, koji predstavljaju tri različita sloja servera:</w:t>
      </w:r>
    </w:p>
    <w:p w14:paraId="041C49F0" w14:textId="77777777" w:rsidR="00E94ADE" w:rsidRDefault="00E94ADE">
      <w:pPr>
        <w:spacing w:line="240" w:lineRule="auto"/>
        <w:ind w:firstLine="360"/>
        <w:jc w:val="both"/>
        <w:rPr>
          <w:lang w:val="bs-Latn-BA"/>
        </w:rPr>
        <w:pPrChange w:id="2970" w:author="Rajo" w:date="2018-06-17T14:58: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(Spring MVC/Spring Webflow)</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2971"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2972" w:author="Rajo" w:date="2018-05-23T21:06:00Z">
          <w:pPr>
            <w:spacing w:line="240" w:lineRule="auto"/>
            <w:jc w:val="both"/>
          </w:pPr>
        </w:pPrChange>
      </w:pPr>
    </w:p>
    <w:p w14:paraId="500C2992" w14:textId="10AF4876" w:rsidR="00E94ADE" w:rsidDel="00F01224" w:rsidRDefault="00CC5052">
      <w:pPr>
        <w:spacing w:line="240" w:lineRule="auto"/>
        <w:ind w:firstLine="360"/>
        <w:jc w:val="both"/>
        <w:rPr>
          <w:del w:id="2973" w:author="Rajo" w:date="2018-05-23T21:06:00Z"/>
          <w:lang w:val="bs-Latn-BA"/>
        </w:rPr>
        <w:pPrChange w:id="2974" w:author="Rajo" w:date="2018-06-17T14:58:00Z">
          <w:pPr>
            <w:spacing w:line="240" w:lineRule="auto"/>
            <w:ind w:firstLine="420"/>
            <w:jc w:val="both"/>
          </w:pPr>
        </w:pPrChange>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2975" w:author="Rajo" w:date="2018-05-27T15:31:00Z">
        <w:r w:rsidR="00701AAA">
          <w:rPr>
            <w:lang w:val="bs-Latn-BA"/>
          </w:rPr>
          <w:t>u</w:t>
        </w:r>
      </w:ins>
      <w:del w:id="2976" w:author="Rajo" w:date="2018-05-27T15:31:00Z">
        <w:r w:rsidDel="00701AAA">
          <w:rPr>
            <w:lang w:val="bs-Latn-BA"/>
          </w:rPr>
          <w:delText>a</w:delText>
        </w:r>
      </w:del>
      <w:r>
        <w:rPr>
          <w:lang w:val="bs-Latn-BA"/>
        </w:rPr>
        <w:t xml:space="preserve"> provjerava pristupne podatke korisnika u odnosnu na bazu podataka, LDAP bazu, ActiveDirectory servis ili drugi od podržanih izvora autentikacionih podataka.</w:t>
      </w:r>
    </w:p>
    <w:p w14:paraId="7DA39B61" w14:textId="77777777" w:rsidR="00E94ADE" w:rsidRDefault="00E94ADE">
      <w:pPr>
        <w:spacing w:line="240" w:lineRule="auto"/>
        <w:ind w:firstLine="360"/>
        <w:jc w:val="both"/>
        <w:rPr>
          <w:lang w:val="bs-Latn-BA"/>
        </w:rPr>
        <w:pPrChange w:id="2977" w:author="Rajo" w:date="2018-06-17T14:58:00Z">
          <w:pPr>
            <w:spacing w:line="240" w:lineRule="auto"/>
            <w:jc w:val="both"/>
          </w:pPr>
        </w:pPrChange>
      </w:pPr>
    </w:p>
    <w:p w14:paraId="088CD42C" w14:textId="77777777" w:rsidR="00E94ADE" w:rsidDel="00F01224" w:rsidRDefault="00CC5052">
      <w:pPr>
        <w:spacing w:line="240" w:lineRule="auto"/>
        <w:ind w:firstLine="360"/>
        <w:jc w:val="both"/>
        <w:rPr>
          <w:del w:id="2978" w:author="Rajo" w:date="2018-05-23T21:06:00Z"/>
          <w:lang w:val="bs-Latn-BA"/>
        </w:rPr>
        <w:pPrChange w:id="2979" w:author="Rajo" w:date="2018-06-17T14:58:00Z">
          <w:pPr>
            <w:spacing w:line="240" w:lineRule="auto"/>
            <w:ind w:firstLine="420"/>
            <w:jc w:val="both"/>
          </w:pPr>
        </w:pPrChange>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360"/>
        <w:jc w:val="both"/>
        <w:rPr>
          <w:lang w:val="bs-Latn-BA"/>
        </w:rPr>
        <w:pPrChange w:id="2980" w:author="Rajo" w:date="2018-06-17T14:58:00Z">
          <w:pPr>
            <w:spacing w:line="240" w:lineRule="auto"/>
            <w:jc w:val="both"/>
          </w:pPr>
        </w:pPrChange>
      </w:pPr>
    </w:p>
    <w:p w14:paraId="2BDD1692" w14:textId="42D2BC8A" w:rsidR="00E94ADE" w:rsidDel="00F01224" w:rsidRDefault="00CC5052">
      <w:pPr>
        <w:spacing w:line="240" w:lineRule="auto"/>
        <w:ind w:firstLine="360"/>
        <w:jc w:val="both"/>
        <w:rPr>
          <w:del w:id="2981" w:author="Rajo" w:date="2018-05-23T21:06:00Z"/>
          <w:lang w:val="bs-Latn-BA"/>
        </w:rPr>
        <w:pPrChange w:id="2982" w:author="Rajo" w:date="2018-06-17T14:5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2983" w:author="Rajo" w:date="2018-05-27T15:33:00Z">
        <w:r w:rsidR="007C7970">
          <w:rPr>
            <w:lang w:val="bs-Latn-BA"/>
          </w:rPr>
          <w:t xml:space="preserve">(Apache Httpd Server, Java, .NET, PHP, Perl, Pyton, Ruby) </w:t>
        </w:r>
      </w:ins>
      <w:r>
        <w:rPr>
          <w:lang w:val="bs-Latn-BA"/>
        </w:rPr>
        <w:t>i aplikacije</w:t>
      </w:r>
      <w:ins w:id="2984" w:author="Rajo" w:date="2018-05-27T15:34:00Z">
        <w:r w:rsidR="007C7970">
          <w:rPr>
            <w:lang w:val="bs-Latn-BA"/>
          </w:rPr>
          <w:t xml:space="preserve"> (Canvas, Atlassian Confluence/Jira, Drupal, Liferay, UPortal...)</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2985" w:author="Rajo" w:date="2018-05-27T15:35:00Z"/>
          <w:lang w:val="bs-Latn-BA"/>
        </w:rPr>
        <w:pPrChange w:id="2986" w:author="Rajo" w:date="2018-06-17T14:58:00Z">
          <w:pPr>
            <w:spacing w:line="240" w:lineRule="auto"/>
            <w:jc w:val="both"/>
          </w:pPr>
        </w:pPrChange>
      </w:pPr>
    </w:p>
    <w:p w14:paraId="31CF2653" w14:textId="7174E60D" w:rsidR="00E94ADE" w:rsidDel="00F01224" w:rsidRDefault="00CC5052" w:rsidP="00143689">
      <w:pPr>
        <w:spacing w:line="240" w:lineRule="auto"/>
        <w:ind w:firstLine="360"/>
        <w:jc w:val="both"/>
        <w:rPr>
          <w:del w:id="2987" w:author="Rajo" w:date="2018-05-23T21:06:00Z"/>
          <w:lang w:val="bs-Latn-BA"/>
        </w:rPr>
      </w:pPr>
      <w:commentRangeStart w:id="2988"/>
      <w:commentRangeStart w:id="2989"/>
      <w:del w:id="2990"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2991" w:author="Rajo" w:date="2018-05-27T15:35:00Z"/>
          <w:lang w:val="bs-Latn-BA"/>
        </w:rPr>
        <w:pPrChange w:id="2992" w:author="Rajo" w:date="2018-06-17T14:5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2993" w:author="Rajo" w:date="2018-05-27T15:35:00Z"/>
          <w:lang w:val="bs-Latn-BA"/>
        </w:rPr>
        <w:pPrChange w:id="2994" w:author="Rajo" w:date="2018-06-17T14:58:00Z">
          <w:pPr>
            <w:pStyle w:val="ListParagraph1"/>
            <w:numPr>
              <w:numId w:val="20"/>
            </w:numPr>
            <w:spacing w:line="240" w:lineRule="auto"/>
            <w:ind w:hanging="360"/>
            <w:jc w:val="both"/>
          </w:pPr>
        </w:pPrChange>
      </w:pPr>
      <w:del w:id="2995"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2996" w:author="Rajo" w:date="2018-05-27T15:35:00Z"/>
          <w:lang w:val="bs-Latn-BA"/>
        </w:rPr>
        <w:pPrChange w:id="2997" w:author="Rajo" w:date="2018-06-17T14:58:00Z">
          <w:pPr>
            <w:pStyle w:val="ListParagraph1"/>
            <w:numPr>
              <w:numId w:val="20"/>
            </w:numPr>
            <w:spacing w:line="240" w:lineRule="auto"/>
            <w:ind w:hanging="360"/>
            <w:jc w:val="both"/>
          </w:pPr>
        </w:pPrChange>
      </w:pPr>
      <w:del w:id="2998"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2999" w:author="Rajo" w:date="2018-05-27T15:35:00Z"/>
          <w:lang w:val="bs-Latn-BA"/>
        </w:rPr>
        <w:pPrChange w:id="3000" w:author="Rajo" w:date="2018-06-17T14:58:00Z">
          <w:pPr>
            <w:pStyle w:val="ListParagraph1"/>
            <w:numPr>
              <w:numId w:val="20"/>
            </w:numPr>
            <w:spacing w:line="240" w:lineRule="auto"/>
            <w:ind w:hanging="360"/>
            <w:jc w:val="both"/>
          </w:pPr>
        </w:pPrChange>
      </w:pPr>
      <w:del w:id="3001"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3002" w:author="Rajo" w:date="2018-05-27T15:35:00Z"/>
          <w:lang w:val="bs-Latn-BA"/>
        </w:rPr>
        <w:pPrChange w:id="3003" w:author="Rajo" w:date="2018-06-17T14:58:00Z">
          <w:pPr>
            <w:pStyle w:val="ListParagraph1"/>
            <w:numPr>
              <w:numId w:val="20"/>
            </w:numPr>
            <w:spacing w:line="240" w:lineRule="auto"/>
            <w:ind w:hanging="360"/>
            <w:jc w:val="both"/>
          </w:pPr>
        </w:pPrChange>
      </w:pPr>
      <w:del w:id="3004"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3005" w:author="Rajo" w:date="2018-05-27T15:35:00Z"/>
          <w:lang w:val="bs-Latn-BA"/>
        </w:rPr>
        <w:pPrChange w:id="3006" w:author="Rajo" w:date="2018-06-17T14:58:00Z">
          <w:pPr>
            <w:pStyle w:val="ListParagraph1"/>
            <w:numPr>
              <w:numId w:val="20"/>
            </w:numPr>
            <w:spacing w:line="240" w:lineRule="auto"/>
            <w:ind w:hanging="360"/>
            <w:jc w:val="both"/>
          </w:pPr>
        </w:pPrChange>
      </w:pPr>
      <w:del w:id="3007"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3008" w:author="Rajo" w:date="2018-05-27T15:35:00Z"/>
          <w:lang w:val="bs-Latn-BA"/>
        </w:rPr>
        <w:pPrChange w:id="3009" w:author="Rajo" w:date="2018-06-17T14:58:00Z">
          <w:pPr>
            <w:pStyle w:val="ListParagraph1"/>
            <w:numPr>
              <w:numId w:val="20"/>
            </w:numPr>
            <w:spacing w:line="240" w:lineRule="auto"/>
            <w:ind w:hanging="360"/>
            <w:jc w:val="both"/>
          </w:pPr>
        </w:pPrChange>
      </w:pPr>
      <w:del w:id="3010"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3011" w:author="Rajo" w:date="2018-05-23T21:06:00Z"/>
          <w:lang w:val="bs-Latn-BA"/>
        </w:rPr>
        <w:pPrChange w:id="3012" w:author="Rajo" w:date="2018-06-17T14:58:00Z">
          <w:pPr>
            <w:pStyle w:val="ListParagraph1"/>
            <w:numPr>
              <w:numId w:val="20"/>
            </w:numPr>
            <w:spacing w:line="240" w:lineRule="auto"/>
            <w:ind w:hanging="360"/>
            <w:jc w:val="both"/>
          </w:pPr>
        </w:pPrChange>
      </w:pPr>
      <w:del w:id="3013"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3014" w:author="Rajo" w:date="2018-05-27T15:35:00Z"/>
          <w:lang w:val="bs-Latn-BA"/>
        </w:rPr>
        <w:pPrChange w:id="3015" w:author="Rajo" w:date="2018-06-17T14:58:00Z">
          <w:pPr>
            <w:spacing w:line="240" w:lineRule="auto"/>
            <w:jc w:val="both"/>
          </w:pPr>
        </w:pPrChange>
      </w:pPr>
    </w:p>
    <w:p w14:paraId="562760B3" w14:textId="09CEA153" w:rsidR="00E94ADE" w:rsidDel="002668D6" w:rsidRDefault="00E94ADE" w:rsidP="00143689">
      <w:pPr>
        <w:spacing w:line="240" w:lineRule="auto"/>
        <w:ind w:firstLine="360"/>
        <w:jc w:val="both"/>
        <w:rPr>
          <w:del w:id="3016" w:author="Rajo" w:date="2018-05-27T15:35:00Z"/>
          <w:lang w:val="bs-Latn-BA"/>
        </w:rPr>
      </w:pPr>
    </w:p>
    <w:p w14:paraId="3FB59BC7" w14:textId="570F9E01" w:rsidR="00E94ADE" w:rsidDel="00F01224" w:rsidRDefault="00CC5052">
      <w:pPr>
        <w:spacing w:line="240" w:lineRule="auto"/>
        <w:ind w:firstLine="360"/>
        <w:jc w:val="both"/>
        <w:rPr>
          <w:del w:id="3017" w:author="Rajo" w:date="2018-05-23T21:06:00Z"/>
          <w:lang w:val="bs-Latn-BA"/>
        </w:rPr>
      </w:pPr>
      <w:del w:id="3018"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3019" w:author="Rajo" w:date="2018-05-27T15:35:00Z"/>
          <w:lang w:val="bs-Latn-BA"/>
        </w:rPr>
        <w:pPrChange w:id="3020" w:author="Rajo" w:date="2018-06-17T14:5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3021" w:author="Rajo" w:date="2018-05-27T15:35:00Z"/>
          <w:lang w:val="bs-Latn-BA"/>
        </w:rPr>
        <w:pPrChange w:id="3022" w:author="Rajo" w:date="2018-06-17T14:58:00Z">
          <w:pPr>
            <w:pStyle w:val="ListParagraph1"/>
            <w:numPr>
              <w:numId w:val="21"/>
            </w:numPr>
            <w:spacing w:line="240" w:lineRule="auto"/>
            <w:ind w:hanging="360"/>
            <w:jc w:val="both"/>
          </w:pPr>
        </w:pPrChange>
      </w:pPr>
      <w:del w:id="3023"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3024" w:author="Rajo" w:date="2018-05-27T15:35:00Z"/>
          <w:lang w:val="bs-Latn-BA"/>
        </w:rPr>
        <w:pPrChange w:id="3025" w:author="Rajo" w:date="2018-06-17T14:58:00Z">
          <w:pPr>
            <w:pStyle w:val="ListParagraph1"/>
            <w:numPr>
              <w:numId w:val="21"/>
            </w:numPr>
            <w:spacing w:line="240" w:lineRule="auto"/>
            <w:ind w:hanging="360"/>
            <w:jc w:val="both"/>
          </w:pPr>
        </w:pPrChange>
      </w:pPr>
      <w:del w:id="3026"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3027" w:author="Rajo" w:date="2018-05-27T15:35:00Z"/>
          <w:lang w:val="bs-Latn-BA"/>
        </w:rPr>
        <w:pPrChange w:id="3028" w:author="Rajo" w:date="2018-06-17T14:58:00Z">
          <w:pPr>
            <w:pStyle w:val="ListParagraph1"/>
            <w:numPr>
              <w:numId w:val="21"/>
            </w:numPr>
            <w:spacing w:line="240" w:lineRule="auto"/>
            <w:ind w:hanging="360"/>
            <w:jc w:val="both"/>
          </w:pPr>
        </w:pPrChange>
      </w:pPr>
      <w:del w:id="3029"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3030" w:author="Rajo" w:date="2018-05-27T15:35:00Z"/>
          <w:lang w:val="bs-Latn-BA"/>
        </w:rPr>
        <w:pPrChange w:id="3031" w:author="Rajo" w:date="2018-06-17T14:58:00Z">
          <w:pPr>
            <w:pStyle w:val="ListParagraph1"/>
            <w:numPr>
              <w:numId w:val="21"/>
            </w:numPr>
            <w:spacing w:line="240" w:lineRule="auto"/>
            <w:ind w:hanging="360"/>
            <w:jc w:val="both"/>
          </w:pPr>
        </w:pPrChange>
      </w:pPr>
      <w:del w:id="3032"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3033" w:author="Rajo" w:date="2018-05-27T15:35:00Z"/>
          <w:lang w:val="bs-Latn-BA"/>
        </w:rPr>
        <w:pPrChange w:id="3034" w:author="Rajo" w:date="2018-06-17T14:58:00Z">
          <w:pPr>
            <w:pStyle w:val="ListParagraph1"/>
            <w:numPr>
              <w:numId w:val="21"/>
            </w:numPr>
            <w:spacing w:line="240" w:lineRule="auto"/>
            <w:ind w:hanging="360"/>
            <w:jc w:val="both"/>
          </w:pPr>
        </w:pPrChange>
      </w:pPr>
      <w:del w:id="3035"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3036" w:author="Rajo" w:date="2018-05-27T15:35:00Z"/>
          <w:lang w:val="bs-Latn-BA"/>
        </w:rPr>
        <w:pPrChange w:id="3037" w:author="Rajo" w:date="2018-06-17T14:58:00Z">
          <w:pPr>
            <w:pStyle w:val="ListParagraph1"/>
            <w:numPr>
              <w:numId w:val="21"/>
            </w:numPr>
            <w:spacing w:line="240" w:lineRule="auto"/>
            <w:ind w:hanging="360"/>
            <w:jc w:val="both"/>
          </w:pPr>
        </w:pPrChange>
      </w:pPr>
      <w:del w:id="3038" w:author="Rajo" w:date="2018-05-27T15:35:00Z">
        <w:r w:rsidDel="002668D6">
          <w:rPr>
            <w:lang w:val="bs-Latn-BA"/>
          </w:rPr>
          <w:delText>...</w:delText>
        </w:r>
      </w:del>
    </w:p>
    <w:p w14:paraId="0010EE38" w14:textId="1BE84BD2" w:rsidR="00E94ADE" w:rsidRDefault="00E94ADE">
      <w:pPr>
        <w:ind w:firstLine="360"/>
        <w:rPr>
          <w:ins w:id="3039" w:author="Rajo" w:date="2018-05-23T21:06:00Z"/>
          <w:lang w:val="bs-Latn-BA"/>
        </w:rPr>
        <w:pPrChange w:id="3040" w:author="Rajo" w:date="2018-06-17T14:58:00Z">
          <w:pPr/>
        </w:pPrChange>
      </w:pPr>
    </w:p>
    <w:p w14:paraId="39B18045" w14:textId="77777777" w:rsidR="00F01224" w:rsidRDefault="00F01224">
      <w:pPr>
        <w:rPr>
          <w:lang w:val="bs-Latn-BA"/>
        </w:rPr>
      </w:pPr>
    </w:p>
    <w:p w14:paraId="248F8E6C" w14:textId="4ABE6E28" w:rsidR="00E94ADE" w:rsidDel="00763CBB" w:rsidRDefault="00CC5052">
      <w:pPr>
        <w:rPr>
          <w:del w:id="3041" w:author="Rajo" w:date="2018-05-23T21:04:00Z"/>
          <w:lang w:val="bs-Latn-BA"/>
        </w:rPr>
      </w:pPr>
      <w:del w:id="3042" w:author="Rajo" w:date="2018-05-23T21:04:00Z">
        <w:r w:rsidDel="00763CBB">
          <w:rPr>
            <w:lang w:val="bs-Latn-BA"/>
          </w:rPr>
          <w:br w:type="page"/>
        </w:r>
        <w:commentRangeEnd w:id="2988"/>
        <w:r w:rsidR="00C32512" w:rsidDel="00763CBB">
          <w:rPr>
            <w:rStyle w:val="CommentReference"/>
          </w:rPr>
          <w:commentReference w:id="2988"/>
        </w:r>
      </w:del>
      <w:commentRangeEnd w:id="2989"/>
      <w:r w:rsidR="00310776">
        <w:rPr>
          <w:rStyle w:val="CommentReference"/>
          <w:i/>
        </w:rPr>
        <w:commentReference w:id="2989"/>
      </w:r>
    </w:p>
    <w:p w14:paraId="325781EE" w14:textId="77777777" w:rsidR="00E94ADE" w:rsidDel="001B3F8C" w:rsidRDefault="00CC5052">
      <w:pPr>
        <w:pStyle w:val="Heading3"/>
        <w:spacing w:line="240" w:lineRule="auto"/>
        <w:jc w:val="both"/>
        <w:rPr>
          <w:del w:id="3043" w:author="Rajo" w:date="2018-06-17T14:58:00Z"/>
          <w:lang w:val="bs-Latn-BA"/>
        </w:rPr>
      </w:pPr>
      <w:bookmarkStart w:id="3044" w:name="_Toc511154443"/>
      <w:r>
        <w:rPr>
          <w:lang w:val="bs-Latn-BA"/>
        </w:rPr>
        <w:t>Protokoli</w:t>
      </w:r>
      <w:bookmarkEnd w:id="3044"/>
    </w:p>
    <w:p w14:paraId="62204D84" w14:textId="77777777" w:rsidR="00E94ADE" w:rsidRPr="00143689" w:rsidRDefault="00E94ADE">
      <w:pPr>
        <w:pStyle w:val="Heading3"/>
        <w:spacing w:line="240" w:lineRule="auto"/>
        <w:jc w:val="both"/>
        <w:rPr>
          <w:lang w:val="bs-Latn-BA"/>
        </w:rPr>
        <w:pPrChange w:id="3045" w:author="Rajo" w:date="2018-06-17T14:58:00Z">
          <w:pPr>
            <w:spacing w:line="240" w:lineRule="auto"/>
            <w:jc w:val="both"/>
          </w:pPr>
        </w:pPrChange>
      </w:pPr>
    </w:p>
    <w:p w14:paraId="0C4ABACA" w14:textId="77777777" w:rsidR="00E94ADE" w:rsidDel="00763CBB" w:rsidRDefault="00CC5052">
      <w:pPr>
        <w:spacing w:line="240" w:lineRule="auto"/>
        <w:ind w:firstLine="360"/>
        <w:jc w:val="both"/>
        <w:rPr>
          <w:del w:id="3046" w:author="Rajo" w:date="2018-05-23T21:04:00Z"/>
          <w:lang w:val="bs-Latn-BA"/>
        </w:rPr>
        <w:pPrChange w:id="3047"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Single-Log-Out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3048"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3049"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3050"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r>
        <w:rPr>
          <w:lang w:val="bs-Latn-BA"/>
        </w:rPr>
        <w:t>OpenID / OpenID Connect</w:t>
      </w:r>
    </w:p>
    <w:p w14:paraId="6F0BC44F" w14:textId="77777777" w:rsidR="00E94ADE" w:rsidRDefault="00CC5052">
      <w:pPr>
        <w:pStyle w:val="ListParagraph1"/>
        <w:numPr>
          <w:ilvl w:val="0"/>
          <w:numId w:val="22"/>
        </w:numPr>
        <w:spacing w:line="240" w:lineRule="auto"/>
        <w:jc w:val="both"/>
        <w:rPr>
          <w:lang w:val="bs-Latn-BA"/>
        </w:rPr>
      </w:pPr>
      <w:r>
        <w:rPr>
          <w:lang w:val="bs-Latn-BA"/>
        </w:rPr>
        <w:t>OAuth 2.0</w:t>
      </w:r>
    </w:p>
    <w:p w14:paraId="3176F5A0" w14:textId="77777777" w:rsidR="00E94ADE" w:rsidRDefault="00CC5052">
      <w:pPr>
        <w:pStyle w:val="ListParagraph1"/>
        <w:numPr>
          <w:ilvl w:val="0"/>
          <w:numId w:val="22"/>
        </w:numPr>
        <w:spacing w:line="240" w:lineRule="auto"/>
        <w:jc w:val="both"/>
        <w:rPr>
          <w:lang w:val="bs-Latn-BA"/>
        </w:rPr>
      </w:pPr>
      <w:r>
        <w:rPr>
          <w:lang w:val="bs-Latn-BA"/>
        </w:rPr>
        <w:t>WS Federation</w:t>
      </w:r>
    </w:p>
    <w:p w14:paraId="380A6F56" w14:textId="77777777" w:rsidR="000F5277" w:rsidRDefault="000F5277">
      <w:pPr>
        <w:spacing w:line="240" w:lineRule="auto"/>
        <w:jc w:val="both"/>
        <w:rPr>
          <w:ins w:id="3051" w:author="Rajo" w:date="2018-05-23T21:04:00Z"/>
          <w:lang w:val="bs-Latn-BA"/>
        </w:rPr>
      </w:pPr>
    </w:p>
    <w:p w14:paraId="4DEDE5C0" w14:textId="2A109BE4" w:rsidR="00763CBB" w:rsidRPr="00143689" w:rsidRDefault="00763CBB">
      <w:pPr>
        <w:pStyle w:val="Heading3"/>
        <w:spacing w:line="240" w:lineRule="auto"/>
        <w:jc w:val="both"/>
        <w:rPr>
          <w:ins w:id="3052" w:author="Rajo" w:date="2018-05-23T21:04:00Z"/>
          <w:lang w:val="bs-Latn-BA"/>
        </w:rPr>
        <w:pPrChange w:id="3053" w:author="Rajo" w:date="2018-06-17T14:58:00Z">
          <w:pPr>
            <w:spacing w:line="240" w:lineRule="auto"/>
            <w:jc w:val="both"/>
          </w:pPr>
        </w:pPrChange>
      </w:pPr>
      <w:ins w:id="3054" w:author="Rajo" w:date="2018-05-23T21:04:00Z">
        <w:r>
          <w:rPr>
            <w:lang w:val="bs-Latn-BA"/>
          </w:rPr>
          <w:t>CAS protokol</w:t>
        </w:r>
      </w:ins>
    </w:p>
    <w:p w14:paraId="3A93CEA4" w14:textId="77777777" w:rsidR="00763CBB" w:rsidRDefault="00763CBB" w:rsidP="00763CBB">
      <w:pPr>
        <w:spacing w:line="240" w:lineRule="auto"/>
        <w:ind w:firstLine="360"/>
        <w:jc w:val="both"/>
        <w:rPr>
          <w:ins w:id="3055" w:author="Rajo" w:date="2018-05-23T21:04:00Z"/>
          <w:lang w:val="bs-Latn-BA"/>
        </w:rPr>
      </w:pPr>
      <w:ins w:id="3056"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3057" w:author="Rajo" w:date="2018-05-23T21:04:00Z"/>
          <w:lang w:val="bs-Latn-BA"/>
        </w:rPr>
      </w:pPr>
      <w:ins w:id="3058" w:author="Rajo" w:date="2018-05-23T21:04:00Z">
        <w:r>
          <w:rPr>
            <w:lang w:val="bs-Latn-BA"/>
          </w:rPr>
          <w:lastRenderedPageBreak/>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3059" w:author="Rajo" w:date="2018-05-23T21:04:00Z"/>
          <w:lang w:val="bs-Latn-BA"/>
        </w:rPr>
      </w:pPr>
      <w:ins w:id="3060"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3061" w:author="Rajo" w:date="2018-05-23T21:04:00Z"/>
          <w:lang w:val="bs-Latn-BA"/>
        </w:rPr>
      </w:pPr>
      <w:ins w:id="3062" w:author="Rajo" w:date="2018-05-27T21:46:00Z">
        <w:r>
          <w:rPr>
            <w:lang w:val="bs-Latn-BA"/>
          </w:rPr>
          <w:t xml:space="preserve"> </w:t>
        </w:r>
      </w:ins>
      <w:commentRangeStart w:id="3063"/>
      <w:ins w:id="3064" w:author="Rajo" w:date="2018-05-23T21:04:00Z">
        <w:r w:rsidR="00763CBB">
          <w:rPr>
            <w:rStyle w:val="CommentReference"/>
          </w:rPr>
          <w:commentReference w:id="3065"/>
        </w:r>
      </w:ins>
      <w:commentRangeEnd w:id="3063"/>
      <w:ins w:id="3066" w:author="Rajo" w:date="2018-05-27T20:07:00Z">
        <w:r w:rsidR="001B41BE">
          <w:rPr>
            <w:rStyle w:val="CommentReference"/>
          </w:rPr>
          <w:commentReference w:id="3063"/>
        </w:r>
      </w:ins>
      <w:ins w:id="3067"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3068" w:author="Rajo" w:date="2018-05-27T20:10:00Z"/>
          <w:vertAlign w:val="superscript"/>
          <w:lang w:val="bs-Latn-BA"/>
        </w:rPr>
      </w:pPr>
      <w:ins w:id="3069"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3070" w:author="Rajo" w:date="2018-05-28T18:35:00Z"/>
          <w:lang w:val="bs-Latn-BA"/>
        </w:rPr>
      </w:pPr>
      <w:ins w:id="3071" w:author="Rajo" w:date="2018-05-28T18:36:00Z">
        <w:r>
          <w:rPr>
            <w:lang w:val="bs-Latn-BA"/>
          </w:rPr>
          <w:t xml:space="preserve">Preusmjeravanje klijenta od strane aplikacije </w:t>
        </w:r>
      </w:ins>
      <w:ins w:id="3072" w:author="Rajo" w:date="2018-05-28T18:37:00Z">
        <w:r>
          <w:rPr>
            <w:lang w:val="bs-Latn-BA"/>
          </w:rPr>
          <w:t>ka CAS serveru kako bi se izvršila autentikacija, obično rezultu</w:t>
        </w:r>
      </w:ins>
      <w:ins w:id="3073" w:author="Rajo" w:date="2018-05-28T18:38:00Z">
        <w:r>
          <w:rPr>
            <w:lang w:val="bs-Latn-BA"/>
          </w:rPr>
          <w:t xml:space="preserve">je slanjem </w:t>
        </w:r>
      </w:ins>
      <w:ins w:id="3074" w:author="Rajo" w:date="2018-05-28T18:44:00Z">
        <w:r w:rsidR="00F468EA">
          <w:rPr>
            <w:lang w:val="bs-Latn-BA"/>
          </w:rPr>
          <w:t xml:space="preserve">HTTP GET </w:t>
        </w:r>
      </w:ins>
      <w:ins w:id="3075" w:author="Rajo" w:date="2018-05-28T18:38:00Z">
        <w:r>
          <w:rPr>
            <w:lang w:val="bs-Latn-BA"/>
          </w:rPr>
          <w:t>zahtjeva</w:t>
        </w:r>
      </w:ins>
      <w:ins w:id="3076" w:author="Rajo" w:date="2018-05-28T18:42:00Z">
        <w:r w:rsidR="00F468EA">
          <w:rPr>
            <w:lang w:val="bs-Latn-BA"/>
          </w:rPr>
          <w:t xml:space="preserve"> </w:t>
        </w:r>
      </w:ins>
      <w:ins w:id="3077" w:author="Rajo" w:date="2018-05-28T18:49:00Z">
        <w:r w:rsidR="006407B1">
          <w:rPr>
            <w:lang w:val="bs-Latn-BA"/>
          </w:rPr>
          <w:t>(</w:t>
        </w:r>
      </w:ins>
      <w:ins w:id="3078" w:author="Rajo" w:date="2018-05-31T19:45:00Z">
        <w:r w:rsidR="009D4E01">
          <w:rPr>
            <w:lang w:val="bs-Latn-BA"/>
          </w:rPr>
          <w:t xml:space="preserve">ili nekog drugog </w:t>
        </w:r>
      </w:ins>
      <w:ins w:id="3079" w:author="Rajo" w:date="2018-05-28T18:49:00Z">
        <w:r w:rsidR="006407B1">
          <w:rPr>
            <w:lang w:val="bs-Latn-BA"/>
          </w:rPr>
          <w:t>zavis</w:t>
        </w:r>
      </w:ins>
      <w:ins w:id="3080" w:author="Rajo" w:date="2018-05-31T19:45:00Z">
        <w:r w:rsidR="009D4E01">
          <w:rPr>
            <w:lang w:val="bs-Latn-BA"/>
          </w:rPr>
          <w:t>no</w:t>
        </w:r>
      </w:ins>
      <w:ins w:id="3081" w:author="Rajo" w:date="2018-05-28T18:49:00Z">
        <w:r w:rsidR="006407B1">
          <w:rPr>
            <w:lang w:val="bs-Latn-BA"/>
          </w:rPr>
          <w:t xml:space="preserve"> od tipa inicijalnog zahtjeva koji </w:t>
        </w:r>
        <w:r w:rsidR="00EE3C3B">
          <w:rPr>
            <w:lang w:val="bs-Latn-BA"/>
          </w:rPr>
          <w:t>je klijent uputio a</w:t>
        </w:r>
      </w:ins>
      <w:ins w:id="3082" w:author="Rajo" w:date="2018-05-28T18:50:00Z">
        <w:r w:rsidR="00EE3C3B">
          <w:rPr>
            <w:lang w:val="bs-Latn-BA"/>
          </w:rPr>
          <w:t xml:space="preserve">plikaciji </w:t>
        </w:r>
      </w:ins>
      <w:ins w:id="3083" w:author="Rajo" w:date="2018-05-28T18:51:00Z">
        <w:r w:rsidR="00252D78">
          <w:rPr>
            <w:lang w:val="bs-Latn-BA"/>
          </w:rPr>
          <w:t>prije nego što</w:t>
        </w:r>
      </w:ins>
      <w:ins w:id="3084" w:author="Rajo" w:date="2018-05-28T18:50:00Z">
        <w:r w:rsidR="00EE3C3B">
          <w:rPr>
            <w:lang w:val="bs-Latn-BA"/>
          </w:rPr>
          <w:t xml:space="preserve"> ga je ona preusmjerila na server</w:t>
        </w:r>
      </w:ins>
      <w:ins w:id="3085" w:author="Rajo" w:date="2018-05-28T18:49:00Z">
        <w:r w:rsidR="006407B1">
          <w:rPr>
            <w:lang w:val="bs-Latn-BA"/>
          </w:rPr>
          <w:t xml:space="preserve">) </w:t>
        </w:r>
      </w:ins>
      <w:ins w:id="3086" w:author="Rajo" w:date="2018-05-28T18:42:00Z">
        <w:r w:rsidR="00F468EA">
          <w:rPr>
            <w:lang w:val="bs-Latn-BA"/>
          </w:rPr>
          <w:t>ka pristupnoj tački</w:t>
        </w:r>
      </w:ins>
      <w:ins w:id="3087" w:author="Rajo" w:date="2018-05-28T18:45:00Z">
        <w:r w:rsidR="00F468EA">
          <w:rPr>
            <w:lang w:val="bs-Latn-BA"/>
          </w:rPr>
          <w:t xml:space="preserve"> </w:t>
        </w:r>
      </w:ins>
      <w:ins w:id="3088" w:author="Rajo" w:date="2018-05-28T18:46:00Z">
        <w:r w:rsidR="00F468EA">
          <w:rPr>
            <w:lang w:val="bs-Latn-BA"/>
          </w:rPr>
          <w:t xml:space="preserve">u okviru servera, namijenjenoj za </w:t>
        </w:r>
      </w:ins>
      <w:ins w:id="3089" w:author="Rajo" w:date="2018-05-28T18:47:00Z">
        <w:r w:rsidR="00F468EA">
          <w:rPr>
            <w:lang w:val="bs-Latn-BA"/>
          </w:rPr>
          <w:t>autentikaciju korisnika</w:t>
        </w:r>
      </w:ins>
      <w:ins w:id="3090" w:author="Rajo" w:date="2018-05-28T18:48:00Z">
        <w:r w:rsidR="006407B1">
          <w:rPr>
            <w:lang w:val="bs-Latn-BA"/>
          </w:rPr>
          <w:t xml:space="preserve"> (</w:t>
        </w:r>
      </w:ins>
      <w:ins w:id="3091" w:author="Rajo" w:date="2018-05-28T20:09:00Z">
        <w:r w:rsidR="00196CA2">
          <w:rPr>
            <w:lang w:val="bs-Latn-BA"/>
          </w:rPr>
          <w:t xml:space="preserve">npr. </w:t>
        </w:r>
      </w:ins>
      <w:ins w:id="3092" w:author="Rajo" w:date="2018-05-28T18:48:00Z">
        <w:r w:rsidR="006407B1" w:rsidRPr="006407B1">
          <w:rPr>
            <w:i/>
            <w:lang w:val="bs-Latn-BA"/>
            <w:rPrChange w:id="3093" w:author="Rajo" w:date="2018-05-28T18:48:00Z">
              <w:rPr>
                <w:lang w:val="bs-Latn-BA"/>
              </w:rPr>
            </w:rPrChange>
          </w:rPr>
          <w:t>/login</w:t>
        </w:r>
        <w:r w:rsidR="006407B1">
          <w:rPr>
            <w:lang w:val="bs-Latn-BA"/>
          </w:rPr>
          <w:t>)</w:t>
        </w:r>
      </w:ins>
      <w:ins w:id="3094" w:author="Rajo" w:date="2018-05-28T18:47:00Z">
        <w:r w:rsidR="00F468EA">
          <w:rPr>
            <w:lang w:val="bs-Latn-BA"/>
          </w:rPr>
          <w:t>.</w:t>
        </w:r>
      </w:ins>
      <w:ins w:id="3095" w:author="Rajo" w:date="2018-05-28T18:51:00Z">
        <w:r w:rsidR="004B2189">
          <w:rPr>
            <w:lang w:val="bs-Latn-BA"/>
          </w:rPr>
          <w:t xml:space="preserve"> Kao</w:t>
        </w:r>
      </w:ins>
      <w:ins w:id="3096" w:author="Rajo" w:date="2018-05-28T20:09:00Z">
        <w:r w:rsidR="00FC57A1">
          <w:rPr>
            <w:lang w:val="bs-Latn-BA"/>
          </w:rPr>
          <w:t xml:space="preserve"> opcioni</w:t>
        </w:r>
      </w:ins>
      <w:ins w:id="3097" w:author="Rajo" w:date="2018-05-28T18:51:00Z">
        <w:r w:rsidR="004B2189">
          <w:rPr>
            <w:lang w:val="bs-Latn-BA"/>
          </w:rPr>
          <w:t xml:space="preserve"> parametri tog </w:t>
        </w:r>
      </w:ins>
      <w:ins w:id="3098" w:author="Rajo" w:date="2018-05-28T18:52:00Z">
        <w:r w:rsidR="004B2189">
          <w:rPr>
            <w:lang w:val="bs-Latn-BA"/>
          </w:rPr>
          <w:t>zahtjeva</w:t>
        </w:r>
      </w:ins>
      <w:ins w:id="3099" w:author="Rajo" w:date="2018-05-28T19:35:00Z">
        <w:r w:rsidR="006258FC">
          <w:rPr>
            <w:lang w:val="bs-Latn-BA"/>
          </w:rPr>
          <w:t xml:space="preserve"> </w:t>
        </w:r>
      </w:ins>
      <w:ins w:id="3100" w:author="Rajo" w:date="2018-05-28T18:52:00Z">
        <w:r w:rsidR="004B2189">
          <w:rPr>
            <w:lang w:val="bs-Latn-BA"/>
          </w:rPr>
          <w:t xml:space="preserve">mogu se proslijediti </w:t>
        </w:r>
        <w:r w:rsidR="004B2189" w:rsidRPr="004B2189">
          <w:rPr>
            <w:i/>
            <w:lang w:val="bs-Latn-BA"/>
            <w:rPrChange w:id="3101" w:author="Rajo" w:date="2018-05-28T18:53:00Z">
              <w:rPr>
                <w:lang w:val="bs-Latn-BA"/>
              </w:rPr>
            </w:rPrChange>
          </w:rPr>
          <w:t>service</w:t>
        </w:r>
        <w:r w:rsidR="004B2189">
          <w:rPr>
            <w:lang w:val="bs-Latn-BA"/>
          </w:rPr>
          <w:t xml:space="preserve"> i </w:t>
        </w:r>
        <w:r w:rsidR="004B2189" w:rsidRPr="004B2189">
          <w:rPr>
            <w:i/>
            <w:lang w:val="bs-Latn-BA"/>
            <w:rPrChange w:id="3102" w:author="Rajo" w:date="2018-05-28T18:53:00Z">
              <w:rPr>
                <w:lang w:val="bs-Latn-BA"/>
              </w:rPr>
            </w:rPrChange>
          </w:rPr>
          <w:t>method</w:t>
        </w:r>
        <w:r w:rsidR="004B2189">
          <w:rPr>
            <w:lang w:val="bs-Latn-BA"/>
          </w:rPr>
          <w:t xml:space="preserve"> </w:t>
        </w:r>
      </w:ins>
      <w:ins w:id="3103" w:author="Rajo" w:date="2018-05-28T18:53:00Z">
        <w:r w:rsidR="004B2189">
          <w:rPr>
            <w:lang w:val="bs-Latn-BA"/>
          </w:rPr>
          <w:t>parametri.</w:t>
        </w:r>
      </w:ins>
      <w:ins w:id="3104" w:author="Rajo" w:date="2018-05-28T19:15:00Z">
        <w:r w:rsidR="00B10109">
          <w:rPr>
            <w:lang w:val="bs-Latn-BA"/>
          </w:rPr>
          <w:t xml:space="preserve"> Taj zahtjev će, ukoliko korisnik još nije prijavljen </w:t>
        </w:r>
      </w:ins>
      <w:ins w:id="3105" w:author="Rajo" w:date="2018-05-28T19:19:00Z">
        <w:r w:rsidR="00B10109">
          <w:rPr>
            <w:lang w:val="bs-Latn-BA"/>
          </w:rPr>
          <w:t>u okviru</w:t>
        </w:r>
      </w:ins>
      <w:ins w:id="3106" w:author="Rajo" w:date="2018-05-28T19:15:00Z">
        <w:r w:rsidR="00B10109">
          <w:rPr>
            <w:lang w:val="bs-Latn-BA"/>
          </w:rPr>
          <w:t xml:space="preserve"> server</w:t>
        </w:r>
      </w:ins>
      <w:ins w:id="3107" w:author="Rajo" w:date="2018-05-28T19:19:00Z">
        <w:r w:rsidR="00B10109">
          <w:rPr>
            <w:lang w:val="bs-Latn-BA"/>
          </w:rPr>
          <w:t>a</w:t>
        </w:r>
      </w:ins>
      <w:ins w:id="3108" w:author="Rajo" w:date="2018-05-28T19:15:00Z">
        <w:r w:rsidR="00B10109">
          <w:rPr>
            <w:lang w:val="bs-Latn-BA"/>
          </w:rPr>
          <w:t>, rezultovati prikazom forme za prijavu</w:t>
        </w:r>
      </w:ins>
      <w:ins w:id="3109" w:author="Rajo" w:date="2018-05-28T19:20:00Z">
        <w:r w:rsidR="00EC05F6">
          <w:rPr>
            <w:lang w:val="bs-Latn-BA"/>
          </w:rPr>
          <w:t>.</w:t>
        </w:r>
      </w:ins>
      <w:ins w:id="3110" w:author="Rajo" w:date="2018-05-28T19:15:00Z">
        <w:r w:rsidR="00B10109">
          <w:rPr>
            <w:lang w:val="bs-Latn-BA"/>
          </w:rPr>
          <w:t xml:space="preserve"> </w:t>
        </w:r>
      </w:ins>
      <w:ins w:id="3111" w:author="Rajo" w:date="2018-05-28T19:20:00Z">
        <w:r w:rsidR="00EC05F6">
          <w:rPr>
            <w:lang w:val="bs-Latn-BA"/>
          </w:rPr>
          <w:t>Nakon što</w:t>
        </w:r>
      </w:ins>
      <w:ins w:id="3112" w:author="Rajo" w:date="2018-05-28T19:16:00Z">
        <w:r w:rsidR="00B10109">
          <w:rPr>
            <w:lang w:val="bs-Latn-BA"/>
          </w:rPr>
          <w:t xml:space="preserve"> korisnik </w:t>
        </w:r>
      </w:ins>
      <w:ins w:id="3113" w:author="Rajo" w:date="2018-05-28T19:20:00Z">
        <w:r w:rsidR="00EC05F6">
          <w:rPr>
            <w:lang w:val="bs-Latn-BA"/>
          </w:rPr>
          <w:t>fo</w:t>
        </w:r>
      </w:ins>
      <w:ins w:id="3114" w:author="Rajo" w:date="2018-05-28T19:21:00Z">
        <w:r w:rsidR="00EC05F6">
          <w:rPr>
            <w:lang w:val="bs-Latn-BA"/>
          </w:rPr>
          <w:t>rmu</w:t>
        </w:r>
      </w:ins>
      <w:ins w:id="3115" w:author="Rajo" w:date="2018-05-28T19:16:00Z">
        <w:r w:rsidR="00B10109">
          <w:rPr>
            <w:lang w:val="bs-Latn-BA"/>
          </w:rPr>
          <w:t xml:space="preserve"> </w:t>
        </w:r>
      </w:ins>
      <w:ins w:id="3116" w:author="Rajo" w:date="2018-05-28T19:21:00Z">
        <w:r w:rsidR="00EC05F6">
          <w:rPr>
            <w:lang w:val="bs-Latn-BA"/>
          </w:rPr>
          <w:t xml:space="preserve">popuni </w:t>
        </w:r>
      </w:ins>
      <w:ins w:id="3117" w:author="Rajo" w:date="2018-05-28T19:22:00Z">
        <w:r w:rsidR="00EC05F6">
          <w:rPr>
            <w:lang w:val="bs-Latn-BA"/>
          </w:rPr>
          <w:t>ispravnim</w:t>
        </w:r>
      </w:ins>
      <w:ins w:id="3118" w:author="Rajo" w:date="2018-05-28T19:16:00Z">
        <w:r w:rsidR="00B10109">
          <w:rPr>
            <w:lang w:val="bs-Latn-BA"/>
          </w:rPr>
          <w:t xml:space="preserve"> pristupnim podacima </w:t>
        </w:r>
      </w:ins>
      <w:ins w:id="3119" w:author="Rajo" w:date="2018-05-28T19:19:00Z">
        <w:r w:rsidR="00B10109">
          <w:rPr>
            <w:lang w:val="bs-Latn-BA"/>
          </w:rPr>
          <w:t>i</w:t>
        </w:r>
      </w:ins>
      <w:ins w:id="3120" w:author="Rajo" w:date="2018-05-28T19:16:00Z">
        <w:r w:rsidR="00B10109">
          <w:rPr>
            <w:lang w:val="bs-Latn-BA"/>
          </w:rPr>
          <w:t xml:space="preserve"> </w:t>
        </w:r>
      </w:ins>
      <w:ins w:id="3121" w:author="Rajo" w:date="2018-05-28T19:21:00Z">
        <w:r w:rsidR="00EC05F6">
          <w:rPr>
            <w:lang w:val="bs-Latn-BA"/>
          </w:rPr>
          <w:t>po</w:t>
        </w:r>
      </w:ins>
      <w:ins w:id="3122" w:author="Rajo" w:date="2018-05-28T19:18:00Z">
        <w:r w:rsidR="00B10109">
          <w:rPr>
            <w:lang w:val="bs-Latn-BA"/>
          </w:rPr>
          <w:t>šalje</w:t>
        </w:r>
      </w:ins>
      <w:ins w:id="3123" w:author="Rajo" w:date="2018-05-28T19:16:00Z">
        <w:r w:rsidR="00B10109">
          <w:rPr>
            <w:lang w:val="bs-Latn-BA"/>
          </w:rPr>
          <w:t xml:space="preserve"> </w:t>
        </w:r>
      </w:ins>
      <w:ins w:id="3124" w:author="Rajo" w:date="2018-05-28T19:21:00Z">
        <w:r w:rsidR="00EC05F6">
          <w:rPr>
            <w:lang w:val="bs-Latn-BA"/>
          </w:rPr>
          <w:t xml:space="preserve">je </w:t>
        </w:r>
      </w:ins>
      <w:ins w:id="3125" w:author="Rajo" w:date="2018-05-28T19:19:00Z">
        <w:r w:rsidR="00B10109">
          <w:rPr>
            <w:lang w:val="bs-Latn-BA"/>
          </w:rPr>
          <w:t xml:space="preserve">serveru </w:t>
        </w:r>
      </w:ins>
      <w:ins w:id="3126" w:author="Rajo" w:date="2018-05-28T19:16:00Z">
        <w:r w:rsidR="00B10109">
          <w:rPr>
            <w:lang w:val="bs-Latn-BA"/>
          </w:rPr>
          <w:t>(obično putem HTTP POST zahtjeva)</w:t>
        </w:r>
      </w:ins>
      <w:ins w:id="3127" w:author="Rajo" w:date="2018-05-28T19:19:00Z">
        <w:r w:rsidR="00B10109">
          <w:rPr>
            <w:lang w:val="bs-Latn-BA"/>
          </w:rPr>
          <w:t>,</w:t>
        </w:r>
      </w:ins>
      <w:ins w:id="3128" w:author="Rajo" w:date="2018-05-28T18:53:00Z">
        <w:r w:rsidR="004B2189">
          <w:rPr>
            <w:lang w:val="bs-Latn-BA"/>
          </w:rPr>
          <w:t xml:space="preserve"> </w:t>
        </w:r>
      </w:ins>
      <w:ins w:id="3129" w:author="Rajo" w:date="2018-05-28T19:21:00Z">
        <w:r w:rsidR="00EC05F6">
          <w:rPr>
            <w:lang w:val="bs-Latn-BA"/>
          </w:rPr>
          <w:t xml:space="preserve">on će </w:t>
        </w:r>
      </w:ins>
      <w:ins w:id="3130" w:author="Rajo" w:date="2018-05-28T19:18:00Z">
        <w:r w:rsidR="00B10109">
          <w:rPr>
            <w:lang w:val="bs-Latn-BA"/>
          </w:rPr>
          <w:t xml:space="preserve">biti uspješno prijavljen u okviru njega. </w:t>
        </w:r>
      </w:ins>
      <w:ins w:id="3131" w:author="Rajo" w:date="2018-05-28T18:53:00Z">
        <w:r w:rsidR="004B2189">
          <w:rPr>
            <w:lang w:val="bs-Latn-BA"/>
          </w:rPr>
          <w:t xml:space="preserve">Zavisno od </w:t>
        </w:r>
      </w:ins>
      <w:ins w:id="3132" w:author="Rajo" w:date="2018-05-28T18:58:00Z">
        <w:r w:rsidR="004B2189">
          <w:rPr>
            <w:lang w:val="bs-Latn-BA"/>
          </w:rPr>
          <w:t>parametara</w:t>
        </w:r>
      </w:ins>
      <w:ins w:id="3133" w:author="Rajo" w:date="2018-05-28T19:22:00Z">
        <w:r w:rsidR="00A80217">
          <w:rPr>
            <w:lang w:val="bs-Latn-BA"/>
          </w:rPr>
          <w:t xml:space="preserve"> proslijeđenih u okviru inicijalnog</w:t>
        </w:r>
      </w:ins>
      <w:ins w:id="3134" w:author="Rajo" w:date="2018-05-28T19:25:00Z">
        <w:r w:rsidR="00A80217">
          <w:rPr>
            <w:lang w:val="bs-Latn-BA"/>
          </w:rPr>
          <w:t xml:space="preserve"> </w:t>
        </w:r>
      </w:ins>
      <w:ins w:id="3135" w:author="Rajo" w:date="2018-05-28T19:22:00Z">
        <w:r w:rsidR="00A80217">
          <w:rPr>
            <w:lang w:val="bs-Latn-BA"/>
          </w:rPr>
          <w:t xml:space="preserve">zahtjeva za </w:t>
        </w:r>
      </w:ins>
      <w:ins w:id="3136" w:author="Rajo" w:date="2018-05-28T19:23:00Z">
        <w:r w:rsidR="00A80217">
          <w:rPr>
            <w:lang w:val="bs-Latn-BA"/>
          </w:rPr>
          <w:t>prijavu</w:t>
        </w:r>
      </w:ins>
      <w:ins w:id="3137" w:author="Rajo" w:date="2018-05-28T19:24:00Z">
        <w:r w:rsidR="00A80217">
          <w:rPr>
            <w:lang w:val="bs-Latn-BA"/>
          </w:rPr>
          <w:t xml:space="preserve"> na server</w:t>
        </w:r>
      </w:ins>
      <w:ins w:id="3138" w:author="Rajo" w:date="2018-05-28T19:25:00Z">
        <w:r w:rsidR="00FA77AE">
          <w:rPr>
            <w:lang w:val="bs-Latn-BA"/>
          </w:rPr>
          <w:t xml:space="preserve"> (</w:t>
        </w:r>
      </w:ins>
      <w:ins w:id="3139" w:author="Rajo" w:date="2018-05-31T19:46:00Z">
        <w:r w:rsidR="00C47340">
          <w:rPr>
            <w:lang w:val="bs-Latn-BA"/>
          </w:rPr>
          <w:t xml:space="preserve">na </w:t>
        </w:r>
      </w:ins>
      <w:ins w:id="3140" w:author="Rajo" w:date="2018-05-28T19:25:00Z">
        <w:r w:rsidR="00FA77AE" w:rsidRPr="0000348A">
          <w:rPr>
            <w:i/>
            <w:lang w:val="bs-Latn-BA"/>
          </w:rPr>
          <w:t>/login</w:t>
        </w:r>
        <w:r w:rsidR="00FA77AE">
          <w:rPr>
            <w:lang w:val="bs-Latn-BA"/>
          </w:rPr>
          <w:t>)</w:t>
        </w:r>
      </w:ins>
      <w:ins w:id="3141" w:author="Rajo" w:date="2018-05-28T18:58:00Z">
        <w:r w:rsidR="004B2189">
          <w:rPr>
            <w:lang w:val="bs-Latn-BA"/>
          </w:rPr>
          <w:t xml:space="preserve"> i njihovih </w:t>
        </w:r>
      </w:ins>
      <w:ins w:id="3142" w:author="Rajo" w:date="2018-05-28T18:53:00Z">
        <w:r w:rsidR="004B2189">
          <w:rPr>
            <w:lang w:val="bs-Latn-BA"/>
          </w:rPr>
          <w:t xml:space="preserve">vrijednosti, </w:t>
        </w:r>
      </w:ins>
      <w:ins w:id="3143" w:author="Rajo" w:date="2018-05-28T18:55:00Z">
        <w:r w:rsidR="004B2189">
          <w:rPr>
            <w:lang w:val="bs-Latn-BA"/>
          </w:rPr>
          <w:t xml:space="preserve">on će </w:t>
        </w:r>
      </w:ins>
      <w:ins w:id="3144" w:author="Rajo" w:date="2018-05-28T19:30:00Z">
        <w:r w:rsidR="006258FC">
          <w:rPr>
            <w:lang w:val="bs-Latn-BA"/>
          </w:rPr>
          <w:t xml:space="preserve">nakon </w:t>
        </w:r>
      </w:ins>
      <w:ins w:id="3145" w:author="Rajo" w:date="2018-05-28T19:37:00Z">
        <w:r w:rsidR="0034609D">
          <w:rPr>
            <w:lang w:val="bs-Latn-BA"/>
          </w:rPr>
          <w:t>uspješne prijave</w:t>
        </w:r>
      </w:ins>
      <w:ins w:id="3146" w:author="Rajo" w:date="2018-05-28T19:38:00Z">
        <w:r w:rsidR="0034609D">
          <w:rPr>
            <w:lang w:val="bs-Latn-BA"/>
          </w:rPr>
          <w:t xml:space="preserve"> korisnika</w:t>
        </w:r>
      </w:ins>
      <w:ins w:id="3147" w:author="Rajo" w:date="2018-05-28T19:31:00Z">
        <w:r w:rsidR="006258FC">
          <w:rPr>
            <w:lang w:val="bs-Latn-BA"/>
          </w:rPr>
          <w:t xml:space="preserve">, </w:t>
        </w:r>
      </w:ins>
      <w:ins w:id="3148" w:author="Rajo" w:date="2018-05-28T18:55:00Z">
        <w:r w:rsidR="004B2189">
          <w:rPr>
            <w:lang w:val="bs-Latn-BA"/>
          </w:rPr>
          <w:t>n</w:t>
        </w:r>
      </w:ins>
      <w:ins w:id="3149" w:author="Rajo" w:date="2018-05-28T18:56:00Z">
        <w:r w:rsidR="004B2189">
          <w:rPr>
            <w:lang w:val="bs-Latn-BA"/>
          </w:rPr>
          <w:t xml:space="preserve">a </w:t>
        </w:r>
      </w:ins>
      <w:ins w:id="3150" w:author="Rajo" w:date="2018-05-28T19:00:00Z">
        <w:r w:rsidR="00D26A81">
          <w:rPr>
            <w:lang w:val="bs-Latn-BA"/>
          </w:rPr>
          <w:t>određeni</w:t>
        </w:r>
      </w:ins>
      <w:ins w:id="3151" w:author="Rajo" w:date="2018-05-28T18:56:00Z">
        <w:r w:rsidR="004B2189">
          <w:rPr>
            <w:lang w:val="bs-Latn-BA"/>
          </w:rPr>
          <w:t xml:space="preserve"> način vratiti „odgovor“</w:t>
        </w:r>
      </w:ins>
      <w:ins w:id="3152" w:author="Rajo" w:date="2018-05-28T18:59:00Z">
        <w:r w:rsidR="004B2189">
          <w:rPr>
            <w:lang w:val="bs-Latn-BA"/>
          </w:rPr>
          <w:t xml:space="preserve"> </w:t>
        </w:r>
      </w:ins>
      <w:ins w:id="3153" w:author="Rajo" w:date="2018-05-28T19:00:00Z">
        <w:r w:rsidR="00D26A81">
          <w:rPr>
            <w:lang w:val="bs-Latn-BA"/>
          </w:rPr>
          <w:t>u smisl</w:t>
        </w:r>
      </w:ins>
      <w:ins w:id="3154" w:author="Rajo" w:date="2018-05-28T19:02:00Z">
        <w:r w:rsidR="00D26A81">
          <w:rPr>
            <w:lang w:val="bs-Latn-BA"/>
          </w:rPr>
          <w:t xml:space="preserve">u </w:t>
        </w:r>
      </w:ins>
      <w:ins w:id="3155" w:author="Rajo" w:date="2018-05-28T18:56:00Z">
        <w:r w:rsidR="004B2189">
          <w:rPr>
            <w:lang w:val="bs-Latn-BA"/>
          </w:rPr>
          <w:t xml:space="preserve">preusmjeravanja </w:t>
        </w:r>
      </w:ins>
      <w:ins w:id="3156" w:author="Rajo" w:date="2018-05-28T19:27:00Z">
        <w:r w:rsidR="00200715">
          <w:rPr>
            <w:lang w:val="bs-Latn-BA"/>
          </w:rPr>
          <w:t>klijenta/</w:t>
        </w:r>
      </w:ins>
      <w:ins w:id="3157" w:author="Rajo" w:date="2018-05-28T18:56:00Z">
        <w:r w:rsidR="004B2189">
          <w:rPr>
            <w:lang w:val="bs-Latn-BA"/>
          </w:rPr>
          <w:t>korisnika nazad na aplikaciju</w:t>
        </w:r>
      </w:ins>
      <w:ins w:id="3158" w:author="Rajo" w:date="2018-05-28T19:03:00Z">
        <w:r w:rsidR="00D26A81">
          <w:rPr>
            <w:lang w:val="bs-Latn-BA"/>
          </w:rPr>
          <w:t xml:space="preserve"> (</w:t>
        </w:r>
      </w:ins>
      <w:ins w:id="3159" w:author="Rajo" w:date="2018-05-28T19:04:00Z">
        <w:r w:rsidR="00D26A81">
          <w:rPr>
            <w:lang w:val="bs-Latn-BA"/>
          </w:rPr>
          <w:t xml:space="preserve">ukoliko je </w:t>
        </w:r>
        <w:r w:rsidR="00D26A81" w:rsidRPr="00D26A81">
          <w:rPr>
            <w:i/>
            <w:lang w:val="bs-Latn-BA"/>
            <w:rPrChange w:id="3160" w:author="Rajo" w:date="2018-05-28T19:05:00Z">
              <w:rPr>
                <w:lang w:val="bs-Latn-BA"/>
              </w:rPr>
            </w:rPrChange>
          </w:rPr>
          <w:t>service</w:t>
        </w:r>
        <w:r w:rsidR="00D26A81">
          <w:rPr>
            <w:lang w:val="bs-Latn-BA"/>
          </w:rPr>
          <w:t xml:space="preserve"> parametar koji obi</w:t>
        </w:r>
      </w:ins>
      <w:ins w:id="3161" w:author="Rajo" w:date="2018-05-28T19:05:00Z">
        <w:r w:rsidR="00D26A81">
          <w:rPr>
            <w:lang w:val="bs-Latn-BA"/>
          </w:rPr>
          <w:t>čno predstavlja putanju do aplikacije</w:t>
        </w:r>
      </w:ins>
      <w:ins w:id="3162" w:author="Rajo" w:date="2018-05-28T19:04:00Z">
        <w:r w:rsidR="00D26A81">
          <w:rPr>
            <w:lang w:val="bs-Latn-BA"/>
          </w:rPr>
          <w:t xml:space="preserve"> </w:t>
        </w:r>
      </w:ins>
      <w:ins w:id="3163" w:author="Rajo" w:date="2018-05-28T20:10:00Z">
        <w:r w:rsidR="00EE2619">
          <w:rPr>
            <w:lang w:val="bs-Latn-BA"/>
          </w:rPr>
          <w:t>dostupan</w:t>
        </w:r>
      </w:ins>
      <w:ins w:id="3164" w:author="Rajo" w:date="2018-05-28T19:03:00Z">
        <w:r w:rsidR="00D26A81">
          <w:rPr>
            <w:lang w:val="bs-Latn-BA"/>
          </w:rPr>
          <w:t>)</w:t>
        </w:r>
      </w:ins>
      <w:ins w:id="3165" w:author="Rajo" w:date="2018-05-28T18:56:00Z">
        <w:r w:rsidR="004B2189">
          <w:rPr>
            <w:lang w:val="bs-Latn-BA"/>
          </w:rPr>
          <w:t xml:space="preserve"> zajedno sa servisnim tiketom koji mu</w:t>
        </w:r>
      </w:ins>
      <w:ins w:id="3166" w:author="Rajo" w:date="2018-05-28T19:39:00Z">
        <w:r w:rsidR="00761B30">
          <w:rPr>
            <w:lang w:val="bs-Latn-BA"/>
          </w:rPr>
          <w:t xml:space="preserve"> se</w:t>
        </w:r>
      </w:ins>
      <w:ins w:id="3167" w:author="Rajo" w:date="2018-05-28T18:56:00Z">
        <w:r w:rsidR="004B2189">
          <w:rPr>
            <w:lang w:val="bs-Latn-BA"/>
          </w:rPr>
          <w:t xml:space="preserve"> dodjeljuje.</w:t>
        </w:r>
      </w:ins>
      <w:ins w:id="3168" w:author="Rajo" w:date="2018-05-28T19:06:00Z">
        <w:r w:rsidR="00B43C50">
          <w:rPr>
            <w:lang w:val="bs-Latn-BA"/>
          </w:rPr>
          <w:t xml:space="preserve"> Ukoliko </w:t>
        </w:r>
        <w:r w:rsidR="00B43C50" w:rsidRPr="00B43C50">
          <w:rPr>
            <w:i/>
            <w:lang w:val="bs-Latn-BA"/>
            <w:rPrChange w:id="3169" w:author="Rajo" w:date="2018-05-28T19:07:00Z">
              <w:rPr>
                <w:lang w:val="bs-Latn-BA"/>
              </w:rPr>
            </w:rPrChange>
          </w:rPr>
          <w:t>service</w:t>
        </w:r>
        <w:r w:rsidR="00B43C50">
          <w:rPr>
            <w:lang w:val="bs-Latn-BA"/>
          </w:rPr>
          <w:t xml:space="preserve"> parametar nije </w:t>
        </w:r>
      </w:ins>
      <w:ins w:id="3170" w:author="Rajo" w:date="2018-05-28T20:10:00Z">
        <w:r w:rsidR="00263265">
          <w:rPr>
            <w:lang w:val="bs-Latn-BA"/>
          </w:rPr>
          <w:t>dostupan</w:t>
        </w:r>
      </w:ins>
      <w:ins w:id="3171" w:author="Rajo" w:date="2018-05-28T19:06:00Z">
        <w:r w:rsidR="00B43C50">
          <w:rPr>
            <w:lang w:val="bs-Latn-BA"/>
          </w:rPr>
          <w:t xml:space="preserve">, server će prikazati poruku </w:t>
        </w:r>
      </w:ins>
      <w:ins w:id="3172" w:author="Rajo" w:date="2018-05-28T19:07:00Z">
        <w:r w:rsidR="00B43C50">
          <w:rPr>
            <w:lang w:val="bs-Latn-BA"/>
          </w:rPr>
          <w:t xml:space="preserve">da je korisnik uspješno prijavljen. </w:t>
        </w:r>
        <w:r w:rsidR="00313BB7">
          <w:rPr>
            <w:lang w:val="bs-Latn-BA"/>
          </w:rPr>
          <w:t xml:space="preserve">Što se tiče </w:t>
        </w:r>
        <w:r w:rsidR="00313BB7" w:rsidRPr="00313BB7">
          <w:rPr>
            <w:i/>
            <w:lang w:val="bs-Latn-BA"/>
            <w:rPrChange w:id="3173" w:author="Rajo" w:date="2018-05-28T19:07:00Z">
              <w:rPr>
                <w:lang w:val="bs-Latn-BA"/>
              </w:rPr>
            </w:rPrChange>
          </w:rPr>
          <w:t>method</w:t>
        </w:r>
        <w:r w:rsidR="00313BB7">
          <w:rPr>
            <w:lang w:val="bs-Latn-BA"/>
          </w:rPr>
          <w:t xml:space="preserve"> parametra, ukoliko nije </w:t>
        </w:r>
      </w:ins>
      <w:ins w:id="3174" w:author="Rajo" w:date="2018-05-28T19:08:00Z">
        <w:r w:rsidR="00313BB7">
          <w:rPr>
            <w:lang w:val="bs-Latn-BA"/>
          </w:rPr>
          <w:t xml:space="preserve">dostupan, server će uobičajeno </w:t>
        </w:r>
      </w:ins>
      <w:ins w:id="3175" w:author="Rajo" w:date="2018-05-28T19:28:00Z">
        <w:r w:rsidR="00005C2E">
          <w:rPr>
            <w:lang w:val="bs-Latn-BA"/>
          </w:rPr>
          <w:t>izvršiti preusmjeravan</w:t>
        </w:r>
      </w:ins>
      <w:ins w:id="3176" w:author="Rajo" w:date="2018-05-28T20:10:00Z">
        <w:r w:rsidR="000F4044">
          <w:rPr>
            <w:lang w:val="bs-Latn-BA"/>
          </w:rPr>
          <w:t>j</w:t>
        </w:r>
      </w:ins>
      <w:ins w:id="3177" w:author="Rajo" w:date="2018-05-28T19:28:00Z">
        <w:r w:rsidR="00005C2E">
          <w:rPr>
            <w:lang w:val="bs-Latn-BA"/>
          </w:rPr>
          <w:t>e korisnika</w:t>
        </w:r>
      </w:ins>
      <w:ins w:id="3178" w:author="Rajo" w:date="2018-05-28T19:46:00Z">
        <w:r w:rsidR="00543F6C">
          <w:rPr>
            <w:lang w:val="bs-Latn-BA"/>
          </w:rPr>
          <w:t xml:space="preserve"> </w:t>
        </w:r>
      </w:ins>
      <w:ins w:id="3179" w:author="Rajo" w:date="2018-05-28T19:43:00Z">
        <w:r w:rsidR="00407F63">
          <w:rPr>
            <w:lang w:val="bs-Latn-BA"/>
          </w:rPr>
          <w:t xml:space="preserve"> </w:t>
        </w:r>
      </w:ins>
      <w:ins w:id="3180" w:author="Rajo" w:date="2018-05-28T19:44:00Z">
        <w:r w:rsidR="00ED7336">
          <w:rPr>
            <w:lang w:val="bs-Latn-BA"/>
          </w:rPr>
          <w:t xml:space="preserve">na putanju </w:t>
        </w:r>
      </w:ins>
      <w:ins w:id="3181" w:author="Rajo" w:date="2018-05-28T19:45:00Z">
        <w:r w:rsidR="00ED7336">
          <w:rPr>
            <w:lang w:val="bs-Latn-BA"/>
          </w:rPr>
          <w:t xml:space="preserve">proslijeđenu kao vrijednosti </w:t>
        </w:r>
        <w:r w:rsidR="00ED7336" w:rsidRPr="00ED7336">
          <w:rPr>
            <w:i/>
            <w:lang w:val="bs-Latn-BA"/>
            <w:rPrChange w:id="3182" w:author="Rajo" w:date="2018-05-28T19:45:00Z">
              <w:rPr>
                <w:lang w:val="bs-Latn-BA"/>
              </w:rPr>
            </w:rPrChange>
          </w:rPr>
          <w:t>service</w:t>
        </w:r>
        <w:r w:rsidR="00ED7336">
          <w:rPr>
            <w:lang w:val="bs-Latn-BA"/>
          </w:rPr>
          <w:t xml:space="preserve"> parametra</w:t>
        </w:r>
      </w:ins>
      <w:ins w:id="3183" w:author="Rajo" w:date="2018-05-28T19:46:00Z">
        <w:r w:rsidR="00543F6C">
          <w:rPr>
            <w:lang w:val="bs-Latn-BA"/>
          </w:rPr>
          <w:t xml:space="preserve"> (</w:t>
        </w:r>
      </w:ins>
      <w:ins w:id="3184" w:author="Rajo" w:date="2018-05-28T20:11:00Z">
        <w:r w:rsidR="00393668">
          <w:rPr>
            <w:lang w:val="bs-Latn-BA"/>
          </w:rPr>
          <w:t>dodajući</w:t>
        </w:r>
      </w:ins>
      <w:ins w:id="3185" w:author="Rajo" w:date="2018-05-28T19:46:00Z">
        <w:r w:rsidR="00543F6C">
          <w:rPr>
            <w:lang w:val="bs-Latn-BA"/>
          </w:rPr>
          <w:t xml:space="preserve"> i servisni tiket</w:t>
        </w:r>
      </w:ins>
      <w:ins w:id="3186" w:author="Rajo" w:date="2018-05-28T20:11:00Z">
        <w:r w:rsidR="00393668">
          <w:rPr>
            <w:lang w:val="bs-Latn-BA"/>
          </w:rPr>
          <w:t xml:space="preserve"> kao parametar</w:t>
        </w:r>
      </w:ins>
      <w:ins w:id="3187" w:author="Rajo" w:date="2018-05-28T19:46:00Z">
        <w:r w:rsidR="00543F6C">
          <w:rPr>
            <w:lang w:val="bs-Latn-BA"/>
          </w:rPr>
          <w:t>)</w:t>
        </w:r>
      </w:ins>
      <w:ins w:id="3188" w:author="Rajo" w:date="2018-05-28T19:45:00Z">
        <w:r w:rsidR="00ED7336">
          <w:rPr>
            <w:lang w:val="bs-Latn-BA"/>
          </w:rPr>
          <w:t>.</w:t>
        </w:r>
      </w:ins>
      <w:ins w:id="3189" w:author="Rajo" w:date="2018-05-28T19:46:00Z">
        <w:r w:rsidR="00543F6C">
          <w:rPr>
            <w:lang w:val="bs-Latn-BA"/>
          </w:rPr>
          <w:t xml:space="preserve"> Međutim, </w:t>
        </w:r>
      </w:ins>
      <w:ins w:id="3190" w:author="Rajo" w:date="2018-05-28T19:49:00Z">
        <w:r w:rsidR="002C7604">
          <w:rPr>
            <w:lang w:val="bs-Latn-BA"/>
          </w:rPr>
          <w:t xml:space="preserve">za </w:t>
        </w:r>
      </w:ins>
      <w:ins w:id="3191" w:author="Rajo" w:date="2018-05-28T19:46:00Z">
        <w:r w:rsidR="00543F6C">
          <w:rPr>
            <w:lang w:val="bs-Latn-BA"/>
          </w:rPr>
          <w:t xml:space="preserve">aplikacije koje </w:t>
        </w:r>
      </w:ins>
      <w:ins w:id="3192" w:author="Rajo" w:date="2018-05-28T19:47:00Z">
        <w:r w:rsidR="002C7604">
          <w:rPr>
            <w:lang w:val="bs-Latn-BA"/>
          </w:rPr>
          <w:t>zahtijevaju „vraćanje odgovora“</w:t>
        </w:r>
      </w:ins>
      <w:ins w:id="3193" w:author="Rajo" w:date="2018-05-28T19:48:00Z">
        <w:r w:rsidR="002C7604">
          <w:rPr>
            <w:lang w:val="bs-Latn-BA"/>
          </w:rPr>
          <w:t xml:space="preserve"> </w:t>
        </w:r>
      </w:ins>
      <w:ins w:id="3194" w:author="Rajo" w:date="2018-05-28T19:51:00Z">
        <w:r w:rsidR="002C7604">
          <w:rPr>
            <w:lang w:val="bs-Latn-BA"/>
          </w:rPr>
          <w:t>(</w:t>
        </w:r>
      </w:ins>
      <w:ins w:id="3195" w:author="Rajo" w:date="2018-05-28T19:47:00Z">
        <w:r w:rsidR="002C7604">
          <w:rPr>
            <w:lang w:val="bs-Latn-BA"/>
          </w:rPr>
          <w:t>servisnog tiketa</w:t>
        </w:r>
      </w:ins>
      <w:ins w:id="3196" w:author="Rajo" w:date="2018-05-28T19:51:00Z">
        <w:r w:rsidR="002C7604">
          <w:rPr>
            <w:lang w:val="bs-Latn-BA"/>
          </w:rPr>
          <w:t>)</w:t>
        </w:r>
      </w:ins>
      <w:ins w:id="3197" w:author="Rajo" w:date="2018-05-28T19:47:00Z">
        <w:r w:rsidR="002C7604">
          <w:rPr>
            <w:lang w:val="bs-Latn-BA"/>
          </w:rPr>
          <w:t xml:space="preserve"> </w:t>
        </w:r>
      </w:ins>
      <w:ins w:id="3198" w:author="Rajo" w:date="2018-05-28T19:48:00Z">
        <w:r w:rsidR="002C7604">
          <w:rPr>
            <w:lang w:val="bs-Latn-BA"/>
          </w:rPr>
          <w:t xml:space="preserve">na </w:t>
        </w:r>
        <w:r w:rsidR="002C7604" w:rsidRPr="002C7604">
          <w:rPr>
            <w:i/>
            <w:lang w:val="bs-Latn-BA"/>
            <w:rPrChange w:id="3199" w:author="Rajo" w:date="2018-05-28T19:48:00Z">
              <w:rPr>
                <w:lang w:val="bs-Latn-BA"/>
              </w:rPr>
            </w:rPrChange>
          </w:rPr>
          <w:t>service</w:t>
        </w:r>
        <w:r w:rsidR="002C7604">
          <w:rPr>
            <w:lang w:val="bs-Latn-BA"/>
          </w:rPr>
          <w:t xml:space="preserve"> putanju upotrebom</w:t>
        </w:r>
      </w:ins>
      <w:ins w:id="3200" w:author="Rajo" w:date="2018-05-28T19:47:00Z">
        <w:r w:rsidR="002C7604">
          <w:rPr>
            <w:lang w:val="bs-Latn-BA"/>
          </w:rPr>
          <w:t xml:space="preserve"> HTTP POST zahtjeva</w:t>
        </w:r>
      </w:ins>
      <w:ins w:id="3201" w:author="Rajo" w:date="2018-05-28T20:07:00Z">
        <w:r w:rsidR="00BD7A3C">
          <w:rPr>
            <w:lang w:val="bs-Latn-BA"/>
          </w:rPr>
          <w:t xml:space="preserve"> (u okviru </w:t>
        </w:r>
      </w:ins>
      <w:ins w:id="3202" w:author="Rajo" w:date="2018-05-28T20:11:00Z">
        <w:r w:rsidR="003121E0">
          <w:rPr>
            <w:lang w:val="bs-Latn-BA"/>
          </w:rPr>
          <w:t xml:space="preserve">njegovo </w:t>
        </w:r>
      </w:ins>
      <w:ins w:id="3203" w:author="Rajo" w:date="2018-05-28T20:07:00Z">
        <w:r w:rsidR="00BD7A3C">
          <w:rPr>
            <w:lang w:val="bs-Latn-BA"/>
          </w:rPr>
          <w:t>tijela)</w:t>
        </w:r>
      </w:ins>
      <w:ins w:id="3204" w:author="Rajo" w:date="2018-05-28T19:49:00Z">
        <w:r w:rsidR="002C7604">
          <w:rPr>
            <w:lang w:val="bs-Latn-BA"/>
          </w:rPr>
          <w:t xml:space="preserve">, </w:t>
        </w:r>
      </w:ins>
      <w:ins w:id="3205" w:author="Rajo" w:date="2018-05-28T19:50:00Z">
        <w:r w:rsidR="002C7604">
          <w:rPr>
            <w:lang w:val="bs-Latn-BA"/>
          </w:rPr>
          <w:t>server će korisniku uslužiti stranicu sa formom</w:t>
        </w:r>
      </w:ins>
      <w:ins w:id="3206" w:author="Rajo" w:date="2018-05-28T20:07:00Z">
        <w:r w:rsidR="008F14C2">
          <w:rPr>
            <w:lang w:val="bs-Latn-BA"/>
          </w:rPr>
          <w:t xml:space="preserve"> koja sadrži tiket, </w:t>
        </w:r>
      </w:ins>
      <w:ins w:id="3207" w:author="Rajo" w:date="2018-05-28T20:12:00Z">
        <w:r w:rsidR="00FA45B0">
          <w:rPr>
            <w:lang w:val="bs-Latn-BA"/>
          </w:rPr>
          <w:t xml:space="preserve">te </w:t>
        </w:r>
      </w:ins>
      <w:ins w:id="3208" w:author="Rajo" w:date="2018-05-28T19:50:00Z">
        <w:r w:rsidR="002C7604">
          <w:rPr>
            <w:lang w:val="bs-Latn-BA"/>
          </w:rPr>
          <w:t>kao akciju</w:t>
        </w:r>
      </w:ins>
      <w:ins w:id="3209" w:author="Rajo" w:date="2018-05-28T19:53:00Z">
        <w:r w:rsidR="002C7604">
          <w:rPr>
            <w:lang w:val="bs-Latn-BA"/>
          </w:rPr>
          <w:t xml:space="preserve"> forme</w:t>
        </w:r>
      </w:ins>
      <w:ins w:id="3210" w:author="Rajo" w:date="2018-05-28T19:50:00Z">
        <w:r w:rsidR="002C7604">
          <w:rPr>
            <w:lang w:val="bs-Latn-BA"/>
          </w:rPr>
          <w:t xml:space="preserve"> ima pu</w:t>
        </w:r>
      </w:ins>
      <w:ins w:id="3211" w:author="Rajo" w:date="2018-05-28T19:51:00Z">
        <w:r w:rsidR="002C7604">
          <w:rPr>
            <w:lang w:val="bs-Latn-BA"/>
          </w:rPr>
          <w:t>tanj</w:t>
        </w:r>
      </w:ins>
      <w:ins w:id="3212" w:author="Rajo" w:date="2018-05-28T19:52:00Z">
        <w:r w:rsidR="002C7604">
          <w:rPr>
            <w:lang w:val="bs-Latn-BA"/>
          </w:rPr>
          <w:t>u</w:t>
        </w:r>
      </w:ins>
      <w:ins w:id="3213" w:author="Rajo" w:date="2018-05-28T19:51:00Z">
        <w:r w:rsidR="002C7604">
          <w:rPr>
            <w:lang w:val="bs-Latn-BA"/>
          </w:rPr>
          <w:t xml:space="preserve"> proslijeđenu u okviru </w:t>
        </w:r>
        <w:r w:rsidR="002C7604" w:rsidRPr="002C7604">
          <w:rPr>
            <w:i/>
            <w:lang w:val="bs-Latn-BA"/>
            <w:rPrChange w:id="3214" w:author="Rajo" w:date="2018-05-28T19:51:00Z">
              <w:rPr>
                <w:lang w:val="bs-Latn-BA"/>
              </w:rPr>
            </w:rPrChange>
          </w:rPr>
          <w:t>service</w:t>
        </w:r>
        <w:r w:rsidR="002C7604">
          <w:rPr>
            <w:lang w:val="bs-Latn-BA"/>
          </w:rPr>
          <w:t xml:space="preserve"> parametra</w:t>
        </w:r>
      </w:ins>
      <w:ins w:id="3215" w:author="Rajo" w:date="2018-05-28T20:12:00Z">
        <w:r w:rsidR="00791914">
          <w:rPr>
            <w:lang w:val="bs-Latn-BA"/>
          </w:rPr>
          <w:t>,</w:t>
        </w:r>
      </w:ins>
      <w:ins w:id="3216" w:author="Rajo" w:date="2018-05-28T20:08:00Z">
        <w:r w:rsidR="008F14C2">
          <w:rPr>
            <w:lang w:val="bs-Latn-BA"/>
          </w:rPr>
          <w:t xml:space="preserve"> a</w:t>
        </w:r>
      </w:ins>
      <w:ins w:id="3217" w:author="Rajo" w:date="2018-05-28T19:51:00Z">
        <w:r w:rsidR="002C7604">
          <w:rPr>
            <w:lang w:val="bs-Latn-BA"/>
          </w:rPr>
          <w:t xml:space="preserve"> kao metodu za slanje </w:t>
        </w:r>
      </w:ins>
      <w:ins w:id="3218" w:author="Rajo" w:date="2018-05-28T19:53:00Z">
        <w:r w:rsidR="00CF392E">
          <w:rPr>
            <w:lang w:val="bs-Latn-BA"/>
          </w:rPr>
          <w:t>ima podešenu vrijednost „POST</w:t>
        </w:r>
      </w:ins>
      <w:ins w:id="3219" w:author="Rajo" w:date="2018-05-28T20:08:00Z">
        <w:r w:rsidR="008F14C2">
          <w:rPr>
            <w:lang w:val="bs-Latn-BA"/>
          </w:rPr>
          <w:t>“</w:t>
        </w:r>
      </w:ins>
      <w:ins w:id="3220" w:author="Rajo" w:date="2018-05-28T19:53:00Z">
        <w:r w:rsidR="00CF392E">
          <w:rPr>
            <w:lang w:val="bs-Latn-BA"/>
          </w:rPr>
          <w:t xml:space="preserve">. </w:t>
        </w:r>
      </w:ins>
      <w:ins w:id="3221" w:author="Rajo" w:date="2018-05-28T19:54:00Z">
        <w:r w:rsidR="00DC7165">
          <w:rPr>
            <w:lang w:val="bs-Latn-BA"/>
          </w:rPr>
          <w:t xml:space="preserve">Ova stranica će </w:t>
        </w:r>
      </w:ins>
      <w:ins w:id="3222" w:author="Rajo" w:date="2018-05-28T19:56:00Z">
        <w:r w:rsidR="00DC7165">
          <w:rPr>
            <w:lang w:val="bs-Latn-BA"/>
          </w:rPr>
          <w:t>obično</w:t>
        </w:r>
      </w:ins>
      <w:ins w:id="3223" w:author="Rajo" w:date="2018-05-28T19:54:00Z">
        <w:r w:rsidR="00DC7165">
          <w:rPr>
            <w:lang w:val="bs-Latn-BA"/>
          </w:rPr>
          <w:t xml:space="preserve"> sadržati</w:t>
        </w:r>
      </w:ins>
      <w:ins w:id="3224" w:author="Rajo" w:date="2018-05-28T20:12:00Z">
        <w:r w:rsidR="008625B1">
          <w:rPr>
            <w:lang w:val="bs-Latn-BA"/>
          </w:rPr>
          <w:t xml:space="preserve"> i</w:t>
        </w:r>
      </w:ins>
      <w:ins w:id="3225" w:author="Rajo" w:date="2018-05-28T19:54:00Z">
        <w:r w:rsidR="00DC7165">
          <w:rPr>
            <w:lang w:val="bs-Latn-BA"/>
          </w:rPr>
          <w:t xml:space="preserve"> poruku za korisnika da mora </w:t>
        </w:r>
      </w:ins>
      <w:ins w:id="3226" w:author="Rajo" w:date="2018-05-28T19:55:00Z">
        <w:r w:rsidR="00DC7165">
          <w:rPr>
            <w:lang w:val="bs-Latn-BA"/>
          </w:rPr>
          <w:t>poslati</w:t>
        </w:r>
      </w:ins>
      <w:ins w:id="3227" w:author="Rajo" w:date="2018-05-28T20:13:00Z">
        <w:r w:rsidR="00EB55BE">
          <w:rPr>
            <w:lang w:val="bs-Latn-BA"/>
          </w:rPr>
          <w:t>/potvrditi</w:t>
        </w:r>
      </w:ins>
      <w:ins w:id="3228" w:author="Rajo" w:date="2018-05-28T19:55:00Z">
        <w:r w:rsidR="00DC7165">
          <w:rPr>
            <w:lang w:val="bs-Latn-BA"/>
          </w:rPr>
          <w:t xml:space="preserve"> formu kako bi </w:t>
        </w:r>
      </w:ins>
      <w:ins w:id="3229" w:author="Rajo" w:date="2018-05-28T19:56:00Z">
        <w:r w:rsidR="00DC7165">
          <w:rPr>
            <w:lang w:val="bs-Latn-BA"/>
          </w:rPr>
          <w:t>se vratio</w:t>
        </w:r>
      </w:ins>
      <w:ins w:id="3230" w:author="Rajo" w:date="2018-05-28T19:55:00Z">
        <w:r w:rsidR="00DC7165">
          <w:rPr>
            <w:lang w:val="bs-Latn-BA"/>
          </w:rPr>
          <w:t xml:space="preserve"> nazad na željenu aplikaciju (CAS servis)</w:t>
        </w:r>
      </w:ins>
      <w:ins w:id="3231" w:author="Rajo" w:date="2018-05-28T19:56:00Z">
        <w:r w:rsidR="00DC7165">
          <w:rPr>
            <w:lang w:val="bs-Latn-BA"/>
          </w:rPr>
          <w:t xml:space="preserve">, ili će se to slanje forme </w:t>
        </w:r>
      </w:ins>
      <w:ins w:id="3232" w:author="Rajo" w:date="2018-05-28T19:57:00Z">
        <w:r w:rsidR="00DC7165">
          <w:rPr>
            <w:lang w:val="bs-Latn-BA"/>
          </w:rPr>
          <w:t xml:space="preserve">izvršiti automatski nakon određenog vremena upotrebom JavaScript-a. </w:t>
        </w:r>
      </w:ins>
    </w:p>
    <w:p w14:paraId="301492FA" w14:textId="477996C5" w:rsidR="00763CBB" w:rsidRDefault="00763CBB" w:rsidP="00763CBB">
      <w:pPr>
        <w:spacing w:line="240" w:lineRule="auto"/>
        <w:ind w:firstLine="360"/>
        <w:jc w:val="both"/>
        <w:rPr>
          <w:ins w:id="3233" w:author="Rajo" w:date="2018-05-23T21:04:00Z"/>
          <w:lang w:val="bs-Latn-BA"/>
        </w:rPr>
      </w:pPr>
      <w:ins w:id="3234" w:author="Rajo" w:date="2018-05-23T21:04:00Z">
        <w:r>
          <w:rPr>
            <w:lang w:val="bs-Latn-BA"/>
          </w:rPr>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3235" w:author="Rajo" w:date="2018-05-27T19:47:00Z">
          <w:pPr>
            <w:spacing w:line="240" w:lineRule="auto"/>
            <w:jc w:val="both"/>
          </w:pPr>
        </w:pPrChange>
      </w:pPr>
      <w:ins w:id="3236" w:author="Rajo" w:date="2018-05-23T21:04:00Z">
        <w:r>
          <w:rPr>
            <w:lang w:val="bs-Latn-BA"/>
          </w:rPr>
          <w:t xml:space="preserve">Najvažnije unapređenje u verziji CAS 3.0 u odnosu na verziju CAS 2.0 predstavlja mogućnost dobavljanja autentikacije i određenih atributa koji se odnose na nalog korisnika, </w:t>
        </w:r>
        <w:r>
          <w:rPr>
            <w:lang w:val="bs-Latn-BA"/>
          </w:rPr>
          <w:lastRenderedPageBreak/>
          <w:t>putem nove pristupne tačke (</w:t>
        </w:r>
        <w:r>
          <w:rPr>
            <w:i/>
            <w:lang w:val="bs-Latn-BA"/>
          </w:rPr>
          <w:t>endpoint</w:t>
        </w:r>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Del="006F4765" w:rsidRDefault="00CC5052">
      <w:pPr>
        <w:pStyle w:val="Heading2"/>
        <w:spacing w:line="240" w:lineRule="auto"/>
        <w:jc w:val="both"/>
        <w:rPr>
          <w:del w:id="3237" w:author="Rajo" w:date="2018-06-17T14:59:00Z"/>
          <w:lang w:val="bs-Latn-BA"/>
        </w:rPr>
      </w:pPr>
      <w:bookmarkStart w:id="3238" w:name="_Toc511154444"/>
      <w:r>
        <w:rPr>
          <w:lang w:val="bs-Latn-BA"/>
        </w:rPr>
        <w:t>Shibboleth</w:t>
      </w:r>
      <w:bookmarkEnd w:id="3238"/>
    </w:p>
    <w:p w14:paraId="092489B3" w14:textId="77777777" w:rsidR="00E94ADE" w:rsidRPr="00143689" w:rsidRDefault="00E94ADE">
      <w:pPr>
        <w:pStyle w:val="Heading2"/>
        <w:spacing w:line="240" w:lineRule="auto"/>
        <w:jc w:val="both"/>
        <w:rPr>
          <w:lang w:val="bs-Latn-BA"/>
        </w:rPr>
        <w:pPrChange w:id="3239" w:author="Rajo" w:date="2018-06-17T14:59:00Z">
          <w:pPr>
            <w:spacing w:line="240" w:lineRule="auto"/>
            <w:jc w:val="both"/>
          </w:pPr>
        </w:pPrChange>
      </w:pPr>
    </w:p>
    <w:p w14:paraId="59C34ECC" w14:textId="5A1B5DE5" w:rsidR="00E94ADE" w:rsidDel="00C25436" w:rsidRDefault="00CC5052">
      <w:pPr>
        <w:spacing w:line="240" w:lineRule="auto"/>
        <w:ind w:firstLine="360"/>
        <w:jc w:val="both"/>
        <w:rPr>
          <w:del w:id="3240" w:author="Rajo" w:date="2018-05-23T21:04:00Z"/>
          <w:lang w:val="bs-Latn-BA"/>
        </w:rPr>
        <w:pPrChange w:id="3241" w:author="Rajo" w:date="2018-06-17T14:59:00Z">
          <w:pPr>
            <w:spacing w:line="240" w:lineRule="auto"/>
            <w:ind w:firstLine="576"/>
            <w:jc w:val="both"/>
          </w:pPr>
        </w:pPrChange>
      </w:pPr>
      <w:r>
        <w:rPr>
          <w:lang w:val="bs-Latn-BA"/>
        </w:rPr>
        <w:t xml:space="preserve">Shibboleth je još jedna od </w:t>
      </w:r>
      <w:r>
        <w:rPr>
          <w:i/>
          <w:lang w:val="bs-Latn-BA"/>
        </w:rPr>
        <w:t>Open-Source</w:t>
      </w:r>
      <w:r>
        <w:rPr>
          <w:lang w:val="bs-Latn-BA"/>
        </w:rPr>
        <w:t xml:space="preserve"> implementacija SSO sistema, namijenjena za upotrebu unutar jedne ili između više različitih organizacija. To je softverski paket koji kao dvije osnovne komponente, tj. aplikacije, sadrži </w:t>
      </w:r>
      <w:del w:id="3242" w:author="Rajo" w:date="2018-05-23T20:01:00Z">
        <w:r w:rsidDel="00847196">
          <w:rPr>
            <w:lang w:val="bs-Latn-BA"/>
          </w:rPr>
          <w:delText>provajder identiteta</w:delText>
        </w:r>
      </w:del>
      <w:ins w:id="3243" w:author="Rajo" w:date="2018-05-23T20:01:00Z">
        <w:r w:rsidR="00847196">
          <w:rPr>
            <w:lang w:val="bs-Latn-BA"/>
          </w:rPr>
          <w:t>davalac identiteta</w:t>
        </w:r>
      </w:ins>
      <w:r>
        <w:rPr>
          <w:lang w:val="bs-Latn-BA"/>
        </w:rPr>
        <w:t xml:space="preserve"> (IdP) koji obezbjeđuje sigurnosne informacije o korisnicima, te </w:t>
      </w:r>
      <w:del w:id="3244" w:author="Rajo" w:date="2018-05-23T20:14:00Z">
        <w:r w:rsidDel="00910C56">
          <w:rPr>
            <w:lang w:val="bs-Latn-BA"/>
          </w:rPr>
          <w:delText>servis provajder</w:delText>
        </w:r>
      </w:del>
      <w:ins w:id="3245"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r>
        <w:rPr>
          <w:i/>
          <w:lang w:val="bs-Latn-BA"/>
        </w:rPr>
        <w:t>Discovery Service</w:t>
      </w:r>
      <w:r>
        <w:rPr>
          <w:lang w:val="bs-Latn-BA"/>
        </w:rPr>
        <w:t xml:space="preserve"> - DS) koji pomaže </w:t>
      </w:r>
      <w:del w:id="3246" w:author="Rajo" w:date="2018-05-23T20:14:00Z">
        <w:r w:rsidDel="00910C56">
          <w:rPr>
            <w:lang w:val="bs-Latn-BA"/>
          </w:rPr>
          <w:delText>servis provajder</w:delText>
        </w:r>
      </w:del>
      <w:ins w:id="3247" w:author="Rajo" w:date="2018-05-23T20:14:00Z">
        <w:r w:rsidR="00910C56">
          <w:rPr>
            <w:lang w:val="bs-Latn-BA"/>
          </w:rPr>
          <w:t>davaocima usluge</w:t>
        </w:r>
      </w:ins>
      <w:del w:id="3248" w:author="Rajo" w:date="2018-05-23T20:14:00Z">
        <w:r w:rsidDel="00910C56">
          <w:rPr>
            <w:lang w:val="bs-Latn-BA"/>
          </w:rPr>
          <w:delText>ima</w:delText>
        </w:r>
      </w:del>
      <w:r>
        <w:rPr>
          <w:lang w:val="bs-Latn-BA"/>
        </w:rPr>
        <w:t xml:space="preserve"> da otkriju tj. pronađu </w:t>
      </w:r>
      <w:del w:id="3249" w:author="Rajo" w:date="2018-05-23T20:18:00Z">
        <w:r w:rsidDel="00910C56">
          <w:rPr>
            <w:lang w:val="bs-Latn-BA"/>
          </w:rPr>
          <w:delText>provajdere identiteta</w:delText>
        </w:r>
      </w:del>
      <w:ins w:id="3250"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3251" w:author="Rajo" w:date="2018-05-23T20:12:00Z">
        <w:r w:rsidDel="00910C56">
          <w:rPr>
            <w:lang w:val="bs-Latn-BA"/>
          </w:rPr>
          <w:delText>provajdera identiteta</w:delText>
        </w:r>
      </w:del>
      <w:ins w:id="3252" w:author="Rajo" w:date="2018-05-23T20:12:00Z">
        <w:r w:rsidR="00910C56">
          <w:rPr>
            <w:lang w:val="bs-Latn-BA"/>
          </w:rPr>
          <w:t>davaoca identiteta</w:t>
        </w:r>
      </w:ins>
      <w:r>
        <w:rPr>
          <w:lang w:val="bs-Latn-BA"/>
        </w:rPr>
        <w:t xml:space="preserve">, koji zatim </w:t>
      </w:r>
      <w:del w:id="3253" w:author="Rajo" w:date="2018-05-23T20:05:00Z">
        <w:r w:rsidDel="00847196">
          <w:rPr>
            <w:lang w:val="bs-Latn-BA"/>
          </w:rPr>
          <w:delText>servis provajderu</w:delText>
        </w:r>
      </w:del>
      <w:ins w:id="3254"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3255" w:author="Rajo" w:date="2018-06-17T14:59:00Z">
          <w:pPr>
            <w:spacing w:line="240" w:lineRule="auto"/>
            <w:jc w:val="both"/>
          </w:pPr>
        </w:pPrChange>
      </w:pPr>
    </w:p>
    <w:p w14:paraId="4D424559" w14:textId="77777777" w:rsidR="00E94ADE" w:rsidDel="000037E4" w:rsidRDefault="00CC5052">
      <w:pPr>
        <w:spacing w:line="240" w:lineRule="auto"/>
        <w:ind w:firstLine="360"/>
        <w:jc w:val="both"/>
        <w:rPr>
          <w:del w:id="3256" w:author="Rajo" w:date="2018-05-23T21:06:00Z"/>
          <w:lang w:val="bs-Latn-BA"/>
        </w:rPr>
        <w:pPrChange w:id="3257" w:author="Rajo" w:date="2018-06-17T14:59:00Z">
          <w:pPr>
            <w:spacing w:line="240" w:lineRule="auto"/>
            <w:ind w:firstLine="576"/>
            <w:jc w:val="both"/>
          </w:pPr>
        </w:pPrChange>
      </w:pPr>
      <w:r>
        <w:rPr>
          <w:lang w:val="bs-Latn-BA"/>
        </w:rPr>
        <w:t xml:space="preserve">Shibboleth je započet 2000. godine kao projekat Internet2 zajednice, nakon čega je uvezan sa OASIS SAML razvojnom grupom. 2003. godine izbačena je prva verzija Shibboleth 1.0, koja je stekla je veliku popularnost i prihvaćenost od strane istraživačkih i obrazovnih zajednica širom svijeta. Druga verzija, Shibboleth 2.0, izašla je godinu dana nakon objavljivanja SAML 2.0 protokola, a glavna nadogradnja bila je upravo podrška za novu verziju protokola. Pored toga, značajnije promjene su i unapređena enkripcija, te definisanje podrazumijevanog trajanja sesije od 30 minuta. Treća verzija, Shibboleth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360"/>
        <w:jc w:val="both"/>
        <w:rPr>
          <w:lang w:val="bs-Latn-BA"/>
        </w:rPr>
        <w:pPrChange w:id="3258" w:author="Rajo" w:date="2018-06-17T14:59:00Z">
          <w:pPr>
            <w:spacing w:line="240" w:lineRule="auto"/>
            <w:jc w:val="both"/>
          </w:pPr>
        </w:pPrChange>
      </w:pPr>
    </w:p>
    <w:p w14:paraId="79ECB214" w14:textId="78FC2C70" w:rsidR="000037E4" w:rsidRDefault="00CC5052">
      <w:pPr>
        <w:spacing w:line="240" w:lineRule="auto"/>
        <w:ind w:firstLine="360"/>
        <w:jc w:val="both"/>
        <w:rPr>
          <w:ins w:id="3259" w:author="Rajo" w:date="2018-05-23T21:06:00Z"/>
          <w:lang w:val="bs-Latn-BA"/>
        </w:rPr>
        <w:pPrChange w:id="3260" w:author="Rajo" w:date="2018-06-17T14:59:00Z">
          <w:pPr>
            <w:spacing w:line="240" w:lineRule="auto"/>
            <w:ind w:firstLine="576"/>
            <w:jc w:val="both"/>
          </w:pPr>
        </w:pPrChange>
      </w:pPr>
      <w:r>
        <w:rPr>
          <w:lang w:val="bs-Latn-BA"/>
        </w:rPr>
        <w:t xml:space="preserve">Trenutno, poslednja stabilna verzija Shibboleth </w:t>
      </w:r>
      <w:del w:id="3261" w:author="Rajo" w:date="2018-05-23T20:13:00Z">
        <w:r w:rsidDel="00910C56">
          <w:rPr>
            <w:lang w:val="bs-Latn-BA"/>
          </w:rPr>
          <w:delText>provajdera identiteta</w:delText>
        </w:r>
      </w:del>
      <w:ins w:id="3262" w:author="Rajo" w:date="2018-05-23T20:13:00Z">
        <w:r w:rsidR="00910C56">
          <w:rPr>
            <w:lang w:val="bs-Latn-BA"/>
          </w:rPr>
          <w:t>davaoca identiteta</w:t>
        </w:r>
      </w:ins>
      <w:r>
        <w:rPr>
          <w:lang w:val="bs-Latn-BA"/>
        </w:rPr>
        <w:t xml:space="preserve"> je IdP 3.3.2</w:t>
      </w:r>
      <w:r>
        <w:rPr>
          <w:rStyle w:val="FootnoteReference"/>
          <w:lang w:val="bs-Latn-BA"/>
        </w:rPr>
        <w:footnoteReference w:id="9"/>
      </w:r>
      <w:r>
        <w:rPr>
          <w:lang w:val="bs-Latn-BA"/>
        </w:rPr>
        <w:t xml:space="preserve">, dok je poslednja verzija </w:t>
      </w:r>
      <w:del w:id="3263" w:author="Rajo" w:date="2018-05-23T20:03:00Z">
        <w:r w:rsidDel="00847196">
          <w:rPr>
            <w:lang w:val="bs-Latn-BA"/>
          </w:rPr>
          <w:delText>servis provajdera</w:delText>
        </w:r>
      </w:del>
      <w:ins w:id="3264" w:author="Rajo" w:date="2018-05-23T20:08:00Z">
        <w:r w:rsidR="00BD270B">
          <w:rPr>
            <w:lang w:val="bs-Latn-BA"/>
          </w:rPr>
          <w:t>davaoca usluge</w:t>
        </w:r>
      </w:ins>
      <w:r>
        <w:rPr>
          <w:lang w:val="bs-Latn-BA"/>
        </w:rPr>
        <w:t xml:space="preserve"> SP 2.6.1</w:t>
      </w:r>
      <w:r>
        <w:rPr>
          <w:rStyle w:val="FootnoteReference"/>
          <w:lang w:val="bs-Latn-BA"/>
        </w:rPr>
        <w:footnoteReference w:id="10"/>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3265" w:name="_Toc511154445"/>
      <w:r>
        <w:rPr>
          <w:lang w:val="bs-Latn-BA"/>
        </w:rPr>
        <w:t>Osnovne karakteristike</w:t>
      </w:r>
      <w:bookmarkEnd w:id="3265"/>
    </w:p>
    <w:p w14:paraId="4AD455A4" w14:textId="20F2D1A8" w:rsidR="00E94ADE" w:rsidRDefault="00F34F6E">
      <w:pPr>
        <w:spacing w:line="240" w:lineRule="auto"/>
        <w:ind w:firstLine="360"/>
        <w:jc w:val="both"/>
        <w:rPr>
          <w:lang w:val="bs-Latn-BA"/>
        </w:rPr>
        <w:pPrChange w:id="3266" w:author="Rajo" w:date="2018-06-17T14:59:00Z">
          <w:pPr>
            <w:spacing w:line="240" w:lineRule="auto"/>
            <w:jc w:val="both"/>
          </w:pPr>
        </w:pPrChange>
      </w:pPr>
      <w:ins w:id="3267" w:author="Rajo" w:date="2018-05-27T15:37:00Z">
        <w:r>
          <w:rPr>
            <w:lang w:val="bs-Latn-BA"/>
          </w:rPr>
          <w:t xml:space="preserve">Neke od osnovnih karakteristika </w:t>
        </w:r>
      </w:ins>
      <w:ins w:id="3268" w:author="Rajo" w:date="2018-05-27T15:38:00Z">
        <w:r>
          <w:rPr>
            <w:lang w:val="bs-Latn-BA"/>
          </w:rPr>
          <w:t>Shibboleth sistema su sledeće:</w:t>
        </w:r>
        <w:r w:rsidR="00D34601">
          <w:rPr>
            <w:lang w:val="bs-Latn-BA"/>
          </w:rPr>
          <w:t xml:space="preserve"> </w:t>
        </w:r>
        <w:commentRangeStart w:id="3269"/>
        <w:commentRangeStart w:id="3270"/>
        <w:r w:rsidR="00D34601" w:rsidRPr="00D34601">
          <w:rPr>
            <w:vertAlign w:val="superscript"/>
            <w:lang w:val="bs-Latn-BA"/>
            <w:rPrChange w:id="3271" w:author="Rajo" w:date="2018-05-27T15:38:00Z">
              <w:rPr>
                <w:lang w:val="bs-Latn-BA"/>
              </w:rPr>
            </w:rPrChange>
          </w:rPr>
          <w:t>[16]</w:t>
        </w:r>
        <w:commentRangeEnd w:id="3269"/>
        <w:r w:rsidR="00D34601" w:rsidRPr="00D34601">
          <w:rPr>
            <w:vertAlign w:val="superscript"/>
            <w:rPrChange w:id="3272" w:author="Rajo" w:date="2018-05-27T15:38:00Z">
              <w:rPr/>
            </w:rPrChange>
          </w:rPr>
          <w:commentReference w:id="3269"/>
        </w:r>
      </w:ins>
      <w:commentRangeEnd w:id="3270"/>
      <w:ins w:id="3273" w:author="Rajo" w:date="2018-06-17T16:58:00Z">
        <w:r w:rsidR="00310776">
          <w:rPr>
            <w:rStyle w:val="CommentReference"/>
          </w:rPr>
          <w:commentReference w:id="3270"/>
        </w:r>
      </w:ins>
    </w:p>
    <w:p w14:paraId="4EE65EE7" w14:textId="222D0502" w:rsidR="00E94ADE" w:rsidRDefault="00CC5052">
      <w:pPr>
        <w:pStyle w:val="ListParagraph1"/>
        <w:numPr>
          <w:ilvl w:val="0"/>
          <w:numId w:val="23"/>
        </w:numPr>
        <w:spacing w:line="240" w:lineRule="auto"/>
        <w:jc w:val="both"/>
        <w:rPr>
          <w:lang w:val="bs-Latn-BA"/>
        </w:rPr>
      </w:pPr>
      <w:commentRangeStart w:id="3274"/>
      <w:commentRangeStart w:id="3275"/>
      <w:r>
        <w:t>p</w:t>
      </w:r>
      <w:r>
        <w:rPr>
          <w:lang w:val="bs-Latn-BA"/>
        </w:rPr>
        <w:t xml:space="preserve">odrška za LDAP, Kerberos, JAAS, X.509, SPNEGO, Duo Security </w:t>
      </w:r>
    </w:p>
    <w:p w14:paraId="76D39417" w14:textId="3425E416" w:rsidR="00E94ADE" w:rsidRDefault="00CC5052">
      <w:pPr>
        <w:pStyle w:val="ListParagraph1"/>
        <w:numPr>
          <w:ilvl w:val="0"/>
          <w:numId w:val="23"/>
        </w:numPr>
        <w:spacing w:line="240" w:lineRule="auto"/>
        <w:jc w:val="both"/>
        <w:rPr>
          <w:lang w:val="bs-Latn-BA"/>
        </w:rPr>
      </w:pPr>
      <w:r>
        <w:t>p</w:t>
      </w:r>
      <w:r>
        <w:rPr>
          <w:lang w:val="bs-Latn-BA"/>
        </w:rPr>
        <w:t>odrška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r>
        <w:rPr>
          <w:lang w:val="bs-Latn-BA"/>
        </w:rPr>
        <w:t>otpuna kontrola nad podacima koji se prosleđuju zavisnim sistemima (</w:t>
      </w:r>
      <w:del w:id="3276" w:author="Rajo" w:date="2018-05-23T20:15:00Z">
        <w:r w:rsidDel="00910C56">
          <w:rPr>
            <w:lang w:val="bs-Latn-BA"/>
          </w:rPr>
          <w:delText>servis provajderima</w:delText>
        </w:r>
      </w:del>
      <w:ins w:id="3277"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lastRenderedPageBreak/>
        <w:t>o</w:t>
      </w:r>
      <w:r>
        <w:rPr>
          <w:lang w:val="bs-Latn-BA"/>
        </w:rPr>
        <w:t xml:space="preserve">dlična skalabilnost – jedna instanca može obrađivati milione autentikacionih zahtijeva dnevno i može komunicirati sa stotinama </w:t>
      </w:r>
      <w:del w:id="3278" w:author="Rajo" w:date="2018-05-23T20:03:00Z">
        <w:r w:rsidDel="00847196">
          <w:rPr>
            <w:lang w:val="bs-Latn-BA"/>
          </w:rPr>
          <w:delText>servis provajdera</w:delText>
        </w:r>
      </w:del>
      <w:ins w:id="3279"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r>
        <w:rPr>
          <w:lang w:val="bs-Latn-BA"/>
        </w:rPr>
        <w:t>odrška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r>
        <w:rPr>
          <w:lang w:val="bs-Latn-BA"/>
        </w:rPr>
        <w:t xml:space="preserve">odrška za bilo koju implementaciju </w:t>
      </w:r>
      <w:del w:id="3280" w:author="Rajo" w:date="2018-05-23T20:03:00Z">
        <w:r w:rsidDel="00847196">
          <w:rPr>
            <w:lang w:val="bs-Latn-BA"/>
          </w:rPr>
          <w:delText>servis provajdera</w:delText>
        </w:r>
      </w:del>
      <w:ins w:id="3281"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r>
        <w:rPr>
          <w:lang w:val="bs-Latn-BA"/>
        </w:rPr>
        <w:t>biman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3282" w:author="Rajo" w:date="2018-05-23T21:04:00Z"/>
          <w:lang w:val="bs-Latn-BA"/>
        </w:rPr>
      </w:pPr>
      <w:r>
        <w:t>p</w:t>
      </w:r>
      <w:r>
        <w:rPr>
          <w:lang w:val="bs-Latn-BA"/>
        </w:rPr>
        <w:t>odrška za platforme - Linux, Windows, Mac OS X, Solaris i Java Servlete</w:t>
      </w:r>
      <w:del w:id="3283" w:author="Rajo" w:date="2018-05-27T15:38:00Z">
        <w:r w:rsidDel="00D34601">
          <w:rPr>
            <w:lang w:val="bs-Latn-BA"/>
          </w:rPr>
          <w:delText xml:space="preserve"> </w:delText>
        </w:r>
        <w:commentRangeStart w:id="3284"/>
        <w:commentRangeStart w:id="3285"/>
        <w:r w:rsidRPr="00653AA1" w:rsidDel="00D34601">
          <w:rPr>
            <w:lang w:val="bs-Latn-BA"/>
          </w:rPr>
          <w:delText>[16]</w:delText>
        </w:r>
        <w:commentRangeEnd w:id="3284"/>
        <w:r w:rsidDel="00D34601">
          <w:commentReference w:id="3284"/>
        </w:r>
      </w:del>
      <w:commentRangeEnd w:id="3274"/>
      <w:commentRangeEnd w:id="3275"/>
      <w:commentRangeEnd w:id="3285"/>
      <w:r w:rsidR="002E5925">
        <w:rPr>
          <w:rStyle w:val="CommentReference"/>
        </w:rPr>
        <w:commentReference w:id="3285"/>
      </w:r>
      <w:r w:rsidR="00C32512">
        <w:rPr>
          <w:rStyle w:val="CommentReference"/>
        </w:rPr>
        <w:commentReference w:id="3274"/>
      </w:r>
      <w:r w:rsidR="00310776">
        <w:rPr>
          <w:rStyle w:val="CommentReference"/>
        </w:rPr>
        <w:commentReference w:id="3275"/>
      </w:r>
    </w:p>
    <w:p w14:paraId="3DC1860A" w14:textId="77777777" w:rsidR="00E94ADE" w:rsidRPr="00197815" w:rsidRDefault="00E94ADE">
      <w:pPr>
        <w:pStyle w:val="ListParagraph1"/>
        <w:numPr>
          <w:ilvl w:val="0"/>
          <w:numId w:val="23"/>
        </w:numPr>
        <w:spacing w:line="240" w:lineRule="auto"/>
        <w:jc w:val="both"/>
        <w:rPr>
          <w:lang w:val="bs-Latn-BA"/>
        </w:rPr>
        <w:pPrChange w:id="3286" w:author="Rajo" w:date="2018-05-23T21:04:00Z">
          <w:pPr>
            <w:spacing w:line="240" w:lineRule="auto"/>
            <w:jc w:val="both"/>
          </w:pPr>
        </w:pPrChange>
      </w:pPr>
    </w:p>
    <w:p w14:paraId="443FEFDF" w14:textId="0931ADEF" w:rsidR="00E94ADE" w:rsidDel="006827E0" w:rsidRDefault="00CC5052">
      <w:pPr>
        <w:spacing w:line="240" w:lineRule="auto"/>
        <w:jc w:val="both"/>
        <w:rPr>
          <w:del w:id="3287" w:author="Rajo" w:date="2018-05-23T21:04:00Z"/>
          <w:lang w:val="bs-Latn-BA"/>
        </w:rPr>
      </w:pPr>
      <w:r>
        <w:rPr>
          <w:lang w:val="bs-Latn-BA"/>
        </w:rPr>
        <w:t>Kao što je navedeno u uvodu za Shibboleth SSO rješenje, njegova implementacije se prvenstveno zasniva na SAML protokolu, ali kako je on već detaljnije obrađen u poglavlju 6 - SAML, za razliku od prethodno pomenutog CAS protokola u okviru Apereo CAS rješenja, ovdje nema potrebe za dodatnim objašnjenjem samog protokola.</w:t>
      </w:r>
    </w:p>
    <w:p w14:paraId="51EA628B" w14:textId="77777777" w:rsidR="006827E0" w:rsidRDefault="006827E0">
      <w:pPr>
        <w:spacing w:line="240" w:lineRule="auto"/>
        <w:ind w:firstLine="360"/>
        <w:jc w:val="both"/>
        <w:rPr>
          <w:ins w:id="3288" w:author="Rajo" w:date="2018-05-28T20:25:00Z"/>
          <w:lang w:val="bs-Latn-BA"/>
        </w:rPr>
      </w:pPr>
    </w:p>
    <w:p w14:paraId="63E2075D" w14:textId="77777777" w:rsidR="00E94ADE" w:rsidDel="00B85345" w:rsidRDefault="00E94ADE">
      <w:pPr>
        <w:spacing w:line="240" w:lineRule="auto"/>
        <w:ind w:firstLine="360"/>
        <w:jc w:val="both"/>
        <w:rPr>
          <w:del w:id="3289" w:author="Rajo" w:date="2018-05-27T16:35:00Z"/>
          <w:lang w:val="bs-Latn-BA"/>
        </w:rPr>
      </w:pPr>
    </w:p>
    <w:p w14:paraId="71417451" w14:textId="77777777" w:rsidR="00E94ADE" w:rsidRDefault="00E94ADE">
      <w:pPr>
        <w:spacing w:line="240" w:lineRule="auto"/>
        <w:jc w:val="both"/>
        <w:rPr>
          <w:lang w:val="bs-Latn-BA"/>
        </w:rPr>
        <w:pPrChange w:id="3290"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3291" w:author="Rajo" w:date="2018-05-28T20:25:00Z"/>
          <w:lang w:val="bs-Latn-BA"/>
        </w:rPr>
      </w:pPr>
      <w:bookmarkStart w:id="3292" w:name="_Toc511154446"/>
      <w:r>
        <w:rPr>
          <w:lang w:val="bs-Latn-BA"/>
        </w:rPr>
        <w:t>Arhitektura</w:t>
      </w:r>
      <w:bookmarkEnd w:id="3292"/>
    </w:p>
    <w:p w14:paraId="77531652" w14:textId="77777777" w:rsidR="00E94ADE" w:rsidRPr="00AC2D1A" w:rsidRDefault="00E94ADE">
      <w:pPr>
        <w:pStyle w:val="Heading3"/>
        <w:spacing w:line="240" w:lineRule="auto"/>
        <w:jc w:val="both"/>
        <w:rPr>
          <w:lang w:val="bs-Latn-BA"/>
        </w:rPr>
        <w:pPrChange w:id="3293"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3294" w:author="Rajo" w:date="2018-05-27T15:42:00Z"/>
          <w:lang w:val="bs-Latn-BA"/>
        </w:rPr>
      </w:pPr>
      <w:r>
        <w:rPr>
          <w:lang w:val="bs-Latn-BA"/>
        </w:rPr>
        <w:t xml:space="preserve">Gledajući na visokom nivou, Shibboleth arhitektura definiše interakciju između </w:t>
      </w:r>
      <w:del w:id="3295" w:author="Rajo" w:date="2018-05-23T20:13:00Z">
        <w:r w:rsidDel="00910C56">
          <w:rPr>
            <w:lang w:val="bs-Latn-BA"/>
          </w:rPr>
          <w:delText>provajdera identiteta</w:delText>
        </w:r>
      </w:del>
      <w:ins w:id="3296" w:author="Rajo" w:date="2018-05-23T20:13:00Z">
        <w:r w:rsidR="00910C56">
          <w:rPr>
            <w:lang w:val="bs-Latn-BA"/>
          </w:rPr>
          <w:t>davaoca identiteta</w:t>
        </w:r>
      </w:ins>
      <w:r>
        <w:rPr>
          <w:lang w:val="bs-Latn-BA"/>
        </w:rPr>
        <w:t xml:space="preserve"> i </w:t>
      </w:r>
      <w:del w:id="3297" w:author="Rajo" w:date="2018-05-23T20:03:00Z">
        <w:r w:rsidDel="00847196">
          <w:rPr>
            <w:lang w:val="bs-Latn-BA"/>
          </w:rPr>
          <w:delText>servis provajdera</w:delText>
        </w:r>
      </w:del>
      <w:ins w:id="3298" w:author="Rajo" w:date="2018-05-23T20:08:00Z">
        <w:r w:rsidR="00BD270B">
          <w:rPr>
            <w:lang w:val="bs-Latn-BA"/>
          </w:rPr>
          <w:t>davaoca usluge</w:t>
        </w:r>
      </w:ins>
      <w:r>
        <w:rPr>
          <w:lang w:val="bs-Latn-BA"/>
        </w:rPr>
        <w:t xml:space="preserve">, u svrhu postizanja Single Sign-On funkcionalnosti na mreži. Osnovne komponente Shibboleth softverskog paketa, pa tako i arhitekture, su </w:t>
      </w:r>
      <w:ins w:id="3299" w:author="Rajo" w:date="2018-05-27T15:41:00Z">
        <w:r w:rsidR="009C54A0">
          <w:rPr>
            <w:lang w:val="bs-Latn-BA"/>
          </w:rPr>
          <w:t>davalac identiteta (IdP), davalac usluge (SP) i servis za otkrivanje dava</w:t>
        </w:r>
      </w:ins>
      <w:ins w:id="3300" w:author="Rajo" w:date="2018-05-27T15:42:00Z">
        <w:r w:rsidR="009C54A0">
          <w:rPr>
            <w:lang w:val="bs-Latn-BA"/>
          </w:rPr>
          <w:t>oca identiteta</w:t>
        </w:r>
      </w:ins>
      <w:ins w:id="3301" w:author="Rajo" w:date="2018-05-27T15:41:00Z">
        <w:r w:rsidR="009C54A0">
          <w:rPr>
            <w:lang w:val="bs-Latn-BA"/>
          </w:rPr>
          <w:t xml:space="preserve"> (</w:t>
        </w:r>
      </w:ins>
      <w:ins w:id="3302" w:author="Rajo" w:date="2018-05-27T15:42:00Z">
        <w:r w:rsidR="009C54A0">
          <w:rPr>
            <w:lang w:val="bs-Latn-BA"/>
          </w:rPr>
          <w:t>DS</w:t>
        </w:r>
      </w:ins>
      <w:ins w:id="3303" w:author="Rajo" w:date="2018-05-27T15:41:00Z">
        <w:r w:rsidR="009C54A0">
          <w:rPr>
            <w:lang w:val="bs-Latn-BA"/>
          </w:rPr>
          <w:t>)</w:t>
        </w:r>
      </w:ins>
      <w:del w:id="3304" w:author="Rajo" w:date="2018-05-27T15:41:00Z">
        <w:r w:rsidDel="009C54A0">
          <w:rPr>
            <w:lang w:val="bs-Latn-BA"/>
          </w:rPr>
          <w:delText>sledeće:</w:delText>
        </w:r>
      </w:del>
      <w:ins w:id="3305" w:author="Rajo" w:date="2018-05-27T15:42:00Z">
        <w:r w:rsidR="009C54A0">
          <w:rPr>
            <w:lang w:val="bs-Latn-BA"/>
          </w:rPr>
          <w:t xml:space="preserve">. </w:t>
        </w:r>
      </w:ins>
    </w:p>
    <w:p w14:paraId="25C3EC3F" w14:textId="77777777" w:rsidR="00E94ADE" w:rsidDel="009C54A0" w:rsidRDefault="00E94ADE">
      <w:pPr>
        <w:spacing w:line="240" w:lineRule="auto"/>
        <w:jc w:val="both"/>
        <w:rPr>
          <w:del w:id="3306"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3307" w:author="Rajo" w:date="2018-05-27T15:42:00Z"/>
          <w:lang w:val="bs-Latn-BA"/>
        </w:rPr>
      </w:pPr>
      <w:commentRangeStart w:id="3308"/>
      <w:commentRangeStart w:id="3309"/>
      <w:del w:id="3310" w:author="Rajo" w:date="2018-05-23T20:01:00Z">
        <w:r w:rsidDel="00847196">
          <w:rPr>
            <w:lang w:val="bs-Latn-BA"/>
          </w:rPr>
          <w:delText>Provajder identiteta</w:delText>
        </w:r>
      </w:del>
      <w:del w:id="3311"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3312" w:author="Rajo" w:date="2018-05-23T20:05:00Z">
        <w:r w:rsidDel="00847196">
          <w:rPr>
            <w:lang w:val="bs-Latn-BA"/>
          </w:rPr>
          <w:delText>servis provajderu</w:delText>
        </w:r>
      </w:del>
      <w:del w:id="3313"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3314" w:author="Rajo" w:date="2018-05-27T15:42:00Z"/>
          <w:lang w:val="bs-Latn-BA"/>
        </w:rPr>
      </w:pPr>
      <w:del w:id="3315" w:author="Rajo" w:date="2018-05-23T20:15:00Z">
        <w:r w:rsidDel="00910C56">
          <w:rPr>
            <w:lang w:val="bs-Latn-BA"/>
          </w:rPr>
          <w:delText>Servis provajder</w:delText>
        </w:r>
      </w:del>
      <w:del w:id="3316"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3317" w:author="Rajo" w:date="2018-05-23T20:13:00Z">
        <w:r w:rsidDel="00910C56">
          <w:rPr>
            <w:lang w:val="bs-Latn-BA"/>
          </w:rPr>
          <w:delText>provajdera identiteta</w:delText>
        </w:r>
      </w:del>
      <w:del w:id="3318"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3319" w:author="Rajo" w:date="2018-05-27T15:42:00Z"/>
          <w:lang w:val="bs-Latn-BA"/>
        </w:rPr>
      </w:pPr>
      <w:del w:id="3320"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3321" w:author="Rajo" w:date="2018-05-23T20:05:00Z">
        <w:r w:rsidDel="00847196">
          <w:rPr>
            <w:lang w:val="bs-Latn-BA"/>
          </w:rPr>
          <w:delText>servis provajderu</w:delText>
        </w:r>
      </w:del>
      <w:del w:id="3322" w:author="Rajo" w:date="2018-05-27T15:42:00Z">
        <w:r w:rsidDel="009C54A0">
          <w:rPr>
            <w:lang w:val="bs-Latn-BA"/>
          </w:rPr>
          <w:delText xml:space="preserve"> da za datog korisnika otkrije tj. pronađe odgovarajuć</w:delText>
        </w:r>
      </w:del>
      <w:del w:id="3323" w:author="Rajo" w:date="2018-05-23T20:19:00Z">
        <w:r w:rsidDel="00910C56">
          <w:rPr>
            <w:lang w:val="bs-Latn-BA"/>
          </w:rPr>
          <w:delText>i</w:delText>
        </w:r>
      </w:del>
      <w:del w:id="3324" w:author="Rajo" w:date="2018-05-27T15:42:00Z">
        <w:r w:rsidDel="009C54A0">
          <w:rPr>
            <w:lang w:val="bs-Latn-BA"/>
          </w:rPr>
          <w:delText xml:space="preserve"> </w:delText>
        </w:r>
      </w:del>
      <w:del w:id="3325" w:author="Rajo" w:date="2018-05-23T20:19:00Z">
        <w:r w:rsidDel="00910C56">
          <w:rPr>
            <w:lang w:val="bs-Latn-BA"/>
          </w:rPr>
          <w:delText xml:space="preserve">provajder </w:delText>
        </w:r>
      </w:del>
      <w:del w:id="3326" w:author="Rajo" w:date="2018-05-27T15:42:00Z">
        <w:r w:rsidDel="009C54A0">
          <w:rPr>
            <w:lang w:val="bs-Latn-BA"/>
          </w:rPr>
          <w:delText>identitet, kako bi posredstvom njega izvršio njegovu autentikaciju, sa napomenom da ova komponenta nije neophodna u svim konfiguracijama sistema.</w:delText>
        </w:r>
        <w:commentRangeEnd w:id="3308"/>
        <w:r w:rsidR="00C32512" w:rsidDel="009C54A0">
          <w:rPr>
            <w:rStyle w:val="CommentReference"/>
          </w:rPr>
          <w:commentReference w:id="3308"/>
        </w:r>
        <w:commentRangeEnd w:id="3309"/>
        <w:r w:rsidR="009C54A0" w:rsidDel="009C54A0">
          <w:rPr>
            <w:rStyle w:val="CommentReference"/>
          </w:rPr>
          <w:commentReference w:id="3309"/>
        </w:r>
      </w:del>
    </w:p>
    <w:p w14:paraId="1EC38BF7" w14:textId="77777777" w:rsidR="00E94ADE" w:rsidDel="009C54A0" w:rsidRDefault="00E94ADE">
      <w:pPr>
        <w:spacing w:line="240" w:lineRule="auto"/>
        <w:rPr>
          <w:del w:id="3327" w:author="Rajo" w:date="2018-05-27T15:42:00Z"/>
          <w:lang w:val="bs-Latn-BA"/>
        </w:rPr>
      </w:pPr>
    </w:p>
    <w:p w14:paraId="4EDD33E2" w14:textId="77777777" w:rsidR="00E94ADE" w:rsidDel="006827E0" w:rsidRDefault="00CC5052" w:rsidP="003861C8">
      <w:pPr>
        <w:spacing w:line="240" w:lineRule="auto"/>
        <w:ind w:firstLine="360"/>
        <w:jc w:val="both"/>
        <w:rPr>
          <w:del w:id="3328" w:author="Rajo" w:date="2018-05-28T20:25:00Z"/>
          <w:lang w:val="bs-Latn-BA"/>
        </w:rPr>
      </w:pPr>
      <w:r>
        <w:rPr>
          <w:lang w:val="bs-Latn-BA"/>
        </w:rPr>
        <w:t>S obzirom na to da se Shibboleth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3329"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3330" w:author="Rajo" w:date="2018-05-24T20:13:00Z">
        <w:r>
          <w:rPr>
            <w:noProof/>
          </w:rPr>
          <mc:AlternateContent>
            <mc:Choice Requires="wpc">
              <w:drawing>
                <wp:inline distT="0" distB="0" distL="0" distR="0" wp14:anchorId="667B3E56" wp14:editId="2B854806">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9">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9B0D46" w:rsidRPr="00331924" w:rsidRDefault="009B0D46">
                                <w:pPr>
                                  <w:spacing w:after="0"/>
                                  <w:jc w:val="center"/>
                                  <w:rPr>
                                    <w:ins w:id="3331" w:author="Rajo" w:date="2018-05-24T20:15:00Z"/>
                                    <w:rFonts w:ascii="Microsoft Sans Serif" w:hAnsi="Microsoft Sans Serif" w:cs="Microsoft Sans Serif"/>
                                    <w:b/>
                                    <w:rPrChange w:id="3332" w:author="Rajo" w:date="2018-05-24T20:17:00Z">
                                      <w:rPr>
                                        <w:ins w:id="3333" w:author="Rajo" w:date="2018-05-24T20:15:00Z"/>
                                        <w:rFonts w:ascii="Microsoft Sans Serif" w:hAnsi="Microsoft Sans Serif" w:cs="Microsoft Sans Serif"/>
                                      </w:rPr>
                                    </w:rPrChange>
                                  </w:rPr>
                                  <w:pPrChange w:id="3334" w:author="Rajo" w:date="2018-05-24T20:16:00Z">
                                    <w:pPr/>
                                  </w:pPrChange>
                                </w:pPr>
                                <w:ins w:id="3335" w:author="Rajo" w:date="2018-05-24T20:13:00Z">
                                  <w:r w:rsidRPr="00331924">
                                    <w:rPr>
                                      <w:rFonts w:ascii="Microsoft Sans Serif" w:hAnsi="Microsoft Sans Serif" w:cs="Microsoft Sans Serif"/>
                                      <w:b/>
                                      <w:rPrChange w:id="3336" w:author="Rajo" w:date="2018-05-24T20:17:00Z">
                                        <w:rPr/>
                                      </w:rPrChange>
                                    </w:rPr>
                                    <w:t>Korisni</w:t>
                                  </w:r>
                                </w:ins>
                                <w:ins w:id="3337" w:author="Rajo" w:date="2018-05-24T20:14:00Z">
                                  <w:r w:rsidRPr="00331924">
                                    <w:rPr>
                                      <w:rFonts w:ascii="Microsoft Sans Serif" w:hAnsi="Microsoft Sans Serif" w:cs="Microsoft Sans Serif"/>
                                      <w:b/>
                                      <w:rPrChange w:id="3338" w:author="Rajo" w:date="2018-05-24T20:17:00Z">
                                        <w:rPr/>
                                      </w:rPrChange>
                                    </w:rPr>
                                    <w:t>k</w:t>
                                  </w:r>
                                </w:ins>
                              </w:p>
                              <w:p w14:paraId="6F3B48AB" w14:textId="0F66F6F0" w:rsidR="009B0D46" w:rsidRPr="00331924" w:rsidRDefault="009B0D46">
                                <w:pPr>
                                  <w:spacing w:after="0"/>
                                  <w:jc w:val="center"/>
                                  <w:rPr>
                                    <w:rFonts w:ascii="Microsoft Sans Serif" w:hAnsi="Microsoft Sans Serif" w:cs="Microsoft Sans Serif"/>
                                    <w:i/>
                                    <w:rPrChange w:id="3339" w:author="Rajo" w:date="2018-05-24T20:17:00Z">
                                      <w:rPr/>
                                    </w:rPrChange>
                                  </w:rPr>
                                  <w:pPrChange w:id="3340" w:author="Rajo" w:date="2018-05-24T20:16:00Z">
                                    <w:pPr/>
                                  </w:pPrChange>
                                </w:pPr>
                                <w:ins w:id="3341" w:author="Rajo" w:date="2018-05-24T20:14:00Z">
                                  <w:r w:rsidRPr="00331924">
                                    <w:rPr>
                                      <w:rFonts w:ascii="Microsoft Sans Serif" w:hAnsi="Microsoft Sans Serif" w:cs="Microsoft Sans Serif"/>
                                      <w:i/>
                                      <w:rPrChange w:id="3342" w:author="Rajo" w:date="2018-05-24T20:17:00Z">
                                        <w:rPr/>
                                      </w:rPrChange>
                                    </w:rPr>
                                    <w:t>Internet</w:t>
                                  </w:r>
                                </w:ins>
                                <w:ins w:id="3343" w:author="Rajo" w:date="2018-05-24T20:16:00Z">
                                  <w:r w:rsidRPr="00331924">
                                    <w:rPr>
                                      <w:rFonts w:ascii="Microsoft Sans Serif" w:hAnsi="Microsoft Sans Serif" w:cs="Microsoft Sans Serif"/>
                                      <w:i/>
                                      <w:rPrChange w:id="3344" w:author="Rajo" w:date="2018-05-24T20:17:00Z">
                                        <w:rPr>
                                          <w:rFonts w:ascii="Microsoft Sans Serif" w:hAnsi="Microsoft Sans Serif" w:cs="Microsoft Sans Serif"/>
                                        </w:rPr>
                                      </w:rPrChange>
                                    </w:rPr>
                                    <w:t xml:space="preserve"> </w:t>
                                  </w:r>
                                </w:ins>
                                <w:ins w:id="3345" w:author="Rajo" w:date="2018-05-24T20:14:00Z">
                                  <w:r w:rsidRPr="00331924">
                                    <w:rPr>
                                      <w:rFonts w:ascii="Microsoft Sans Serif" w:hAnsi="Microsoft Sans Serif" w:cs="Microsoft Sans Serif"/>
                                      <w:i/>
                                      <w:rPrChange w:id="3346"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9B0D46" w:rsidRPr="00331924" w:rsidRDefault="009B0D46" w:rsidP="00331924">
                                <w:pPr>
                                  <w:pStyle w:val="NormalWeb"/>
                                  <w:spacing w:before="0" w:beforeAutospacing="0" w:after="0" w:afterAutospacing="0" w:line="276" w:lineRule="auto"/>
                                  <w:jc w:val="center"/>
                                  <w:rPr>
                                    <w:b/>
                                    <w:color w:val="000000" w:themeColor="text1"/>
                                    <w:rPrChange w:id="3347" w:author="Rajo" w:date="2018-05-24T20:18:00Z">
                                      <w:rPr/>
                                    </w:rPrChange>
                                  </w:rPr>
                                </w:pPr>
                                <w:del w:id="3348" w:author="Rajo" w:date="2018-05-24T20:17:00Z">
                                  <w:r w:rsidRPr="00331924" w:rsidDel="00331924">
                                    <w:rPr>
                                      <w:rFonts w:ascii="Microsoft Sans Serif" w:eastAsia="Calibri" w:hAnsi="Microsoft Sans Serif"/>
                                      <w:b/>
                                      <w:bCs/>
                                      <w:color w:val="000000" w:themeColor="text1"/>
                                      <w:rPrChange w:id="3349" w:author="Rajo" w:date="2018-05-24T20:18:00Z">
                                        <w:rPr>
                                          <w:rFonts w:ascii="Microsoft Sans Serif" w:eastAsia="Calibri" w:hAnsi="Microsoft Sans Serif"/>
                                          <w:b/>
                                          <w:bCs/>
                                          <w:color w:val="008080"/>
                                          <w:u w:val="single"/>
                                        </w:rPr>
                                      </w:rPrChange>
                                    </w:rPr>
                                    <w:delText>Korisnik</w:delText>
                                  </w:r>
                                </w:del>
                                <w:ins w:id="3350" w:author="Rajo" w:date="2018-05-24T20:17:00Z">
                                  <w:r w:rsidRPr="00331924">
                                    <w:rPr>
                                      <w:rFonts w:ascii="Microsoft Sans Serif" w:eastAsia="Calibri" w:hAnsi="Microsoft Sans Serif"/>
                                      <w:b/>
                                      <w:bCs/>
                                      <w:color w:val="000000" w:themeColor="text1"/>
                                      <w:rPrChange w:id="3351" w:author="Rajo" w:date="2018-05-24T20:18:00Z">
                                        <w:rPr>
                                          <w:rFonts w:ascii="Microsoft Sans Serif" w:eastAsia="Calibri" w:hAnsi="Microsoft Sans Serif"/>
                                          <w:b/>
                                          <w:bCs/>
                                          <w:color w:val="008080"/>
                                          <w:u w:val="single"/>
                                        </w:rPr>
                                      </w:rPrChange>
                                    </w:rPr>
                                    <w:t xml:space="preserve">Davalac usluge </w:t>
                                  </w:r>
                                </w:ins>
                                <w:ins w:id="3352" w:author="Rajo" w:date="2018-05-24T20:18:00Z">
                                  <w:r w:rsidRPr="00331924">
                                    <w:rPr>
                                      <w:rFonts w:ascii="Microsoft Sans Serif" w:eastAsia="Calibri" w:hAnsi="Microsoft Sans Serif"/>
                                      <w:b/>
                                      <w:bCs/>
                                      <w:color w:val="000000" w:themeColor="text1"/>
                                      <w:rPrChange w:id="3353" w:author="Rajo" w:date="2018-05-24T20:18:00Z">
                                        <w:rPr>
                                          <w:rFonts w:ascii="Microsoft Sans Serif" w:eastAsia="Calibri" w:hAnsi="Microsoft Sans Serif"/>
                                          <w:b/>
                                          <w:bCs/>
                                          <w:color w:val="008080"/>
                                          <w:u w:val="single"/>
                                        </w:rPr>
                                      </w:rPrChange>
                                    </w:rPr>
                                    <w:t>(SP)</w:t>
                                  </w:r>
                                </w:ins>
                              </w:p>
                              <w:p w14:paraId="7CF691BA" w14:textId="491E1919" w:rsidR="009B0D46" w:rsidRDefault="009B0D46" w:rsidP="00331924">
                                <w:pPr>
                                  <w:pStyle w:val="NormalWeb"/>
                                  <w:spacing w:before="0" w:beforeAutospacing="0" w:after="0" w:afterAutospacing="0" w:line="276" w:lineRule="auto"/>
                                  <w:jc w:val="center"/>
                                </w:pPr>
                                <w:del w:id="3354"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9B0D46" w:rsidRPr="00331924" w:rsidDel="00331924" w:rsidRDefault="009B0D46" w:rsidP="00331924">
                                <w:pPr>
                                  <w:pStyle w:val="NormalWeb"/>
                                  <w:spacing w:before="0" w:beforeAutospacing="0" w:after="0" w:afterAutospacing="0" w:line="276" w:lineRule="auto"/>
                                  <w:jc w:val="center"/>
                                  <w:rPr>
                                    <w:del w:id="3355" w:author="Rajo" w:date="2018-05-24T20:19:00Z"/>
                                    <w:color w:val="000000" w:themeColor="text1"/>
                                    <w:rPrChange w:id="3356" w:author="Rajo" w:date="2018-05-24T20:19:00Z">
                                      <w:rPr>
                                        <w:del w:id="3357" w:author="Rajo" w:date="2018-05-24T20:19:00Z"/>
                                      </w:rPr>
                                    </w:rPrChange>
                                  </w:rPr>
                                </w:pPr>
                                <w:del w:id="3358" w:author="Rajo" w:date="2018-05-24T20:19:00Z">
                                  <w:r w:rsidRPr="00331924" w:rsidDel="00331924">
                                    <w:rPr>
                                      <w:rFonts w:ascii="Microsoft Sans Serif" w:eastAsia="Calibri" w:hAnsi="Microsoft Sans Serif"/>
                                      <w:b/>
                                      <w:bCs/>
                                      <w:color w:val="000000" w:themeColor="text1"/>
                                      <w:rPrChange w:id="3359" w:author="Rajo" w:date="2018-05-24T20:19:00Z">
                                        <w:rPr>
                                          <w:rFonts w:ascii="Microsoft Sans Serif" w:eastAsia="Calibri" w:hAnsi="Microsoft Sans Serif"/>
                                          <w:b/>
                                          <w:bCs/>
                                          <w:color w:val="008080"/>
                                          <w:u w:val="single"/>
                                        </w:rPr>
                                      </w:rPrChange>
                                    </w:rPr>
                                    <w:delText>Korisnik</w:delText>
                                  </w:r>
                                </w:del>
                                <w:ins w:id="3360" w:author="Rajo" w:date="2018-05-24T20:19:00Z">
                                  <w:r w:rsidRPr="00331924">
                                    <w:rPr>
                                      <w:rFonts w:ascii="Microsoft Sans Serif" w:eastAsia="Calibri" w:hAnsi="Microsoft Sans Serif"/>
                                      <w:b/>
                                      <w:bCs/>
                                      <w:color w:val="000000" w:themeColor="text1"/>
                                      <w:rPrChange w:id="3361" w:author="Rajo" w:date="2018-05-24T20:19:00Z">
                                        <w:rPr>
                                          <w:rFonts w:ascii="Microsoft Sans Serif" w:eastAsia="Calibri" w:hAnsi="Microsoft Sans Serif"/>
                                          <w:b/>
                                          <w:bCs/>
                                          <w:color w:val="008080"/>
                                          <w:u w:val="single"/>
                                        </w:rPr>
                                      </w:rPrChange>
                                    </w:rPr>
                                    <w:t>Davalac identiteta (IdP)</w:t>
                                  </w:r>
                                </w:ins>
                              </w:p>
                              <w:p w14:paraId="6E32DF70" w14:textId="20062D98" w:rsidR="009B0D46" w:rsidRDefault="009B0D46" w:rsidP="00130C44">
                                <w:pPr>
                                  <w:pStyle w:val="NormalWeb"/>
                                  <w:spacing w:before="0" w:beforeAutospacing="0" w:after="0" w:afterAutospacing="0" w:line="276" w:lineRule="auto"/>
                                  <w:jc w:val="center"/>
                                </w:pPr>
                                <w:del w:id="3362"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60"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">
                  <v:shape id="_x0000_s1361" type="#_x0000_t75" style="position:absolute;width:54864;height:20574;visibility:visible;mso-wrap-style:square">
                    <v:fill o:detectmouseclick="t"/>
                    <v:path o:connecttype="none"/>
                  </v:shape>
                  <v:shape id="Picture 414" o:spid="_x0000_s1362"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0" o:title=""/>
                  </v:shape>
                  <v:shape id="Text Box 146" o:spid="_x0000_s1363"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9B0D46" w:rsidRPr="00331924" w:rsidRDefault="009B0D46">
                          <w:pPr>
                            <w:spacing w:after="0"/>
                            <w:jc w:val="center"/>
                            <w:rPr>
                              <w:ins w:id="3363" w:author="Rajo" w:date="2018-05-24T20:15:00Z"/>
                              <w:rFonts w:ascii="Microsoft Sans Serif" w:hAnsi="Microsoft Sans Serif" w:cs="Microsoft Sans Serif"/>
                              <w:b/>
                              <w:rPrChange w:id="3364" w:author="Rajo" w:date="2018-05-24T20:17:00Z">
                                <w:rPr>
                                  <w:ins w:id="3365" w:author="Rajo" w:date="2018-05-24T20:15:00Z"/>
                                  <w:rFonts w:ascii="Microsoft Sans Serif" w:hAnsi="Microsoft Sans Serif" w:cs="Microsoft Sans Serif"/>
                                </w:rPr>
                              </w:rPrChange>
                            </w:rPr>
                            <w:pPrChange w:id="3366" w:author="Rajo" w:date="2018-05-24T20:16:00Z">
                              <w:pPr/>
                            </w:pPrChange>
                          </w:pPr>
                          <w:ins w:id="3367" w:author="Rajo" w:date="2018-05-24T20:13:00Z">
                            <w:r w:rsidRPr="00331924">
                              <w:rPr>
                                <w:rFonts w:ascii="Microsoft Sans Serif" w:hAnsi="Microsoft Sans Serif" w:cs="Microsoft Sans Serif"/>
                                <w:b/>
                                <w:rPrChange w:id="3368" w:author="Rajo" w:date="2018-05-24T20:17:00Z">
                                  <w:rPr/>
                                </w:rPrChange>
                              </w:rPr>
                              <w:t>Korisni</w:t>
                            </w:r>
                          </w:ins>
                          <w:ins w:id="3369" w:author="Rajo" w:date="2018-05-24T20:14:00Z">
                            <w:r w:rsidRPr="00331924">
                              <w:rPr>
                                <w:rFonts w:ascii="Microsoft Sans Serif" w:hAnsi="Microsoft Sans Serif" w:cs="Microsoft Sans Serif"/>
                                <w:b/>
                                <w:rPrChange w:id="3370" w:author="Rajo" w:date="2018-05-24T20:17:00Z">
                                  <w:rPr/>
                                </w:rPrChange>
                              </w:rPr>
                              <w:t>k</w:t>
                            </w:r>
                          </w:ins>
                        </w:p>
                        <w:p w14:paraId="6F3B48AB" w14:textId="0F66F6F0" w:rsidR="009B0D46" w:rsidRPr="00331924" w:rsidRDefault="009B0D46">
                          <w:pPr>
                            <w:spacing w:after="0"/>
                            <w:jc w:val="center"/>
                            <w:rPr>
                              <w:rFonts w:ascii="Microsoft Sans Serif" w:hAnsi="Microsoft Sans Serif" w:cs="Microsoft Sans Serif"/>
                              <w:i/>
                              <w:rPrChange w:id="3371" w:author="Rajo" w:date="2018-05-24T20:17:00Z">
                                <w:rPr/>
                              </w:rPrChange>
                            </w:rPr>
                            <w:pPrChange w:id="3372" w:author="Rajo" w:date="2018-05-24T20:16:00Z">
                              <w:pPr/>
                            </w:pPrChange>
                          </w:pPr>
                          <w:ins w:id="3373" w:author="Rajo" w:date="2018-05-24T20:14:00Z">
                            <w:r w:rsidRPr="00331924">
                              <w:rPr>
                                <w:rFonts w:ascii="Microsoft Sans Serif" w:hAnsi="Microsoft Sans Serif" w:cs="Microsoft Sans Serif"/>
                                <w:i/>
                                <w:rPrChange w:id="3374" w:author="Rajo" w:date="2018-05-24T20:17:00Z">
                                  <w:rPr/>
                                </w:rPrChange>
                              </w:rPr>
                              <w:t>Internet</w:t>
                            </w:r>
                          </w:ins>
                          <w:ins w:id="3375" w:author="Rajo" w:date="2018-05-24T20:16:00Z">
                            <w:r w:rsidRPr="00331924">
                              <w:rPr>
                                <w:rFonts w:ascii="Microsoft Sans Serif" w:hAnsi="Microsoft Sans Serif" w:cs="Microsoft Sans Serif"/>
                                <w:i/>
                                <w:rPrChange w:id="3376" w:author="Rajo" w:date="2018-05-24T20:17:00Z">
                                  <w:rPr>
                                    <w:rFonts w:ascii="Microsoft Sans Serif" w:hAnsi="Microsoft Sans Serif" w:cs="Microsoft Sans Serif"/>
                                  </w:rPr>
                                </w:rPrChange>
                              </w:rPr>
                              <w:t xml:space="preserve"> </w:t>
                            </w:r>
                          </w:ins>
                          <w:ins w:id="3377" w:author="Rajo" w:date="2018-05-24T20:14:00Z">
                            <w:r w:rsidRPr="00331924">
                              <w:rPr>
                                <w:rFonts w:ascii="Microsoft Sans Serif" w:hAnsi="Microsoft Sans Serif" w:cs="Microsoft Sans Serif"/>
                                <w:i/>
                                <w:rPrChange w:id="3378" w:author="Rajo" w:date="2018-05-24T20:17:00Z">
                                  <w:rPr/>
                                </w:rPrChange>
                              </w:rPr>
                              <w:t>preglednik</w:t>
                            </w:r>
                          </w:ins>
                        </w:p>
                      </w:txbxContent>
                    </v:textbox>
                  </v:shape>
                  <v:shape id="Text Box 146" o:spid="_x0000_s1364"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9B0D46" w:rsidRPr="00331924" w:rsidRDefault="009B0D46" w:rsidP="00331924">
                          <w:pPr>
                            <w:pStyle w:val="NormalWeb"/>
                            <w:spacing w:before="0" w:beforeAutospacing="0" w:after="0" w:afterAutospacing="0" w:line="276" w:lineRule="auto"/>
                            <w:jc w:val="center"/>
                            <w:rPr>
                              <w:b/>
                              <w:color w:val="000000" w:themeColor="text1"/>
                              <w:rPrChange w:id="3379" w:author="Rajo" w:date="2018-05-24T20:18:00Z">
                                <w:rPr/>
                              </w:rPrChange>
                            </w:rPr>
                          </w:pPr>
                          <w:del w:id="3380" w:author="Rajo" w:date="2018-05-24T20:17:00Z">
                            <w:r w:rsidRPr="00331924" w:rsidDel="00331924">
                              <w:rPr>
                                <w:rFonts w:ascii="Microsoft Sans Serif" w:eastAsia="Calibri" w:hAnsi="Microsoft Sans Serif"/>
                                <w:b/>
                                <w:bCs/>
                                <w:color w:val="000000" w:themeColor="text1"/>
                                <w:rPrChange w:id="3381" w:author="Rajo" w:date="2018-05-24T20:18:00Z">
                                  <w:rPr>
                                    <w:rFonts w:ascii="Microsoft Sans Serif" w:eastAsia="Calibri" w:hAnsi="Microsoft Sans Serif"/>
                                    <w:b/>
                                    <w:bCs/>
                                    <w:color w:val="008080"/>
                                    <w:u w:val="single"/>
                                  </w:rPr>
                                </w:rPrChange>
                              </w:rPr>
                              <w:delText>Korisnik</w:delText>
                            </w:r>
                          </w:del>
                          <w:ins w:id="3382" w:author="Rajo" w:date="2018-05-24T20:17:00Z">
                            <w:r w:rsidRPr="00331924">
                              <w:rPr>
                                <w:rFonts w:ascii="Microsoft Sans Serif" w:eastAsia="Calibri" w:hAnsi="Microsoft Sans Serif"/>
                                <w:b/>
                                <w:bCs/>
                                <w:color w:val="000000" w:themeColor="text1"/>
                                <w:rPrChange w:id="3383" w:author="Rajo" w:date="2018-05-24T20:18:00Z">
                                  <w:rPr>
                                    <w:rFonts w:ascii="Microsoft Sans Serif" w:eastAsia="Calibri" w:hAnsi="Microsoft Sans Serif"/>
                                    <w:b/>
                                    <w:bCs/>
                                    <w:color w:val="008080"/>
                                    <w:u w:val="single"/>
                                  </w:rPr>
                                </w:rPrChange>
                              </w:rPr>
                              <w:t xml:space="preserve">Davalac usluge </w:t>
                            </w:r>
                          </w:ins>
                          <w:ins w:id="3384" w:author="Rajo" w:date="2018-05-24T20:18:00Z">
                            <w:r w:rsidRPr="00331924">
                              <w:rPr>
                                <w:rFonts w:ascii="Microsoft Sans Serif" w:eastAsia="Calibri" w:hAnsi="Microsoft Sans Serif"/>
                                <w:b/>
                                <w:bCs/>
                                <w:color w:val="000000" w:themeColor="text1"/>
                                <w:rPrChange w:id="3385" w:author="Rajo" w:date="2018-05-24T20:18:00Z">
                                  <w:rPr>
                                    <w:rFonts w:ascii="Microsoft Sans Serif" w:eastAsia="Calibri" w:hAnsi="Microsoft Sans Serif"/>
                                    <w:b/>
                                    <w:bCs/>
                                    <w:color w:val="008080"/>
                                    <w:u w:val="single"/>
                                  </w:rPr>
                                </w:rPrChange>
                              </w:rPr>
                              <w:t>(SP)</w:t>
                            </w:r>
                          </w:ins>
                        </w:p>
                        <w:p w14:paraId="7CF691BA" w14:textId="491E1919" w:rsidR="009B0D46" w:rsidRDefault="009B0D46" w:rsidP="00331924">
                          <w:pPr>
                            <w:pStyle w:val="NormalWeb"/>
                            <w:spacing w:before="0" w:beforeAutospacing="0" w:after="0" w:afterAutospacing="0" w:line="276" w:lineRule="auto"/>
                            <w:jc w:val="center"/>
                          </w:pPr>
                          <w:del w:id="3386"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65"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9B0D46" w:rsidRPr="00331924" w:rsidDel="00331924" w:rsidRDefault="009B0D46" w:rsidP="00331924">
                          <w:pPr>
                            <w:pStyle w:val="NormalWeb"/>
                            <w:spacing w:before="0" w:beforeAutospacing="0" w:after="0" w:afterAutospacing="0" w:line="276" w:lineRule="auto"/>
                            <w:jc w:val="center"/>
                            <w:rPr>
                              <w:del w:id="3387" w:author="Rajo" w:date="2018-05-24T20:19:00Z"/>
                              <w:color w:val="000000" w:themeColor="text1"/>
                              <w:rPrChange w:id="3388" w:author="Rajo" w:date="2018-05-24T20:19:00Z">
                                <w:rPr>
                                  <w:del w:id="3389" w:author="Rajo" w:date="2018-05-24T20:19:00Z"/>
                                </w:rPr>
                              </w:rPrChange>
                            </w:rPr>
                          </w:pPr>
                          <w:del w:id="3390" w:author="Rajo" w:date="2018-05-24T20:19:00Z">
                            <w:r w:rsidRPr="00331924" w:rsidDel="00331924">
                              <w:rPr>
                                <w:rFonts w:ascii="Microsoft Sans Serif" w:eastAsia="Calibri" w:hAnsi="Microsoft Sans Serif"/>
                                <w:b/>
                                <w:bCs/>
                                <w:color w:val="000000" w:themeColor="text1"/>
                                <w:rPrChange w:id="3391" w:author="Rajo" w:date="2018-05-24T20:19:00Z">
                                  <w:rPr>
                                    <w:rFonts w:ascii="Microsoft Sans Serif" w:eastAsia="Calibri" w:hAnsi="Microsoft Sans Serif"/>
                                    <w:b/>
                                    <w:bCs/>
                                    <w:color w:val="008080"/>
                                    <w:u w:val="single"/>
                                  </w:rPr>
                                </w:rPrChange>
                              </w:rPr>
                              <w:delText>Korisnik</w:delText>
                            </w:r>
                          </w:del>
                          <w:ins w:id="3392" w:author="Rajo" w:date="2018-05-24T20:19:00Z">
                            <w:r w:rsidRPr="00331924">
                              <w:rPr>
                                <w:rFonts w:ascii="Microsoft Sans Serif" w:eastAsia="Calibri" w:hAnsi="Microsoft Sans Serif"/>
                                <w:b/>
                                <w:bCs/>
                                <w:color w:val="000000" w:themeColor="text1"/>
                                <w:rPrChange w:id="3393" w:author="Rajo" w:date="2018-05-24T20:19:00Z">
                                  <w:rPr>
                                    <w:rFonts w:ascii="Microsoft Sans Serif" w:eastAsia="Calibri" w:hAnsi="Microsoft Sans Serif"/>
                                    <w:b/>
                                    <w:bCs/>
                                    <w:color w:val="008080"/>
                                    <w:u w:val="single"/>
                                  </w:rPr>
                                </w:rPrChange>
                              </w:rPr>
                              <w:t>Davalac identiteta (IdP)</w:t>
                            </w:r>
                          </w:ins>
                        </w:p>
                        <w:p w14:paraId="6E32DF70" w14:textId="20062D98" w:rsidR="009B0D46" w:rsidRDefault="009B0D46" w:rsidP="00130C44">
                          <w:pPr>
                            <w:pStyle w:val="NormalWeb"/>
                            <w:spacing w:before="0" w:beforeAutospacing="0" w:after="0" w:afterAutospacing="0" w:line="276" w:lineRule="auto"/>
                            <w:jc w:val="center"/>
                          </w:pPr>
                          <w:del w:id="3394"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3395"/>
      <w:commentRangeStart w:id="3396"/>
      <w:del w:id="3397" w:author="Rajo" w:date="2018-05-24T20:13:00Z">
        <w:r w:rsidR="00CC5052" w:rsidDel="00331924">
          <w:rPr>
            <w:noProof/>
          </w:rPr>
          <w:drawing>
            <wp:inline distT="0" distB="0" distL="0" distR="0" wp14:anchorId="4094EE77" wp14:editId="3328E1BA">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3395"/>
      <w:r w:rsidR="00C32512">
        <w:rPr>
          <w:rStyle w:val="CommentReference"/>
        </w:rPr>
        <w:commentReference w:id="3395"/>
      </w:r>
      <w:commentRangeEnd w:id="3396"/>
      <w:r w:rsidR="00130C44">
        <w:rPr>
          <w:rStyle w:val="CommentReference"/>
        </w:rPr>
        <w:commentReference w:id="3396"/>
      </w:r>
    </w:p>
    <w:p w14:paraId="7649FC59" w14:textId="2F2419E6" w:rsidR="00E94ADE" w:rsidDel="006C26D3" w:rsidRDefault="00CC5052">
      <w:pPr>
        <w:pStyle w:val="Caption"/>
        <w:jc w:val="center"/>
        <w:rPr>
          <w:del w:id="3398" w:author="Rajo" w:date="2018-06-17T15:00:00Z"/>
          <w:lang w:val="bs-Latn-BA"/>
        </w:rPr>
      </w:pPr>
      <w:r>
        <w:rPr>
          <w:lang w:val="bs-Latn-BA"/>
        </w:rPr>
        <w:t xml:space="preserve">Slika </w:t>
      </w:r>
      <w:ins w:id="3399"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3400"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3401" w:author="Rajo" w:date="2018-05-31T17:30:00Z">
        <w:r w:rsidR="002105F4">
          <w:rPr>
            <w:noProof/>
            <w:lang w:val="bs-Latn-BA"/>
          </w:rPr>
          <w:t>2</w:t>
        </w:r>
        <w:r w:rsidR="002105F4">
          <w:rPr>
            <w:b w:val="0"/>
            <w:bCs w:val="0"/>
            <w:i w:val="0"/>
            <w:lang w:val="bs-Latn-BA"/>
          </w:rPr>
          <w:fldChar w:fldCharType="end"/>
        </w:r>
      </w:ins>
      <w:del w:id="3402"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pStyle w:val="Caption"/>
        <w:jc w:val="center"/>
        <w:rPr>
          <w:lang w:val="bs-Latn-BA"/>
        </w:rPr>
        <w:pPrChange w:id="3403" w:author="Rajo" w:date="2018-06-17T15:00:00Z">
          <w:pPr>
            <w:spacing w:line="240" w:lineRule="auto"/>
          </w:pPr>
        </w:pPrChange>
      </w:pPr>
    </w:p>
    <w:p w14:paraId="5C99F5F8" w14:textId="5FC4DE7F" w:rsidR="00E94ADE" w:rsidDel="001F3E89" w:rsidRDefault="00CC5052">
      <w:pPr>
        <w:spacing w:line="240" w:lineRule="auto"/>
        <w:ind w:firstLine="360"/>
        <w:jc w:val="both"/>
        <w:rPr>
          <w:del w:id="3404" w:author="Rajo" w:date="2018-05-27T15:43:00Z"/>
          <w:lang w:val="bs-Latn-BA"/>
        </w:rPr>
      </w:pPr>
      <w:r>
        <w:rPr>
          <w:lang w:val="bs-Latn-BA"/>
        </w:rPr>
        <w:t xml:space="preserve">Na prethodnoj </w:t>
      </w:r>
      <w:ins w:id="3405" w:author="Rajo" w:date="2018-06-17T15:00:00Z">
        <w:r w:rsidR="006C26D3" w:rsidRPr="006C26D3">
          <w:rPr>
            <w:b/>
            <w:lang w:val="bs-Latn-BA"/>
            <w:rPrChange w:id="3406" w:author="Rajo" w:date="2018-06-17T15:00:00Z">
              <w:rPr>
                <w:lang w:val="bs-Latn-BA"/>
              </w:rPr>
            </w:rPrChange>
          </w:rPr>
          <w:t>S</w:t>
        </w:r>
      </w:ins>
      <w:del w:id="3407" w:author="Rajo" w:date="2018-06-17T15:00:00Z">
        <w:r w:rsidRPr="006C26D3" w:rsidDel="006C26D3">
          <w:rPr>
            <w:b/>
            <w:lang w:val="bs-Latn-BA"/>
            <w:rPrChange w:id="3408" w:author="Rajo" w:date="2018-06-17T15:00:00Z">
              <w:rPr>
                <w:lang w:val="bs-Latn-BA"/>
              </w:rPr>
            </w:rPrChange>
          </w:rPr>
          <w:delText>s</w:delText>
        </w:r>
      </w:del>
      <w:r w:rsidRPr="006C26D3">
        <w:rPr>
          <w:b/>
          <w:lang w:val="bs-Latn-BA"/>
          <w:rPrChange w:id="3409" w:author="Rajo" w:date="2018-06-17T15:00:00Z">
            <w:rPr>
              <w:lang w:val="bs-Latn-BA"/>
            </w:rPr>
          </w:rPrChange>
        </w:rPr>
        <w:t xml:space="preserve">lici </w:t>
      </w:r>
      <w:del w:id="3410" w:author="Rajo" w:date="2018-06-17T15:00:00Z">
        <w:r w:rsidRPr="006C26D3" w:rsidDel="006C26D3">
          <w:rPr>
            <w:b/>
            <w:lang w:val="bs-Latn-BA"/>
            <w:rPrChange w:id="3411" w:author="Rajo" w:date="2018-06-17T15:00:00Z">
              <w:rPr>
                <w:lang w:val="bs-Latn-BA"/>
              </w:rPr>
            </w:rPrChange>
          </w:rPr>
          <w:delText>8</w:delText>
        </w:r>
      </w:del>
      <w:ins w:id="3412" w:author="Rajo" w:date="2018-06-17T15:00:00Z">
        <w:r w:rsidR="006C26D3" w:rsidRPr="006C26D3">
          <w:rPr>
            <w:b/>
            <w:lang w:val="bs-Latn-BA"/>
            <w:rPrChange w:id="3413" w:author="Rajo" w:date="2018-06-17T15:00:00Z">
              <w:rPr>
                <w:lang w:val="bs-Latn-BA"/>
              </w:rPr>
            </w:rPrChange>
          </w:rPr>
          <w:t>9</w:t>
        </w:r>
      </w:ins>
      <w:r w:rsidRPr="006C26D3">
        <w:rPr>
          <w:b/>
          <w:lang w:val="bs-Latn-BA"/>
          <w:rPrChange w:id="3414" w:author="Rajo" w:date="2018-06-17T15:00:00Z">
            <w:rPr>
              <w:lang w:val="bs-Latn-BA"/>
            </w:rPr>
          </w:rPrChange>
        </w:rPr>
        <w:t>.2</w:t>
      </w:r>
      <w:r>
        <w:rPr>
          <w:lang w:val="bs-Latn-BA"/>
        </w:rPr>
        <w:t xml:space="preserve">, prikazana je na visokom nivou interakcija koja se odvija između korisnika (posredstvom internet preglednika), </w:t>
      </w:r>
      <w:del w:id="3415" w:author="Rajo" w:date="2018-05-23T20:13:00Z">
        <w:r w:rsidDel="00910C56">
          <w:rPr>
            <w:lang w:val="bs-Latn-BA"/>
          </w:rPr>
          <w:delText>provajdera identiteta</w:delText>
        </w:r>
      </w:del>
      <w:ins w:id="3416" w:author="Rajo" w:date="2018-05-23T20:13:00Z">
        <w:r w:rsidR="00910C56">
          <w:rPr>
            <w:lang w:val="bs-Latn-BA"/>
          </w:rPr>
          <w:t>davaoca identiteta</w:t>
        </w:r>
      </w:ins>
      <w:r>
        <w:rPr>
          <w:lang w:val="bs-Latn-BA"/>
        </w:rPr>
        <w:t xml:space="preserve"> i </w:t>
      </w:r>
      <w:del w:id="3417" w:author="Rajo" w:date="2018-05-23T20:03:00Z">
        <w:r w:rsidDel="00847196">
          <w:rPr>
            <w:lang w:val="bs-Latn-BA"/>
          </w:rPr>
          <w:delText>servis provajdera</w:delText>
        </w:r>
      </w:del>
      <w:ins w:id="3418" w:author="Rajo" w:date="2018-05-23T20:08:00Z">
        <w:r w:rsidR="00BD270B">
          <w:rPr>
            <w:lang w:val="bs-Latn-BA"/>
          </w:rPr>
          <w:t>davaoca usluge</w:t>
        </w:r>
      </w:ins>
      <w:r>
        <w:rPr>
          <w:lang w:val="bs-Latn-BA"/>
        </w:rPr>
        <w:t>:</w:t>
      </w:r>
      <w:ins w:id="3419"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3420"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SP preusmjerava korisnika na IdP,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r>
        <w:rPr>
          <w:lang w:val="bs-Latn-BA"/>
        </w:rPr>
        <w:t>IdP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3421" w:author="Rajo" w:date="2018-05-28T20:25:00Z"/>
          <w:lang w:val="bs-Latn-BA"/>
        </w:rPr>
      </w:pPr>
      <w:r>
        <w:rPr>
          <w:lang w:val="bs-Latn-BA"/>
        </w:rPr>
        <w:lastRenderedPageBreak/>
        <w:t xml:space="preserve">SP provjerava odgovor koji je dobio od IdP-a, i ukoliko je sve u redu, dozvoljava korisniku da pristupi željenom resursu </w:t>
      </w:r>
      <w:del w:id="3422"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3423" w:author="Rajo" w:date="2018-05-27T15:43:00Z"/>
          <w:lang w:val="bs-Latn-BA"/>
        </w:rPr>
        <w:pPrChange w:id="3424" w:author="Rajo" w:date="2018-05-28T20:25:00Z">
          <w:pPr>
            <w:spacing w:line="240" w:lineRule="auto"/>
            <w:jc w:val="both"/>
          </w:pPr>
        </w:pPrChange>
      </w:pPr>
    </w:p>
    <w:p w14:paraId="68657253" w14:textId="77777777" w:rsidR="00E94ADE" w:rsidDel="00A3145E" w:rsidRDefault="00E94ADE">
      <w:pPr>
        <w:pStyle w:val="ListParagraph1"/>
        <w:rPr>
          <w:del w:id="3425" w:author="Rajo" w:date="2018-05-27T15:43:00Z"/>
          <w:lang w:val="bs-Latn-BA"/>
        </w:rPr>
        <w:pPrChange w:id="3426" w:author="Rajo" w:date="2018-05-28T20:25:00Z">
          <w:pPr>
            <w:spacing w:line="240" w:lineRule="auto"/>
            <w:jc w:val="both"/>
          </w:pPr>
        </w:pPrChange>
      </w:pPr>
    </w:p>
    <w:p w14:paraId="16DFD7BA" w14:textId="65328FAB" w:rsidR="00E94ADE" w:rsidDel="00A3145E" w:rsidRDefault="00CC5052">
      <w:pPr>
        <w:pStyle w:val="ListParagraph1"/>
        <w:rPr>
          <w:del w:id="3427" w:author="Rajo" w:date="2018-05-27T15:43:00Z"/>
          <w:lang w:val="bs-Latn-BA"/>
        </w:rPr>
        <w:pPrChange w:id="3428" w:author="Rajo" w:date="2018-05-28T20:25:00Z">
          <w:pPr>
            <w:pStyle w:val="Heading3"/>
            <w:spacing w:line="240" w:lineRule="auto"/>
          </w:pPr>
        </w:pPrChange>
      </w:pPr>
      <w:bookmarkStart w:id="3429" w:name="_Toc511154447"/>
      <w:commentRangeStart w:id="3430"/>
      <w:del w:id="3431" w:author="Rajo" w:date="2018-05-23T20:01:00Z">
        <w:r w:rsidDel="00847196">
          <w:rPr>
            <w:lang w:val="bs-Latn-BA"/>
          </w:rPr>
          <w:delText>Provajder identiteta</w:delText>
        </w:r>
      </w:del>
      <w:del w:id="3432" w:author="Rajo" w:date="2018-05-27T15:43:00Z">
        <w:r w:rsidDel="00A3145E">
          <w:rPr>
            <w:lang w:val="bs-Latn-BA"/>
          </w:rPr>
          <w:delText xml:space="preserve"> – IdP</w:delText>
        </w:r>
        <w:bookmarkEnd w:id="3429"/>
        <w:commentRangeEnd w:id="3430"/>
        <w:r w:rsidDel="00A3145E">
          <w:commentReference w:id="3430"/>
        </w:r>
      </w:del>
    </w:p>
    <w:p w14:paraId="2463AF3F" w14:textId="77777777" w:rsidR="00E94ADE" w:rsidRDefault="00E94ADE">
      <w:pPr>
        <w:pStyle w:val="ListParagraph1"/>
        <w:numPr>
          <w:ilvl w:val="0"/>
          <w:numId w:val="25"/>
        </w:numPr>
        <w:spacing w:line="240" w:lineRule="auto"/>
        <w:jc w:val="both"/>
        <w:rPr>
          <w:lang w:val="bs-Latn-BA"/>
        </w:rPr>
        <w:pPrChange w:id="3433" w:author="Rajo" w:date="2018-05-28T20:25:00Z">
          <w:pPr>
            <w:spacing w:line="240" w:lineRule="auto"/>
          </w:pPr>
        </w:pPrChange>
      </w:pPr>
    </w:p>
    <w:p w14:paraId="1F46D1F7" w14:textId="67531B18" w:rsidR="00E94ADE" w:rsidDel="009D65E9" w:rsidRDefault="00CC5052">
      <w:pPr>
        <w:spacing w:line="240" w:lineRule="auto"/>
        <w:ind w:firstLine="360"/>
        <w:jc w:val="both"/>
        <w:rPr>
          <w:del w:id="3434" w:author="Rajo" w:date="2018-05-27T15:44:00Z"/>
          <w:lang w:val="bs-Latn-BA"/>
        </w:rPr>
        <w:pPrChange w:id="3435" w:author="Rajo" w:date="2018-06-17T15:01:00Z">
          <w:pPr>
            <w:spacing w:line="240" w:lineRule="auto"/>
            <w:ind w:firstLine="720"/>
            <w:jc w:val="both"/>
          </w:pPr>
        </w:pPrChange>
      </w:pPr>
      <w:r>
        <w:rPr>
          <w:lang w:val="bs-Latn-BA"/>
        </w:rPr>
        <w:t>Kao i kod prethodnog rješenja, implementacija servera sastoji se od odvojenih dijelova koda uvezanih Spring Framework-om, u okviru kog se takvi dijelovi nazivaju komponentama (</w:t>
      </w:r>
      <w:r>
        <w:rPr>
          <w:i/>
          <w:lang w:val="bs-Latn-BA"/>
        </w:rPr>
        <w:t>Components</w:t>
      </w:r>
      <w:r>
        <w:rPr>
          <w:lang w:val="bs-Latn-BA"/>
        </w:rPr>
        <w:t xml:space="preserve">). One mogu biti manje ili veće cjeline, pri čemu više manjih komponenti mogu činiti jednu veću, koja u tom slučaju predstavlja servis. </w:t>
      </w:r>
      <w:moveToRangeStart w:id="3436" w:author="Rajo" w:date="2018-05-27T15:49:00Z" w:name="move515199498"/>
      <w:moveTo w:id="3437" w:author="Rajo" w:date="2018-05-27T15:49:00Z">
        <w:r w:rsidR="004C46D4">
          <w:rPr>
            <w:lang w:val="bs-Latn-BA"/>
          </w:rPr>
          <w:t>Za instalaciju IdP-a v3, neophodne su platforme Oracle ili OpenJDK Java 7/8, kao i Tomcat 7+ ili Jetty 8+ servlet kontejneri.</w:t>
        </w:r>
        <w:r w:rsidR="004C46D4">
          <w:rPr>
            <w:rStyle w:val="FootnoteReference"/>
            <w:lang w:val="bs-Latn-BA"/>
          </w:rPr>
          <w:footnoteReference w:id="11"/>
        </w:r>
      </w:moveTo>
      <w:moveToRangeEnd w:id="3436"/>
    </w:p>
    <w:p w14:paraId="7AF1AE8B" w14:textId="77777777" w:rsidR="00E94ADE" w:rsidRDefault="00E94ADE">
      <w:pPr>
        <w:spacing w:line="240" w:lineRule="auto"/>
        <w:ind w:firstLine="360"/>
        <w:jc w:val="both"/>
        <w:rPr>
          <w:lang w:val="bs-Latn-BA"/>
        </w:rPr>
        <w:pPrChange w:id="3440" w:author="Rajo" w:date="2018-06-17T15:01:00Z">
          <w:pPr>
            <w:spacing w:line="240" w:lineRule="auto"/>
          </w:pPr>
        </w:pPrChange>
      </w:pPr>
    </w:p>
    <w:p w14:paraId="24C20515" w14:textId="736D09B3" w:rsidR="00E94ADE" w:rsidRDefault="00CC5052">
      <w:pPr>
        <w:keepNext/>
        <w:spacing w:line="240" w:lineRule="auto"/>
        <w:jc w:val="center"/>
        <w:rPr>
          <w:lang w:val="bs-Latn-BA"/>
        </w:rPr>
      </w:pPr>
      <w:del w:id="3441" w:author="Rajo" w:date="2018-05-26T14:18:00Z">
        <w:r w:rsidDel="00D148F5">
          <w:rPr>
            <w:noProof/>
          </w:rPr>
          <w:drawing>
            <wp:inline distT="0" distB="0" distL="0" distR="0" wp14:anchorId="3D8098F6" wp14:editId="4268645A">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3442" w:author="Rajo" w:date="2018-05-26T14:18:00Z">
        <w:r w:rsidR="00D148F5">
          <w:rPr>
            <w:noProof/>
            <w:lang w:val="bs-Latn-BA"/>
          </w:rPr>
          <mc:AlternateContent>
            <mc:Choice Requires="wpc">
              <w:drawing>
                <wp:inline distT="0" distB="0" distL="0" distR="0" wp14:anchorId="391A1263" wp14:editId="39DEAAF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9B0D46" w:rsidRPr="003D54C8" w:rsidRDefault="009B0D46">
                                <w:pPr>
                                  <w:jc w:val="center"/>
                                  <w:rPr>
                                    <w:rFonts w:ascii="Microsoft Sans Serif" w:hAnsi="Microsoft Sans Serif" w:cs="Microsoft Sans Serif"/>
                                    <w:b/>
                                    <w:i/>
                                    <w:rPrChange w:id="3443" w:author="Rajo" w:date="2018-05-26T14:50:00Z">
                                      <w:rPr/>
                                    </w:rPrChange>
                                  </w:rPr>
                                  <w:pPrChange w:id="3444" w:author="Rajo" w:date="2018-05-26T14:30:00Z">
                                    <w:pPr/>
                                  </w:pPrChange>
                                </w:pPr>
                                <w:ins w:id="3445" w:author="Rajo" w:date="2018-05-26T14:50:00Z">
                                  <w:r w:rsidRPr="003D54C8">
                                    <w:rPr>
                                      <w:rFonts w:ascii="Microsoft Sans Serif" w:hAnsi="Microsoft Sans Serif" w:cs="Microsoft Sans Serif"/>
                                      <w:b/>
                                      <w:i/>
                                      <w:rPrChange w:id="3446"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9B0D46" w:rsidRPr="006B62E7" w:rsidRDefault="009B0D46">
                                <w:pPr>
                                  <w:jc w:val="center"/>
                                  <w:rPr>
                                    <w:rFonts w:ascii="Microsoft Sans Serif" w:hAnsi="Microsoft Sans Serif" w:cs="Microsoft Sans Serif"/>
                                    <w:color w:val="215868" w:themeColor="accent5" w:themeShade="80"/>
                                    <w:sz w:val="22"/>
                                    <w:rPrChange w:id="3447" w:author="Rajo" w:date="2018-05-26T14:38:00Z">
                                      <w:rPr/>
                                    </w:rPrChange>
                                  </w:rPr>
                                  <w:pPrChange w:id="3448" w:author="Rajo" w:date="2018-05-26T14:35:00Z">
                                    <w:pPr/>
                                  </w:pPrChange>
                                </w:pPr>
                                <w:ins w:id="3449"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9B0D46" w:rsidRPr="006B62E7" w:rsidRDefault="009B0D46">
                                <w:pPr>
                                  <w:jc w:val="center"/>
                                  <w:rPr>
                                    <w:rFonts w:ascii="Microsoft Sans Serif" w:hAnsi="Microsoft Sans Serif" w:cs="Microsoft Sans Serif"/>
                                    <w:color w:val="000000" w:themeColor="text1"/>
                                    <w:rPrChange w:id="3450" w:author="Rajo" w:date="2018-05-26T14:39:00Z">
                                      <w:rPr/>
                                    </w:rPrChange>
                                  </w:rPr>
                                  <w:pPrChange w:id="3451" w:author="Rajo" w:date="2018-05-26T14:39:00Z">
                                    <w:pPr/>
                                  </w:pPrChange>
                                </w:pPr>
                                <w:ins w:id="3452" w:author="Rajo" w:date="2018-05-26T14:39:00Z">
                                  <w:r w:rsidRPr="006B62E7">
                                    <w:rPr>
                                      <w:rFonts w:ascii="Microsoft Sans Serif" w:hAnsi="Microsoft Sans Serif" w:cs="Microsoft Sans Serif"/>
                                      <w:color w:val="000000" w:themeColor="text1"/>
                                      <w:rPrChange w:id="3453" w:author="Rajo" w:date="2018-05-26T14:39:00Z">
                                        <w:rPr/>
                                      </w:rPrChange>
                                    </w:rPr>
                                    <w:t>Akcija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9B0D46" w:rsidRPr="006B62E7" w:rsidRDefault="009B0D46">
                                <w:pPr>
                                  <w:jc w:val="center"/>
                                  <w:rPr>
                                    <w:rFonts w:ascii="Microsoft Sans Serif" w:hAnsi="Microsoft Sans Serif" w:cs="Microsoft Sans Serif"/>
                                    <w:color w:val="000000" w:themeColor="text1"/>
                                    <w:szCs w:val="24"/>
                                    <w:rPrChange w:id="3454" w:author="Rajo" w:date="2018-05-26T14:41:00Z">
                                      <w:rPr/>
                                    </w:rPrChange>
                                  </w:rPr>
                                  <w:pPrChange w:id="3455" w:author="Rajo" w:date="2018-05-26T14:41:00Z">
                                    <w:pPr/>
                                  </w:pPrChange>
                                </w:pPr>
                                <w:ins w:id="3456" w:author="Rajo" w:date="2018-05-26T14:41:00Z">
                                  <w:r w:rsidRPr="006B62E7">
                                    <w:rPr>
                                      <w:rFonts w:ascii="Microsoft Sans Serif" w:hAnsi="Microsoft Sans Serif" w:cs="Microsoft Sans Serif"/>
                                      <w:color w:val="000000" w:themeColor="text1"/>
                                      <w:szCs w:val="24"/>
                                      <w:rPrChange w:id="3457" w:author="Rajo" w:date="2018-05-26T14:41:00Z">
                                        <w:rPr/>
                                      </w:rPrChange>
                                    </w:rPr>
                                    <w:t>Akcija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9B0D46" w:rsidRPr="006B62E7" w:rsidRDefault="009B0D46" w:rsidP="006B62E7">
                                <w:pPr>
                                  <w:pStyle w:val="NormalWeb"/>
                                  <w:spacing w:before="0" w:beforeAutospacing="0" w:after="160" w:afterAutospacing="0" w:line="276" w:lineRule="auto"/>
                                  <w:jc w:val="center"/>
                                  <w:rPr>
                                    <w:color w:val="000000" w:themeColor="text1"/>
                                    <w:rPrChange w:id="3458" w:author="Rajo" w:date="2018-05-26T14:42:00Z">
                                      <w:rPr/>
                                    </w:rPrChange>
                                  </w:rPr>
                                </w:pPr>
                                <w:r w:rsidRPr="006B62E7">
                                  <w:rPr>
                                    <w:rFonts w:ascii="Microsoft Sans Serif" w:eastAsia="Calibri" w:hAnsi="Microsoft Sans Serif"/>
                                    <w:color w:val="000000" w:themeColor="text1"/>
                                    <w:rPrChange w:id="3459" w:author="Rajo" w:date="2018-05-26T14:42:00Z">
                                      <w:rPr>
                                        <w:rFonts w:ascii="Microsoft Sans Serif" w:eastAsia="Calibri" w:hAnsi="Microsoft Sans Serif"/>
                                        <w:color w:val="008080"/>
                                        <w:u w:val="single"/>
                                      </w:rPr>
                                    </w:rPrChange>
                                  </w:rPr>
                                  <w:t xml:space="preserve">Akcija </w:t>
                                </w:r>
                                <w:ins w:id="3460" w:author="Rajo" w:date="2018-05-26T14:42:00Z">
                                  <w:r>
                                    <w:rPr>
                                      <w:rFonts w:ascii="Microsoft Sans Serif" w:eastAsia="Calibri" w:hAnsi="Microsoft Sans Serif"/>
                                      <w:color w:val="000000" w:themeColor="text1"/>
                                    </w:rPr>
                                    <w:t>3</w:t>
                                  </w:r>
                                </w:ins>
                                <w:del w:id="3461" w:author="Rajo" w:date="2018-05-26T14:42:00Z">
                                  <w:r w:rsidRPr="006B62E7" w:rsidDel="006B62E7">
                                    <w:rPr>
                                      <w:rFonts w:ascii="Microsoft Sans Serif" w:eastAsia="Calibri" w:hAnsi="Microsoft Sans Serif"/>
                                      <w:color w:val="000000" w:themeColor="text1"/>
                                      <w:rPrChange w:id="3462"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9B0D46" w:rsidRPr="006B62E7" w:rsidRDefault="009B0D46" w:rsidP="006B62E7">
                                <w:pPr>
                                  <w:pStyle w:val="NormalWeb"/>
                                  <w:spacing w:before="0" w:beforeAutospacing="0" w:after="160" w:afterAutospacing="0" w:line="276" w:lineRule="auto"/>
                                  <w:jc w:val="center"/>
                                  <w:rPr>
                                    <w:color w:val="000000" w:themeColor="text1"/>
                                    <w:rPrChange w:id="3463" w:author="Rajo" w:date="2018-05-26T14:43:00Z">
                                      <w:rPr/>
                                    </w:rPrChange>
                                  </w:rPr>
                                </w:pPr>
                                <w:r w:rsidRPr="006B62E7">
                                  <w:rPr>
                                    <w:rFonts w:ascii="Microsoft Sans Serif" w:eastAsia="Calibri" w:hAnsi="Microsoft Sans Serif"/>
                                    <w:color w:val="000000" w:themeColor="text1"/>
                                    <w:rPrChange w:id="3464" w:author="Rajo" w:date="2018-05-26T14:43:00Z">
                                      <w:rPr>
                                        <w:rFonts w:ascii="Microsoft Sans Serif" w:eastAsia="Calibri" w:hAnsi="Microsoft Sans Serif"/>
                                        <w:color w:val="008080"/>
                                        <w:u w:val="single"/>
                                      </w:rPr>
                                    </w:rPrChange>
                                  </w:rPr>
                                  <w:t xml:space="preserve">Akcija </w:t>
                                </w:r>
                                <w:ins w:id="3465" w:author="Rajo" w:date="2018-05-26T14:43:00Z">
                                  <w:r>
                                    <w:rPr>
                                      <w:rFonts w:ascii="Microsoft Sans Serif" w:eastAsia="Calibri" w:hAnsi="Microsoft Sans Serif"/>
                                      <w:color w:val="000000" w:themeColor="text1"/>
                                    </w:rPr>
                                    <w:t>4</w:t>
                                  </w:r>
                                </w:ins>
                                <w:del w:id="3466" w:author="Rajo" w:date="2018-05-26T14:43:00Z">
                                  <w:r w:rsidRPr="006B62E7" w:rsidDel="006B62E7">
                                    <w:rPr>
                                      <w:rFonts w:ascii="Microsoft Sans Serif" w:eastAsia="Calibri" w:hAnsi="Microsoft Sans Serif"/>
                                      <w:color w:val="000000" w:themeColor="text1"/>
                                      <w:rPrChange w:id="3467"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9B0D46" w:rsidRPr="003D54C8" w:rsidRDefault="009B0D46" w:rsidP="00BB284D">
                                <w:pPr>
                                  <w:pStyle w:val="NormalWeb"/>
                                  <w:spacing w:before="0" w:beforeAutospacing="0" w:after="160" w:afterAutospacing="0" w:line="276" w:lineRule="auto"/>
                                  <w:jc w:val="center"/>
                                  <w:rPr>
                                    <w:i/>
                                    <w:color w:val="FFFFFF" w:themeColor="background1"/>
                                    <w:rPrChange w:id="3468" w:author="Rajo" w:date="2018-05-26T14:51:00Z">
                                      <w:rPr/>
                                    </w:rPrChange>
                                  </w:rPr>
                                </w:pPr>
                                <w:ins w:id="3469" w:author="Rajo" w:date="2018-05-26T14:50:00Z">
                                  <w:r w:rsidRPr="003D54C8">
                                    <w:rPr>
                                      <w:rFonts w:ascii="Microsoft Sans Serif" w:eastAsia="Calibri" w:hAnsi="Microsoft Sans Serif"/>
                                      <w:b/>
                                      <w:bCs/>
                                      <w:i/>
                                      <w:color w:val="FFFFFF" w:themeColor="background1"/>
                                      <w:rPrChange w:id="3470" w:author="Rajo" w:date="2018-05-26T14:51:00Z">
                                        <w:rPr>
                                          <w:rFonts w:ascii="Microsoft Sans Serif" w:eastAsia="Calibri" w:hAnsi="Microsoft Sans Serif"/>
                                          <w:b/>
                                          <w:bCs/>
                                          <w:color w:val="008080"/>
                                          <w:u w:val="single"/>
                                        </w:rPr>
                                      </w:rPrChange>
                                    </w:rPr>
                                    <w:t>Authentication En</w:t>
                                  </w:r>
                                </w:ins>
                                <w:ins w:id="3471" w:author="Rajo" w:date="2018-05-26T14:51:00Z">
                                  <w:r w:rsidRPr="003D54C8">
                                    <w:rPr>
                                      <w:rFonts w:ascii="Microsoft Sans Serif" w:eastAsia="Calibri" w:hAnsi="Microsoft Sans Serif"/>
                                      <w:b/>
                                      <w:bCs/>
                                      <w:i/>
                                      <w:color w:val="FFFFFF" w:themeColor="background1"/>
                                      <w:rPrChange w:id="3472" w:author="Rajo" w:date="2018-05-26T14:51:00Z">
                                        <w:rPr>
                                          <w:rFonts w:ascii="Microsoft Sans Serif" w:eastAsia="Calibri" w:hAnsi="Microsoft Sans Serif"/>
                                          <w:b/>
                                          <w:bCs/>
                                          <w:color w:val="008080"/>
                                          <w:u w:val="single"/>
                                        </w:rPr>
                                      </w:rPrChange>
                                    </w:rPr>
                                    <w:t>gine</w:t>
                                  </w:r>
                                </w:ins>
                                <w:del w:id="3473" w:author="Rajo" w:date="2018-05-26T14:50:00Z">
                                  <w:r w:rsidRPr="003D54C8" w:rsidDel="003D54C8">
                                    <w:rPr>
                                      <w:rFonts w:ascii="Microsoft Sans Serif" w:eastAsia="Calibri" w:hAnsi="Microsoft Sans Serif"/>
                                      <w:b/>
                                      <w:bCs/>
                                      <w:i/>
                                      <w:color w:val="FFFFFF" w:themeColor="background1"/>
                                      <w:rPrChange w:id="3474"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9B0D46" w:rsidRPr="003D54C8" w:rsidRDefault="009B0D46" w:rsidP="003D54C8">
                                <w:pPr>
                                  <w:pStyle w:val="NormalWeb"/>
                                  <w:spacing w:before="0" w:beforeAutospacing="0" w:after="160" w:afterAutospacing="0" w:line="276" w:lineRule="auto"/>
                                  <w:jc w:val="center"/>
                                  <w:rPr>
                                    <w:color w:val="FFFFFF" w:themeColor="background1"/>
                                    <w:rPrChange w:id="3475" w:author="Rajo" w:date="2018-05-26T14:51:00Z">
                                      <w:rPr/>
                                    </w:rPrChange>
                                  </w:rPr>
                                </w:pPr>
                                <w:del w:id="3476" w:author="Rajo" w:date="2018-05-26T14:51:00Z">
                                  <w:r w:rsidRPr="003D54C8" w:rsidDel="003D54C8">
                                    <w:rPr>
                                      <w:rFonts w:ascii="Microsoft Sans Serif" w:eastAsia="Calibri" w:hAnsi="Microsoft Sans Serif"/>
                                      <w:b/>
                                      <w:bCs/>
                                      <w:i/>
                                      <w:iCs/>
                                      <w:color w:val="FFFFFF" w:themeColor="background1"/>
                                      <w:rPrChange w:id="3477" w:author="Rajo" w:date="2018-05-26T14:51:00Z">
                                        <w:rPr>
                                          <w:rFonts w:ascii="Microsoft Sans Serif" w:eastAsia="Calibri" w:hAnsi="Microsoft Sans Serif"/>
                                          <w:b/>
                                          <w:bCs/>
                                          <w:i/>
                                          <w:iCs/>
                                          <w:color w:val="008080"/>
                                          <w:u w:val="single"/>
                                        </w:rPr>
                                      </w:rPrChange>
                                    </w:rPr>
                                    <w:delText>Request Dispatcher</w:delText>
                                  </w:r>
                                </w:del>
                                <w:ins w:id="3478"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9B0D46" w:rsidRPr="003D54C8" w:rsidRDefault="009B0D46" w:rsidP="003D54C8">
                                <w:pPr>
                                  <w:pStyle w:val="NormalWeb"/>
                                  <w:spacing w:before="0" w:beforeAutospacing="0" w:after="160" w:afterAutospacing="0" w:line="276" w:lineRule="auto"/>
                                  <w:jc w:val="center"/>
                                  <w:rPr>
                                    <w:color w:val="FFFFFF" w:themeColor="background1"/>
                                    <w:rPrChange w:id="3479" w:author="Rajo" w:date="2018-05-26T14:52:00Z">
                                      <w:rPr/>
                                    </w:rPrChange>
                                  </w:rPr>
                                </w:pPr>
                                <w:del w:id="3480" w:author="Rajo" w:date="2018-05-26T14:52:00Z">
                                  <w:r w:rsidRPr="003D54C8" w:rsidDel="003D54C8">
                                    <w:rPr>
                                      <w:rFonts w:ascii="Microsoft Sans Serif" w:eastAsia="Calibri" w:hAnsi="Microsoft Sans Serif"/>
                                      <w:b/>
                                      <w:bCs/>
                                      <w:i/>
                                      <w:iCs/>
                                      <w:color w:val="FFFFFF" w:themeColor="background1"/>
                                      <w:rPrChange w:id="3481" w:author="Rajo" w:date="2018-05-26T14:52:00Z">
                                        <w:rPr>
                                          <w:rFonts w:ascii="Microsoft Sans Serif" w:eastAsia="Calibri" w:hAnsi="Microsoft Sans Serif"/>
                                          <w:b/>
                                          <w:bCs/>
                                          <w:i/>
                                          <w:iCs/>
                                          <w:color w:val="008080"/>
                                          <w:u w:val="single"/>
                                        </w:rPr>
                                      </w:rPrChange>
                                    </w:rPr>
                                    <w:delText>Request Dispatcher</w:delText>
                                  </w:r>
                                </w:del>
                                <w:ins w:id="3482"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9B0D46" w:rsidRPr="003D54C8" w:rsidRDefault="009B0D46" w:rsidP="003D54C8">
                                <w:pPr>
                                  <w:pStyle w:val="NormalWeb"/>
                                  <w:spacing w:before="0" w:beforeAutospacing="0" w:after="160" w:afterAutospacing="0" w:line="276" w:lineRule="auto"/>
                                  <w:jc w:val="center"/>
                                  <w:rPr>
                                    <w:color w:val="FFFFFF" w:themeColor="background1"/>
                                    <w:rPrChange w:id="3483" w:author="Rajo" w:date="2018-05-26T14:52:00Z">
                                      <w:rPr/>
                                    </w:rPrChange>
                                  </w:rPr>
                                </w:pPr>
                                <w:del w:id="3484" w:author="Rajo" w:date="2018-05-26T14:52:00Z">
                                  <w:r w:rsidRPr="003D54C8" w:rsidDel="003D54C8">
                                    <w:rPr>
                                      <w:rFonts w:ascii="Microsoft Sans Serif" w:eastAsia="Calibri" w:hAnsi="Microsoft Sans Serif"/>
                                      <w:b/>
                                      <w:bCs/>
                                      <w:i/>
                                      <w:iCs/>
                                      <w:color w:val="FFFFFF" w:themeColor="background1"/>
                                      <w:rPrChange w:id="3485" w:author="Rajo" w:date="2018-05-26T14:52:00Z">
                                        <w:rPr>
                                          <w:rFonts w:ascii="Microsoft Sans Serif" w:eastAsia="Calibri" w:hAnsi="Microsoft Sans Serif"/>
                                          <w:b/>
                                          <w:bCs/>
                                          <w:i/>
                                          <w:iCs/>
                                          <w:color w:val="008080"/>
                                          <w:u w:val="single"/>
                                        </w:rPr>
                                      </w:rPrChange>
                                    </w:rPr>
                                    <w:delText>Request Dispatcher</w:delText>
                                  </w:r>
                                </w:del>
                                <w:ins w:id="3486"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9B0D46" w:rsidRPr="003D54C8" w:rsidRDefault="009B0D46" w:rsidP="003D54C8">
                                <w:pPr>
                                  <w:pStyle w:val="NormalWeb"/>
                                  <w:spacing w:before="0" w:beforeAutospacing="0" w:after="160" w:afterAutospacing="0" w:line="276" w:lineRule="auto"/>
                                  <w:jc w:val="center"/>
                                  <w:rPr>
                                    <w:color w:val="FFFFFF" w:themeColor="background1"/>
                                    <w:rPrChange w:id="3487" w:author="Rajo" w:date="2018-05-26T14:53:00Z">
                                      <w:rPr/>
                                    </w:rPrChange>
                                  </w:rPr>
                                </w:pPr>
                                <w:del w:id="3488" w:author="Rajo" w:date="2018-05-26T14:53:00Z">
                                  <w:r w:rsidRPr="003D54C8" w:rsidDel="003D54C8">
                                    <w:rPr>
                                      <w:rFonts w:ascii="Microsoft Sans Serif" w:eastAsia="Calibri" w:hAnsi="Microsoft Sans Serif"/>
                                      <w:b/>
                                      <w:bCs/>
                                      <w:i/>
                                      <w:iCs/>
                                      <w:color w:val="FFFFFF" w:themeColor="background1"/>
                                      <w:rPrChange w:id="3489" w:author="Rajo" w:date="2018-05-26T14:53:00Z">
                                        <w:rPr>
                                          <w:rFonts w:ascii="Microsoft Sans Serif" w:eastAsia="Calibri" w:hAnsi="Microsoft Sans Serif"/>
                                          <w:b/>
                                          <w:bCs/>
                                          <w:i/>
                                          <w:iCs/>
                                          <w:color w:val="008080"/>
                                          <w:u w:val="single"/>
                                        </w:rPr>
                                      </w:rPrChange>
                                    </w:rPr>
                                    <w:delText>Request Dispatcher</w:delText>
                                  </w:r>
                                </w:del>
                                <w:ins w:id="3490"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9B0D46" w:rsidRPr="003D54C8" w:rsidRDefault="009B0D46">
                                <w:pPr>
                                  <w:jc w:val="center"/>
                                  <w:rPr>
                                    <w:rFonts w:ascii="Microsoft Sans Serif" w:hAnsi="Microsoft Sans Serif" w:cs="Microsoft Sans Serif"/>
                                    <w:sz w:val="28"/>
                                    <w:szCs w:val="28"/>
                                    <w:rPrChange w:id="3491" w:author="Rajo" w:date="2018-05-26T14:55:00Z">
                                      <w:rPr/>
                                    </w:rPrChange>
                                  </w:rPr>
                                  <w:pPrChange w:id="3492" w:author="Rajo" w:date="2018-05-26T14:54:00Z">
                                    <w:pPr/>
                                  </w:pPrChange>
                                </w:pPr>
                                <w:ins w:id="3493" w:author="Rajo" w:date="2018-05-26T14:54:00Z">
                                  <w:r w:rsidRPr="003D54C8">
                                    <w:rPr>
                                      <w:rFonts w:ascii="Microsoft Sans Serif" w:hAnsi="Microsoft Sans Serif" w:cs="Microsoft Sans Serif"/>
                                      <w:sz w:val="28"/>
                                      <w:szCs w:val="28"/>
                                      <w:rPrChange w:id="3494" w:author="Rajo" w:date="2018-05-26T14:55:00Z">
                                        <w:rPr/>
                                      </w:rPrChange>
                                    </w:rPr>
                                    <w:t>Davalac identiteta (IdP)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9B0D46" w:rsidRPr="00E57E8F" w:rsidRDefault="009B0D46">
                                <w:pPr>
                                  <w:jc w:val="center"/>
                                  <w:rPr>
                                    <w:rFonts w:ascii="Microsoft Sans Serif" w:hAnsi="Microsoft Sans Serif" w:cs="Microsoft Sans Serif"/>
                                    <w:b/>
                                    <w:color w:val="1F497D" w:themeColor="text2"/>
                                    <w:rPrChange w:id="3495" w:author="Rajo" w:date="2018-05-26T15:03:00Z">
                                      <w:rPr/>
                                    </w:rPrChange>
                                  </w:rPr>
                                  <w:pPrChange w:id="3496" w:author="Rajo" w:date="2018-05-26T15:02:00Z">
                                    <w:pPr/>
                                  </w:pPrChange>
                                </w:pPr>
                                <w:ins w:id="3497" w:author="Rajo" w:date="2018-05-26T15:02:00Z">
                                  <w:r w:rsidRPr="00E57E8F">
                                    <w:rPr>
                                      <w:rFonts w:ascii="Microsoft Sans Serif" w:hAnsi="Microsoft Sans Serif" w:cs="Microsoft Sans Serif"/>
                                      <w:b/>
                                      <w:color w:val="1F497D" w:themeColor="text2"/>
                                      <w:rPrChange w:id="3498" w:author="Rajo" w:date="2018-05-26T15:03:00Z">
                                        <w:rPr/>
                                      </w:rPrChange>
                                    </w:rPr>
                                    <w:t>Eksterni sistemi</w:t>
                                  </w:r>
                                </w:ins>
                                <w:ins w:id="3499" w:author="Rajo" w:date="2018-05-26T15:03:00Z">
                                  <w:r w:rsidRPr="00E57E8F">
                                    <w:rPr>
                                      <w:rFonts w:ascii="Microsoft Sans Serif" w:hAnsi="Microsoft Sans Serif" w:cs="Microsoft Sans Serif"/>
                                      <w:b/>
                                      <w:color w:val="1F497D" w:themeColor="text2"/>
                                      <w:rPrChange w:id="3500" w:author="Rajo" w:date="2018-05-26T15:03:00Z">
                                        <w:rPr/>
                                      </w:rPrChange>
                                    </w:rPr>
                                    <w:t xml:space="preserve"> </w:t>
                                  </w:r>
                                  <w:r w:rsidRPr="00E57E8F">
                                    <w:rPr>
                                      <w:rFonts w:ascii="Microsoft Sans Serif" w:hAnsi="Microsoft Sans Serif" w:cs="Microsoft Sans Serif"/>
                                      <w:b/>
                                      <w:color w:val="1F497D" w:themeColor="text2"/>
                                      <w:rPrChange w:id="3501" w:author="Rajo" w:date="2018-05-26T15:03:00Z">
                                        <w:rPr>
                                          <w:color w:val="000000" w:themeColor="text1"/>
                                        </w:rPr>
                                      </w:rPrChange>
                                    </w:rPr>
                                    <w:t xml:space="preserve">(npr. </w:t>
                                  </w:r>
                                  <w:r w:rsidRPr="00E57E8F">
                                    <w:rPr>
                                      <w:rFonts w:ascii="Microsoft Sans Serif" w:hAnsi="Microsoft Sans Serif" w:cs="Microsoft Sans Serif"/>
                                      <w:b/>
                                      <w:color w:val="1F497D" w:themeColor="text2"/>
                                      <w:rPrChange w:id="3502" w:author="Rajo" w:date="2018-05-26T15:03:00Z">
                                        <w:rPr/>
                                      </w:rPrChange>
                                    </w:rPr>
                                    <w:t>LDAP</w:t>
                                  </w:r>
                                  <w:r w:rsidRPr="00E57E8F">
                                    <w:rPr>
                                      <w:rFonts w:ascii="Microsoft Sans Serif" w:hAnsi="Microsoft Sans Serif" w:cs="Microsoft Sans Serif"/>
                                      <w:b/>
                                      <w:color w:val="1F497D" w:themeColor="text2"/>
                                      <w:rPrChange w:id="3503"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9B0D46" w:rsidRPr="004A781A" w:rsidRDefault="009B0D46">
                                <w:pPr>
                                  <w:rPr>
                                    <w:rFonts w:ascii="Microsoft Sans Serif" w:hAnsi="Microsoft Sans Serif" w:cs="Microsoft Sans Serif"/>
                                    <w:b/>
                                    <w:sz w:val="22"/>
                                    <w:rPrChange w:id="3504" w:author="Rajo" w:date="2018-05-26T15:07:00Z">
                                      <w:rPr/>
                                    </w:rPrChange>
                                  </w:rPr>
                                </w:pPr>
                                <w:ins w:id="3505" w:author="Rajo" w:date="2018-05-26T15:07:00Z">
                                  <w:r w:rsidRPr="004A781A">
                                    <w:rPr>
                                      <w:rFonts w:ascii="Microsoft Sans Serif" w:hAnsi="Microsoft Sans Serif" w:cs="Microsoft Sans Serif"/>
                                      <w:b/>
                                      <w:sz w:val="22"/>
                                      <w:rPrChange w:id="3506" w:author="Rajo" w:date="2018-05-26T15:07:00Z">
                                        <w:rPr/>
                                      </w:rPrChange>
                                    </w:rPr>
                                    <w:t>HTTP zahtjev</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9B0D46" w:rsidRPr="004A781A" w:rsidRDefault="009B0D46" w:rsidP="004A781A">
                                <w:pPr>
                                  <w:pStyle w:val="NormalWeb"/>
                                  <w:spacing w:before="0" w:beforeAutospacing="0" w:after="160" w:afterAutospacing="0" w:line="276" w:lineRule="auto"/>
                                  <w:rPr>
                                    <w:color w:val="000000" w:themeColor="text1"/>
                                    <w:rPrChange w:id="3507" w:author="Rajo" w:date="2018-05-26T15:08:00Z">
                                      <w:rPr/>
                                    </w:rPrChange>
                                  </w:rPr>
                                </w:pPr>
                                <w:del w:id="3508" w:author="Rajo" w:date="2018-05-26T15:08:00Z">
                                  <w:r w:rsidRPr="004A781A" w:rsidDel="004A781A">
                                    <w:rPr>
                                      <w:rFonts w:ascii="Microsoft Sans Serif" w:eastAsia="Calibri" w:hAnsi="Microsoft Sans Serif"/>
                                      <w:b/>
                                      <w:bCs/>
                                      <w:color w:val="000000" w:themeColor="text1"/>
                                      <w:sz w:val="22"/>
                                      <w:szCs w:val="22"/>
                                      <w:rPrChange w:id="3509" w:author="Rajo" w:date="2018-05-26T15:08:00Z">
                                        <w:rPr>
                                          <w:rFonts w:ascii="Microsoft Sans Serif" w:eastAsia="Calibri" w:hAnsi="Microsoft Sans Serif"/>
                                          <w:b/>
                                          <w:bCs/>
                                          <w:color w:val="008080"/>
                                          <w:sz w:val="22"/>
                                          <w:szCs w:val="22"/>
                                          <w:u w:val="single"/>
                                        </w:rPr>
                                      </w:rPrChange>
                                    </w:rPr>
                                    <w:delText>HTTP zahtjev</w:delText>
                                  </w:r>
                                </w:del>
                                <w:ins w:id="3510" w:author="Rajo" w:date="2018-05-26T15:08:00Z">
                                  <w:r w:rsidRPr="004A781A">
                                    <w:rPr>
                                      <w:rFonts w:ascii="Microsoft Sans Serif" w:eastAsia="Calibri" w:hAnsi="Microsoft Sans Serif"/>
                                      <w:b/>
                                      <w:bCs/>
                                      <w:color w:val="000000" w:themeColor="text1"/>
                                      <w:sz w:val="22"/>
                                      <w:szCs w:val="22"/>
                                      <w:rPrChange w:id="3511" w:author="Rajo" w:date="2018-05-26T15:08:00Z">
                                        <w:rPr>
                                          <w:rFonts w:ascii="Microsoft Sans Serif" w:eastAsia="Calibri" w:hAnsi="Microsoft Sans Serif"/>
                                          <w:b/>
                                          <w:bCs/>
                                          <w:color w:val="008080"/>
                                          <w:sz w:val="22"/>
                                          <w:szCs w:val="22"/>
                                          <w:u w:val="single"/>
                                        </w:rPr>
                                      </w:rPrChange>
                                    </w:rPr>
                                    <w:t>API poziv</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66"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">
                  <v:shape id="_x0000_s1367" type="#_x0000_t75" style="position:absolute;width:58458;height:46367;visibility:visible;mso-wrap-style:square">
                    <v:fill o:detectmouseclick="t"/>
                    <v:path o:connecttype="none"/>
                  </v:shape>
                  <v:roundrect id="Rectangle: Rounded Corners 198" o:spid="_x0000_s1368"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69"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9B0D46" w:rsidRPr="003D54C8" w:rsidRDefault="009B0D46">
                          <w:pPr>
                            <w:jc w:val="center"/>
                            <w:rPr>
                              <w:rFonts w:ascii="Microsoft Sans Serif" w:hAnsi="Microsoft Sans Serif" w:cs="Microsoft Sans Serif"/>
                              <w:b/>
                              <w:i/>
                              <w:rPrChange w:id="3512" w:author="Rajo" w:date="2018-05-26T14:50:00Z">
                                <w:rPr/>
                              </w:rPrChange>
                            </w:rPr>
                            <w:pPrChange w:id="3513" w:author="Rajo" w:date="2018-05-26T14:30:00Z">
                              <w:pPr/>
                            </w:pPrChange>
                          </w:pPr>
                          <w:ins w:id="3514" w:author="Rajo" w:date="2018-05-26T14:50:00Z">
                            <w:r w:rsidRPr="003D54C8">
                              <w:rPr>
                                <w:rFonts w:ascii="Microsoft Sans Serif" w:hAnsi="Microsoft Sans Serif" w:cs="Microsoft Sans Serif"/>
                                <w:b/>
                                <w:i/>
                                <w:rPrChange w:id="3515" w:author="Rajo" w:date="2018-05-26T14:50:00Z">
                                  <w:rPr>
                                    <w:rFonts w:ascii="Microsoft Sans Serif" w:hAnsi="Microsoft Sans Serif" w:cs="Microsoft Sans Serif"/>
                                    <w:b/>
                                  </w:rPr>
                                </w:rPrChange>
                              </w:rPr>
                              <w:t>Request Dispatcher</w:t>
                            </w:r>
                          </w:ins>
                        </w:p>
                      </w:txbxContent>
                    </v:textbox>
                  </v:roundrect>
                  <v:roundrect id="Rectangle: Rounded Corners 26" o:spid="_x0000_s1370"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71"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9B0D46" w:rsidRPr="006B62E7" w:rsidRDefault="009B0D46">
                          <w:pPr>
                            <w:jc w:val="center"/>
                            <w:rPr>
                              <w:rFonts w:ascii="Microsoft Sans Serif" w:hAnsi="Microsoft Sans Serif" w:cs="Microsoft Sans Serif"/>
                              <w:color w:val="215868" w:themeColor="accent5" w:themeShade="80"/>
                              <w:sz w:val="22"/>
                              <w:rPrChange w:id="3516" w:author="Rajo" w:date="2018-05-26T14:38:00Z">
                                <w:rPr/>
                              </w:rPrChange>
                            </w:rPr>
                            <w:pPrChange w:id="3517" w:author="Rajo" w:date="2018-05-26T14:35:00Z">
                              <w:pPr/>
                            </w:pPrChange>
                          </w:pPr>
                          <w:ins w:id="3518"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72"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9B0D46" w:rsidRPr="006B62E7" w:rsidRDefault="009B0D46">
                          <w:pPr>
                            <w:jc w:val="center"/>
                            <w:rPr>
                              <w:rFonts w:ascii="Microsoft Sans Serif" w:hAnsi="Microsoft Sans Serif" w:cs="Microsoft Sans Serif"/>
                              <w:color w:val="000000" w:themeColor="text1"/>
                              <w:rPrChange w:id="3519" w:author="Rajo" w:date="2018-05-26T14:39:00Z">
                                <w:rPr/>
                              </w:rPrChange>
                            </w:rPr>
                            <w:pPrChange w:id="3520" w:author="Rajo" w:date="2018-05-26T14:39:00Z">
                              <w:pPr/>
                            </w:pPrChange>
                          </w:pPr>
                          <w:ins w:id="3521" w:author="Rajo" w:date="2018-05-26T14:39:00Z">
                            <w:r w:rsidRPr="006B62E7">
                              <w:rPr>
                                <w:rFonts w:ascii="Microsoft Sans Serif" w:hAnsi="Microsoft Sans Serif" w:cs="Microsoft Sans Serif"/>
                                <w:color w:val="000000" w:themeColor="text1"/>
                                <w:rPrChange w:id="3522" w:author="Rajo" w:date="2018-05-26T14:39:00Z">
                                  <w:rPr/>
                                </w:rPrChange>
                              </w:rPr>
                              <w:t>Akcija 1</w:t>
                            </w:r>
                          </w:ins>
                        </w:p>
                      </w:txbxContent>
                    </v:textbox>
                  </v:rect>
                  <v:rect id="Rectangle 130" o:spid="_x0000_s1373"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9B0D46" w:rsidRPr="006B62E7" w:rsidRDefault="009B0D46">
                          <w:pPr>
                            <w:jc w:val="center"/>
                            <w:rPr>
                              <w:rFonts w:ascii="Microsoft Sans Serif" w:hAnsi="Microsoft Sans Serif" w:cs="Microsoft Sans Serif"/>
                              <w:color w:val="000000" w:themeColor="text1"/>
                              <w:szCs w:val="24"/>
                              <w:rPrChange w:id="3523" w:author="Rajo" w:date="2018-05-26T14:41:00Z">
                                <w:rPr/>
                              </w:rPrChange>
                            </w:rPr>
                            <w:pPrChange w:id="3524" w:author="Rajo" w:date="2018-05-26T14:41:00Z">
                              <w:pPr/>
                            </w:pPrChange>
                          </w:pPr>
                          <w:ins w:id="3525" w:author="Rajo" w:date="2018-05-26T14:41:00Z">
                            <w:r w:rsidRPr="006B62E7">
                              <w:rPr>
                                <w:rFonts w:ascii="Microsoft Sans Serif" w:hAnsi="Microsoft Sans Serif" w:cs="Microsoft Sans Serif"/>
                                <w:color w:val="000000" w:themeColor="text1"/>
                                <w:szCs w:val="24"/>
                                <w:rPrChange w:id="3526" w:author="Rajo" w:date="2018-05-26T14:41:00Z">
                                  <w:rPr/>
                                </w:rPrChange>
                              </w:rPr>
                              <w:t>Akcija 2</w:t>
                            </w:r>
                          </w:ins>
                        </w:p>
                      </w:txbxContent>
                    </v:textbox>
                  </v:rect>
                  <v:rect id="Rectangle 423" o:spid="_x0000_s1374"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9B0D46" w:rsidRPr="006B62E7" w:rsidRDefault="009B0D46" w:rsidP="006B62E7">
                          <w:pPr>
                            <w:pStyle w:val="NormalWeb"/>
                            <w:spacing w:before="0" w:beforeAutospacing="0" w:after="160" w:afterAutospacing="0" w:line="276" w:lineRule="auto"/>
                            <w:jc w:val="center"/>
                            <w:rPr>
                              <w:color w:val="000000" w:themeColor="text1"/>
                              <w:rPrChange w:id="3527" w:author="Rajo" w:date="2018-05-26T14:42:00Z">
                                <w:rPr/>
                              </w:rPrChange>
                            </w:rPr>
                          </w:pPr>
                          <w:r w:rsidRPr="006B62E7">
                            <w:rPr>
                              <w:rFonts w:ascii="Microsoft Sans Serif" w:eastAsia="Calibri" w:hAnsi="Microsoft Sans Serif"/>
                              <w:color w:val="000000" w:themeColor="text1"/>
                              <w:rPrChange w:id="3528" w:author="Rajo" w:date="2018-05-26T14:42:00Z">
                                <w:rPr>
                                  <w:rFonts w:ascii="Microsoft Sans Serif" w:eastAsia="Calibri" w:hAnsi="Microsoft Sans Serif"/>
                                  <w:color w:val="008080"/>
                                  <w:u w:val="single"/>
                                </w:rPr>
                              </w:rPrChange>
                            </w:rPr>
                            <w:t xml:space="preserve">Akcija </w:t>
                          </w:r>
                          <w:ins w:id="3529" w:author="Rajo" w:date="2018-05-26T14:42:00Z">
                            <w:r>
                              <w:rPr>
                                <w:rFonts w:ascii="Microsoft Sans Serif" w:eastAsia="Calibri" w:hAnsi="Microsoft Sans Serif"/>
                                <w:color w:val="000000" w:themeColor="text1"/>
                              </w:rPr>
                              <w:t>3</w:t>
                            </w:r>
                          </w:ins>
                          <w:del w:id="3530" w:author="Rajo" w:date="2018-05-26T14:42:00Z">
                            <w:r w:rsidRPr="006B62E7" w:rsidDel="006B62E7">
                              <w:rPr>
                                <w:rFonts w:ascii="Microsoft Sans Serif" w:eastAsia="Calibri" w:hAnsi="Microsoft Sans Serif"/>
                                <w:color w:val="000000" w:themeColor="text1"/>
                                <w:rPrChange w:id="3531" w:author="Rajo" w:date="2018-05-26T14:42:00Z">
                                  <w:rPr>
                                    <w:rFonts w:ascii="Microsoft Sans Serif" w:eastAsia="Calibri" w:hAnsi="Microsoft Sans Serif"/>
                                    <w:color w:val="008080"/>
                                    <w:u w:val="single"/>
                                  </w:rPr>
                                </w:rPrChange>
                              </w:rPr>
                              <w:delText>1</w:delText>
                            </w:r>
                          </w:del>
                        </w:p>
                      </w:txbxContent>
                    </v:textbox>
                  </v:rect>
                  <v:rect id="Rectangle 424" o:spid="_x0000_s1375"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9B0D46" w:rsidRPr="006B62E7" w:rsidRDefault="009B0D46" w:rsidP="006B62E7">
                          <w:pPr>
                            <w:pStyle w:val="NormalWeb"/>
                            <w:spacing w:before="0" w:beforeAutospacing="0" w:after="160" w:afterAutospacing="0" w:line="276" w:lineRule="auto"/>
                            <w:jc w:val="center"/>
                            <w:rPr>
                              <w:color w:val="000000" w:themeColor="text1"/>
                              <w:rPrChange w:id="3532" w:author="Rajo" w:date="2018-05-26T14:43:00Z">
                                <w:rPr/>
                              </w:rPrChange>
                            </w:rPr>
                          </w:pPr>
                          <w:r w:rsidRPr="006B62E7">
                            <w:rPr>
                              <w:rFonts w:ascii="Microsoft Sans Serif" w:eastAsia="Calibri" w:hAnsi="Microsoft Sans Serif"/>
                              <w:color w:val="000000" w:themeColor="text1"/>
                              <w:rPrChange w:id="3533" w:author="Rajo" w:date="2018-05-26T14:43:00Z">
                                <w:rPr>
                                  <w:rFonts w:ascii="Microsoft Sans Serif" w:eastAsia="Calibri" w:hAnsi="Microsoft Sans Serif"/>
                                  <w:color w:val="008080"/>
                                  <w:u w:val="single"/>
                                </w:rPr>
                              </w:rPrChange>
                            </w:rPr>
                            <w:t xml:space="preserve">Akcija </w:t>
                          </w:r>
                          <w:ins w:id="3534" w:author="Rajo" w:date="2018-05-26T14:43:00Z">
                            <w:r>
                              <w:rPr>
                                <w:rFonts w:ascii="Microsoft Sans Serif" w:eastAsia="Calibri" w:hAnsi="Microsoft Sans Serif"/>
                                <w:color w:val="000000" w:themeColor="text1"/>
                              </w:rPr>
                              <w:t>4</w:t>
                            </w:r>
                          </w:ins>
                          <w:del w:id="3535" w:author="Rajo" w:date="2018-05-26T14:43:00Z">
                            <w:r w:rsidRPr="006B62E7" w:rsidDel="006B62E7">
                              <w:rPr>
                                <w:rFonts w:ascii="Microsoft Sans Serif" w:eastAsia="Calibri" w:hAnsi="Microsoft Sans Serif"/>
                                <w:color w:val="000000" w:themeColor="text1"/>
                                <w:rPrChange w:id="3536"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76"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77"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78"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79"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80"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81"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82"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9B0D46" w:rsidRPr="003D54C8" w:rsidRDefault="009B0D46" w:rsidP="00BB284D">
                          <w:pPr>
                            <w:pStyle w:val="NormalWeb"/>
                            <w:spacing w:before="0" w:beforeAutospacing="0" w:after="160" w:afterAutospacing="0" w:line="276" w:lineRule="auto"/>
                            <w:jc w:val="center"/>
                            <w:rPr>
                              <w:i/>
                              <w:color w:val="FFFFFF" w:themeColor="background1"/>
                              <w:rPrChange w:id="3537" w:author="Rajo" w:date="2018-05-26T14:51:00Z">
                                <w:rPr/>
                              </w:rPrChange>
                            </w:rPr>
                          </w:pPr>
                          <w:ins w:id="3538" w:author="Rajo" w:date="2018-05-26T14:50:00Z">
                            <w:r w:rsidRPr="003D54C8">
                              <w:rPr>
                                <w:rFonts w:ascii="Microsoft Sans Serif" w:eastAsia="Calibri" w:hAnsi="Microsoft Sans Serif"/>
                                <w:b/>
                                <w:bCs/>
                                <w:i/>
                                <w:color w:val="FFFFFF" w:themeColor="background1"/>
                                <w:rPrChange w:id="3539" w:author="Rajo" w:date="2018-05-26T14:51:00Z">
                                  <w:rPr>
                                    <w:rFonts w:ascii="Microsoft Sans Serif" w:eastAsia="Calibri" w:hAnsi="Microsoft Sans Serif"/>
                                    <w:b/>
                                    <w:bCs/>
                                    <w:color w:val="008080"/>
                                    <w:u w:val="single"/>
                                  </w:rPr>
                                </w:rPrChange>
                              </w:rPr>
                              <w:t>Authentication En</w:t>
                            </w:r>
                          </w:ins>
                          <w:ins w:id="3540" w:author="Rajo" w:date="2018-05-26T14:51:00Z">
                            <w:r w:rsidRPr="003D54C8">
                              <w:rPr>
                                <w:rFonts w:ascii="Microsoft Sans Serif" w:eastAsia="Calibri" w:hAnsi="Microsoft Sans Serif"/>
                                <w:b/>
                                <w:bCs/>
                                <w:i/>
                                <w:color w:val="FFFFFF" w:themeColor="background1"/>
                                <w:rPrChange w:id="3541" w:author="Rajo" w:date="2018-05-26T14:51:00Z">
                                  <w:rPr>
                                    <w:rFonts w:ascii="Microsoft Sans Serif" w:eastAsia="Calibri" w:hAnsi="Microsoft Sans Serif"/>
                                    <w:b/>
                                    <w:bCs/>
                                    <w:color w:val="008080"/>
                                    <w:u w:val="single"/>
                                  </w:rPr>
                                </w:rPrChange>
                              </w:rPr>
                              <w:t>gine</w:t>
                            </w:r>
                          </w:ins>
                          <w:del w:id="3542" w:author="Rajo" w:date="2018-05-26T14:50:00Z">
                            <w:r w:rsidRPr="003D54C8" w:rsidDel="003D54C8">
                              <w:rPr>
                                <w:rFonts w:ascii="Microsoft Sans Serif" w:eastAsia="Calibri" w:hAnsi="Microsoft Sans Serif"/>
                                <w:b/>
                                <w:bCs/>
                                <w:i/>
                                <w:color w:val="FFFFFF" w:themeColor="background1"/>
                                <w:rPrChange w:id="3543"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83"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9B0D46" w:rsidRPr="003D54C8" w:rsidRDefault="009B0D46" w:rsidP="003D54C8">
                          <w:pPr>
                            <w:pStyle w:val="NormalWeb"/>
                            <w:spacing w:before="0" w:beforeAutospacing="0" w:after="160" w:afterAutospacing="0" w:line="276" w:lineRule="auto"/>
                            <w:jc w:val="center"/>
                            <w:rPr>
                              <w:color w:val="FFFFFF" w:themeColor="background1"/>
                              <w:rPrChange w:id="3544" w:author="Rajo" w:date="2018-05-26T14:51:00Z">
                                <w:rPr/>
                              </w:rPrChange>
                            </w:rPr>
                          </w:pPr>
                          <w:del w:id="3545" w:author="Rajo" w:date="2018-05-26T14:51:00Z">
                            <w:r w:rsidRPr="003D54C8" w:rsidDel="003D54C8">
                              <w:rPr>
                                <w:rFonts w:ascii="Microsoft Sans Serif" w:eastAsia="Calibri" w:hAnsi="Microsoft Sans Serif"/>
                                <w:b/>
                                <w:bCs/>
                                <w:i/>
                                <w:iCs/>
                                <w:color w:val="FFFFFF" w:themeColor="background1"/>
                                <w:rPrChange w:id="3546" w:author="Rajo" w:date="2018-05-26T14:51:00Z">
                                  <w:rPr>
                                    <w:rFonts w:ascii="Microsoft Sans Serif" w:eastAsia="Calibri" w:hAnsi="Microsoft Sans Serif"/>
                                    <w:b/>
                                    <w:bCs/>
                                    <w:i/>
                                    <w:iCs/>
                                    <w:color w:val="008080"/>
                                    <w:u w:val="single"/>
                                  </w:rPr>
                                </w:rPrChange>
                              </w:rPr>
                              <w:delText>Request Dispatcher</w:delText>
                            </w:r>
                          </w:del>
                          <w:ins w:id="3547"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84"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9B0D46" w:rsidRPr="003D54C8" w:rsidRDefault="009B0D46" w:rsidP="003D54C8">
                          <w:pPr>
                            <w:pStyle w:val="NormalWeb"/>
                            <w:spacing w:before="0" w:beforeAutospacing="0" w:after="160" w:afterAutospacing="0" w:line="276" w:lineRule="auto"/>
                            <w:jc w:val="center"/>
                            <w:rPr>
                              <w:color w:val="FFFFFF" w:themeColor="background1"/>
                              <w:rPrChange w:id="3548" w:author="Rajo" w:date="2018-05-26T14:52:00Z">
                                <w:rPr/>
                              </w:rPrChange>
                            </w:rPr>
                          </w:pPr>
                          <w:del w:id="3549" w:author="Rajo" w:date="2018-05-26T14:52:00Z">
                            <w:r w:rsidRPr="003D54C8" w:rsidDel="003D54C8">
                              <w:rPr>
                                <w:rFonts w:ascii="Microsoft Sans Serif" w:eastAsia="Calibri" w:hAnsi="Microsoft Sans Serif"/>
                                <w:b/>
                                <w:bCs/>
                                <w:i/>
                                <w:iCs/>
                                <w:color w:val="FFFFFF" w:themeColor="background1"/>
                                <w:rPrChange w:id="3550" w:author="Rajo" w:date="2018-05-26T14:52:00Z">
                                  <w:rPr>
                                    <w:rFonts w:ascii="Microsoft Sans Serif" w:eastAsia="Calibri" w:hAnsi="Microsoft Sans Serif"/>
                                    <w:b/>
                                    <w:bCs/>
                                    <w:i/>
                                    <w:iCs/>
                                    <w:color w:val="008080"/>
                                    <w:u w:val="single"/>
                                  </w:rPr>
                                </w:rPrChange>
                              </w:rPr>
                              <w:delText>Request Dispatcher</w:delText>
                            </w:r>
                          </w:del>
                          <w:ins w:id="3551"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85"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9B0D46" w:rsidRPr="003D54C8" w:rsidRDefault="009B0D46" w:rsidP="003D54C8">
                          <w:pPr>
                            <w:pStyle w:val="NormalWeb"/>
                            <w:spacing w:before="0" w:beforeAutospacing="0" w:after="160" w:afterAutospacing="0" w:line="276" w:lineRule="auto"/>
                            <w:jc w:val="center"/>
                            <w:rPr>
                              <w:color w:val="FFFFFF" w:themeColor="background1"/>
                              <w:rPrChange w:id="3552" w:author="Rajo" w:date="2018-05-26T14:52:00Z">
                                <w:rPr/>
                              </w:rPrChange>
                            </w:rPr>
                          </w:pPr>
                          <w:del w:id="3553" w:author="Rajo" w:date="2018-05-26T14:52:00Z">
                            <w:r w:rsidRPr="003D54C8" w:rsidDel="003D54C8">
                              <w:rPr>
                                <w:rFonts w:ascii="Microsoft Sans Serif" w:eastAsia="Calibri" w:hAnsi="Microsoft Sans Serif"/>
                                <w:b/>
                                <w:bCs/>
                                <w:i/>
                                <w:iCs/>
                                <w:color w:val="FFFFFF" w:themeColor="background1"/>
                                <w:rPrChange w:id="3554" w:author="Rajo" w:date="2018-05-26T14:52:00Z">
                                  <w:rPr>
                                    <w:rFonts w:ascii="Microsoft Sans Serif" w:eastAsia="Calibri" w:hAnsi="Microsoft Sans Serif"/>
                                    <w:b/>
                                    <w:bCs/>
                                    <w:i/>
                                    <w:iCs/>
                                    <w:color w:val="008080"/>
                                    <w:u w:val="single"/>
                                  </w:rPr>
                                </w:rPrChange>
                              </w:rPr>
                              <w:delText>Request Dispatcher</w:delText>
                            </w:r>
                          </w:del>
                          <w:ins w:id="3555"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86"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9B0D46" w:rsidRPr="003D54C8" w:rsidRDefault="009B0D46" w:rsidP="003D54C8">
                          <w:pPr>
                            <w:pStyle w:val="NormalWeb"/>
                            <w:spacing w:before="0" w:beforeAutospacing="0" w:after="160" w:afterAutospacing="0" w:line="276" w:lineRule="auto"/>
                            <w:jc w:val="center"/>
                            <w:rPr>
                              <w:color w:val="FFFFFF" w:themeColor="background1"/>
                              <w:rPrChange w:id="3556" w:author="Rajo" w:date="2018-05-26T14:53:00Z">
                                <w:rPr/>
                              </w:rPrChange>
                            </w:rPr>
                          </w:pPr>
                          <w:del w:id="3557" w:author="Rajo" w:date="2018-05-26T14:53:00Z">
                            <w:r w:rsidRPr="003D54C8" w:rsidDel="003D54C8">
                              <w:rPr>
                                <w:rFonts w:ascii="Microsoft Sans Serif" w:eastAsia="Calibri" w:hAnsi="Microsoft Sans Serif"/>
                                <w:b/>
                                <w:bCs/>
                                <w:i/>
                                <w:iCs/>
                                <w:color w:val="FFFFFF" w:themeColor="background1"/>
                                <w:rPrChange w:id="3558" w:author="Rajo" w:date="2018-05-26T14:53:00Z">
                                  <w:rPr>
                                    <w:rFonts w:ascii="Microsoft Sans Serif" w:eastAsia="Calibri" w:hAnsi="Microsoft Sans Serif"/>
                                    <w:b/>
                                    <w:bCs/>
                                    <w:i/>
                                    <w:iCs/>
                                    <w:color w:val="008080"/>
                                    <w:u w:val="single"/>
                                  </w:rPr>
                                </w:rPrChange>
                              </w:rPr>
                              <w:delText>Request Dispatcher</w:delText>
                            </w:r>
                          </w:del>
                          <w:ins w:id="3559"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87"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9B0D46" w:rsidRPr="003D54C8" w:rsidRDefault="009B0D46">
                          <w:pPr>
                            <w:jc w:val="center"/>
                            <w:rPr>
                              <w:rFonts w:ascii="Microsoft Sans Serif" w:hAnsi="Microsoft Sans Serif" w:cs="Microsoft Sans Serif"/>
                              <w:sz w:val="28"/>
                              <w:szCs w:val="28"/>
                              <w:rPrChange w:id="3560" w:author="Rajo" w:date="2018-05-26T14:55:00Z">
                                <w:rPr/>
                              </w:rPrChange>
                            </w:rPr>
                            <w:pPrChange w:id="3561" w:author="Rajo" w:date="2018-05-26T14:54:00Z">
                              <w:pPr/>
                            </w:pPrChange>
                          </w:pPr>
                          <w:ins w:id="3562" w:author="Rajo" w:date="2018-05-26T14:54:00Z">
                            <w:r w:rsidRPr="003D54C8">
                              <w:rPr>
                                <w:rFonts w:ascii="Microsoft Sans Serif" w:hAnsi="Microsoft Sans Serif" w:cs="Microsoft Sans Serif"/>
                                <w:sz w:val="28"/>
                                <w:szCs w:val="28"/>
                                <w:rPrChange w:id="3563" w:author="Rajo" w:date="2018-05-26T14:55:00Z">
                                  <w:rPr/>
                                </w:rPrChange>
                              </w:rPr>
                              <w:t>Davalac identiteta (IdP)</w:t>
                            </w:r>
                          </w:ins>
                        </w:p>
                      </w:txbxContent>
                    </v:textbox>
                  </v:shape>
                  <v:shape id="Straight Arrow Connector 173" o:spid="_x0000_s1388"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89"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90"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91"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92"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93"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9B0D46" w:rsidRPr="00E57E8F" w:rsidRDefault="009B0D46">
                          <w:pPr>
                            <w:jc w:val="center"/>
                            <w:rPr>
                              <w:rFonts w:ascii="Microsoft Sans Serif" w:hAnsi="Microsoft Sans Serif" w:cs="Microsoft Sans Serif"/>
                              <w:b/>
                              <w:color w:val="1F497D" w:themeColor="text2"/>
                              <w:rPrChange w:id="3564" w:author="Rajo" w:date="2018-05-26T15:03:00Z">
                                <w:rPr/>
                              </w:rPrChange>
                            </w:rPr>
                            <w:pPrChange w:id="3565" w:author="Rajo" w:date="2018-05-26T15:02:00Z">
                              <w:pPr/>
                            </w:pPrChange>
                          </w:pPr>
                          <w:ins w:id="3566" w:author="Rajo" w:date="2018-05-26T15:02:00Z">
                            <w:r w:rsidRPr="00E57E8F">
                              <w:rPr>
                                <w:rFonts w:ascii="Microsoft Sans Serif" w:hAnsi="Microsoft Sans Serif" w:cs="Microsoft Sans Serif"/>
                                <w:b/>
                                <w:color w:val="1F497D" w:themeColor="text2"/>
                                <w:rPrChange w:id="3567" w:author="Rajo" w:date="2018-05-26T15:03:00Z">
                                  <w:rPr/>
                                </w:rPrChange>
                              </w:rPr>
                              <w:t>Eksterni sistemi</w:t>
                            </w:r>
                          </w:ins>
                          <w:ins w:id="3568" w:author="Rajo" w:date="2018-05-26T15:03:00Z">
                            <w:r w:rsidRPr="00E57E8F">
                              <w:rPr>
                                <w:rFonts w:ascii="Microsoft Sans Serif" w:hAnsi="Microsoft Sans Serif" w:cs="Microsoft Sans Serif"/>
                                <w:b/>
                                <w:color w:val="1F497D" w:themeColor="text2"/>
                                <w:rPrChange w:id="3569" w:author="Rajo" w:date="2018-05-26T15:03:00Z">
                                  <w:rPr/>
                                </w:rPrChange>
                              </w:rPr>
                              <w:t xml:space="preserve"> </w:t>
                            </w:r>
                            <w:r w:rsidRPr="00E57E8F">
                              <w:rPr>
                                <w:rFonts w:ascii="Microsoft Sans Serif" w:hAnsi="Microsoft Sans Serif" w:cs="Microsoft Sans Serif"/>
                                <w:b/>
                                <w:color w:val="1F497D" w:themeColor="text2"/>
                                <w:rPrChange w:id="3570" w:author="Rajo" w:date="2018-05-26T15:03:00Z">
                                  <w:rPr>
                                    <w:color w:val="000000" w:themeColor="text1"/>
                                  </w:rPr>
                                </w:rPrChange>
                              </w:rPr>
                              <w:t xml:space="preserve">(npr. </w:t>
                            </w:r>
                            <w:r w:rsidRPr="00E57E8F">
                              <w:rPr>
                                <w:rFonts w:ascii="Microsoft Sans Serif" w:hAnsi="Microsoft Sans Serif" w:cs="Microsoft Sans Serif"/>
                                <w:b/>
                                <w:color w:val="1F497D" w:themeColor="text2"/>
                                <w:rPrChange w:id="3571" w:author="Rajo" w:date="2018-05-26T15:03:00Z">
                                  <w:rPr/>
                                </w:rPrChange>
                              </w:rPr>
                              <w:t>LDAP</w:t>
                            </w:r>
                            <w:r w:rsidRPr="00E57E8F">
                              <w:rPr>
                                <w:rFonts w:ascii="Microsoft Sans Serif" w:hAnsi="Microsoft Sans Serif" w:cs="Microsoft Sans Serif"/>
                                <w:b/>
                                <w:color w:val="1F497D" w:themeColor="text2"/>
                                <w:rPrChange w:id="3572" w:author="Rajo" w:date="2018-05-26T15:03:00Z">
                                  <w:rPr>
                                    <w:color w:val="000000" w:themeColor="text1"/>
                                  </w:rPr>
                                </w:rPrChange>
                              </w:rPr>
                              <w:t>)</w:t>
                            </w:r>
                          </w:ins>
                        </w:p>
                      </w:txbxContent>
                    </v:textbox>
                  </v:roundrect>
                  <v:shape id="Straight Arrow Connector 480" o:spid="_x0000_s1394"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95"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96"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97"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98"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9B0D46" w:rsidRPr="004A781A" w:rsidRDefault="009B0D46">
                          <w:pPr>
                            <w:rPr>
                              <w:rFonts w:ascii="Microsoft Sans Serif" w:hAnsi="Microsoft Sans Serif" w:cs="Microsoft Sans Serif"/>
                              <w:b/>
                              <w:sz w:val="22"/>
                              <w:rPrChange w:id="3573" w:author="Rajo" w:date="2018-05-26T15:07:00Z">
                                <w:rPr/>
                              </w:rPrChange>
                            </w:rPr>
                          </w:pPr>
                          <w:ins w:id="3574" w:author="Rajo" w:date="2018-05-26T15:07:00Z">
                            <w:r w:rsidRPr="004A781A">
                              <w:rPr>
                                <w:rFonts w:ascii="Microsoft Sans Serif" w:hAnsi="Microsoft Sans Serif" w:cs="Microsoft Sans Serif"/>
                                <w:b/>
                                <w:sz w:val="22"/>
                                <w:rPrChange w:id="3575" w:author="Rajo" w:date="2018-05-26T15:07:00Z">
                                  <w:rPr/>
                                </w:rPrChange>
                              </w:rPr>
                              <w:t>HTTP zahtjev</w:t>
                            </w:r>
                          </w:ins>
                        </w:p>
                      </w:txbxContent>
                    </v:textbox>
                  </v:shape>
                  <v:shape id="Text Box 202" o:spid="_x0000_s1399"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9B0D46" w:rsidRPr="004A781A" w:rsidRDefault="009B0D46" w:rsidP="004A781A">
                          <w:pPr>
                            <w:pStyle w:val="NormalWeb"/>
                            <w:spacing w:before="0" w:beforeAutospacing="0" w:after="160" w:afterAutospacing="0" w:line="276" w:lineRule="auto"/>
                            <w:rPr>
                              <w:color w:val="000000" w:themeColor="text1"/>
                              <w:rPrChange w:id="3576" w:author="Rajo" w:date="2018-05-26T15:08:00Z">
                                <w:rPr/>
                              </w:rPrChange>
                            </w:rPr>
                          </w:pPr>
                          <w:del w:id="3577" w:author="Rajo" w:date="2018-05-26T15:08:00Z">
                            <w:r w:rsidRPr="004A781A" w:rsidDel="004A781A">
                              <w:rPr>
                                <w:rFonts w:ascii="Microsoft Sans Serif" w:eastAsia="Calibri" w:hAnsi="Microsoft Sans Serif"/>
                                <w:b/>
                                <w:bCs/>
                                <w:color w:val="000000" w:themeColor="text1"/>
                                <w:sz w:val="22"/>
                                <w:szCs w:val="22"/>
                                <w:rPrChange w:id="3578" w:author="Rajo" w:date="2018-05-26T15:08:00Z">
                                  <w:rPr>
                                    <w:rFonts w:ascii="Microsoft Sans Serif" w:eastAsia="Calibri" w:hAnsi="Microsoft Sans Serif"/>
                                    <w:b/>
                                    <w:bCs/>
                                    <w:color w:val="008080"/>
                                    <w:sz w:val="22"/>
                                    <w:szCs w:val="22"/>
                                    <w:u w:val="single"/>
                                  </w:rPr>
                                </w:rPrChange>
                              </w:rPr>
                              <w:delText>HTTP zahtjev</w:delText>
                            </w:r>
                          </w:del>
                          <w:ins w:id="3579" w:author="Rajo" w:date="2018-05-26T15:08:00Z">
                            <w:r w:rsidRPr="004A781A">
                              <w:rPr>
                                <w:rFonts w:ascii="Microsoft Sans Serif" w:eastAsia="Calibri" w:hAnsi="Microsoft Sans Serif"/>
                                <w:b/>
                                <w:bCs/>
                                <w:color w:val="000000" w:themeColor="text1"/>
                                <w:sz w:val="22"/>
                                <w:szCs w:val="22"/>
                                <w:rPrChange w:id="3580" w:author="Rajo" w:date="2018-05-26T15:08:00Z">
                                  <w:rPr>
                                    <w:rFonts w:ascii="Microsoft Sans Serif" w:eastAsia="Calibri" w:hAnsi="Microsoft Sans Serif"/>
                                    <w:b/>
                                    <w:bCs/>
                                    <w:color w:val="008080"/>
                                    <w:sz w:val="22"/>
                                    <w:szCs w:val="22"/>
                                    <w:u w:val="single"/>
                                  </w:rPr>
                                </w:rPrChange>
                              </w:rPr>
                              <w:t>API poziv</w:t>
                            </w:r>
                          </w:ins>
                        </w:p>
                      </w:txbxContent>
                    </v:textbox>
                  </v:shape>
                  <w10:anchorlock/>
                </v:group>
              </w:pict>
            </mc:Fallback>
          </mc:AlternateContent>
        </w:r>
      </w:ins>
    </w:p>
    <w:p w14:paraId="4249B066" w14:textId="38A086CC" w:rsidR="00E94ADE" w:rsidDel="00DD758C" w:rsidRDefault="00CC5052">
      <w:pPr>
        <w:pStyle w:val="Caption"/>
        <w:jc w:val="center"/>
        <w:rPr>
          <w:del w:id="3581" w:author="Rajo" w:date="2018-05-28T20:26:00Z"/>
          <w:lang w:val="bs-Latn-BA"/>
        </w:rPr>
      </w:pPr>
      <w:r>
        <w:rPr>
          <w:lang w:val="bs-Latn-BA"/>
        </w:rPr>
        <w:t xml:space="preserve">Slika </w:t>
      </w:r>
      <w:ins w:id="3582"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3583"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3584" w:author="Rajo" w:date="2018-05-31T17:30:00Z">
        <w:r w:rsidR="002105F4">
          <w:rPr>
            <w:noProof/>
            <w:lang w:val="bs-Latn-BA"/>
          </w:rPr>
          <w:t>3</w:t>
        </w:r>
        <w:r w:rsidR="002105F4">
          <w:rPr>
            <w:b w:val="0"/>
            <w:bCs w:val="0"/>
            <w:i w:val="0"/>
            <w:lang w:val="bs-Latn-BA"/>
          </w:rPr>
          <w:fldChar w:fldCharType="end"/>
        </w:r>
      </w:ins>
      <w:del w:id="3585"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3</w:delText>
        </w:r>
        <w:r w:rsidDel="00F674A3">
          <w:rPr>
            <w:b w:val="0"/>
            <w:bCs w:val="0"/>
            <w:i w:val="0"/>
            <w:lang w:val="bs-Latn-BA"/>
          </w:rPr>
          <w:fldChar w:fldCharType="end"/>
        </w:r>
      </w:del>
      <w:r>
        <w:rPr>
          <w:lang w:val="bs-Latn-BA"/>
        </w:rPr>
        <w:t xml:space="preserve"> – Arhitektura IdP-a</w:t>
      </w:r>
      <w:del w:id="3586"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3587" w:author="Rajo" w:date="2018-05-28T20:26:00Z">
          <w:pPr>
            <w:spacing w:line="240" w:lineRule="auto"/>
          </w:pPr>
        </w:pPrChange>
      </w:pPr>
    </w:p>
    <w:p w14:paraId="6480C9E3" w14:textId="66D74414" w:rsidR="00E94ADE" w:rsidDel="00D148F5" w:rsidRDefault="00CC5052">
      <w:pPr>
        <w:spacing w:line="240" w:lineRule="auto"/>
        <w:ind w:firstLine="360"/>
        <w:jc w:val="both"/>
        <w:rPr>
          <w:del w:id="3588" w:author="Rajo" w:date="2018-05-26T14:26:00Z"/>
          <w:lang w:val="bs-Latn-BA"/>
        </w:rPr>
        <w:pPrChange w:id="3589" w:author="Rajo" w:date="2018-06-17T15:02:00Z">
          <w:pPr>
            <w:spacing w:line="240" w:lineRule="auto"/>
            <w:ind w:firstLine="720"/>
            <w:jc w:val="both"/>
          </w:pPr>
        </w:pPrChange>
      </w:pPr>
      <w:r>
        <w:rPr>
          <w:lang w:val="bs-Latn-BA"/>
        </w:rPr>
        <w:t xml:space="preserve">Sama arhitektura IdP-a, prikazana na </w:t>
      </w:r>
      <w:del w:id="3590" w:author="Rajo" w:date="2018-06-17T15:02:00Z">
        <w:r w:rsidRPr="00404C4B" w:rsidDel="00404C4B">
          <w:rPr>
            <w:b/>
            <w:lang w:val="bs-Latn-BA"/>
            <w:rPrChange w:id="3591" w:author="Rajo" w:date="2018-06-17T15:02:00Z">
              <w:rPr>
                <w:lang w:val="bs-Latn-BA"/>
              </w:rPr>
            </w:rPrChange>
          </w:rPr>
          <w:delText>s</w:delText>
        </w:r>
      </w:del>
      <w:ins w:id="3592" w:author="Rajo" w:date="2018-06-17T15:02:00Z">
        <w:r w:rsidR="00404C4B" w:rsidRPr="00404C4B">
          <w:rPr>
            <w:b/>
            <w:lang w:val="bs-Latn-BA"/>
            <w:rPrChange w:id="3593" w:author="Rajo" w:date="2018-06-17T15:02:00Z">
              <w:rPr>
                <w:lang w:val="bs-Latn-BA"/>
              </w:rPr>
            </w:rPrChange>
          </w:rPr>
          <w:t>S</w:t>
        </w:r>
      </w:ins>
      <w:r w:rsidRPr="00404C4B">
        <w:rPr>
          <w:b/>
          <w:lang w:val="bs-Latn-BA"/>
          <w:rPrChange w:id="3594" w:author="Rajo" w:date="2018-06-17T15:02:00Z">
            <w:rPr>
              <w:lang w:val="bs-Latn-BA"/>
            </w:rPr>
          </w:rPrChange>
        </w:rPr>
        <w:t xml:space="preserve">lici </w:t>
      </w:r>
      <w:ins w:id="3595" w:author="Rajo" w:date="2018-06-17T15:02:00Z">
        <w:r w:rsidR="00404C4B" w:rsidRPr="00404C4B">
          <w:rPr>
            <w:b/>
            <w:lang w:val="bs-Latn-BA"/>
            <w:rPrChange w:id="3596" w:author="Rajo" w:date="2018-06-17T15:02:00Z">
              <w:rPr>
                <w:lang w:val="bs-Latn-BA"/>
              </w:rPr>
            </w:rPrChange>
          </w:rPr>
          <w:t>9</w:t>
        </w:r>
      </w:ins>
      <w:del w:id="3597" w:author="Rajo" w:date="2018-06-17T15:02:00Z">
        <w:r w:rsidRPr="00404C4B" w:rsidDel="00404C4B">
          <w:rPr>
            <w:b/>
            <w:lang w:val="bs-Latn-BA"/>
            <w:rPrChange w:id="3598" w:author="Rajo" w:date="2018-06-17T15:02:00Z">
              <w:rPr>
                <w:lang w:val="bs-Latn-BA"/>
              </w:rPr>
            </w:rPrChange>
          </w:rPr>
          <w:delText>8</w:delText>
        </w:r>
      </w:del>
      <w:r w:rsidRPr="00404C4B">
        <w:rPr>
          <w:b/>
          <w:lang w:val="bs-Latn-BA"/>
          <w:rPrChange w:id="3599" w:author="Rajo" w:date="2018-06-17T15:02:00Z">
            <w:rPr>
              <w:lang w:val="bs-Latn-BA"/>
            </w:rPr>
          </w:rPrChange>
        </w:rPr>
        <w:t>.3</w:t>
      </w:r>
      <w:r>
        <w:rPr>
          <w:lang w:val="bs-Latn-BA"/>
        </w:rPr>
        <w:t xml:space="preserve">, prilično je jednostavna. Novi HTTP zahtjev dolazi prvo na </w:t>
      </w:r>
      <w:r>
        <w:rPr>
          <w:i/>
          <w:lang w:val="bs-Latn-BA"/>
        </w:rPr>
        <w:t>Request Dispatcher</w:t>
      </w:r>
      <w:r>
        <w:rPr>
          <w:lang w:val="bs-Latn-BA"/>
        </w:rPr>
        <w:t xml:space="preserve">, koji na osnovu atributa vrši njegovu analizu, i zatim ga prosleđuje </w:t>
      </w:r>
      <w:r>
        <w:rPr>
          <w:i/>
          <w:lang w:val="bs-Latn-BA"/>
        </w:rPr>
        <w:t>Profile Handler</w:t>
      </w:r>
      <w:r>
        <w:rPr>
          <w:lang w:val="bs-Latn-BA"/>
        </w:rPr>
        <w:t xml:space="preserve">-u.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w:t>
      </w:r>
      <w:r>
        <w:rPr>
          <w:lang w:val="bs-Latn-BA"/>
        </w:rPr>
        <w:lastRenderedPageBreak/>
        <w:t>određivanje njegovih atributa, potpisivanje odgovora itd., pri čemu one takođe mogu pozivati i neke vanjske sisteme, ukoliko je to potrebno.</w:t>
      </w:r>
      <w:ins w:id="3600" w:author="Rajo" w:date="2018-06-17T17:12:00Z">
        <w:r w:rsidR="00D36FBB">
          <w:rPr>
            <w:lang w:val="bs-Latn-BA"/>
          </w:rPr>
          <w:t xml:space="preserve"> </w:t>
        </w:r>
      </w:ins>
      <w:moveToRangeStart w:id="3601" w:author="Rajo" w:date="2018-06-17T17:12:00Z" w:name="move517018889"/>
      <w:moveTo w:id="3602" w:author="Rajo" w:date="2018-06-17T17:12:00Z">
        <w:r w:rsidR="00D36FBB">
          <w:rPr>
            <w:vertAlign w:val="superscript"/>
            <w:lang w:val="bs-Latn-BA"/>
          </w:rPr>
          <w:t>[18]</w:t>
        </w:r>
      </w:moveTo>
      <w:moveToRangeEnd w:id="3601"/>
    </w:p>
    <w:p w14:paraId="4EF2EA06" w14:textId="77777777" w:rsidR="00E94ADE" w:rsidRPr="003861C8" w:rsidDel="00555F20" w:rsidRDefault="00E94ADE">
      <w:pPr>
        <w:ind w:firstLine="360"/>
        <w:rPr>
          <w:del w:id="3603" w:author="Rajo" w:date="2018-05-27T15:47:00Z"/>
          <w:lang w:val="bs-Latn-BA"/>
        </w:rPr>
        <w:pPrChange w:id="3604" w:author="Rajo" w:date="2018-06-17T15:02:00Z">
          <w:pPr>
            <w:spacing w:line="240" w:lineRule="auto"/>
          </w:pPr>
        </w:pPrChange>
      </w:pPr>
    </w:p>
    <w:p w14:paraId="678FB6BC" w14:textId="667D131D" w:rsidR="00E94ADE" w:rsidDel="00AC278B" w:rsidRDefault="00CC5052">
      <w:pPr>
        <w:spacing w:line="240" w:lineRule="auto"/>
        <w:ind w:firstLine="360"/>
        <w:jc w:val="both"/>
        <w:rPr>
          <w:moveFrom w:id="3605" w:author="Rajo" w:date="2018-05-27T15:49:00Z"/>
          <w:lang w:val="bs-Latn-BA"/>
        </w:rPr>
        <w:pPrChange w:id="3606" w:author="Rajo" w:date="2018-06-17T15:02:00Z">
          <w:pPr>
            <w:spacing w:line="240" w:lineRule="auto"/>
            <w:ind w:firstLine="720"/>
            <w:jc w:val="both"/>
          </w:pPr>
        </w:pPrChange>
      </w:pPr>
      <w:moveFromRangeStart w:id="3607" w:author="Rajo" w:date="2018-05-27T15:49:00Z" w:name="move515199498"/>
      <w:moveFrom w:id="3608"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2"/>
        </w:r>
      </w:moveFrom>
    </w:p>
    <w:moveFromRangeEnd w:id="3607"/>
    <w:p w14:paraId="0F623825" w14:textId="77777777" w:rsidR="00E94ADE" w:rsidDel="00555F20" w:rsidRDefault="00E94ADE">
      <w:pPr>
        <w:spacing w:line="240" w:lineRule="auto"/>
        <w:ind w:firstLine="360"/>
        <w:rPr>
          <w:del w:id="3611" w:author="Rajo" w:date="2018-05-27T15:48:00Z"/>
          <w:lang w:val="bs-Latn-BA"/>
        </w:rPr>
        <w:pPrChange w:id="3612" w:author="Rajo" w:date="2018-06-17T15:02:00Z">
          <w:pPr>
            <w:spacing w:line="240" w:lineRule="auto"/>
            <w:ind w:firstLine="720"/>
          </w:pPr>
        </w:pPrChange>
      </w:pPr>
    </w:p>
    <w:p w14:paraId="4610A1DB" w14:textId="77777777" w:rsidR="00E94ADE" w:rsidDel="00AC278B" w:rsidRDefault="00E94ADE">
      <w:pPr>
        <w:spacing w:line="240" w:lineRule="auto"/>
        <w:ind w:firstLine="360"/>
        <w:rPr>
          <w:del w:id="3613" w:author="Rajo" w:date="2018-05-27T15:48:00Z"/>
          <w:lang w:val="bs-Latn-BA"/>
        </w:rPr>
        <w:pPrChange w:id="3614" w:author="Rajo" w:date="2018-06-17T15:02:00Z">
          <w:pPr>
            <w:spacing w:line="240" w:lineRule="auto"/>
            <w:ind w:firstLine="720"/>
          </w:pPr>
        </w:pPrChange>
      </w:pPr>
    </w:p>
    <w:p w14:paraId="071E342A" w14:textId="3C3ED5B7" w:rsidR="00E94ADE" w:rsidDel="00AC278B" w:rsidRDefault="00CC5052">
      <w:pPr>
        <w:pStyle w:val="Heading3"/>
        <w:spacing w:line="240" w:lineRule="auto"/>
        <w:ind w:firstLine="360"/>
        <w:rPr>
          <w:del w:id="3615" w:author="Rajo" w:date="2018-05-27T15:48:00Z"/>
          <w:lang w:val="bs-Latn-BA"/>
        </w:rPr>
        <w:pPrChange w:id="3616" w:author="Rajo" w:date="2018-06-17T15:02:00Z">
          <w:pPr>
            <w:pStyle w:val="Heading3"/>
            <w:spacing w:line="240" w:lineRule="auto"/>
          </w:pPr>
        </w:pPrChange>
      </w:pPr>
      <w:bookmarkStart w:id="3617" w:name="_Toc511154448"/>
      <w:del w:id="3618" w:author="Rajo" w:date="2018-05-23T20:15:00Z">
        <w:r w:rsidDel="00910C56">
          <w:rPr>
            <w:lang w:val="bs-Latn-BA"/>
          </w:rPr>
          <w:delText>Servis provajder</w:delText>
        </w:r>
      </w:del>
      <w:del w:id="3619" w:author="Rajo" w:date="2018-05-27T15:48:00Z">
        <w:r w:rsidDel="00AC278B">
          <w:rPr>
            <w:lang w:val="bs-Latn-BA"/>
          </w:rPr>
          <w:delText xml:space="preserve"> – SP</w:delText>
        </w:r>
        <w:bookmarkEnd w:id="3617"/>
      </w:del>
    </w:p>
    <w:p w14:paraId="2CC3EE6D" w14:textId="77777777" w:rsidR="00E94ADE" w:rsidRDefault="00E94ADE">
      <w:pPr>
        <w:spacing w:line="240" w:lineRule="auto"/>
        <w:ind w:firstLine="360"/>
        <w:jc w:val="both"/>
        <w:rPr>
          <w:lang w:val="bs-Latn-BA"/>
        </w:rPr>
        <w:pPrChange w:id="3620" w:author="Rajo" w:date="2018-06-17T15:02:00Z">
          <w:pPr>
            <w:spacing w:line="240" w:lineRule="auto"/>
          </w:pPr>
        </w:pPrChange>
      </w:pPr>
    </w:p>
    <w:p w14:paraId="739E83CB" w14:textId="6F937E85" w:rsidR="00E94ADE" w:rsidDel="00A80B35" w:rsidRDefault="00CC5052">
      <w:pPr>
        <w:spacing w:line="240" w:lineRule="auto"/>
        <w:ind w:firstLine="360"/>
        <w:jc w:val="both"/>
        <w:rPr>
          <w:del w:id="3621" w:author="Rajo" w:date="2018-05-27T15:48:00Z"/>
          <w:lang w:val="bs-Latn-BA"/>
        </w:rPr>
        <w:pPrChange w:id="3622" w:author="Rajo" w:date="2018-06-17T15:02:00Z">
          <w:pPr>
            <w:spacing w:line="240" w:lineRule="auto"/>
            <w:ind w:firstLine="720"/>
            <w:jc w:val="both"/>
          </w:pPr>
        </w:pPrChange>
      </w:pPr>
      <w:r>
        <w:rPr>
          <w:lang w:val="bs-Latn-BA"/>
        </w:rPr>
        <w:t xml:space="preserve">Shibboleth </w:t>
      </w:r>
      <w:del w:id="3623" w:author="Rajo" w:date="2018-05-23T20:15:00Z">
        <w:r w:rsidDel="00910C56">
          <w:rPr>
            <w:lang w:val="bs-Latn-BA"/>
          </w:rPr>
          <w:delText>servis provajder</w:delText>
        </w:r>
      </w:del>
      <w:ins w:id="3624" w:author="Rajo" w:date="2018-05-23T20:15:00Z">
        <w:r w:rsidR="00910C56">
          <w:rPr>
            <w:lang w:val="bs-Latn-BA"/>
          </w:rPr>
          <w:t>davalac usluge</w:t>
        </w:r>
      </w:ins>
      <w:r>
        <w:rPr>
          <w:lang w:val="bs-Latn-BA"/>
        </w:rPr>
        <w:t xml:space="preserve"> </w:t>
      </w:r>
      <w:ins w:id="3625" w:author="Rajo" w:date="2018-05-27T15:51:00Z">
        <w:r w:rsidR="00CF4D65">
          <w:rPr>
            <w:lang w:val="bs-Latn-BA"/>
          </w:rPr>
          <w:t>(SP)</w:t>
        </w:r>
      </w:ins>
      <w:ins w:id="3626" w:author="Rajo" w:date="2018-05-27T15:54:00Z">
        <w:r w:rsidR="00072851">
          <w:rPr>
            <w:lang w:val="bs-Latn-BA"/>
          </w:rPr>
          <w:t xml:space="preserve"> podržava nekoliko ra</w:t>
        </w:r>
      </w:ins>
      <w:ins w:id="3627" w:author="Rajo" w:date="2018-05-27T15:55:00Z">
        <w:r w:rsidR="00072851">
          <w:rPr>
            <w:lang w:val="bs-Latn-BA"/>
          </w:rPr>
          <w:t>zličitih platformi i sistema</w:t>
        </w:r>
        <w:r w:rsidR="00BF3CD8">
          <w:rPr>
            <w:lang w:val="bs-Latn-BA"/>
          </w:rPr>
          <w:t xml:space="preserve"> (Linux, Mac OS X, Windows, Solaris, Java Servleti)</w:t>
        </w:r>
        <w:r w:rsidR="00072851">
          <w:rPr>
            <w:lang w:val="bs-Latn-BA"/>
          </w:rPr>
          <w:t>, čime</w:t>
        </w:r>
      </w:ins>
      <w:ins w:id="3628" w:author="Rajo" w:date="2018-05-27T15:51:00Z">
        <w:r w:rsidR="00CF4D65">
          <w:rPr>
            <w:lang w:val="bs-Latn-BA"/>
          </w:rPr>
          <w:t xml:space="preserve"> </w:t>
        </w:r>
      </w:ins>
      <w:r>
        <w:rPr>
          <w:lang w:val="bs-Latn-BA"/>
        </w:rPr>
        <w:t xml:space="preserve">omogućava da se </w:t>
      </w:r>
      <w:r w:rsidRPr="00C325E3">
        <w:rPr>
          <w:i/>
          <w:lang w:val="bs-Latn-BA"/>
          <w:rPrChange w:id="3629" w:author="Rajo" w:date="2018-05-27T15:51:00Z">
            <w:rPr>
              <w:lang w:val="bs-Latn-BA"/>
            </w:rPr>
          </w:rPrChange>
        </w:rPr>
        <w:t>web</w:t>
      </w:r>
      <w:r>
        <w:rPr>
          <w:lang w:val="bs-Latn-BA"/>
        </w:rPr>
        <w:t xml:space="preserve"> aplikacije, napisane upotrebom bilo kog programskog jezika ili </w:t>
      </w:r>
      <w:del w:id="3630" w:author="Rajo" w:date="2018-06-17T16:37:00Z">
        <w:r w:rsidDel="00694582">
          <w:rPr>
            <w:lang w:val="bs-Latn-BA"/>
          </w:rPr>
          <w:delText>framework-a</w:delText>
        </w:r>
      </w:del>
      <w:ins w:id="3631" w:author="Rajo" w:date="2018-06-17T16:37:00Z">
        <w:r w:rsidR="00694582">
          <w:rPr>
            <w:lang w:val="bs-Latn-BA"/>
          </w:rPr>
          <w:t>okruženja (</w:t>
        </w:r>
        <w:r w:rsidR="00694582" w:rsidRPr="00694582">
          <w:rPr>
            <w:i/>
            <w:lang w:val="bs-Latn-BA"/>
            <w:rPrChange w:id="3632" w:author="Rajo" w:date="2018-06-17T16:37:00Z">
              <w:rPr>
                <w:lang w:val="bs-Latn-BA"/>
              </w:rPr>
            </w:rPrChange>
          </w:rPr>
          <w:t>framework</w:t>
        </w:r>
        <w:r w:rsidR="00694582">
          <w:rPr>
            <w:lang w:val="bs-Latn-BA"/>
          </w:rPr>
          <w:t>)</w:t>
        </w:r>
      </w:ins>
      <w:r>
        <w:rPr>
          <w:lang w:val="bs-Latn-BA"/>
        </w:rPr>
        <w:t>, brzo i lako integrišu u SSO sistem, bez potrebe za velikim promjenama unutar koda aplikacije.</w:t>
      </w:r>
    </w:p>
    <w:p w14:paraId="2332E56E" w14:textId="77777777" w:rsidR="00E94ADE" w:rsidRDefault="00E94ADE">
      <w:pPr>
        <w:spacing w:line="240" w:lineRule="auto"/>
        <w:ind w:firstLine="360"/>
        <w:jc w:val="both"/>
        <w:rPr>
          <w:lang w:val="bs-Latn-BA"/>
        </w:rPr>
        <w:pPrChange w:id="3633" w:author="Rajo" w:date="2018-06-17T15:02:00Z">
          <w:pPr>
            <w:spacing w:line="240" w:lineRule="auto"/>
          </w:pPr>
        </w:pPrChange>
      </w:pPr>
    </w:p>
    <w:p w14:paraId="729868FA" w14:textId="56583CEF" w:rsidR="00E94ADE" w:rsidDel="00A80B35" w:rsidRDefault="00CC5052" w:rsidP="00143689">
      <w:pPr>
        <w:spacing w:line="240" w:lineRule="auto"/>
        <w:ind w:firstLine="360"/>
        <w:jc w:val="both"/>
        <w:rPr>
          <w:del w:id="3634" w:author="Rajo" w:date="2018-05-27T15:48:00Z"/>
          <w:lang w:val="bs-Latn-BA"/>
        </w:rPr>
      </w:pPr>
      <w:del w:id="3635" w:author="Rajo" w:date="2018-05-23T20:15:00Z">
        <w:r w:rsidDel="00910C56">
          <w:rPr>
            <w:lang w:val="bs-Latn-BA"/>
          </w:rPr>
          <w:delText>Servis provajder</w:delText>
        </w:r>
      </w:del>
      <w:ins w:id="3636"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3637" w:author="Rajo" w:date="2018-06-17T15:02: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3638" w:author="Rajo" w:date="2018-05-23T20:19:00Z">
        <w:r w:rsidDel="00910C56">
          <w:rPr>
            <w:lang w:val="bs-Latn-BA"/>
          </w:rPr>
          <w:delText>provajderu identiteta</w:delText>
        </w:r>
      </w:del>
      <w:ins w:id="3639"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Del="005F7278" w:rsidRDefault="00CC5052">
      <w:pPr>
        <w:pStyle w:val="ListParagraph1"/>
        <w:numPr>
          <w:ilvl w:val="0"/>
          <w:numId w:val="26"/>
        </w:numPr>
        <w:spacing w:line="240" w:lineRule="auto"/>
        <w:jc w:val="both"/>
        <w:rPr>
          <w:del w:id="3640" w:author="Rajo" w:date="2018-06-17T15:02:00Z"/>
          <w:lang w:val="bs-Latn-BA"/>
        </w:rPr>
      </w:pPr>
      <w:r>
        <w:rPr>
          <w:lang w:val="bs-Latn-BA"/>
        </w:rPr>
        <w:t>Sprovođenje lokalnih propisa i prikupljanje dodatnih podataka</w:t>
      </w:r>
    </w:p>
    <w:p w14:paraId="547D04CA" w14:textId="77777777" w:rsidR="00E94ADE" w:rsidRPr="00143689" w:rsidRDefault="00E94ADE">
      <w:pPr>
        <w:pStyle w:val="ListParagraph1"/>
        <w:numPr>
          <w:ilvl w:val="0"/>
          <w:numId w:val="26"/>
        </w:numPr>
        <w:spacing w:line="240" w:lineRule="auto"/>
        <w:jc w:val="both"/>
        <w:rPr>
          <w:lang w:val="bs-Latn-BA"/>
        </w:rPr>
        <w:pPrChange w:id="3641" w:author="Rajo" w:date="2018-06-17T15:02:00Z">
          <w:pPr>
            <w:spacing w:line="240" w:lineRule="auto"/>
          </w:pPr>
        </w:pPrChange>
      </w:pPr>
    </w:p>
    <w:p w14:paraId="5B2DA7D3" w14:textId="1548CD77" w:rsidR="00E94ADE" w:rsidDel="00A80B35" w:rsidRDefault="00CC5052">
      <w:pPr>
        <w:spacing w:line="240" w:lineRule="auto"/>
        <w:ind w:firstLine="360"/>
        <w:jc w:val="both"/>
        <w:rPr>
          <w:del w:id="3642" w:author="Rajo" w:date="2018-05-27T15:48:00Z"/>
          <w:lang w:val="bs-Latn-BA"/>
        </w:rPr>
      </w:pPr>
      <w:r>
        <w:rPr>
          <w:lang w:val="bs-Latn-BA"/>
        </w:rPr>
        <w:t xml:space="preserve">Osim upotrebe u kombinaciji sa Shibboleth </w:t>
      </w:r>
      <w:del w:id="3643" w:author="Rajo" w:date="2018-05-23T20:11:00Z">
        <w:r w:rsidDel="00910C56">
          <w:rPr>
            <w:lang w:val="bs-Latn-BA"/>
          </w:rPr>
          <w:delText>provajderom identiteta</w:delText>
        </w:r>
      </w:del>
      <w:ins w:id="3644" w:author="Rajo" w:date="2018-05-23T20:11:00Z">
        <w:r w:rsidR="00910C56">
          <w:rPr>
            <w:lang w:val="bs-Latn-BA"/>
          </w:rPr>
          <w:t>davaocem identiteta</w:t>
        </w:r>
      </w:ins>
      <w:r>
        <w:rPr>
          <w:lang w:val="bs-Latn-BA"/>
        </w:rPr>
        <w:t xml:space="preserve">, ovaj </w:t>
      </w:r>
      <w:del w:id="3645" w:author="Rajo" w:date="2018-05-23T20:15:00Z">
        <w:r w:rsidDel="00910C56">
          <w:rPr>
            <w:lang w:val="bs-Latn-BA"/>
          </w:rPr>
          <w:delText>servis provajder</w:delText>
        </w:r>
      </w:del>
      <w:ins w:id="3646" w:author="Rajo" w:date="2018-05-23T20:15:00Z">
        <w:r w:rsidR="00910C56">
          <w:rPr>
            <w:lang w:val="bs-Latn-BA"/>
          </w:rPr>
          <w:t>davalac usluge</w:t>
        </w:r>
      </w:ins>
      <w:r>
        <w:rPr>
          <w:lang w:val="bs-Latn-BA"/>
        </w:rPr>
        <w:t xml:space="preserve"> može se koristiti i u kombinaciji sa bilo kojom drugom implementacijom IdP-a koja je u skladu sa SAML standardom. </w:t>
      </w:r>
      <w:moveFromRangeStart w:id="3647" w:author="Rajo" w:date="2018-06-17T17:12:00Z" w:name="move517018889"/>
      <w:moveFrom w:id="3648" w:author="Rajo" w:date="2018-06-17T17:12:00Z">
        <w:r w:rsidDel="00D36FBB">
          <w:rPr>
            <w:vertAlign w:val="superscript"/>
            <w:lang w:val="bs-Latn-BA"/>
          </w:rPr>
          <w:t>[18]</w:t>
        </w:r>
      </w:moveFrom>
      <w:moveFromRangeEnd w:id="3647"/>
    </w:p>
    <w:p w14:paraId="018C3FD2" w14:textId="5E60EFB0" w:rsidR="00E94ADE" w:rsidDel="009F1BD5" w:rsidRDefault="00E94ADE">
      <w:pPr>
        <w:spacing w:line="240" w:lineRule="auto"/>
        <w:rPr>
          <w:del w:id="3649" w:author="Rajo" w:date="2018-05-27T15:56:00Z"/>
          <w:lang w:val="bs-Latn-BA"/>
        </w:rPr>
      </w:pPr>
    </w:p>
    <w:p w14:paraId="47D817B7" w14:textId="77777777" w:rsidR="009F1BD5" w:rsidRDefault="009F1BD5">
      <w:pPr>
        <w:spacing w:line="240" w:lineRule="auto"/>
        <w:ind w:firstLine="360"/>
        <w:jc w:val="both"/>
        <w:rPr>
          <w:ins w:id="3650" w:author="Rajo" w:date="2018-05-27T15:56:00Z"/>
          <w:lang w:val="bs-Latn-BA"/>
        </w:rPr>
        <w:pPrChange w:id="3651" w:author="Rajo" w:date="2018-05-27T15:48:00Z">
          <w:pPr>
            <w:spacing w:line="240" w:lineRule="auto"/>
          </w:pPr>
        </w:pPrChange>
      </w:pPr>
    </w:p>
    <w:p w14:paraId="7C78F98F" w14:textId="7336B4CD" w:rsidR="00E94ADE" w:rsidDel="00A80B35" w:rsidRDefault="00CC5052">
      <w:pPr>
        <w:spacing w:line="240" w:lineRule="auto"/>
        <w:jc w:val="both"/>
        <w:rPr>
          <w:del w:id="3652" w:author="Rajo" w:date="2018-05-27T15:48:00Z"/>
          <w:lang w:val="bs-Latn-BA"/>
        </w:rPr>
      </w:pPr>
      <w:commentRangeStart w:id="3653"/>
      <w:commentRangeStart w:id="3654"/>
      <w:del w:id="3655"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3656"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3657" w:author="Rajo" w:date="2018-05-27T15:56:00Z"/>
          <w:lang w:val="bs-Latn-BA"/>
        </w:rPr>
      </w:pPr>
      <w:del w:id="3658"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3659" w:author="Rajo" w:date="2018-05-27T15:56:00Z"/>
          <w:lang w:val="bs-Latn-BA"/>
        </w:rPr>
      </w:pPr>
      <w:del w:id="3660"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3661" w:author="Rajo" w:date="2018-05-27T15:56:00Z"/>
          <w:lang w:val="bs-Latn-BA"/>
        </w:rPr>
      </w:pPr>
      <w:del w:id="3662"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3663" w:author="Rajo" w:date="2018-05-27T15:56:00Z"/>
          <w:lang w:val="bs-Latn-BA"/>
        </w:rPr>
      </w:pPr>
      <w:del w:id="3664"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3665" w:author="Rajo" w:date="2018-05-27T15:56:00Z"/>
          <w:lang w:val="bs-Latn-BA"/>
        </w:rPr>
      </w:pPr>
      <w:del w:id="3666" w:author="Rajo" w:date="2018-05-27T15:56:00Z">
        <w:r w:rsidDel="00E507E9">
          <w:rPr>
            <w:lang w:val="bs-Latn-BA"/>
          </w:rPr>
          <w:delText>Java Servleti</w:delText>
        </w:r>
        <w:commentRangeEnd w:id="3653"/>
        <w:r w:rsidR="00C32512" w:rsidDel="00E507E9">
          <w:rPr>
            <w:rStyle w:val="CommentReference"/>
          </w:rPr>
          <w:commentReference w:id="3653"/>
        </w:r>
        <w:commentRangeEnd w:id="3654"/>
        <w:r w:rsidR="00E507E9" w:rsidDel="00E507E9">
          <w:rPr>
            <w:rStyle w:val="CommentReference"/>
          </w:rPr>
          <w:commentReference w:id="3654"/>
        </w:r>
      </w:del>
    </w:p>
    <w:p w14:paraId="0D08F87D" w14:textId="77777777" w:rsidR="00E94ADE" w:rsidDel="00A80B35" w:rsidRDefault="00E94ADE">
      <w:pPr>
        <w:spacing w:line="240" w:lineRule="auto"/>
        <w:rPr>
          <w:del w:id="3667" w:author="Rajo" w:date="2018-05-27T15:48:00Z"/>
          <w:lang w:val="bs-Latn-BA"/>
        </w:rPr>
      </w:pPr>
    </w:p>
    <w:p w14:paraId="2C3190C7" w14:textId="77777777" w:rsidR="00E94ADE" w:rsidRDefault="00E94ADE">
      <w:pPr>
        <w:spacing w:line="240" w:lineRule="auto"/>
        <w:rPr>
          <w:lang w:val="bs-Latn-BA"/>
        </w:rPr>
      </w:pPr>
    </w:p>
    <w:p w14:paraId="048BF312" w14:textId="77777777" w:rsidR="00E94ADE" w:rsidDel="005F7278" w:rsidRDefault="00CC5052">
      <w:pPr>
        <w:pStyle w:val="Heading2"/>
        <w:spacing w:line="240" w:lineRule="auto"/>
        <w:jc w:val="both"/>
        <w:rPr>
          <w:del w:id="3668" w:author="Rajo" w:date="2018-06-17T15:02:00Z"/>
          <w:lang w:val="bs-Latn-BA"/>
        </w:rPr>
      </w:pPr>
      <w:bookmarkStart w:id="3669" w:name="_Toc511154449"/>
      <w:r>
        <w:rPr>
          <w:lang w:val="bs-Latn-BA"/>
        </w:rPr>
        <w:t>WSO2 Identity Server</w:t>
      </w:r>
      <w:bookmarkEnd w:id="3669"/>
    </w:p>
    <w:p w14:paraId="07F8A5AD" w14:textId="77777777" w:rsidR="00E94ADE" w:rsidRPr="00143689" w:rsidRDefault="00E94ADE">
      <w:pPr>
        <w:pStyle w:val="Heading2"/>
        <w:spacing w:line="240" w:lineRule="auto"/>
        <w:jc w:val="both"/>
        <w:rPr>
          <w:lang w:val="bs-Latn-BA"/>
        </w:rPr>
        <w:pPrChange w:id="3670" w:author="Rajo" w:date="2018-06-17T15:02:00Z">
          <w:pPr>
            <w:spacing w:line="240" w:lineRule="auto"/>
          </w:pPr>
        </w:pPrChange>
      </w:pPr>
    </w:p>
    <w:p w14:paraId="68F890CC" w14:textId="77777777" w:rsidR="00E94ADE" w:rsidDel="007063FE" w:rsidRDefault="00CC5052">
      <w:pPr>
        <w:spacing w:line="240" w:lineRule="auto"/>
        <w:ind w:firstLine="360"/>
        <w:jc w:val="both"/>
        <w:rPr>
          <w:del w:id="3671" w:author="Rajo" w:date="2018-05-27T15:48:00Z"/>
          <w:lang w:val="bs-Latn-BA"/>
        </w:rPr>
        <w:pPrChange w:id="3672" w:author="Rajo" w:date="2018-06-17T15:02:00Z">
          <w:pPr>
            <w:spacing w:line="240" w:lineRule="auto"/>
            <w:ind w:firstLine="576"/>
            <w:jc w:val="both"/>
          </w:pPr>
        </w:pPrChange>
      </w:pPr>
      <w:r>
        <w:rPr>
          <w:lang w:val="bs-Latn-BA"/>
        </w:rPr>
        <w:t xml:space="preserve">WSO2 Identity Server (dalje u tekstu WSO2 IS) je </w:t>
      </w:r>
      <w:r>
        <w:rPr>
          <w:i/>
          <w:lang w:val="bs-Latn-BA"/>
        </w:rPr>
        <w:t>Open-Source</w:t>
      </w:r>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360"/>
        <w:jc w:val="both"/>
        <w:rPr>
          <w:lang w:val="bs-Latn-BA"/>
        </w:rPr>
        <w:pPrChange w:id="3673" w:author="Rajo" w:date="2018-06-17T15:02:00Z">
          <w:pPr>
            <w:spacing w:line="240" w:lineRule="auto"/>
            <w:jc w:val="both"/>
          </w:pPr>
        </w:pPrChange>
      </w:pPr>
    </w:p>
    <w:p w14:paraId="4C4908CF" w14:textId="77777777" w:rsidR="00E94ADE" w:rsidDel="00546965" w:rsidRDefault="00CC5052">
      <w:pPr>
        <w:spacing w:line="240" w:lineRule="auto"/>
        <w:ind w:firstLine="360"/>
        <w:jc w:val="both"/>
        <w:rPr>
          <w:del w:id="3674" w:author="Rajo" w:date="2018-05-27T16:03:00Z"/>
          <w:lang w:val="bs-Latn-BA"/>
        </w:rPr>
        <w:pPrChange w:id="3675" w:author="Rajo" w:date="2018-06-17T15:02:00Z">
          <w:pPr>
            <w:spacing w:line="240" w:lineRule="auto"/>
            <w:ind w:firstLine="576"/>
            <w:jc w:val="both"/>
          </w:pPr>
        </w:pPrChange>
      </w:pPr>
      <w:r>
        <w:rPr>
          <w:lang w:val="bs-Latn-BA"/>
        </w:rPr>
        <w:t>Kompanija WSO2, osnovana je u Avgustu 2005. godine od strane Sanjiva Weerawarana</w:t>
      </w:r>
      <w:r>
        <w:rPr>
          <w:rStyle w:val="FootnoteReference"/>
          <w:lang w:val="bs-Latn-BA"/>
        </w:rPr>
        <w:footnoteReference w:id="13"/>
      </w:r>
      <w:r>
        <w:rPr>
          <w:lang w:val="bs-Latn-BA"/>
        </w:rPr>
        <w:t xml:space="preserve"> koji je bio istraživač u IBM-u, gdje je bio jedan od osnivača platforme </w:t>
      </w:r>
      <w:r w:rsidRPr="00FA4FDF">
        <w:rPr>
          <w:i/>
          <w:lang w:val="bs-Latn-BA"/>
          <w:rPrChange w:id="3676" w:author="Rajo" w:date="2018-05-27T16:06:00Z">
            <w:rPr>
              <w:lang w:val="bs-Latn-BA"/>
            </w:rPr>
          </w:rPrChange>
        </w:rPr>
        <w:t>web</w:t>
      </w:r>
      <w:r>
        <w:rPr>
          <w:lang w:val="bs-Latn-BA"/>
        </w:rPr>
        <w:t xml:space="preserve"> servisa</w:t>
      </w:r>
      <w:r>
        <w:rPr>
          <w:rStyle w:val="FootnoteReference"/>
          <w:lang w:val="bs-Latn-BA"/>
        </w:rPr>
        <w:footnoteReference w:id="14"/>
      </w:r>
      <w:r>
        <w:rPr>
          <w:lang w:val="bs-Latn-BA"/>
        </w:rPr>
        <w:t>. WSO2 IS je samo jedan od nekoliko proizvoda ove kompanije, i njegova poslednja verzija je WSO2 IS 5.4.1</w:t>
      </w:r>
      <w:r>
        <w:rPr>
          <w:rStyle w:val="FootnoteReference"/>
          <w:lang w:val="bs-Latn-BA"/>
        </w:rPr>
        <w:footnoteReference w:id="15"/>
      </w:r>
      <w:r>
        <w:rPr>
          <w:lang w:val="bs-Latn-BA"/>
        </w:rPr>
        <w:t>.</w:t>
      </w:r>
    </w:p>
    <w:p w14:paraId="28E3B8CE" w14:textId="77777777" w:rsidR="00E94ADE" w:rsidDel="001F248D" w:rsidRDefault="00E94ADE">
      <w:pPr>
        <w:spacing w:line="240" w:lineRule="auto"/>
        <w:ind w:firstLine="360"/>
        <w:jc w:val="both"/>
        <w:rPr>
          <w:del w:id="3677" w:author="Rajo" w:date="2018-05-27T16:06:00Z"/>
          <w:lang w:val="bs-Latn-BA"/>
        </w:rPr>
        <w:pPrChange w:id="3678" w:author="Rajo" w:date="2018-06-17T15:02:00Z">
          <w:pPr>
            <w:spacing w:line="240" w:lineRule="auto"/>
            <w:ind w:firstLine="576"/>
            <w:jc w:val="both"/>
          </w:pPr>
        </w:pPrChange>
      </w:pPr>
    </w:p>
    <w:p w14:paraId="433574E0" w14:textId="29633A27" w:rsidR="00E94ADE" w:rsidRDefault="00E94ADE">
      <w:pPr>
        <w:spacing w:line="240" w:lineRule="auto"/>
        <w:ind w:firstLine="360"/>
        <w:jc w:val="both"/>
        <w:rPr>
          <w:ins w:id="3679" w:author="Rajo" w:date="2018-05-27T16:06:00Z"/>
          <w:lang w:val="bs-Latn-BA"/>
        </w:rPr>
        <w:pPrChange w:id="3680" w:author="Rajo" w:date="2018-06-17T15:02: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3681" w:name="_Toc511154450"/>
      <w:r>
        <w:rPr>
          <w:lang w:val="bs-Latn-BA"/>
        </w:rPr>
        <w:t>Osnovne karakteristike</w:t>
      </w:r>
      <w:bookmarkEnd w:id="3681"/>
    </w:p>
    <w:p w14:paraId="28BA6846" w14:textId="53AAD572" w:rsidR="00E94ADE" w:rsidRDefault="009B436A">
      <w:pPr>
        <w:spacing w:line="240" w:lineRule="auto"/>
        <w:ind w:firstLine="360"/>
        <w:jc w:val="both"/>
        <w:rPr>
          <w:lang w:val="bs-Latn-BA"/>
        </w:rPr>
        <w:pPrChange w:id="3682" w:author="Rajo" w:date="2018-06-17T15:02:00Z">
          <w:pPr>
            <w:spacing w:line="240" w:lineRule="auto"/>
            <w:jc w:val="both"/>
          </w:pPr>
        </w:pPrChange>
      </w:pPr>
      <w:ins w:id="3683" w:author="Rajo" w:date="2018-05-27T16:05:00Z">
        <w:r>
          <w:rPr>
            <w:lang w:val="bs-Latn-BA"/>
          </w:rPr>
          <w:t>U narednim tačkama su navedene neke od osnovnih karakteristika WSO2 IS-a:</w:t>
        </w:r>
      </w:ins>
      <w:ins w:id="3684" w:author="Rajo" w:date="2018-05-27T16:06:00Z">
        <w:r w:rsidR="00FA4FDF" w:rsidRPr="00FA4FDF">
          <w:rPr>
            <w:rStyle w:val="FootnoteReference"/>
            <w:lang w:val="bs-Latn-BA"/>
          </w:rPr>
          <w:t xml:space="preserve"> </w:t>
        </w:r>
        <w:r w:rsidR="00FA4FDF">
          <w:rPr>
            <w:rStyle w:val="FootnoteReference"/>
            <w:lang w:val="bs-Latn-BA"/>
          </w:rPr>
          <w:footnoteReference w:id="16"/>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r>
        <w:rPr>
          <w:lang w:val="bs-Latn-BA"/>
        </w:rPr>
        <w:t>odrška za SSO protokole – OAuth2/OpenID Connect, SAML 2.0 i WS-Federation/Trust</w:t>
      </w:r>
      <w:r>
        <w:t>,</w:t>
      </w:r>
    </w:p>
    <w:p w14:paraId="1552A8C8" w14:textId="12A8B7D2" w:rsidR="00E94ADE" w:rsidRDefault="00CC5052">
      <w:pPr>
        <w:pStyle w:val="ListParagraph1"/>
        <w:numPr>
          <w:ilvl w:val="0"/>
          <w:numId w:val="28"/>
        </w:numPr>
        <w:spacing w:line="240" w:lineRule="auto"/>
        <w:jc w:val="both"/>
        <w:rPr>
          <w:lang w:val="bs-Latn-BA"/>
        </w:rPr>
      </w:pPr>
      <w:r>
        <w:lastRenderedPageBreak/>
        <w:t>p</w:t>
      </w:r>
      <w:r>
        <w:rPr>
          <w:lang w:val="bs-Latn-BA"/>
        </w:rPr>
        <w:t>odrška za višestepenu autentikaciju upotrebom jednokratke SMS/e-mail lozinke ili servisa kao što su FIDO, MePIN, Duo Security itd</w:t>
      </w:r>
      <w:r>
        <w:t>,</w:t>
      </w:r>
    </w:p>
    <w:p w14:paraId="1F21CEA9" w14:textId="6DA0B5BF" w:rsidR="00E94ADE" w:rsidRDefault="00CC5052">
      <w:pPr>
        <w:pStyle w:val="ListParagraph1"/>
        <w:numPr>
          <w:ilvl w:val="0"/>
          <w:numId w:val="28"/>
        </w:numPr>
        <w:spacing w:line="240" w:lineRule="auto"/>
        <w:jc w:val="both"/>
        <w:rPr>
          <w:lang w:val="bs-Latn-BA"/>
        </w:rPr>
      </w:pPr>
      <w:r>
        <w:t>u</w:t>
      </w:r>
      <w:r>
        <w:rPr>
          <w:lang w:val="bs-Latn-BA"/>
        </w:rPr>
        <w:t>ređivanje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r>
        <w:rPr>
          <w:lang w:val="bs-Latn-BA"/>
        </w:rPr>
        <w:t>utorizacija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r>
        <w:rPr>
          <w:lang w:val="bs-Latn-BA"/>
        </w:rPr>
        <w:t>naliza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3687" w:author="Rajo" w:date="2018-05-27T16:04:00Z"/>
          <w:lang w:val="bs-Latn-BA"/>
        </w:rPr>
      </w:pPr>
      <w:r>
        <w:t>p</w:t>
      </w:r>
      <w:r>
        <w:rPr>
          <w:lang w:val="bs-Latn-BA"/>
        </w:rPr>
        <w:t>odrška za delegiranu autentikaciju upotrebom WSO2 IS konektora</w:t>
      </w:r>
      <w:del w:id="3688" w:author="Rajo" w:date="2018-05-27T16:06:00Z">
        <w:r w:rsidDel="00FA4FDF">
          <w:rPr>
            <w:lang w:val="bs-Latn-BA"/>
          </w:rPr>
          <w:delText xml:space="preserve"> </w:delText>
        </w:r>
        <w:r w:rsidDel="00FA4FDF">
          <w:rPr>
            <w:rStyle w:val="FootnoteReference"/>
            <w:lang w:val="bs-Latn-BA"/>
          </w:rPr>
          <w:footnoteReference w:id="17"/>
        </w:r>
      </w:del>
    </w:p>
    <w:p w14:paraId="09FEBCF4" w14:textId="77777777" w:rsidR="00E94ADE" w:rsidRPr="003861C8" w:rsidRDefault="00E94ADE">
      <w:pPr>
        <w:pStyle w:val="ListParagraph1"/>
        <w:numPr>
          <w:ilvl w:val="0"/>
          <w:numId w:val="28"/>
        </w:numPr>
        <w:spacing w:line="240" w:lineRule="auto"/>
        <w:jc w:val="both"/>
        <w:rPr>
          <w:lang w:val="bs-Latn-BA"/>
        </w:rPr>
        <w:pPrChange w:id="3691"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3692" w:author="Rajo" w:date="2018-05-27T16:17:00Z"/>
          <w:lang w:val="bs-Latn-BA"/>
        </w:rPr>
      </w:pPr>
      <w:bookmarkStart w:id="3693" w:name="_Toc511154451"/>
      <w:r>
        <w:rPr>
          <w:lang w:val="bs-Latn-BA"/>
        </w:rPr>
        <w:t>Arhitektura</w:t>
      </w:r>
      <w:bookmarkEnd w:id="3693"/>
    </w:p>
    <w:p w14:paraId="23986858" w14:textId="77777777" w:rsidR="00E94ADE" w:rsidRPr="00B74E09" w:rsidRDefault="00E94ADE">
      <w:pPr>
        <w:pStyle w:val="Heading3"/>
        <w:spacing w:line="240" w:lineRule="auto"/>
        <w:rPr>
          <w:lang w:val="bs-Latn-BA"/>
        </w:rPr>
        <w:pPrChange w:id="3694"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3695" w:author="Rajo" w:date="2018-05-27T16:16:00Z"/>
          <w:moveTo w:id="3696"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3697" w:author="Rajo" w:date="2018-05-24T20:24:00Z">
        <w:r w:rsidDel="0073703E">
          <w:rPr>
            <w:lang w:val="bs-Latn-BA"/>
          </w:rPr>
          <w:delText>role</w:delText>
        </w:r>
      </w:del>
      <w:ins w:id="3698"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3699" w:author="Rajo" w:date="2018-05-23T20:01:00Z">
        <w:r w:rsidDel="00847196">
          <w:rPr>
            <w:lang w:val="bs-Latn-BA"/>
          </w:rPr>
          <w:delText>provajder identiteta</w:delText>
        </w:r>
      </w:del>
      <w:ins w:id="3700"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3701" w:author="Rajo" w:date="2018-05-27T16:16:00Z" w:name="move515201134"/>
      <w:moveTo w:id="3702" w:author="Rajo" w:date="2018-05-27T16:16:00Z">
        <w:r w:rsidR="00536EBF">
          <w:rPr>
            <w:lang w:val="bs-Latn-BA"/>
          </w:rPr>
          <w:t>WSO2 Identity Server 5.4.0+, zahtijeva minimalno Oracle JDK 8 verziju Jave kako bi mogao da funkcioniše</w:t>
        </w:r>
        <w:del w:id="3703" w:author="Rajo" w:date="2018-05-27T16:17:00Z">
          <w:r w:rsidR="00536EBF" w:rsidDel="00997B53">
            <w:rPr>
              <w:lang w:val="bs-Latn-BA"/>
            </w:rPr>
            <w:delText>.</w:delText>
          </w:r>
        </w:del>
      </w:moveTo>
      <w:ins w:id="3704" w:author="Rajo" w:date="2018-05-27T16:17:00Z">
        <w:r w:rsidR="00997B53">
          <w:rPr>
            <w:lang w:val="bs-Latn-BA"/>
          </w:rPr>
          <w:t>, a</w:t>
        </w:r>
      </w:ins>
      <w:moveTo w:id="3705" w:author="Rajo" w:date="2018-05-27T16:16:00Z">
        <w:r w:rsidR="00536EBF">
          <w:rPr>
            <w:lang w:val="bs-Latn-BA"/>
          </w:rPr>
          <w:t xml:space="preserve"> </w:t>
        </w:r>
        <w:del w:id="3706" w:author="Rajo" w:date="2018-05-27T16:17:00Z">
          <w:r w:rsidR="00536EBF" w:rsidDel="00997B53">
            <w:rPr>
              <w:lang w:val="bs-Latn-BA"/>
            </w:rPr>
            <w:delText>Š</w:delText>
          </w:r>
        </w:del>
      </w:moveTo>
      <w:ins w:id="3707" w:author="Rajo" w:date="2018-05-27T16:17:00Z">
        <w:r w:rsidR="00997B53">
          <w:rPr>
            <w:lang w:val="bs-Latn-BA"/>
          </w:rPr>
          <w:t>š</w:t>
        </w:r>
      </w:ins>
      <w:moveTo w:id="3708" w:author="Rajo" w:date="2018-05-27T16:16:00Z">
        <w:r w:rsidR="00536EBF">
          <w:rPr>
            <w:lang w:val="bs-Latn-BA"/>
          </w:rPr>
          <w:t>to se tiče baze podataka</w:t>
        </w:r>
        <w:del w:id="3709" w:author="Rajo" w:date="2018-05-27T16:18:00Z">
          <w:r w:rsidR="00536EBF" w:rsidDel="001500C6">
            <w:rPr>
              <w:lang w:val="bs-Latn-BA"/>
            </w:rPr>
            <w:delText>,</w:delText>
          </w:r>
        </w:del>
        <w:r w:rsidR="00536EBF">
          <w:rPr>
            <w:lang w:val="bs-Latn-BA"/>
          </w:rPr>
          <w:t xml:space="preserve"> podržava većinu standardnih baza, s tim da se preporučuje upotreba Oracle, PostgreSQL, MySQL, MS SQL itd.</w:t>
        </w:r>
        <w:r w:rsidR="00536EBF">
          <w:rPr>
            <w:rStyle w:val="FootnoteReference"/>
            <w:lang w:val="bs-Latn-BA"/>
          </w:rPr>
          <w:footnoteReference w:id="18"/>
        </w:r>
      </w:moveTo>
    </w:p>
    <w:moveToRangeEnd w:id="3701"/>
    <w:p w14:paraId="28E7C539" w14:textId="6D486C7E" w:rsidR="00E94ADE" w:rsidDel="00914BA6" w:rsidRDefault="00E94ADE">
      <w:pPr>
        <w:spacing w:line="240" w:lineRule="auto"/>
        <w:jc w:val="both"/>
        <w:rPr>
          <w:del w:id="3712" w:author="Rajo" w:date="2018-05-27T16:07:00Z"/>
          <w:lang w:val="bs-Latn-BA"/>
        </w:rPr>
        <w:pPrChange w:id="3713"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3714" w:author="Rajo" w:date="2018-05-27T16:16:00Z">
          <w:pPr>
            <w:spacing w:line="240" w:lineRule="auto"/>
          </w:pPr>
        </w:pPrChange>
      </w:pPr>
    </w:p>
    <w:p w14:paraId="4FF99DC5" w14:textId="1ABA4FB0" w:rsidR="00E94ADE" w:rsidRDefault="003748E8">
      <w:pPr>
        <w:keepNext/>
        <w:spacing w:line="240" w:lineRule="auto"/>
        <w:jc w:val="center"/>
        <w:rPr>
          <w:lang w:val="bs-Latn-BA"/>
        </w:rPr>
      </w:pPr>
      <w:ins w:id="3715" w:author="Rajo" w:date="2018-05-24T20:24:00Z">
        <w:r>
          <w:rPr>
            <w:noProof/>
          </w:rPr>
          <mc:AlternateContent>
            <mc:Choice Requires="wpc">
              <w:drawing>
                <wp:inline distT="0" distB="0" distL="0" distR="0" wp14:anchorId="4B06F413" wp14:editId="2E525AAB">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9B0D46" w:rsidRPr="00BF6301" w:rsidRDefault="009B0D46">
                                <w:pPr>
                                  <w:jc w:val="center"/>
                                  <w:rPr>
                                    <w:rFonts w:ascii="Microsoft Sans Serif" w:hAnsi="Microsoft Sans Serif" w:cs="Microsoft Sans Serif"/>
                                    <w:b/>
                                    <w:color w:val="009999"/>
                                    <w:sz w:val="22"/>
                                    <w:rPrChange w:id="3716" w:author="Rajo" w:date="2018-05-24T21:18:00Z">
                                      <w:rPr/>
                                    </w:rPrChange>
                                  </w:rPr>
                                  <w:pPrChange w:id="3717" w:author="Rajo" w:date="2018-05-24T20:46:00Z">
                                    <w:pPr/>
                                  </w:pPrChange>
                                </w:pPr>
                                <w:ins w:id="3718" w:author="Rajo" w:date="2018-05-24T20:27:00Z">
                                  <w:r w:rsidRPr="00BF6301">
                                    <w:rPr>
                                      <w:rFonts w:ascii="Microsoft Sans Serif" w:hAnsi="Microsoft Sans Serif" w:cs="Microsoft Sans Serif"/>
                                      <w:b/>
                                      <w:color w:val="009999"/>
                                      <w:sz w:val="22"/>
                                      <w:rPrChange w:id="3719" w:author="Rajo" w:date="2018-05-24T21:18:00Z">
                                        <w:rPr/>
                                      </w:rPrChange>
                                    </w:rPr>
                                    <w:t>Davaoci usluge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9B0D46" w:rsidRPr="00E20B88" w:rsidRDefault="009B0D46" w:rsidP="00E20B88">
                                      <w:pPr>
                                        <w:pStyle w:val="NormalWeb"/>
                                        <w:spacing w:before="0" w:beforeAutospacing="0" w:after="160" w:afterAutospacing="0" w:line="276" w:lineRule="auto"/>
                                        <w:jc w:val="center"/>
                                        <w:rPr>
                                          <w:color w:val="000000" w:themeColor="text1"/>
                                          <w:rPrChange w:id="3720" w:author="Rajo" w:date="2018-05-24T20:37:00Z">
                                            <w:rPr/>
                                          </w:rPrChange>
                                        </w:rPr>
                                      </w:pPr>
                                      <w:del w:id="3721" w:author="Rajo" w:date="2018-05-24T20:36:00Z">
                                        <w:r w:rsidRPr="00E20B88" w:rsidDel="00E20B88">
                                          <w:rPr>
                                            <w:rFonts w:ascii="Microsoft Sans Serif" w:eastAsia="Calibri" w:hAnsi="Microsoft Sans Serif"/>
                                            <w:b/>
                                            <w:bCs/>
                                            <w:color w:val="000000" w:themeColor="text1"/>
                                            <w:sz w:val="22"/>
                                            <w:szCs w:val="22"/>
                                            <w:rPrChange w:id="3722" w:author="Rajo" w:date="2018-05-24T20:37:00Z">
                                              <w:rPr>
                                                <w:rFonts w:ascii="Microsoft Sans Serif" w:eastAsia="Calibri" w:hAnsi="Microsoft Sans Serif"/>
                                                <w:b/>
                                                <w:bCs/>
                                                <w:color w:val="008080"/>
                                                <w:sz w:val="22"/>
                                                <w:szCs w:val="22"/>
                                                <w:u w:val="single"/>
                                              </w:rPr>
                                            </w:rPrChange>
                                          </w:rPr>
                                          <w:delText>SP1</w:delText>
                                        </w:r>
                                      </w:del>
                                      <w:ins w:id="3723" w:author="Rajo" w:date="2018-05-24T20:36:00Z">
                                        <w:r w:rsidRPr="00E20B88">
                                          <w:rPr>
                                            <w:rFonts w:ascii="Microsoft Sans Serif" w:eastAsia="Calibri" w:hAnsi="Microsoft Sans Serif"/>
                                            <w:b/>
                                            <w:bCs/>
                                            <w:color w:val="000000" w:themeColor="text1"/>
                                            <w:sz w:val="22"/>
                                            <w:szCs w:val="22"/>
                                            <w:rPrChange w:id="3724"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9B0D46" w:rsidRPr="00F92EBD" w:rsidRDefault="009B0D46">
                                      <w:pPr>
                                        <w:jc w:val="center"/>
                                        <w:rPr>
                                          <w:rFonts w:ascii="Microsoft Sans Serif" w:hAnsi="Microsoft Sans Serif" w:cs="Microsoft Sans Serif"/>
                                          <w:b/>
                                          <w:color w:val="000000" w:themeColor="text1"/>
                                          <w:sz w:val="22"/>
                                          <w:rPrChange w:id="3725" w:author="Rajo" w:date="2018-05-24T20:33:00Z">
                                            <w:rPr/>
                                          </w:rPrChange>
                                        </w:rPr>
                                        <w:pPrChange w:id="3726" w:author="Rajo" w:date="2018-05-24T20:31:00Z">
                                          <w:pPr/>
                                        </w:pPrChange>
                                      </w:pPr>
                                      <w:ins w:id="3727" w:author="Rajo" w:date="2018-05-24T20:32:00Z">
                                        <w:r w:rsidRPr="00F92EBD">
                                          <w:rPr>
                                            <w:rFonts w:ascii="Microsoft Sans Serif" w:hAnsi="Microsoft Sans Serif" w:cs="Microsoft Sans Serif"/>
                                            <w:b/>
                                            <w:color w:val="000000" w:themeColor="text1"/>
                                            <w:sz w:val="22"/>
                                            <w:rPrChange w:id="3728"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9B0D46" w:rsidRPr="00A015A0" w:rsidRDefault="009B0D46" w:rsidP="00F26A7D">
                                      <w:pPr>
                                        <w:pStyle w:val="NormalWeb"/>
                                        <w:spacing w:before="0" w:beforeAutospacing="0" w:after="160" w:afterAutospacing="0" w:line="276" w:lineRule="auto"/>
                                        <w:jc w:val="center"/>
                                        <w:rPr>
                                          <w:ins w:id="3729" w:author="Rajo" w:date="2018-05-24T21:00:00Z"/>
                                          <w:color w:val="000000" w:themeColor="text1"/>
                                          <w:rPrChange w:id="3730" w:author="Rajo" w:date="2018-05-24T21:06:00Z">
                                            <w:rPr>
                                              <w:ins w:id="3731" w:author="Rajo" w:date="2018-05-24T21:00:00Z"/>
                                            </w:rPr>
                                          </w:rPrChange>
                                        </w:rPr>
                                      </w:pPr>
                                      <w:ins w:id="3732" w:author="Rajo" w:date="2018-05-24T21:00:00Z">
                                        <w:r w:rsidRPr="00A015A0">
                                          <w:rPr>
                                            <w:rFonts w:ascii="Microsoft Sans Serif" w:eastAsia="Calibri" w:hAnsi="Microsoft Sans Serif"/>
                                            <w:b/>
                                            <w:bCs/>
                                            <w:color w:val="000000" w:themeColor="text1"/>
                                            <w:sz w:val="22"/>
                                            <w:szCs w:val="22"/>
                                            <w:rPrChange w:id="3733" w:author="Rajo" w:date="2018-05-24T21:06:00Z">
                                              <w:rPr>
                                                <w:rFonts w:ascii="Microsoft Sans Serif" w:eastAsia="Calibri" w:hAnsi="Microsoft Sans Serif"/>
                                                <w:b/>
                                                <w:bCs/>
                                                <w:color w:val="008080"/>
                                                <w:sz w:val="22"/>
                                                <w:szCs w:val="22"/>
                                                <w:u w:val="single"/>
                                              </w:rPr>
                                            </w:rPrChange>
                                          </w:rPr>
                                          <w:t>ExtApp21</w:t>
                                        </w:r>
                                      </w:ins>
                                    </w:p>
                                    <w:p w14:paraId="59B28C31" w14:textId="5A1886F5" w:rsidR="009B0D46" w:rsidRPr="00F26A7D" w:rsidRDefault="009B0D46" w:rsidP="00F26A7D">
                                      <w:pPr>
                                        <w:pStyle w:val="NormalWeb"/>
                                        <w:spacing w:before="0" w:beforeAutospacing="0" w:after="160" w:afterAutospacing="0" w:line="276" w:lineRule="auto"/>
                                        <w:jc w:val="center"/>
                                        <w:rPr>
                                          <w:color w:val="31849B" w:themeColor="accent5" w:themeShade="BF"/>
                                          <w:rPrChange w:id="3734" w:author="Rajo" w:date="2018-05-24T20:59:00Z">
                                            <w:rPr/>
                                          </w:rPrChange>
                                        </w:rPr>
                                      </w:pPr>
                                      <w:del w:id="3735" w:author="Rajo" w:date="2018-05-24T20:59:00Z">
                                        <w:r w:rsidRPr="00F26A7D" w:rsidDel="00F26A7D">
                                          <w:rPr>
                                            <w:rFonts w:ascii="Microsoft Sans Serif" w:eastAsia="Calibri" w:hAnsi="Microsoft Sans Serif"/>
                                            <w:b/>
                                            <w:bCs/>
                                            <w:strike/>
                                            <w:color w:val="31849B" w:themeColor="accent5" w:themeShade="BF"/>
                                            <w:sz w:val="22"/>
                                            <w:szCs w:val="22"/>
                                            <w:rPrChange w:id="3736"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737"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9B0D46" w:rsidRPr="00A015A0" w:rsidRDefault="009B0D46" w:rsidP="00F26A7D">
                                      <w:pPr>
                                        <w:pStyle w:val="NormalWeb"/>
                                        <w:spacing w:before="0" w:beforeAutospacing="0" w:after="160" w:afterAutospacing="0" w:line="276" w:lineRule="auto"/>
                                        <w:jc w:val="center"/>
                                        <w:rPr>
                                          <w:color w:val="000000" w:themeColor="text1"/>
                                          <w:rPrChange w:id="3738" w:author="Rajo" w:date="2018-05-24T21:06:00Z">
                                            <w:rPr/>
                                          </w:rPrChange>
                                        </w:rPr>
                                      </w:pPr>
                                      <w:del w:id="3739" w:author="Rajo" w:date="2018-05-24T20:59:00Z">
                                        <w:r w:rsidRPr="00A015A0" w:rsidDel="00F26A7D">
                                          <w:rPr>
                                            <w:rFonts w:ascii="Microsoft Sans Serif" w:eastAsia="Calibri" w:hAnsi="Microsoft Sans Serif"/>
                                            <w:b/>
                                            <w:bCs/>
                                            <w:color w:val="000000" w:themeColor="text1"/>
                                            <w:sz w:val="22"/>
                                            <w:szCs w:val="22"/>
                                            <w:rPrChange w:id="3740" w:author="Rajo" w:date="2018-05-24T21:06:00Z">
                                              <w:rPr>
                                                <w:rFonts w:ascii="Microsoft Sans Serif" w:eastAsia="Calibri" w:hAnsi="Microsoft Sans Serif"/>
                                                <w:b/>
                                                <w:bCs/>
                                                <w:color w:val="008080"/>
                                                <w:sz w:val="22"/>
                                                <w:szCs w:val="22"/>
                                                <w:u w:val="single"/>
                                              </w:rPr>
                                            </w:rPrChange>
                                          </w:rPr>
                                          <w:delText>SP1</w:delText>
                                        </w:r>
                                      </w:del>
                                      <w:ins w:id="3741" w:author="Rajo" w:date="2018-05-24T20:59:00Z">
                                        <w:r w:rsidRPr="00A015A0">
                                          <w:rPr>
                                            <w:rFonts w:ascii="Microsoft Sans Serif" w:eastAsia="Calibri" w:hAnsi="Microsoft Sans Serif"/>
                                            <w:b/>
                                            <w:bCs/>
                                            <w:color w:val="000000" w:themeColor="text1"/>
                                            <w:sz w:val="22"/>
                                            <w:szCs w:val="22"/>
                                            <w:rPrChange w:id="3742" w:author="Rajo" w:date="2018-05-24T21:06:00Z">
                                              <w:rPr>
                                                <w:rFonts w:ascii="Microsoft Sans Serif" w:eastAsia="Calibri" w:hAnsi="Microsoft Sans Serif"/>
                                                <w:b/>
                                                <w:bCs/>
                                                <w:color w:val="008080"/>
                                                <w:sz w:val="22"/>
                                                <w:szCs w:val="22"/>
                                                <w:u w:val="single"/>
                                              </w:rPr>
                                            </w:rPrChange>
                                          </w:rPr>
                                          <w:t>Ex</w:t>
                                        </w:r>
                                      </w:ins>
                                      <w:ins w:id="3743" w:author="Rajo" w:date="2018-05-24T21:00:00Z">
                                        <w:r w:rsidRPr="00A015A0">
                                          <w:rPr>
                                            <w:rFonts w:ascii="Microsoft Sans Serif" w:eastAsia="Calibri" w:hAnsi="Microsoft Sans Serif"/>
                                            <w:b/>
                                            <w:bCs/>
                                            <w:color w:val="000000" w:themeColor="text1"/>
                                            <w:sz w:val="22"/>
                                            <w:szCs w:val="22"/>
                                            <w:rPrChange w:id="3744" w:author="Rajo" w:date="2018-05-24T21:06:00Z">
                                              <w:rPr>
                                                <w:rFonts w:ascii="Microsoft Sans Serif" w:eastAsia="Calibri" w:hAnsi="Microsoft Sans Serif"/>
                                                <w:b/>
                                                <w:bCs/>
                                                <w:color w:val="008080"/>
                                                <w:sz w:val="22"/>
                                                <w:szCs w:val="22"/>
                                                <w:u w:val="single"/>
                                              </w:rPr>
                                            </w:rPrChange>
                                          </w:rPr>
                                          <w:t>t</w:t>
                                        </w:r>
                                      </w:ins>
                                      <w:ins w:id="3745" w:author="Rajo" w:date="2018-05-24T20:59:00Z">
                                        <w:r w:rsidRPr="00A015A0">
                                          <w:rPr>
                                            <w:rFonts w:ascii="Microsoft Sans Serif" w:eastAsia="Calibri" w:hAnsi="Microsoft Sans Serif"/>
                                            <w:b/>
                                            <w:bCs/>
                                            <w:color w:val="000000" w:themeColor="text1"/>
                                            <w:sz w:val="22"/>
                                            <w:szCs w:val="22"/>
                                            <w:rPrChange w:id="3746" w:author="Rajo" w:date="2018-05-24T21:06:00Z">
                                              <w:rPr>
                                                <w:rFonts w:ascii="Microsoft Sans Serif" w:eastAsia="Calibri" w:hAnsi="Microsoft Sans Serif"/>
                                                <w:b/>
                                                <w:bCs/>
                                                <w:color w:val="008080"/>
                                                <w:sz w:val="22"/>
                                                <w:szCs w:val="22"/>
                                                <w:u w:val="single"/>
                                              </w:rPr>
                                            </w:rPrChange>
                                          </w:rPr>
                                          <w:t>Ap</w:t>
                                        </w:r>
                                      </w:ins>
                                      <w:ins w:id="3747" w:author="Rajo" w:date="2018-05-24T21:00:00Z">
                                        <w:r w:rsidRPr="00A015A0">
                                          <w:rPr>
                                            <w:rFonts w:ascii="Microsoft Sans Serif" w:eastAsia="Calibri" w:hAnsi="Microsoft Sans Serif"/>
                                            <w:b/>
                                            <w:bCs/>
                                            <w:color w:val="000000" w:themeColor="text1"/>
                                            <w:sz w:val="22"/>
                                            <w:szCs w:val="22"/>
                                            <w:rPrChange w:id="3748" w:author="Rajo" w:date="2018-05-24T21:06:00Z">
                                              <w:rPr>
                                                <w:rFonts w:ascii="Microsoft Sans Serif" w:eastAsia="Calibri" w:hAnsi="Microsoft Sans Serif"/>
                                                <w:b/>
                                                <w:bCs/>
                                                <w:color w:val="008080"/>
                                                <w:sz w:val="22"/>
                                                <w:szCs w:val="22"/>
                                                <w:u w:val="single"/>
                                              </w:rPr>
                                            </w:rPrChange>
                                          </w:rPr>
                                          <w:t>p</w:t>
                                        </w:r>
                                      </w:ins>
                                      <w:ins w:id="3749" w:author="Rajo" w:date="2018-05-24T20:59:00Z">
                                        <w:r w:rsidRPr="00A015A0">
                                          <w:rPr>
                                            <w:rFonts w:ascii="Microsoft Sans Serif" w:eastAsia="Calibri" w:hAnsi="Microsoft Sans Serif"/>
                                            <w:b/>
                                            <w:bCs/>
                                            <w:color w:val="000000" w:themeColor="text1"/>
                                            <w:sz w:val="22"/>
                                            <w:szCs w:val="22"/>
                                            <w:rPrChange w:id="3750"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9B0D46" w:rsidRPr="00BF6301" w:rsidRDefault="009B0D46" w:rsidP="00F26A7D">
                                <w:pPr>
                                  <w:pStyle w:val="NormalWeb"/>
                                  <w:spacing w:before="0" w:beforeAutospacing="0" w:after="160" w:afterAutospacing="0" w:line="276" w:lineRule="auto"/>
                                  <w:jc w:val="center"/>
                                  <w:rPr>
                                    <w:color w:val="009999"/>
                                    <w:rPrChange w:id="3751" w:author="Rajo" w:date="2018-05-24T21:18:00Z">
                                      <w:rPr/>
                                    </w:rPrChange>
                                  </w:rPr>
                                </w:pPr>
                                <w:del w:id="3752" w:author="Rajo" w:date="2018-05-24T20:58:00Z">
                                  <w:r w:rsidRPr="00BF6301" w:rsidDel="00F26A7D">
                                    <w:rPr>
                                      <w:rFonts w:ascii="Microsoft Sans Serif" w:eastAsia="Calibri" w:hAnsi="Microsoft Sans Serif"/>
                                      <w:b/>
                                      <w:bCs/>
                                      <w:color w:val="009999"/>
                                      <w:sz w:val="22"/>
                                      <w:szCs w:val="22"/>
                                      <w:rPrChange w:id="3753" w:author="Rajo" w:date="2018-05-24T21:18:00Z">
                                        <w:rPr>
                                          <w:rFonts w:ascii="Microsoft Sans Serif" w:eastAsia="Calibri" w:hAnsi="Microsoft Sans Serif"/>
                                          <w:b/>
                                          <w:bCs/>
                                          <w:color w:val="008080"/>
                                          <w:sz w:val="22"/>
                                          <w:szCs w:val="22"/>
                                          <w:u w:val="single"/>
                                        </w:rPr>
                                      </w:rPrChange>
                                    </w:rPr>
                                    <w:delText>Davaoci usluge</w:delText>
                                  </w:r>
                                </w:del>
                                <w:ins w:id="3754" w:author="Rajo" w:date="2018-05-24T20:58:00Z">
                                  <w:r w:rsidRPr="00BF6301">
                                    <w:rPr>
                                      <w:rFonts w:ascii="Microsoft Sans Serif" w:eastAsia="Calibri" w:hAnsi="Microsoft Sans Serif"/>
                                      <w:b/>
                                      <w:bCs/>
                                      <w:color w:val="009999"/>
                                      <w:sz w:val="22"/>
                                      <w:szCs w:val="22"/>
                                      <w:rPrChange w:id="3755" w:author="Rajo" w:date="2018-05-24T21:18:00Z">
                                        <w:rPr>
                                          <w:rFonts w:ascii="Microsoft Sans Serif" w:eastAsia="Calibri" w:hAnsi="Microsoft Sans Serif"/>
                                          <w:b/>
                                          <w:bCs/>
                                          <w:color w:val="008080"/>
                                          <w:sz w:val="22"/>
                                          <w:szCs w:val="22"/>
                                          <w:u w:val="single"/>
                                        </w:rPr>
                                      </w:rPrChange>
                                    </w:rPr>
                                    <w:t>Eksterne aplikacije</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9B0D46" w:rsidRPr="00BF6301" w:rsidRDefault="009B0D46" w:rsidP="00A015A0">
                                  <w:pPr>
                                    <w:pStyle w:val="NormalWeb"/>
                                    <w:spacing w:before="0" w:beforeAutospacing="0" w:after="160" w:afterAutospacing="0" w:line="276" w:lineRule="auto"/>
                                    <w:jc w:val="center"/>
                                    <w:rPr>
                                      <w:color w:val="009999"/>
                                      <w:rPrChange w:id="3756" w:author="Rajo" w:date="2018-05-24T21:18:00Z">
                                        <w:rPr/>
                                      </w:rPrChange>
                                    </w:rPr>
                                  </w:pPr>
                                  <w:del w:id="3757" w:author="Rajo" w:date="2018-05-24T21:02:00Z">
                                    <w:r w:rsidRPr="00BF6301" w:rsidDel="00A015A0">
                                      <w:rPr>
                                        <w:rFonts w:ascii="Microsoft Sans Serif" w:eastAsia="Calibri" w:hAnsi="Microsoft Sans Serif"/>
                                        <w:b/>
                                        <w:bCs/>
                                        <w:color w:val="009999"/>
                                        <w:sz w:val="22"/>
                                        <w:szCs w:val="22"/>
                                        <w:rPrChange w:id="3758" w:author="Rajo" w:date="2018-05-24T21:18:00Z">
                                          <w:rPr>
                                            <w:rFonts w:ascii="Microsoft Sans Serif" w:eastAsia="Calibri" w:hAnsi="Microsoft Sans Serif"/>
                                            <w:b/>
                                            <w:bCs/>
                                            <w:color w:val="008080"/>
                                            <w:sz w:val="22"/>
                                            <w:szCs w:val="22"/>
                                            <w:u w:val="single"/>
                                          </w:rPr>
                                        </w:rPrChange>
                                      </w:rPr>
                                      <w:delText xml:space="preserve">Ulazni </w:delText>
                                    </w:r>
                                  </w:del>
                                  <w:ins w:id="3759" w:author="Rajo" w:date="2018-05-24T21:02:00Z">
                                    <w:r w:rsidRPr="00BF6301">
                                      <w:rPr>
                                        <w:rFonts w:ascii="Microsoft Sans Serif" w:eastAsia="Calibri" w:hAnsi="Microsoft Sans Serif"/>
                                        <w:b/>
                                        <w:bCs/>
                                        <w:color w:val="009999"/>
                                        <w:sz w:val="22"/>
                                        <w:szCs w:val="22"/>
                                        <w:rPrChange w:id="3760" w:author="Rajo" w:date="2018-05-24T21:18:00Z">
                                          <w:rPr>
                                            <w:rFonts w:ascii="Microsoft Sans Serif" w:eastAsia="Calibri" w:hAnsi="Microsoft Sans Serif"/>
                                            <w:b/>
                                            <w:bCs/>
                                            <w:color w:val="008080"/>
                                            <w:sz w:val="22"/>
                                            <w:szCs w:val="22"/>
                                          </w:rPr>
                                        </w:rPrChange>
                                      </w:rPr>
                                      <w:t>Lokalni</w:t>
                                    </w:r>
                                    <w:r w:rsidRPr="00BF6301">
                                      <w:rPr>
                                        <w:rFonts w:ascii="Microsoft Sans Serif" w:eastAsia="Calibri" w:hAnsi="Microsoft Sans Serif"/>
                                        <w:b/>
                                        <w:bCs/>
                                        <w:color w:val="009999"/>
                                        <w:sz w:val="22"/>
                                        <w:szCs w:val="22"/>
                                        <w:rPrChange w:id="3761"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762"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9B0D46" w:rsidRPr="00A015A0" w:rsidRDefault="009B0D46">
                                  <w:pPr>
                                    <w:jc w:val="center"/>
                                    <w:rPr>
                                      <w:rFonts w:ascii="Microsoft Sans Serif" w:hAnsi="Microsoft Sans Serif" w:cs="Microsoft Sans Serif"/>
                                      <w:b/>
                                      <w:color w:val="000000" w:themeColor="text1"/>
                                      <w:sz w:val="20"/>
                                      <w:szCs w:val="20"/>
                                      <w:rPrChange w:id="3763" w:author="Rajo" w:date="2018-05-24T21:04:00Z">
                                        <w:rPr/>
                                      </w:rPrChange>
                                    </w:rPr>
                                    <w:pPrChange w:id="3764" w:author="Rajo" w:date="2018-05-24T21:03:00Z">
                                      <w:pPr/>
                                    </w:pPrChange>
                                  </w:pPr>
                                  <w:ins w:id="3765" w:author="Rajo" w:date="2018-05-24T21:03:00Z">
                                    <w:r w:rsidRPr="00A015A0">
                                      <w:rPr>
                                        <w:rFonts w:ascii="Microsoft Sans Serif" w:hAnsi="Microsoft Sans Serif" w:cs="Microsoft Sans Serif"/>
                                        <w:b/>
                                        <w:color w:val="000000" w:themeColor="text1"/>
                                        <w:sz w:val="20"/>
                                        <w:szCs w:val="20"/>
                                        <w:rPrChange w:id="3766" w:author="Rajo" w:date="2018-05-24T21:04:00Z">
                                          <w:rPr>
                                            <w:color w:val="000000" w:themeColor="text1"/>
                                          </w:rPr>
                                        </w:rPrChange>
                                      </w:rPr>
                                      <w:t>Korisničko</w:t>
                                    </w:r>
                                  </w:ins>
                                  <w:ins w:id="3767" w:author="Rajo" w:date="2018-05-24T21:04:00Z">
                                    <w:r w:rsidRPr="00A015A0">
                                      <w:rPr>
                                        <w:rFonts w:ascii="Microsoft Sans Serif" w:hAnsi="Microsoft Sans Serif" w:cs="Microsoft Sans Serif"/>
                                        <w:b/>
                                        <w:color w:val="000000" w:themeColor="text1"/>
                                        <w:sz w:val="20"/>
                                        <w:szCs w:val="20"/>
                                        <w:rPrChange w:id="3768"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769" w:author="Rajo" w:date="2018-05-24T21:04:00Z">
                                          <w:rPr>
                                            <w:rFonts w:ascii="Microsoft Sans Serif" w:hAnsi="Microsoft Sans Serif" w:cs="Microsoft Sans Serif"/>
                                            <w:color w:val="000000" w:themeColor="text1"/>
                                            <w:sz w:val="20"/>
                                            <w:szCs w:val="20"/>
                                          </w:rPr>
                                        </w:rPrChange>
                                      </w:rPr>
                                      <w:t>ka</w:t>
                                    </w:r>
                                  </w:ins>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9B0D46" w:rsidRPr="00A015A0" w:rsidRDefault="009B0D46" w:rsidP="00A015A0">
                                  <w:pPr>
                                    <w:pStyle w:val="NormalWeb"/>
                                    <w:spacing w:before="0" w:beforeAutospacing="0" w:after="160" w:afterAutospacing="0" w:line="276" w:lineRule="auto"/>
                                    <w:jc w:val="center"/>
                                    <w:rPr>
                                      <w:color w:val="000000" w:themeColor="text1"/>
                                      <w:rPrChange w:id="3770" w:author="Rajo" w:date="2018-05-24T21:05:00Z">
                                        <w:rPr/>
                                      </w:rPrChange>
                                    </w:rPr>
                                  </w:pPr>
                                  <w:del w:id="3771" w:author="Rajo" w:date="2018-05-24T21:05:00Z">
                                    <w:r w:rsidRPr="00A015A0" w:rsidDel="00A015A0">
                                      <w:rPr>
                                        <w:rFonts w:ascii="Microsoft Sans Serif" w:eastAsia="Calibri" w:hAnsi="Microsoft Sans Serif"/>
                                        <w:b/>
                                        <w:bCs/>
                                        <w:color w:val="000000" w:themeColor="text1"/>
                                        <w:sz w:val="20"/>
                                        <w:szCs w:val="20"/>
                                        <w:rPrChange w:id="3772" w:author="Rajo" w:date="2018-05-24T21:05:00Z">
                                          <w:rPr>
                                            <w:rFonts w:ascii="Microsoft Sans Serif" w:eastAsia="Calibri" w:hAnsi="Microsoft Sans Serif"/>
                                            <w:b/>
                                            <w:bCs/>
                                            <w:color w:val="008080"/>
                                            <w:sz w:val="20"/>
                                            <w:szCs w:val="20"/>
                                            <w:u w:val="single"/>
                                          </w:rPr>
                                        </w:rPrChange>
                                      </w:rPr>
                                      <w:delText>Korisničko/Lozinka</w:delText>
                                    </w:r>
                                  </w:del>
                                  <w:ins w:id="3773"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9B0D46" w:rsidRPr="00BF6301" w:rsidRDefault="009B0D46" w:rsidP="00A015A0">
                                  <w:pPr>
                                    <w:pStyle w:val="NormalWeb"/>
                                    <w:spacing w:before="0" w:beforeAutospacing="0" w:after="160" w:afterAutospacing="0" w:line="276" w:lineRule="auto"/>
                                    <w:jc w:val="center"/>
                                    <w:rPr>
                                      <w:color w:val="009999"/>
                                      <w:rPrChange w:id="3774" w:author="Rajo" w:date="2018-05-24T21:18:00Z">
                                        <w:rPr/>
                                      </w:rPrChange>
                                    </w:rPr>
                                  </w:pPr>
                                  <w:del w:id="3775" w:author="Rajo" w:date="2018-05-24T21:11:00Z">
                                    <w:r w:rsidRPr="00BF6301" w:rsidDel="0051718A">
                                      <w:rPr>
                                        <w:rFonts w:ascii="Microsoft Sans Serif" w:eastAsia="Calibri" w:hAnsi="Microsoft Sans Serif"/>
                                        <w:b/>
                                        <w:bCs/>
                                        <w:color w:val="009999"/>
                                        <w:sz w:val="22"/>
                                        <w:szCs w:val="22"/>
                                        <w:rPrChange w:id="3776" w:author="Rajo" w:date="2018-05-24T21:18:00Z">
                                          <w:rPr>
                                            <w:rFonts w:ascii="Microsoft Sans Serif" w:eastAsia="Calibri" w:hAnsi="Microsoft Sans Serif"/>
                                            <w:b/>
                                            <w:bCs/>
                                            <w:color w:val="008080"/>
                                            <w:sz w:val="22"/>
                                            <w:szCs w:val="22"/>
                                            <w:u w:val="single"/>
                                          </w:rPr>
                                        </w:rPrChange>
                                      </w:rPr>
                                      <w:delText xml:space="preserve">Ulazni </w:delText>
                                    </w:r>
                                  </w:del>
                                  <w:ins w:id="3777" w:author="Rajo" w:date="2018-05-24T21:11:00Z">
                                    <w:r w:rsidRPr="00BF6301">
                                      <w:rPr>
                                        <w:rFonts w:ascii="Microsoft Sans Serif" w:eastAsia="Calibri" w:hAnsi="Microsoft Sans Serif"/>
                                        <w:b/>
                                        <w:bCs/>
                                        <w:color w:val="009999"/>
                                        <w:sz w:val="22"/>
                                        <w:szCs w:val="22"/>
                                        <w:rPrChange w:id="3778" w:author="Rajo" w:date="2018-05-24T21:18:00Z">
                                          <w:rPr>
                                            <w:rFonts w:ascii="Microsoft Sans Serif" w:eastAsia="Calibri" w:hAnsi="Microsoft Sans Serif"/>
                                            <w:b/>
                                            <w:bCs/>
                                            <w:color w:val="008080"/>
                                            <w:sz w:val="22"/>
                                            <w:szCs w:val="22"/>
                                          </w:rPr>
                                        </w:rPrChange>
                                      </w:rPr>
                                      <w:t>Eksterni</w:t>
                                    </w:r>
                                    <w:r w:rsidRPr="00BF6301">
                                      <w:rPr>
                                        <w:rFonts w:ascii="Microsoft Sans Serif" w:eastAsia="Calibri" w:hAnsi="Microsoft Sans Serif"/>
                                        <w:b/>
                                        <w:bCs/>
                                        <w:color w:val="009999"/>
                                        <w:sz w:val="22"/>
                                        <w:szCs w:val="22"/>
                                        <w:rPrChange w:id="3779"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780"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9B0D46" w:rsidRPr="0051718A" w:rsidRDefault="009B0D46" w:rsidP="0051718A">
                                  <w:pPr>
                                    <w:pStyle w:val="NormalWeb"/>
                                    <w:spacing w:before="0" w:beforeAutospacing="0" w:after="160" w:afterAutospacing="0" w:line="276" w:lineRule="auto"/>
                                    <w:jc w:val="center"/>
                                    <w:rPr>
                                      <w:color w:val="000000" w:themeColor="text1"/>
                                      <w:rPrChange w:id="3781" w:author="Rajo" w:date="2018-05-24T21:09:00Z">
                                        <w:rPr/>
                                      </w:rPrChange>
                                    </w:rPr>
                                  </w:pPr>
                                  <w:del w:id="3782" w:author="Rajo" w:date="2018-05-24T21:08:00Z">
                                    <w:r w:rsidRPr="0051718A" w:rsidDel="0051718A">
                                      <w:rPr>
                                        <w:rFonts w:ascii="Microsoft Sans Serif" w:eastAsia="Calibri" w:hAnsi="Microsoft Sans Serif"/>
                                        <w:b/>
                                        <w:bCs/>
                                        <w:color w:val="000000" w:themeColor="text1"/>
                                        <w:sz w:val="20"/>
                                        <w:szCs w:val="20"/>
                                        <w:rPrChange w:id="3783" w:author="Rajo" w:date="2018-05-24T21:09:00Z">
                                          <w:rPr>
                                            <w:rFonts w:ascii="Microsoft Sans Serif" w:eastAsia="Calibri" w:hAnsi="Microsoft Sans Serif"/>
                                            <w:b/>
                                            <w:bCs/>
                                            <w:color w:val="008080"/>
                                            <w:sz w:val="20"/>
                                            <w:szCs w:val="20"/>
                                            <w:u w:val="single"/>
                                          </w:rPr>
                                        </w:rPrChange>
                                      </w:rPr>
                                      <w:delText>Korisničko/Lozinka</w:delText>
                                    </w:r>
                                  </w:del>
                                  <w:ins w:id="3784" w:author="Rajo" w:date="2018-05-24T21:08:00Z">
                                    <w:r w:rsidRPr="0051718A">
                                      <w:rPr>
                                        <w:rFonts w:ascii="Microsoft Sans Serif" w:eastAsia="Calibri" w:hAnsi="Microsoft Sans Serif"/>
                                        <w:b/>
                                        <w:bCs/>
                                        <w:color w:val="000000" w:themeColor="text1"/>
                                        <w:sz w:val="20"/>
                                        <w:szCs w:val="20"/>
                                        <w:rPrChange w:id="3785" w:author="Rajo" w:date="2018-05-24T21:09:00Z">
                                          <w:rPr>
                                            <w:rFonts w:ascii="Microsoft Sans Serif" w:eastAsia="Calibri" w:hAnsi="Microsoft Sans Serif"/>
                                            <w:b/>
                                            <w:bCs/>
                                            <w:color w:val="008080"/>
                                            <w:sz w:val="20"/>
                                            <w:szCs w:val="20"/>
                                          </w:rPr>
                                        </w:rPrChange>
                                      </w:rPr>
                                      <w:t>Open</w:t>
                                    </w:r>
                                  </w:ins>
                                  <w:ins w:id="3786" w:author="Rajo" w:date="2018-05-24T21:09:00Z">
                                    <w:r w:rsidRPr="0051718A">
                                      <w:rPr>
                                        <w:rFonts w:ascii="Microsoft Sans Serif" w:eastAsia="Calibri" w:hAnsi="Microsoft Sans Serif"/>
                                        <w:b/>
                                        <w:bCs/>
                                        <w:color w:val="000000" w:themeColor="text1"/>
                                        <w:sz w:val="20"/>
                                        <w:szCs w:val="20"/>
                                        <w:rPrChange w:id="3787"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9B0D46" w:rsidRPr="0051718A" w:rsidRDefault="009B0D46" w:rsidP="0051718A">
                                  <w:pPr>
                                    <w:pStyle w:val="NormalWeb"/>
                                    <w:spacing w:before="0" w:beforeAutospacing="0" w:after="160" w:afterAutospacing="0" w:line="276" w:lineRule="auto"/>
                                    <w:jc w:val="center"/>
                                    <w:rPr>
                                      <w:color w:val="000000" w:themeColor="text1"/>
                                      <w:rPrChange w:id="3788" w:author="Rajo" w:date="2018-05-24T21:09:00Z">
                                        <w:rPr/>
                                      </w:rPrChange>
                                    </w:rPr>
                                  </w:pPr>
                                  <w:del w:id="3789" w:author="Rajo" w:date="2018-05-24T21:09:00Z">
                                    <w:r w:rsidRPr="0051718A" w:rsidDel="0051718A">
                                      <w:rPr>
                                        <w:rFonts w:ascii="Microsoft Sans Serif" w:eastAsia="Calibri" w:hAnsi="Microsoft Sans Serif"/>
                                        <w:b/>
                                        <w:bCs/>
                                        <w:color w:val="000000" w:themeColor="text1"/>
                                        <w:sz w:val="20"/>
                                        <w:szCs w:val="20"/>
                                        <w:rPrChange w:id="3790" w:author="Rajo" w:date="2018-05-24T21:09:00Z">
                                          <w:rPr>
                                            <w:rFonts w:ascii="Microsoft Sans Serif" w:eastAsia="Calibri" w:hAnsi="Microsoft Sans Serif"/>
                                            <w:b/>
                                            <w:bCs/>
                                            <w:color w:val="008080"/>
                                            <w:sz w:val="20"/>
                                            <w:szCs w:val="20"/>
                                            <w:u w:val="single"/>
                                          </w:rPr>
                                        </w:rPrChange>
                                      </w:rPr>
                                      <w:delText>Korisničko/Lozinka</w:delText>
                                    </w:r>
                                  </w:del>
                                  <w:ins w:id="3791" w:author="Rajo" w:date="2018-05-24T21:09:00Z">
                                    <w:r w:rsidRPr="0051718A">
                                      <w:rPr>
                                        <w:rFonts w:ascii="Microsoft Sans Serif" w:eastAsia="Calibri" w:hAnsi="Microsoft Sans Serif"/>
                                        <w:b/>
                                        <w:bCs/>
                                        <w:color w:val="000000" w:themeColor="text1"/>
                                        <w:sz w:val="20"/>
                                        <w:szCs w:val="20"/>
                                        <w:rPrChange w:id="3792"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9B0D46" w:rsidRPr="0051718A" w:rsidRDefault="009B0D46" w:rsidP="0051718A">
                                  <w:pPr>
                                    <w:pStyle w:val="NormalWeb"/>
                                    <w:spacing w:before="0" w:beforeAutospacing="0" w:after="160" w:afterAutospacing="0" w:line="276" w:lineRule="auto"/>
                                    <w:jc w:val="center"/>
                                    <w:rPr>
                                      <w:color w:val="000000" w:themeColor="text1"/>
                                      <w:rPrChange w:id="3793" w:author="Rajo" w:date="2018-05-24T21:10:00Z">
                                        <w:rPr/>
                                      </w:rPrChange>
                                    </w:rPr>
                                  </w:pPr>
                                  <w:del w:id="3794" w:author="Rajo" w:date="2018-05-24T21:10:00Z">
                                    <w:r w:rsidRPr="0051718A" w:rsidDel="0051718A">
                                      <w:rPr>
                                        <w:rFonts w:ascii="Microsoft Sans Serif" w:eastAsia="Calibri" w:hAnsi="Microsoft Sans Serif"/>
                                        <w:b/>
                                        <w:bCs/>
                                        <w:color w:val="000000" w:themeColor="text1"/>
                                        <w:sz w:val="20"/>
                                        <w:szCs w:val="20"/>
                                        <w:rPrChange w:id="3795" w:author="Rajo" w:date="2018-05-24T21:10:00Z">
                                          <w:rPr>
                                            <w:rFonts w:ascii="Microsoft Sans Serif" w:eastAsia="Calibri" w:hAnsi="Microsoft Sans Serif"/>
                                            <w:b/>
                                            <w:bCs/>
                                            <w:color w:val="008080"/>
                                            <w:sz w:val="20"/>
                                            <w:szCs w:val="20"/>
                                            <w:u w:val="single"/>
                                          </w:rPr>
                                        </w:rPrChange>
                                      </w:rPr>
                                      <w:delText>Korisničko/Lozinka</w:delText>
                                    </w:r>
                                  </w:del>
                                  <w:ins w:id="3796" w:author="Rajo" w:date="2018-05-24T21:10:00Z">
                                    <w:r w:rsidRPr="0051718A">
                                      <w:rPr>
                                        <w:rFonts w:ascii="Microsoft Sans Serif" w:eastAsia="Calibri" w:hAnsi="Microsoft Sans Serif"/>
                                        <w:b/>
                                        <w:bCs/>
                                        <w:color w:val="000000" w:themeColor="text1"/>
                                        <w:sz w:val="20"/>
                                        <w:szCs w:val="20"/>
                                        <w:rPrChange w:id="3797"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9B0D46" w:rsidRPr="0051718A" w:rsidRDefault="009B0D46" w:rsidP="0051718A">
                                  <w:pPr>
                                    <w:pStyle w:val="NormalWeb"/>
                                    <w:spacing w:before="0" w:beforeAutospacing="0" w:after="160" w:afterAutospacing="0" w:line="276" w:lineRule="auto"/>
                                    <w:jc w:val="center"/>
                                    <w:rPr>
                                      <w:color w:val="000000" w:themeColor="text1"/>
                                      <w:rPrChange w:id="3798" w:author="Rajo" w:date="2018-05-24T21:10:00Z">
                                        <w:rPr/>
                                      </w:rPrChange>
                                    </w:rPr>
                                  </w:pPr>
                                  <w:del w:id="3799" w:author="Rajo" w:date="2018-05-24T21:10:00Z">
                                    <w:r w:rsidRPr="0051718A" w:rsidDel="0051718A">
                                      <w:rPr>
                                        <w:rFonts w:ascii="Microsoft Sans Serif" w:eastAsia="Calibri" w:hAnsi="Microsoft Sans Serif"/>
                                        <w:b/>
                                        <w:bCs/>
                                        <w:color w:val="000000" w:themeColor="text1"/>
                                        <w:sz w:val="20"/>
                                        <w:szCs w:val="20"/>
                                        <w:rPrChange w:id="3800" w:author="Rajo" w:date="2018-05-24T21:10:00Z">
                                          <w:rPr>
                                            <w:rFonts w:ascii="Microsoft Sans Serif" w:eastAsia="Calibri" w:hAnsi="Microsoft Sans Serif"/>
                                            <w:b/>
                                            <w:bCs/>
                                            <w:color w:val="008080"/>
                                            <w:sz w:val="20"/>
                                            <w:szCs w:val="20"/>
                                            <w:u w:val="single"/>
                                          </w:rPr>
                                        </w:rPrChange>
                                      </w:rPr>
                                      <w:delText>Korisničko/Lozinka</w:delText>
                                    </w:r>
                                  </w:del>
                                  <w:ins w:id="3801" w:author="Rajo" w:date="2018-05-24T21:10:00Z">
                                    <w:r w:rsidRPr="0051718A">
                                      <w:rPr>
                                        <w:rFonts w:ascii="Microsoft Sans Serif" w:eastAsia="Calibri" w:hAnsi="Microsoft Sans Serif"/>
                                        <w:b/>
                                        <w:bCs/>
                                        <w:color w:val="000000" w:themeColor="text1"/>
                                        <w:sz w:val="20"/>
                                        <w:szCs w:val="20"/>
                                        <w:rPrChange w:id="3802"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9B0D46" w:rsidRPr="0051718A" w:rsidRDefault="009B0D46" w:rsidP="0051718A">
                                  <w:pPr>
                                    <w:pStyle w:val="NormalWeb"/>
                                    <w:spacing w:before="0" w:beforeAutospacing="0" w:after="160" w:afterAutospacing="0" w:line="276" w:lineRule="auto"/>
                                    <w:jc w:val="center"/>
                                    <w:rPr>
                                      <w:color w:val="000000" w:themeColor="text1"/>
                                      <w:rPrChange w:id="3803" w:author="Rajo" w:date="2018-05-24T21:10:00Z">
                                        <w:rPr/>
                                      </w:rPrChange>
                                    </w:rPr>
                                  </w:pPr>
                                  <w:del w:id="3804" w:author="Rajo" w:date="2018-05-24T21:10:00Z">
                                    <w:r w:rsidRPr="0051718A" w:rsidDel="0051718A">
                                      <w:rPr>
                                        <w:rFonts w:ascii="Microsoft Sans Serif" w:eastAsia="Calibri" w:hAnsi="Microsoft Sans Serif"/>
                                        <w:b/>
                                        <w:bCs/>
                                        <w:color w:val="000000" w:themeColor="text1"/>
                                        <w:sz w:val="20"/>
                                        <w:szCs w:val="20"/>
                                        <w:rPrChange w:id="3805" w:author="Rajo" w:date="2018-05-24T21:10:00Z">
                                          <w:rPr>
                                            <w:rFonts w:ascii="Microsoft Sans Serif" w:eastAsia="Calibri" w:hAnsi="Microsoft Sans Serif"/>
                                            <w:b/>
                                            <w:bCs/>
                                            <w:color w:val="008080"/>
                                            <w:sz w:val="20"/>
                                            <w:szCs w:val="20"/>
                                            <w:u w:val="single"/>
                                          </w:rPr>
                                        </w:rPrChange>
                                      </w:rPr>
                                      <w:delText>Korisničko/Lozinka</w:delText>
                                    </w:r>
                                  </w:del>
                                  <w:ins w:id="3806" w:author="Rajo" w:date="2018-05-24T21:10:00Z">
                                    <w:r w:rsidRPr="0051718A">
                                      <w:rPr>
                                        <w:rFonts w:ascii="Microsoft Sans Serif" w:eastAsia="Calibri" w:hAnsi="Microsoft Sans Serif"/>
                                        <w:b/>
                                        <w:bCs/>
                                        <w:color w:val="000000" w:themeColor="text1"/>
                                        <w:sz w:val="20"/>
                                        <w:szCs w:val="20"/>
                                        <w:rPrChange w:id="3807"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9B0D46" w:rsidRPr="0051718A" w:rsidRDefault="009B0D46" w:rsidP="0051718A">
                                  <w:pPr>
                                    <w:pStyle w:val="NormalWeb"/>
                                    <w:spacing w:before="0" w:beforeAutospacing="0" w:after="160" w:afterAutospacing="0" w:line="276" w:lineRule="auto"/>
                                    <w:jc w:val="center"/>
                                    <w:rPr>
                                      <w:color w:val="000000" w:themeColor="text1"/>
                                      <w:rPrChange w:id="3808" w:author="Rajo" w:date="2018-05-24T21:10:00Z">
                                        <w:rPr/>
                                      </w:rPrChange>
                                    </w:rPr>
                                  </w:pPr>
                                  <w:del w:id="3809" w:author="Rajo" w:date="2018-05-24T21:10:00Z">
                                    <w:r w:rsidRPr="0051718A" w:rsidDel="0051718A">
                                      <w:rPr>
                                        <w:rFonts w:ascii="Microsoft Sans Serif" w:eastAsia="Calibri" w:hAnsi="Microsoft Sans Serif"/>
                                        <w:b/>
                                        <w:bCs/>
                                        <w:color w:val="000000" w:themeColor="text1"/>
                                        <w:sz w:val="20"/>
                                        <w:szCs w:val="20"/>
                                        <w:rPrChange w:id="3810" w:author="Rajo" w:date="2018-05-24T21:10:00Z">
                                          <w:rPr>
                                            <w:rFonts w:ascii="Microsoft Sans Serif" w:eastAsia="Calibri" w:hAnsi="Microsoft Sans Serif"/>
                                            <w:b/>
                                            <w:bCs/>
                                            <w:color w:val="008080"/>
                                            <w:sz w:val="20"/>
                                            <w:szCs w:val="20"/>
                                            <w:u w:val="single"/>
                                          </w:rPr>
                                        </w:rPrChange>
                                      </w:rPr>
                                      <w:delText>Korisničko/Lozinka</w:delText>
                                    </w:r>
                                  </w:del>
                                  <w:ins w:id="3811" w:author="Rajo" w:date="2018-05-24T21:10:00Z">
                                    <w:r w:rsidRPr="0051718A">
                                      <w:rPr>
                                        <w:rFonts w:ascii="Microsoft Sans Serif" w:eastAsia="Calibri" w:hAnsi="Microsoft Sans Serif"/>
                                        <w:b/>
                                        <w:bCs/>
                                        <w:color w:val="000000" w:themeColor="text1"/>
                                        <w:sz w:val="20"/>
                                        <w:szCs w:val="20"/>
                                        <w:rPrChange w:id="3812"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9B0D46" w:rsidRPr="00BF6301" w:rsidRDefault="009B0D46">
                                  <w:pPr>
                                    <w:jc w:val="center"/>
                                    <w:rPr>
                                      <w:rFonts w:ascii="Microsoft Sans Serif" w:hAnsi="Microsoft Sans Serif" w:cs="Microsoft Sans Serif"/>
                                      <w:b/>
                                      <w:color w:val="009999"/>
                                      <w:sz w:val="22"/>
                                      <w:rPrChange w:id="3813" w:author="Rajo" w:date="2018-05-24T21:18:00Z">
                                        <w:rPr/>
                                      </w:rPrChange>
                                    </w:rPr>
                                    <w:pPrChange w:id="3814" w:author="Rajo" w:date="2018-05-24T20:54:00Z">
                                      <w:pPr/>
                                    </w:pPrChange>
                                  </w:pPr>
                                  <w:ins w:id="3815" w:author="Rajo" w:date="2018-05-24T20:54:00Z">
                                    <w:r w:rsidRPr="00BF6301">
                                      <w:rPr>
                                        <w:rFonts w:ascii="Microsoft Sans Serif" w:hAnsi="Microsoft Sans Serif" w:cs="Microsoft Sans Serif"/>
                                        <w:b/>
                                        <w:color w:val="009999"/>
                                        <w:sz w:val="22"/>
                                        <w:rPrChange w:id="3816" w:author="Rajo" w:date="2018-05-24T21:18:00Z">
                                          <w:rPr/>
                                        </w:rPrChange>
                                      </w:rPr>
                                      <w:t>Ulazni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9B0D46" w:rsidRPr="00BF6301" w:rsidRDefault="009B0D46" w:rsidP="0051718A">
                                  <w:pPr>
                                    <w:pStyle w:val="NormalWeb"/>
                                    <w:spacing w:before="0" w:beforeAutospacing="0" w:after="160" w:afterAutospacing="0" w:line="276" w:lineRule="auto"/>
                                    <w:jc w:val="center"/>
                                    <w:rPr>
                                      <w:color w:val="FFFFFF" w:themeColor="background1"/>
                                      <w:rPrChange w:id="3817" w:author="Rajo" w:date="2018-05-24T21:18:00Z">
                                        <w:rPr/>
                                      </w:rPrChange>
                                    </w:rPr>
                                  </w:pPr>
                                  <w:del w:id="3818" w:author="Rajo" w:date="2018-05-24T21:15:00Z">
                                    <w:r w:rsidRPr="00BF6301" w:rsidDel="0051718A">
                                      <w:rPr>
                                        <w:rFonts w:ascii="Microsoft Sans Serif" w:eastAsia="Calibri" w:hAnsi="Microsoft Sans Serif"/>
                                        <w:b/>
                                        <w:bCs/>
                                        <w:color w:val="FFFFFF" w:themeColor="background1"/>
                                        <w:sz w:val="20"/>
                                        <w:szCs w:val="20"/>
                                        <w:rPrChange w:id="3819" w:author="Rajo" w:date="2018-05-24T21:18:00Z">
                                          <w:rPr>
                                            <w:rFonts w:ascii="Microsoft Sans Serif" w:eastAsia="Calibri" w:hAnsi="Microsoft Sans Serif"/>
                                            <w:b/>
                                            <w:bCs/>
                                            <w:color w:val="008080"/>
                                            <w:sz w:val="20"/>
                                            <w:szCs w:val="20"/>
                                            <w:u w:val="single"/>
                                          </w:rPr>
                                        </w:rPrChange>
                                      </w:rPr>
                                      <w:delText>Korisničko/Lozinka</w:delText>
                                    </w:r>
                                  </w:del>
                                  <w:ins w:id="3820" w:author="Rajo" w:date="2018-05-24T21:15:00Z">
                                    <w:r w:rsidRPr="00BF6301">
                                      <w:rPr>
                                        <w:rFonts w:ascii="Microsoft Sans Serif" w:eastAsia="Calibri" w:hAnsi="Microsoft Sans Serif"/>
                                        <w:b/>
                                        <w:bCs/>
                                        <w:color w:val="FFFFFF" w:themeColor="background1"/>
                                        <w:sz w:val="20"/>
                                        <w:szCs w:val="20"/>
                                        <w:rPrChange w:id="3821" w:author="Rajo" w:date="2018-05-24T21:18:00Z">
                                          <w:rPr>
                                            <w:rFonts w:ascii="Microsoft Sans Serif" w:eastAsia="Calibri" w:hAnsi="Microsoft Sans Serif"/>
                                            <w:b/>
                                            <w:bCs/>
                                            <w:color w:val="008080"/>
                                            <w:sz w:val="20"/>
                                            <w:szCs w:val="20"/>
                                            <w:u w:val="single"/>
                                          </w:rPr>
                                        </w:rPrChange>
                                      </w:rPr>
                                      <w:t>Procesor zahtjeva</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9B0D46" w:rsidRPr="00D05FED" w:rsidRDefault="009B0D46">
                                  <w:pPr>
                                    <w:pStyle w:val="NormalWeb"/>
                                    <w:spacing w:before="0" w:beforeAutospacing="0" w:after="160" w:afterAutospacing="0" w:line="276" w:lineRule="auto"/>
                                    <w:rPr>
                                      <w:color w:val="FFFFFF" w:themeColor="background1"/>
                                      <w:rPrChange w:id="3822" w:author="Rajo" w:date="2018-05-24T21:19:00Z">
                                        <w:rPr/>
                                      </w:rPrChange>
                                    </w:rPr>
                                    <w:pPrChange w:id="3823" w:author="Rajo" w:date="2018-05-24T21:19:00Z">
                                      <w:pPr>
                                        <w:pStyle w:val="NormalWeb"/>
                                        <w:spacing w:before="0" w:beforeAutospacing="0" w:after="160" w:afterAutospacing="0" w:line="276" w:lineRule="auto"/>
                                        <w:jc w:val="center"/>
                                      </w:pPr>
                                    </w:pPrChange>
                                  </w:pPr>
                                  <w:del w:id="3824" w:author="Rajo" w:date="2018-05-24T21:19:00Z">
                                    <w:r w:rsidRPr="00D05FED" w:rsidDel="00D05FED">
                                      <w:rPr>
                                        <w:rFonts w:ascii="Microsoft Sans Serif" w:eastAsia="Calibri" w:hAnsi="Microsoft Sans Serif"/>
                                        <w:b/>
                                        <w:bCs/>
                                        <w:strike/>
                                        <w:color w:val="FFFFFF" w:themeColor="background1"/>
                                        <w:sz w:val="20"/>
                                        <w:szCs w:val="20"/>
                                        <w:rPrChange w:id="3825"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826" w:author="Rajo" w:date="2018-05-24T21:19:00Z">
                                          <w:rPr>
                                            <w:rFonts w:ascii="Microsoft Sans Serif" w:eastAsia="Calibri" w:hAnsi="Microsoft Sans Serif"/>
                                            <w:b/>
                                            <w:bCs/>
                                            <w:color w:val="008080"/>
                                            <w:sz w:val="20"/>
                                            <w:szCs w:val="20"/>
                                            <w:u w:val="single"/>
                                          </w:rPr>
                                        </w:rPrChange>
                                      </w:rPr>
                                      <w:delText>Procesor zahtjev</w:delText>
                                    </w:r>
                                  </w:del>
                                  <w:ins w:id="3827" w:author="Rajo" w:date="2018-05-24T21:19:00Z">
                                    <w:r w:rsidRPr="00D05FED">
                                      <w:rPr>
                                        <w:rFonts w:ascii="Microsoft Sans Serif" w:eastAsia="Calibri" w:hAnsi="Microsoft Sans Serif"/>
                                        <w:b/>
                                        <w:bCs/>
                                        <w:color w:val="FFFFFF" w:themeColor="background1"/>
                                        <w:sz w:val="20"/>
                                        <w:szCs w:val="20"/>
                                        <w:rPrChange w:id="3828" w:author="Rajo" w:date="2018-05-24T21:19:00Z">
                                          <w:rPr>
                                            <w:rFonts w:ascii="Microsoft Sans Serif" w:eastAsia="Calibri" w:hAnsi="Microsoft Sans Serif"/>
                                            <w:b/>
                                            <w:bCs/>
                                            <w:color w:val="008080"/>
                                            <w:sz w:val="20"/>
                                            <w:szCs w:val="20"/>
                                            <w:u w:val="single"/>
                                          </w:rPr>
                                        </w:rPrChange>
                                      </w:rPr>
                                      <w:t>Generator odgovora</w:t>
                                    </w:r>
                                  </w:ins>
                                  <w:del w:id="3829" w:author="Rajo" w:date="2018-05-24T21:19:00Z">
                                    <w:r w:rsidRPr="00D05FED" w:rsidDel="00D05FED">
                                      <w:rPr>
                                        <w:rFonts w:ascii="Microsoft Sans Serif" w:eastAsia="Calibri" w:hAnsi="Microsoft Sans Serif"/>
                                        <w:b/>
                                        <w:bCs/>
                                        <w:color w:val="FFFFFF" w:themeColor="background1"/>
                                        <w:sz w:val="20"/>
                                        <w:szCs w:val="20"/>
                                        <w:rPrChange w:id="3830"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9B0D46" w:rsidRPr="00D05FED" w:rsidRDefault="009B0D46" w:rsidP="00D05FED">
                                  <w:pPr>
                                    <w:pStyle w:val="NormalWeb"/>
                                    <w:spacing w:before="0" w:beforeAutospacing="0" w:after="160" w:afterAutospacing="0" w:line="276" w:lineRule="auto"/>
                                    <w:jc w:val="center"/>
                                    <w:rPr>
                                      <w:color w:val="000000" w:themeColor="text1"/>
                                      <w:rPrChange w:id="3831" w:author="Rajo" w:date="2018-05-24T21:20:00Z">
                                        <w:rPr/>
                                      </w:rPrChange>
                                    </w:rPr>
                                  </w:pPr>
                                  <w:del w:id="3832" w:author="Rajo" w:date="2018-05-24T21:20:00Z">
                                    <w:r w:rsidRPr="00D05FED" w:rsidDel="00D05FED">
                                      <w:rPr>
                                        <w:rFonts w:ascii="Microsoft Sans Serif" w:eastAsia="Calibri" w:hAnsi="Microsoft Sans Serif"/>
                                        <w:b/>
                                        <w:bCs/>
                                        <w:color w:val="000000" w:themeColor="text1"/>
                                        <w:sz w:val="20"/>
                                        <w:szCs w:val="20"/>
                                        <w:rPrChange w:id="3833" w:author="Rajo" w:date="2018-05-24T21:20:00Z">
                                          <w:rPr>
                                            <w:rFonts w:ascii="Microsoft Sans Serif" w:eastAsia="Calibri" w:hAnsi="Microsoft Sans Serif"/>
                                            <w:b/>
                                            <w:bCs/>
                                            <w:color w:val="008080"/>
                                            <w:sz w:val="20"/>
                                            <w:szCs w:val="20"/>
                                            <w:u w:val="single"/>
                                          </w:rPr>
                                        </w:rPrChange>
                                      </w:rPr>
                                      <w:delText>Korisničko/Lozinka</w:delText>
                                    </w:r>
                                  </w:del>
                                  <w:ins w:id="3834" w:author="Rajo" w:date="2018-05-24T21:20:00Z">
                                    <w:r w:rsidRPr="00D05FED">
                                      <w:rPr>
                                        <w:rFonts w:ascii="Microsoft Sans Serif" w:eastAsia="Calibri" w:hAnsi="Microsoft Sans Serif"/>
                                        <w:b/>
                                        <w:bCs/>
                                        <w:color w:val="000000" w:themeColor="text1"/>
                                        <w:sz w:val="20"/>
                                        <w:szCs w:val="20"/>
                                        <w:rPrChange w:id="3835"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9B0D46" w:rsidRPr="00D05FED" w:rsidRDefault="009B0D46" w:rsidP="00D05FED">
                                  <w:pPr>
                                    <w:pStyle w:val="NormalWeb"/>
                                    <w:spacing w:before="0" w:beforeAutospacing="0" w:after="160" w:afterAutospacing="0" w:line="276" w:lineRule="auto"/>
                                    <w:jc w:val="center"/>
                                    <w:rPr>
                                      <w:color w:val="000000" w:themeColor="text1"/>
                                      <w:rPrChange w:id="3836" w:author="Rajo" w:date="2018-05-24T21:21:00Z">
                                        <w:rPr/>
                                      </w:rPrChange>
                                    </w:rPr>
                                  </w:pPr>
                                  <w:del w:id="3837" w:author="Rajo" w:date="2018-05-24T21:21:00Z">
                                    <w:r w:rsidRPr="00D05FED" w:rsidDel="00D05FED">
                                      <w:rPr>
                                        <w:rFonts w:ascii="Microsoft Sans Serif" w:eastAsia="Calibri" w:hAnsi="Microsoft Sans Serif"/>
                                        <w:b/>
                                        <w:bCs/>
                                        <w:strike/>
                                        <w:color w:val="000000" w:themeColor="text1"/>
                                        <w:sz w:val="20"/>
                                        <w:szCs w:val="20"/>
                                        <w:rPrChange w:id="3838"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839" w:author="Rajo" w:date="2018-05-24T21:21:00Z">
                                          <w:rPr>
                                            <w:rFonts w:ascii="Microsoft Sans Serif" w:eastAsia="Calibri" w:hAnsi="Microsoft Sans Serif"/>
                                            <w:b/>
                                            <w:bCs/>
                                            <w:color w:val="008080"/>
                                            <w:sz w:val="20"/>
                                            <w:szCs w:val="20"/>
                                            <w:u w:val="single"/>
                                          </w:rPr>
                                        </w:rPrChange>
                                      </w:rPr>
                                      <w:delText>SAML SSO</w:delText>
                                    </w:r>
                                  </w:del>
                                  <w:ins w:id="3840" w:author="Rajo" w:date="2018-05-24T21:21:00Z">
                                    <w:r w:rsidRPr="00D05FED">
                                      <w:rPr>
                                        <w:rFonts w:ascii="Microsoft Sans Serif" w:eastAsia="Calibri" w:hAnsi="Microsoft Sans Serif"/>
                                        <w:b/>
                                        <w:bCs/>
                                        <w:color w:val="000000" w:themeColor="text1"/>
                                        <w:sz w:val="20"/>
                                        <w:szCs w:val="20"/>
                                        <w:rPrChange w:id="3841"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9B0D46" w:rsidRPr="00D05FED" w:rsidRDefault="009B0D46" w:rsidP="00D05FED">
                                  <w:pPr>
                                    <w:pStyle w:val="NormalWeb"/>
                                    <w:spacing w:before="0" w:beforeAutospacing="0" w:after="160" w:afterAutospacing="0" w:line="276" w:lineRule="auto"/>
                                    <w:jc w:val="center"/>
                                    <w:rPr>
                                      <w:color w:val="000000" w:themeColor="text1"/>
                                      <w:rPrChange w:id="3842" w:author="Rajo" w:date="2018-05-24T21:22:00Z">
                                        <w:rPr/>
                                      </w:rPrChange>
                                    </w:rPr>
                                  </w:pPr>
                                  <w:del w:id="3843" w:author="Rajo" w:date="2018-05-24T21:22:00Z">
                                    <w:r w:rsidRPr="00D05FED" w:rsidDel="00D05FED">
                                      <w:rPr>
                                        <w:rFonts w:ascii="Microsoft Sans Serif" w:eastAsia="Calibri" w:hAnsi="Microsoft Sans Serif"/>
                                        <w:b/>
                                        <w:bCs/>
                                        <w:strike/>
                                        <w:color w:val="000000" w:themeColor="text1"/>
                                        <w:sz w:val="20"/>
                                        <w:szCs w:val="20"/>
                                        <w:rPrChange w:id="3844"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845" w:author="Rajo" w:date="2018-05-24T21:22:00Z">
                                          <w:rPr>
                                            <w:rFonts w:ascii="Microsoft Sans Serif" w:eastAsia="Calibri" w:hAnsi="Microsoft Sans Serif"/>
                                            <w:b/>
                                            <w:bCs/>
                                            <w:color w:val="008080"/>
                                            <w:sz w:val="20"/>
                                            <w:szCs w:val="20"/>
                                            <w:u w:val="single"/>
                                          </w:rPr>
                                        </w:rPrChange>
                                      </w:rPr>
                                      <w:delText>OAuth</w:delText>
                                    </w:r>
                                  </w:del>
                                  <w:ins w:id="3846" w:author="Rajo" w:date="2018-05-24T21:22:00Z">
                                    <w:r w:rsidRPr="00D05FED">
                                      <w:rPr>
                                        <w:rFonts w:ascii="Microsoft Sans Serif" w:eastAsia="Calibri" w:hAnsi="Microsoft Sans Serif"/>
                                        <w:b/>
                                        <w:bCs/>
                                        <w:color w:val="000000" w:themeColor="text1"/>
                                        <w:sz w:val="20"/>
                                        <w:szCs w:val="20"/>
                                        <w:rPrChange w:id="3847"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9B0D46" w:rsidRPr="00D05FED" w:rsidRDefault="009B0D46" w:rsidP="00D05FED">
                                  <w:pPr>
                                    <w:pStyle w:val="NormalWeb"/>
                                    <w:spacing w:before="0" w:beforeAutospacing="0" w:after="160" w:afterAutospacing="0" w:line="276" w:lineRule="auto"/>
                                    <w:jc w:val="center"/>
                                    <w:rPr>
                                      <w:color w:val="000000" w:themeColor="text1"/>
                                      <w:rPrChange w:id="3848" w:author="Rajo" w:date="2018-05-24T21:22:00Z">
                                        <w:rPr/>
                                      </w:rPrChange>
                                    </w:rPr>
                                  </w:pPr>
                                  <w:del w:id="3849" w:author="Rajo" w:date="2018-05-24T21:22:00Z">
                                    <w:r w:rsidRPr="00D05FED" w:rsidDel="00D05FED">
                                      <w:rPr>
                                        <w:rFonts w:ascii="Microsoft Sans Serif" w:eastAsia="Calibri" w:hAnsi="Microsoft Sans Serif"/>
                                        <w:b/>
                                        <w:bCs/>
                                        <w:strike/>
                                        <w:color w:val="000000" w:themeColor="text1"/>
                                        <w:sz w:val="20"/>
                                        <w:szCs w:val="20"/>
                                        <w:rPrChange w:id="3850"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851" w:author="Rajo" w:date="2018-05-24T21:22:00Z">
                                          <w:rPr>
                                            <w:rFonts w:ascii="Microsoft Sans Serif" w:eastAsia="Calibri" w:hAnsi="Microsoft Sans Serif"/>
                                            <w:b/>
                                            <w:bCs/>
                                            <w:color w:val="008080"/>
                                            <w:sz w:val="20"/>
                                            <w:szCs w:val="20"/>
                                            <w:u w:val="single"/>
                                          </w:rPr>
                                        </w:rPrChange>
                                      </w:rPr>
                                      <w:delText>OAuth</w:delText>
                                    </w:r>
                                  </w:del>
                                  <w:ins w:id="3852" w:author="Rajo" w:date="2018-05-24T21:22:00Z">
                                    <w:r w:rsidRPr="00D05FED">
                                      <w:rPr>
                                        <w:rFonts w:ascii="Microsoft Sans Serif" w:eastAsia="Calibri" w:hAnsi="Microsoft Sans Serif"/>
                                        <w:b/>
                                        <w:bCs/>
                                        <w:color w:val="000000" w:themeColor="text1"/>
                                        <w:sz w:val="20"/>
                                        <w:szCs w:val="20"/>
                                        <w:rPrChange w:id="3853"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07D5D7A6" w:rsidR="009B0D46" w:rsidRPr="00841DA4" w:rsidRDefault="009B0D46" w:rsidP="00841DA4">
                                <w:pPr>
                                  <w:jc w:val="center"/>
                                  <w:rPr>
                                    <w:ins w:id="3854" w:author="Rajo" w:date="2018-05-24T21:24:00Z"/>
                                    <w:rFonts w:ascii="Microsoft Sans Serif" w:hAnsi="Microsoft Sans Serif" w:cs="Microsoft Sans Serif"/>
                                    <w:b/>
                                    <w:color w:val="000000" w:themeColor="text1"/>
                                    <w:rPrChange w:id="3855" w:author="Rajo" w:date="2018-05-24T21:25:00Z">
                                      <w:rPr>
                                        <w:ins w:id="3856" w:author="Rajo" w:date="2018-05-24T21:24:00Z"/>
                                      </w:rPr>
                                    </w:rPrChange>
                                  </w:rPr>
                                </w:pPr>
                                <w:ins w:id="3857" w:author="Rajo" w:date="2018-05-24T21:24:00Z">
                                  <w:r w:rsidRPr="00841DA4">
                                    <w:rPr>
                                      <w:rFonts w:ascii="Microsoft Sans Serif" w:hAnsi="Microsoft Sans Serif" w:cs="Microsoft Sans Serif"/>
                                      <w:b/>
                                      <w:color w:val="000000" w:themeColor="text1"/>
                                      <w:rPrChange w:id="3858" w:author="Rajo" w:date="2018-05-24T21:25:00Z">
                                        <w:rPr/>
                                      </w:rPrChange>
                                    </w:rPr>
                                    <w:t>AUTENTIKACION</w:t>
                                  </w:r>
                                </w:ins>
                                <w:ins w:id="3859" w:author="Rajo" w:date="2018-06-17T16:35:00Z">
                                  <w:r>
                                    <w:rPr>
                                      <w:rFonts w:ascii="Microsoft Sans Serif" w:hAnsi="Microsoft Sans Serif" w:cs="Microsoft Sans Serif"/>
                                      <w:b/>
                                      <w:color w:val="000000" w:themeColor="text1"/>
                                    </w:rPr>
                                    <w:t>O</w:t>
                                  </w:r>
                                </w:ins>
                                <w:ins w:id="3860" w:author="Rajo" w:date="2018-05-24T21:24:00Z">
                                  <w:r w:rsidRPr="00841DA4">
                                    <w:rPr>
                                      <w:rFonts w:ascii="Microsoft Sans Serif" w:hAnsi="Microsoft Sans Serif" w:cs="Microsoft Sans Serif"/>
                                      <w:b/>
                                      <w:color w:val="000000" w:themeColor="text1"/>
                                      <w:rPrChange w:id="3861" w:author="Rajo" w:date="2018-05-24T21:25:00Z">
                                        <w:rPr/>
                                      </w:rPrChange>
                                    </w:rPr>
                                    <w:t xml:space="preserve"> </w:t>
                                  </w:r>
                                </w:ins>
                              </w:p>
                              <w:p w14:paraId="5EA31D90" w14:textId="6E60E2C3" w:rsidR="009B0D46" w:rsidRPr="00841DA4" w:rsidRDefault="009B0D46">
                                <w:pPr>
                                  <w:jc w:val="center"/>
                                  <w:rPr>
                                    <w:rFonts w:ascii="Microsoft Sans Serif" w:hAnsi="Microsoft Sans Serif" w:cs="Microsoft Sans Serif"/>
                                    <w:b/>
                                    <w:i/>
                                    <w:color w:val="000000" w:themeColor="text1"/>
                                    <w:rPrChange w:id="3862" w:author="Rajo" w:date="2018-05-24T21:25:00Z">
                                      <w:rPr/>
                                    </w:rPrChange>
                                  </w:rPr>
                                  <w:pPrChange w:id="3863" w:author="Rajo" w:date="2018-05-24T21:24:00Z">
                                    <w:pPr/>
                                  </w:pPrChange>
                                </w:pPr>
                                <w:ins w:id="3864" w:author="Rajo" w:date="2018-06-17T16:35:00Z">
                                  <w:r>
                                    <w:rPr>
                                      <w:rFonts w:ascii="Microsoft Sans Serif" w:hAnsi="Microsoft Sans Serif" w:cs="Microsoft Sans Serif"/>
                                      <w:b/>
                                      <w:i/>
                                      <w:color w:val="000000" w:themeColor="text1"/>
                                    </w:rPr>
                                    <w:t>okruženje</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400"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">
                  <v:shape id="_x0000_s1401" type="#_x0000_t75" style="position:absolute;width:58483;height:38004;visibility:visible;mso-wrap-style:square">
                    <v:fill o:detectmouseclick="t"/>
                    <v:path o:connecttype="none"/>
                  </v:shape>
                  <v:shape id="Text Box 149" o:spid="_x0000_s1402"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9B0D46" w:rsidRPr="00BF6301" w:rsidRDefault="009B0D46">
                          <w:pPr>
                            <w:jc w:val="center"/>
                            <w:rPr>
                              <w:rFonts w:ascii="Microsoft Sans Serif" w:hAnsi="Microsoft Sans Serif" w:cs="Microsoft Sans Serif"/>
                              <w:b/>
                              <w:color w:val="009999"/>
                              <w:sz w:val="22"/>
                              <w:rPrChange w:id="3865" w:author="Rajo" w:date="2018-05-24T21:18:00Z">
                                <w:rPr/>
                              </w:rPrChange>
                            </w:rPr>
                            <w:pPrChange w:id="3866" w:author="Rajo" w:date="2018-05-24T20:46:00Z">
                              <w:pPr/>
                            </w:pPrChange>
                          </w:pPr>
                          <w:ins w:id="3867" w:author="Rajo" w:date="2018-05-24T20:27:00Z">
                            <w:r w:rsidRPr="00BF6301">
                              <w:rPr>
                                <w:rFonts w:ascii="Microsoft Sans Serif" w:hAnsi="Microsoft Sans Serif" w:cs="Microsoft Sans Serif"/>
                                <w:b/>
                                <w:color w:val="009999"/>
                                <w:sz w:val="22"/>
                                <w:rPrChange w:id="3868" w:author="Rajo" w:date="2018-05-24T21:18:00Z">
                                  <w:rPr/>
                                </w:rPrChange>
                              </w:rPr>
                              <w:t>Davaoci usluge</w:t>
                            </w:r>
                          </w:ins>
                        </w:p>
                      </w:txbxContent>
                    </v:textbox>
                  </v:shape>
                  <v:group id="Group 160" o:spid="_x0000_s1403"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404"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405"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406"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407"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9B0D46" w:rsidRPr="00E20B88" w:rsidRDefault="009B0D46" w:rsidP="00E20B88">
                                <w:pPr>
                                  <w:pStyle w:val="NormalWeb"/>
                                  <w:spacing w:before="0" w:beforeAutospacing="0" w:after="160" w:afterAutospacing="0" w:line="276" w:lineRule="auto"/>
                                  <w:jc w:val="center"/>
                                  <w:rPr>
                                    <w:color w:val="000000" w:themeColor="text1"/>
                                    <w:rPrChange w:id="3869" w:author="Rajo" w:date="2018-05-24T20:37:00Z">
                                      <w:rPr/>
                                    </w:rPrChange>
                                  </w:rPr>
                                </w:pPr>
                                <w:del w:id="3870" w:author="Rajo" w:date="2018-05-24T20:36:00Z">
                                  <w:r w:rsidRPr="00E20B88" w:rsidDel="00E20B88">
                                    <w:rPr>
                                      <w:rFonts w:ascii="Microsoft Sans Serif" w:eastAsia="Calibri" w:hAnsi="Microsoft Sans Serif"/>
                                      <w:b/>
                                      <w:bCs/>
                                      <w:color w:val="000000" w:themeColor="text1"/>
                                      <w:sz w:val="22"/>
                                      <w:szCs w:val="22"/>
                                      <w:rPrChange w:id="3871" w:author="Rajo" w:date="2018-05-24T20:37:00Z">
                                        <w:rPr>
                                          <w:rFonts w:ascii="Microsoft Sans Serif" w:eastAsia="Calibri" w:hAnsi="Microsoft Sans Serif"/>
                                          <w:b/>
                                          <w:bCs/>
                                          <w:color w:val="008080"/>
                                          <w:sz w:val="22"/>
                                          <w:szCs w:val="22"/>
                                          <w:u w:val="single"/>
                                        </w:rPr>
                                      </w:rPrChange>
                                    </w:rPr>
                                    <w:delText>SP1</w:delText>
                                  </w:r>
                                </w:del>
                                <w:ins w:id="3872" w:author="Rajo" w:date="2018-05-24T20:36:00Z">
                                  <w:r w:rsidRPr="00E20B88">
                                    <w:rPr>
                                      <w:rFonts w:ascii="Microsoft Sans Serif" w:eastAsia="Calibri" w:hAnsi="Microsoft Sans Serif"/>
                                      <w:b/>
                                      <w:bCs/>
                                      <w:color w:val="000000" w:themeColor="text1"/>
                                      <w:sz w:val="22"/>
                                      <w:szCs w:val="22"/>
                                      <w:rPrChange w:id="3873"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408"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409"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410"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411"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412"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413"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9B0D46" w:rsidRPr="00F92EBD" w:rsidRDefault="009B0D46">
                                <w:pPr>
                                  <w:jc w:val="center"/>
                                  <w:rPr>
                                    <w:rFonts w:ascii="Microsoft Sans Serif" w:hAnsi="Microsoft Sans Serif" w:cs="Microsoft Sans Serif"/>
                                    <w:b/>
                                    <w:color w:val="000000" w:themeColor="text1"/>
                                    <w:sz w:val="22"/>
                                    <w:rPrChange w:id="3874" w:author="Rajo" w:date="2018-05-24T20:33:00Z">
                                      <w:rPr/>
                                    </w:rPrChange>
                                  </w:rPr>
                                  <w:pPrChange w:id="3875" w:author="Rajo" w:date="2018-05-24T20:31:00Z">
                                    <w:pPr/>
                                  </w:pPrChange>
                                </w:pPr>
                                <w:ins w:id="3876" w:author="Rajo" w:date="2018-05-24T20:32:00Z">
                                  <w:r w:rsidRPr="00F92EBD">
                                    <w:rPr>
                                      <w:rFonts w:ascii="Microsoft Sans Serif" w:hAnsi="Microsoft Sans Serif" w:cs="Microsoft Sans Serif"/>
                                      <w:b/>
                                      <w:color w:val="000000" w:themeColor="text1"/>
                                      <w:sz w:val="22"/>
                                      <w:rPrChange w:id="3877" w:author="Rajo" w:date="2018-05-24T20:33:00Z">
                                        <w:rPr>
                                          <w:color w:val="000000" w:themeColor="text1"/>
                                        </w:rPr>
                                      </w:rPrChange>
                                    </w:rPr>
                                    <w:t>SP1</w:t>
                                  </w:r>
                                </w:ins>
                              </w:p>
                            </w:txbxContent>
                          </v:textbox>
                        </v:roundrect>
                        <v:line id="Straight Connector 152" o:spid="_x0000_s1414"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415"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416"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417"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418"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419"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420"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421"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9B0D46" w:rsidRPr="00A015A0" w:rsidRDefault="009B0D46" w:rsidP="00F26A7D">
                                <w:pPr>
                                  <w:pStyle w:val="NormalWeb"/>
                                  <w:spacing w:before="0" w:beforeAutospacing="0" w:after="160" w:afterAutospacing="0" w:line="276" w:lineRule="auto"/>
                                  <w:jc w:val="center"/>
                                  <w:rPr>
                                    <w:ins w:id="3878" w:author="Rajo" w:date="2018-05-24T21:00:00Z"/>
                                    <w:color w:val="000000" w:themeColor="text1"/>
                                    <w:rPrChange w:id="3879" w:author="Rajo" w:date="2018-05-24T21:06:00Z">
                                      <w:rPr>
                                        <w:ins w:id="3880" w:author="Rajo" w:date="2018-05-24T21:00:00Z"/>
                                      </w:rPr>
                                    </w:rPrChange>
                                  </w:rPr>
                                </w:pPr>
                                <w:ins w:id="3881" w:author="Rajo" w:date="2018-05-24T21:00:00Z">
                                  <w:r w:rsidRPr="00A015A0">
                                    <w:rPr>
                                      <w:rFonts w:ascii="Microsoft Sans Serif" w:eastAsia="Calibri" w:hAnsi="Microsoft Sans Serif"/>
                                      <w:b/>
                                      <w:bCs/>
                                      <w:color w:val="000000" w:themeColor="text1"/>
                                      <w:sz w:val="22"/>
                                      <w:szCs w:val="22"/>
                                      <w:rPrChange w:id="3882" w:author="Rajo" w:date="2018-05-24T21:06:00Z">
                                        <w:rPr>
                                          <w:rFonts w:ascii="Microsoft Sans Serif" w:eastAsia="Calibri" w:hAnsi="Microsoft Sans Serif"/>
                                          <w:b/>
                                          <w:bCs/>
                                          <w:color w:val="008080"/>
                                          <w:sz w:val="22"/>
                                          <w:szCs w:val="22"/>
                                          <w:u w:val="single"/>
                                        </w:rPr>
                                      </w:rPrChange>
                                    </w:rPr>
                                    <w:t>ExtApp21</w:t>
                                  </w:r>
                                </w:ins>
                              </w:p>
                              <w:p w14:paraId="59B28C31" w14:textId="5A1886F5" w:rsidR="009B0D46" w:rsidRPr="00F26A7D" w:rsidRDefault="009B0D46" w:rsidP="00F26A7D">
                                <w:pPr>
                                  <w:pStyle w:val="NormalWeb"/>
                                  <w:spacing w:before="0" w:beforeAutospacing="0" w:after="160" w:afterAutospacing="0" w:line="276" w:lineRule="auto"/>
                                  <w:jc w:val="center"/>
                                  <w:rPr>
                                    <w:color w:val="31849B" w:themeColor="accent5" w:themeShade="BF"/>
                                    <w:rPrChange w:id="3883" w:author="Rajo" w:date="2018-05-24T20:59:00Z">
                                      <w:rPr/>
                                    </w:rPrChange>
                                  </w:rPr>
                                </w:pPr>
                                <w:del w:id="3884" w:author="Rajo" w:date="2018-05-24T20:59:00Z">
                                  <w:r w:rsidRPr="00F26A7D" w:rsidDel="00F26A7D">
                                    <w:rPr>
                                      <w:rFonts w:ascii="Microsoft Sans Serif" w:eastAsia="Calibri" w:hAnsi="Microsoft Sans Serif"/>
                                      <w:b/>
                                      <w:bCs/>
                                      <w:strike/>
                                      <w:color w:val="31849B" w:themeColor="accent5" w:themeShade="BF"/>
                                      <w:sz w:val="22"/>
                                      <w:szCs w:val="22"/>
                                      <w:rPrChange w:id="3885"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886"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422"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423"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424"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425"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426"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27"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9B0D46" w:rsidRPr="00A015A0" w:rsidRDefault="009B0D46" w:rsidP="00F26A7D">
                                <w:pPr>
                                  <w:pStyle w:val="NormalWeb"/>
                                  <w:spacing w:before="0" w:beforeAutospacing="0" w:after="160" w:afterAutospacing="0" w:line="276" w:lineRule="auto"/>
                                  <w:jc w:val="center"/>
                                  <w:rPr>
                                    <w:color w:val="000000" w:themeColor="text1"/>
                                    <w:rPrChange w:id="3887" w:author="Rajo" w:date="2018-05-24T21:06:00Z">
                                      <w:rPr/>
                                    </w:rPrChange>
                                  </w:rPr>
                                </w:pPr>
                                <w:del w:id="3888" w:author="Rajo" w:date="2018-05-24T20:59:00Z">
                                  <w:r w:rsidRPr="00A015A0" w:rsidDel="00F26A7D">
                                    <w:rPr>
                                      <w:rFonts w:ascii="Microsoft Sans Serif" w:eastAsia="Calibri" w:hAnsi="Microsoft Sans Serif"/>
                                      <w:b/>
                                      <w:bCs/>
                                      <w:color w:val="000000" w:themeColor="text1"/>
                                      <w:sz w:val="22"/>
                                      <w:szCs w:val="22"/>
                                      <w:rPrChange w:id="3889" w:author="Rajo" w:date="2018-05-24T21:06:00Z">
                                        <w:rPr>
                                          <w:rFonts w:ascii="Microsoft Sans Serif" w:eastAsia="Calibri" w:hAnsi="Microsoft Sans Serif"/>
                                          <w:b/>
                                          <w:bCs/>
                                          <w:color w:val="008080"/>
                                          <w:sz w:val="22"/>
                                          <w:szCs w:val="22"/>
                                          <w:u w:val="single"/>
                                        </w:rPr>
                                      </w:rPrChange>
                                    </w:rPr>
                                    <w:delText>SP1</w:delText>
                                  </w:r>
                                </w:del>
                                <w:ins w:id="3890" w:author="Rajo" w:date="2018-05-24T20:59:00Z">
                                  <w:r w:rsidRPr="00A015A0">
                                    <w:rPr>
                                      <w:rFonts w:ascii="Microsoft Sans Serif" w:eastAsia="Calibri" w:hAnsi="Microsoft Sans Serif"/>
                                      <w:b/>
                                      <w:bCs/>
                                      <w:color w:val="000000" w:themeColor="text1"/>
                                      <w:sz w:val="22"/>
                                      <w:szCs w:val="22"/>
                                      <w:rPrChange w:id="3891" w:author="Rajo" w:date="2018-05-24T21:06:00Z">
                                        <w:rPr>
                                          <w:rFonts w:ascii="Microsoft Sans Serif" w:eastAsia="Calibri" w:hAnsi="Microsoft Sans Serif"/>
                                          <w:b/>
                                          <w:bCs/>
                                          <w:color w:val="008080"/>
                                          <w:sz w:val="22"/>
                                          <w:szCs w:val="22"/>
                                          <w:u w:val="single"/>
                                        </w:rPr>
                                      </w:rPrChange>
                                    </w:rPr>
                                    <w:t>Ex</w:t>
                                  </w:r>
                                </w:ins>
                                <w:ins w:id="3892" w:author="Rajo" w:date="2018-05-24T21:00:00Z">
                                  <w:r w:rsidRPr="00A015A0">
                                    <w:rPr>
                                      <w:rFonts w:ascii="Microsoft Sans Serif" w:eastAsia="Calibri" w:hAnsi="Microsoft Sans Serif"/>
                                      <w:b/>
                                      <w:bCs/>
                                      <w:color w:val="000000" w:themeColor="text1"/>
                                      <w:sz w:val="22"/>
                                      <w:szCs w:val="22"/>
                                      <w:rPrChange w:id="3893" w:author="Rajo" w:date="2018-05-24T21:06:00Z">
                                        <w:rPr>
                                          <w:rFonts w:ascii="Microsoft Sans Serif" w:eastAsia="Calibri" w:hAnsi="Microsoft Sans Serif"/>
                                          <w:b/>
                                          <w:bCs/>
                                          <w:color w:val="008080"/>
                                          <w:sz w:val="22"/>
                                          <w:szCs w:val="22"/>
                                          <w:u w:val="single"/>
                                        </w:rPr>
                                      </w:rPrChange>
                                    </w:rPr>
                                    <w:t>t</w:t>
                                  </w:r>
                                </w:ins>
                                <w:ins w:id="3894" w:author="Rajo" w:date="2018-05-24T20:59:00Z">
                                  <w:r w:rsidRPr="00A015A0">
                                    <w:rPr>
                                      <w:rFonts w:ascii="Microsoft Sans Serif" w:eastAsia="Calibri" w:hAnsi="Microsoft Sans Serif"/>
                                      <w:b/>
                                      <w:bCs/>
                                      <w:color w:val="000000" w:themeColor="text1"/>
                                      <w:sz w:val="22"/>
                                      <w:szCs w:val="22"/>
                                      <w:rPrChange w:id="3895" w:author="Rajo" w:date="2018-05-24T21:06:00Z">
                                        <w:rPr>
                                          <w:rFonts w:ascii="Microsoft Sans Serif" w:eastAsia="Calibri" w:hAnsi="Microsoft Sans Serif"/>
                                          <w:b/>
                                          <w:bCs/>
                                          <w:color w:val="008080"/>
                                          <w:sz w:val="22"/>
                                          <w:szCs w:val="22"/>
                                          <w:u w:val="single"/>
                                        </w:rPr>
                                      </w:rPrChange>
                                    </w:rPr>
                                    <w:t>Ap</w:t>
                                  </w:r>
                                </w:ins>
                                <w:ins w:id="3896" w:author="Rajo" w:date="2018-05-24T21:00:00Z">
                                  <w:r w:rsidRPr="00A015A0">
                                    <w:rPr>
                                      <w:rFonts w:ascii="Microsoft Sans Serif" w:eastAsia="Calibri" w:hAnsi="Microsoft Sans Serif"/>
                                      <w:b/>
                                      <w:bCs/>
                                      <w:color w:val="000000" w:themeColor="text1"/>
                                      <w:sz w:val="22"/>
                                      <w:szCs w:val="22"/>
                                      <w:rPrChange w:id="3897" w:author="Rajo" w:date="2018-05-24T21:06:00Z">
                                        <w:rPr>
                                          <w:rFonts w:ascii="Microsoft Sans Serif" w:eastAsia="Calibri" w:hAnsi="Microsoft Sans Serif"/>
                                          <w:b/>
                                          <w:bCs/>
                                          <w:color w:val="008080"/>
                                          <w:sz w:val="22"/>
                                          <w:szCs w:val="22"/>
                                          <w:u w:val="single"/>
                                        </w:rPr>
                                      </w:rPrChange>
                                    </w:rPr>
                                    <w:t>p</w:t>
                                  </w:r>
                                </w:ins>
                                <w:ins w:id="3898" w:author="Rajo" w:date="2018-05-24T20:59:00Z">
                                  <w:r w:rsidRPr="00A015A0">
                                    <w:rPr>
                                      <w:rFonts w:ascii="Microsoft Sans Serif" w:eastAsia="Calibri" w:hAnsi="Microsoft Sans Serif"/>
                                      <w:b/>
                                      <w:bCs/>
                                      <w:color w:val="000000" w:themeColor="text1"/>
                                      <w:sz w:val="22"/>
                                      <w:szCs w:val="22"/>
                                      <w:rPrChange w:id="3899"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28"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29"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430"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9B0D46" w:rsidRPr="00BF6301" w:rsidRDefault="009B0D46" w:rsidP="00F26A7D">
                          <w:pPr>
                            <w:pStyle w:val="NormalWeb"/>
                            <w:spacing w:before="0" w:beforeAutospacing="0" w:after="160" w:afterAutospacing="0" w:line="276" w:lineRule="auto"/>
                            <w:jc w:val="center"/>
                            <w:rPr>
                              <w:color w:val="009999"/>
                              <w:rPrChange w:id="3900" w:author="Rajo" w:date="2018-05-24T21:18:00Z">
                                <w:rPr/>
                              </w:rPrChange>
                            </w:rPr>
                          </w:pPr>
                          <w:del w:id="3901" w:author="Rajo" w:date="2018-05-24T20:58:00Z">
                            <w:r w:rsidRPr="00BF6301" w:rsidDel="00F26A7D">
                              <w:rPr>
                                <w:rFonts w:ascii="Microsoft Sans Serif" w:eastAsia="Calibri" w:hAnsi="Microsoft Sans Serif"/>
                                <w:b/>
                                <w:bCs/>
                                <w:color w:val="009999"/>
                                <w:sz w:val="22"/>
                                <w:szCs w:val="22"/>
                                <w:rPrChange w:id="3902" w:author="Rajo" w:date="2018-05-24T21:18:00Z">
                                  <w:rPr>
                                    <w:rFonts w:ascii="Microsoft Sans Serif" w:eastAsia="Calibri" w:hAnsi="Microsoft Sans Serif"/>
                                    <w:b/>
                                    <w:bCs/>
                                    <w:color w:val="008080"/>
                                    <w:sz w:val="22"/>
                                    <w:szCs w:val="22"/>
                                    <w:u w:val="single"/>
                                  </w:rPr>
                                </w:rPrChange>
                              </w:rPr>
                              <w:delText>Davaoci usluge</w:delText>
                            </w:r>
                          </w:del>
                          <w:ins w:id="3903" w:author="Rajo" w:date="2018-05-24T20:58:00Z">
                            <w:r w:rsidRPr="00BF6301">
                              <w:rPr>
                                <w:rFonts w:ascii="Microsoft Sans Serif" w:eastAsia="Calibri" w:hAnsi="Microsoft Sans Serif"/>
                                <w:b/>
                                <w:bCs/>
                                <w:color w:val="009999"/>
                                <w:sz w:val="22"/>
                                <w:szCs w:val="22"/>
                                <w:rPrChange w:id="3904" w:author="Rajo" w:date="2018-05-24T21:18:00Z">
                                  <w:rPr>
                                    <w:rFonts w:ascii="Microsoft Sans Serif" w:eastAsia="Calibri" w:hAnsi="Microsoft Sans Serif"/>
                                    <w:b/>
                                    <w:bCs/>
                                    <w:color w:val="008080"/>
                                    <w:sz w:val="22"/>
                                    <w:szCs w:val="22"/>
                                    <w:u w:val="single"/>
                                  </w:rPr>
                                </w:rPrChange>
                              </w:rPr>
                              <w:t>Eksterne aplikacije</w:t>
                            </w:r>
                          </w:ins>
                        </w:p>
                      </w:txbxContent>
                    </v:textbox>
                  </v:shape>
                  <v:group id="Group 167" o:spid="_x0000_s1431"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32"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33"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9B0D46" w:rsidRPr="00BF6301" w:rsidRDefault="009B0D46" w:rsidP="00A015A0">
                            <w:pPr>
                              <w:pStyle w:val="NormalWeb"/>
                              <w:spacing w:before="0" w:beforeAutospacing="0" w:after="160" w:afterAutospacing="0" w:line="276" w:lineRule="auto"/>
                              <w:jc w:val="center"/>
                              <w:rPr>
                                <w:color w:val="009999"/>
                                <w:rPrChange w:id="3905" w:author="Rajo" w:date="2018-05-24T21:18:00Z">
                                  <w:rPr/>
                                </w:rPrChange>
                              </w:rPr>
                            </w:pPr>
                            <w:del w:id="3906" w:author="Rajo" w:date="2018-05-24T21:02:00Z">
                              <w:r w:rsidRPr="00BF6301" w:rsidDel="00A015A0">
                                <w:rPr>
                                  <w:rFonts w:ascii="Microsoft Sans Serif" w:eastAsia="Calibri" w:hAnsi="Microsoft Sans Serif"/>
                                  <w:b/>
                                  <w:bCs/>
                                  <w:color w:val="009999"/>
                                  <w:sz w:val="22"/>
                                  <w:szCs w:val="22"/>
                                  <w:rPrChange w:id="3907" w:author="Rajo" w:date="2018-05-24T21:18:00Z">
                                    <w:rPr>
                                      <w:rFonts w:ascii="Microsoft Sans Serif" w:eastAsia="Calibri" w:hAnsi="Microsoft Sans Serif"/>
                                      <w:b/>
                                      <w:bCs/>
                                      <w:color w:val="008080"/>
                                      <w:sz w:val="22"/>
                                      <w:szCs w:val="22"/>
                                      <w:u w:val="single"/>
                                    </w:rPr>
                                  </w:rPrChange>
                                </w:rPr>
                                <w:delText xml:space="preserve">Ulazni </w:delText>
                              </w:r>
                            </w:del>
                            <w:ins w:id="3908" w:author="Rajo" w:date="2018-05-24T21:02:00Z">
                              <w:r w:rsidRPr="00BF6301">
                                <w:rPr>
                                  <w:rFonts w:ascii="Microsoft Sans Serif" w:eastAsia="Calibri" w:hAnsi="Microsoft Sans Serif"/>
                                  <w:b/>
                                  <w:bCs/>
                                  <w:color w:val="009999"/>
                                  <w:sz w:val="22"/>
                                  <w:szCs w:val="22"/>
                                  <w:rPrChange w:id="3909" w:author="Rajo" w:date="2018-05-24T21:18:00Z">
                                    <w:rPr>
                                      <w:rFonts w:ascii="Microsoft Sans Serif" w:eastAsia="Calibri" w:hAnsi="Microsoft Sans Serif"/>
                                      <w:b/>
                                      <w:bCs/>
                                      <w:color w:val="008080"/>
                                      <w:sz w:val="22"/>
                                      <w:szCs w:val="22"/>
                                    </w:rPr>
                                  </w:rPrChange>
                                </w:rPr>
                                <w:t>Lokalni</w:t>
                              </w:r>
                              <w:r w:rsidRPr="00BF6301">
                                <w:rPr>
                                  <w:rFonts w:ascii="Microsoft Sans Serif" w:eastAsia="Calibri" w:hAnsi="Microsoft Sans Serif"/>
                                  <w:b/>
                                  <w:bCs/>
                                  <w:color w:val="009999"/>
                                  <w:sz w:val="22"/>
                                  <w:szCs w:val="22"/>
                                  <w:rPrChange w:id="3910"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911"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34"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9B0D46" w:rsidRPr="00A015A0" w:rsidRDefault="009B0D46">
                            <w:pPr>
                              <w:jc w:val="center"/>
                              <w:rPr>
                                <w:rFonts w:ascii="Microsoft Sans Serif" w:hAnsi="Microsoft Sans Serif" w:cs="Microsoft Sans Serif"/>
                                <w:b/>
                                <w:color w:val="000000" w:themeColor="text1"/>
                                <w:sz w:val="20"/>
                                <w:szCs w:val="20"/>
                                <w:rPrChange w:id="3912" w:author="Rajo" w:date="2018-05-24T21:04:00Z">
                                  <w:rPr/>
                                </w:rPrChange>
                              </w:rPr>
                              <w:pPrChange w:id="3913" w:author="Rajo" w:date="2018-05-24T21:03:00Z">
                                <w:pPr/>
                              </w:pPrChange>
                            </w:pPr>
                            <w:ins w:id="3914" w:author="Rajo" w:date="2018-05-24T21:03:00Z">
                              <w:r w:rsidRPr="00A015A0">
                                <w:rPr>
                                  <w:rFonts w:ascii="Microsoft Sans Serif" w:hAnsi="Microsoft Sans Serif" w:cs="Microsoft Sans Serif"/>
                                  <w:b/>
                                  <w:color w:val="000000" w:themeColor="text1"/>
                                  <w:sz w:val="20"/>
                                  <w:szCs w:val="20"/>
                                  <w:rPrChange w:id="3915" w:author="Rajo" w:date="2018-05-24T21:04:00Z">
                                    <w:rPr>
                                      <w:color w:val="000000" w:themeColor="text1"/>
                                    </w:rPr>
                                  </w:rPrChange>
                                </w:rPr>
                                <w:t>Korisničko</w:t>
                              </w:r>
                            </w:ins>
                            <w:ins w:id="3916" w:author="Rajo" w:date="2018-05-24T21:04:00Z">
                              <w:r w:rsidRPr="00A015A0">
                                <w:rPr>
                                  <w:rFonts w:ascii="Microsoft Sans Serif" w:hAnsi="Microsoft Sans Serif" w:cs="Microsoft Sans Serif"/>
                                  <w:b/>
                                  <w:color w:val="000000" w:themeColor="text1"/>
                                  <w:sz w:val="20"/>
                                  <w:szCs w:val="20"/>
                                  <w:rPrChange w:id="3917"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918" w:author="Rajo" w:date="2018-05-24T21:04:00Z">
                                    <w:rPr>
                                      <w:rFonts w:ascii="Microsoft Sans Serif" w:hAnsi="Microsoft Sans Serif" w:cs="Microsoft Sans Serif"/>
                                      <w:color w:val="000000" w:themeColor="text1"/>
                                      <w:sz w:val="20"/>
                                      <w:szCs w:val="20"/>
                                    </w:rPr>
                                  </w:rPrChange>
                                </w:rPr>
                                <w:t>ka</w:t>
                              </w:r>
                            </w:ins>
                          </w:p>
                        </w:txbxContent>
                      </v:textbox>
                    </v:roundrect>
                    <v:roundrect id="Rectangle: Rounded Corners 457" o:spid="_x0000_s1435"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9B0D46" w:rsidRPr="00A015A0" w:rsidRDefault="009B0D46" w:rsidP="00A015A0">
                            <w:pPr>
                              <w:pStyle w:val="NormalWeb"/>
                              <w:spacing w:before="0" w:beforeAutospacing="0" w:after="160" w:afterAutospacing="0" w:line="276" w:lineRule="auto"/>
                              <w:jc w:val="center"/>
                              <w:rPr>
                                <w:color w:val="000000" w:themeColor="text1"/>
                                <w:rPrChange w:id="3919" w:author="Rajo" w:date="2018-05-24T21:05:00Z">
                                  <w:rPr/>
                                </w:rPrChange>
                              </w:rPr>
                            </w:pPr>
                            <w:del w:id="3920" w:author="Rajo" w:date="2018-05-24T21:05:00Z">
                              <w:r w:rsidRPr="00A015A0" w:rsidDel="00A015A0">
                                <w:rPr>
                                  <w:rFonts w:ascii="Microsoft Sans Serif" w:eastAsia="Calibri" w:hAnsi="Microsoft Sans Serif"/>
                                  <w:b/>
                                  <w:bCs/>
                                  <w:color w:val="000000" w:themeColor="text1"/>
                                  <w:sz w:val="20"/>
                                  <w:szCs w:val="20"/>
                                  <w:rPrChange w:id="3921" w:author="Rajo" w:date="2018-05-24T21:05:00Z">
                                    <w:rPr>
                                      <w:rFonts w:ascii="Microsoft Sans Serif" w:eastAsia="Calibri" w:hAnsi="Microsoft Sans Serif"/>
                                      <w:b/>
                                      <w:bCs/>
                                      <w:color w:val="008080"/>
                                      <w:sz w:val="20"/>
                                      <w:szCs w:val="20"/>
                                      <w:u w:val="single"/>
                                    </w:rPr>
                                  </w:rPrChange>
                                </w:rPr>
                                <w:delText>Korisničko/Lozinka</w:delText>
                              </w:r>
                            </w:del>
                            <w:ins w:id="3922"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36"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37"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9B0D46" w:rsidRPr="00BF6301" w:rsidRDefault="009B0D46" w:rsidP="00A015A0">
                            <w:pPr>
                              <w:pStyle w:val="NormalWeb"/>
                              <w:spacing w:before="0" w:beforeAutospacing="0" w:after="160" w:afterAutospacing="0" w:line="276" w:lineRule="auto"/>
                              <w:jc w:val="center"/>
                              <w:rPr>
                                <w:color w:val="009999"/>
                                <w:rPrChange w:id="3923" w:author="Rajo" w:date="2018-05-24T21:18:00Z">
                                  <w:rPr/>
                                </w:rPrChange>
                              </w:rPr>
                            </w:pPr>
                            <w:del w:id="3924" w:author="Rajo" w:date="2018-05-24T21:11:00Z">
                              <w:r w:rsidRPr="00BF6301" w:rsidDel="0051718A">
                                <w:rPr>
                                  <w:rFonts w:ascii="Microsoft Sans Serif" w:eastAsia="Calibri" w:hAnsi="Microsoft Sans Serif"/>
                                  <w:b/>
                                  <w:bCs/>
                                  <w:color w:val="009999"/>
                                  <w:sz w:val="22"/>
                                  <w:szCs w:val="22"/>
                                  <w:rPrChange w:id="3925" w:author="Rajo" w:date="2018-05-24T21:18:00Z">
                                    <w:rPr>
                                      <w:rFonts w:ascii="Microsoft Sans Serif" w:eastAsia="Calibri" w:hAnsi="Microsoft Sans Serif"/>
                                      <w:b/>
                                      <w:bCs/>
                                      <w:color w:val="008080"/>
                                      <w:sz w:val="22"/>
                                      <w:szCs w:val="22"/>
                                      <w:u w:val="single"/>
                                    </w:rPr>
                                  </w:rPrChange>
                                </w:rPr>
                                <w:delText xml:space="preserve">Ulazni </w:delText>
                              </w:r>
                            </w:del>
                            <w:ins w:id="3926" w:author="Rajo" w:date="2018-05-24T21:11:00Z">
                              <w:r w:rsidRPr="00BF6301">
                                <w:rPr>
                                  <w:rFonts w:ascii="Microsoft Sans Serif" w:eastAsia="Calibri" w:hAnsi="Microsoft Sans Serif"/>
                                  <w:b/>
                                  <w:bCs/>
                                  <w:color w:val="009999"/>
                                  <w:sz w:val="22"/>
                                  <w:szCs w:val="22"/>
                                  <w:rPrChange w:id="3927" w:author="Rajo" w:date="2018-05-24T21:18:00Z">
                                    <w:rPr>
                                      <w:rFonts w:ascii="Microsoft Sans Serif" w:eastAsia="Calibri" w:hAnsi="Microsoft Sans Serif"/>
                                      <w:b/>
                                      <w:bCs/>
                                      <w:color w:val="008080"/>
                                      <w:sz w:val="22"/>
                                      <w:szCs w:val="22"/>
                                    </w:rPr>
                                  </w:rPrChange>
                                </w:rPr>
                                <w:t>Eksterni</w:t>
                              </w:r>
                              <w:r w:rsidRPr="00BF6301">
                                <w:rPr>
                                  <w:rFonts w:ascii="Microsoft Sans Serif" w:eastAsia="Calibri" w:hAnsi="Microsoft Sans Serif"/>
                                  <w:b/>
                                  <w:bCs/>
                                  <w:color w:val="009999"/>
                                  <w:sz w:val="22"/>
                                  <w:szCs w:val="22"/>
                                  <w:rPrChange w:id="392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929"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38"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39"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9B0D46" w:rsidRPr="0051718A" w:rsidRDefault="009B0D46" w:rsidP="0051718A">
                            <w:pPr>
                              <w:pStyle w:val="NormalWeb"/>
                              <w:spacing w:before="0" w:beforeAutospacing="0" w:after="160" w:afterAutospacing="0" w:line="276" w:lineRule="auto"/>
                              <w:jc w:val="center"/>
                              <w:rPr>
                                <w:color w:val="000000" w:themeColor="text1"/>
                                <w:rPrChange w:id="3930" w:author="Rajo" w:date="2018-05-24T21:09:00Z">
                                  <w:rPr/>
                                </w:rPrChange>
                              </w:rPr>
                            </w:pPr>
                            <w:del w:id="3931" w:author="Rajo" w:date="2018-05-24T21:08:00Z">
                              <w:r w:rsidRPr="0051718A" w:rsidDel="0051718A">
                                <w:rPr>
                                  <w:rFonts w:ascii="Microsoft Sans Serif" w:eastAsia="Calibri" w:hAnsi="Microsoft Sans Serif"/>
                                  <w:b/>
                                  <w:bCs/>
                                  <w:color w:val="000000" w:themeColor="text1"/>
                                  <w:sz w:val="20"/>
                                  <w:szCs w:val="20"/>
                                  <w:rPrChange w:id="3932" w:author="Rajo" w:date="2018-05-24T21:09:00Z">
                                    <w:rPr>
                                      <w:rFonts w:ascii="Microsoft Sans Serif" w:eastAsia="Calibri" w:hAnsi="Microsoft Sans Serif"/>
                                      <w:b/>
                                      <w:bCs/>
                                      <w:color w:val="008080"/>
                                      <w:sz w:val="20"/>
                                      <w:szCs w:val="20"/>
                                      <w:u w:val="single"/>
                                    </w:rPr>
                                  </w:rPrChange>
                                </w:rPr>
                                <w:delText>Korisničko/Lozinka</w:delText>
                              </w:r>
                            </w:del>
                            <w:ins w:id="3933" w:author="Rajo" w:date="2018-05-24T21:08:00Z">
                              <w:r w:rsidRPr="0051718A">
                                <w:rPr>
                                  <w:rFonts w:ascii="Microsoft Sans Serif" w:eastAsia="Calibri" w:hAnsi="Microsoft Sans Serif"/>
                                  <w:b/>
                                  <w:bCs/>
                                  <w:color w:val="000000" w:themeColor="text1"/>
                                  <w:sz w:val="20"/>
                                  <w:szCs w:val="20"/>
                                  <w:rPrChange w:id="3934" w:author="Rajo" w:date="2018-05-24T21:09:00Z">
                                    <w:rPr>
                                      <w:rFonts w:ascii="Microsoft Sans Serif" w:eastAsia="Calibri" w:hAnsi="Microsoft Sans Serif"/>
                                      <w:b/>
                                      <w:bCs/>
                                      <w:color w:val="008080"/>
                                      <w:sz w:val="20"/>
                                      <w:szCs w:val="20"/>
                                    </w:rPr>
                                  </w:rPrChange>
                                </w:rPr>
                                <w:t>Open</w:t>
                              </w:r>
                            </w:ins>
                            <w:ins w:id="3935" w:author="Rajo" w:date="2018-05-24T21:09:00Z">
                              <w:r w:rsidRPr="0051718A">
                                <w:rPr>
                                  <w:rFonts w:ascii="Microsoft Sans Serif" w:eastAsia="Calibri" w:hAnsi="Microsoft Sans Serif"/>
                                  <w:b/>
                                  <w:bCs/>
                                  <w:color w:val="000000" w:themeColor="text1"/>
                                  <w:sz w:val="20"/>
                                  <w:szCs w:val="20"/>
                                  <w:rPrChange w:id="3936"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40"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9B0D46" w:rsidRPr="0051718A" w:rsidRDefault="009B0D46" w:rsidP="0051718A">
                            <w:pPr>
                              <w:pStyle w:val="NormalWeb"/>
                              <w:spacing w:before="0" w:beforeAutospacing="0" w:after="160" w:afterAutospacing="0" w:line="276" w:lineRule="auto"/>
                              <w:jc w:val="center"/>
                              <w:rPr>
                                <w:color w:val="000000" w:themeColor="text1"/>
                                <w:rPrChange w:id="3937" w:author="Rajo" w:date="2018-05-24T21:09:00Z">
                                  <w:rPr/>
                                </w:rPrChange>
                              </w:rPr>
                            </w:pPr>
                            <w:del w:id="3938" w:author="Rajo" w:date="2018-05-24T21:09:00Z">
                              <w:r w:rsidRPr="0051718A" w:rsidDel="0051718A">
                                <w:rPr>
                                  <w:rFonts w:ascii="Microsoft Sans Serif" w:eastAsia="Calibri" w:hAnsi="Microsoft Sans Serif"/>
                                  <w:b/>
                                  <w:bCs/>
                                  <w:color w:val="000000" w:themeColor="text1"/>
                                  <w:sz w:val="20"/>
                                  <w:szCs w:val="20"/>
                                  <w:rPrChange w:id="3939" w:author="Rajo" w:date="2018-05-24T21:09:00Z">
                                    <w:rPr>
                                      <w:rFonts w:ascii="Microsoft Sans Serif" w:eastAsia="Calibri" w:hAnsi="Microsoft Sans Serif"/>
                                      <w:b/>
                                      <w:bCs/>
                                      <w:color w:val="008080"/>
                                      <w:sz w:val="20"/>
                                      <w:szCs w:val="20"/>
                                      <w:u w:val="single"/>
                                    </w:rPr>
                                  </w:rPrChange>
                                </w:rPr>
                                <w:delText>Korisničko/Lozinka</w:delText>
                              </w:r>
                            </w:del>
                            <w:ins w:id="3940" w:author="Rajo" w:date="2018-05-24T21:09:00Z">
                              <w:r w:rsidRPr="0051718A">
                                <w:rPr>
                                  <w:rFonts w:ascii="Microsoft Sans Serif" w:eastAsia="Calibri" w:hAnsi="Microsoft Sans Serif"/>
                                  <w:b/>
                                  <w:bCs/>
                                  <w:color w:val="000000" w:themeColor="text1"/>
                                  <w:sz w:val="20"/>
                                  <w:szCs w:val="20"/>
                                  <w:rPrChange w:id="3941"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41"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9B0D46" w:rsidRPr="0051718A" w:rsidRDefault="009B0D46" w:rsidP="0051718A">
                            <w:pPr>
                              <w:pStyle w:val="NormalWeb"/>
                              <w:spacing w:before="0" w:beforeAutospacing="0" w:after="160" w:afterAutospacing="0" w:line="276" w:lineRule="auto"/>
                              <w:jc w:val="center"/>
                              <w:rPr>
                                <w:color w:val="000000" w:themeColor="text1"/>
                                <w:rPrChange w:id="3942" w:author="Rajo" w:date="2018-05-24T21:10:00Z">
                                  <w:rPr/>
                                </w:rPrChange>
                              </w:rPr>
                            </w:pPr>
                            <w:del w:id="3943" w:author="Rajo" w:date="2018-05-24T21:10:00Z">
                              <w:r w:rsidRPr="0051718A" w:rsidDel="0051718A">
                                <w:rPr>
                                  <w:rFonts w:ascii="Microsoft Sans Serif" w:eastAsia="Calibri" w:hAnsi="Microsoft Sans Serif"/>
                                  <w:b/>
                                  <w:bCs/>
                                  <w:color w:val="000000" w:themeColor="text1"/>
                                  <w:sz w:val="20"/>
                                  <w:szCs w:val="20"/>
                                  <w:rPrChange w:id="3944" w:author="Rajo" w:date="2018-05-24T21:10:00Z">
                                    <w:rPr>
                                      <w:rFonts w:ascii="Microsoft Sans Serif" w:eastAsia="Calibri" w:hAnsi="Microsoft Sans Serif"/>
                                      <w:b/>
                                      <w:bCs/>
                                      <w:color w:val="008080"/>
                                      <w:sz w:val="20"/>
                                      <w:szCs w:val="20"/>
                                      <w:u w:val="single"/>
                                    </w:rPr>
                                  </w:rPrChange>
                                </w:rPr>
                                <w:delText>Korisničko/Lozinka</w:delText>
                              </w:r>
                            </w:del>
                            <w:ins w:id="3945" w:author="Rajo" w:date="2018-05-24T21:10:00Z">
                              <w:r w:rsidRPr="0051718A">
                                <w:rPr>
                                  <w:rFonts w:ascii="Microsoft Sans Serif" w:eastAsia="Calibri" w:hAnsi="Microsoft Sans Serif"/>
                                  <w:b/>
                                  <w:bCs/>
                                  <w:color w:val="000000" w:themeColor="text1"/>
                                  <w:sz w:val="20"/>
                                  <w:szCs w:val="20"/>
                                  <w:rPrChange w:id="3946"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42"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9B0D46" w:rsidRPr="0051718A" w:rsidRDefault="009B0D46" w:rsidP="0051718A">
                            <w:pPr>
                              <w:pStyle w:val="NormalWeb"/>
                              <w:spacing w:before="0" w:beforeAutospacing="0" w:after="160" w:afterAutospacing="0" w:line="276" w:lineRule="auto"/>
                              <w:jc w:val="center"/>
                              <w:rPr>
                                <w:color w:val="000000" w:themeColor="text1"/>
                                <w:rPrChange w:id="3947" w:author="Rajo" w:date="2018-05-24T21:10:00Z">
                                  <w:rPr/>
                                </w:rPrChange>
                              </w:rPr>
                            </w:pPr>
                            <w:del w:id="3948" w:author="Rajo" w:date="2018-05-24T21:10:00Z">
                              <w:r w:rsidRPr="0051718A" w:rsidDel="0051718A">
                                <w:rPr>
                                  <w:rFonts w:ascii="Microsoft Sans Serif" w:eastAsia="Calibri" w:hAnsi="Microsoft Sans Serif"/>
                                  <w:b/>
                                  <w:bCs/>
                                  <w:color w:val="000000" w:themeColor="text1"/>
                                  <w:sz w:val="20"/>
                                  <w:szCs w:val="20"/>
                                  <w:rPrChange w:id="3949" w:author="Rajo" w:date="2018-05-24T21:10:00Z">
                                    <w:rPr>
                                      <w:rFonts w:ascii="Microsoft Sans Serif" w:eastAsia="Calibri" w:hAnsi="Microsoft Sans Serif"/>
                                      <w:b/>
                                      <w:bCs/>
                                      <w:color w:val="008080"/>
                                      <w:sz w:val="20"/>
                                      <w:szCs w:val="20"/>
                                      <w:u w:val="single"/>
                                    </w:rPr>
                                  </w:rPrChange>
                                </w:rPr>
                                <w:delText>Korisničko/Lozinka</w:delText>
                              </w:r>
                            </w:del>
                            <w:ins w:id="3950" w:author="Rajo" w:date="2018-05-24T21:10:00Z">
                              <w:r w:rsidRPr="0051718A">
                                <w:rPr>
                                  <w:rFonts w:ascii="Microsoft Sans Serif" w:eastAsia="Calibri" w:hAnsi="Microsoft Sans Serif"/>
                                  <w:b/>
                                  <w:bCs/>
                                  <w:color w:val="000000" w:themeColor="text1"/>
                                  <w:sz w:val="20"/>
                                  <w:szCs w:val="20"/>
                                  <w:rPrChange w:id="3951"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43"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9B0D46" w:rsidRPr="0051718A" w:rsidRDefault="009B0D46" w:rsidP="0051718A">
                            <w:pPr>
                              <w:pStyle w:val="NormalWeb"/>
                              <w:spacing w:before="0" w:beforeAutospacing="0" w:after="160" w:afterAutospacing="0" w:line="276" w:lineRule="auto"/>
                              <w:jc w:val="center"/>
                              <w:rPr>
                                <w:color w:val="000000" w:themeColor="text1"/>
                                <w:rPrChange w:id="3952" w:author="Rajo" w:date="2018-05-24T21:10:00Z">
                                  <w:rPr/>
                                </w:rPrChange>
                              </w:rPr>
                            </w:pPr>
                            <w:del w:id="3953" w:author="Rajo" w:date="2018-05-24T21:10:00Z">
                              <w:r w:rsidRPr="0051718A" w:rsidDel="0051718A">
                                <w:rPr>
                                  <w:rFonts w:ascii="Microsoft Sans Serif" w:eastAsia="Calibri" w:hAnsi="Microsoft Sans Serif"/>
                                  <w:b/>
                                  <w:bCs/>
                                  <w:color w:val="000000" w:themeColor="text1"/>
                                  <w:sz w:val="20"/>
                                  <w:szCs w:val="20"/>
                                  <w:rPrChange w:id="3954" w:author="Rajo" w:date="2018-05-24T21:10:00Z">
                                    <w:rPr>
                                      <w:rFonts w:ascii="Microsoft Sans Serif" w:eastAsia="Calibri" w:hAnsi="Microsoft Sans Serif"/>
                                      <w:b/>
                                      <w:bCs/>
                                      <w:color w:val="008080"/>
                                      <w:sz w:val="20"/>
                                      <w:szCs w:val="20"/>
                                      <w:u w:val="single"/>
                                    </w:rPr>
                                  </w:rPrChange>
                                </w:rPr>
                                <w:delText>Korisničko/Lozinka</w:delText>
                              </w:r>
                            </w:del>
                            <w:ins w:id="3955" w:author="Rajo" w:date="2018-05-24T21:10:00Z">
                              <w:r w:rsidRPr="0051718A">
                                <w:rPr>
                                  <w:rFonts w:ascii="Microsoft Sans Serif" w:eastAsia="Calibri" w:hAnsi="Microsoft Sans Serif"/>
                                  <w:b/>
                                  <w:bCs/>
                                  <w:color w:val="000000" w:themeColor="text1"/>
                                  <w:sz w:val="20"/>
                                  <w:szCs w:val="20"/>
                                  <w:rPrChange w:id="3956"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44"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9B0D46" w:rsidRPr="0051718A" w:rsidRDefault="009B0D46" w:rsidP="0051718A">
                            <w:pPr>
                              <w:pStyle w:val="NormalWeb"/>
                              <w:spacing w:before="0" w:beforeAutospacing="0" w:after="160" w:afterAutospacing="0" w:line="276" w:lineRule="auto"/>
                              <w:jc w:val="center"/>
                              <w:rPr>
                                <w:color w:val="000000" w:themeColor="text1"/>
                                <w:rPrChange w:id="3957" w:author="Rajo" w:date="2018-05-24T21:10:00Z">
                                  <w:rPr/>
                                </w:rPrChange>
                              </w:rPr>
                            </w:pPr>
                            <w:del w:id="3958" w:author="Rajo" w:date="2018-05-24T21:10:00Z">
                              <w:r w:rsidRPr="0051718A" w:rsidDel="0051718A">
                                <w:rPr>
                                  <w:rFonts w:ascii="Microsoft Sans Serif" w:eastAsia="Calibri" w:hAnsi="Microsoft Sans Serif"/>
                                  <w:b/>
                                  <w:bCs/>
                                  <w:color w:val="000000" w:themeColor="text1"/>
                                  <w:sz w:val="20"/>
                                  <w:szCs w:val="20"/>
                                  <w:rPrChange w:id="3959" w:author="Rajo" w:date="2018-05-24T21:10:00Z">
                                    <w:rPr>
                                      <w:rFonts w:ascii="Microsoft Sans Serif" w:eastAsia="Calibri" w:hAnsi="Microsoft Sans Serif"/>
                                      <w:b/>
                                      <w:bCs/>
                                      <w:color w:val="008080"/>
                                      <w:sz w:val="20"/>
                                      <w:szCs w:val="20"/>
                                      <w:u w:val="single"/>
                                    </w:rPr>
                                  </w:rPrChange>
                                </w:rPr>
                                <w:delText>Korisničko/Lozinka</w:delText>
                              </w:r>
                            </w:del>
                            <w:ins w:id="3960" w:author="Rajo" w:date="2018-05-24T21:10:00Z">
                              <w:r w:rsidRPr="0051718A">
                                <w:rPr>
                                  <w:rFonts w:ascii="Microsoft Sans Serif" w:eastAsia="Calibri" w:hAnsi="Microsoft Sans Serif"/>
                                  <w:b/>
                                  <w:bCs/>
                                  <w:color w:val="000000" w:themeColor="text1"/>
                                  <w:sz w:val="20"/>
                                  <w:szCs w:val="20"/>
                                  <w:rPrChange w:id="3961"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45"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46"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47"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9B0D46" w:rsidRPr="00BF6301" w:rsidRDefault="009B0D46">
                            <w:pPr>
                              <w:jc w:val="center"/>
                              <w:rPr>
                                <w:rFonts w:ascii="Microsoft Sans Serif" w:hAnsi="Microsoft Sans Serif" w:cs="Microsoft Sans Serif"/>
                                <w:b/>
                                <w:color w:val="009999"/>
                                <w:sz w:val="22"/>
                                <w:rPrChange w:id="3962" w:author="Rajo" w:date="2018-05-24T21:18:00Z">
                                  <w:rPr/>
                                </w:rPrChange>
                              </w:rPr>
                              <w:pPrChange w:id="3963" w:author="Rajo" w:date="2018-05-24T20:54:00Z">
                                <w:pPr/>
                              </w:pPrChange>
                            </w:pPr>
                            <w:ins w:id="3964" w:author="Rajo" w:date="2018-05-24T20:54:00Z">
                              <w:r w:rsidRPr="00BF6301">
                                <w:rPr>
                                  <w:rFonts w:ascii="Microsoft Sans Serif" w:hAnsi="Microsoft Sans Serif" w:cs="Microsoft Sans Serif"/>
                                  <w:b/>
                                  <w:color w:val="009999"/>
                                  <w:sz w:val="22"/>
                                  <w:rPrChange w:id="3965" w:author="Rajo" w:date="2018-05-24T21:18:00Z">
                                    <w:rPr/>
                                  </w:rPrChange>
                                </w:rPr>
                                <w:t>Ulazni autentikatori</w:t>
                              </w:r>
                            </w:ins>
                          </w:p>
                        </w:txbxContent>
                      </v:textbox>
                    </v:shape>
                    <v:roundrect id="Rectangle: Rounded Corners 467" o:spid="_x0000_s1448"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9B0D46" w:rsidRPr="00BF6301" w:rsidRDefault="009B0D46" w:rsidP="0051718A">
                            <w:pPr>
                              <w:pStyle w:val="NormalWeb"/>
                              <w:spacing w:before="0" w:beforeAutospacing="0" w:after="160" w:afterAutospacing="0" w:line="276" w:lineRule="auto"/>
                              <w:jc w:val="center"/>
                              <w:rPr>
                                <w:color w:val="FFFFFF" w:themeColor="background1"/>
                                <w:rPrChange w:id="3966" w:author="Rajo" w:date="2018-05-24T21:18:00Z">
                                  <w:rPr/>
                                </w:rPrChange>
                              </w:rPr>
                            </w:pPr>
                            <w:del w:id="3967" w:author="Rajo" w:date="2018-05-24T21:15:00Z">
                              <w:r w:rsidRPr="00BF6301" w:rsidDel="0051718A">
                                <w:rPr>
                                  <w:rFonts w:ascii="Microsoft Sans Serif" w:eastAsia="Calibri" w:hAnsi="Microsoft Sans Serif"/>
                                  <w:b/>
                                  <w:bCs/>
                                  <w:color w:val="FFFFFF" w:themeColor="background1"/>
                                  <w:sz w:val="20"/>
                                  <w:szCs w:val="20"/>
                                  <w:rPrChange w:id="3968" w:author="Rajo" w:date="2018-05-24T21:18:00Z">
                                    <w:rPr>
                                      <w:rFonts w:ascii="Microsoft Sans Serif" w:eastAsia="Calibri" w:hAnsi="Microsoft Sans Serif"/>
                                      <w:b/>
                                      <w:bCs/>
                                      <w:color w:val="008080"/>
                                      <w:sz w:val="20"/>
                                      <w:szCs w:val="20"/>
                                      <w:u w:val="single"/>
                                    </w:rPr>
                                  </w:rPrChange>
                                </w:rPr>
                                <w:delText>Korisničko/Lozinka</w:delText>
                              </w:r>
                            </w:del>
                            <w:ins w:id="3969" w:author="Rajo" w:date="2018-05-24T21:15:00Z">
                              <w:r w:rsidRPr="00BF6301">
                                <w:rPr>
                                  <w:rFonts w:ascii="Microsoft Sans Serif" w:eastAsia="Calibri" w:hAnsi="Microsoft Sans Serif"/>
                                  <w:b/>
                                  <w:bCs/>
                                  <w:color w:val="FFFFFF" w:themeColor="background1"/>
                                  <w:sz w:val="20"/>
                                  <w:szCs w:val="20"/>
                                  <w:rPrChange w:id="3970" w:author="Rajo" w:date="2018-05-24T21:18:00Z">
                                    <w:rPr>
                                      <w:rFonts w:ascii="Microsoft Sans Serif" w:eastAsia="Calibri" w:hAnsi="Microsoft Sans Serif"/>
                                      <w:b/>
                                      <w:bCs/>
                                      <w:color w:val="008080"/>
                                      <w:sz w:val="20"/>
                                      <w:szCs w:val="20"/>
                                      <w:u w:val="single"/>
                                    </w:rPr>
                                  </w:rPrChange>
                                </w:rPr>
                                <w:t>Procesor zahtjeva</w:t>
                              </w:r>
                            </w:ins>
                          </w:p>
                        </w:txbxContent>
                      </v:textbox>
                    </v:roundrect>
                    <v:roundrect id="Rectangle: Rounded Corners 468" o:spid="_x0000_s1449"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9B0D46" w:rsidRPr="00D05FED" w:rsidRDefault="009B0D46">
                            <w:pPr>
                              <w:pStyle w:val="NormalWeb"/>
                              <w:spacing w:before="0" w:beforeAutospacing="0" w:after="160" w:afterAutospacing="0" w:line="276" w:lineRule="auto"/>
                              <w:rPr>
                                <w:color w:val="FFFFFF" w:themeColor="background1"/>
                                <w:rPrChange w:id="3971" w:author="Rajo" w:date="2018-05-24T21:19:00Z">
                                  <w:rPr/>
                                </w:rPrChange>
                              </w:rPr>
                              <w:pPrChange w:id="3972" w:author="Rajo" w:date="2018-05-24T21:19:00Z">
                                <w:pPr>
                                  <w:pStyle w:val="NormalWeb"/>
                                  <w:spacing w:before="0" w:beforeAutospacing="0" w:after="160" w:afterAutospacing="0" w:line="276" w:lineRule="auto"/>
                                  <w:jc w:val="center"/>
                                </w:pPr>
                              </w:pPrChange>
                            </w:pPr>
                            <w:del w:id="3973" w:author="Rajo" w:date="2018-05-24T21:19:00Z">
                              <w:r w:rsidRPr="00D05FED" w:rsidDel="00D05FED">
                                <w:rPr>
                                  <w:rFonts w:ascii="Microsoft Sans Serif" w:eastAsia="Calibri" w:hAnsi="Microsoft Sans Serif"/>
                                  <w:b/>
                                  <w:bCs/>
                                  <w:strike/>
                                  <w:color w:val="FFFFFF" w:themeColor="background1"/>
                                  <w:sz w:val="20"/>
                                  <w:szCs w:val="20"/>
                                  <w:rPrChange w:id="3974"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975" w:author="Rajo" w:date="2018-05-24T21:19:00Z">
                                    <w:rPr>
                                      <w:rFonts w:ascii="Microsoft Sans Serif" w:eastAsia="Calibri" w:hAnsi="Microsoft Sans Serif"/>
                                      <w:b/>
                                      <w:bCs/>
                                      <w:color w:val="008080"/>
                                      <w:sz w:val="20"/>
                                      <w:szCs w:val="20"/>
                                      <w:u w:val="single"/>
                                    </w:rPr>
                                  </w:rPrChange>
                                </w:rPr>
                                <w:delText>Procesor zahtjev</w:delText>
                              </w:r>
                            </w:del>
                            <w:ins w:id="3976" w:author="Rajo" w:date="2018-05-24T21:19:00Z">
                              <w:r w:rsidRPr="00D05FED">
                                <w:rPr>
                                  <w:rFonts w:ascii="Microsoft Sans Serif" w:eastAsia="Calibri" w:hAnsi="Microsoft Sans Serif"/>
                                  <w:b/>
                                  <w:bCs/>
                                  <w:color w:val="FFFFFF" w:themeColor="background1"/>
                                  <w:sz w:val="20"/>
                                  <w:szCs w:val="20"/>
                                  <w:rPrChange w:id="3977" w:author="Rajo" w:date="2018-05-24T21:19:00Z">
                                    <w:rPr>
                                      <w:rFonts w:ascii="Microsoft Sans Serif" w:eastAsia="Calibri" w:hAnsi="Microsoft Sans Serif"/>
                                      <w:b/>
                                      <w:bCs/>
                                      <w:color w:val="008080"/>
                                      <w:sz w:val="20"/>
                                      <w:szCs w:val="20"/>
                                      <w:u w:val="single"/>
                                    </w:rPr>
                                  </w:rPrChange>
                                </w:rPr>
                                <w:t>Generator odgovora</w:t>
                              </w:r>
                            </w:ins>
                            <w:del w:id="3978" w:author="Rajo" w:date="2018-05-24T21:19:00Z">
                              <w:r w:rsidRPr="00D05FED" w:rsidDel="00D05FED">
                                <w:rPr>
                                  <w:rFonts w:ascii="Microsoft Sans Serif" w:eastAsia="Calibri" w:hAnsi="Microsoft Sans Serif"/>
                                  <w:b/>
                                  <w:bCs/>
                                  <w:color w:val="FFFFFF" w:themeColor="background1"/>
                                  <w:sz w:val="20"/>
                                  <w:szCs w:val="20"/>
                                  <w:rPrChange w:id="3979"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50"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9B0D46" w:rsidRPr="00D05FED" w:rsidRDefault="009B0D46" w:rsidP="00D05FED">
                            <w:pPr>
                              <w:pStyle w:val="NormalWeb"/>
                              <w:spacing w:before="0" w:beforeAutospacing="0" w:after="160" w:afterAutospacing="0" w:line="276" w:lineRule="auto"/>
                              <w:jc w:val="center"/>
                              <w:rPr>
                                <w:color w:val="000000" w:themeColor="text1"/>
                                <w:rPrChange w:id="3980" w:author="Rajo" w:date="2018-05-24T21:20:00Z">
                                  <w:rPr/>
                                </w:rPrChange>
                              </w:rPr>
                            </w:pPr>
                            <w:del w:id="3981" w:author="Rajo" w:date="2018-05-24T21:20:00Z">
                              <w:r w:rsidRPr="00D05FED" w:rsidDel="00D05FED">
                                <w:rPr>
                                  <w:rFonts w:ascii="Microsoft Sans Serif" w:eastAsia="Calibri" w:hAnsi="Microsoft Sans Serif"/>
                                  <w:b/>
                                  <w:bCs/>
                                  <w:color w:val="000000" w:themeColor="text1"/>
                                  <w:sz w:val="20"/>
                                  <w:szCs w:val="20"/>
                                  <w:rPrChange w:id="3982" w:author="Rajo" w:date="2018-05-24T21:20:00Z">
                                    <w:rPr>
                                      <w:rFonts w:ascii="Microsoft Sans Serif" w:eastAsia="Calibri" w:hAnsi="Microsoft Sans Serif"/>
                                      <w:b/>
                                      <w:bCs/>
                                      <w:color w:val="008080"/>
                                      <w:sz w:val="20"/>
                                      <w:szCs w:val="20"/>
                                      <w:u w:val="single"/>
                                    </w:rPr>
                                  </w:rPrChange>
                                </w:rPr>
                                <w:delText>Korisničko/Lozinka</w:delText>
                              </w:r>
                            </w:del>
                            <w:ins w:id="3983" w:author="Rajo" w:date="2018-05-24T21:20:00Z">
                              <w:r w:rsidRPr="00D05FED">
                                <w:rPr>
                                  <w:rFonts w:ascii="Microsoft Sans Serif" w:eastAsia="Calibri" w:hAnsi="Microsoft Sans Serif"/>
                                  <w:b/>
                                  <w:bCs/>
                                  <w:color w:val="000000" w:themeColor="text1"/>
                                  <w:sz w:val="20"/>
                                  <w:szCs w:val="20"/>
                                  <w:rPrChange w:id="3984"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51"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9B0D46" w:rsidRPr="00D05FED" w:rsidRDefault="009B0D46" w:rsidP="00D05FED">
                            <w:pPr>
                              <w:pStyle w:val="NormalWeb"/>
                              <w:spacing w:before="0" w:beforeAutospacing="0" w:after="160" w:afterAutospacing="0" w:line="276" w:lineRule="auto"/>
                              <w:jc w:val="center"/>
                              <w:rPr>
                                <w:color w:val="000000" w:themeColor="text1"/>
                                <w:rPrChange w:id="3985" w:author="Rajo" w:date="2018-05-24T21:21:00Z">
                                  <w:rPr/>
                                </w:rPrChange>
                              </w:rPr>
                            </w:pPr>
                            <w:del w:id="3986" w:author="Rajo" w:date="2018-05-24T21:21:00Z">
                              <w:r w:rsidRPr="00D05FED" w:rsidDel="00D05FED">
                                <w:rPr>
                                  <w:rFonts w:ascii="Microsoft Sans Serif" w:eastAsia="Calibri" w:hAnsi="Microsoft Sans Serif"/>
                                  <w:b/>
                                  <w:bCs/>
                                  <w:strike/>
                                  <w:color w:val="000000" w:themeColor="text1"/>
                                  <w:sz w:val="20"/>
                                  <w:szCs w:val="20"/>
                                  <w:rPrChange w:id="3987"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988" w:author="Rajo" w:date="2018-05-24T21:21:00Z">
                                    <w:rPr>
                                      <w:rFonts w:ascii="Microsoft Sans Serif" w:eastAsia="Calibri" w:hAnsi="Microsoft Sans Serif"/>
                                      <w:b/>
                                      <w:bCs/>
                                      <w:color w:val="008080"/>
                                      <w:sz w:val="20"/>
                                      <w:szCs w:val="20"/>
                                      <w:u w:val="single"/>
                                    </w:rPr>
                                  </w:rPrChange>
                                </w:rPr>
                                <w:delText>SAML SSO</w:delText>
                              </w:r>
                            </w:del>
                            <w:ins w:id="3989" w:author="Rajo" w:date="2018-05-24T21:21:00Z">
                              <w:r w:rsidRPr="00D05FED">
                                <w:rPr>
                                  <w:rFonts w:ascii="Microsoft Sans Serif" w:eastAsia="Calibri" w:hAnsi="Microsoft Sans Serif"/>
                                  <w:b/>
                                  <w:bCs/>
                                  <w:color w:val="000000" w:themeColor="text1"/>
                                  <w:sz w:val="20"/>
                                  <w:szCs w:val="20"/>
                                  <w:rPrChange w:id="3990"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52"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9B0D46" w:rsidRPr="00D05FED" w:rsidRDefault="009B0D46" w:rsidP="00D05FED">
                            <w:pPr>
                              <w:pStyle w:val="NormalWeb"/>
                              <w:spacing w:before="0" w:beforeAutospacing="0" w:after="160" w:afterAutospacing="0" w:line="276" w:lineRule="auto"/>
                              <w:jc w:val="center"/>
                              <w:rPr>
                                <w:color w:val="000000" w:themeColor="text1"/>
                                <w:rPrChange w:id="3991" w:author="Rajo" w:date="2018-05-24T21:22:00Z">
                                  <w:rPr/>
                                </w:rPrChange>
                              </w:rPr>
                            </w:pPr>
                            <w:del w:id="3992" w:author="Rajo" w:date="2018-05-24T21:22:00Z">
                              <w:r w:rsidRPr="00D05FED" w:rsidDel="00D05FED">
                                <w:rPr>
                                  <w:rFonts w:ascii="Microsoft Sans Serif" w:eastAsia="Calibri" w:hAnsi="Microsoft Sans Serif"/>
                                  <w:b/>
                                  <w:bCs/>
                                  <w:strike/>
                                  <w:color w:val="000000" w:themeColor="text1"/>
                                  <w:sz w:val="20"/>
                                  <w:szCs w:val="20"/>
                                  <w:rPrChange w:id="3993"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994" w:author="Rajo" w:date="2018-05-24T21:22:00Z">
                                    <w:rPr>
                                      <w:rFonts w:ascii="Microsoft Sans Serif" w:eastAsia="Calibri" w:hAnsi="Microsoft Sans Serif"/>
                                      <w:b/>
                                      <w:bCs/>
                                      <w:color w:val="008080"/>
                                      <w:sz w:val="20"/>
                                      <w:szCs w:val="20"/>
                                      <w:u w:val="single"/>
                                    </w:rPr>
                                  </w:rPrChange>
                                </w:rPr>
                                <w:delText>OAuth</w:delText>
                              </w:r>
                            </w:del>
                            <w:ins w:id="3995" w:author="Rajo" w:date="2018-05-24T21:22:00Z">
                              <w:r w:rsidRPr="00D05FED">
                                <w:rPr>
                                  <w:rFonts w:ascii="Microsoft Sans Serif" w:eastAsia="Calibri" w:hAnsi="Microsoft Sans Serif"/>
                                  <w:b/>
                                  <w:bCs/>
                                  <w:color w:val="000000" w:themeColor="text1"/>
                                  <w:sz w:val="20"/>
                                  <w:szCs w:val="20"/>
                                  <w:rPrChange w:id="3996"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53"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9B0D46" w:rsidRPr="00D05FED" w:rsidRDefault="009B0D46" w:rsidP="00D05FED">
                            <w:pPr>
                              <w:pStyle w:val="NormalWeb"/>
                              <w:spacing w:before="0" w:beforeAutospacing="0" w:after="160" w:afterAutospacing="0" w:line="276" w:lineRule="auto"/>
                              <w:jc w:val="center"/>
                              <w:rPr>
                                <w:color w:val="000000" w:themeColor="text1"/>
                                <w:rPrChange w:id="3997" w:author="Rajo" w:date="2018-05-24T21:22:00Z">
                                  <w:rPr/>
                                </w:rPrChange>
                              </w:rPr>
                            </w:pPr>
                            <w:del w:id="3998" w:author="Rajo" w:date="2018-05-24T21:22:00Z">
                              <w:r w:rsidRPr="00D05FED" w:rsidDel="00D05FED">
                                <w:rPr>
                                  <w:rFonts w:ascii="Microsoft Sans Serif" w:eastAsia="Calibri" w:hAnsi="Microsoft Sans Serif"/>
                                  <w:b/>
                                  <w:bCs/>
                                  <w:strike/>
                                  <w:color w:val="000000" w:themeColor="text1"/>
                                  <w:sz w:val="20"/>
                                  <w:szCs w:val="20"/>
                                  <w:rPrChange w:id="3999"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4000" w:author="Rajo" w:date="2018-05-24T21:22:00Z">
                                    <w:rPr>
                                      <w:rFonts w:ascii="Microsoft Sans Serif" w:eastAsia="Calibri" w:hAnsi="Microsoft Sans Serif"/>
                                      <w:b/>
                                      <w:bCs/>
                                      <w:color w:val="008080"/>
                                      <w:sz w:val="20"/>
                                      <w:szCs w:val="20"/>
                                      <w:u w:val="single"/>
                                    </w:rPr>
                                  </w:rPrChange>
                                </w:rPr>
                                <w:delText>OAuth</w:delText>
                              </w:r>
                            </w:del>
                            <w:ins w:id="4001" w:author="Rajo" w:date="2018-05-24T21:22:00Z">
                              <w:r w:rsidRPr="00D05FED">
                                <w:rPr>
                                  <w:rFonts w:ascii="Microsoft Sans Serif" w:eastAsia="Calibri" w:hAnsi="Microsoft Sans Serif"/>
                                  <w:b/>
                                  <w:bCs/>
                                  <w:color w:val="000000" w:themeColor="text1"/>
                                  <w:sz w:val="20"/>
                                  <w:szCs w:val="20"/>
                                  <w:rPrChange w:id="4002"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54"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07D5D7A6" w:rsidR="009B0D46" w:rsidRPr="00841DA4" w:rsidRDefault="009B0D46" w:rsidP="00841DA4">
                          <w:pPr>
                            <w:jc w:val="center"/>
                            <w:rPr>
                              <w:ins w:id="4003" w:author="Rajo" w:date="2018-05-24T21:24:00Z"/>
                              <w:rFonts w:ascii="Microsoft Sans Serif" w:hAnsi="Microsoft Sans Serif" w:cs="Microsoft Sans Serif"/>
                              <w:b/>
                              <w:color w:val="000000" w:themeColor="text1"/>
                              <w:rPrChange w:id="4004" w:author="Rajo" w:date="2018-05-24T21:25:00Z">
                                <w:rPr>
                                  <w:ins w:id="4005" w:author="Rajo" w:date="2018-05-24T21:24:00Z"/>
                                </w:rPr>
                              </w:rPrChange>
                            </w:rPr>
                          </w:pPr>
                          <w:ins w:id="4006" w:author="Rajo" w:date="2018-05-24T21:24:00Z">
                            <w:r w:rsidRPr="00841DA4">
                              <w:rPr>
                                <w:rFonts w:ascii="Microsoft Sans Serif" w:hAnsi="Microsoft Sans Serif" w:cs="Microsoft Sans Serif"/>
                                <w:b/>
                                <w:color w:val="000000" w:themeColor="text1"/>
                                <w:rPrChange w:id="4007" w:author="Rajo" w:date="2018-05-24T21:25:00Z">
                                  <w:rPr/>
                                </w:rPrChange>
                              </w:rPr>
                              <w:t>AUTENTIKACION</w:t>
                            </w:r>
                          </w:ins>
                          <w:ins w:id="4008" w:author="Rajo" w:date="2018-06-17T16:35:00Z">
                            <w:r>
                              <w:rPr>
                                <w:rFonts w:ascii="Microsoft Sans Serif" w:hAnsi="Microsoft Sans Serif" w:cs="Microsoft Sans Serif"/>
                                <w:b/>
                                <w:color w:val="000000" w:themeColor="text1"/>
                              </w:rPr>
                              <w:t>O</w:t>
                            </w:r>
                          </w:ins>
                          <w:ins w:id="4009" w:author="Rajo" w:date="2018-05-24T21:24:00Z">
                            <w:r w:rsidRPr="00841DA4">
                              <w:rPr>
                                <w:rFonts w:ascii="Microsoft Sans Serif" w:hAnsi="Microsoft Sans Serif" w:cs="Microsoft Sans Serif"/>
                                <w:b/>
                                <w:color w:val="000000" w:themeColor="text1"/>
                                <w:rPrChange w:id="4010" w:author="Rajo" w:date="2018-05-24T21:25:00Z">
                                  <w:rPr/>
                                </w:rPrChange>
                              </w:rPr>
                              <w:t xml:space="preserve"> </w:t>
                            </w:r>
                          </w:ins>
                        </w:p>
                        <w:p w14:paraId="5EA31D90" w14:textId="6E60E2C3" w:rsidR="009B0D46" w:rsidRPr="00841DA4" w:rsidRDefault="009B0D46">
                          <w:pPr>
                            <w:jc w:val="center"/>
                            <w:rPr>
                              <w:rFonts w:ascii="Microsoft Sans Serif" w:hAnsi="Microsoft Sans Serif" w:cs="Microsoft Sans Serif"/>
                              <w:b/>
                              <w:i/>
                              <w:color w:val="000000" w:themeColor="text1"/>
                              <w:rPrChange w:id="4011" w:author="Rajo" w:date="2018-05-24T21:25:00Z">
                                <w:rPr/>
                              </w:rPrChange>
                            </w:rPr>
                            <w:pPrChange w:id="4012" w:author="Rajo" w:date="2018-05-24T21:24:00Z">
                              <w:pPr/>
                            </w:pPrChange>
                          </w:pPr>
                          <w:ins w:id="4013" w:author="Rajo" w:date="2018-06-17T16:35:00Z">
                            <w:r>
                              <w:rPr>
                                <w:rFonts w:ascii="Microsoft Sans Serif" w:hAnsi="Microsoft Sans Serif" w:cs="Microsoft Sans Serif"/>
                                <w:b/>
                                <w:i/>
                                <w:color w:val="000000" w:themeColor="text1"/>
                              </w:rPr>
                              <w:t>okruženje</w:t>
                            </w:r>
                          </w:ins>
                        </w:p>
                      </w:txbxContent>
                    </v:textbox>
                  </v:roundrect>
                  <v:shape id="Straight Arrow Connector 192" o:spid="_x0000_s1455"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56"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4" o:spid="_x0000_s1457"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58"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59"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60"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4014"/>
      <w:del w:id="4015" w:author="Rajo" w:date="2018-05-24T20:24:00Z">
        <w:r w:rsidR="00CC5052" w:rsidDel="003748E8">
          <w:rPr>
            <w:noProof/>
          </w:rPr>
          <w:drawing>
            <wp:inline distT="0" distB="0" distL="0" distR="0" wp14:anchorId="0015EF13" wp14:editId="286D12C9">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4014"/>
      <w:r w:rsidR="00C32512">
        <w:rPr>
          <w:rStyle w:val="CommentReference"/>
        </w:rPr>
        <w:commentReference w:id="4014"/>
      </w:r>
    </w:p>
    <w:p w14:paraId="36266A94" w14:textId="13EEA339" w:rsidR="00E94ADE" w:rsidRDefault="00CC5052">
      <w:pPr>
        <w:pStyle w:val="Caption"/>
        <w:jc w:val="center"/>
        <w:rPr>
          <w:lang w:val="bs-Latn-BA"/>
        </w:rPr>
      </w:pPr>
      <w:r>
        <w:rPr>
          <w:lang w:val="bs-Latn-BA"/>
        </w:rPr>
        <w:t xml:space="preserve">Slika </w:t>
      </w:r>
      <w:ins w:id="4016"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4017"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018" w:author="Rajo" w:date="2018-05-31T17:30:00Z">
        <w:r w:rsidR="002105F4">
          <w:rPr>
            <w:noProof/>
            <w:lang w:val="bs-Latn-BA"/>
          </w:rPr>
          <w:t>4</w:t>
        </w:r>
        <w:r w:rsidR="002105F4">
          <w:rPr>
            <w:lang w:val="bs-Latn-BA"/>
          </w:rPr>
          <w:fldChar w:fldCharType="end"/>
        </w:r>
      </w:ins>
      <w:del w:id="401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13DED6FC" w:rsidR="00E94ADE" w:rsidDel="004D451F" w:rsidRDefault="00CC5052">
      <w:pPr>
        <w:spacing w:line="240" w:lineRule="auto"/>
        <w:ind w:firstLine="360"/>
        <w:jc w:val="both"/>
        <w:rPr>
          <w:del w:id="4020" w:author="Rajo" w:date="2018-05-27T16:18:00Z"/>
          <w:lang w:val="bs-Latn-BA"/>
        </w:rPr>
      </w:pPr>
      <w:r>
        <w:rPr>
          <w:lang w:val="bs-Latn-BA"/>
        </w:rPr>
        <w:lastRenderedPageBreak/>
        <w:t xml:space="preserve">Na </w:t>
      </w:r>
      <w:ins w:id="4021" w:author="Rajo" w:date="2018-06-17T15:03:00Z">
        <w:r w:rsidR="0049422E" w:rsidRPr="0049422E">
          <w:rPr>
            <w:b/>
            <w:lang w:val="bs-Latn-BA"/>
            <w:rPrChange w:id="4022" w:author="Rajo" w:date="2018-06-17T15:03:00Z">
              <w:rPr>
                <w:lang w:val="bs-Latn-BA"/>
              </w:rPr>
            </w:rPrChange>
          </w:rPr>
          <w:t>S</w:t>
        </w:r>
      </w:ins>
      <w:del w:id="4023" w:author="Rajo" w:date="2018-06-17T15:03:00Z">
        <w:r w:rsidRPr="0049422E" w:rsidDel="0049422E">
          <w:rPr>
            <w:b/>
            <w:lang w:val="bs-Latn-BA"/>
            <w:rPrChange w:id="4024" w:author="Rajo" w:date="2018-06-17T15:03:00Z">
              <w:rPr>
                <w:lang w:val="bs-Latn-BA"/>
              </w:rPr>
            </w:rPrChange>
          </w:rPr>
          <w:delText>s</w:delText>
        </w:r>
      </w:del>
      <w:r w:rsidRPr="0049422E">
        <w:rPr>
          <w:b/>
          <w:lang w:val="bs-Latn-BA"/>
          <w:rPrChange w:id="4025" w:author="Rajo" w:date="2018-06-17T15:03:00Z">
            <w:rPr>
              <w:lang w:val="bs-Latn-BA"/>
            </w:rPr>
          </w:rPrChange>
        </w:rPr>
        <w:t xml:space="preserve">lici </w:t>
      </w:r>
      <w:ins w:id="4026" w:author="Rajo" w:date="2018-06-17T15:03:00Z">
        <w:r w:rsidR="0049422E" w:rsidRPr="0049422E">
          <w:rPr>
            <w:b/>
            <w:lang w:val="bs-Latn-BA"/>
            <w:rPrChange w:id="4027" w:author="Rajo" w:date="2018-06-17T15:03:00Z">
              <w:rPr>
                <w:lang w:val="bs-Latn-BA"/>
              </w:rPr>
            </w:rPrChange>
          </w:rPr>
          <w:t>9</w:t>
        </w:r>
      </w:ins>
      <w:del w:id="4028" w:author="Rajo" w:date="2018-06-17T15:03:00Z">
        <w:r w:rsidRPr="0049422E" w:rsidDel="0049422E">
          <w:rPr>
            <w:b/>
            <w:lang w:val="bs-Latn-BA"/>
            <w:rPrChange w:id="4029" w:author="Rajo" w:date="2018-06-17T15:03:00Z">
              <w:rPr>
                <w:lang w:val="bs-Latn-BA"/>
              </w:rPr>
            </w:rPrChange>
          </w:rPr>
          <w:delText>8</w:delText>
        </w:r>
      </w:del>
      <w:r w:rsidRPr="0049422E">
        <w:rPr>
          <w:b/>
          <w:lang w:val="bs-Latn-BA"/>
          <w:rPrChange w:id="4030" w:author="Rajo" w:date="2018-06-17T15:03:00Z">
            <w:rPr>
              <w:lang w:val="bs-Latn-BA"/>
            </w:rPr>
          </w:rPrChange>
        </w:rPr>
        <w:t>.4</w:t>
      </w:r>
      <w:r>
        <w:rPr>
          <w:lang w:val="bs-Latn-BA"/>
        </w:rPr>
        <w:t xml:space="preserve">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4031"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4032"/>
      <w:commentRangeStart w:id="4033"/>
      <w:r>
        <w:t>d</w:t>
      </w:r>
      <w:r>
        <w:rPr>
          <w:lang w:val="bs-Latn-BA"/>
        </w:rPr>
        <w:t>io vezan za autentikaciju korisnika (</w:t>
      </w:r>
      <w:r>
        <w:rPr>
          <w:i/>
          <w:lang w:val="bs-Latn-BA"/>
        </w:rPr>
        <w:t>Autentication Framework</w:t>
      </w:r>
      <w:r>
        <w:rPr>
          <w:lang w:val="bs-Latn-BA"/>
        </w:rPr>
        <w:t>)</w:t>
      </w:r>
      <w:r>
        <w:t>,</w:t>
      </w:r>
    </w:p>
    <w:p w14:paraId="0AEF890D" w14:textId="4DDB32CC" w:rsidR="00E94ADE" w:rsidDel="00E20B62" w:rsidRDefault="00CC5052">
      <w:pPr>
        <w:pStyle w:val="ListParagraph1"/>
        <w:numPr>
          <w:ilvl w:val="0"/>
          <w:numId w:val="29"/>
        </w:numPr>
        <w:spacing w:line="240" w:lineRule="auto"/>
        <w:jc w:val="both"/>
        <w:rPr>
          <w:del w:id="4034" w:author="Rajo" w:date="2018-06-17T15:03:00Z"/>
          <w:lang w:val="bs-Latn-BA"/>
        </w:rPr>
      </w:pPr>
      <w:r>
        <w:t>d</w:t>
      </w:r>
      <w:r>
        <w:rPr>
          <w:lang w:val="bs-Latn-BA"/>
        </w:rPr>
        <w:t>io vezan za registraciju i dodavanje korisnika (</w:t>
      </w:r>
      <w:r>
        <w:rPr>
          <w:i/>
          <w:lang w:val="bs-Latn-BA"/>
        </w:rPr>
        <w:t>Provisioning Framework</w:t>
      </w:r>
      <w:r>
        <w:rPr>
          <w:lang w:val="bs-Latn-BA"/>
        </w:rPr>
        <w:t xml:space="preserve">) </w:t>
      </w:r>
    </w:p>
    <w:p w14:paraId="2269655B" w14:textId="77777777" w:rsidR="00E94ADE" w:rsidRPr="00143689" w:rsidRDefault="00E94ADE">
      <w:pPr>
        <w:pStyle w:val="ListParagraph1"/>
        <w:numPr>
          <w:ilvl w:val="0"/>
          <w:numId w:val="29"/>
        </w:numPr>
        <w:spacing w:line="240" w:lineRule="auto"/>
        <w:jc w:val="both"/>
        <w:rPr>
          <w:lang w:val="bs-Latn-BA"/>
        </w:rPr>
        <w:pPrChange w:id="4035" w:author="Rajo" w:date="2018-06-17T15:03:00Z">
          <w:pPr>
            <w:spacing w:line="240" w:lineRule="auto"/>
            <w:jc w:val="both"/>
          </w:pPr>
        </w:pPrChange>
      </w:pPr>
    </w:p>
    <w:p w14:paraId="40621F49" w14:textId="6DE9C850" w:rsidR="00E94ADE" w:rsidDel="00E91783" w:rsidRDefault="00CC5052">
      <w:pPr>
        <w:spacing w:line="240" w:lineRule="auto"/>
        <w:ind w:firstLine="360"/>
        <w:jc w:val="both"/>
        <w:rPr>
          <w:del w:id="4036" w:author="Rajo" w:date="2018-05-27T16:14:00Z"/>
          <w:lang w:val="bs-Latn-BA"/>
        </w:rPr>
      </w:pPr>
      <w:del w:id="4037"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4038" w:author="Rajo" w:date="2018-05-27T16:12:00Z">
        <w:r w:rsidR="003861C8">
          <w:rPr>
            <w:lang w:val="bs-Latn-BA"/>
          </w:rPr>
          <w:t xml:space="preserve">U </w:t>
        </w:r>
      </w:ins>
      <w:r>
        <w:rPr>
          <w:lang w:val="bs-Latn-BA"/>
        </w:rPr>
        <w:t>naredn</w:t>
      </w:r>
      <w:ins w:id="4039" w:author="Rajo" w:date="2018-05-27T16:12:00Z">
        <w:r w:rsidR="003861C8">
          <w:rPr>
            <w:lang w:val="bs-Latn-BA"/>
          </w:rPr>
          <w:t>im</w:t>
        </w:r>
      </w:ins>
      <w:del w:id="4040" w:author="Rajo" w:date="2018-05-27T16:12:00Z">
        <w:r w:rsidDel="003861C8">
          <w:rPr>
            <w:lang w:val="bs-Latn-BA"/>
          </w:rPr>
          <w:delText>om</w:delText>
        </w:r>
      </w:del>
      <w:r>
        <w:rPr>
          <w:lang w:val="bs-Latn-BA"/>
        </w:rPr>
        <w:t xml:space="preserve"> </w:t>
      </w:r>
      <w:ins w:id="4041" w:author="Rajo" w:date="2018-05-27T16:13:00Z">
        <w:r w:rsidR="003861C8">
          <w:rPr>
            <w:lang w:val="bs-Latn-BA"/>
          </w:rPr>
          <w:t xml:space="preserve">tačkama navedene su komponente </w:t>
        </w:r>
      </w:ins>
      <w:del w:id="4042" w:author="Rajo" w:date="2018-05-27T16:13:00Z">
        <w:r w:rsidDel="003861C8">
          <w:rPr>
            <w:lang w:val="bs-Latn-BA"/>
          </w:rPr>
          <w:delText>dijelu predstavljen je samo dio arhitekture vezan za autentikaciju</w:delText>
        </w:r>
        <w:commentRangeEnd w:id="4032"/>
        <w:r w:rsidDel="003861C8">
          <w:commentReference w:id="4032"/>
        </w:r>
      </w:del>
      <w:commentRangeEnd w:id="4033"/>
      <w:r w:rsidR="00310776">
        <w:rPr>
          <w:rStyle w:val="CommentReference"/>
        </w:rPr>
        <w:commentReference w:id="4033"/>
      </w:r>
      <w:del w:id="4043" w:author="Rajo" w:date="2018-05-27T16:13:00Z">
        <w:r w:rsidDel="003861C8">
          <w:rPr>
            <w:lang w:val="bs-Latn-BA"/>
          </w:rPr>
          <w:delText xml:space="preserve">, zajedno sa </w:delText>
        </w:r>
      </w:del>
      <w:ins w:id="4044" w:author="Rajo" w:date="2018-05-27T16:13:00Z">
        <w:r w:rsidR="003861C8">
          <w:rPr>
            <w:lang w:val="bs-Latn-BA"/>
          </w:rPr>
          <w:t xml:space="preserve">servera </w:t>
        </w:r>
      </w:ins>
      <w:del w:id="4045" w:author="Rajo" w:date="2018-05-27T16:13:00Z">
        <w:r w:rsidDel="003861C8">
          <w:rPr>
            <w:lang w:val="bs-Latn-BA"/>
          </w:rPr>
          <w:delText xml:space="preserve">komponentama </w:delText>
        </w:r>
      </w:del>
      <w:r>
        <w:rPr>
          <w:lang w:val="bs-Latn-BA"/>
        </w:rPr>
        <w:t xml:space="preserve">koje se odnose na </w:t>
      </w:r>
      <w:del w:id="4046" w:author="Rajo" w:date="2018-05-27T16:14:00Z">
        <w:r w:rsidDel="00954913">
          <w:rPr>
            <w:lang w:val="bs-Latn-BA"/>
          </w:rPr>
          <w:delText xml:space="preserve">taj </w:delText>
        </w:r>
      </w:del>
      <w:r>
        <w:rPr>
          <w:lang w:val="bs-Latn-BA"/>
        </w:rPr>
        <w:t>proces</w:t>
      </w:r>
      <w:ins w:id="4047" w:author="Rajo" w:date="2018-05-27T16:14:00Z">
        <w:r w:rsidR="00954913">
          <w:rPr>
            <w:lang w:val="bs-Latn-BA"/>
          </w:rPr>
          <w:t xml:space="preserve"> autentikacije</w:t>
        </w:r>
      </w:ins>
      <w:del w:id="4048" w:author="Rajo" w:date="2018-05-27T16:14:00Z">
        <w:r w:rsidDel="002D3509">
          <w:rPr>
            <w:lang w:val="bs-Latn-BA"/>
          </w:rPr>
          <w:delText>, a to su sledeće</w:delText>
        </w:r>
      </w:del>
      <w:r>
        <w:rPr>
          <w:lang w:val="bs-Latn-BA"/>
        </w:rPr>
        <w:t>:</w:t>
      </w:r>
      <w:ins w:id="4049" w:author="Rajo" w:date="2018-06-17T17:12:00Z">
        <w:r w:rsidR="008A68D9">
          <w:rPr>
            <w:lang w:val="bs-Latn-BA"/>
          </w:rPr>
          <w:t xml:space="preserve"> </w:t>
        </w:r>
      </w:ins>
      <w:moveToRangeStart w:id="4050" w:author="Rajo" w:date="2018-06-17T17:12:00Z" w:name="move517018868"/>
      <w:moveTo w:id="4051" w:author="Rajo" w:date="2018-06-17T17:12:00Z">
        <w:r w:rsidR="008A68D9">
          <w:rPr>
            <w:vertAlign w:val="superscript"/>
            <w:lang w:val="bs-Latn-BA"/>
          </w:rPr>
          <w:t>[19]</w:t>
        </w:r>
      </w:moveTo>
      <w:moveToRangeEnd w:id="4050"/>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4052" w:author="Rajo" w:date="2018-05-23T20:16:00Z">
        <w:r w:rsidDel="00910C56">
          <w:delText>s</w:delText>
        </w:r>
        <w:r w:rsidDel="00910C56">
          <w:rPr>
            <w:lang w:val="bs-Latn-BA"/>
          </w:rPr>
          <w:delText>ervis provajderi</w:delText>
        </w:r>
      </w:del>
      <w:ins w:id="4053" w:author="Rajo" w:date="2018-05-23T20:16:00Z">
        <w:r w:rsidR="00910C56">
          <w:t>davaoci usluge</w:t>
        </w:r>
      </w:ins>
      <w:r>
        <w:rPr>
          <w:lang w:val="bs-Latn-BA"/>
        </w:rPr>
        <w:t xml:space="preserve"> (</w:t>
      </w:r>
      <w:r>
        <w:rPr>
          <w:i/>
          <w:lang w:val="bs-Latn-BA"/>
        </w:rPr>
        <w:t>Service providers</w:t>
      </w:r>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r>
        <w:rPr>
          <w:i/>
          <w:lang w:val="bs-Latn-BA"/>
        </w:rPr>
        <w:t>Inbound authenticators</w:t>
      </w:r>
      <w:r>
        <w:rPr>
          <w:lang w:val="bs-Latn-BA"/>
        </w:rPr>
        <w:t>)</w:t>
      </w:r>
      <w:r>
        <w:t>,</w:t>
      </w:r>
    </w:p>
    <w:p w14:paraId="642F4484" w14:textId="7457E445" w:rsidR="00E94ADE" w:rsidRDefault="00CC5052">
      <w:pPr>
        <w:pStyle w:val="ListParagraph1"/>
        <w:numPr>
          <w:ilvl w:val="0"/>
          <w:numId w:val="30"/>
        </w:numPr>
        <w:spacing w:line="240" w:lineRule="auto"/>
        <w:jc w:val="both"/>
        <w:rPr>
          <w:lang w:val="bs-Latn-BA"/>
        </w:rPr>
      </w:pPr>
      <w:r>
        <w:t>a</w:t>
      </w:r>
      <w:r>
        <w:rPr>
          <w:lang w:val="bs-Latn-BA"/>
        </w:rPr>
        <w:t>utentikacion</w:t>
      </w:r>
      <w:ins w:id="4054" w:author="Rajo" w:date="2018-06-17T16:35:00Z">
        <w:r w:rsidR="00386445">
          <w:rPr>
            <w:lang w:val="bs-Latn-BA"/>
          </w:rPr>
          <w:t xml:space="preserve">o okruženje </w:t>
        </w:r>
      </w:ins>
      <w:del w:id="4055" w:author="Rajo" w:date="2018-06-17T16:35:00Z">
        <w:r w:rsidDel="00386445">
          <w:rPr>
            <w:lang w:val="bs-Latn-BA"/>
          </w:rPr>
          <w:delText xml:space="preserve">i </w:delText>
        </w:r>
        <w:r w:rsidDel="00386445">
          <w:rPr>
            <w:i/>
            <w:lang w:val="bs-Latn-BA"/>
          </w:rPr>
          <w:delText xml:space="preserve">framework </w:delText>
        </w:r>
      </w:del>
      <w:r>
        <w:rPr>
          <w:lang w:val="bs-Latn-BA"/>
        </w:rPr>
        <w:t>(</w:t>
      </w:r>
      <w:r>
        <w:rPr>
          <w:i/>
          <w:lang w:val="bs-Latn-BA"/>
        </w:rPr>
        <w:t>Authentication framework</w:t>
      </w:r>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r>
        <w:rPr>
          <w:lang w:val="bs-Latn-BA"/>
        </w:rPr>
        <w:t>okalni autentikatori (</w:t>
      </w:r>
      <w:r>
        <w:rPr>
          <w:i/>
          <w:lang w:val="bs-Latn-BA"/>
        </w:rPr>
        <w:t>Local authenticators</w:t>
      </w:r>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r>
        <w:rPr>
          <w:lang w:val="bs-Latn-BA"/>
        </w:rPr>
        <w:t>ksterni autentikatori (</w:t>
      </w:r>
      <w:r>
        <w:rPr>
          <w:i/>
          <w:lang w:val="bs-Latn-BA"/>
        </w:rPr>
        <w:t>Federated authenticators</w:t>
      </w:r>
      <w:r>
        <w:rPr>
          <w:lang w:val="bs-Latn-BA"/>
        </w:rPr>
        <w:t>)</w:t>
      </w:r>
      <w:r>
        <w:t>,</w:t>
      </w:r>
    </w:p>
    <w:p w14:paraId="0A373345" w14:textId="1452D9B5" w:rsidR="00E94ADE" w:rsidDel="00EA6C7A" w:rsidRDefault="00CC5052">
      <w:pPr>
        <w:pStyle w:val="ListParagraph1"/>
        <w:numPr>
          <w:ilvl w:val="0"/>
          <w:numId w:val="30"/>
        </w:numPr>
        <w:spacing w:line="240" w:lineRule="auto"/>
        <w:jc w:val="both"/>
        <w:rPr>
          <w:del w:id="4056" w:author="Rajo" w:date="2018-05-27T16:15:00Z"/>
          <w:lang w:val="bs-Latn-BA"/>
        </w:rPr>
      </w:pPr>
      <w:r>
        <w:t>e</w:t>
      </w:r>
      <w:r>
        <w:rPr>
          <w:lang w:val="bs-Latn-BA"/>
        </w:rPr>
        <w:t>ksterne aplikacije (External applications)</w:t>
      </w:r>
      <w:r>
        <w:t>.</w:t>
      </w:r>
    </w:p>
    <w:p w14:paraId="02B6A780" w14:textId="77777777" w:rsidR="00E94ADE" w:rsidRPr="00EA6C7A" w:rsidDel="00E20B62" w:rsidRDefault="00E94ADE">
      <w:pPr>
        <w:pStyle w:val="ListParagraph1"/>
        <w:numPr>
          <w:ilvl w:val="0"/>
          <w:numId w:val="30"/>
        </w:numPr>
        <w:spacing w:line="240" w:lineRule="auto"/>
        <w:jc w:val="both"/>
        <w:rPr>
          <w:del w:id="4057" w:author="Rajo" w:date="2018-06-17T15:04:00Z"/>
          <w:lang w:val="bs-Latn-BA"/>
        </w:rPr>
        <w:pPrChange w:id="4058" w:author="Rajo" w:date="2018-05-27T16:15:00Z">
          <w:pPr>
            <w:spacing w:line="240" w:lineRule="auto"/>
            <w:jc w:val="both"/>
          </w:pPr>
        </w:pPrChange>
      </w:pPr>
    </w:p>
    <w:p w14:paraId="34448D47" w14:textId="77777777" w:rsidR="00E94ADE" w:rsidRPr="00143689" w:rsidRDefault="00E94ADE">
      <w:pPr>
        <w:pStyle w:val="ListParagraph1"/>
        <w:numPr>
          <w:ilvl w:val="0"/>
          <w:numId w:val="30"/>
        </w:numPr>
        <w:spacing w:line="240" w:lineRule="auto"/>
        <w:jc w:val="both"/>
        <w:rPr>
          <w:lang w:val="bs-Latn-BA"/>
        </w:rPr>
        <w:pPrChange w:id="4059" w:author="Rajo" w:date="2018-06-17T15:04:00Z">
          <w:pPr>
            <w:spacing w:line="240" w:lineRule="auto"/>
            <w:jc w:val="both"/>
          </w:pPr>
        </w:pPrChange>
      </w:pPr>
    </w:p>
    <w:p w14:paraId="44ECA3FA" w14:textId="309CC9BA" w:rsidR="00E94ADE" w:rsidDel="00EA6C7A" w:rsidRDefault="00CC5052" w:rsidP="00143689">
      <w:pPr>
        <w:spacing w:line="240" w:lineRule="auto"/>
        <w:ind w:firstLine="360"/>
        <w:jc w:val="both"/>
        <w:rPr>
          <w:del w:id="4060" w:author="Rajo" w:date="2018-05-27T16:15:00Z"/>
          <w:lang w:val="bs-Latn-BA"/>
        </w:rPr>
      </w:pPr>
      <w:commentRangeStart w:id="4061"/>
      <w:del w:id="4062" w:author="Rajo" w:date="2018-05-23T20:16:00Z">
        <w:r w:rsidDel="00910C56">
          <w:rPr>
            <w:b/>
            <w:lang w:val="bs-Latn-BA"/>
          </w:rPr>
          <w:delText>Servis provajderi</w:delText>
        </w:r>
      </w:del>
      <w:commentRangeEnd w:id="4061"/>
      <w:ins w:id="4063" w:author="Rajo" w:date="2018-05-23T20:16:00Z">
        <w:r w:rsidR="00910C56">
          <w:rPr>
            <w:b/>
            <w:lang w:val="bs-Latn-BA"/>
          </w:rPr>
          <w:t>Davaoci usluge</w:t>
        </w:r>
      </w:ins>
      <w:r>
        <w:commentReference w:id="4061"/>
      </w:r>
      <w:r>
        <w:rPr>
          <w:b/>
          <w:lang w:val="bs-Latn-BA"/>
        </w:rPr>
        <w:t xml:space="preserve"> </w:t>
      </w:r>
      <w:r>
        <w:rPr>
          <w:lang w:val="bs-Latn-BA"/>
        </w:rPr>
        <w:t xml:space="preserve">su </w:t>
      </w:r>
      <w:r>
        <w:rPr>
          <w:i/>
          <w:lang w:val="bs-Latn-BA"/>
        </w:rPr>
        <w:t>web</w:t>
      </w:r>
      <w:r>
        <w:rPr>
          <w:lang w:val="bs-Latn-BA"/>
        </w:rPr>
        <w:t xml:space="preserve"> servisi koji se oslanjaju na </w:t>
      </w:r>
      <w:del w:id="4064" w:author="Rajo" w:date="2018-05-23T20:02:00Z">
        <w:r w:rsidDel="00847196">
          <w:rPr>
            <w:lang w:val="bs-Latn-BA"/>
          </w:rPr>
          <w:delText>provajder identiteta</w:delText>
        </w:r>
      </w:del>
      <w:ins w:id="4065" w:author="Rajo" w:date="2018-05-23T20:02:00Z">
        <w:r w:rsidR="00847196">
          <w:rPr>
            <w:lang w:val="bs-Latn-BA"/>
          </w:rPr>
          <w:t>davalac identiteta</w:t>
        </w:r>
      </w:ins>
      <w:r>
        <w:rPr>
          <w:lang w:val="bs-Latn-BA"/>
        </w:rPr>
        <w:t>, kako bi posredstvom njega izvršili autentikaciju i autorizaciju korisnika. To se vrši slanjem odgovarajućeg zahtjeva, putem nekog od podržanih protokola među kojima se nalaze SAML 2.0, OpenID Connect i WS Federation/Trust.</w:t>
      </w:r>
    </w:p>
    <w:p w14:paraId="455B8DBB" w14:textId="77777777" w:rsidR="00E94ADE" w:rsidRDefault="00E94ADE">
      <w:pPr>
        <w:spacing w:line="240" w:lineRule="auto"/>
        <w:ind w:firstLine="360"/>
        <w:jc w:val="both"/>
        <w:rPr>
          <w:lang w:val="bs-Latn-BA"/>
        </w:rPr>
        <w:pPrChange w:id="4066" w:author="Rajo" w:date="2018-06-17T15:04:00Z">
          <w:pPr>
            <w:spacing w:line="240" w:lineRule="auto"/>
            <w:jc w:val="both"/>
          </w:pPr>
        </w:pPrChange>
      </w:pPr>
    </w:p>
    <w:p w14:paraId="64590597" w14:textId="609E078A" w:rsidR="00E94ADE" w:rsidDel="00EA6C7A" w:rsidRDefault="00CC5052" w:rsidP="00143689">
      <w:pPr>
        <w:spacing w:line="240" w:lineRule="auto"/>
        <w:ind w:firstLine="360"/>
        <w:jc w:val="both"/>
        <w:rPr>
          <w:del w:id="4067" w:author="Rajo" w:date="2018-05-27T16:15:00Z"/>
          <w:lang w:val="bs-Latn-BA"/>
        </w:rPr>
      </w:pPr>
      <w:r>
        <w:rPr>
          <w:lang w:val="bs-Latn-BA"/>
        </w:rPr>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4068" w:author="Rajo" w:date="2018-05-23T20:03:00Z">
        <w:r w:rsidDel="00847196">
          <w:rPr>
            <w:lang w:val="bs-Latn-BA"/>
          </w:rPr>
          <w:delText>servis provajdera</w:delText>
        </w:r>
      </w:del>
      <w:ins w:id="4069" w:author="Rajo" w:date="2018-05-23T20:08:00Z">
        <w:r w:rsidR="00BD270B">
          <w:rPr>
            <w:lang w:val="bs-Latn-BA"/>
          </w:rPr>
          <w:t>davaoca usluge</w:t>
        </w:r>
      </w:ins>
      <w:r>
        <w:rPr>
          <w:lang w:val="bs-Latn-BA"/>
        </w:rPr>
        <w:t xml:space="preserve">, provjeri ga, te u zajedničkom internom obliku proslijedi autentikacionom </w:t>
      </w:r>
      <w:del w:id="4070" w:author="Rajo" w:date="2018-06-17T16:35:00Z">
        <w:r w:rsidDel="00242801">
          <w:rPr>
            <w:i/>
            <w:lang w:val="bs-Latn-BA"/>
          </w:rPr>
          <w:delText>framework</w:delText>
        </w:r>
      </w:del>
      <w:ins w:id="4071" w:author="Rajo" w:date="2018-06-17T16:35:00Z">
        <w:r w:rsidR="00242801">
          <w:rPr>
            <w:lang w:val="bs-Latn-BA"/>
          </w:rPr>
          <w:t>okruženju</w:t>
        </w:r>
      </w:ins>
      <w:del w:id="4072" w:author="Rajo" w:date="2018-06-17T16:35:00Z">
        <w:r w:rsidDel="00242801">
          <w:rPr>
            <w:lang w:val="bs-Latn-BA"/>
          </w:rPr>
          <w:delText>-u</w:delText>
        </w:r>
      </w:del>
      <w:r>
        <w:rPr>
          <w:lang w:val="bs-Latn-BA"/>
        </w:rPr>
        <w:t xml:space="preserve"> na dalju obradu. Takođe, kada od njega nazad dobije odgovor, treba da ga pretvori u odgovarajući SAML odgovor koji vraća </w:t>
      </w:r>
      <w:del w:id="4073" w:author="Rajo" w:date="2018-05-23T20:05:00Z">
        <w:r w:rsidDel="00847196">
          <w:rPr>
            <w:lang w:val="bs-Latn-BA"/>
          </w:rPr>
          <w:delText>servis provajderu</w:delText>
        </w:r>
      </w:del>
      <w:ins w:id="4074"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4075" w:author="Rajo" w:date="2018-06-17T15:04:00Z">
          <w:pPr>
            <w:spacing w:line="240" w:lineRule="auto"/>
            <w:jc w:val="both"/>
          </w:pPr>
        </w:pPrChange>
      </w:pPr>
    </w:p>
    <w:p w14:paraId="7A634A52" w14:textId="6C1A33D0" w:rsidR="00E94ADE" w:rsidDel="00EA6C7A" w:rsidRDefault="00CC5052" w:rsidP="00143689">
      <w:pPr>
        <w:spacing w:line="240" w:lineRule="auto"/>
        <w:ind w:firstLine="360"/>
        <w:jc w:val="both"/>
        <w:rPr>
          <w:del w:id="4076" w:author="Rajo" w:date="2018-05-27T16:15:00Z"/>
          <w:lang w:val="bs-Latn-BA"/>
        </w:rPr>
      </w:pPr>
      <w:r>
        <w:rPr>
          <w:b/>
          <w:lang w:val="bs-Latn-BA"/>
        </w:rPr>
        <w:t>Autentikacion</w:t>
      </w:r>
      <w:ins w:id="4077" w:author="Rajo" w:date="2018-06-17T16:35:00Z">
        <w:r w:rsidR="00242801">
          <w:rPr>
            <w:b/>
            <w:lang w:val="bs-Latn-BA"/>
          </w:rPr>
          <w:t xml:space="preserve">o okruženje </w:t>
        </w:r>
      </w:ins>
      <w:del w:id="4078" w:author="Rajo" w:date="2018-06-17T16:35:00Z">
        <w:r w:rsidDel="00242801">
          <w:rPr>
            <w:b/>
            <w:lang w:val="bs-Latn-BA"/>
          </w:rPr>
          <w:delText xml:space="preserve">i </w:delText>
        </w:r>
        <w:r w:rsidDel="00242801">
          <w:rPr>
            <w:b/>
            <w:i/>
            <w:lang w:val="bs-Latn-BA"/>
          </w:rPr>
          <w:delText>framework</w:delText>
        </w:r>
        <w:r w:rsidDel="00242801">
          <w:rPr>
            <w:i/>
            <w:lang w:val="bs-Latn-BA"/>
          </w:rPr>
          <w:delText xml:space="preserve"> </w:delText>
        </w:r>
      </w:del>
      <w:r>
        <w:rPr>
          <w:lang w:val="bs-Latn-BA"/>
        </w:rPr>
        <w:t>iz zahtjeva koji je primi</w:t>
      </w:r>
      <w:ins w:id="4079" w:author="Rajo" w:date="2018-06-17T16:38:00Z">
        <w:r w:rsidR="002157AE">
          <w:rPr>
            <w:lang w:val="bs-Latn-BA"/>
          </w:rPr>
          <w:t>lo</w:t>
        </w:r>
      </w:ins>
      <w:del w:id="4080" w:author="Rajo" w:date="2018-06-17T16:38:00Z">
        <w:r w:rsidDel="002157AE">
          <w:rPr>
            <w:lang w:val="bs-Latn-BA"/>
          </w:rPr>
          <w:delText>o</w:delText>
        </w:r>
      </w:del>
      <w:r>
        <w:rPr>
          <w:lang w:val="bs-Latn-BA"/>
        </w:rPr>
        <w:t xml:space="preserve"> od ulaznog autentikatora izvlači podatak o tome koji </w:t>
      </w:r>
      <w:del w:id="4081" w:author="Rajo" w:date="2018-05-23T20:15:00Z">
        <w:r w:rsidDel="00910C56">
          <w:rPr>
            <w:lang w:val="bs-Latn-BA"/>
          </w:rPr>
          <w:delText>servis provajder</w:delText>
        </w:r>
      </w:del>
      <w:ins w:id="4082"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4083" w:author="Rajo" w:date="2018-06-17T15:04:00Z">
          <w:pPr>
            <w:spacing w:line="240" w:lineRule="auto"/>
            <w:jc w:val="both"/>
          </w:pPr>
        </w:pPrChange>
      </w:pPr>
    </w:p>
    <w:p w14:paraId="50F1D3E2" w14:textId="4A42A7C2" w:rsidR="00E94ADE" w:rsidDel="00EA6C7A" w:rsidRDefault="00CC5052" w:rsidP="00143689">
      <w:pPr>
        <w:spacing w:line="240" w:lineRule="auto"/>
        <w:ind w:firstLine="360"/>
        <w:jc w:val="both"/>
        <w:rPr>
          <w:del w:id="4084"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del w:id="4085" w:author="Rajo" w:date="2018-06-17T16:35:00Z">
        <w:r w:rsidDel="00AF05DB">
          <w:rPr>
            <w:i/>
            <w:lang w:val="bs-Latn-BA"/>
          </w:rPr>
          <w:delText>framework</w:delText>
        </w:r>
        <w:r w:rsidDel="00AF05DB">
          <w:rPr>
            <w:lang w:val="bs-Latn-BA"/>
          </w:rPr>
          <w:delText>-a</w:delText>
        </w:r>
      </w:del>
      <w:ins w:id="4086" w:author="Rajo" w:date="2018-06-17T16:35:00Z">
        <w:r w:rsidR="00AF05DB">
          <w:rPr>
            <w:lang w:val="bs-Latn-BA"/>
          </w:rPr>
          <w:t>okru</w:t>
        </w:r>
      </w:ins>
      <w:ins w:id="4087" w:author="Rajo" w:date="2018-06-17T16:36:00Z">
        <w:r w:rsidR="00AF05DB">
          <w:rPr>
            <w:lang w:val="bs-Latn-BA"/>
          </w:rPr>
          <w:t>ženja</w:t>
        </w:r>
      </w:ins>
      <w:r>
        <w:rPr>
          <w:lang w:val="bs-Latn-BA"/>
        </w:rPr>
        <w:t>,  u odnosu na bazu korisničkih naloga na koju je server povezan. Pored toga, moguće je razviti i sopstveni autentikator te ga integrisati u okviru servera. Ukoliko je autentikacija bila uspješna, lokalni autentikator će o tome informisati autentikacion</w:t>
      </w:r>
      <w:ins w:id="4088" w:author="Rajo" w:date="2018-06-17T16:36:00Z">
        <w:r w:rsidR="00424862">
          <w:rPr>
            <w:lang w:val="bs-Latn-BA"/>
          </w:rPr>
          <w:t>o okruženje</w:t>
        </w:r>
      </w:ins>
      <w:del w:id="4089" w:author="Rajo" w:date="2018-06-17T16:36:00Z">
        <w:r w:rsidDel="00424862">
          <w:rPr>
            <w:lang w:val="bs-Latn-BA"/>
          </w:rPr>
          <w:delText>i</w:delText>
        </w:r>
      </w:del>
      <w:ins w:id="4090" w:author="Rajo" w:date="2018-06-17T16:36:00Z">
        <w:r w:rsidR="00424862">
          <w:rPr>
            <w:lang w:val="bs-Latn-BA"/>
          </w:rPr>
          <w:t xml:space="preserve"> </w:t>
        </w:r>
      </w:ins>
      <w:del w:id="4091" w:author="Rajo" w:date="2018-06-17T16:36:00Z">
        <w:r w:rsidDel="00424862">
          <w:rPr>
            <w:lang w:val="bs-Latn-BA"/>
          </w:rPr>
          <w:delText xml:space="preserve"> </w:delText>
        </w:r>
        <w:r w:rsidDel="00424862">
          <w:rPr>
            <w:i/>
            <w:lang w:val="bs-Latn-BA"/>
          </w:rPr>
          <w:delText>framework</w:delText>
        </w:r>
      </w:del>
      <w:del w:id="4092" w:author="Rajo" w:date="2018-05-28T20:40:00Z">
        <w:r w:rsidDel="007F00CC">
          <w:rPr>
            <w:lang w:val="bs-Latn-BA"/>
          </w:rPr>
          <w:delText>,</w:delText>
        </w:r>
      </w:del>
      <w:del w:id="4093" w:author="Rajo" w:date="2018-05-28T20:54:00Z">
        <w:r w:rsidDel="001F03D3">
          <w:rPr>
            <w:lang w:val="bs-Latn-BA"/>
          </w:rPr>
          <w:delText xml:space="preserve"> </w:delText>
        </w:r>
      </w:del>
      <w:ins w:id="4094" w:author="Rajo" w:date="2018-05-28T20:54:00Z">
        <w:r w:rsidR="001F03D3">
          <w:rPr>
            <w:lang w:val="bs-Latn-BA"/>
          </w:rPr>
          <w:t>koj</w:t>
        </w:r>
      </w:ins>
      <w:ins w:id="4095" w:author="Rajo" w:date="2018-06-17T16:36:00Z">
        <w:r w:rsidR="00424862">
          <w:rPr>
            <w:lang w:val="bs-Latn-BA"/>
          </w:rPr>
          <w:t>e</w:t>
        </w:r>
      </w:ins>
      <w:ins w:id="4096" w:author="Rajo" w:date="2018-05-28T20:50:00Z">
        <w:r w:rsidR="00280E7F">
          <w:rPr>
            <w:lang w:val="bs-Latn-BA"/>
          </w:rPr>
          <w:t xml:space="preserve"> </w:t>
        </w:r>
      </w:ins>
      <w:del w:id="4097" w:author="Rajo" w:date="2018-05-28T20:50:00Z">
        <w:r w:rsidDel="00280E7F">
          <w:rPr>
            <w:lang w:val="bs-Latn-BA"/>
          </w:rPr>
          <w:delText xml:space="preserve">koji </w:delText>
        </w:r>
      </w:del>
      <w:r>
        <w:rPr>
          <w:lang w:val="bs-Latn-BA"/>
        </w:rPr>
        <w:t xml:space="preserve">će odlučiti da li je potrebna </w:t>
      </w:r>
      <w:commentRangeStart w:id="4098"/>
      <w:commentRangeStart w:id="4099"/>
      <w:r>
        <w:rPr>
          <w:lang w:val="bs-Latn-BA"/>
        </w:rPr>
        <w:t>dodatna autentikacija</w:t>
      </w:r>
      <w:commentRangeEnd w:id="4098"/>
      <w:r>
        <w:commentReference w:id="4098"/>
      </w:r>
      <w:commentRangeEnd w:id="4099"/>
      <w:r w:rsidR="00310776">
        <w:rPr>
          <w:rStyle w:val="CommentReference"/>
        </w:rPr>
        <w:commentReference w:id="4099"/>
      </w:r>
      <w:ins w:id="4100" w:author="Rajo" w:date="2018-05-28T20:56:00Z">
        <w:r w:rsidR="0006114C">
          <w:rPr>
            <w:lang w:val="bs-Latn-BA"/>
          </w:rPr>
          <w:t>,</w:t>
        </w:r>
      </w:ins>
      <w:r>
        <w:rPr>
          <w:lang w:val="bs-Latn-BA"/>
        </w:rPr>
        <w:t xml:space="preserve"> </w:t>
      </w:r>
      <w:ins w:id="4101" w:author="Rajo" w:date="2018-05-28T20:54:00Z">
        <w:r w:rsidR="001F03D3">
          <w:rPr>
            <w:lang w:val="bs-Latn-BA"/>
          </w:rPr>
          <w:t>što</w:t>
        </w:r>
      </w:ins>
      <w:ins w:id="4102" w:author="Rajo" w:date="2018-05-28T20:51:00Z">
        <w:r w:rsidR="00280E7F">
          <w:rPr>
            <w:lang w:val="bs-Latn-BA"/>
          </w:rPr>
          <w:t xml:space="preserve"> podrazumijeva</w:t>
        </w:r>
      </w:ins>
      <w:ins w:id="4103" w:author="Rajo" w:date="2018-05-28T20:52:00Z">
        <w:r w:rsidR="00280E7F">
          <w:rPr>
            <w:lang w:val="bs-Latn-BA"/>
          </w:rPr>
          <w:t xml:space="preserve"> da se korisnik mora autentikovati upotrebom još jedne ili više </w:t>
        </w:r>
      </w:ins>
      <w:ins w:id="4104" w:author="Rajo" w:date="2018-05-28T20:53:00Z">
        <w:r w:rsidR="00280E7F">
          <w:rPr>
            <w:lang w:val="bs-Latn-BA"/>
          </w:rPr>
          <w:t>autentikacionih metoda</w:t>
        </w:r>
      </w:ins>
      <w:ins w:id="4105" w:author="Rajo" w:date="2018-05-28T20:59:00Z">
        <w:r w:rsidR="007A4B6B">
          <w:rPr>
            <w:lang w:val="bs-Latn-BA"/>
          </w:rPr>
          <w:t xml:space="preserve">, </w:t>
        </w:r>
      </w:ins>
      <w:ins w:id="4106" w:author="Rajo" w:date="2018-05-28T20:55:00Z">
        <w:r w:rsidR="009D6EEE">
          <w:rPr>
            <w:lang w:val="bs-Latn-BA"/>
          </w:rPr>
          <w:t>zavisno od toga koji lokalni autentikatori su podešeni za davaoca usluge na kog se</w:t>
        </w:r>
      </w:ins>
      <w:ins w:id="4107" w:author="Rajo" w:date="2018-05-28T20:56:00Z">
        <w:r w:rsidR="008069A2">
          <w:rPr>
            <w:lang w:val="bs-Latn-BA"/>
          </w:rPr>
          <w:t xml:space="preserve"> taj</w:t>
        </w:r>
      </w:ins>
      <w:ins w:id="4108" w:author="Rajo" w:date="2018-05-28T20:55:00Z">
        <w:r w:rsidR="009D6EEE">
          <w:rPr>
            <w:lang w:val="bs-Latn-BA"/>
          </w:rPr>
          <w:t xml:space="preserve"> zahtjev odnosi</w:t>
        </w:r>
      </w:ins>
      <w:ins w:id="4109" w:author="Rajo" w:date="2018-05-28T20:59:00Z">
        <w:r w:rsidR="007A4B6B">
          <w:rPr>
            <w:lang w:val="bs-Latn-BA"/>
          </w:rPr>
          <w:t xml:space="preserve">. </w:t>
        </w:r>
      </w:ins>
      <w:ins w:id="4110" w:author="Rajo" w:date="2018-05-28T21:00:00Z">
        <w:r w:rsidR="007A4B6B">
          <w:rPr>
            <w:lang w:val="bs-Latn-BA"/>
          </w:rPr>
          <w:t>Nakon toga, autentikacion</w:t>
        </w:r>
      </w:ins>
      <w:ins w:id="4111" w:author="Rajo" w:date="2018-06-17T16:36:00Z">
        <w:r w:rsidR="00424862">
          <w:rPr>
            <w:lang w:val="bs-Latn-BA"/>
          </w:rPr>
          <w:t>o</w:t>
        </w:r>
      </w:ins>
      <w:ins w:id="4112" w:author="Rajo" w:date="2018-05-28T21:00:00Z">
        <w:r w:rsidR="007A4B6B">
          <w:rPr>
            <w:lang w:val="bs-Latn-BA"/>
          </w:rPr>
          <w:t xml:space="preserve"> </w:t>
        </w:r>
      </w:ins>
      <w:ins w:id="4113" w:author="Rajo" w:date="2018-06-17T16:36:00Z">
        <w:r w:rsidR="00424862" w:rsidRPr="00424862">
          <w:rPr>
            <w:lang w:val="bs-Latn-BA"/>
            <w:rPrChange w:id="4114" w:author="Rajo" w:date="2018-06-17T16:36:00Z">
              <w:rPr>
                <w:i/>
                <w:lang w:val="bs-Latn-BA"/>
              </w:rPr>
            </w:rPrChange>
          </w:rPr>
          <w:t>okruženje</w:t>
        </w:r>
      </w:ins>
      <w:ins w:id="4115" w:author="Rajo" w:date="2018-05-28T21:00:00Z">
        <w:r w:rsidR="007A4B6B">
          <w:rPr>
            <w:lang w:val="bs-Latn-BA"/>
          </w:rPr>
          <w:t xml:space="preserve"> će </w:t>
        </w:r>
      </w:ins>
      <w:del w:id="4116" w:author="Rajo" w:date="2018-05-28T20:51:00Z">
        <w:r w:rsidDel="00280E7F">
          <w:rPr>
            <w:lang w:val="bs-Latn-BA"/>
          </w:rPr>
          <w:delText>ili ne</w:delText>
        </w:r>
      </w:del>
      <w:del w:id="4117" w:author="Rajo" w:date="2018-05-28T20:38:00Z">
        <w:r w:rsidDel="007F00CC">
          <w:rPr>
            <w:lang w:val="bs-Latn-BA"/>
          </w:rPr>
          <w:delText>,</w:delText>
        </w:r>
      </w:del>
      <w:del w:id="4118" w:author="Rajo" w:date="2018-05-28T21:01:00Z">
        <w:r w:rsidDel="00481BB8">
          <w:rPr>
            <w:lang w:val="bs-Latn-BA"/>
          </w:rPr>
          <w:delText xml:space="preserve"> </w:delText>
        </w:r>
      </w:del>
      <w:del w:id="4119" w:author="Rajo" w:date="2018-05-28T21:00:00Z">
        <w:r w:rsidDel="007A4B6B">
          <w:rPr>
            <w:lang w:val="bs-Latn-BA"/>
          </w:rPr>
          <w:delText xml:space="preserve">te proslijediti </w:delText>
        </w:r>
      </w:del>
      <w:r>
        <w:rPr>
          <w:lang w:val="bs-Latn-BA"/>
        </w:rPr>
        <w:t xml:space="preserve">odgovor </w:t>
      </w:r>
      <w:ins w:id="4120" w:author="Rajo" w:date="2018-05-28T21:00:00Z">
        <w:r w:rsidR="007A4B6B">
          <w:rPr>
            <w:lang w:val="bs-Latn-BA"/>
          </w:rPr>
          <w:t xml:space="preserve">proslijediti </w:t>
        </w:r>
      </w:ins>
      <w:r>
        <w:rPr>
          <w:lang w:val="bs-Latn-BA"/>
        </w:rPr>
        <w:t>odgovarajućem ulaznom autentikatoru</w:t>
      </w:r>
      <w:ins w:id="4121" w:author="Rajo" w:date="2018-05-28T21:01:00Z">
        <w:r w:rsidR="005F5704">
          <w:rPr>
            <w:lang w:val="bs-Latn-BA"/>
          </w:rPr>
          <w:t>,</w:t>
        </w:r>
      </w:ins>
      <w:r>
        <w:rPr>
          <w:lang w:val="bs-Latn-BA"/>
        </w:rPr>
        <w:t xml:space="preserve"> kako bi on</w:t>
      </w:r>
      <w:ins w:id="4122"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4123" w:author="Rajo" w:date="2018-06-17T15:04:00Z">
          <w:pPr>
            <w:spacing w:line="240" w:lineRule="auto"/>
            <w:jc w:val="both"/>
          </w:pPr>
        </w:pPrChange>
      </w:pPr>
    </w:p>
    <w:p w14:paraId="6EC52C0A" w14:textId="716EBA96" w:rsidR="00E94ADE" w:rsidDel="00EA6C7A" w:rsidRDefault="00CC5052" w:rsidP="00143689">
      <w:pPr>
        <w:spacing w:line="240" w:lineRule="auto"/>
        <w:ind w:firstLine="360"/>
        <w:jc w:val="both"/>
        <w:rPr>
          <w:del w:id="4124" w:author="Rajo" w:date="2018-05-27T16:15:00Z"/>
          <w:lang w:val="bs-Latn-BA"/>
        </w:rPr>
      </w:pPr>
      <w:r>
        <w:rPr>
          <w:b/>
          <w:lang w:val="bs-Latn-BA"/>
        </w:rPr>
        <w:lastRenderedPageBreak/>
        <w:t>Eksterni autentikatori</w:t>
      </w:r>
      <w:r>
        <w:rPr>
          <w:lang w:val="bs-Latn-BA"/>
        </w:rPr>
        <w:t xml:space="preserve"> su odgovorni za autentikaciju korisnika posredstvom nekog od podržanih eksternih sistema, kao što su Facebook, Google, Yahoo, LinkedIn, Twitter ili bilo koji drugi </w:t>
      </w:r>
      <w:del w:id="4125" w:author="Rajo" w:date="2018-05-23T20:18:00Z">
        <w:r w:rsidDel="00910C56">
          <w:rPr>
            <w:lang w:val="bs-Latn-BA"/>
          </w:rPr>
          <w:delText>provajder identiteta</w:delText>
        </w:r>
      </w:del>
      <w:ins w:id="4126" w:author="Rajo" w:date="2018-05-23T20:18:00Z">
        <w:r w:rsidR="00910C56">
          <w:rPr>
            <w:lang w:val="bs-Latn-BA"/>
          </w:rPr>
          <w:t>davalac identiteta</w:t>
        </w:r>
      </w:ins>
      <w:r>
        <w:rPr>
          <w:lang w:val="bs-Latn-BA"/>
        </w:rPr>
        <w:t>. Kada autentikacion</w:t>
      </w:r>
      <w:ins w:id="4127" w:author="Rajo" w:date="2018-06-17T16:36:00Z">
        <w:r w:rsidR="00DB0785">
          <w:rPr>
            <w:lang w:val="bs-Latn-BA"/>
          </w:rPr>
          <w:t>o</w:t>
        </w:r>
      </w:ins>
      <w:del w:id="4128" w:author="Rajo" w:date="2018-06-17T16:36:00Z">
        <w:r w:rsidDel="00DB0785">
          <w:rPr>
            <w:lang w:val="bs-Latn-BA"/>
          </w:rPr>
          <w:delText>i</w:delText>
        </w:r>
      </w:del>
      <w:r>
        <w:rPr>
          <w:lang w:val="bs-Latn-BA"/>
        </w:rPr>
        <w:t xml:space="preserve"> </w:t>
      </w:r>
      <w:commentRangeStart w:id="4129"/>
      <w:del w:id="4130" w:author="Rajo" w:date="2018-06-17T16:36:00Z">
        <w:r w:rsidRPr="00DB0785" w:rsidDel="00DB0785">
          <w:rPr>
            <w:lang w:val="bs-Latn-BA"/>
            <w:rPrChange w:id="4131" w:author="Rajo" w:date="2018-06-17T16:36:00Z">
              <w:rPr>
                <w:i/>
                <w:lang w:val="bs-Latn-BA"/>
              </w:rPr>
            </w:rPrChange>
          </w:rPr>
          <w:delText>framework</w:delText>
        </w:r>
        <w:r w:rsidRPr="00DB0785" w:rsidDel="00DB0785">
          <w:rPr>
            <w:lang w:val="bs-Latn-BA"/>
          </w:rPr>
          <w:delText xml:space="preserve"> </w:delText>
        </w:r>
      </w:del>
      <w:commentRangeEnd w:id="4129"/>
      <w:ins w:id="4132" w:author="Rajo" w:date="2018-06-17T16:36:00Z">
        <w:r w:rsidR="00DB0785" w:rsidRPr="00DB0785">
          <w:rPr>
            <w:lang w:val="bs-Latn-BA"/>
            <w:rPrChange w:id="4133" w:author="Rajo" w:date="2018-06-17T16:36:00Z">
              <w:rPr>
                <w:i/>
                <w:lang w:val="bs-Latn-BA"/>
              </w:rPr>
            </w:rPrChange>
          </w:rPr>
          <w:t>okruženje</w:t>
        </w:r>
        <w:r w:rsidR="00DB0785">
          <w:rPr>
            <w:lang w:val="bs-Latn-BA"/>
          </w:rPr>
          <w:t xml:space="preserve"> </w:t>
        </w:r>
      </w:ins>
      <w:r>
        <w:commentReference w:id="4129"/>
      </w:r>
      <w:r>
        <w:rPr>
          <w:lang w:val="bs-Latn-BA"/>
        </w:rPr>
        <w:t>primi zahtjev od ulaznog autentikatora, on</w:t>
      </w:r>
      <w:ins w:id="4134" w:author="Rajo" w:date="2018-06-17T16:38:00Z">
        <w:r w:rsidR="000B71FE">
          <w:rPr>
            <w:lang w:val="bs-Latn-BA"/>
          </w:rPr>
          <w:t>o</w:t>
        </w:r>
      </w:ins>
      <w:r>
        <w:rPr>
          <w:lang w:val="bs-Latn-BA"/>
        </w:rPr>
        <w:t xml:space="preserve"> na osnovu zahtjeva i postavki podešenih za dati </w:t>
      </w:r>
      <w:del w:id="4135" w:author="Rajo" w:date="2018-05-23T20:15:00Z">
        <w:r w:rsidDel="00910C56">
          <w:rPr>
            <w:lang w:val="bs-Latn-BA"/>
          </w:rPr>
          <w:delText>servis provajder</w:delText>
        </w:r>
      </w:del>
      <w:ins w:id="4136"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4137" w:author="Rajo" w:date="2018-05-27T16:28:00Z">
        <w:r w:rsidR="00475442">
          <w:rPr>
            <w:lang w:val="bs-Latn-BA"/>
          </w:rPr>
          <w:t>te</w:t>
        </w:r>
      </w:ins>
      <w:del w:id="4138" w:author="Rajo" w:date="2018-05-27T16:28:00Z">
        <w:r w:rsidDel="00475442">
          <w:rPr>
            <w:lang w:val="bs-Latn-BA"/>
          </w:rPr>
          <w:delText>i</w:delText>
        </w:r>
      </w:del>
      <w:r>
        <w:rPr>
          <w:lang w:val="bs-Latn-BA"/>
        </w:rPr>
        <w:t xml:space="preserve"> </w:t>
      </w:r>
      <w:commentRangeStart w:id="4139"/>
      <w:commentRangeStart w:id="4140"/>
      <w:r>
        <w:rPr>
          <w:lang w:val="bs-Latn-BA"/>
        </w:rPr>
        <w:t>integrisati sa server</w:t>
      </w:r>
      <w:ins w:id="4141" w:author="Rajo" w:date="2018-05-27T16:26:00Z">
        <w:r w:rsidR="00000C08">
          <w:rPr>
            <w:lang w:val="bs-Latn-BA"/>
          </w:rPr>
          <w:t>om</w:t>
        </w:r>
      </w:ins>
      <w:r>
        <w:rPr>
          <w:lang w:val="bs-Latn-BA"/>
        </w:rPr>
        <w:t xml:space="preserve"> </w:t>
      </w:r>
      <w:commentRangeEnd w:id="4139"/>
      <w:r w:rsidR="00C32512">
        <w:rPr>
          <w:rStyle w:val="CommentReference"/>
        </w:rPr>
        <w:commentReference w:id="4139"/>
      </w:r>
      <w:commentRangeEnd w:id="4140"/>
      <w:r w:rsidR="00A4233A">
        <w:rPr>
          <w:rStyle w:val="CommentReference"/>
        </w:rPr>
        <w:commentReference w:id="4140"/>
      </w:r>
      <w:r>
        <w:rPr>
          <w:lang w:val="bs-Latn-BA"/>
        </w:rPr>
        <w:t>sopstveni eksterni autentikator. Takođe, nakon uspješne autentikacije kontrola se prebacuje na autentikacion</w:t>
      </w:r>
      <w:ins w:id="4142" w:author="Rajo" w:date="2018-06-17T16:37:00Z">
        <w:r w:rsidR="00DB0785">
          <w:rPr>
            <w:lang w:val="bs-Latn-BA"/>
          </w:rPr>
          <w:t>o okruženje</w:t>
        </w:r>
      </w:ins>
      <w:del w:id="4143" w:author="Rajo" w:date="2018-06-17T16:37:00Z">
        <w:r w:rsidDel="00DB0785">
          <w:rPr>
            <w:lang w:val="bs-Latn-BA"/>
          </w:rPr>
          <w:delText>i</w:delText>
        </w:r>
      </w:del>
      <w:del w:id="4144" w:author="Rajo" w:date="2018-06-17T16:36:00Z">
        <w:r w:rsidDel="00DB0785">
          <w:rPr>
            <w:lang w:val="bs-Latn-BA"/>
          </w:rPr>
          <w:delText xml:space="preserve"> </w:delText>
        </w:r>
        <w:r w:rsidDel="00DB0785">
          <w:rPr>
            <w:i/>
            <w:lang w:val="bs-Latn-BA"/>
          </w:rPr>
          <w:delText>framework</w:delText>
        </w:r>
      </w:del>
      <w:r>
        <w:rPr>
          <w:lang w:val="bs-Latn-BA"/>
        </w:rPr>
        <w:t>, koj</w:t>
      </w:r>
      <w:ins w:id="4145" w:author="Rajo" w:date="2018-06-17T16:37:00Z">
        <w:r w:rsidR="004A4E16">
          <w:rPr>
            <w:lang w:val="bs-Latn-BA"/>
          </w:rPr>
          <w:t>e</w:t>
        </w:r>
      </w:ins>
      <w:del w:id="4146" w:author="Rajo" w:date="2018-06-17T16:37:00Z">
        <w:r w:rsidDel="004A4E16">
          <w:rPr>
            <w:lang w:val="bs-Latn-BA"/>
          </w:rPr>
          <w:delText>i</w:delText>
        </w:r>
      </w:del>
      <w:r>
        <w:rPr>
          <w:lang w:val="bs-Latn-BA"/>
        </w:rPr>
        <w:t xml:space="preserve">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4147" w:author="Rajo" w:date="2018-06-17T15:04:00Z">
          <w:pPr>
            <w:spacing w:line="240" w:lineRule="auto"/>
            <w:jc w:val="both"/>
          </w:pPr>
        </w:pPrChange>
      </w:pPr>
    </w:p>
    <w:p w14:paraId="70EA9CB3" w14:textId="4D41C754" w:rsidR="00E94ADE" w:rsidDel="00EA6C7A" w:rsidRDefault="00CC5052" w:rsidP="00143689">
      <w:pPr>
        <w:spacing w:line="240" w:lineRule="auto"/>
        <w:ind w:firstLine="360"/>
        <w:jc w:val="both"/>
        <w:rPr>
          <w:del w:id="4148" w:author="Rajo" w:date="2018-05-27T16:15:00Z"/>
          <w:lang w:val="bs-Latn-BA"/>
        </w:rPr>
      </w:pPr>
      <w:r>
        <w:rPr>
          <w:b/>
          <w:lang w:val="bs-Latn-BA"/>
        </w:rPr>
        <w:t>Eksterne aplikacije</w:t>
      </w:r>
      <w:r>
        <w:rPr>
          <w:lang w:val="bs-Latn-BA"/>
        </w:rPr>
        <w:t xml:space="preserve"> su eksterni sistemi koji se mogu koristiti i kao </w:t>
      </w:r>
      <w:del w:id="4149" w:author="Rajo" w:date="2018-05-23T20:20:00Z">
        <w:r w:rsidDel="00910C56">
          <w:rPr>
            <w:lang w:val="bs-Latn-BA"/>
          </w:rPr>
          <w:delText xml:space="preserve">provajderi </w:delText>
        </w:r>
      </w:del>
      <w:ins w:id="4150" w:author="Rajo" w:date="2018-05-23T20:20:00Z">
        <w:r w:rsidR="00910C56">
          <w:rPr>
            <w:lang w:val="bs-Latn-BA"/>
          </w:rPr>
          <w:t xml:space="preserve">davaoci </w:t>
        </w:r>
      </w:ins>
      <w:r>
        <w:rPr>
          <w:lang w:val="bs-Latn-BA"/>
        </w:rPr>
        <w:t>identiteta u slučaju autentikacije upotrebom nekog od eksternih autentikatora.</w:t>
      </w:r>
      <w:del w:id="4151" w:author="Rajo" w:date="2018-06-17T17:12:00Z">
        <w:r w:rsidDel="008A68D9">
          <w:rPr>
            <w:lang w:val="bs-Latn-BA"/>
          </w:rPr>
          <w:delText xml:space="preserve"> </w:delText>
        </w:r>
      </w:del>
      <w:moveFromRangeStart w:id="4152" w:author="Rajo" w:date="2018-06-17T17:12:00Z" w:name="move517018868"/>
      <w:moveFrom w:id="4153" w:author="Rajo" w:date="2018-06-17T17:12:00Z">
        <w:r w:rsidDel="008A68D9">
          <w:rPr>
            <w:vertAlign w:val="superscript"/>
            <w:lang w:val="bs-Latn-BA"/>
          </w:rPr>
          <w:t>[19]</w:t>
        </w:r>
      </w:moveFrom>
      <w:moveFromRangeEnd w:id="4152"/>
    </w:p>
    <w:p w14:paraId="738A83A6" w14:textId="77777777" w:rsidR="00E94ADE" w:rsidRDefault="00E94ADE">
      <w:pPr>
        <w:spacing w:line="240" w:lineRule="auto"/>
        <w:ind w:firstLine="360"/>
        <w:jc w:val="both"/>
        <w:rPr>
          <w:lang w:val="bs-Latn-BA"/>
        </w:rPr>
        <w:pPrChange w:id="4154" w:author="Rajo" w:date="2018-06-17T15:04:00Z">
          <w:pPr>
            <w:spacing w:line="240" w:lineRule="auto"/>
            <w:jc w:val="both"/>
          </w:pPr>
        </w:pPrChange>
      </w:pPr>
    </w:p>
    <w:p w14:paraId="23E964A1" w14:textId="04FB2312" w:rsidR="00E94ADE" w:rsidDel="00185625" w:rsidRDefault="00CC5052" w:rsidP="00143689">
      <w:pPr>
        <w:spacing w:line="240" w:lineRule="auto"/>
        <w:ind w:firstLine="360"/>
        <w:jc w:val="both"/>
        <w:rPr>
          <w:del w:id="4155" w:author="Rajo" w:date="2018-05-27T16:30:00Z"/>
          <w:moveFrom w:id="4156" w:author="Rajo" w:date="2018-05-27T16:16:00Z"/>
          <w:lang w:val="bs-Latn-BA"/>
        </w:rPr>
      </w:pPr>
      <w:moveFromRangeStart w:id="4157" w:author="Rajo" w:date="2018-05-27T16:16:00Z" w:name="move515201134"/>
      <w:moveFrom w:id="4158"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9"/>
        </w:r>
      </w:moveFrom>
    </w:p>
    <w:p w14:paraId="4BC62890" w14:textId="317D2170" w:rsidR="00E94ADE" w:rsidDel="00185625" w:rsidRDefault="00E94ADE">
      <w:pPr>
        <w:spacing w:line="240" w:lineRule="auto"/>
        <w:ind w:firstLine="360"/>
        <w:jc w:val="both"/>
        <w:rPr>
          <w:del w:id="4161" w:author="Rajo" w:date="2018-05-27T16:30:00Z"/>
          <w:moveFrom w:id="4162" w:author="Rajo" w:date="2018-05-27T16:16:00Z"/>
          <w:lang w:val="bs-Latn-BA"/>
        </w:rPr>
        <w:pPrChange w:id="4163" w:author="Rajo" w:date="2018-06-17T15:04:00Z">
          <w:pPr>
            <w:spacing w:line="240" w:lineRule="auto"/>
            <w:jc w:val="both"/>
          </w:pPr>
        </w:pPrChange>
      </w:pPr>
    </w:p>
    <w:moveFromRangeEnd w:id="4157"/>
    <w:p w14:paraId="0C0EFF5F" w14:textId="77777777" w:rsidR="00E94ADE" w:rsidDel="00185625" w:rsidRDefault="00E94ADE">
      <w:pPr>
        <w:spacing w:line="240" w:lineRule="auto"/>
        <w:ind w:firstLine="360"/>
        <w:jc w:val="both"/>
        <w:rPr>
          <w:del w:id="4164" w:author="Rajo" w:date="2018-05-27T16:30:00Z"/>
          <w:lang w:val="bs-Latn-BA"/>
        </w:rPr>
        <w:pPrChange w:id="4165" w:author="Rajo" w:date="2018-06-17T15:04:00Z">
          <w:pPr>
            <w:spacing w:line="240" w:lineRule="auto"/>
            <w:jc w:val="both"/>
          </w:pPr>
        </w:pPrChange>
      </w:pPr>
    </w:p>
    <w:p w14:paraId="366797EF" w14:textId="5A39713E" w:rsidR="00E94ADE" w:rsidDel="00185625" w:rsidRDefault="00CC5052">
      <w:pPr>
        <w:pStyle w:val="Heading3"/>
        <w:spacing w:line="240" w:lineRule="auto"/>
        <w:ind w:firstLine="360"/>
        <w:rPr>
          <w:del w:id="4166" w:author="Rajo" w:date="2018-05-27T16:30:00Z"/>
          <w:lang w:val="bs-Latn-BA"/>
        </w:rPr>
        <w:pPrChange w:id="4167" w:author="Rajo" w:date="2018-06-17T15:04:00Z">
          <w:pPr>
            <w:pStyle w:val="Heading3"/>
            <w:spacing w:line="240" w:lineRule="auto"/>
          </w:pPr>
        </w:pPrChange>
      </w:pPr>
      <w:bookmarkStart w:id="4168" w:name="_Toc511154452"/>
      <w:del w:id="4169" w:author="Rajo" w:date="2018-05-23T20:15:00Z">
        <w:r w:rsidDel="00910C56">
          <w:rPr>
            <w:lang w:val="bs-Latn-BA"/>
          </w:rPr>
          <w:delText>Servis provajder</w:delText>
        </w:r>
      </w:del>
      <w:del w:id="4170" w:author="Rajo" w:date="2018-05-27T16:30:00Z">
        <w:r w:rsidDel="00185625">
          <w:rPr>
            <w:lang w:val="bs-Latn-BA"/>
          </w:rPr>
          <w:delText xml:space="preserve"> – SP</w:delText>
        </w:r>
        <w:bookmarkEnd w:id="4168"/>
      </w:del>
    </w:p>
    <w:p w14:paraId="3F3C7D0C" w14:textId="68BA41B2" w:rsidR="00E94ADE" w:rsidDel="00185625" w:rsidRDefault="00E94ADE">
      <w:pPr>
        <w:spacing w:line="240" w:lineRule="auto"/>
        <w:ind w:firstLine="360"/>
        <w:rPr>
          <w:del w:id="4171" w:author="Rajo" w:date="2018-05-27T16:30:00Z"/>
          <w:lang w:val="bs-Latn-BA"/>
        </w:rPr>
        <w:pPrChange w:id="4172" w:author="Rajo" w:date="2018-06-17T15:04:00Z">
          <w:pPr>
            <w:spacing w:line="240" w:lineRule="auto"/>
          </w:pPr>
        </w:pPrChange>
      </w:pPr>
    </w:p>
    <w:p w14:paraId="0E960B4E" w14:textId="7C5352BB" w:rsidR="00E94ADE" w:rsidDel="00843D81" w:rsidRDefault="0077710E">
      <w:pPr>
        <w:spacing w:line="240" w:lineRule="auto"/>
        <w:ind w:firstLine="360"/>
        <w:jc w:val="both"/>
        <w:rPr>
          <w:del w:id="4173" w:author="Rajo" w:date="2018-05-27T16:15:00Z"/>
          <w:lang w:val="bs-Latn-BA"/>
        </w:rPr>
        <w:pPrChange w:id="4174" w:author="Rajo" w:date="2018-06-17T15:04:00Z">
          <w:pPr>
            <w:spacing w:line="240" w:lineRule="auto"/>
            <w:ind w:firstLine="720"/>
            <w:jc w:val="both"/>
          </w:pPr>
        </w:pPrChange>
      </w:pPr>
      <w:ins w:id="4175" w:author="Rajo" w:date="2018-05-27T16:30:00Z">
        <w:r>
          <w:rPr>
            <w:lang w:val="bs-Latn-BA"/>
          </w:rPr>
          <w:t>Što se tiče davaoca usluge (SP), z</w:t>
        </w:r>
      </w:ins>
      <w:del w:id="4176"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4177" w:author="Rajo" w:date="2018-05-27T16:30:00Z">
            <w:rPr>
              <w:lang w:val="bs-Latn-BA"/>
            </w:rPr>
          </w:rPrChange>
        </w:rPr>
        <w:t>web</w:t>
      </w:r>
      <w:r w:rsidR="00CC5052">
        <w:rPr>
          <w:lang w:val="bs-Latn-BA"/>
        </w:rPr>
        <w:t xml:space="preserve"> aplikacije</w:t>
      </w:r>
      <w:del w:id="4178" w:author="Rajo" w:date="2018-05-27T16:32:00Z">
        <w:r w:rsidR="00CC5052" w:rsidDel="004B5334">
          <w:rPr>
            <w:lang w:val="bs-Latn-BA"/>
          </w:rPr>
          <w:delText xml:space="preserve"> kao </w:delText>
        </w:r>
      </w:del>
      <w:del w:id="4179" w:author="Rajo" w:date="2018-05-23T20:03:00Z">
        <w:r w:rsidR="00CC5052" w:rsidDel="00847196">
          <w:rPr>
            <w:lang w:val="bs-Latn-BA"/>
          </w:rPr>
          <w:delText>servis provajdera</w:delText>
        </w:r>
      </w:del>
      <w:r w:rsidR="00CC5052">
        <w:rPr>
          <w:lang w:val="bs-Latn-BA"/>
        </w:rPr>
        <w:t xml:space="preserve">, s ciljem </w:t>
      </w:r>
      <w:del w:id="4180" w:author="Rajo" w:date="2018-05-27T16:32:00Z">
        <w:r w:rsidR="00CC5052" w:rsidDel="004B5334">
          <w:rPr>
            <w:lang w:val="bs-Latn-BA"/>
          </w:rPr>
          <w:delText xml:space="preserve">njegovog </w:delText>
        </w:r>
      </w:del>
      <w:ins w:id="4181" w:author="Rajo" w:date="2018-05-27T16:32:00Z">
        <w:r w:rsidR="004B5334">
          <w:rPr>
            <w:lang w:val="bs-Latn-BA"/>
          </w:rPr>
          <w:t xml:space="preserve">njenog </w:t>
        </w:r>
      </w:ins>
      <w:r w:rsidR="00CC5052">
        <w:rPr>
          <w:lang w:val="bs-Latn-BA"/>
        </w:rPr>
        <w:t xml:space="preserve">povezivanja na WSO2 </w:t>
      </w:r>
      <w:del w:id="4182" w:author="Rajo" w:date="2018-05-23T20:20:00Z">
        <w:r w:rsidR="00CC5052" w:rsidDel="001D11B8">
          <w:rPr>
            <w:lang w:val="bs-Latn-BA"/>
          </w:rPr>
          <w:delText>provajder</w:delText>
        </w:r>
      </w:del>
      <w:ins w:id="4183"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360"/>
        <w:jc w:val="both"/>
        <w:rPr>
          <w:lang w:val="bs-Latn-BA"/>
        </w:rPr>
        <w:pPrChange w:id="4184" w:author="Rajo" w:date="2018-06-17T15:04:00Z">
          <w:pPr>
            <w:spacing w:line="240" w:lineRule="auto"/>
            <w:jc w:val="both"/>
          </w:pPr>
        </w:pPrChange>
      </w:pPr>
    </w:p>
    <w:p w14:paraId="029EA09B" w14:textId="77777777" w:rsidR="00E94ADE" w:rsidRDefault="00E94ADE">
      <w:pPr>
        <w:spacing w:line="240" w:lineRule="auto"/>
        <w:jc w:val="both"/>
        <w:rPr>
          <w:lang w:val="bs-Latn-BA"/>
        </w:rPr>
      </w:pPr>
      <w:commentRangeStart w:id="4185"/>
      <w:commentRangeStart w:id="4186"/>
    </w:p>
    <w:p w14:paraId="1A84150E" w14:textId="77777777" w:rsidR="00E94ADE" w:rsidDel="0072392D" w:rsidRDefault="00CC5052">
      <w:pPr>
        <w:pStyle w:val="Heading3"/>
        <w:spacing w:line="240" w:lineRule="auto"/>
        <w:rPr>
          <w:del w:id="4187" w:author="Rajo" w:date="2018-06-17T15:04:00Z"/>
          <w:lang w:val="bs-Latn-BA"/>
        </w:rPr>
      </w:pPr>
      <w:bookmarkStart w:id="4188" w:name="_Toc511154453"/>
      <w:r>
        <w:rPr>
          <w:lang w:val="bs-Latn-BA"/>
        </w:rPr>
        <w:t>Protokoli</w:t>
      </w:r>
      <w:bookmarkEnd w:id="4188"/>
    </w:p>
    <w:p w14:paraId="58287D26" w14:textId="77777777" w:rsidR="00E94ADE" w:rsidRPr="00143689" w:rsidRDefault="00E94ADE">
      <w:pPr>
        <w:pStyle w:val="Heading3"/>
        <w:spacing w:line="240" w:lineRule="auto"/>
        <w:rPr>
          <w:lang w:val="bs-Latn-BA"/>
        </w:rPr>
        <w:pPrChange w:id="4189" w:author="Rajo" w:date="2018-06-17T15:04:00Z">
          <w:pPr>
            <w:spacing w:line="240" w:lineRule="auto"/>
            <w:jc w:val="both"/>
          </w:pPr>
        </w:pPrChange>
      </w:pPr>
    </w:p>
    <w:p w14:paraId="2455FB17" w14:textId="77777777" w:rsidR="00E94ADE" w:rsidDel="00384363" w:rsidRDefault="00CC5052">
      <w:pPr>
        <w:spacing w:line="240" w:lineRule="auto"/>
        <w:ind w:firstLine="360"/>
        <w:jc w:val="both"/>
        <w:rPr>
          <w:del w:id="4190" w:author="Rajo" w:date="2018-05-27T16:32:00Z"/>
          <w:lang w:val="bs-Latn-BA"/>
        </w:rPr>
      </w:pPr>
      <w:r>
        <w:rPr>
          <w:lang w:val="bs-Latn-BA"/>
        </w:rPr>
        <w:t>U okviru SSO funkcionalnosti servera podržani su sledeći protokoli:</w:t>
      </w:r>
    </w:p>
    <w:p w14:paraId="118E647F" w14:textId="77777777" w:rsidR="00E94ADE" w:rsidRDefault="00E94ADE">
      <w:pPr>
        <w:spacing w:line="240" w:lineRule="auto"/>
        <w:ind w:firstLine="360"/>
        <w:jc w:val="both"/>
        <w:rPr>
          <w:lang w:val="bs-Latn-BA"/>
        </w:rPr>
        <w:pPrChange w:id="4191"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WS-Federation</w:t>
      </w:r>
      <w:r>
        <w:t>,</w:t>
      </w:r>
    </w:p>
    <w:p w14:paraId="7917C623" w14:textId="77777777" w:rsidR="00E94ADE" w:rsidRDefault="00CC5052">
      <w:pPr>
        <w:pStyle w:val="ListParagraph1"/>
        <w:numPr>
          <w:ilvl w:val="0"/>
          <w:numId w:val="31"/>
        </w:numPr>
        <w:spacing w:line="240" w:lineRule="auto"/>
        <w:jc w:val="both"/>
        <w:rPr>
          <w:lang w:val="bs-Latn-BA"/>
        </w:rPr>
      </w:pPr>
      <w:r>
        <w:rPr>
          <w:lang w:val="bs-Latn-BA"/>
        </w:rPr>
        <w:t>OAuth2 i OpenID Connect</w:t>
      </w:r>
      <w:r>
        <w:t>,</w:t>
      </w:r>
    </w:p>
    <w:p w14:paraId="201917B7" w14:textId="4F21386B" w:rsidR="00143689" w:rsidRDefault="00CC5052">
      <w:pPr>
        <w:pStyle w:val="ListParagraph1"/>
        <w:numPr>
          <w:ilvl w:val="0"/>
          <w:numId w:val="31"/>
        </w:numPr>
        <w:spacing w:line="240" w:lineRule="auto"/>
        <w:jc w:val="both"/>
        <w:rPr>
          <w:ins w:id="4192" w:author="Rajo" w:date="2018-06-17T19:12:00Z"/>
        </w:rPr>
      </w:pPr>
      <w:r>
        <w:rPr>
          <w:lang w:val="bs-Latn-BA"/>
        </w:rPr>
        <w:t>WS-Trust</w:t>
      </w:r>
      <w:r>
        <w:t>.</w:t>
      </w:r>
    </w:p>
    <w:p w14:paraId="487E3CF5" w14:textId="77777777" w:rsidR="00215B7E" w:rsidRDefault="00215B7E">
      <w:pPr>
        <w:pStyle w:val="ListParagraph1"/>
        <w:spacing w:line="240" w:lineRule="auto"/>
        <w:ind w:left="0"/>
        <w:jc w:val="both"/>
        <w:rPr>
          <w:ins w:id="4193" w:author="Rajo" w:date="2018-06-17T15:25:00Z"/>
        </w:rPr>
        <w:pPrChange w:id="4194" w:author="Rajo" w:date="2018-06-17T19:13:00Z">
          <w:pPr>
            <w:pStyle w:val="ListParagraph1"/>
            <w:numPr>
              <w:numId w:val="31"/>
            </w:numPr>
            <w:spacing w:line="240" w:lineRule="auto"/>
            <w:ind w:hanging="360"/>
            <w:jc w:val="both"/>
          </w:pPr>
        </w:pPrChange>
      </w:pPr>
    </w:p>
    <w:p w14:paraId="22E9C0E2" w14:textId="77777777" w:rsidR="00215B7E" w:rsidRPr="00215B7E" w:rsidRDefault="00215B7E" w:rsidP="00215B7E">
      <w:pPr>
        <w:pStyle w:val="Heading2"/>
        <w:rPr>
          <w:ins w:id="4195" w:author="Rajo" w:date="2018-06-17T19:12:00Z"/>
          <w:rPrChange w:id="4196" w:author="Rajo" w:date="2018-06-17T19:12:00Z">
            <w:rPr>
              <w:ins w:id="4197" w:author="Rajo" w:date="2018-06-17T19:12:00Z"/>
              <w:lang w:val="bs-Latn-BA"/>
            </w:rPr>
          </w:rPrChange>
        </w:rPr>
      </w:pPr>
      <w:ins w:id="4198" w:author="Rajo" w:date="2018-06-17T19:12:00Z">
        <w:r>
          <w:rPr>
            <w:lang w:val="bs-Latn-BA"/>
          </w:rPr>
          <w:t>Uporedna analiza postojećih rješenja</w:t>
        </w:r>
      </w:ins>
    </w:p>
    <w:p w14:paraId="0D127ADF" w14:textId="57A20219" w:rsidR="00215B7E" w:rsidRDefault="00215B7E" w:rsidP="00215B7E">
      <w:pPr>
        <w:spacing w:line="240" w:lineRule="auto"/>
        <w:ind w:firstLine="360"/>
        <w:jc w:val="both"/>
        <w:rPr>
          <w:ins w:id="4199" w:author="Rajo" w:date="2018-06-17T19:13:00Z"/>
          <w:lang w:val="bs-Latn-BA"/>
        </w:rPr>
      </w:pPr>
      <w:ins w:id="4200" w:author="Rajo" w:date="2018-06-17T19:12:00Z">
        <w:r>
          <w:rPr>
            <w:lang w:val="bs-Latn-BA"/>
          </w:rPr>
          <w:t xml:space="preserve">U narednoj </w:t>
        </w:r>
        <w:r w:rsidRPr="00252FD0">
          <w:rPr>
            <w:b/>
            <w:lang w:val="bs-Latn-BA"/>
          </w:rPr>
          <w:t xml:space="preserve">Tabeli </w:t>
        </w:r>
      </w:ins>
      <w:ins w:id="4201" w:author="Rajo" w:date="2018-06-17T19:22:00Z">
        <w:r w:rsidR="00216134">
          <w:rPr>
            <w:b/>
            <w:lang w:val="bs-Latn-BA"/>
          </w:rPr>
          <w:t>9</w:t>
        </w:r>
      </w:ins>
      <w:ins w:id="4202" w:author="Rajo" w:date="2018-06-17T19:12:00Z">
        <w:r w:rsidRPr="00252FD0">
          <w:rPr>
            <w:b/>
            <w:lang w:val="bs-Latn-BA"/>
          </w:rPr>
          <w:t>.</w:t>
        </w:r>
      </w:ins>
      <w:ins w:id="4203" w:author="Rajo" w:date="2018-06-18T19:19:00Z">
        <w:r w:rsidR="00B05D2E">
          <w:rPr>
            <w:b/>
            <w:lang w:val="bs-Latn-BA"/>
          </w:rPr>
          <w:t>2</w:t>
        </w:r>
      </w:ins>
      <w:ins w:id="4204" w:author="Rajo" w:date="2018-06-17T19:15:00Z">
        <w:r w:rsidR="00BD5330">
          <w:rPr>
            <w:b/>
            <w:lang w:val="bs-Latn-BA"/>
          </w:rPr>
          <w:t>,</w:t>
        </w:r>
      </w:ins>
      <w:ins w:id="4205" w:author="Rajo" w:date="2018-06-17T19:12:00Z">
        <w:r>
          <w:rPr>
            <w:lang w:val="bs-Latn-BA"/>
          </w:rPr>
          <w:t xml:space="preserve"> nalazi se uporedna analiza </w:t>
        </w:r>
      </w:ins>
      <w:ins w:id="4206" w:author="Rajo" w:date="2018-06-17T19:19:00Z">
        <w:r w:rsidR="00BD5330">
          <w:rPr>
            <w:lang w:val="bs-Latn-BA"/>
          </w:rPr>
          <w:t xml:space="preserve">odabranih </w:t>
        </w:r>
      </w:ins>
      <w:ins w:id="4207" w:author="Rajo" w:date="2018-06-17T19:12:00Z">
        <w:r>
          <w:rPr>
            <w:lang w:val="bs-Latn-BA"/>
          </w:rPr>
          <w:t>postojećih rješenja</w:t>
        </w:r>
      </w:ins>
      <w:ins w:id="4208" w:author="Rajo" w:date="2018-06-17T19:19:00Z">
        <w:r w:rsidR="006E0E87">
          <w:rPr>
            <w:lang w:val="bs-Latn-BA"/>
          </w:rPr>
          <w:t>, predstavljenih i analiziranih u</w:t>
        </w:r>
      </w:ins>
      <w:ins w:id="4209" w:author="Rajo" w:date="2018-06-17T19:20:00Z">
        <w:r w:rsidR="006E0E87">
          <w:rPr>
            <w:lang w:val="bs-Latn-BA"/>
          </w:rPr>
          <w:t xml:space="preserve"> okviru ove glave</w:t>
        </w:r>
      </w:ins>
      <w:ins w:id="4210" w:author="Rajo" w:date="2018-06-17T19:12:00Z">
        <w:r>
          <w:rPr>
            <w:lang w:val="bs-Latn-BA"/>
          </w:rPr>
          <w:t>. U prvoj koloni navedene su karakteristike svojstvene SSO serveru na osnovu kojih je i izvršena uporedna analiza, dok su u zaglavljima narednih kolona navedena sama rješenja.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ins>
    </w:p>
    <w:p w14:paraId="22251D0C" w14:textId="3C4DF681" w:rsidR="006B4D82" w:rsidRDefault="00D846E7">
      <w:pPr>
        <w:spacing w:line="240" w:lineRule="auto"/>
        <w:ind w:firstLine="360"/>
        <w:jc w:val="both"/>
        <w:rPr>
          <w:ins w:id="4211" w:author="Rajo" w:date="2018-06-17T19:12:00Z"/>
          <w:lang w:val="bs-Latn-BA"/>
        </w:rPr>
      </w:pPr>
      <w:ins w:id="4212" w:author="Rajo" w:date="2018-06-17T19:21:00Z">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ins>
      <w:ins w:id="4213" w:author="Rajo" w:date="2018-06-17T19:26:00Z">
        <w:r w:rsidR="00EF6D08">
          <w:rPr>
            <w:lang w:val="bs-Latn-BA"/>
          </w:rPr>
          <w:t xml:space="preserve">Kao </w:t>
        </w:r>
      </w:ins>
      <w:ins w:id="4214" w:author="Rajo" w:date="2018-06-17T19:27:00Z">
        <w:r w:rsidR="00EF6D08">
          <w:rPr>
            <w:lang w:val="bs-Latn-BA"/>
          </w:rPr>
          <w:t xml:space="preserve">što je moguće vidjeti, </w:t>
        </w:r>
      </w:ins>
      <w:ins w:id="4215" w:author="Rajo" w:date="2018-06-17T19:28:00Z">
        <w:r w:rsidR="00EF6D08">
          <w:rPr>
            <w:lang w:val="bs-Latn-BA"/>
          </w:rPr>
          <w:t xml:space="preserve">CAS i WSO2 </w:t>
        </w:r>
      </w:ins>
      <w:ins w:id="4216" w:author="Rajo" w:date="2018-06-17T19:29:00Z">
        <w:r w:rsidR="00EF6D08">
          <w:rPr>
            <w:lang w:val="bs-Latn-BA"/>
          </w:rPr>
          <w:t>nude podršku za većinu danas popularnih i zastupljenih protokola</w:t>
        </w:r>
      </w:ins>
      <w:ins w:id="4217" w:author="Rajo" w:date="2018-06-18T19:09:00Z">
        <w:r w:rsidR="007B7EF3">
          <w:rPr>
            <w:lang w:val="bs-Latn-BA"/>
          </w:rPr>
          <w:t xml:space="preserve"> – SAML, CAS, OpenID (samo </w:t>
        </w:r>
      </w:ins>
      <w:ins w:id="4218" w:author="Rajo" w:date="2018-06-18T19:10:00Z">
        <w:r w:rsidR="007B7EF3">
          <w:rPr>
            <w:lang w:val="bs-Latn-BA"/>
          </w:rPr>
          <w:t>Apereo CAS</w:t>
        </w:r>
      </w:ins>
      <w:ins w:id="4219" w:author="Rajo" w:date="2018-06-18T19:09:00Z">
        <w:r w:rsidR="007B7EF3">
          <w:rPr>
            <w:lang w:val="bs-Latn-BA"/>
          </w:rPr>
          <w:t>)</w:t>
        </w:r>
      </w:ins>
      <w:ins w:id="4220" w:author="Rajo" w:date="2018-06-18T19:10:00Z">
        <w:r w:rsidR="007B7EF3">
          <w:rPr>
            <w:lang w:val="bs-Latn-BA"/>
          </w:rPr>
          <w:t>, OpenID Connect, OAuth, WS-Federation, WS</w:t>
        </w:r>
      </w:ins>
      <w:ins w:id="4221" w:author="Rajo" w:date="2018-06-18T19:11:00Z">
        <w:r w:rsidR="007B7EF3">
          <w:rPr>
            <w:lang w:val="bs-Latn-BA"/>
          </w:rPr>
          <w:t>-Trust (samo WSO2)</w:t>
        </w:r>
      </w:ins>
      <w:ins w:id="4222" w:author="Rajo" w:date="2018-06-17T19:29:00Z">
        <w:r w:rsidR="00EF6D08">
          <w:rPr>
            <w:lang w:val="bs-Latn-BA"/>
          </w:rPr>
          <w:t xml:space="preserve">, dok to nije slučaj sa Shibboleth rješenjem koje osim </w:t>
        </w:r>
      </w:ins>
      <w:ins w:id="4223" w:author="Rajo" w:date="2018-06-17T19:34:00Z">
        <w:r w:rsidR="00BE1828">
          <w:rPr>
            <w:lang w:val="bs-Latn-BA"/>
          </w:rPr>
          <w:t xml:space="preserve">svog </w:t>
        </w:r>
      </w:ins>
      <w:ins w:id="4224" w:author="Rajo" w:date="2018-06-17T19:30:00Z">
        <w:r w:rsidR="00476B6B">
          <w:rPr>
            <w:lang w:val="bs-Latn-BA"/>
          </w:rPr>
          <w:t>primarnog protokola</w:t>
        </w:r>
      </w:ins>
      <w:ins w:id="4225" w:author="Rajo" w:date="2018-06-17T19:34:00Z">
        <w:r w:rsidR="00BE1828">
          <w:rPr>
            <w:lang w:val="bs-Latn-BA"/>
          </w:rPr>
          <w:t xml:space="preserve"> - SAML</w:t>
        </w:r>
      </w:ins>
      <w:ins w:id="4226" w:author="Rajo" w:date="2018-06-17T19:32:00Z">
        <w:r w:rsidR="00D57668">
          <w:rPr>
            <w:lang w:val="bs-Latn-BA"/>
          </w:rPr>
          <w:t>,</w:t>
        </w:r>
      </w:ins>
      <w:ins w:id="4227" w:author="Rajo" w:date="2018-06-17T19:30:00Z">
        <w:r w:rsidR="00476B6B">
          <w:rPr>
            <w:lang w:val="bs-Latn-BA"/>
          </w:rPr>
          <w:t xml:space="preserve"> nudi podršku još samo za CAS protokol.</w:t>
        </w:r>
      </w:ins>
      <w:ins w:id="4228" w:author="Rajo" w:date="2018-06-17T19:38:00Z">
        <w:r w:rsidR="00445831">
          <w:rPr>
            <w:lang w:val="bs-Latn-BA"/>
          </w:rPr>
          <w:t xml:space="preserve"> </w:t>
        </w:r>
      </w:ins>
      <w:ins w:id="4229" w:author="Rajo" w:date="2018-06-17T19:39:00Z">
        <w:r w:rsidR="00210FE1">
          <w:rPr>
            <w:lang w:val="bs-Latn-BA"/>
          </w:rPr>
          <w:t xml:space="preserve">Međutim, manjak </w:t>
        </w:r>
      </w:ins>
      <w:ins w:id="4230" w:author="Rajo" w:date="2018-06-17T19:42:00Z">
        <w:r w:rsidR="004712F0">
          <w:rPr>
            <w:lang w:val="bs-Latn-BA"/>
          </w:rPr>
          <w:t xml:space="preserve">te </w:t>
        </w:r>
      </w:ins>
      <w:ins w:id="4231" w:author="Rajo" w:date="2018-06-17T19:39:00Z">
        <w:r w:rsidR="00210FE1">
          <w:rPr>
            <w:lang w:val="bs-Latn-BA"/>
          </w:rPr>
          <w:t>podrške u okviru Shibboleth rješenja ne mora nuž</w:t>
        </w:r>
      </w:ins>
      <w:ins w:id="4232" w:author="Rajo" w:date="2018-06-17T19:40:00Z">
        <w:r w:rsidR="00210FE1">
          <w:rPr>
            <w:lang w:val="bs-Latn-BA"/>
          </w:rPr>
          <w:t>no predstavljati veliku manu</w:t>
        </w:r>
      </w:ins>
      <w:ins w:id="4233" w:author="Rajo" w:date="2018-06-17T19:46:00Z">
        <w:r w:rsidR="00623351">
          <w:rPr>
            <w:lang w:val="bs-Latn-BA"/>
          </w:rPr>
          <w:t>,</w:t>
        </w:r>
      </w:ins>
      <w:ins w:id="4234" w:author="Rajo" w:date="2018-06-17T19:40:00Z">
        <w:r w:rsidR="00210FE1">
          <w:rPr>
            <w:lang w:val="bs-Latn-BA"/>
          </w:rPr>
          <w:t xml:space="preserve"> </w:t>
        </w:r>
      </w:ins>
      <w:ins w:id="4235" w:author="Rajo" w:date="2018-06-17T19:46:00Z">
        <w:r w:rsidR="00623351">
          <w:rPr>
            <w:lang w:val="bs-Latn-BA"/>
          </w:rPr>
          <w:t>n</w:t>
        </w:r>
      </w:ins>
      <w:ins w:id="4236" w:author="Rajo" w:date="2018-06-17T19:40:00Z">
        <w:r w:rsidR="007A0495">
          <w:rPr>
            <w:lang w:val="bs-Latn-BA"/>
          </w:rPr>
          <w:t xml:space="preserve">pr. ukoliko su zahtjevi </w:t>
        </w:r>
      </w:ins>
      <w:ins w:id="4237" w:author="Rajo" w:date="2018-06-17T19:45:00Z">
        <w:r w:rsidR="00496F94">
          <w:rPr>
            <w:lang w:val="bs-Latn-BA"/>
          </w:rPr>
          <w:t xml:space="preserve">takvi </w:t>
        </w:r>
      </w:ins>
      <w:ins w:id="4238" w:author="Rajo" w:date="2018-06-17T19:40:00Z">
        <w:r w:rsidR="007A0495">
          <w:rPr>
            <w:lang w:val="bs-Latn-BA"/>
          </w:rPr>
          <w:t xml:space="preserve">da </w:t>
        </w:r>
      </w:ins>
      <w:ins w:id="4239" w:author="Rajo" w:date="2018-06-17T19:42:00Z">
        <w:r w:rsidR="004712F0">
          <w:rPr>
            <w:lang w:val="bs-Latn-BA"/>
          </w:rPr>
          <w:t xml:space="preserve">treba implementirati SSO </w:t>
        </w:r>
      </w:ins>
      <w:ins w:id="4240" w:author="Rajo" w:date="2018-06-17T19:45:00Z">
        <w:r w:rsidR="00623351">
          <w:rPr>
            <w:lang w:val="bs-Latn-BA"/>
          </w:rPr>
          <w:t xml:space="preserve">sistem </w:t>
        </w:r>
      </w:ins>
      <w:ins w:id="4241" w:author="Rajo" w:date="2018-06-17T19:42:00Z">
        <w:r w:rsidR="004712F0">
          <w:rPr>
            <w:lang w:val="bs-Latn-BA"/>
          </w:rPr>
          <w:t>koji</w:t>
        </w:r>
      </w:ins>
      <w:ins w:id="4242" w:author="Rajo" w:date="2018-06-17T19:40:00Z">
        <w:r w:rsidR="007A0495">
          <w:rPr>
            <w:lang w:val="bs-Latn-BA"/>
          </w:rPr>
          <w:t xml:space="preserve"> koristi</w:t>
        </w:r>
      </w:ins>
      <w:ins w:id="4243" w:author="Rajo" w:date="2018-06-17T19:42:00Z">
        <w:r w:rsidR="004712F0">
          <w:rPr>
            <w:lang w:val="bs-Latn-BA"/>
          </w:rPr>
          <w:t>ti</w:t>
        </w:r>
      </w:ins>
      <w:ins w:id="4244" w:author="Rajo" w:date="2018-06-17T19:40:00Z">
        <w:r w:rsidR="007A0495">
          <w:rPr>
            <w:lang w:val="bs-Latn-BA"/>
          </w:rPr>
          <w:t xml:space="preserve"> </w:t>
        </w:r>
      </w:ins>
      <w:ins w:id="4245" w:author="Rajo" w:date="2018-06-17T19:43:00Z">
        <w:r w:rsidR="004712F0">
          <w:rPr>
            <w:lang w:val="bs-Latn-BA"/>
          </w:rPr>
          <w:t>isključivo</w:t>
        </w:r>
      </w:ins>
      <w:ins w:id="4246" w:author="Rajo" w:date="2018-06-17T19:40:00Z">
        <w:r w:rsidR="007A0495">
          <w:rPr>
            <w:lang w:val="bs-Latn-BA"/>
          </w:rPr>
          <w:t xml:space="preserve"> SAML</w:t>
        </w:r>
      </w:ins>
      <w:ins w:id="4247" w:author="Rajo" w:date="2018-06-17T19:47:00Z">
        <w:r w:rsidR="009502A6">
          <w:rPr>
            <w:lang w:val="bs-Latn-BA"/>
          </w:rPr>
          <w:t>/</w:t>
        </w:r>
      </w:ins>
      <w:ins w:id="4248" w:author="Rajo" w:date="2018-06-17T19:43:00Z">
        <w:r w:rsidR="004712F0">
          <w:rPr>
            <w:lang w:val="bs-Latn-BA"/>
          </w:rPr>
          <w:t>CAS</w:t>
        </w:r>
      </w:ins>
      <w:ins w:id="4249" w:author="Rajo" w:date="2018-06-17T19:40:00Z">
        <w:r w:rsidR="007A0495">
          <w:rPr>
            <w:lang w:val="bs-Latn-BA"/>
          </w:rPr>
          <w:t xml:space="preserve"> protokol</w:t>
        </w:r>
      </w:ins>
      <w:ins w:id="4250" w:author="Rajo" w:date="2018-06-17T19:48:00Z">
        <w:r w:rsidR="00044B0A">
          <w:rPr>
            <w:lang w:val="bs-Latn-BA"/>
          </w:rPr>
          <w:t>,</w:t>
        </w:r>
      </w:ins>
      <w:ins w:id="4251" w:author="Rajo" w:date="2018-06-17T19:40:00Z">
        <w:r w:rsidR="007A0495">
          <w:rPr>
            <w:lang w:val="bs-Latn-BA"/>
          </w:rPr>
          <w:t xml:space="preserve"> i </w:t>
        </w:r>
      </w:ins>
      <w:ins w:id="4252" w:author="Rajo" w:date="2018-06-17T19:41:00Z">
        <w:r w:rsidR="007A0495">
          <w:rPr>
            <w:lang w:val="bs-Latn-BA"/>
          </w:rPr>
          <w:t xml:space="preserve">koji neće biti potrebno proširivati u smislu integracije sa nekim vanjskim sistemima koji možda zahtijevaju upotrebu drugog protokola. </w:t>
        </w:r>
      </w:ins>
    </w:p>
    <w:p w14:paraId="19006447" w14:textId="5088C17B" w:rsidR="00215B7E" w:rsidRDefault="00215B7E" w:rsidP="00215B7E">
      <w:pPr>
        <w:pStyle w:val="Caption"/>
        <w:keepNext/>
        <w:jc w:val="center"/>
        <w:rPr>
          <w:ins w:id="4253" w:author="Rajo" w:date="2018-06-17T19:12:00Z"/>
          <w:lang w:val="bs-Latn-BA"/>
        </w:rPr>
      </w:pPr>
      <w:ins w:id="4254" w:author="Rajo" w:date="2018-06-17T19:12:00Z">
        <w:r>
          <w:rPr>
            <w:lang w:val="bs-Latn-BA"/>
          </w:rPr>
          <w:lastRenderedPageBreak/>
          <w:t xml:space="preserve">Tabela </w:t>
        </w:r>
      </w:ins>
      <w:ins w:id="4255" w:author="Rajo" w:date="2018-06-17T19:22:00Z">
        <w:r w:rsidR="00216134">
          <w:rPr>
            <w:lang w:val="bs-Latn-BA"/>
          </w:rPr>
          <w:t>9</w:t>
        </w:r>
      </w:ins>
      <w:ins w:id="4256" w:author="Rajo" w:date="2018-06-17T19:12:00Z">
        <w:r>
          <w:rPr>
            <w:lang w:val="bs-Latn-BA"/>
          </w:rPr>
          <w:t>.</w:t>
        </w:r>
      </w:ins>
      <w:ins w:id="4257" w:author="Rajo" w:date="2018-06-18T19:19:00Z">
        <w:r w:rsidR="00B05D2E">
          <w:rPr>
            <w:lang w:val="bs-Latn-BA"/>
          </w:rPr>
          <w:t>2</w:t>
        </w:r>
      </w:ins>
      <w:ins w:id="4258" w:author="Rajo" w:date="2018-06-17T19:12:00Z">
        <w:r>
          <w:rPr>
            <w:lang w:val="bs-Latn-BA"/>
          </w:rPr>
          <w:t xml:space="preserve"> – Uporedna analiza </w:t>
        </w:r>
      </w:ins>
      <w:ins w:id="4259" w:author="Rajo" w:date="2018-06-17T19:14:00Z">
        <w:r>
          <w:rPr>
            <w:lang w:val="bs-Latn-BA"/>
          </w:rPr>
          <w:t xml:space="preserve">postojećih </w:t>
        </w:r>
      </w:ins>
      <w:ins w:id="4260" w:author="Rajo" w:date="2018-06-17T19:12:00Z">
        <w:r>
          <w:rPr>
            <w:lang w:val="bs-Latn-BA"/>
          </w:rPr>
          <w:t>rješenja</w:t>
        </w:r>
      </w:ins>
    </w:p>
    <w:tbl>
      <w:tblPr>
        <w:tblStyle w:val="TableGrid"/>
        <w:tblW w:w="7938" w:type="dxa"/>
        <w:jc w:val="center"/>
        <w:tblLayout w:type="fixed"/>
        <w:tblLook w:val="04A0" w:firstRow="1" w:lastRow="0" w:firstColumn="1" w:lastColumn="0" w:noHBand="0" w:noVBand="1"/>
        <w:tblPrChange w:id="4261" w:author="Rajo" w:date="2018-06-17T19:14:00Z">
          <w:tblPr>
            <w:tblStyle w:val="TableGrid"/>
            <w:tblW w:w="9576" w:type="dxa"/>
            <w:tblLayout w:type="fixed"/>
            <w:tblLook w:val="04A0" w:firstRow="1" w:lastRow="0" w:firstColumn="1" w:lastColumn="0" w:noHBand="0" w:noVBand="1"/>
          </w:tblPr>
        </w:tblPrChange>
      </w:tblPr>
      <w:tblGrid>
        <w:gridCol w:w="828"/>
        <w:gridCol w:w="3060"/>
        <w:gridCol w:w="1152"/>
        <w:gridCol w:w="1458"/>
        <w:gridCol w:w="1440"/>
        <w:tblGridChange w:id="4262">
          <w:tblGrid>
            <w:gridCol w:w="828"/>
            <w:gridCol w:w="3060"/>
            <w:gridCol w:w="1152"/>
            <w:gridCol w:w="1458"/>
            <w:gridCol w:w="1440"/>
          </w:tblGrid>
        </w:tblGridChange>
      </w:tblGrid>
      <w:tr w:rsidR="00215B7E" w14:paraId="1544A52B" w14:textId="77777777" w:rsidTr="00215B7E">
        <w:trPr>
          <w:trHeight w:val="953"/>
          <w:jc w:val="center"/>
          <w:ins w:id="4263" w:author="Rajo" w:date="2018-06-17T19:12:00Z"/>
          <w:trPrChange w:id="4264" w:author="Rajo" w:date="2018-06-17T19:14:00Z">
            <w:trPr>
              <w:trHeight w:val="953"/>
            </w:trPr>
          </w:trPrChange>
        </w:trPr>
        <w:tc>
          <w:tcPr>
            <w:tcW w:w="3888" w:type="dxa"/>
            <w:gridSpan w:val="2"/>
            <w:shd w:val="clear" w:color="auto" w:fill="DBE5F1" w:themeFill="accent1" w:themeFillTint="33"/>
            <w:vAlign w:val="center"/>
            <w:tcPrChange w:id="4265" w:author="Rajo" w:date="2018-06-17T19:14:00Z">
              <w:tcPr>
                <w:tcW w:w="3888" w:type="dxa"/>
                <w:gridSpan w:val="2"/>
                <w:shd w:val="clear" w:color="auto" w:fill="DBE5F1" w:themeFill="accent1" w:themeFillTint="33"/>
                <w:vAlign w:val="center"/>
              </w:tcPr>
            </w:tcPrChange>
          </w:tcPr>
          <w:p w14:paraId="3F13B22A" w14:textId="77777777" w:rsidR="00215B7E" w:rsidRDefault="00215B7E" w:rsidP="009B0D46">
            <w:pPr>
              <w:jc w:val="center"/>
              <w:rPr>
                <w:ins w:id="4266" w:author="Rajo" w:date="2018-06-17T19:12:00Z"/>
                <w:rFonts w:asciiTheme="majorHAnsi" w:hAnsiTheme="majorHAnsi"/>
                <w:b/>
                <w:color w:val="365F91" w:themeColor="accent1" w:themeShade="BF"/>
                <w:lang w:val="bs-Latn-BA"/>
              </w:rPr>
            </w:pPr>
            <w:ins w:id="4267" w:author="Rajo" w:date="2018-06-17T19:12:00Z">
              <w:r>
                <w:rPr>
                  <w:rFonts w:asciiTheme="majorHAnsi" w:hAnsiTheme="majorHAnsi"/>
                  <w:b/>
                  <w:color w:val="365F91" w:themeColor="accent1" w:themeShade="BF"/>
                  <w:lang w:val="bs-Latn-BA"/>
                </w:rPr>
                <w:t>Karakteristika</w:t>
              </w:r>
            </w:ins>
          </w:p>
        </w:tc>
        <w:tc>
          <w:tcPr>
            <w:tcW w:w="1152" w:type="dxa"/>
            <w:shd w:val="clear" w:color="auto" w:fill="DBE5F1" w:themeFill="accent1" w:themeFillTint="33"/>
            <w:vAlign w:val="center"/>
            <w:tcPrChange w:id="4268" w:author="Rajo" w:date="2018-06-17T19:14:00Z">
              <w:tcPr>
                <w:tcW w:w="1152" w:type="dxa"/>
                <w:shd w:val="clear" w:color="auto" w:fill="DBE5F1" w:themeFill="accent1" w:themeFillTint="33"/>
                <w:vAlign w:val="center"/>
              </w:tcPr>
            </w:tcPrChange>
          </w:tcPr>
          <w:p w14:paraId="71A6BBD6" w14:textId="77777777" w:rsidR="00215B7E" w:rsidRDefault="00215B7E" w:rsidP="009B0D46">
            <w:pPr>
              <w:jc w:val="center"/>
              <w:rPr>
                <w:ins w:id="4269" w:author="Rajo" w:date="2018-06-17T19:12:00Z"/>
                <w:rFonts w:asciiTheme="majorHAnsi" w:hAnsiTheme="majorHAnsi"/>
                <w:b/>
                <w:color w:val="365F91" w:themeColor="accent1" w:themeShade="BF"/>
                <w:lang w:val="bs-Latn-BA"/>
              </w:rPr>
            </w:pPr>
            <w:ins w:id="4270" w:author="Rajo" w:date="2018-06-17T19:12:00Z">
              <w:r>
                <w:rPr>
                  <w:rFonts w:asciiTheme="majorHAnsi" w:hAnsiTheme="majorHAnsi"/>
                  <w:b/>
                  <w:color w:val="365F91" w:themeColor="accent1" w:themeShade="BF"/>
                  <w:lang w:val="bs-Latn-BA"/>
                </w:rPr>
                <w:t>Apereo CAS</w:t>
              </w:r>
            </w:ins>
          </w:p>
        </w:tc>
        <w:tc>
          <w:tcPr>
            <w:tcW w:w="1458" w:type="dxa"/>
            <w:shd w:val="clear" w:color="auto" w:fill="DBE5F1" w:themeFill="accent1" w:themeFillTint="33"/>
            <w:vAlign w:val="center"/>
            <w:tcPrChange w:id="4271" w:author="Rajo" w:date="2018-06-17T19:14:00Z">
              <w:tcPr>
                <w:tcW w:w="1458" w:type="dxa"/>
                <w:shd w:val="clear" w:color="auto" w:fill="DBE5F1" w:themeFill="accent1" w:themeFillTint="33"/>
                <w:vAlign w:val="center"/>
              </w:tcPr>
            </w:tcPrChange>
          </w:tcPr>
          <w:p w14:paraId="248104FE" w14:textId="77777777" w:rsidR="00215B7E" w:rsidRDefault="00215B7E" w:rsidP="009B0D46">
            <w:pPr>
              <w:jc w:val="center"/>
              <w:rPr>
                <w:ins w:id="4272" w:author="Rajo" w:date="2018-06-17T19:12:00Z"/>
                <w:rFonts w:asciiTheme="majorHAnsi" w:hAnsiTheme="majorHAnsi"/>
                <w:b/>
                <w:color w:val="365F91" w:themeColor="accent1" w:themeShade="BF"/>
                <w:lang w:val="bs-Latn-BA"/>
              </w:rPr>
            </w:pPr>
            <w:ins w:id="4273" w:author="Rajo" w:date="2018-06-17T19:12:00Z">
              <w:r>
                <w:rPr>
                  <w:rFonts w:asciiTheme="majorHAnsi" w:hAnsiTheme="majorHAnsi"/>
                  <w:b/>
                  <w:color w:val="365F91" w:themeColor="accent1" w:themeShade="BF"/>
                  <w:lang w:val="bs-Latn-BA"/>
                </w:rPr>
                <w:t>Shibboleth</w:t>
              </w:r>
            </w:ins>
          </w:p>
        </w:tc>
        <w:tc>
          <w:tcPr>
            <w:tcW w:w="1440" w:type="dxa"/>
            <w:shd w:val="clear" w:color="auto" w:fill="DBE5F1" w:themeFill="accent1" w:themeFillTint="33"/>
            <w:vAlign w:val="center"/>
            <w:tcPrChange w:id="4274" w:author="Rajo" w:date="2018-06-17T19:14:00Z">
              <w:tcPr>
                <w:tcW w:w="1440" w:type="dxa"/>
                <w:shd w:val="clear" w:color="auto" w:fill="DBE5F1" w:themeFill="accent1" w:themeFillTint="33"/>
                <w:vAlign w:val="center"/>
              </w:tcPr>
            </w:tcPrChange>
          </w:tcPr>
          <w:p w14:paraId="04A94EAE" w14:textId="77777777" w:rsidR="00215B7E" w:rsidRDefault="00215B7E" w:rsidP="009B0D46">
            <w:pPr>
              <w:jc w:val="center"/>
              <w:rPr>
                <w:ins w:id="4275" w:author="Rajo" w:date="2018-06-17T19:12:00Z"/>
                <w:rFonts w:asciiTheme="majorHAnsi" w:hAnsiTheme="majorHAnsi"/>
                <w:b/>
                <w:color w:val="365F91" w:themeColor="accent1" w:themeShade="BF"/>
                <w:lang w:val="bs-Latn-BA"/>
              </w:rPr>
            </w:pPr>
            <w:ins w:id="4276" w:author="Rajo" w:date="2018-06-17T19:12:00Z">
              <w:r>
                <w:rPr>
                  <w:rFonts w:asciiTheme="majorHAnsi" w:hAnsiTheme="majorHAnsi"/>
                  <w:b/>
                  <w:color w:val="365F91" w:themeColor="accent1" w:themeShade="BF"/>
                  <w:lang w:val="bs-Latn-BA"/>
                </w:rPr>
                <w:t>WSO2 Identity Server</w:t>
              </w:r>
            </w:ins>
          </w:p>
        </w:tc>
      </w:tr>
      <w:tr w:rsidR="00215B7E" w14:paraId="3AE7B70E" w14:textId="77777777" w:rsidTr="00215B7E">
        <w:trPr>
          <w:jc w:val="center"/>
          <w:ins w:id="4277" w:author="Rajo" w:date="2018-06-17T19:12:00Z"/>
        </w:trPr>
        <w:tc>
          <w:tcPr>
            <w:tcW w:w="828" w:type="dxa"/>
            <w:vMerge w:val="restart"/>
            <w:textDirection w:val="btLr"/>
            <w:vAlign w:val="center"/>
            <w:tcPrChange w:id="4278" w:author="Rajo" w:date="2018-06-17T19:14:00Z">
              <w:tcPr>
                <w:tcW w:w="828" w:type="dxa"/>
                <w:vMerge w:val="restart"/>
                <w:textDirection w:val="btLr"/>
                <w:vAlign w:val="center"/>
              </w:tcPr>
            </w:tcPrChange>
          </w:tcPr>
          <w:p w14:paraId="0581307A" w14:textId="77777777" w:rsidR="00215B7E" w:rsidRDefault="00215B7E" w:rsidP="009B0D46">
            <w:pPr>
              <w:ind w:left="113" w:right="113"/>
              <w:jc w:val="center"/>
              <w:rPr>
                <w:ins w:id="4279" w:author="Rajo" w:date="2018-06-17T19:12:00Z"/>
                <w:rFonts w:asciiTheme="majorHAnsi" w:hAnsiTheme="majorHAnsi"/>
                <w:b/>
                <w:color w:val="365F91" w:themeColor="accent1" w:themeShade="BF"/>
                <w:lang w:val="bs-Latn-BA"/>
              </w:rPr>
            </w:pPr>
            <w:ins w:id="4280" w:author="Rajo" w:date="2018-06-17T19:12:00Z">
              <w:r>
                <w:rPr>
                  <w:rFonts w:asciiTheme="majorHAnsi" w:hAnsiTheme="majorHAnsi"/>
                  <w:b/>
                  <w:color w:val="365F91" w:themeColor="accent1" w:themeShade="BF"/>
                  <w:lang w:val="bs-Latn-BA"/>
                </w:rPr>
                <w:t>Podržani protokoli</w:t>
              </w:r>
            </w:ins>
          </w:p>
        </w:tc>
        <w:tc>
          <w:tcPr>
            <w:tcW w:w="3060" w:type="dxa"/>
            <w:vAlign w:val="center"/>
            <w:tcPrChange w:id="4281" w:author="Rajo" w:date="2018-06-17T19:14:00Z">
              <w:tcPr>
                <w:tcW w:w="3060" w:type="dxa"/>
                <w:vAlign w:val="center"/>
              </w:tcPr>
            </w:tcPrChange>
          </w:tcPr>
          <w:p w14:paraId="482D613B" w14:textId="77777777" w:rsidR="00215B7E" w:rsidRDefault="00215B7E" w:rsidP="009B0D46">
            <w:pPr>
              <w:rPr>
                <w:ins w:id="4282" w:author="Rajo" w:date="2018-06-17T19:12:00Z"/>
                <w:lang w:val="bs-Latn-BA"/>
              </w:rPr>
            </w:pPr>
            <w:ins w:id="4283" w:author="Rajo" w:date="2018-06-17T19:12:00Z">
              <w:r>
                <w:rPr>
                  <w:lang w:val="bs-Latn-BA"/>
                </w:rPr>
                <w:t>SAML</w:t>
              </w:r>
            </w:ins>
          </w:p>
        </w:tc>
        <w:tc>
          <w:tcPr>
            <w:tcW w:w="1152" w:type="dxa"/>
            <w:vAlign w:val="center"/>
            <w:tcPrChange w:id="4284" w:author="Rajo" w:date="2018-06-17T19:14:00Z">
              <w:tcPr>
                <w:tcW w:w="1152" w:type="dxa"/>
                <w:vAlign w:val="center"/>
              </w:tcPr>
            </w:tcPrChange>
          </w:tcPr>
          <w:p w14:paraId="0FF7F505" w14:textId="77777777" w:rsidR="00215B7E" w:rsidRDefault="00215B7E" w:rsidP="009B0D46">
            <w:pPr>
              <w:jc w:val="center"/>
              <w:rPr>
                <w:ins w:id="4285" w:author="Rajo" w:date="2018-06-17T19:12:00Z"/>
                <w:lang w:val="bs-Latn-BA"/>
              </w:rPr>
            </w:pPr>
            <w:ins w:id="4286" w:author="Rajo" w:date="2018-06-17T19:12:00Z">
              <w:r>
                <w:rPr>
                  <w:lang w:val="bs-Latn-BA"/>
                </w:rPr>
                <w:sym w:font="Wingdings" w:char="F0FC"/>
              </w:r>
            </w:ins>
          </w:p>
        </w:tc>
        <w:tc>
          <w:tcPr>
            <w:tcW w:w="1458" w:type="dxa"/>
            <w:vAlign w:val="center"/>
            <w:tcPrChange w:id="4287" w:author="Rajo" w:date="2018-06-17T19:14:00Z">
              <w:tcPr>
                <w:tcW w:w="1458" w:type="dxa"/>
                <w:vAlign w:val="center"/>
              </w:tcPr>
            </w:tcPrChange>
          </w:tcPr>
          <w:p w14:paraId="367F7977" w14:textId="77777777" w:rsidR="00215B7E" w:rsidRDefault="00215B7E" w:rsidP="009B0D46">
            <w:pPr>
              <w:jc w:val="center"/>
              <w:rPr>
                <w:ins w:id="4288" w:author="Rajo" w:date="2018-06-17T19:12:00Z"/>
                <w:lang w:val="bs-Latn-BA"/>
              </w:rPr>
            </w:pPr>
            <w:ins w:id="4289" w:author="Rajo" w:date="2018-06-17T19:12:00Z">
              <w:r>
                <w:rPr>
                  <w:lang w:val="bs-Latn-BA"/>
                </w:rPr>
                <w:sym w:font="Wingdings" w:char="F0FC"/>
              </w:r>
            </w:ins>
          </w:p>
        </w:tc>
        <w:tc>
          <w:tcPr>
            <w:tcW w:w="1440" w:type="dxa"/>
            <w:vAlign w:val="center"/>
            <w:tcPrChange w:id="4290" w:author="Rajo" w:date="2018-06-17T19:14:00Z">
              <w:tcPr>
                <w:tcW w:w="1440" w:type="dxa"/>
                <w:vAlign w:val="center"/>
              </w:tcPr>
            </w:tcPrChange>
          </w:tcPr>
          <w:p w14:paraId="536389FE" w14:textId="77777777" w:rsidR="00215B7E" w:rsidRDefault="00215B7E" w:rsidP="009B0D46">
            <w:pPr>
              <w:jc w:val="center"/>
              <w:rPr>
                <w:ins w:id="4291" w:author="Rajo" w:date="2018-06-17T19:12:00Z"/>
                <w:lang w:val="bs-Latn-BA"/>
              </w:rPr>
            </w:pPr>
            <w:ins w:id="4292" w:author="Rajo" w:date="2018-06-17T19:12:00Z">
              <w:r>
                <w:rPr>
                  <w:lang w:val="bs-Latn-BA"/>
                </w:rPr>
                <w:sym w:font="Wingdings" w:char="F0FC"/>
              </w:r>
            </w:ins>
          </w:p>
        </w:tc>
      </w:tr>
      <w:tr w:rsidR="00215B7E" w14:paraId="6CAC2C05" w14:textId="77777777" w:rsidTr="00215B7E">
        <w:trPr>
          <w:jc w:val="center"/>
          <w:ins w:id="4293" w:author="Rajo" w:date="2018-06-17T19:12:00Z"/>
        </w:trPr>
        <w:tc>
          <w:tcPr>
            <w:tcW w:w="828" w:type="dxa"/>
            <w:vMerge/>
            <w:vAlign w:val="center"/>
            <w:tcPrChange w:id="4294" w:author="Rajo" w:date="2018-06-17T19:14:00Z">
              <w:tcPr>
                <w:tcW w:w="828" w:type="dxa"/>
                <w:vMerge/>
                <w:vAlign w:val="center"/>
              </w:tcPr>
            </w:tcPrChange>
          </w:tcPr>
          <w:p w14:paraId="66667963" w14:textId="77777777" w:rsidR="00215B7E" w:rsidRDefault="00215B7E" w:rsidP="009B0D46">
            <w:pPr>
              <w:rPr>
                <w:ins w:id="4295" w:author="Rajo" w:date="2018-06-17T19:12:00Z"/>
                <w:lang w:val="bs-Latn-BA"/>
              </w:rPr>
            </w:pPr>
          </w:p>
        </w:tc>
        <w:tc>
          <w:tcPr>
            <w:tcW w:w="3060" w:type="dxa"/>
            <w:vAlign w:val="center"/>
            <w:tcPrChange w:id="4296" w:author="Rajo" w:date="2018-06-17T19:14:00Z">
              <w:tcPr>
                <w:tcW w:w="3060" w:type="dxa"/>
                <w:vAlign w:val="center"/>
              </w:tcPr>
            </w:tcPrChange>
          </w:tcPr>
          <w:p w14:paraId="044BBAFD" w14:textId="77777777" w:rsidR="00215B7E" w:rsidRDefault="00215B7E" w:rsidP="009B0D46">
            <w:pPr>
              <w:rPr>
                <w:ins w:id="4297" w:author="Rajo" w:date="2018-06-17T19:12:00Z"/>
                <w:lang w:val="bs-Latn-BA"/>
              </w:rPr>
            </w:pPr>
            <w:ins w:id="4298" w:author="Rajo" w:date="2018-06-17T19:12:00Z">
              <w:r>
                <w:rPr>
                  <w:lang w:val="bs-Latn-BA"/>
                </w:rPr>
                <w:t>CAS</w:t>
              </w:r>
            </w:ins>
          </w:p>
        </w:tc>
        <w:tc>
          <w:tcPr>
            <w:tcW w:w="1152" w:type="dxa"/>
            <w:vAlign w:val="center"/>
            <w:tcPrChange w:id="4299" w:author="Rajo" w:date="2018-06-17T19:14:00Z">
              <w:tcPr>
                <w:tcW w:w="1152" w:type="dxa"/>
                <w:vAlign w:val="center"/>
              </w:tcPr>
            </w:tcPrChange>
          </w:tcPr>
          <w:p w14:paraId="68511E3A" w14:textId="77777777" w:rsidR="00215B7E" w:rsidRDefault="00215B7E" w:rsidP="009B0D46">
            <w:pPr>
              <w:jc w:val="center"/>
              <w:rPr>
                <w:ins w:id="4300" w:author="Rajo" w:date="2018-06-17T19:12:00Z"/>
                <w:lang w:val="bs-Latn-BA"/>
              </w:rPr>
            </w:pPr>
            <w:ins w:id="4301" w:author="Rajo" w:date="2018-06-17T19:12:00Z">
              <w:r>
                <w:rPr>
                  <w:lang w:val="bs-Latn-BA"/>
                </w:rPr>
                <w:sym w:font="Wingdings" w:char="F0FC"/>
              </w:r>
            </w:ins>
          </w:p>
        </w:tc>
        <w:tc>
          <w:tcPr>
            <w:tcW w:w="1458" w:type="dxa"/>
            <w:vAlign w:val="center"/>
            <w:tcPrChange w:id="4302" w:author="Rajo" w:date="2018-06-17T19:14:00Z">
              <w:tcPr>
                <w:tcW w:w="1458" w:type="dxa"/>
                <w:vAlign w:val="center"/>
              </w:tcPr>
            </w:tcPrChange>
          </w:tcPr>
          <w:p w14:paraId="0B017842" w14:textId="77777777" w:rsidR="00215B7E" w:rsidRDefault="00215B7E" w:rsidP="009B0D46">
            <w:pPr>
              <w:jc w:val="center"/>
              <w:rPr>
                <w:ins w:id="4303" w:author="Rajo" w:date="2018-06-17T19:12:00Z"/>
                <w:lang w:val="bs-Latn-BA"/>
              </w:rPr>
            </w:pPr>
            <w:ins w:id="4304" w:author="Rajo" w:date="2018-06-17T19:12:00Z">
              <w:r>
                <w:rPr>
                  <w:lang w:val="bs-Latn-BA"/>
                </w:rPr>
                <w:sym w:font="Wingdings" w:char="F0FC"/>
              </w:r>
            </w:ins>
          </w:p>
        </w:tc>
        <w:tc>
          <w:tcPr>
            <w:tcW w:w="1440" w:type="dxa"/>
            <w:vAlign w:val="center"/>
            <w:tcPrChange w:id="4305" w:author="Rajo" w:date="2018-06-17T19:14:00Z">
              <w:tcPr>
                <w:tcW w:w="1440" w:type="dxa"/>
                <w:vAlign w:val="center"/>
              </w:tcPr>
            </w:tcPrChange>
          </w:tcPr>
          <w:p w14:paraId="526F1FA4" w14:textId="77777777" w:rsidR="00215B7E" w:rsidRDefault="00215B7E" w:rsidP="009B0D46">
            <w:pPr>
              <w:jc w:val="center"/>
              <w:rPr>
                <w:ins w:id="4306" w:author="Rajo" w:date="2018-06-17T19:12:00Z"/>
                <w:lang w:val="bs-Latn-BA"/>
              </w:rPr>
            </w:pPr>
            <w:ins w:id="4307" w:author="Rajo" w:date="2018-06-17T19:12:00Z">
              <w:r>
                <w:rPr>
                  <w:lang w:val="bs-Latn-BA"/>
                </w:rPr>
                <w:sym w:font="Wingdings" w:char="F0FC"/>
              </w:r>
            </w:ins>
          </w:p>
        </w:tc>
      </w:tr>
      <w:tr w:rsidR="00215B7E" w14:paraId="21CE1AEA" w14:textId="77777777" w:rsidTr="00215B7E">
        <w:trPr>
          <w:jc w:val="center"/>
          <w:ins w:id="4308" w:author="Rajo" w:date="2018-06-17T19:12:00Z"/>
        </w:trPr>
        <w:tc>
          <w:tcPr>
            <w:tcW w:w="828" w:type="dxa"/>
            <w:vMerge/>
            <w:vAlign w:val="center"/>
            <w:tcPrChange w:id="4309" w:author="Rajo" w:date="2018-06-17T19:14:00Z">
              <w:tcPr>
                <w:tcW w:w="828" w:type="dxa"/>
                <w:vMerge/>
                <w:vAlign w:val="center"/>
              </w:tcPr>
            </w:tcPrChange>
          </w:tcPr>
          <w:p w14:paraId="2421AE16" w14:textId="77777777" w:rsidR="00215B7E" w:rsidRDefault="00215B7E" w:rsidP="009B0D46">
            <w:pPr>
              <w:rPr>
                <w:ins w:id="4310" w:author="Rajo" w:date="2018-06-17T19:12:00Z"/>
                <w:lang w:val="bs-Latn-BA"/>
              </w:rPr>
            </w:pPr>
          </w:p>
        </w:tc>
        <w:tc>
          <w:tcPr>
            <w:tcW w:w="3060" w:type="dxa"/>
            <w:vAlign w:val="center"/>
            <w:tcPrChange w:id="4311" w:author="Rajo" w:date="2018-06-17T19:14:00Z">
              <w:tcPr>
                <w:tcW w:w="3060" w:type="dxa"/>
                <w:vAlign w:val="center"/>
              </w:tcPr>
            </w:tcPrChange>
          </w:tcPr>
          <w:p w14:paraId="3B20359E" w14:textId="77777777" w:rsidR="00215B7E" w:rsidRDefault="00215B7E" w:rsidP="009B0D46">
            <w:pPr>
              <w:rPr>
                <w:ins w:id="4312" w:author="Rajo" w:date="2018-06-17T19:12:00Z"/>
                <w:lang w:val="bs-Latn-BA"/>
              </w:rPr>
            </w:pPr>
            <w:ins w:id="4313" w:author="Rajo" w:date="2018-06-17T19:12:00Z">
              <w:r>
                <w:rPr>
                  <w:lang w:val="bs-Latn-BA"/>
                </w:rPr>
                <w:t>OpenID</w:t>
              </w:r>
            </w:ins>
          </w:p>
        </w:tc>
        <w:tc>
          <w:tcPr>
            <w:tcW w:w="1152" w:type="dxa"/>
            <w:vAlign w:val="center"/>
            <w:tcPrChange w:id="4314" w:author="Rajo" w:date="2018-06-17T19:14:00Z">
              <w:tcPr>
                <w:tcW w:w="1152" w:type="dxa"/>
                <w:vAlign w:val="center"/>
              </w:tcPr>
            </w:tcPrChange>
          </w:tcPr>
          <w:p w14:paraId="5DB5CE01" w14:textId="77777777" w:rsidR="00215B7E" w:rsidRDefault="00215B7E" w:rsidP="009B0D46">
            <w:pPr>
              <w:jc w:val="center"/>
              <w:rPr>
                <w:ins w:id="4315" w:author="Rajo" w:date="2018-06-17T19:12:00Z"/>
                <w:lang w:val="bs-Latn-BA"/>
              </w:rPr>
            </w:pPr>
            <w:ins w:id="4316" w:author="Rajo" w:date="2018-06-17T19:12:00Z">
              <w:r>
                <w:rPr>
                  <w:lang w:val="bs-Latn-BA"/>
                </w:rPr>
                <w:sym w:font="Wingdings" w:char="F0FC"/>
              </w:r>
            </w:ins>
          </w:p>
        </w:tc>
        <w:tc>
          <w:tcPr>
            <w:tcW w:w="1458" w:type="dxa"/>
            <w:vAlign w:val="center"/>
            <w:tcPrChange w:id="4317" w:author="Rajo" w:date="2018-06-17T19:14:00Z">
              <w:tcPr>
                <w:tcW w:w="1458" w:type="dxa"/>
                <w:vAlign w:val="center"/>
              </w:tcPr>
            </w:tcPrChange>
          </w:tcPr>
          <w:p w14:paraId="22ACF3E0" w14:textId="77777777" w:rsidR="00215B7E" w:rsidRDefault="00215B7E" w:rsidP="009B0D46">
            <w:pPr>
              <w:jc w:val="center"/>
              <w:rPr>
                <w:ins w:id="4318" w:author="Rajo" w:date="2018-06-17T19:12:00Z"/>
                <w:lang w:val="bs-Latn-BA"/>
              </w:rPr>
            </w:pPr>
          </w:p>
        </w:tc>
        <w:tc>
          <w:tcPr>
            <w:tcW w:w="1440" w:type="dxa"/>
            <w:vAlign w:val="center"/>
            <w:tcPrChange w:id="4319" w:author="Rajo" w:date="2018-06-17T19:14:00Z">
              <w:tcPr>
                <w:tcW w:w="1440" w:type="dxa"/>
                <w:vAlign w:val="center"/>
              </w:tcPr>
            </w:tcPrChange>
          </w:tcPr>
          <w:p w14:paraId="6014A759" w14:textId="77777777" w:rsidR="00215B7E" w:rsidRDefault="00215B7E" w:rsidP="009B0D46">
            <w:pPr>
              <w:jc w:val="center"/>
              <w:rPr>
                <w:ins w:id="4320" w:author="Rajo" w:date="2018-06-17T19:12:00Z"/>
                <w:lang w:val="bs-Latn-BA"/>
              </w:rPr>
            </w:pPr>
          </w:p>
        </w:tc>
      </w:tr>
      <w:tr w:rsidR="00215B7E" w14:paraId="3069DF56" w14:textId="77777777" w:rsidTr="00215B7E">
        <w:trPr>
          <w:jc w:val="center"/>
          <w:ins w:id="4321" w:author="Rajo" w:date="2018-06-17T19:12:00Z"/>
        </w:trPr>
        <w:tc>
          <w:tcPr>
            <w:tcW w:w="828" w:type="dxa"/>
            <w:vMerge/>
            <w:vAlign w:val="center"/>
            <w:tcPrChange w:id="4322" w:author="Rajo" w:date="2018-06-17T19:14:00Z">
              <w:tcPr>
                <w:tcW w:w="828" w:type="dxa"/>
                <w:vMerge/>
                <w:vAlign w:val="center"/>
              </w:tcPr>
            </w:tcPrChange>
          </w:tcPr>
          <w:p w14:paraId="7AEB4145" w14:textId="77777777" w:rsidR="00215B7E" w:rsidRDefault="00215B7E" w:rsidP="009B0D46">
            <w:pPr>
              <w:rPr>
                <w:ins w:id="4323" w:author="Rajo" w:date="2018-06-17T19:12:00Z"/>
                <w:lang w:val="bs-Latn-BA"/>
              </w:rPr>
            </w:pPr>
          </w:p>
        </w:tc>
        <w:tc>
          <w:tcPr>
            <w:tcW w:w="3060" w:type="dxa"/>
            <w:vAlign w:val="center"/>
            <w:tcPrChange w:id="4324" w:author="Rajo" w:date="2018-06-17T19:14:00Z">
              <w:tcPr>
                <w:tcW w:w="3060" w:type="dxa"/>
                <w:vAlign w:val="center"/>
              </w:tcPr>
            </w:tcPrChange>
          </w:tcPr>
          <w:p w14:paraId="2E33F219" w14:textId="77777777" w:rsidR="00215B7E" w:rsidRDefault="00215B7E" w:rsidP="009B0D46">
            <w:pPr>
              <w:rPr>
                <w:ins w:id="4325" w:author="Rajo" w:date="2018-06-17T19:12:00Z"/>
                <w:lang w:val="bs-Latn-BA"/>
              </w:rPr>
            </w:pPr>
            <w:ins w:id="4326" w:author="Rajo" w:date="2018-06-17T19:12:00Z">
              <w:r>
                <w:rPr>
                  <w:lang w:val="bs-Latn-BA"/>
                </w:rPr>
                <w:t>OpenID Connect</w:t>
              </w:r>
            </w:ins>
          </w:p>
        </w:tc>
        <w:tc>
          <w:tcPr>
            <w:tcW w:w="1152" w:type="dxa"/>
            <w:vAlign w:val="center"/>
            <w:tcPrChange w:id="4327" w:author="Rajo" w:date="2018-06-17T19:14:00Z">
              <w:tcPr>
                <w:tcW w:w="1152" w:type="dxa"/>
                <w:vAlign w:val="center"/>
              </w:tcPr>
            </w:tcPrChange>
          </w:tcPr>
          <w:p w14:paraId="19DB70A4" w14:textId="77777777" w:rsidR="00215B7E" w:rsidRDefault="00215B7E" w:rsidP="009B0D46">
            <w:pPr>
              <w:jc w:val="center"/>
              <w:rPr>
                <w:ins w:id="4328" w:author="Rajo" w:date="2018-06-17T19:12:00Z"/>
                <w:lang w:val="bs-Latn-BA"/>
              </w:rPr>
            </w:pPr>
            <w:ins w:id="4329" w:author="Rajo" w:date="2018-06-17T19:12:00Z">
              <w:r>
                <w:rPr>
                  <w:lang w:val="bs-Latn-BA"/>
                </w:rPr>
                <w:sym w:font="Wingdings" w:char="F0FC"/>
              </w:r>
            </w:ins>
          </w:p>
        </w:tc>
        <w:tc>
          <w:tcPr>
            <w:tcW w:w="1458" w:type="dxa"/>
            <w:vAlign w:val="center"/>
            <w:tcPrChange w:id="4330" w:author="Rajo" w:date="2018-06-17T19:14:00Z">
              <w:tcPr>
                <w:tcW w:w="1458" w:type="dxa"/>
                <w:vAlign w:val="center"/>
              </w:tcPr>
            </w:tcPrChange>
          </w:tcPr>
          <w:p w14:paraId="127D08F7" w14:textId="77777777" w:rsidR="00215B7E" w:rsidRDefault="00215B7E" w:rsidP="009B0D46">
            <w:pPr>
              <w:jc w:val="center"/>
              <w:rPr>
                <w:ins w:id="4331" w:author="Rajo" w:date="2018-06-17T19:12:00Z"/>
                <w:lang w:val="bs-Latn-BA"/>
              </w:rPr>
            </w:pPr>
          </w:p>
        </w:tc>
        <w:tc>
          <w:tcPr>
            <w:tcW w:w="1440" w:type="dxa"/>
            <w:vAlign w:val="center"/>
            <w:tcPrChange w:id="4332" w:author="Rajo" w:date="2018-06-17T19:14:00Z">
              <w:tcPr>
                <w:tcW w:w="1440" w:type="dxa"/>
                <w:vAlign w:val="center"/>
              </w:tcPr>
            </w:tcPrChange>
          </w:tcPr>
          <w:p w14:paraId="61CDA6D9" w14:textId="77777777" w:rsidR="00215B7E" w:rsidRDefault="00215B7E" w:rsidP="009B0D46">
            <w:pPr>
              <w:jc w:val="center"/>
              <w:rPr>
                <w:ins w:id="4333" w:author="Rajo" w:date="2018-06-17T19:12:00Z"/>
                <w:lang w:val="bs-Latn-BA"/>
              </w:rPr>
            </w:pPr>
            <w:ins w:id="4334" w:author="Rajo" w:date="2018-06-17T19:12:00Z">
              <w:r>
                <w:rPr>
                  <w:lang w:val="bs-Latn-BA"/>
                </w:rPr>
                <w:sym w:font="Wingdings" w:char="F0FC"/>
              </w:r>
            </w:ins>
          </w:p>
        </w:tc>
      </w:tr>
      <w:tr w:rsidR="00215B7E" w14:paraId="49ED6BF0" w14:textId="77777777" w:rsidTr="00215B7E">
        <w:trPr>
          <w:jc w:val="center"/>
          <w:ins w:id="4335" w:author="Rajo" w:date="2018-06-17T19:12:00Z"/>
        </w:trPr>
        <w:tc>
          <w:tcPr>
            <w:tcW w:w="828" w:type="dxa"/>
            <w:vMerge/>
            <w:vAlign w:val="center"/>
            <w:tcPrChange w:id="4336" w:author="Rajo" w:date="2018-06-17T19:14:00Z">
              <w:tcPr>
                <w:tcW w:w="828" w:type="dxa"/>
                <w:vMerge/>
                <w:vAlign w:val="center"/>
              </w:tcPr>
            </w:tcPrChange>
          </w:tcPr>
          <w:p w14:paraId="68A9B451" w14:textId="77777777" w:rsidR="00215B7E" w:rsidRDefault="00215B7E" w:rsidP="009B0D46">
            <w:pPr>
              <w:rPr>
                <w:ins w:id="4337" w:author="Rajo" w:date="2018-06-17T19:12:00Z"/>
                <w:lang w:val="bs-Latn-BA"/>
              </w:rPr>
            </w:pPr>
          </w:p>
        </w:tc>
        <w:tc>
          <w:tcPr>
            <w:tcW w:w="3060" w:type="dxa"/>
            <w:vAlign w:val="center"/>
            <w:tcPrChange w:id="4338" w:author="Rajo" w:date="2018-06-17T19:14:00Z">
              <w:tcPr>
                <w:tcW w:w="3060" w:type="dxa"/>
                <w:vAlign w:val="center"/>
              </w:tcPr>
            </w:tcPrChange>
          </w:tcPr>
          <w:p w14:paraId="51776B9B" w14:textId="77777777" w:rsidR="00215B7E" w:rsidRDefault="00215B7E" w:rsidP="009B0D46">
            <w:pPr>
              <w:rPr>
                <w:ins w:id="4339" w:author="Rajo" w:date="2018-06-17T19:12:00Z"/>
                <w:lang w:val="bs-Latn-BA"/>
              </w:rPr>
            </w:pPr>
            <w:ins w:id="4340" w:author="Rajo" w:date="2018-06-17T19:12:00Z">
              <w:r>
                <w:rPr>
                  <w:lang w:val="bs-Latn-BA"/>
                </w:rPr>
                <w:t>OAuth</w:t>
              </w:r>
            </w:ins>
          </w:p>
        </w:tc>
        <w:tc>
          <w:tcPr>
            <w:tcW w:w="1152" w:type="dxa"/>
            <w:vAlign w:val="center"/>
            <w:tcPrChange w:id="4341" w:author="Rajo" w:date="2018-06-17T19:14:00Z">
              <w:tcPr>
                <w:tcW w:w="1152" w:type="dxa"/>
                <w:vAlign w:val="center"/>
              </w:tcPr>
            </w:tcPrChange>
          </w:tcPr>
          <w:p w14:paraId="6D67ED87" w14:textId="77777777" w:rsidR="00215B7E" w:rsidRDefault="00215B7E" w:rsidP="009B0D46">
            <w:pPr>
              <w:jc w:val="center"/>
              <w:rPr>
                <w:ins w:id="4342" w:author="Rajo" w:date="2018-06-17T19:12:00Z"/>
                <w:lang w:val="bs-Latn-BA"/>
              </w:rPr>
            </w:pPr>
            <w:ins w:id="4343" w:author="Rajo" w:date="2018-06-17T19:12:00Z">
              <w:r>
                <w:rPr>
                  <w:lang w:val="bs-Latn-BA"/>
                </w:rPr>
                <w:sym w:font="Wingdings" w:char="F0FC"/>
              </w:r>
            </w:ins>
          </w:p>
        </w:tc>
        <w:tc>
          <w:tcPr>
            <w:tcW w:w="1458" w:type="dxa"/>
            <w:vAlign w:val="center"/>
            <w:tcPrChange w:id="4344" w:author="Rajo" w:date="2018-06-17T19:14:00Z">
              <w:tcPr>
                <w:tcW w:w="1458" w:type="dxa"/>
                <w:vAlign w:val="center"/>
              </w:tcPr>
            </w:tcPrChange>
          </w:tcPr>
          <w:p w14:paraId="4710342D" w14:textId="77777777" w:rsidR="00215B7E" w:rsidRDefault="00215B7E" w:rsidP="009B0D46">
            <w:pPr>
              <w:jc w:val="center"/>
              <w:rPr>
                <w:ins w:id="4345" w:author="Rajo" w:date="2018-06-17T19:12:00Z"/>
                <w:lang w:val="bs-Latn-BA"/>
              </w:rPr>
            </w:pPr>
          </w:p>
        </w:tc>
        <w:tc>
          <w:tcPr>
            <w:tcW w:w="1440" w:type="dxa"/>
            <w:vAlign w:val="center"/>
            <w:tcPrChange w:id="4346" w:author="Rajo" w:date="2018-06-17T19:14:00Z">
              <w:tcPr>
                <w:tcW w:w="1440" w:type="dxa"/>
                <w:vAlign w:val="center"/>
              </w:tcPr>
            </w:tcPrChange>
          </w:tcPr>
          <w:p w14:paraId="53AE7DFC" w14:textId="77777777" w:rsidR="00215B7E" w:rsidRDefault="00215B7E" w:rsidP="009B0D46">
            <w:pPr>
              <w:jc w:val="center"/>
              <w:rPr>
                <w:ins w:id="4347" w:author="Rajo" w:date="2018-06-17T19:12:00Z"/>
                <w:lang w:val="bs-Latn-BA"/>
              </w:rPr>
            </w:pPr>
            <w:ins w:id="4348" w:author="Rajo" w:date="2018-06-17T19:12:00Z">
              <w:r>
                <w:rPr>
                  <w:lang w:val="bs-Latn-BA"/>
                </w:rPr>
                <w:sym w:font="Wingdings" w:char="F0FC"/>
              </w:r>
            </w:ins>
          </w:p>
        </w:tc>
      </w:tr>
      <w:tr w:rsidR="00215B7E" w14:paraId="2AB8A386" w14:textId="77777777" w:rsidTr="00215B7E">
        <w:trPr>
          <w:jc w:val="center"/>
          <w:ins w:id="4349" w:author="Rajo" w:date="2018-06-17T19:12:00Z"/>
        </w:trPr>
        <w:tc>
          <w:tcPr>
            <w:tcW w:w="828" w:type="dxa"/>
            <w:vMerge/>
            <w:vAlign w:val="center"/>
            <w:tcPrChange w:id="4350" w:author="Rajo" w:date="2018-06-17T19:14:00Z">
              <w:tcPr>
                <w:tcW w:w="828" w:type="dxa"/>
                <w:vMerge/>
                <w:vAlign w:val="center"/>
              </w:tcPr>
            </w:tcPrChange>
          </w:tcPr>
          <w:p w14:paraId="3452AD68" w14:textId="77777777" w:rsidR="00215B7E" w:rsidRDefault="00215B7E" w:rsidP="009B0D46">
            <w:pPr>
              <w:rPr>
                <w:ins w:id="4351" w:author="Rajo" w:date="2018-06-17T19:12:00Z"/>
                <w:lang w:val="bs-Latn-BA"/>
              </w:rPr>
            </w:pPr>
          </w:p>
        </w:tc>
        <w:tc>
          <w:tcPr>
            <w:tcW w:w="3060" w:type="dxa"/>
            <w:vAlign w:val="center"/>
            <w:tcPrChange w:id="4352" w:author="Rajo" w:date="2018-06-17T19:14:00Z">
              <w:tcPr>
                <w:tcW w:w="3060" w:type="dxa"/>
                <w:vAlign w:val="center"/>
              </w:tcPr>
            </w:tcPrChange>
          </w:tcPr>
          <w:p w14:paraId="62D332BD" w14:textId="77777777" w:rsidR="00215B7E" w:rsidRDefault="00215B7E" w:rsidP="009B0D46">
            <w:pPr>
              <w:rPr>
                <w:ins w:id="4353" w:author="Rajo" w:date="2018-06-17T19:12:00Z"/>
                <w:lang w:val="bs-Latn-BA"/>
              </w:rPr>
            </w:pPr>
            <w:ins w:id="4354" w:author="Rajo" w:date="2018-06-17T19:12:00Z">
              <w:r>
                <w:rPr>
                  <w:lang w:val="bs-Latn-BA"/>
                </w:rPr>
                <w:t>WS-Federation</w:t>
              </w:r>
            </w:ins>
          </w:p>
        </w:tc>
        <w:tc>
          <w:tcPr>
            <w:tcW w:w="1152" w:type="dxa"/>
            <w:vAlign w:val="center"/>
            <w:tcPrChange w:id="4355" w:author="Rajo" w:date="2018-06-17T19:14:00Z">
              <w:tcPr>
                <w:tcW w:w="1152" w:type="dxa"/>
                <w:vAlign w:val="center"/>
              </w:tcPr>
            </w:tcPrChange>
          </w:tcPr>
          <w:p w14:paraId="5B4E7332" w14:textId="77777777" w:rsidR="00215B7E" w:rsidRDefault="00215B7E" w:rsidP="009B0D46">
            <w:pPr>
              <w:jc w:val="center"/>
              <w:rPr>
                <w:ins w:id="4356" w:author="Rajo" w:date="2018-06-17T19:12:00Z"/>
                <w:lang w:val="bs-Latn-BA"/>
              </w:rPr>
            </w:pPr>
            <w:ins w:id="4357" w:author="Rajo" w:date="2018-06-17T19:12:00Z">
              <w:r>
                <w:rPr>
                  <w:lang w:val="bs-Latn-BA"/>
                </w:rPr>
                <w:sym w:font="Wingdings" w:char="F0FC"/>
              </w:r>
            </w:ins>
          </w:p>
        </w:tc>
        <w:tc>
          <w:tcPr>
            <w:tcW w:w="1458" w:type="dxa"/>
            <w:vAlign w:val="center"/>
            <w:tcPrChange w:id="4358" w:author="Rajo" w:date="2018-06-17T19:14:00Z">
              <w:tcPr>
                <w:tcW w:w="1458" w:type="dxa"/>
                <w:vAlign w:val="center"/>
              </w:tcPr>
            </w:tcPrChange>
          </w:tcPr>
          <w:p w14:paraId="6BA62CA3" w14:textId="77777777" w:rsidR="00215B7E" w:rsidRDefault="00215B7E" w:rsidP="009B0D46">
            <w:pPr>
              <w:jc w:val="center"/>
              <w:rPr>
                <w:ins w:id="4359" w:author="Rajo" w:date="2018-06-17T19:12:00Z"/>
                <w:lang w:val="bs-Latn-BA"/>
              </w:rPr>
            </w:pPr>
          </w:p>
        </w:tc>
        <w:tc>
          <w:tcPr>
            <w:tcW w:w="1440" w:type="dxa"/>
            <w:vAlign w:val="center"/>
            <w:tcPrChange w:id="4360" w:author="Rajo" w:date="2018-06-17T19:14:00Z">
              <w:tcPr>
                <w:tcW w:w="1440" w:type="dxa"/>
                <w:vAlign w:val="center"/>
              </w:tcPr>
            </w:tcPrChange>
          </w:tcPr>
          <w:p w14:paraId="610B637F" w14:textId="77777777" w:rsidR="00215B7E" w:rsidRDefault="00215B7E" w:rsidP="009B0D46">
            <w:pPr>
              <w:jc w:val="center"/>
              <w:rPr>
                <w:ins w:id="4361" w:author="Rajo" w:date="2018-06-17T19:12:00Z"/>
                <w:lang w:val="bs-Latn-BA"/>
              </w:rPr>
            </w:pPr>
            <w:ins w:id="4362" w:author="Rajo" w:date="2018-06-17T19:12:00Z">
              <w:r>
                <w:rPr>
                  <w:lang w:val="bs-Latn-BA"/>
                </w:rPr>
                <w:sym w:font="Wingdings" w:char="F0FC"/>
              </w:r>
            </w:ins>
          </w:p>
        </w:tc>
      </w:tr>
      <w:tr w:rsidR="00215B7E" w14:paraId="31501C3D" w14:textId="77777777" w:rsidTr="00215B7E">
        <w:trPr>
          <w:jc w:val="center"/>
          <w:ins w:id="4363" w:author="Rajo" w:date="2018-06-17T19:12:00Z"/>
        </w:trPr>
        <w:tc>
          <w:tcPr>
            <w:tcW w:w="828" w:type="dxa"/>
            <w:vMerge/>
            <w:vAlign w:val="center"/>
            <w:tcPrChange w:id="4364" w:author="Rajo" w:date="2018-06-17T19:14:00Z">
              <w:tcPr>
                <w:tcW w:w="828" w:type="dxa"/>
                <w:vMerge/>
                <w:vAlign w:val="center"/>
              </w:tcPr>
            </w:tcPrChange>
          </w:tcPr>
          <w:p w14:paraId="086622AD" w14:textId="77777777" w:rsidR="00215B7E" w:rsidRDefault="00215B7E" w:rsidP="009B0D46">
            <w:pPr>
              <w:rPr>
                <w:ins w:id="4365" w:author="Rajo" w:date="2018-06-17T19:12:00Z"/>
                <w:lang w:val="bs-Latn-BA"/>
              </w:rPr>
            </w:pPr>
          </w:p>
        </w:tc>
        <w:tc>
          <w:tcPr>
            <w:tcW w:w="3060" w:type="dxa"/>
            <w:vAlign w:val="center"/>
            <w:tcPrChange w:id="4366" w:author="Rajo" w:date="2018-06-17T19:14:00Z">
              <w:tcPr>
                <w:tcW w:w="3060" w:type="dxa"/>
                <w:vAlign w:val="center"/>
              </w:tcPr>
            </w:tcPrChange>
          </w:tcPr>
          <w:p w14:paraId="514CF5E7" w14:textId="77777777" w:rsidR="00215B7E" w:rsidRDefault="00215B7E" w:rsidP="009B0D46">
            <w:pPr>
              <w:rPr>
                <w:ins w:id="4367" w:author="Rajo" w:date="2018-06-17T19:12:00Z"/>
                <w:lang w:val="bs-Latn-BA"/>
              </w:rPr>
            </w:pPr>
            <w:ins w:id="4368" w:author="Rajo" w:date="2018-06-17T19:12:00Z">
              <w:r>
                <w:rPr>
                  <w:lang w:val="bs-Latn-BA"/>
                </w:rPr>
                <w:t>WS-Trust</w:t>
              </w:r>
            </w:ins>
          </w:p>
        </w:tc>
        <w:tc>
          <w:tcPr>
            <w:tcW w:w="1152" w:type="dxa"/>
            <w:vAlign w:val="center"/>
            <w:tcPrChange w:id="4369" w:author="Rajo" w:date="2018-06-17T19:14:00Z">
              <w:tcPr>
                <w:tcW w:w="1152" w:type="dxa"/>
                <w:vAlign w:val="center"/>
              </w:tcPr>
            </w:tcPrChange>
          </w:tcPr>
          <w:p w14:paraId="10827B75" w14:textId="77777777" w:rsidR="00215B7E" w:rsidRDefault="00215B7E" w:rsidP="009B0D46">
            <w:pPr>
              <w:jc w:val="center"/>
              <w:rPr>
                <w:ins w:id="4370" w:author="Rajo" w:date="2018-06-17T19:12:00Z"/>
                <w:lang w:val="bs-Latn-BA"/>
              </w:rPr>
            </w:pPr>
          </w:p>
        </w:tc>
        <w:tc>
          <w:tcPr>
            <w:tcW w:w="1458" w:type="dxa"/>
            <w:vAlign w:val="center"/>
            <w:tcPrChange w:id="4371" w:author="Rajo" w:date="2018-06-17T19:14:00Z">
              <w:tcPr>
                <w:tcW w:w="1458" w:type="dxa"/>
                <w:vAlign w:val="center"/>
              </w:tcPr>
            </w:tcPrChange>
          </w:tcPr>
          <w:p w14:paraId="78C6F77D" w14:textId="77777777" w:rsidR="00215B7E" w:rsidRDefault="00215B7E" w:rsidP="009B0D46">
            <w:pPr>
              <w:jc w:val="center"/>
              <w:rPr>
                <w:ins w:id="4372" w:author="Rajo" w:date="2018-06-17T19:12:00Z"/>
                <w:lang w:val="bs-Latn-BA"/>
              </w:rPr>
            </w:pPr>
          </w:p>
        </w:tc>
        <w:tc>
          <w:tcPr>
            <w:tcW w:w="1440" w:type="dxa"/>
            <w:vAlign w:val="center"/>
            <w:tcPrChange w:id="4373" w:author="Rajo" w:date="2018-06-17T19:14:00Z">
              <w:tcPr>
                <w:tcW w:w="1440" w:type="dxa"/>
                <w:vAlign w:val="center"/>
              </w:tcPr>
            </w:tcPrChange>
          </w:tcPr>
          <w:p w14:paraId="04117B43" w14:textId="77777777" w:rsidR="00215B7E" w:rsidRDefault="00215B7E" w:rsidP="009B0D46">
            <w:pPr>
              <w:jc w:val="center"/>
              <w:rPr>
                <w:ins w:id="4374" w:author="Rajo" w:date="2018-06-17T19:12:00Z"/>
                <w:lang w:val="bs-Latn-BA"/>
              </w:rPr>
            </w:pPr>
            <w:ins w:id="4375" w:author="Rajo" w:date="2018-06-17T19:12:00Z">
              <w:r>
                <w:rPr>
                  <w:lang w:val="bs-Latn-BA"/>
                </w:rPr>
                <w:sym w:font="Wingdings" w:char="F0FC"/>
              </w:r>
            </w:ins>
          </w:p>
        </w:tc>
      </w:tr>
      <w:tr w:rsidR="00215B7E" w14:paraId="45BC9CB4" w14:textId="77777777" w:rsidTr="00215B7E">
        <w:trPr>
          <w:jc w:val="center"/>
          <w:ins w:id="4376" w:author="Rajo" w:date="2018-06-17T19:12:00Z"/>
        </w:trPr>
        <w:tc>
          <w:tcPr>
            <w:tcW w:w="828" w:type="dxa"/>
            <w:vAlign w:val="center"/>
            <w:tcPrChange w:id="4377" w:author="Rajo" w:date="2018-06-17T19:14:00Z">
              <w:tcPr>
                <w:tcW w:w="828" w:type="dxa"/>
                <w:vAlign w:val="center"/>
              </w:tcPr>
            </w:tcPrChange>
          </w:tcPr>
          <w:p w14:paraId="69580B20" w14:textId="77777777" w:rsidR="00215B7E" w:rsidRDefault="00215B7E" w:rsidP="009B0D46">
            <w:pPr>
              <w:rPr>
                <w:ins w:id="4378" w:author="Rajo" w:date="2018-06-17T19:12:00Z"/>
                <w:lang w:val="bs-Latn-BA"/>
              </w:rPr>
            </w:pPr>
          </w:p>
        </w:tc>
        <w:tc>
          <w:tcPr>
            <w:tcW w:w="3060" w:type="dxa"/>
            <w:vAlign w:val="center"/>
            <w:tcPrChange w:id="4379" w:author="Rajo" w:date="2018-06-17T19:14:00Z">
              <w:tcPr>
                <w:tcW w:w="3060" w:type="dxa"/>
                <w:vAlign w:val="center"/>
              </w:tcPr>
            </w:tcPrChange>
          </w:tcPr>
          <w:p w14:paraId="71AFC8F4" w14:textId="77777777" w:rsidR="00215B7E" w:rsidRDefault="00215B7E" w:rsidP="009B0D46">
            <w:pPr>
              <w:rPr>
                <w:ins w:id="4380" w:author="Rajo" w:date="2018-06-17T19:12:00Z"/>
                <w:lang w:val="bs-Latn-BA"/>
              </w:rPr>
            </w:pPr>
            <w:ins w:id="4381" w:author="Rajo" w:date="2018-06-17T19:12:00Z">
              <w:r>
                <w:rPr>
                  <w:lang w:val="bs-Latn-BA"/>
                </w:rPr>
                <w:t>Višestepena autentikacija</w:t>
              </w:r>
            </w:ins>
          </w:p>
        </w:tc>
        <w:tc>
          <w:tcPr>
            <w:tcW w:w="1152" w:type="dxa"/>
            <w:vAlign w:val="center"/>
            <w:tcPrChange w:id="4382" w:author="Rajo" w:date="2018-06-17T19:14:00Z">
              <w:tcPr>
                <w:tcW w:w="1152" w:type="dxa"/>
                <w:vAlign w:val="center"/>
              </w:tcPr>
            </w:tcPrChange>
          </w:tcPr>
          <w:p w14:paraId="7FBD1BEB" w14:textId="77777777" w:rsidR="00215B7E" w:rsidRDefault="00215B7E" w:rsidP="009B0D46">
            <w:pPr>
              <w:jc w:val="center"/>
              <w:rPr>
                <w:ins w:id="4383" w:author="Rajo" w:date="2018-06-17T19:12:00Z"/>
                <w:lang w:val="bs-Latn-BA"/>
              </w:rPr>
            </w:pPr>
            <w:ins w:id="4384" w:author="Rajo" w:date="2018-06-17T19:12:00Z">
              <w:r>
                <w:rPr>
                  <w:lang w:val="bs-Latn-BA"/>
                </w:rPr>
                <w:sym w:font="Wingdings" w:char="F0FC"/>
              </w:r>
            </w:ins>
          </w:p>
        </w:tc>
        <w:tc>
          <w:tcPr>
            <w:tcW w:w="1458" w:type="dxa"/>
            <w:vAlign w:val="center"/>
            <w:tcPrChange w:id="4385" w:author="Rajo" w:date="2018-06-17T19:14:00Z">
              <w:tcPr>
                <w:tcW w:w="1458" w:type="dxa"/>
                <w:vAlign w:val="center"/>
              </w:tcPr>
            </w:tcPrChange>
          </w:tcPr>
          <w:p w14:paraId="14E4FA23" w14:textId="77777777" w:rsidR="00215B7E" w:rsidRDefault="00215B7E" w:rsidP="009B0D46">
            <w:pPr>
              <w:jc w:val="center"/>
              <w:rPr>
                <w:ins w:id="4386" w:author="Rajo" w:date="2018-06-17T19:12:00Z"/>
                <w:lang w:val="bs-Latn-BA"/>
              </w:rPr>
            </w:pPr>
            <w:ins w:id="4387" w:author="Rajo" w:date="2018-06-17T19:12:00Z">
              <w:r>
                <w:rPr>
                  <w:lang w:val="bs-Latn-BA"/>
                </w:rPr>
                <w:sym w:font="Wingdings" w:char="F0FC"/>
              </w:r>
            </w:ins>
          </w:p>
        </w:tc>
        <w:tc>
          <w:tcPr>
            <w:tcW w:w="1440" w:type="dxa"/>
            <w:vAlign w:val="center"/>
            <w:tcPrChange w:id="4388" w:author="Rajo" w:date="2018-06-17T19:14:00Z">
              <w:tcPr>
                <w:tcW w:w="1440" w:type="dxa"/>
                <w:vAlign w:val="center"/>
              </w:tcPr>
            </w:tcPrChange>
          </w:tcPr>
          <w:p w14:paraId="2F5CDC9E" w14:textId="77777777" w:rsidR="00215B7E" w:rsidRDefault="00215B7E" w:rsidP="009B0D46">
            <w:pPr>
              <w:jc w:val="center"/>
              <w:rPr>
                <w:ins w:id="4389" w:author="Rajo" w:date="2018-06-17T19:12:00Z"/>
                <w:lang w:val="bs-Latn-BA"/>
              </w:rPr>
            </w:pPr>
            <w:ins w:id="4390" w:author="Rajo" w:date="2018-06-17T19:12:00Z">
              <w:r>
                <w:rPr>
                  <w:lang w:val="bs-Latn-BA"/>
                </w:rPr>
                <w:sym w:font="Wingdings" w:char="F0FC"/>
              </w:r>
            </w:ins>
          </w:p>
        </w:tc>
      </w:tr>
      <w:tr w:rsidR="00215B7E" w14:paraId="0F4972F5" w14:textId="77777777" w:rsidTr="00215B7E">
        <w:trPr>
          <w:jc w:val="center"/>
          <w:ins w:id="4391" w:author="Rajo" w:date="2018-06-17T19:12:00Z"/>
        </w:trPr>
        <w:tc>
          <w:tcPr>
            <w:tcW w:w="828" w:type="dxa"/>
            <w:vAlign w:val="center"/>
            <w:tcPrChange w:id="4392" w:author="Rajo" w:date="2018-06-17T19:14:00Z">
              <w:tcPr>
                <w:tcW w:w="828" w:type="dxa"/>
                <w:vAlign w:val="center"/>
              </w:tcPr>
            </w:tcPrChange>
          </w:tcPr>
          <w:p w14:paraId="6FD47AA8" w14:textId="77777777" w:rsidR="00215B7E" w:rsidRDefault="00215B7E" w:rsidP="009B0D46">
            <w:pPr>
              <w:rPr>
                <w:ins w:id="4393" w:author="Rajo" w:date="2018-06-17T19:12:00Z"/>
                <w:lang w:val="bs-Latn-BA"/>
              </w:rPr>
            </w:pPr>
          </w:p>
        </w:tc>
        <w:tc>
          <w:tcPr>
            <w:tcW w:w="3060" w:type="dxa"/>
            <w:vAlign w:val="center"/>
            <w:tcPrChange w:id="4394" w:author="Rajo" w:date="2018-06-17T19:14:00Z">
              <w:tcPr>
                <w:tcW w:w="3060" w:type="dxa"/>
                <w:vAlign w:val="center"/>
              </w:tcPr>
            </w:tcPrChange>
          </w:tcPr>
          <w:p w14:paraId="457273FF" w14:textId="77777777" w:rsidR="00215B7E" w:rsidRDefault="00215B7E" w:rsidP="009B0D46">
            <w:pPr>
              <w:rPr>
                <w:ins w:id="4395" w:author="Rajo" w:date="2018-06-17T19:12:00Z"/>
                <w:lang w:val="bs-Latn-BA"/>
              </w:rPr>
            </w:pPr>
            <w:ins w:id="4396" w:author="Rajo" w:date="2018-06-17T19:12:00Z">
              <w:r>
                <w:rPr>
                  <w:lang w:val="bs-Latn-BA"/>
                </w:rPr>
                <w:t>Delegirana autentikacija</w:t>
              </w:r>
            </w:ins>
          </w:p>
        </w:tc>
        <w:tc>
          <w:tcPr>
            <w:tcW w:w="1152" w:type="dxa"/>
            <w:vAlign w:val="center"/>
            <w:tcPrChange w:id="4397" w:author="Rajo" w:date="2018-06-17T19:14:00Z">
              <w:tcPr>
                <w:tcW w:w="1152" w:type="dxa"/>
                <w:vAlign w:val="center"/>
              </w:tcPr>
            </w:tcPrChange>
          </w:tcPr>
          <w:p w14:paraId="52D8C5F1" w14:textId="77777777" w:rsidR="00215B7E" w:rsidRDefault="00215B7E" w:rsidP="009B0D46">
            <w:pPr>
              <w:jc w:val="center"/>
              <w:rPr>
                <w:ins w:id="4398" w:author="Rajo" w:date="2018-06-17T19:12:00Z"/>
                <w:lang w:val="bs-Latn-BA"/>
              </w:rPr>
            </w:pPr>
            <w:ins w:id="4399" w:author="Rajo" w:date="2018-06-17T19:12:00Z">
              <w:r>
                <w:rPr>
                  <w:lang w:val="bs-Latn-BA"/>
                </w:rPr>
                <w:sym w:font="Wingdings" w:char="F0FC"/>
              </w:r>
            </w:ins>
          </w:p>
        </w:tc>
        <w:tc>
          <w:tcPr>
            <w:tcW w:w="1458" w:type="dxa"/>
            <w:vAlign w:val="center"/>
            <w:tcPrChange w:id="4400" w:author="Rajo" w:date="2018-06-17T19:14:00Z">
              <w:tcPr>
                <w:tcW w:w="1458" w:type="dxa"/>
                <w:vAlign w:val="center"/>
              </w:tcPr>
            </w:tcPrChange>
          </w:tcPr>
          <w:p w14:paraId="612E9341" w14:textId="77777777" w:rsidR="00215B7E" w:rsidRDefault="00215B7E" w:rsidP="009B0D46">
            <w:pPr>
              <w:jc w:val="center"/>
              <w:rPr>
                <w:ins w:id="4401" w:author="Rajo" w:date="2018-06-17T19:12:00Z"/>
                <w:lang w:val="bs-Latn-BA"/>
              </w:rPr>
            </w:pPr>
            <w:ins w:id="4402" w:author="Rajo" w:date="2018-06-17T19:12:00Z">
              <w:r>
                <w:rPr>
                  <w:lang w:val="bs-Latn-BA"/>
                </w:rPr>
                <w:sym w:font="Wingdings" w:char="F0FC"/>
              </w:r>
            </w:ins>
          </w:p>
        </w:tc>
        <w:tc>
          <w:tcPr>
            <w:tcW w:w="1440" w:type="dxa"/>
            <w:vAlign w:val="center"/>
            <w:tcPrChange w:id="4403" w:author="Rajo" w:date="2018-06-17T19:14:00Z">
              <w:tcPr>
                <w:tcW w:w="1440" w:type="dxa"/>
                <w:vAlign w:val="center"/>
              </w:tcPr>
            </w:tcPrChange>
          </w:tcPr>
          <w:p w14:paraId="52D4033F" w14:textId="77777777" w:rsidR="00215B7E" w:rsidRDefault="00215B7E" w:rsidP="009B0D46">
            <w:pPr>
              <w:jc w:val="center"/>
              <w:rPr>
                <w:ins w:id="4404" w:author="Rajo" w:date="2018-06-17T19:12:00Z"/>
                <w:lang w:val="bs-Latn-BA"/>
              </w:rPr>
            </w:pPr>
            <w:ins w:id="4405" w:author="Rajo" w:date="2018-06-17T19:12:00Z">
              <w:r>
                <w:rPr>
                  <w:lang w:val="bs-Latn-BA"/>
                </w:rPr>
                <w:sym w:font="Wingdings" w:char="F0FC"/>
              </w:r>
            </w:ins>
          </w:p>
        </w:tc>
      </w:tr>
      <w:tr w:rsidR="00215B7E" w14:paraId="0FA591BF" w14:textId="77777777" w:rsidTr="00215B7E">
        <w:trPr>
          <w:jc w:val="center"/>
          <w:ins w:id="4406" w:author="Rajo" w:date="2018-06-17T19:12:00Z"/>
        </w:trPr>
        <w:tc>
          <w:tcPr>
            <w:tcW w:w="828" w:type="dxa"/>
            <w:vAlign w:val="center"/>
            <w:tcPrChange w:id="4407" w:author="Rajo" w:date="2018-06-17T19:14:00Z">
              <w:tcPr>
                <w:tcW w:w="828" w:type="dxa"/>
                <w:vAlign w:val="center"/>
              </w:tcPr>
            </w:tcPrChange>
          </w:tcPr>
          <w:p w14:paraId="0FCBE0D9" w14:textId="77777777" w:rsidR="00215B7E" w:rsidRDefault="00215B7E" w:rsidP="009B0D46">
            <w:pPr>
              <w:rPr>
                <w:ins w:id="4408" w:author="Rajo" w:date="2018-06-17T19:12:00Z"/>
                <w:lang w:val="bs-Latn-BA"/>
              </w:rPr>
            </w:pPr>
          </w:p>
        </w:tc>
        <w:tc>
          <w:tcPr>
            <w:tcW w:w="3060" w:type="dxa"/>
            <w:vAlign w:val="center"/>
            <w:tcPrChange w:id="4409" w:author="Rajo" w:date="2018-06-17T19:14:00Z">
              <w:tcPr>
                <w:tcW w:w="3060" w:type="dxa"/>
                <w:vAlign w:val="center"/>
              </w:tcPr>
            </w:tcPrChange>
          </w:tcPr>
          <w:p w14:paraId="1B7D8F05" w14:textId="77777777" w:rsidR="00215B7E" w:rsidRDefault="00215B7E" w:rsidP="009B0D46">
            <w:pPr>
              <w:rPr>
                <w:ins w:id="4410" w:author="Rajo" w:date="2018-06-17T19:12:00Z"/>
                <w:lang w:val="bs-Latn-BA"/>
              </w:rPr>
            </w:pPr>
            <w:ins w:id="4411" w:author="Rajo" w:date="2018-06-17T19:12:00Z">
              <w:r>
                <w:rPr>
                  <w:i/>
                  <w:lang w:val="bs-Latn-BA"/>
                </w:rPr>
                <w:t>Single Log-Out</w:t>
              </w:r>
              <w:r>
                <w:rPr>
                  <w:lang w:val="bs-Latn-BA"/>
                </w:rPr>
                <w:t xml:space="preserve"> (SLO)</w:t>
              </w:r>
            </w:ins>
          </w:p>
        </w:tc>
        <w:tc>
          <w:tcPr>
            <w:tcW w:w="1152" w:type="dxa"/>
            <w:vAlign w:val="center"/>
            <w:tcPrChange w:id="4412" w:author="Rajo" w:date="2018-06-17T19:14:00Z">
              <w:tcPr>
                <w:tcW w:w="1152" w:type="dxa"/>
                <w:vAlign w:val="center"/>
              </w:tcPr>
            </w:tcPrChange>
          </w:tcPr>
          <w:p w14:paraId="3AE47068" w14:textId="77777777" w:rsidR="00215B7E" w:rsidRDefault="00215B7E" w:rsidP="009B0D46">
            <w:pPr>
              <w:jc w:val="center"/>
              <w:rPr>
                <w:ins w:id="4413" w:author="Rajo" w:date="2018-06-17T19:12:00Z"/>
                <w:lang w:val="bs-Latn-BA"/>
              </w:rPr>
            </w:pPr>
            <w:ins w:id="4414" w:author="Rajo" w:date="2018-06-17T19:12:00Z">
              <w:r>
                <w:rPr>
                  <w:lang w:val="bs-Latn-BA"/>
                </w:rPr>
                <w:sym w:font="Wingdings" w:char="F0FC"/>
              </w:r>
            </w:ins>
          </w:p>
        </w:tc>
        <w:tc>
          <w:tcPr>
            <w:tcW w:w="1458" w:type="dxa"/>
            <w:vAlign w:val="center"/>
            <w:tcPrChange w:id="4415" w:author="Rajo" w:date="2018-06-17T19:14:00Z">
              <w:tcPr>
                <w:tcW w:w="1458" w:type="dxa"/>
                <w:vAlign w:val="center"/>
              </w:tcPr>
            </w:tcPrChange>
          </w:tcPr>
          <w:p w14:paraId="68B92B75" w14:textId="77777777" w:rsidR="00215B7E" w:rsidRDefault="00215B7E" w:rsidP="009B0D46">
            <w:pPr>
              <w:jc w:val="center"/>
              <w:rPr>
                <w:ins w:id="4416" w:author="Rajo" w:date="2018-06-17T19:12:00Z"/>
                <w:lang w:val="bs-Latn-BA"/>
              </w:rPr>
            </w:pPr>
            <w:ins w:id="4417" w:author="Rajo" w:date="2018-06-17T19:12:00Z">
              <w:r>
                <w:rPr>
                  <w:lang w:val="bs-Latn-BA"/>
                </w:rPr>
                <w:sym w:font="Wingdings" w:char="F0FC"/>
              </w:r>
            </w:ins>
          </w:p>
        </w:tc>
        <w:tc>
          <w:tcPr>
            <w:tcW w:w="1440" w:type="dxa"/>
            <w:vAlign w:val="center"/>
            <w:tcPrChange w:id="4418" w:author="Rajo" w:date="2018-06-17T19:14:00Z">
              <w:tcPr>
                <w:tcW w:w="1440" w:type="dxa"/>
                <w:vAlign w:val="center"/>
              </w:tcPr>
            </w:tcPrChange>
          </w:tcPr>
          <w:p w14:paraId="22C51401" w14:textId="77777777" w:rsidR="00215B7E" w:rsidRDefault="00215B7E" w:rsidP="009B0D46">
            <w:pPr>
              <w:jc w:val="center"/>
              <w:rPr>
                <w:ins w:id="4419" w:author="Rajo" w:date="2018-06-17T19:12:00Z"/>
                <w:lang w:val="bs-Latn-BA"/>
              </w:rPr>
            </w:pPr>
            <w:ins w:id="4420" w:author="Rajo" w:date="2018-06-17T19:12:00Z">
              <w:r>
                <w:rPr>
                  <w:lang w:val="bs-Latn-BA"/>
                </w:rPr>
                <w:sym w:font="Wingdings" w:char="F0FC"/>
              </w:r>
            </w:ins>
          </w:p>
        </w:tc>
      </w:tr>
      <w:tr w:rsidR="00215B7E" w14:paraId="20D79F55" w14:textId="77777777" w:rsidTr="00215B7E">
        <w:trPr>
          <w:jc w:val="center"/>
          <w:ins w:id="4421" w:author="Rajo" w:date="2018-06-17T19:12:00Z"/>
        </w:trPr>
        <w:tc>
          <w:tcPr>
            <w:tcW w:w="828" w:type="dxa"/>
            <w:vAlign w:val="center"/>
            <w:tcPrChange w:id="4422" w:author="Rajo" w:date="2018-06-17T19:14:00Z">
              <w:tcPr>
                <w:tcW w:w="828" w:type="dxa"/>
                <w:vAlign w:val="center"/>
              </w:tcPr>
            </w:tcPrChange>
          </w:tcPr>
          <w:p w14:paraId="5DD504F5" w14:textId="77777777" w:rsidR="00215B7E" w:rsidRDefault="00215B7E" w:rsidP="009B0D46">
            <w:pPr>
              <w:rPr>
                <w:ins w:id="4423" w:author="Rajo" w:date="2018-06-17T19:12:00Z"/>
                <w:lang w:val="bs-Latn-BA"/>
              </w:rPr>
            </w:pPr>
          </w:p>
        </w:tc>
        <w:tc>
          <w:tcPr>
            <w:tcW w:w="3060" w:type="dxa"/>
            <w:vAlign w:val="center"/>
            <w:tcPrChange w:id="4424" w:author="Rajo" w:date="2018-06-17T19:14:00Z">
              <w:tcPr>
                <w:tcW w:w="3060" w:type="dxa"/>
                <w:vAlign w:val="center"/>
              </w:tcPr>
            </w:tcPrChange>
          </w:tcPr>
          <w:p w14:paraId="502C0A2A" w14:textId="77777777" w:rsidR="00215B7E" w:rsidRDefault="00215B7E" w:rsidP="009B0D46">
            <w:pPr>
              <w:rPr>
                <w:ins w:id="4425" w:author="Rajo" w:date="2018-06-17T19:12:00Z"/>
                <w:lang w:val="bs-Latn-BA"/>
              </w:rPr>
            </w:pPr>
            <w:ins w:id="4426" w:author="Rajo" w:date="2018-06-17T19:12:00Z">
              <w:r>
                <w:rPr>
                  <w:lang w:val="bs-Latn-BA"/>
                </w:rPr>
                <w:t>Dostupna klijentska aplikacija ili biblioteka</w:t>
              </w:r>
            </w:ins>
          </w:p>
        </w:tc>
        <w:tc>
          <w:tcPr>
            <w:tcW w:w="1152" w:type="dxa"/>
            <w:vAlign w:val="center"/>
            <w:tcPrChange w:id="4427" w:author="Rajo" w:date="2018-06-17T19:14:00Z">
              <w:tcPr>
                <w:tcW w:w="1152" w:type="dxa"/>
                <w:vAlign w:val="center"/>
              </w:tcPr>
            </w:tcPrChange>
          </w:tcPr>
          <w:p w14:paraId="448EBAF5" w14:textId="77777777" w:rsidR="00215B7E" w:rsidRDefault="00215B7E" w:rsidP="009B0D46">
            <w:pPr>
              <w:jc w:val="center"/>
              <w:rPr>
                <w:ins w:id="4428" w:author="Rajo" w:date="2018-06-17T19:12:00Z"/>
                <w:lang w:val="bs-Latn-BA"/>
              </w:rPr>
            </w:pPr>
            <w:ins w:id="4429" w:author="Rajo" w:date="2018-06-17T19:12:00Z">
              <w:r>
                <w:rPr>
                  <w:lang w:val="bs-Latn-BA"/>
                </w:rPr>
                <w:sym w:font="Wingdings" w:char="F0FC"/>
              </w:r>
            </w:ins>
          </w:p>
        </w:tc>
        <w:tc>
          <w:tcPr>
            <w:tcW w:w="1458" w:type="dxa"/>
            <w:vAlign w:val="center"/>
            <w:tcPrChange w:id="4430" w:author="Rajo" w:date="2018-06-17T19:14:00Z">
              <w:tcPr>
                <w:tcW w:w="1458" w:type="dxa"/>
                <w:vAlign w:val="center"/>
              </w:tcPr>
            </w:tcPrChange>
          </w:tcPr>
          <w:p w14:paraId="32A730B5" w14:textId="77777777" w:rsidR="00215B7E" w:rsidRDefault="00215B7E" w:rsidP="009B0D46">
            <w:pPr>
              <w:jc w:val="center"/>
              <w:rPr>
                <w:ins w:id="4431" w:author="Rajo" w:date="2018-06-17T19:12:00Z"/>
                <w:lang w:val="bs-Latn-BA"/>
              </w:rPr>
            </w:pPr>
            <w:ins w:id="4432" w:author="Rajo" w:date="2018-06-17T19:12:00Z">
              <w:r>
                <w:rPr>
                  <w:lang w:val="bs-Latn-BA"/>
                </w:rPr>
                <w:sym w:font="Wingdings" w:char="F0FC"/>
              </w:r>
            </w:ins>
          </w:p>
        </w:tc>
        <w:tc>
          <w:tcPr>
            <w:tcW w:w="1440" w:type="dxa"/>
            <w:vAlign w:val="center"/>
            <w:tcPrChange w:id="4433" w:author="Rajo" w:date="2018-06-17T19:14:00Z">
              <w:tcPr>
                <w:tcW w:w="1440" w:type="dxa"/>
                <w:vAlign w:val="center"/>
              </w:tcPr>
            </w:tcPrChange>
          </w:tcPr>
          <w:p w14:paraId="53045237" w14:textId="77777777" w:rsidR="00215B7E" w:rsidRDefault="00215B7E" w:rsidP="009B0D46">
            <w:pPr>
              <w:jc w:val="center"/>
              <w:rPr>
                <w:ins w:id="4434" w:author="Rajo" w:date="2018-06-17T19:12:00Z"/>
                <w:lang w:val="bs-Latn-BA"/>
              </w:rPr>
            </w:pPr>
          </w:p>
        </w:tc>
      </w:tr>
      <w:tr w:rsidR="00215B7E" w14:paraId="359EEF91" w14:textId="77777777" w:rsidTr="00215B7E">
        <w:trPr>
          <w:jc w:val="center"/>
          <w:ins w:id="4435" w:author="Rajo" w:date="2018-06-17T19:12:00Z"/>
        </w:trPr>
        <w:tc>
          <w:tcPr>
            <w:tcW w:w="828" w:type="dxa"/>
            <w:vAlign w:val="center"/>
            <w:tcPrChange w:id="4436" w:author="Rajo" w:date="2018-06-17T19:14:00Z">
              <w:tcPr>
                <w:tcW w:w="828" w:type="dxa"/>
                <w:vAlign w:val="center"/>
              </w:tcPr>
            </w:tcPrChange>
          </w:tcPr>
          <w:p w14:paraId="0B084C4F" w14:textId="77777777" w:rsidR="00215B7E" w:rsidRDefault="00215B7E" w:rsidP="009B0D46">
            <w:pPr>
              <w:rPr>
                <w:ins w:id="4437" w:author="Rajo" w:date="2018-06-17T19:12:00Z"/>
                <w:lang w:val="bs-Latn-BA"/>
              </w:rPr>
            </w:pPr>
          </w:p>
        </w:tc>
        <w:tc>
          <w:tcPr>
            <w:tcW w:w="3060" w:type="dxa"/>
            <w:vAlign w:val="center"/>
            <w:tcPrChange w:id="4438" w:author="Rajo" w:date="2018-06-17T19:14:00Z">
              <w:tcPr>
                <w:tcW w:w="3060" w:type="dxa"/>
                <w:vAlign w:val="center"/>
              </w:tcPr>
            </w:tcPrChange>
          </w:tcPr>
          <w:p w14:paraId="586430AA" w14:textId="77777777" w:rsidR="00215B7E" w:rsidRDefault="00215B7E" w:rsidP="009B0D46">
            <w:pPr>
              <w:rPr>
                <w:ins w:id="4439" w:author="Rajo" w:date="2018-06-17T19:12:00Z"/>
                <w:lang w:val="bs-Latn-BA"/>
              </w:rPr>
            </w:pPr>
            <w:ins w:id="4440" w:author="Rajo" w:date="2018-06-17T19:12:00Z">
              <w:r>
                <w:rPr>
                  <w:i/>
                  <w:lang w:val="bs-Latn-BA"/>
                </w:rPr>
                <w:t>OpenSource</w:t>
              </w:r>
              <w:r>
                <w:rPr>
                  <w:lang w:val="bs-Latn-BA"/>
                </w:rPr>
                <w:t xml:space="preserve"> licenca</w:t>
              </w:r>
            </w:ins>
          </w:p>
        </w:tc>
        <w:tc>
          <w:tcPr>
            <w:tcW w:w="1152" w:type="dxa"/>
            <w:vAlign w:val="center"/>
            <w:tcPrChange w:id="4441" w:author="Rajo" w:date="2018-06-17T19:14:00Z">
              <w:tcPr>
                <w:tcW w:w="1152" w:type="dxa"/>
                <w:vAlign w:val="center"/>
              </w:tcPr>
            </w:tcPrChange>
          </w:tcPr>
          <w:p w14:paraId="16ABCBEB" w14:textId="77777777" w:rsidR="00215B7E" w:rsidRDefault="00215B7E" w:rsidP="009B0D46">
            <w:pPr>
              <w:jc w:val="center"/>
              <w:rPr>
                <w:ins w:id="4442" w:author="Rajo" w:date="2018-06-17T19:12:00Z"/>
                <w:lang w:val="bs-Latn-BA"/>
              </w:rPr>
            </w:pPr>
            <w:ins w:id="4443" w:author="Rajo" w:date="2018-06-17T19:12:00Z">
              <w:r>
                <w:rPr>
                  <w:lang w:val="bs-Latn-BA"/>
                </w:rPr>
                <w:sym w:font="Wingdings" w:char="F0FC"/>
              </w:r>
            </w:ins>
          </w:p>
        </w:tc>
        <w:tc>
          <w:tcPr>
            <w:tcW w:w="1458" w:type="dxa"/>
            <w:vAlign w:val="center"/>
            <w:tcPrChange w:id="4444" w:author="Rajo" w:date="2018-06-17T19:14:00Z">
              <w:tcPr>
                <w:tcW w:w="1458" w:type="dxa"/>
                <w:vAlign w:val="center"/>
              </w:tcPr>
            </w:tcPrChange>
          </w:tcPr>
          <w:p w14:paraId="57BAA7E6" w14:textId="77777777" w:rsidR="00215B7E" w:rsidRDefault="00215B7E" w:rsidP="009B0D46">
            <w:pPr>
              <w:jc w:val="center"/>
              <w:rPr>
                <w:ins w:id="4445" w:author="Rajo" w:date="2018-06-17T19:12:00Z"/>
                <w:lang w:val="bs-Latn-BA"/>
              </w:rPr>
            </w:pPr>
            <w:ins w:id="4446" w:author="Rajo" w:date="2018-06-17T19:12:00Z">
              <w:r>
                <w:rPr>
                  <w:lang w:val="bs-Latn-BA"/>
                </w:rPr>
                <w:sym w:font="Wingdings" w:char="F0FC"/>
              </w:r>
            </w:ins>
          </w:p>
        </w:tc>
        <w:tc>
          <w:tcPr>
            <w:tcW w:w="1440" w:type="dxa"/>
            <w:vAlign w:val="center"/>
            <w:tcPrChange w:id="4447" w:author="Rajo" w:date="2018-06-17T19:14:00Z">
              <w:tcPr>
                <w:tcW w:w="1440" w:type="dxa"/>
                <w:vAlign w:val="center"/>
              </w:tcPr>
            </w:tcPrChange>
          </w:tcPr>
          <w:p w14:paraId="2EC7FEDE" w14:textId="77777777" w:rsidR="00215B7E" w:rsidRDefault="00215B7E" w:rsidP="009B0D46">
            <w:pPr>
              <w:jc w:val="center"/>
              <w:rPr>
                <w:ins w:id="4448" w:author="Rajo" w:date="2018-06-17T19:12:00Z"/>
                <w:lang w:val="bs-Latn-BA"/>
              </w:rPr>
            </w:pPr>
            <w:ins w:id="4449" w:author="Rajo" w:date="2018-06-17T19:12:00Z">
              <w:r>
                <w:rPr>
                  <w:lang w:val="bs-Latn-BA"/>
                </w:rPr>
                <w:sym w:font="Wingdings" w:char="F0FC"/>
              </w:r>
            </w:ins>
          </w:p>
        </w:tc>
      </w:tr>
    </w:tbl>
    <w:p w14:paraId="44182D9F" w14:textId="77777777" w:rsidR="00215B7E" w:rsidRDefault="00215B7E" w:rsidP="00215B7E">
      <w:pPr>
        <w:rPr>
          <w:ins w:id="4450" w:author="Rajo" w:date="2018-06-17T19:13:00Z"/>
          <w:lang w:val="bs-Latn-BA"/>
        </w:rPr>
      </w:pPr>
    </w:p>
    <w:p w14:paraId="4649AD05" w14:textId="1FC74B36" w:rsidR="00445831" w:rsidRDefault="00EF6D08">
      <w:pPr>
        <w:ind w:firstLine="360"/>
        <w:jc w:val="both"/>
        <w:rPr>
          <w:ins w:id="4451" w:author="Rajo" w:date="2018-06-17T19:36:00Z"/>
          <w:b/>
          <w:lang w:val="bs-Latn-BA"/>
        </w:rPr>
        <w:pPrChange w:id="4452" w:author="Rajo" w:date="2018-06-17T19:48:00Z">
          <w:pPr>
            <w:jc w:val="both"/>
          </w:pPr>
        </w:pPrChange>
      </w:pPr>
      <w:ins w:id="4453" w:author="Rajo" w:date="2018-06-17T19:26:00Z">
        <w:r>
          <w:rPr>
            <w:lang w:val="bs-Latn-BA"/>
          </w:rPr>
          <w:t xml:space="preserve">Naredna karakteristika je </w:t>
        </w:r>
        <w:r>
          <w:rPr>
            <w:b/>
            <w:lang w:val="bs-Latn-BA"/>
          </w:rPr>
          <w:t>podrška za višestepenu autentikaciju</w:t>
        </w:r>
        <w:r>
          <w:rPr>
            <w:lang w:val="bs-Latn-BA"/>
          </w:rPr>
          <w:t>, odnosno mogućnost podešavanja servera da zahtijeva od korisnika autentikaciju upotrebom bar još jednog autentikacionog faktora, npr. upotrebom jednokratne lozinke primljene putem SMS-a/email-a ili odobravanjem pristupa putem aplikacije na mobilnom telefonu, kao što su npr. Google Authenticator, Duo Security itd.</w:t>
        </w:r>
      </w:ins>
      <w:ins w:id="4454" w:author="Rajo" w:date="2018-06-17T19:51:00Z">
        <w:r w:rsidR="00180551">
          <w:rPr>
            <w:lang w:val="bs-Latn-BA"/>
          </w:rPr>
          <w:t xml:space="preserve"> </w:t>
        </w:r>
      </w:ins>
      <w:ins w:id="4455" w:author="Rajo" w:date="2018-06-17T19:52:00Z">
        <w:r w:rsidR="00180551">
          <w:rPr>
            <w:lang w:val="bs-Latn-BA"/>
          </w:rPr>
          <w:t xml:space="preserve">Po ovoj tački su </w:t>
        </w:r>
      </w:ins>
      <w:ins w:id="4456" w:author="Rajo" w:date="2018-06-18T19:13:00Z">
        <w:r w:rsidR="00385FA6">
          <w:rPr>
            <w:lang w:val="bs-Latn-BA"/>
          </w:rPr>
          <w:t>izabrana</w:t>
        </w:r>
      </w:ins>
      <w:ins w:id="4457" w:author="Rajo" w:date="2018-06-17T19:53:00Z">
        <w:r w:rsidR="00180551">
          <w:rPr>
            <w:lang w:val="bs-Latn-BA"/>
          </w:rPr>
          <w:t xml:space="preserve"> rješenja izjednačena</w:t>
        </w:r>
      </w:ins>
      <w:ins w:id="4458" w:author="Rajo" w:date="2018-06-17T19:56:00Z">
        <w:r w:rsidR="00180551">
          <w:rPr>
            <w:lang w:val="bs-Latn-BA"/>
          </w:rPr>
          <w:t>,</w:t>
        </w:r>
      </w:ins>
      <w:ins w:id="4459" w:author="Rajo" w:date="2018-06-17T19:53:00Z">
        <w:r w:rsidR="00180551">
          <w:rPr>
            <w:lang w:val="bs-Latn-BA"/>
          </w:rPr>
          <w:t xml:space="preserve"> jer svako od njih nudi tu mogućnost</w:t>
        </w:r>
      </w:ins>
      <w:ins w:id="4460" w:author="Rajo" w:date="2018-06-17T19:56:00Z">
        <w:r w:rsidR="00180551">
          <w:rPr>
            <w:lang w:val="bs-Latn-BA"/>
          </w:rPr>
          <w:t>, koja je u današ</w:t>
        </w:r>
      </w:ins>
      <w:ins w:id="4461" w:author="Rajo" w:date="2018-06-17T19:57:00Z">
        <w:r w:rsidR="00180551">
          <w:rPr>
            <w:lang w:val="bs-Latn-BA"/>
          </w:rPr>
          <w:t xml:space="preserve">nje vrijeme veoma bitna i prihvaćena </w:t>
        </w:r>
      </w:ins>
      <w:ins w:id="4462" w:author="Rajo" w:date="2018-06-17T19:59:00Z">
        <w:r w:rsidR="00A1625E">
          <w:rPr>
            <w:lang w:val="bs-Latn-BA"/>
          </w:rPr>
          <w:t xml:space="preserve">i </w:t>
        </w:r>
      </w:ins>
      <w:ins w:id="4463" w:author="Rajo" w:date="2018-06-17T19:57:00Z">
        <w:r w:rsidR="00180551">
          <w:rPr>
            <w:lang w:val="bs-Latn-BA"/>
          </w:rPr>
          <w:t>od velikog broj običnih korisnika</w:t>
        </w:r>
      </w:ins>
      <w:ins w:id="4464" w:author="Rajo" w:date="2018-06-17T20:00:00Z">
        <w:r w:rsidR="000D364C">
          <w:rPr>
            <w:lang w:val="bs-Latn-BA"/>
          </w:rPr>
          <w:t>, iako oni</w:t>
        </w:r>
      </w:ins>
      <w:ins w:id="4465" w:author="Rajo" w:date="2018-06-17T19:57:00Z">
        <w:r w:rsidR="00180551">
          <w:rPr>
            <w:lang w:val="bs-Latn-BA"/>
          </w:rPr>
          <w:t xml:space="preserve"> nisu dio nekog poslovnog sistema koji zahtjeva visok nivo sigurnost</w:t>
        </w:r>
      </w:ins>
      <w:ins w:id="4466" w:author="Rajo" w:date="2018-06-17T19:58:00Z">
        <w:r w:rsidR="00180551">
          <w:rPr>
            <w:lang w:val="bs-Latn-BA"/>
          </w:rPr>
          <w:t xml:space="preserve">i i zaštite informacija. </w:t>
        </w:r>
      </w:ins>
      <w:ins w:id="4467" w:author="Rajo" w:date="2018-06-17T20:01:00Z">
        <w:r w:rsidR="000D364C">
          <w:rPr>
            <w:lang w:val="bs-Latn-BA"/>
          </w:rPr>
          <w:t xml:space="preserve">Razlog tome je </w:t>
        </w:r>
      </w:ins>
      <w:ins w:id="4468" w:author="Rajo" w:date="2018-06-17T20:05:00Z">
        <w:r w:rsidR="000D364C">
          <w:rPr>
            <w:lang w:val="bs-Latn-BA"/>
          </w:rPr>
          <w:t xml:space="preserve">možda i </w:t>
        </w:r>
      </w:ins>
      <w:ins w:id="4469" w:author="Rajo" w:date="2018-06-17T20:01:00Z">
        <w:r w:rsidR="000D364C">
          <w:rPr>
            <w:lang w:val="bs-Latn-BA"/>
          </w:rPr>
          <w:t>rasprostranjena upotreba socijalnih mreža</w:t>
        </w:r>
      </w:ins>
      <w:ins w:id="4470" w:author="Rajo" w:date="2018-06-17T20:04:00Z">
        <w:r w:rsidR="000D364C">
          <w:rPr>
            <w:lang w:val="bs-Latn-BA"/>
          </w:rPr>
          <w:t>,</w:t>
        </w:r>
      </w:ins>
      <w:ins w:id="4471" w:author="Rajo" w:date="2018-06-17T20:03:00Z">
        <w:r w:rsidR="000D364C">
          <w:rPr>
            <w:lang w:val="bs-Latn-BA"/>
          </w:rPr>
          <w:t xml:space="preserve"> u okviru kojih postoje sigurnosne prijetnje </w:t>
        </w:r>
      </w:ins>
      <w:ins w:id="4472" w:author="Rajo" w:date="2018-06-17T20:05:00Z">
        <w:r w:rsidR="000D364C">
          <w:rPr>
            <w:lang w:val="bs-Latn-BA"/>
          </w:rPr>
          <w:t>kao što su npr.</w:t>
        </w:r>
      </w:ins>
      <w:ins w:id="4473" w:author="Rajo" w:date="2018-06-17T20:03:00Z">
        <w:r w:rsidR="000D364C">
          <w:rPr>
            <w:lang w:val="bs-Latn-BA"/>
          </w:rPr>
          <w:t xml:space="preserve"> krađ</w:t>
        </w:r>
      </w:ins>
      <w:ins w:id="4474" w:author="Rajo" w:date="2018-06-17T20:05:00Z">
        <w:r w:rsidR="000D364C">
          <w:rPr>
            <w:lang w:val="bs-Latn-BA"/>
          </w:rPr>
          <w:t>a</w:t>
        </w:r>
      </w:ins>
      <w:ins w:id="4475" w:author="Rajo" w:date="2018-06-17T20:03:00Z">
        <w:r w:rsidR="000D364C">
          <w:rPr>
            <w:lang w:val="bs-Latn-BA"/>
          </w:rPr>
          <w:t xml:space="preserve"> </w:t>
        </w:r>
      </w:ins>
      <w:ins w:id="4476" w:author="Rajo" w:date="2018-06-17T20:04:00Z">
        <w:r w:rsidR="000D364C">
          <w:rPr>
            <w:lang w:val="bs-Latn-BA"/>
          </w:rPr>
          <w:t xml:space="preserve">identiteta i neovlašten pristup ličnim podacima.  </w:t>
        </w:r>
      </w:ins>
    </w:p>
    <w:p w14:paraId="036DE412" w14:textId="4EA13440" w:rsidR="0057127F" w:rsidRPr="0057127F" w:rsidRDefault="00EF6D08">
      <w:pPr>
        <w:ind w:firstLine="360"/>
        <w:jc w:val="both"/>
        <w:rPr>
          <w:ins w:id="4477" w:author="Rajo" w:date="2018-06-17T20:06:00Z"/>
          <w:lang w:val="bs-Latn-BA"/>
          <w:rPrChange w:id="4478" w:author="Rajo" w:date="2018-06-17T20:06:00Z">
            <w:rPr>
              <w:ins w:id="4479" w:author="Rajo" w:date="2018-06-17T20:06:00Z"/>
              <w:b/>
              <w:i/>
              <w:lang w:val="bs-Latn-BA"/>
            </w:rPr>
          </w:rPrChange>
        </w:rPr>
        <w:pPrChange w:id="4480" w:author="Rajo" w:date="2018-06-17T20:06:00Z">
          <w:pPr>
            <w:jc w:val="both"/>
          </w:pPr>
        </w:pPrChange>
      </w:pPr>
      <w:ins w:id="4481" w:author="Rajo" w:date="2018-06-17T19:26:00Z">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ins>
      <w:ins w:id="4482" w:author="Rajo" w:date="2018-06-17T20:06:00Z">
        <w:r w:rsidR="0057127F">
          <w:rPr>
            <w:b/>
            <w:i/>
            <w:lang w:val="bs-Latn-BA"/>
          </w:rPr>
          <w:t xml:space="preserve"> </w:t>
        </w:r>
      </w:ins>
      <w:ins w:id="4483" w:author="Rajo" w:date="2018-06-17T20:07:00Z">
        <w:r w:rsidR="0057127F">
          <w:rPr>
            <w:lang w:val="bs-Latn-BA"/>
          </w:rPr>
          <w:t xml:space="preserve">Isto kao u </w:t>
        </w:r>
      </w:ins>
      <w:ins w:id="4484" w:author="Rajo" w:date="2018-06-17T20:08:00Z">
        <w:r w:rsidR="0057127F">
          <w:rPr>
            <w:lang w:val="bs-Latn-BA"/>
          </w:rPr>
          <w:t xml:space="preserve">slučaju prethodne, ova mogućnost je takođe podržana u okviru </w:t>
        </w:r>
      </w:ins>
      <w:ins w:id="4485" w:author="Rajo" w:date="2018-06-17T20:09:00Z">
        <w:r w:rsidR="0057127F">
          <w:rPr>
            <w:lang w:val="bs-Latn-BA"/>
          </w:rPr>
          <w:t>sva tri odabrana</w:t>
        </w:r>
      </w:ins>
      <w:ins w:id="4486" w:author="Rajo" w:date="2018-06-17T20:08:00Z">
        <w:r w:rsidR="0057127F">
          <w:rPr>
            <w:lang w:val="bs-Latn-BA"/>
          </w:rPr>
          <w:t xml:space="preserve"> rješenja</w:t>
        </w:r>
      </w:ins>
      <w:ins w:id="4487" w:author="Rajo" w:date="2018-06-17T20:09:00Z">
        <w:r w:rsidR="0057127F">
          <w:rPr>
            <w:lang w:val="bs-Latn-BA"/>
          </w:rPr>
          <w:t xml:space="preserve">. </w:t>
        </w:r>
      </w:ins>
      <w:ins w:id="4488" w:author="Rajo" w:date="2018-06-17T20:10:00Z">
        <w:r w:rsidR="0057127F">
          <w:rPr>
            <w:lang w:val="bs-Latn-BA"/>
          </w:rPr>
          <w:t xml:space="preserve">Takođe bi se moglo reći da </w:t>
        </w:r>
      </w:ins>
      <w:ins w:id="4489" w:author="Rajo" w:date="2018-06-17T20:18:00Z">
        <w:r w:rsidR="00186820">
          <w:rPr>
            <w:lang w:val="bs-Latn-BA"/>
          </w:rPr>
          <w:t xml:space="preserve">je potreba </w:t>
        </w:r>
      </w:ins>
      <w:ins w:id="4490" w:author="Rajo" w:date="2018-06-17T20:19:00Z">
        <w:r w:rsidR="00186820">
          <w:rPr>
            <w:lang w:val="bs-Latn-BA"/>
          </w:rPr>
          <w:t>za njom</w:t>
        </w:r>
      </w:ins>
      <w:ins w:id="4491" w:author="Rajo" w:date="2018-06-17T20:10:00Z">
        <w:r w:rsidR="0057127F">
          <w:rPr>
            <w:lang w:val="bs-Latn-BA"/>
          </w:rPr>
          <w:t xml:space="preserve"> </w:t>
        </w:r>
      </w:ins>
      <w:ins w:id="4492" w:author="Rajo" w:date="2018-06-17T20:22:00Z">
        <w:r w:rsidR="00B044DF">
          <w:rPr>
            <w:lang w:val="bs-Latn-BA"/>
          </w:rPr>
          <w:t>porasla</w:t>
        </w:r>
      </w:ins>
      <w:ins w:id="4493" w:author="Rajo" w:date="2018-06-17T20:19:00Z">
        <w:r w:rsidR="00186820">
          <w:rPr>
            <w:lang w:val="bs-Latn-BA"/>
          </w:rPr>
          <w:t xml:space="preserve"> zbog </w:t>
        </w:r>
      </w:ins>
      <w:ins w:id="4494" w:author="Rajo" w:date="2018-06-17T20:10:00Z">
        <w:r w:rsidR="00186820">
          <w:rPr>
            <w:lang w:val="bs-Latn-BA"/>
          </w:rPr>
          <w:t>popularnost socijalnih mreža u okviru kojih korisnici već posjeduju nalog,</w:t>
        </w:r>
        <w:r w:rsidR="0057127F">
          <w:rPr>
            <w:lang w:val="bs-Latn-BA"/>
          </w:rPr>
          <w:t xml:space="preserve"> </w:t>
        </w:r>
      </w:ins>
      <w:ins w:id="4495" w:author="Rajo" w:date="2018-06-17T20:19:00Z">
        <w:r w:rsidR="00186820">
          <w:rPr>
            <w:lang w:val="bs-Latn-BA"/>
          </w:rPr>
          <w:t xml:space="preserve">zbog čega se često odlučuju da </w:t>
        </w:r>
      </w:ins>
      <w:ins w:id="4496" w:author="Rajo" w:date="2018-06-17T20:24:00Z">
        <w:r w:rsidR="009D465F">
          <w:rPr>
            <w:lang w:val="bs-Latn-BA"/>
          </w:rPr>
          <w:t xml:space="preserve">taj </w:t>
        </w:r>
      </w:ins>
      <w:ins w:id="4497" w:author="Rajo" w:date="2018-06-17T20:23:00Z">
        <w:r w:rsidR="00B044DF">
          <w:rPr>
            <w:lang w:val="bs-Latn-BA"/>
          </w:rPr>
          <w:t xml:space="preserve">isti nalog </w:t>
        </w:r>
      </w:ins>
      <w:ins w:id="4498" w:author="Rajo" w:date="2018-06-17T20:19:00Z">
        <w:r w:rsidR="00186820">
          <w:rPr>
            <w:lang w:val="bs-Latn-BA"/>
          </w:rPr>
          <w:t>upotrijebe</w:t>
        </w:r>
      </w:ins>
      <w:ins w:id="4499" w:author="Rajo" w:date="2018-06-17T20:24:00Z">
        <w:r w:rsidR="00876500">
          <w:rPr>
            <w:lang w:val="bs-Latn-BA"/>
          </w:rPr>
          <w:t xml:space="preserve"> i</w:t>
        </w:r>
      </w:ins>
      <w:ins w:id="4500" w:author="Rajo" w:date="2018-06-17T20:19:00Z">
        <w:r w:rsidR="00186820">
          <w:rPr>
            <w:lang w:val="bs-Latn-BA"/>
          </w:rPr>
          <w:t xml:space="preserve"> za </w:t>
        </w:r>
      </w:ins>
      <w:ins w:id="4501" w:author="Rajo" w:date="2018-06-17T20:20:00Z">
        <w:r w:rsidR="00186820">
          <w:rPr>
            <w:lang w:val="bs-Latn-BA"/>
          </w:rPr>
          <w:t xml:space="preserve">autentikaciju u okviru </w:t>
        </w:r>
        <w:r w:rsidR="00CD1ABD">
          <w:rPr>
            <w:lang w:val="bs-Latn-BA"/>
          </w:rPr>
          <w:t xml:space="preserve">neke druge, nezavisne aplikacije koja nudi </w:t>
        </w:r>
      </w:ins>
      <w:ins w:id="4502" w:author="Rajo" w:date="2018-06-17T20:24:00Z">
        <w:r w:rsidR="00447A25">
          <w:rPr>
            <w:lang w:val="bs-Latn-BA"/>
          </w:rPr>
          <w:t xml:space="preserve">tu </w:t>
        </w:r>
      </w:ins>
      <w:ins w:id="4503" w:author="Rajo" w:date="2018-06-17T20:20:00Z">
        <w:r w:rsidR="00CD1ABD">
          <w:rPr>
            <w:lang w:val="bs-Latn-BA"/>
          </w:rPr>
          <w:t xml:space="preserve">mogućnost. </w:t>
        </w:r>
      </w:ins>
      <w:ins w:id="4504" w:author="Rajo" w:date="2018-06-17T20:21:00Z">
        <w:r w:rsidR="00CD1ABD">
          <w:rPr>
            <w:lang w:val="bs-Latn-BA"/>
          </w:rPr>
          <w:t xml:space="preserve">Sa aspekta korisnika je to veoma zgodna opcija, jer na taj način </w:t>
        </w:r>
      </w:ins>
      <w:ins w:id="4505" w:author="Rajo" w:date="2018-06-17T20:24:00Z">
        <w:r w:rsidR="009B6604">
          <w:rPr>
            <w:lang w:val="bs-Latn-BA"/>
          </w:rPr>
          <w:t xml:space="preserve">jedan </w:t>
        </w:r>
      </w:ins>
      <w:ins w:id="4506" w:author="Rajo" w:date="2018-06-17T20:21:00Z">
        <w:r w:rsidR="00B044DF">
          <w:rPr>
            <w:lang w:val="bs-Latn-BA"/>
          </w:rPr>
          <w:t xml:space="preserve">nalog </w:t>
        </w:r>
      </w:ins>
      <w:ins w:id="4507" w:author="Rajo" w:date="2018-06-17T20:25:00Z">
        <w:r w:rsidR="009B6604">
          <w:rPr>
            <w:lang w:val="bs-Latn-BA"/>
          </w:rPr>
          <w:t xml:space="preserve">mogu </w:t>
        </w:r>
      </w:ins>
      <w:ins w:id="4508" w:author="Rajo" w:date="2018-06-17T20:21:00Z">
        <w:r w:rsidR="00B044DF">
          <w:rPr>
            <w:lang w:val="bs-Latn-BA"/>
          </w:rPr>
          <w:t xml:space="preserve">koristiti za veliki broj </w:t>
        </w:r>
      </w:ins>
      <w:ins w:id="4509" w:author="Rajo" w:date="2018-06-17T20:24:00Z">
        <w:r w:rsidR="009B6604">
          <w:rPr>
            <w:lang w:val="bs-Latn-BA"/>
          </w:rPr>
          <w:t xml:space="preserve">aplikacija, </w:t>
        </w:r>
      </w:ins>
      <w:ins w:id="4510" w:author="Rajo" w:date="2018-06-17T20:25:00Z">
        <w:r w:rsidR="009B6604">
          <w:rPr>
            <w:lang w:val="bs-Latn-BA"/>
          </w:rPr>
          <w:t xml:space="preserve">čime se izbjegava </w:t>
        </w:r>
      </w:ins>
      <w:ins w:id="4511" w:author="Rajo" w:date="2018-06-17T20:26:00Z">
        <w:r w:rsidR="009B6604">
          <w:rPr>
            <w:lang w:val="bs-Latn-BA"/>
          </w:rPr>
          <w:t xml:space="preserve">pamćenje dodatnih </w:t>
        </w:r>
        <w:r w:rsidR="00254465">
          <w:rPr>
            <w:lang w:val="bs-Latn-BA"/>
          </w:rPr>
          <w:t>lozinki</w:t>
        </w:r>
        <w:r w:rsidR="009B6604">
          <w:rPr>
            <w:lang w:val="bs-Latn-BA"/>
          </w:rPr>
          <w:t>.</w:t>
        </w:r>
      </w:ins>
    </w:p>
    <w:p w14:paraId="7A890EFB" w14:textId="4A08AB85" w:rsidR="005568A8" w:rsidRDefault="00EF6D08">
      <w:pPr>
        <w:ind w:firstLine="360"/>
        <w:jc w:val="both"/>
        <w:rPr>
          <w:ins w:id="4512" w:author="Rajo" w:date="2018-06-17T20:27:00Z"/>
          <w:lang w:val="bs-Latn-BA"/>
        </w:rPr>
        <w:pPrChange w:id="4513" w:author="Rajo" w:date="2018-06-17T20:27:00Z">
          <w:pPr>
            <w:jc w:val="both"/>
          </w:pPr>
        </w:pPrChange>
      </w:pPr>
      <w:ins w:id="4514" w:author="Rajo" w:date="2018-06-17T19:26:00Z">
        <w:r>
          <w:rPr>
            <w:b/>
            <w:i/>
            <w:lang w:val="bs-Latn-BA"/>
          </w:rPr>
          <w:lastRenderedPageBreak/>
          <w:t>Single-Log-Out</w:t>
        </w:r>
        <w:r>
          <w:rPr>
            <w:lang w:val="bs-Latn-BA"/>
          </w:rPr>
          <w:t xml:space="preserve"> (SLO) </w:t>
        </w:r>
      </w:ins>
      <w:ins w:id="4515" w:author="Rajo" w:date="2018-06-17T20:31:00Z">
        <w:r w:rsidR="007171A1">
          <w:rPr>
            <w:lang w:val="bs-Latn-BA"/>
          </w:rPr>
          <w:t xml:space="preserve">je </w:t>
        </w:r>
      </w:ins>
      <w:ins w:id="4516" w:author="Rajo" w:date="2018-06-17T19:26:00Z">
        <w:r>
          <w:rPr>
            <w:lang w:val="bs-Latn-BA"/>
          </w:rPr>
          <w:t xml:space="preserve">funkcionalnost </w:t>
        </w:r>
      </w:ins>
      <w:ins w:id="4517" w:author="Rajo" w:date="2018-06-17T20:31:00Z">
        <w:r w:rsidR="007171A1">
          <w:rPr>
            <w:lang w:val="bs-Latn-BA"/>
          </w:rPr>
          <w:t xml:space="preserve">koju </w:t>
        </w:r>
      </w:ins>
      <w:ins w:id="4518" w:author="Rajo" w:date="2018-06-17T20:29:00Z">
        <w:r w:rsidR="005568A8">
          <w:rPr>
            <w:lang w:val="bs-Latn-BA"/>
          </w:rPr>
          <w:t xml:space="preserve">nude sva tri rješenja, </w:t>
        </w:r>
      </w:ins>
      <w:ins w:id="4519" w:author="Rajo" w:date="2018-06-17T20:31:00Z">
        <w:r w:rsidR="007171A1">
          <w:rPr>
            <w:lang w:val="bs-Latn-BA"/>
          </w:rPr>
          <w:t>a ona</w:t>
        </w:r>
      </w:ins>
      <w:ins w:id="4520" w:author="Rajo" w:date="2018-06-17T20:30:00Z">
        <w:r w:rsidR="005568A8">
          <w:rPr>
            <w:lang w:val="bs-Latn-BA"/>
          </w:rPr>
          <w:t xml:space="preserve"> korisniku</w:t>
        </w:r>
      </w:ins>
      <w:ins w:id="4521" w:author="Rajo" w:date="2018-06-17T20:29:00Z">
        <w:r w:rsidR="005568A8">
          <w:rPr>
            <w:lang w:val="bs-Latn-BA"/>
          </w:rPr>
          <w:t xml:space="preserve"> </w:t>
        </w:r>
      </w:ins>
      <w:ins w:id="4522" w:author="Rajo" w:date="2018-06-17T19:26:00Z">
        <w:r>
          <w:rPr>
            <w:lang w:val="bs-Latn-BA"/>
          </w:rPr>
          <w:t>omoguć</w:t>
        </w:r>
      </w:ins>
      <w:ins w:id="4523" w:author="Rajo" w:date="2018-06-17T20:30:00Z">
        <w:r w:rsidR="005568A8">
          <w:rPr>
            <w:lang w:val="bs-Latn-BA"/>
          </w:rPr>
          <w:t>ava</w:t>
        </w:r>
      </w:ins>
      <w:ins w:id="4524" w:author="Rajo" w:date="2018-06-17T19:26:00Z">
        <w:r>
          <w:rPr>
            <w:lang w:val="bs-Latn-BA"/>
          </w:rPr>
          <w:t xml:space="preserve"> da se odjavom iz bilo koje od aplikacija, automatski odjavi iz svih ostalih aplikacija u koje se prijavio upotrebom SSO servera. </w:t>
        </w:r>
      </w:ins>
      <w:ins w:id="4525" w:author="Rajo" w:date="2018-06-17T21:12:00Z">
        <w:r w:rsidR="00875371">
          <w:rPr>
            <w:lang w:val="bs-Latn-BA"/>
          </w:rPr>
          <w:t xml:space="preserve">Iako ne zvuči kao nešto što bi trebalo predstavljati bitnu karakteristiku </w:t>
        </w:r>
        <w:r w:rsidR="00875371" w:rsidRPr="00875371">
          <w:rPr>
            <w:i/>
            <w:lang w:val="bs-Latn-BA"/>
            <w:rPrChange w:id="4526" w:author="Rajo" w:date="2018-06-17T21:12:00Z">
              <w:rPr>
                <w:lang w:val="bs-Latn-BA"/>
              </w:rPr>
            </w:rPrChange>
          </w:rPr>
          <w:t>Single-Sign-On</w:t>
        </w:r>
        <w:r w:rsidR="00875371">
          <w:rPr>
            <w:lang w:val="bs-Latn-BA"/>
          </w:rPr>
          <w:t xml:space="preserve"> sistema, </w:t>
        </w:r>
      </w:ins>
      <w:ins w:id="4527" w:author="Rajo" w:date="2018-06-17T21:13:00Z">
        <w:r w:rsidR="003E639D">
          <w:rPr>
            <w:lang w:val="bs-Latn-BA"/>
          </w:rPr>
          <w:t>za korisnika i njegovu sigurnost je značajna iz razloga što umanjuje šansu</w:t>
        </w:r>
      </w:ins>
      <w:ins w:id="4528" w:author="Rajo" w:date="2018-06-17T21:17:00Z">
        <w:r w:rsidR="008A7826">
          <w:rPr>
            <w:lang w:val="bs-Latn-BA"/>
          </w:rPr>
          <w:t xml:space="preserve"> da</w:t>
        </w:r>
      </w:ins>
      <w:ins w:id="4529" w:author="Rajo" w:date="2018-06-17T21:13:00Z">
        <w:r w:rsidR="003E639D">
          <w:rPr>
            <w:lang w:val="bs-Latn-BA"/>
          </w:rPr>
          <w:t xml:space="preserve"> </w:t>
        </w:r>
      </w:ins>
      <w:ins w:id="4530" w:author="Rajo" w:date="2018-06-17T21:17:00Z">
        <w:r w:rsidR="008A7826">
          <w:rPr>
            <w:lang w:val="bs-Latn-BA"/>
          </w:rPr>
          <w:t>on</w:t>
        </w:r>
      </w:ins>
      <w:ins w:id="4531" w:author="Rajo" w:date="2018-06-17T21:14:00Z">
        <w:r w:rsidR="003E639D">
          <w:rPr>
            <w:lang w:val="bs-Latn-BA"/>
          </w:rPr>
          <w:t xml:space="preserve"> nesvjesno</w:t>
        </w:r>
      </w:ins>
      <w:ins w:id="4532" w:author="Rajo" w:date="2018-06-17T21:13:00Z">
        <w:r w:rsidR="003E639D">
          <w:rPr>
            <w:lang w:val="bs-Latn-BA"/>
          </w:rPr>
          <w:t xml:space="preserve"> </w:t>
        </w:r>
      </w:ins>
      <w:ins w:id="4533" w:author="Rajo" w:date="2018-06-17T21:17:00Z">
        <w:r w:rsidR="008A7826">
          <w:rPr>
            <w:lang w:val="bs-Latn-BA"/>
          </w:rPr>
          <w:t>ostane</w:t>
        </w:r>
      </w:ins>
      <w:ins w:id="4534" w:author="Rajo" w:date="2018-06-17T21:13:00Z">
        <w:r w:rsidR="003E639D">
          <w:rPr>
            <w:lang w:val="bs-Latn-BA"/>
          </w:rPr>
          <w:t xml:space="preserve"> prijavljen</w:t>
        </w:r>
      </w:ins>
      <w:ins w:id="4535" w:author="Rajo" w:date="2018-06-17T21:14:00Z">
        <w:r w:rsidR="003E639D">
          <w:rPr>
            <w:lang w:val="bs-Latn-BA"/>
          </w:rPr>
          <w:t xml:space="preserve"> unutar određenih aplikacija na koje se prijavio putem SSO-a</w:t>
        </w:r>
      </w:ins>
      <w:ins w:id="4536" w:author="Rajo" w:date="2018-06-17T21:15:00Z">
        <w:r w:rsidR="003E639D">
          <w:rPr>
            <w:lang w:val="bs-Latn-BA"/>
          </w:rPr>
          <w:t xml:space="preserve">, što bi moglo dovesti do </w:t>
        </w:r>
      </w:ins>
      <w:ins w:id="4537" w:author="Rajo" w:date="2018-06-17T21:16:00Z">
        <w:r w:rsidR="003E639D">
          <w:rPr>
            <w:lang w:val="bs-Latn-BA"/>
          </w:rPr>
          <w:t>neovlaštenog pristupa njegovim „živim“ sesijama, npr. ukoliko je koristio dijeljeni</w:t>
        </w:r>
      </w:ins>
      <w:ins w:id="4538" w:author="Rajo" w:date="2018-06-18T19:14:00Z">
        <w:r w:rsidR="0091264A">
          <w:rPr>
            <w:lang w:val="bs-Latn-BA"/>
          </w:rPr>
          <w:t>/javni</w:t>
        </w:r>
      </w:ins>
      <w:ins w:id="4539" w:author="Rajo" w:date="2018-06-17T21:16:00Z">
        <w:r w:rsidR="003E639D">
          <w:rPr>
            <w:lang w:val="bs-Latn-BA"/>
          </w:rPr>
          <w:t xml:space="preserve"> računar i nij</w:t>
        </w:r>
      </w:ins>
      <w:ins w:id="4540" w:author="Rajo" w:date="2018-06-17T21:17:00Z">
        <w:r w:rsidR="003E639D">
          <w:rPr>
            <w:lang w:val="bs-Latn-BA"/>
          </w:rPr>
          <w:t xml:space="preserve">e zatvorio internet preglednik. </w:t>
        </w:r>
      </w:ins>
    </w:p>
    <w:p w14:paraId="4585A8C6" w14:textId="34EC20A7" w:rsidR="003610D8" w:rsidRDefault="00EF6D08">
      <w:pPr>
        <w:ind w:firstLine="360"/>
        <w:jc w:val="both"/>
        <w:rPr>
          <w:ins w:id="4541" w:author="Rajo" w:date="2018-06-17T20:33:00Z"/>
          <w:lang w:val="bs-Latn-BA"/>
        </w:rPr>
        <w:pPrChange w:id="4542" w:author="Rajo" w:date="2018-06-17T20:33:00Z">
          <w:pPr>
            <w:jc w:val="both"/>
          </w:pPr>
        </w:pPrChange>
      </w:pPr>
      <w:ins w:id="4543" w:author="Rajo" w:date="2018-06-17T19:26:00Z">
        <w:r>
          <w:rPr>
            <w:lang w:val="bs-Latn-BA"/>
          </w:rPr>
          <w:t xml:space="preserve">Karakteristika koja je bitna programerima je i </w:t>
        </w:r>
        <w:r>
          <w:rPr>
            <w:b/>
            <w:lang w:val="bs-Latn-BA"/>
          </w:rPr>
          <w:t>dostupnost klijentske aplikacije ili biblioteke</w:t>
        </w:r>
        <w:r>
          <w:rPr>
            <w:lang w:val="bs-Latn-BA"/>
          </w:rPr>
          <w:t xml:space="preserve">, jer znatno olakšava integraciju željene aplikacije, odnosno davaoca usluge, u SSO sistem. </w:t>
        </w:r>
      </w:ins>
      <w:ins w:id="4544" w:author="Rajo" w:date="2018-06-17T20:44:00Z">
        <w:r w:rsidR="00F24E9A">
          <w:rPr>
            <w:lang w:val="bs-Latn-BA"/>
          </w:rPr>
          <w:t>Ovu</w:t>
        </w:r>
      </w:ins>
      <w:ins w:id="4545" w:author="Rajo" w:date="2018-06-17T20:35:00Z">
        <w:r w:rsidR="003610D8">
          <w:rPr>
            <w:lang w:val="bs-Latn-BA"/>
          </w:rPr>
          <w:t xml:space="preserve"> karakteristik</w:t>
        </w:r>
      </w:ins>
      <w:ins w:id="4546" w:author="Rajo" w:date="2018-06-17T20:44:00Z">
        <w:r w:rsidR="00F24E9A">
          <w:rPr>
            <w:lang w:val="bs-Latn-BA"/>
          </w:rPr>
          <w:t>u</w:t>
        </w:r>
      </w:ins>
      <w:ins w:id="4547" w:author="Rajo" w:date="2018-06-17T20:35:00Z">
        <w:r w:rsidR="003610D8">
          <w:rPr>
            <w:lang w:val="bs-Latn-BA"/>
          </w:rPr>
          <w:t xml:space="preserve"> ne posjeduje </w:t>
        </w:r>
      </w:ins>
      <w:ins w:id="4548" w:author="Rajo" w:date="2018-06-17T20:46:00Z">
        <w:r w:rsidR="00846C30">
          <w:rPr>
            <w:lang w:val="bs-Latn-BA"/>
          </w:rPr>
          <w:t>jedino</w:t>
        </w:r>
      </w:ins>
      <w:ins w:id="4549" w:author="Rajo" w:date="2018-06-17T20:35:00Z">
        <w:r w:rsidR="003610D8">
          <w:rPr>
            <w:lang w:val="bs-Latn-BA"/>
          </w:rPr>
          <w:t xml:space="preserve"> WSO2 rješenje</w:t>
        </w:r>
      </w:ins>
      <w:ins w:id="4550" w:author="Rajo" w:date="2018-06-17T20:36:00Z">
        <w:r w:rsidR="003610D8">
          <w:rPr>
            <w:lang w:val="bs-Latn-BA"/>
          </w:rPr>
          <w:t xml:space="preserve">, </w:t>
        </w:r>
      </w:ins>
      <w:ins w:id="4551" w:author="Rajo" w:date="2018-06-17T20:39:00Z">
        <w:r w:rsidR="003610D8">
          <w:rPr>
            <w:lang w:val="bs-Latn-BA"/>
          </w:rPr>
          <w:t xml:space="preserve">što znači da </w:t>
        </w:r>
      </w:ins>
      <w:ins w:id="4552" w:author="Rajo" w:date="2018-06-17T20:40:00Z">
        <w:r w:rsidR="003610D8">
          <w:rPr>
            <w:lang w:val="bs-Latn-BA"/>
          </w:rPr>
          <w:t xml:space="preserve">povezivanje </w:t>
        </w:r>
      </w:ins>
      <w:ins w:id="4553" w:author="Rajo" w:date="2018-06-17T20:39:00Z">
        <w:r w:rsidR="003610D8">
          <w:rPr>
            <w:lang w:val="bs-Latn-BA"/>
          </w:rPr>
          <w:t xml:space="preserve">davaoca </w:t>
        </w:r>
      </w:ins>
      <w:ins w:id="4554" w:author="Rajo" w:date="2018-06-17T20:41:00Z">
        <w:r w:rsidR="0088496E">
          <w:rPr>
            <w:lang w:val="bs-Latn-BA"/>
          </w:rPr>
          <w:t>usl</w:t>
        </w:r>
      </w:ins>
      <w:ins w:id="4555" w:author="Rajo" w:date="2018-06-17T20:42:00Z">
        <w:r w:rsidR="0088496E">
          <w:rPr>
            <w:lang w:val="bs-Latn-BA"/>
          </w:rPr>
          <w:t>uge</w:t>
        </w:r>
      </w:ins>
      <w:ins w:id="4556" w:author="Rajo" w:date="2018-06-17T20:39:00Z">
        <w:r w:rsidR="003610D8">
          <w:rPr>
            <w:lang w:val="bs-Latn-BA"/>
          </w:rPr>
          <w:t xml:space="preserve"> </w:t>
        </w:r>
      </w:ins>
      <w:ins w:id="4557" w:author="Rajo" w:date="2018-06-17T20:45:00Z">
        <w:r w:rsidR="00F24E9A">
          <w:rPr>
            <w:lang w:val="bs-Latn-BA"/>
          </w:rPr>
          <w:t xml:space="preserve">na njega </w:t>
        </w:r>
      </w:ins>
      <w:ins w:id="4558" w:author="Rajo" w:date="2018-06-17T20:43:00Z">
        <w:r w:rsidR="00513412">
          <w:rPr>
            <w:lang w:val="bs-Latn-BA"/>
          </w:rPr>
          <w:t>iziskuje</w:t>
        </w:r>
      </w:ins>
      <w:ins w:id="4559" w:author="Rajo" w:date="2018-06-17T20:41:00Z">
        <w:r w:rsidR="0088496E">
          <w:rPr>
            <w:lang w:val="bs-Latn-BA"/>
          </w:rPr>
          <w:t xml:space="preserve"> </w:t>
        </w:r>
      </w:ins>
      <w:ins w:id="4560" w:author="Rajo" w:date="2018-06-17T20:40:00Z">
        <w:r w:rsidR="003610D8">
          <w:rPr>
            <w:lang w:val="bs-Latn-BA"/>
          </w:rPr>
          <w:t>dodani napor i vrijeme</w:t>
        </w:r>
      </w:ins>
      <w:ins w:id="4561" w:author="Rajo" w:date="2018-06-17T20:42:00Z">
        <w:r w:rsidR="00513412">
          <w:rPr>
            <w:lang w:val="bs-Latn-BA"/>
          </w:rPr>
          <w:t xml:space="preserve"> </w:t>
        </w:r>
      </w:ins>
      <w:ins w:id="4562" w:author="Rajo" w:date="2018-06-17T20:43:00Z">
        <w:r w:rsidR="00513412">
          <w:rPr>
            <w:lang w:val="bs-Latn-BA"/>
          </w:rPr>
          <w:t xml:space="preserve">od </w:t>
        </w:r>
      </w:ins>
      <w:ins w:id="4563" w:author="Rajo" w:date="2018-06-17T20:46:00Z">
        <w:r w:rsidR="00562E1D">
          <w:rPr>
            <w:lang w:val="bs-Latn-BA"/>
          </w:rPr>
          <w:t xml:space="preserve">strane </w:t>
        </w:r>
      </w:ins>
      <w:ins w:id="4564" w:author="Rajo" w:date="2018-06-17T20:43:00Z">
        <w:r w:rsidR="00513412">
          <w:rPr>
            <w:lang w:val="bs-Latn-BA"/>
          </w:rPr>
          <w:t>tima koji radi na realizaciji SSO sistema</w:t>
        </w:r>
      </w:ins>
      <w:ins w:id="4565" w:author="Rajo" w:date="2018-06-17T20:46:00Z">
        <w:r w:rsidR="00F24E9A">
          <w:rPr>
            <w:lang w:val="bs-Latn-BA"/>
          </w:rPr>
          <w:t xml:space="preserve">. </w:t>
        </w:r>
      </w:ins>
      <w:ins w:id="4566" w:author="Rajo" w:date="2018-06-17T20:47:00Z">
        <w:r w:rsidR="0055116F">
          <w:rPr>
            <w:lang w:val="bs-Latn-BA"/>
          </w:rPr>
          <w:t xml:space="preserve">Što se tiče druga dva rješenja, Shibboleth </w:t>
        </w:r>
      </w:ins>
      <w:ins w:id="4567" w:author="Rajo" w:date="2018-06-17T20:49:00Z">
        <w:r w:rsidR="0055116F">
          <w:rPr>
            <w:lang w:val="bs-Latn-BA"/>
          </w:rPr>
          <w:t>pored dostupnosti same klijentske aplikacije/biblioteke, pruža po</w:t>
        </w:r>
      </w:ins>
      <w:ins w:id="4568" w:author="Rajo" w:date="2018-06-17T20:50:00Z">
        <w:r w:rsidR="0055116F">
          <w:rPr>
            <w:lang w:val="bs-Latn-BA"/>
          </w:rPr>
          <w:t>dršku za bilo koju implementaciju davaoca usluge (SP-a) koja je je kompatibilna sa SAML 1.1 i 2.0 protokolom</w:t>
        </w:r>
      </w:ins>
      <w:ins w:id="4569" w:author="Rajo" w:date="2018-06-17T20:52:00Z">
        <w:r w:rsidR="00727642">
          <w:rPr>
            <w:lang w:val="bs-Latn-BA"/>
          </w:rPr>
          <w:t xml:space="preserve">, bez potrebe </w:t>
        </w:r>
        <w:r w:rsidR="00643C74">
          <w:rPr>
            <w:lang w:val="bs-Latn-BA"/>
          </w:rPr>
          <w:t xml:space="preserve">za </w:t>
        </w:r>
      </w:ins>
      <w:ins w:id="4570" w:author="Rajo" w:date="2018-06-17T20:54:00Z">
        <w:r w:rsidR="00B51940">
          <w:rPr>
            <w:lang w:val="bs-Latn-BA"/>
          </w:rPr>
          <w:t>njegovim prepravkama</w:t>
        </w:r>
      </w:ins>
      <w:ins w:id="4571" w:author="Rajo" w:date="2018-06-17T21:01:00Z">
        <w:r w:rsidR="0063199F">
          <w:rPr>
            <w:lang w:val="bs-Latn-BA"/>
          </w:rPr>
          <w:t xml:space="preserve"> </w:t>
        </w:r>
      </w:ins>
      <w:ins w:id="4572" w:author="Rajo" w:date="2018-06-17T21:03:00Z">
        <w:r w:rsidR="00904803">
          <w:rPr>
            <w:lang w:val="bs-Latn-BA"/>
          </w:rPr>
          <w:t xml:space="preserve">i </w:t>
        </w:r>
      </w:ins>
      <w:ins w:id="4573" w:author="Rajo" w:date="2018-06-17T21:01:00Z">
        <w:r w:rsidR="0063199F">
          <w:rPr>
            <w:lang w:val="bs-Latn-BA"/>
          </w:rPr>
          <w:t>upotreb</w:t>
        </w:r>
      </w:ins>
      <w:ins w:id="4574" w:author="Rajo" w:date="2018-06-18T19:15:00Z">
        <w:r w:rsidR="00185D41">
          <w:rPr>
            <w:lang w:val="bs-Latn-BA"/>
          </w:rPr>
          <w:t>om</w:t>
        </w:r>
      </w:ins>
      <w:ins w:id="4575" w:author="Rajo" w:date="2018-06-17T21:01:00Z">
        <w:r w:rsidR="0063199F">
          <w:rPr>
            <w:lang w:val="bs-Latn-BA"/>
          </w:rPr>
          <w:t xml:space="preserve"> dodatnih biblio</w:t>
        </w:r>
      </w:ins>
      <w:ins w:id="4576" w:author="Rajo" w:date="2018-06-17T21:02:00Z">
        <w:r w:rsidR="0063199F">
          <w:rPr>
            <w:lang w:val="bs-Latn-BA"/>
          </w:rPr>
          <w:t>teka/aplikacija</w:t>
        </w:r>
      </w:ins>
      <w:ins w:id="4577" w:author="Rajo" w:date="2018-06-17T20:55:00Z">
        <w:r w:rsidR="0022330B">
          <w:rPr>
            <w:lang w:val="bs-Latn-BA"/>
          </w:rPr>
          <w:t xml:space="preserve">. Za razliku od njega, CAS zahtjeva </w:t>
        </w:r>
      </w:ins>
      <w:ins w:id="4578" w:author="Rajo" w:date="2018-06-17T21:00:00Z">
        <w:r w:rsidR="0063199F">
          <w:rPr>
            <w:lang w:val="bs-Latn-BA"/>
          </w:rPr>
          <w:t xml:space="preserve">dodatni posao, odnosno </w:t>
        </w:r>
      </w:ins>
      <w:ins w:id="4579" w:author="Rajo" w:date="2018-06-17T20:58:00Z">
        <w:r w:rsidR="0022330B">
          <w:rPr>
            <w:lang w:val="bs-Latn-BA"/>
          </w:rPr>
          <w:t>da se davalac usluge „upakuje“</w:t>
        </w:r>
      </w:ins>
      <w:ins w:id="4580" w:author="Rajo" w:date="2018-06-17T20:59:00Z">
        <w:r w:rsidR="0022330B">
          <w:rPr>
            <w:lang w:val="bs-Latn-BA"/>
          </w:rPr>
          <w:t xml:space="preserve"> unutar CAS klijenta kako bi se posredstvom njega postigla integracija sa CAS serverom, što je još poznato pod nazivom CAS</w:t>
        </w:r>
      </w:ins>
      <w:ins w:id="4581" w:author="Rajo" w:date="2018-06-17T21:00:00Z">
        <w:r w:rsidR="0022330B">
          <w:rPr>
            <w:lang w:val="bs-Latn-BA"/>
          </w:rPr>
          <w:t xml:space="preserve">-ifikacija. </w:t>
        </w:r>
      </w:ins>
    </w:p>
    <w:p w14:paraId="1CB98944" w14:textId="59A15FAB" w:rsidR="00E94ADE" w:rsidRPr="00143689" w:rsidRDefault="00EF6D08">
      <w:pPr>
        <w:ind w:firstLine="360"/>
        <w:jc w:val="both"/>
        <w:rPr>
          <w:rPrChange w:id="4582" w:author="Rajo" w:date="2018-06-17T15:25:00Z">
            <w:rPr>
              <w:lang w:val="bs-Latn-BA"/>
            </w:rPr>
          </w:rPrChange>
        </w:rPr>
        <w:pPrChange w:id="4583" w:author="Rajo" w:date="2018-06-17T20:33:00Z">
          <w:pPr>
            <w:pStyle w:val="ListParagraph1"/>
            <w:numPr>
              <w:numId w:val="31"/>
            </w:numPr>
            <w:spacing w:line="240" w:lineRule="auto"/>
            <w:ind w:hanging="360"/>
            <w:jc w:val="both"/>
          </w:pPr>
        </w:pPrChange>
      </w:pPr>
      <w:ins w:id="4584" w:author="Rajo" w:date="2018-06-17T19:26:00Z">
        <w:r>
          <w:rPr>
            <w:lang w:val="bs-Latn-BA"/>
          </w:rPr>
          <w:t xml:space="preserve">Na kraju, takođe bitnu karakteristiku, naročito za menadžment organizacije koja uvodi SSO sistem, predstavlja i to da li je u pitanju </w:t>
        </w:r>
        <w:r>
          <w:rPr>
            <w:b/>
            <w:lang w:val="bs-Latn-BA"/>
          </w:rPr>
          <w:t xml:space="preserve">rješenje sa </w:t>
        </w:r>
        <w:r>
          <w:rPr>
            <w:b/>
            <w:i/>
            <w:lang w:val="bs-Latn-BA"/>
          </w:rPr>
          <w:t>OpenSource</w:t>
        </w:r>
        <w:r>
          <w:rPr>
            <w:b/>
            <w:lang w:val="bs-Latn-BA"/>
          </w:rPr>
          <w:t xml:space="preserve"> licencom</w:t>
        </w:r>
        <w:r>
          <w:rPr>
            <w:lang w:val="bs-Latn-BA"/>
          </w:rPr>
          <w:t>, koje je samim tim besplatno.</w:t>
        </w:r>
        <w:r>
          <w:rPr>
            <w:rStyle w:val="CommentReference"/>
          </w:rPr>
          <w:commentReference w:id="4585"/>
        </w:r>
      </w:ins>
      <w:ins w:id="4586" w:author="Rajo" w:date="2018-06-17T21:10:00Z">
        <w:r w:rsidR="006F1594">
          <w:rPr>
            <w:rStyle w:val="CommentReference"/>
          </w:rPr>
          <w:commentReference w:id="4587"/>
        </w:r>
      </w:ins>
      <w:ins w:id="4588" w:author="Rajo" w:date="2018-06-17T21:05:00Z">
        <w:r w:rsidR="00883AF4">
          <w:rPr>
            <w:lang w:val="bs-Latn-BA"/>
          </w:rPr>
          <w:t xml:space="preserve"> S obzi</w:t>
        </w:r>
      </w:ins>
      <w:ins w:id="4589" w:author="Rajo" w:date="2018-06-17T21:06:00Z">
        <w:r w:rsidR="00883AF4">
          <w:rPr>
            <w:lang w:val="bs-Latn-BA"/>
          </w:rPr>
          <w:t xml:space="preserve">rom na to da je </w:t>
        </w:r>
      </w:ins>
      <w:ins w:id="4590" w:author="Rajo" w:date="2018-06-18T19:16:00Z">
        <w:r w:rsidR="00ED3DE3">
          <w:rPr>
            <w:lang w:val="bs-Latn-BA"/>
          </w:rPr>
          <w:t>to</w:t>
        </w:r>
      </w:ins>
      <w:ins w:id="4591" w:author="Rajo" w:date="2018-06-17T21:06:00Z">
        <w:r w:rsidR="00883AF4">
          <w:rPr>
            <w:lang w:val="bs-Latn-BA"/>
          </w:rPr>
          <w:t xml:space="preserve"> bio jedan od kriterijuma za odabir, </w:t>
        </w:r>
      </w:ins>
      <w:ins w:id="4592" w:author="Rajo" w:date="2018-06-17T21:09:00Z">
        <w:r w:rsidR="00B11E09">
          <w:rPr>
            <w:lang w:val="bs-Latn-BA"/>
          </w:rPr>
          <w:t xml:space="preserve">sva tri rješenja posjeduju ovu karakteristiku. </w:t>
        </w:r>
      </w:ins>
      <w:ins w:id="4593" w:author="Rajo" w:date="2018-06-17T21:07:00Z">
        <w:r w:rsidR="00883AF4">
          <w:rPr>
            <w:lang w:val="bs-Latn-BA"/>
          </w:rPr>
          <w:t xml:space="preserve"> </w:t>
        </w:r>
      </w:ins>
      <w:ins w:id="4594" w:author="Rajo" w:date="2018-06-17T15:25:00Z">
        <w:r w:rsidR="00143689">
          <w:br w:type="page"/>
        </w:r>
      </w:ins>
    </w:p>
    <w:p w14:paraId="79ED79A8" w14:textId="4E0167A2" w:rsidR="00E94ADE" w:rsidDel="007303D5" w:rsidRDefault="00CC5052">
      <w:pPr>
        <w:spacing w:line="240" w:lineRule="auto"/>
        <w:jc w:val="both"/>
        <w:rPr>
          <w:del w:id="4595" w:author="Rajo" w:date="2018-05-31T17:19:00Z"/>
          <w:lang w:val="bs-Latn-BA"/>
        </w:rPr>
      </w:pPr>
      <w:del w:id="4596" w:author="Rajo" w:date="2018-06-17T15:25:00Z">
        <w:r w:rsidRPr="00143689" w:rsidDel="00143689">
          <w:rPr>
            <w:lang w:val="bs-Latn-BA"/>
          </w:rPr>
          <w:lastRenderedPageBreak/>
          <w:br w:type="page"/>
        </w:r>
      </w:del>
      <w:commentRangeEnd w:id="4185"/>
      <w:r w:rsidR="00C32512">
        <w:rPr>
          <w:rStyle w:val="CommentReference"/>
        </w:rPr>
        <w:commentReference w:id="4185"/>
      </w:r>
      <w:commentRangeEnd w:id="4186"/>
      <w:r w:rsidR="00D846E7">
        <w:rPr>
          <w:rStyle w:val="CommentReference"/>
        </w:rPr>
        <w:commentReference w:id="4186"/>
      </w:r>
    </w:p>
    <w:p w14:paraId="52404154" w14:textId="2BD49FF9" w:rsidR="00E94ADE" w:rsidDel="00CB2B3B" w:rsidRDefault="00CC5052">
      <w:pPr>
        <w:pStyle w:val="Heading1"/>
        <w:numPr>
          <w:ilvl w:val="0"/>
          <w:numId w:val="0"/>
        </w:numPr>
        <w:spacing w:line="240" w:lineRule="auto"/>
        <w:jc w:val="both"/>
        <w:rPr>
          <w:del w:id="4597" w:author="Rajo" w:date="2018-05-31T16:26:00Z"/>
          <w:lang w:val="bs-Latn-BA"/>
        </w:rPr>
        <w:pPrChange w:id="4598" w:author="Rajo" w:date="2018-05-31T17:19:00Z">
          <w:pPr>
            <w:pStyle w:val="Heading1"/>
            <w:spacing w:line="240" w:lineRule="auto"/>
            <w:jc w:val="both"/>
          </w:pPr>
        </w:pPrChange>
      </w:pPr>
      <w:bookmarkStart w:id="4599" w:name="_Toc511154454"/>
      <w:commentRangeStart w:id="4600"/>
      <w:del w:id="4601" w:author="Rajo" w:date="2018-05-31T17:19:00Z">
        <w:r w:rsidDel="007303D5">
          <w:rPr>
            <w:lang w:val="bs-Latn-BA"/>
          </w:rPr>
          <w:delText>IZBOR STRATEGIJE ZA REALIZACIJU SSO SERVERA</w:delText>
        </w:r>
        <w:bookmarkEnd w:id="4599"/>
        <w:commentRangeEnd w:id="4600"/>
        <w:r w:rsidR="00297C24" w:rsidDel="007303D5">
          <w:rPr>
            <w:rStyle w:val="CommentReference"/>
            <w:rFonts w:ascii="Times New Roman" w:eastAsiaTheme="minorHAnsi" w:hAnsi="Times New Roman" w:cstheme="minorBidi"/>
            <w:color w:val="auto"/>
          </w:rPr>
          <w:commentReference w:id="4600"/>
        </w:r>
      </w:del>
    </w:p>
    <w:p w14:paraId="06170AF6" w14:textId="77777777" w:rsidR="00E94ADE" w:rsidRPr="008A2C52" w:rsidDel="00AA66E7" w:rsidRDefault="00E94ADE">
      <w:pPr>
        <w:pStyle w:val="Heading1"/>
        <w:numPr>
          <w:ilvl w:val="0"/>
          <w:numId w:val="0"/>
        </w:numPr>
        <w:spacing w:line="240" w:lineRule="auto"/>
        <w:jc w:val="both"/>
        <w:rPr>
          <w:del w:id="4602" w:author="Rajo" w:date="2018-05-30T21:06:00Z"/>
          <w:lang w:val="bs-Latn-BA"/>
        </w:rPr>
        <w:pPrChange w:id="4603"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4604" w:author="Rajo" w:date="2018-05-30T21:06:00Z"/>
          <w:lang w:val="bs-Latn-BA"/>
        </w:rPr>
        <w:pPrChange w:id="4605" w:author="Rajo" w:date="2018-05-31T17:19:00Z">
          <w:pPr>
            <w:spacing w:line="240" w:lineRule="auto"/>
            <w:ind w:firstLine="360"/>
            <w:jc w:val="both"/>
          </w:pPr>
        </w:pPrChange>
      </w:pPr>
      <w:del w:id="4606"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4607" w:author="Rajo" w:date="2018-05-30T21:06:00Z"/>
          <w:lang w:val="bs-Latn-BA"/>
        </w:rPr>
        <w:pPrChange w:id="4608"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4609" w:author="Rajo" w:date="2018-05-30T21:06:00Z"/>
          <w:lang w:val="bs-Latn-BA"/>
        </w:rPr>
        <w:pPrChange w:id="4610" w:author="Rajo" w:date="2018-05-31T17:19:00Z">
          <w:pPr>
            <w:spacing w:line="240" w:lineRule="auto"/>
            <w:ind w:firstLine="360"/>
            <w:jc w:val="both"/>
          </w:pPr>
        </w:pPrChange>
      </w:pPr>
      <w:del w:id="4611"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4612" w:author="Rajo" w:date="2018-05-30T21:06:00Z"/>
          <w:lang w:val="bs-Latn-BA"/>
        </w:rPr>
        <w:pPrChange w:id="4613"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4614" w:author="Rajo" w:date="2018-05-30T21:06:00Z"/>
          <w:lang w:val="bs-Latn-BA"/>
        </w:rPr>
        <w:pPrChange w:id="4615" w:author="Rajo" w:date="2018-05-31T17:19:00Z">
          <w:pPr>
            <w:spacing w:line="240" w:lineRule="auto"/>
            <w:ind w:firstLine="360"/>
            <w:jc w:val="both"/>
          </w:pPr>
        </w:pPrChange>
      </w:pPr>
      <w:del w:id="4616"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4617" w:author="Rajo" w:date="2018-05-30T21:06:00Z"/>
          <w:lang w:val="bs-Latn-BA"/>
        </w:rPr>
        <w:pPrChange w:id="4618"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4619" w:author="Rajo" w:date="2018-05-31T16:26:00Z"/>
          <w:lang w:val="bs-Latn-BA"/>
        </w:rPr>
        <w:pPrChange w:id="4620"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4621" w:author="Rajo" w:date="2018-05-31T16:26:00Z"/>
          <w:lang w:val="bs-Latn-BA"/>
        </w:rPr>
        <w:pPrChange w:id="4622" w:author="Rajo" w:date="2018-05-31T17:19:00Z">
          <w:pPr>
            <w:pStyle w:val="Heading2"/>
            <w:spacing w:line="240" w:lineRule="auto"/>
            <w:jc w:val="both"/>
          </w:pPr>
        </w:pPrChange>
      </w:pPr>
      <w:bookmarkStart w:id="4623" w:name="_Toc511154455"/>
      <w:commentRangeStart w:id="4624"/>
      <w:del w:id="4625" w:author="Rajo" w:date="2018-05-31T16:26:00Z">
        <w:r w:rsidDel="00CB2B3B">
          <w:rPr>
            <w:lang w:val="bs-Latn-BA"/>
          </w:rPr>
          <w:delText>SAML 2.0</w:delText>
        </w:r>
        <w:bookmarkEnd w:id="4623"/>
        <w:commentRangeEnd w:id="4624"/>
        <w:r w:rsidDel="00CB2B3B">
          <w:commentReference w:id="4624"/>
        </w:r>
      </w:del>
    </w:p>
    <w:p w14:paraId="3C95F34D" w14:textId="7B8E9CC8" w:rsidR="00E94ADE" w:rsidDel="00CB2B3B" w:rsidRDefault="00E94ADE">
      <w:pPr>
        <w:pStyle w:val="Heading1"/>
        <w:numPr>
          <w:ilvl w:val="0"/>
          <w:numId w:val="0"/>
        </w:numPr>
        <w:rPr>
          <w:del w:id="4626" w:author="Rajo" w:date="2018-05-31T16:26:00Z"/>
          <w:lang w:val="bs-Latn-BA"/>
        </w:rPr>
        <w:pPrChange w:id="4627" w:author="Rajo" w:date="2018-05-31T17:19:00Z">
          <w:pPr>
            <w:spacing w:line="240" w:lineRule="auto"/>
          </w:pPr>
        </w:pPrChange>
      </w:pPr>
    </w:p>
    <w:p w14:paraId="5FA3B4B3" w14:textId="29219A26" w:rsidR="00E94ADE" w:rsidDel="00625339" w:rsidRDefault="00CC5052">
      <w:pPr>
        <w:pStyle w:val="Heading1"/>
        <w:numPr>
          <w:ilvl w:val="0"/>
          <w:numId w:val="0"/>
        </w:numPr>
        <w:rPr>
          <w:del w:id="4628" w:author="Rajo" w:date="2018-05-31T14:42:00Z"/>
          <w:lang w:val="bs-Latn-BA"/>
        </w:rPr>
        <w:pPrChange w:id="4629" w:author="Rajo" w:date="2018-05-31T17:19:00Z">
          <w:pPr>
            <w:spacing w:line="240" w:lineRule="auto"/>
            <w:ind w:firstLine="576"/>
            <w:jc w:val="both"/>
          </w:pPr>
        </w:pPrChange>
      </w:pPr>
      <w:del w:id="4630"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4631" w:author="Rajo" w:date="2018-05-31T16:26:00Z"/>
          <w:lang w:val="bs-Latn-BA"/>
        </w:rPr>
        <w:pPrChange w:id="4632" w:author="Rajo" w:date="2018-05-31T17:19:00Z">
          <w:pPr>
            <w:spacing w:line="240" w:lineRule="auto"/>
          </w:pPr>
        </w:pPrChange>
      </w:pPr>
    </w:p>
    <w:p w14:paraId="1FEFD3C2" w14:textId="56CC0AD3" w:rsidR="00E94ADE" w:rsidDel="00625339" w:rsidRDefault="00CC5052">
      <w:pPr>
        <w:pStyle w:val="Heading1"/>
        <w:numPr>
          <w:ilvl w:val="0"/>
          <w:numId w:val="0"/>
        </w:numPr>
        <w:rPr>
          <w:del w:id="4633" w:author="Rajo" w:date="2018-05-31T14:42:00Z"/>
          <w:lang w:val="bs-Latn-BA"/>
        </w:rPr>
        <w:pPrChange w:id="4634" w:author="Rajo" w:date="2018-05-31T17:19:00Z">
          <w:pPr>
            <w:spacing w:line="240" w:lineRule="auto"/>
            <w:ind w:firstLine="576"/>
            <w:jc w:val="both"/>
          </w:pPr>
        </w:pPrChange>
      </w:pPr>
      <w:del w:id="4635"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4636" w:author="Rajo" w:date="2018-05-31T16:26:00Z"/>
          <w:lang w:val="bs-Latn-BA"/>
        </w:rPr>
        <w:pPrChange w:id="4637" w:author="Rajo" w:date="2018-05-31T17:19:00Z">
          <w:pPr>
            <w:spacing w:line="240" w:lineRule="auto"/>
          </w:pPr>
        </w:pPrChange>
      </w:pPr>
      <w:del w:id="4638"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4639" w:author="Rajo" w:date="2018-05-31T14:42:00Z"/>
          <w:lang w:val="bs-Latn-BA"/>
        </w:rPr>
        <w:pPrChange w:id="4640" w:author="Rajo" w:date="2018-05-31T17:19:00Z">
          <w:pPr>
            <w:spacing w:line="240" w:lineRule="auto"/>
            <w:ind w:firstLine="360"/>
            <w:jc w:val="both"/>
          </w:pPr>
        </w:pPrChange>
      </w:pPr>
      <w:del w:id="4641"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4642" w:author="Rajo" w:date="2018-05-31T16:26:00Z"/>
          <w:lang w:val="bs-Latn-BA"/>
        </w:rPr>
        <w:pPrChange w:id="4643" w:author="Rajo" w:date="2018-05-31T17:19:00Z">
          <w:pPr>
            <w:tabs>
              <w:tab w:val="left" w:pos="6690"/>
            </w:tabs>
            <w:spacing w:line="240" w:lineRule="auto"/>
            <w:jc w:val="both"/>
          </w:pPr>
        </w:pPrChange>
      </w:pPr>
      <w:del w:id="4644" w:author="Rajo" w:date="2018-05-31T16:26:00Z">
        <w:r w:rsidDel="00CB2B3B">
          <w:rPr>
            <w:lang w:val="bs-Latn-BA"/>
          </w:rPr>
          <w:tab/>
        </w:r>
      </w:del>
    </w:p>
    <w:p w14:paraId="725ACAF2" w14:textId="102B66C3" w:rsidR="00E94ADE" w:rsidDel="00CB2B3B" w:rsidRDefault="00CC5052">
      <w:pPr>
        <w:pStyle w:val="Heading1"/>
        <w:numPr>
          <w:ilvl w:val="0"/>
          <w:numId w:val="0"/>
        </w:numPr>
        <w:rPr>
          <w:del w:id="4645" w:author="Rajo" w:date="2018-05-31T16:26:00Z"/>
          <w:lang w:val="bs-Latn-BA"/>
        </w:rPr>
        <w:pPrChange w:id="4646" w:author="Rajo" w:date="2018-05-31T17:19:00Z">
          <w:pPr>
            <w:pStyle w:val="ListParagraph1"/>
            <w:numPr>
              <w:numId w:val="32"/>
            </w:numPr>
            <w:spacing w:line="240" w:lineRule="auto"/>
            <w:ind w:hanging="360"/>
            <w:jc w:val="both"/>
          </w:pPr>
        </w:pPrChange>
      </w:pPr>
      <w:del w:id="4647"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4648"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4649" w:author="Rajo" w:date="2018-05-31T16:26:00Z"/>
          <w:lang w:val="bs-Latn-BA"/>
        </w:rPr>
        <w:pPrChange w:id="4650" w:author="Rajo" w:date="2018-05-31T17:19:00Z">
          <w:pPr>
            <w:pStyle w:val="ListParagraph1"/>
            <w:numPr>
              <w:numId w:val="32"/>
            </w:numPr>
            <w:spacing w:line="240" w:lineRule="auto"/>
            <w:ind w:hanging="360"/>
            <w:jc w:val="both"/>
          </w:pPr>
        </w:pPrChange>
      </w:pPr>
      <w:del w:id="4651" w:author="Rajo" w:date="2018-05-23T20:15:00Z">
        <w:r w:rsidDel="00910C56">
          <w:rPr>
            <w:lang w:val="bs-Latn-BA"/>
          </w:rPr>
          <w:delText>Servis provajder</w:delText>
        </w:r>
      </w:del>
      <w:del w:id="4652"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4653" w:author="Rajo" w:date="2018-05-23T21:08:00Z"/>
          <w:lang w:val="bs-Latn-BA"/>
        </w:rPr>
        <w:pPrChange w:id="4654" w:author="Rajo" w:date="2018-05-31T17:19:00Z">
          <w:pPr>
            <w:pStyle w:val="ListParagraph1"/>
            <w:numPr>
              <w:numId w:val="32"/>
            </w:numPr>
            <w:spacing w:line="240" w:lineRule="auto"/>
            <w:ind w:hanging="360"/>
            <w:jc w:val="both"/>
          </w:pPr>
        </w:pPrChange>
      </w:pPr>
      <w:del w:id="4655" w:author="Rajo" w:date="2018-05-23T20:02:00Z">
        <w:r w:rsidDel="00847196">
          <w:rPr>
            <w:lang w:val="bs-Latn-BA"/>
          </w:rPr>
          <w:delText>Provajder identiteta</w:delText>
        </w:r>
      </w:del>
      <w:del w:id="4656"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4657" w:author="Rajo" w:date="2018-05-31T16:26:00Z"/>
          <w:lang w:val="bs-Latn-BA"/>
        </w:rPr>
        <w:pPrChange w:id="4658" w:author="Rajo" w:date="2018-05-31T17:19:00Z">
          <w:pPr>
            <w:spacing w:line="240" w:lineRule="auto"/>
            <w:jc w:val="both"/>
          </w:pPr>
        </w:pPrChange>
      </w:pPr>
      <w:del w:id="4659"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4660" w:author="Rajo" w:date="2018-05-31T16:26:00Z"/>
          <w:lang w:val="bs-Latn-BA"/>
        </w:rPr>
        <w:pPrChange w:id="4661" w:author="Rajo" w:date="2018-05-31T17:19:00Z">
          <w:pPr>
            <w:spacing w:line="240" w:lineRule="auto"/>
            <w:ind w:firstLine="360"/>
            <w:jc w:val="both"/>
          </w:pPr>
        </w:pPrChange>
      </w:pPr>
      <w:del w:id="4662"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4663" w:author="Rajo" w:date="2018-05-31T16:26:00Z"/>
          <w:lang w:val="bs-Latn-BA"/>
        </w:rPr>
        <w:pPrChange w:id="4664"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4665" w:author="Rajo" w:date="2018-05-31T16:26:00Z"/>
          <w:lang w:val="bs-Latn-BA"/>
        </w:rPr>
        <w:pPrChange w:id="4666" w:author="Rajo" w:date="2018-05-31T17:19:00Z">
          <w:pPr>
            <w:keepNext/>
            <w:spacing w:line="240" w:lineRule="auto"/>
            <w:jc w:val="both"/>
          </w:pPr>
        </w:pPrChange>
      </w:pPr>
      <w:del w:id="4667" w:author="Rajo" w:date="2018-05-31T16:26:00Z">
        <w:r w:rsidDel="00CB2B3B">
          <w:rPr>
            <w:noProof/>
          </w:rPr>
          <mc:AlternateContent>
            <mc:Choice Requires="wpc">
              <w:drawing>
                <wp:inline distT="0" distB="0" distL="0" distR="0" wp14:anchorId="53E6EA62" wp14:editId="7B76797D">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9B0D46" w:rsidRDefault="009B0D46">
                                <w:pPr>
                                  <w:jc w:val="center"/>
                                  <w:rPr>
                                    <w:rFonts w:ascii="Microsoft Sans Serif" w:hAnsi="Microsoft Sans Serif" w:cs="Microsoft Sans Serif"/>
                                    <w:b/>
                                    <w:color w:val="000000" w:themeColor="text1"/>
                                    <w:sz w:val="22"/>
                                  </w:rPr>
                                </w:pPr>
                                <w:del w:id="4668" w:author="Rajo" w:date="2018-05-23T20:16:00Z">
                                  <w:r w:rsidDel="00910C56">
                                    <w:rPr>
                                      <w:rFonts w:ascii="Microsoft Sans Serif" w:hAnsi="Microsoft Sans Serif" w:cs="Microsoft Sans Serif"/>
                                      <w:b/>
                                      <w:color w:val="000000" w:themeColor="text1"/>
                                      <w:sz w:val="22"/>
                                    </w:rPr>
                                    <w:delText>Servis provajder</w:delText>
                                  </w:r>
                                </w:del>
                                <w:ins w:id="4669" w:author="Rajo" w:date="2018-05-23T20:16:00Z">
                                  <w:r>
                                    <w:rPr>
                                      <w:rFonts w:ascii="Microsoft Sans Serif" w:hAnsi="Microsoft Sans Serif" w:cs="Microsoft Sans Serif"/>
                                      <w:b/>
                                      <w:color w:val="000000" w:themeColor="text1"/>
                                      <w:sz w:val="22"/>
                                    </w:rPr>
                                    <w:t>Davalac usluge</w:t>
                                  </w:r>
                                </w:ins>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9B0D46" w:rsidRDefault="009B0D46">
                                <w:pPr>
                                  <w:pStyle w:val="NormalWeb"/>
                                  <w:spacing w:before="0" w:beforeAutospacing="0" w:after="0" w:afterAutospacing="0" w:line="276" w:lineRule="auto"/>
                                  <w:jc w:val="center"/>
                                </w:pPr>
                                <w:del w:id="4670" w:author="Rajo" w:date="2018-05-23T20:02:00Z">
                                  <w:r w:rsidDel="00847196">
                                    <w:rPr>
                                      <w:rFonts w:ascii="Microsoft Sans Serif" w:eastAsia="Calibri" w:hAnsi="Microsoft Sans Serif"/>
                                      <w:b/>
                                      <w:bCs/>
                                      <w:color w:val="000000"/>
                                      <w:sz w:val="22"/>
                                      <w:szCs w:val="22"/>
                                    </w:rPr>
                                    <w:delText>Provajder identiteta</w:delText>
                                  </w:r>
                                </w:del>
                                <w:ins w:id="4671" w:author="Rajo" w:date="2018-05-23T20:02:00Z">
                                  <w:r>
                                    <w:rPr>
                                      <w:rFonts w:ascii="Microsoft Sans Serif" w:eastAsia="Calibri" w:hAnsi="Microsoft Sans Serif"/>
                                      <w:b/>
                                      <w:bCs/>
                                      <w:color w:val="000000"/>
                                      <w:sz w:val="22"/>
                                      <w:szCs w:val="22"/>
                                    </w:rPr>
                                    <w:t>Davalac identiteta</w:t>
                                  </w:r>
                                </w:ins>
                                <w:r>
                                  <w:rPr>
                                    <w:rFonts w:ascii="Microsoft Sans Serif" w:eastAsia="Calibri" w:hAnsi="Microsoft Sans Serif"/>
                                    <w:b/>
                                    <w:bCs/>
                                    <w:color w:val="000000"/>
                                    <w:sz w:val="22"/>
                                    <w:szCs w:val="22"/>
                                  </w:rPr>
                                  <w:t xml:space="preserve"> / IdP</w:t>
                                </w:r>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9B0D46" w:rsidRDefault="009B0D46">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294948D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9B0D46" w:rsidRDefault="009B0D46">
                                <w:pPr>
                                  <w:pStyle w:val="NormalWeb"/>
                                  <w:spacing w:before="0" w:beforeAutospacing="0" w:after="0" w:afterAutospacing="0"/>
                                  <w:jc w:val="center"/>
                                </w:pPr>
                                <w:r>
                                  <w:rPr>
                                    <w:rFonts w:ascii="Microsoft Sans Serif" w:eastAsia="Calibri" w:hAnsi="Microsoft Sans Serif"/>
                                    <w:b/>
                                    <w:bCs/>
                                    <w:sz w:val="20"/>
                                    <w:szCs w:val="20"/>
                                  </w:rPr>
                                  <w:t>Korisnik poslan na stranicu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6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">
                  <v:shape id="_x0000_s1462" type="#_x0000_t75" style="position:absolute;width:59150;height:33432;visibility:visible;mso-wrap-style:square">
                    <v:fill o:detectmouseclick="t"/>
                    <v:path o:connecttype="none"/>
                  </v:shape>
                  <v:roundrect id="Rectangle: Rounded Corners 69" o:spid="_x0000_s146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9B0D46" w:rsidRDefault="009B0D46">
                          <w:pPr>
                            <w:jc w:val="center"/>
                            <w:rPr>
                              <w:rFonts w:ascii="Microsoft Sans Serif" w:hAnsi="Microsoft Sans Serif" w:cs="Microsoft Sans Serif"/>
                              <w:b/>
                              <w:color w:val="000000" w:themeColor="text1"/>
                              <w:sz w:val="22"/>
                            </w:rPr>
                          </w:pPr>
                          <w:del w:id="4672" w:author="Rajo" w:date="2018-05-23T20:16:00Z">
                            <w:r w:rsidDel="00910C56">
                              <w:rPr>
                                <w:rFonts w:ascii="Microsoft Sans Serif" w:hAnsi="Microsoft Sans Serif" w:cs="Microsoft Sans Serif"/>
                                <w:b/>
                                <w:color w:val="000000" w:themeColor="text1"/>
                                <w:sz w:val="22"/>
                              </w:rPr>
                              <w:delText>Servis provajder</w:delText>
                            </w:r>
                          </w:del>
                          <w:ins w:id="4673" w:author="Rajo" w:date="2018-05-23T20:16:00Z">
                            <w:r>
                              <w:rPr>
                                <w:rFonts w:ascii="Microsoft Sans Serif" w:hAnsi="Microsoft Sans Serif" w:cs="Microsoft Sans Serif"/>
                                <w:b/>
                                <w:color w:val="000000" w:themeColor="text1"/>
                                <w:sz w:val="22"/>
                              </w:rPr>
                              <w:t>Davalac usluge</w:t>
                            </w:r>
                          </w:ins>
                          <w:r>
                            <w:rPr>
                              <w:rFonts w:ascii="Microsoft Sans Serif" w:hAnsi="Microsoft Sans Serif" w:cs="Microsoft Sans Serif"/>
                              <w:b/>
                              <w:color w:val="000000" w:themeColor="text1"/>
                              <w:sz w:val="22"/>
                            </w:rPr>
                            <w:t xml:space="preserve"> / SP</w:t>
                          </w:r>
                        </w:p>
                      </w:txbxContent>
                    </v:textbox>
                  </v:roundrect>
                  <v:roundrect id="Rectangle: Rounded Corners 291" o:spid="_x0000_s146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v:textbox>
                  </v:roundrect>
                  <v:roundrect id="Rectangle: Rounded Corners 303" o:spid="_x0000_s146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9B0D46" w:rsidRDefault="009B0D46">
                          <w:pPr>
                            <w:pStyle w:val="NormalWeb"/>
                            <w:spacing w:before="0" w:beforeAutospacing="0" w:after="0" w:afterAutospacing="0" w:line="276" w:lineRule="auto"/>
                            <w:jc w:val="center"/>
                          </w:pPr>
                          <w:del w:id="4674" w:author="Rajo" w:date="2018-05-23T20:02:00Z">
                            <w:r w:rsidDel="00847196">
                              <w:rPr>
                                <w:rFonts w:ascii="Microsoft Sans Serif" w:eastAsia="Calibri" w:hAnsi="Microsoft Sans Serif"/>
                                <w:b/>
                                <w:bCs/>
                                <w:color w:val="000000"/>
                                <w:sz w:val="22"/>
                                <w:szCs w:val="22"/>
                              </w:rPr>
                              <w:delText>Provajder identiteta</w:delText>
                            </w:r>
                          </w:del>
                          <w:ins w:id="4675" w:author="Rajo" w:date="2018-05-23T20:02:00Z">
                            <w:r>
                              <w:rPr>
                                <w:rFonts w:ascii="Microsoft Sans Serif" w:eastAsia="Calibri" w:hAnsi="Microsoft Sans Serif"/>
                                <w:b/>
                                <w:bCs/>
                                <w:color w:val="000000"/>
                                <w:sz w:val="22"/>
                                <w:szCs w:val="22"/>
                              </w:rPr>
                              <w:t>Davalac identiteta</w:t>
                            </w:r>
                          </w:ins>
                          <w:r>
                            <w:rPr>
                              <w:rFonts w:ascii="Microsoft Sans Serif" w:eastAsia="Calibri" w:hAnsi="Microsoft Sans Serif"/>
                              <w:b/>
                              <w:bCs/>
                              <w:color w:val="000000"/>
                              <w:sz w:val="22"/>
                              <w:szCs w:val="22"/>
                            </w:rPr>
                            <w:t xml:space="preserve"> / IdP</w:t>
                          </w:r>
                        </w:p>
                      </w:txbxContent>
                    </v:textbox>
                  </v:roundrect>
                  <v:line id="Straight Connector 304" o:spid="_x0000_s146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6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6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6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7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7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7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7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7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7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7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7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7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7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8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8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v:textbox>
                  </v:shape>
                  <v:shape id="Text Box 105" o:spid="_x0000_s148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9B0D46" w:rsidRDefault="009B0D46">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294948D4"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48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v:textbox>
                  </v:shape>
                  <v:shape id="Text Box 105" o:spid="_x0000_s148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v:textbox>
                  </v:shape>
                  <v:shape id="Text Box 105" o:spid="_x0000_s148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9B0D46" w:rsidRDefault="009B0D46">
                          <w:pPr>
                            <w:pStyle w:val="NormalWeb"/>
                            <w:spacing w:before="0" w:beforeAutospacing="0" w:after="0" w:afterAutospacing="0"/>
                            <w:jc w:val="center"/>
                          </w:pPr>
                          <w:r>
                            <w:rPr>
                              <w:rFonts w:ascii="Microsoft Sans Serif" w:eastAsia="Calibri" w:hAnsi="Microsoft Sans Serif"/>
                              <w:b/>
                              <w:bCs/>
                              <w:sz w:val="20"/>
                              <w:szCs w:val="20"/>
                            </w:rPr>
                            <w:t>Korisnik poslan na stranicu za prijavu u okviru IdP-a</w:t>
                          </w:r>
                        </w:p>
                      </w:txbxContent>
                    </v:textbox>
                  </v:shape>
                  <v:shape id="Text Box 105" o:spid="_x0000_s148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v:textbox>
                  </v:shape>
                  <v:shape id="Text Box 105" o:spid="_x0000_s148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v:textbox>
                  </v:shape>
                  <v:shape id="Text Box 105" o:spid="_x0000_s148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v:textbox>
                  </v:shape>
                  <v:shape id="Text Box 105" o:spid="_x0000_s148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4676" w:author="Rajo" w:date="2018-05-31T16:26:00Z"/>
          <w:lang w:val="bs-Latn-BA"/>
        </w:rPr>
        <w:pPrChange w:id="4677" w:author="Rajo" w:date="2018-05-31T17:19:00Z">
          <w:pPr>
            <w:pStyle w:val="Caption"/>
            <w:jc w:val="center"/>
          </w:pPr>
        </w:pPrChange>
      </w:pPr>
      <w:del w:id="4678" w:author="Rajo" w:date="2018-05-31T16:26:00Z">
        <w:r w:rsidDel="00CB2B3B">
          <w:rPr>
            <w:lang w:val="bs-Latn-BA"/>
          </w:rPr>
          <w:delText xml:space="preserve">Slika  </w:delText>
        </w:r>
      </w:del>
      <w:del w:id="467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4680"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4681" w:author="Rajo" w:date="2018-05-31T16:26:00Z"/>
          <w:lang w:val="bs-Latn-BA"/>
        </w:rPr>
        <w:pPrChange w:id="4682"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4683" w:author="Rajo" w:date="2018-05-31T14:42:00Z"/>
          <w:lang w:val="bs-Latn-BA"/>
        </w:rPr>
        <w:pPrChange w:id="4684" w:author="Rajo" w:date="2018-05-31T17:19:00Z">
          <w:pPr>
            <w:spacing w:line="240" w:lineRule="auto"/>
            <w:ind w:firstLine="360"/>
            <w:jc w:val="both"/>
          </w:pPr>
        </w:pPrChange>
      </w:pPr>
      <w:del w:id="4685"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4686" w:author="Rajo" w:date="2018-05-31T16:26:00Z"/>
          <w:lang w:val="bs-Latn-BA"/>
        </w:rPr>
        <w:pPrChange w:id="4687"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4688" w:author="Rajo" w:date="2018-05-31T16:26:00Z"/>
          <w:lang w:val="bs-Latn-BA"/>
        </w:rPr>
        <w:pPrChange w:id="4689" w:author="Rajo" w:date="2018-05-31T17:19:00Z">
          <w:pPr>
            <w:pStyle w:val="ListParagraph1"/>
            <w:numPr>
              <w:numId w:val="33"/>
            </w:numPr>
            <w:spacing w:line="240" w:lineRule="auto"/>
            <w:ind w:hanging="360"/>
            <w:jc w:val="both"/>
          </w:pPr>
        </w:pPrChange>
      </w:pPr>
      <w:del w:id="4690"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4691" w:author="Rajo" w:date="2018-05-23T20:03:00Z">
        <w:r w:rsidDel="00847196">
          <w:rPr>
            <w:lang w:val="bs-Latn-BA"/>
          </w:rPr>
          <w:delText>servis provajdera</w:delText>
        </w:r>
      </w:del>
      <w:del w:id="4692"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4693" w:author="Rajo" w:date="2018-05-31T16:26:00Z"/>
          <w:lang w:val="bs-Latn-BA"/>
        </w:rPr>
        <w:pPrChange w:id="4694" w:author="Rajo" w:date="2018-05-31T17:19:00Z">
          <w:pPr>
            <w:pStyle w:val="ListParagraph1"/>
            <w:numPr>
              <w:numId w:val="33"/>
            </w:numPr>
            <w:spacing w:line="240" w:lineRule="auto"/>
            <w:ind w:hanging="360"/>
            <w:jc w:val="both"/>
          </w:pPr>
        </w:pPrChange>
      </w:pPr>
      <w:del w:id="4695"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4696" w:author="Rajo" w:date="2018-05-23T20:02:00Z">
        <w:r w:rsidDel="00847196">
          <w:rPr>
            <w:lang w:val="bs-Latn-BA"/>
          </w:rPr>
          <w:delText>provajder identiteta</w:delText>
        </w:r>
      </w:del>
      <w:del w:id="4697"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4698" w:author="Rajo" w:date="2018-05-31T16:26:00Z"/>
          <w:lang w:val="bs-Latn-BA"/>
        </w:rPr>
        <w:pPrChange w:id="4699" w:author="Rajo" w:date="2018-05-31T17:19:00Z">
          <w:pPr>
            <w:pStyle w:val="ListParagraph1"/>
            <w:numPr>
              <w:numId w:val="33"/>
            </w:numPr>
            <w:spacing w:line="240" w:lineRule="auto"/>
            <w:ind w:hanging="360"/>
            <w:jc w:val="both"/>
          </w:pPr>
        </w:pPrChange>
      </w:pPr>
      <w:del w:id="4700"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4701" w:author="Rajo" w:date="2018-05-31T16:26:00Z"/>
          <w:lang w:val="bs-Latn-BA"/>
        </w:rPr>
        <w:pPrChange w:id="4702" w:author="Rajo" w:date="2018-05-31T17:19:00Z">
          <w:pPr>
            <w:pStyle w:val="ListParagraph1"/>
            <w:numPr>
              <w:numId w:val="33"/>
            </w:numPr>
            <w:spacing w:line="240" w:lineRule="auto"/>
            <w:ind w:hanging="360"/>
            <w:jc w:val="both"/>
          </w:pPr>
        </w:pPrChange>
      </w:pPr>
      <w:del w:id="4703"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4704" w:author="Rajo" w:date="2018-05-31T14:42:00Z"/>
          <w:lang w:val="bs-Latn-BA"/>
        </w:rPr>
        <w:pPrChange w:id="4705" w:author="Rajo" w:date="2018-05-31T17:19:00Z">
          <w:pPr>
            <w:pStyle w:val="ListParagraph1"/>
            <w:numPr>
              <w:numId w:val="33"/>
            </w:numPr>
            <w:spacing w:line="240" w:lineRule="auto"/>
            <w:ind w:hanging="360"/>
            <w:jc w:val="both"/>
          </w:pPr>
        </w:pPrChange>
      </w:pPr>
      <w:del w:id="4706"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4707" w:author="Rajo" w:date="2018-05-31T16:26:00Z"/>
          <w:lang w:val="bs-Latn-BA"/>
        </w:rPr>
        <w:pPrChange w:id="4708"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4709" w:author="Rajo" w:date="2018-05-31T16:26:00Z"/>
          <w:lang w:val="bs-Latn-BA"/>
        </w:rPr>
        <w:pPrChange w:id="4710" w:author="Rajo" w:date="2018-05-31T17:19:00Z">
          <w:pPr>
            <w:spacing w:line="240" w:lineRule="auto"/>
            <w:ind w:firstLine="360"/>
            <w:jc w:val="both"/>
          </w:pPr>
        </w:pPrChange>
      </w:pPr>
      <w:del w:id="4711"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4712" w:author="Rajo" w:date="2018-05-31T16:26:00Z"/>
          <w:lang w:val="bs-Latn-BA"/>
        </w:rPr>
        <w:pPrChange w:id="4713"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4714" w:author="Rajo" w:date="2018-05-31T16:26:00Z"/>
          <w:lang w:val="bs-Latn-BA"/>
        </w:rPr>
        <w:pPrChange w:id="4715" w:author="Rajo" w:date="2018-05-31T17:19:00Z">
          <w:pPr>
            <w:pStyle w:val="Heading3"/>
            <w:spacing w:line="240" w:lineRule="auto"/>
            <w:jc w:val="both"/>
          </w:pPr>
        </w:pPrChange>
      </w:pPr>
      <w:bookmarkStart w:id="4716" w:name="_Toc511154456"/>
      <w:del w:id="4717" w:author="Rajo" w:date="2018-05-31T16:26:00Z">
        <w:r w:rsidDel="00CB2B3B">
          <w:rPr>
            <w:lang w:val="bs-Latn-BA"/>
          </w:rPr>
          <w:delText>SAML ograničenja</w:delText>
        </w:r>
        <w:bookmarkEnd w:id="4716"/>
      </w:del>
    </w:p>
    <w:p w14:paraId="5FFD964F" w14:textId="6B5B0016" w:rsidR="00E94ADE" w:rsidDel="00CB2B3B" w:rsidRDefault="00E94ADE">
      <w:pPr>
        <w:pStyle w:val="Heading1"/>
        <w:numPr>
          <w:ilvl w:val="0"/>
          <w:numId w:val="0"/>
        </w:numPr>
        <w:rPr>
          <w:del w:id="4718" w:author="Rajo" w:date="2018-05-31T16:26:00Z"/>
          <w:lang w:val="bs-Latn-BA"/>
        </w:rPr>
        <w:pPrChange w:id="4719" w:author="Rajo" w:date="2018-05-31T17:19:00Z">
          <w:pPr>
            <w:spacing w:line="240" w:lineRule="auto"/>
          </w:pPr>
        </w:pPrChange>
      </w:pPr>
    </w:p>
    <w:p w14:paraId="1E7C385B" w14:textId="729382B0" w:rsidR="00E94ADE" w:rsidDel="00D511E2" w:rsidRDefault="00CC5052">
      <w:pPr>
        <w:pStyle w:val="Heading1"/>
        <w:numPr>
          <w:ilvl w:val="0"/>
          <w:numId w:val="0"/>
        </w:numPr>
        <w:rPr>
          <w:del w:id="4720" w:author="Rajo" w:date="2018-05-30T20:35:00Z"/>
          <w:lang w:val="bs-Latn-BA"/>
        </w:rPr>
        <w:pPrChange w:id="4721" w:author="Rajo" w:date="2018-05-31T17:19:00Z">
          <w:pPr>
            <w:spacing w:line="240" w:lineRule="auto"/>
            <w:ind w:firstLine="720"/>
            <w:jc w:val="both"/>
          </w:pPr>
        </w:pPrChange>
      </w:pPr>
      <w:del w:id="4722"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4723" w:author="Rajo" w:date="2018-05-30T20:35:00Z"/>
          <w:lang w:val="bs-Latn-BA"/>
        </w:rPr>
        <w:pPrChange w:id="4724"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4725" w:author="Rajo" w:date="2018-05-31T13:44:00Z"/>
          <w:lang w:val="bs-Latn-BA"/>
        </w:rPr>
        <w:pPrChange w:id="4726" w:author="Rajo" w:date="2018-05-31T17:19:00Z">
          <w:pPr>
            <w:spacing w:line="240" w:lineRule="auto"/>
            <w:ind w:firstLine="720"/>
            <w:jc w:val="both"/>
          </w:pPr>
        </w:pPrChange>
      </w:pPr>
      <w:del w:id="4727"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4728" w:author="Rajo" w:date="2018-05-31T16:26:00Z"/>
          <w:lang w:val="bs-Latn-BA"/>
        </w:rPr>
        <w:pPrChange w:id="4729"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4730" w:author="Rajo" w:date="2018-05-31T13:44:00Z"/>
          <w:lang w:val="bs-Latn-BA"/>
        </w:rPr>
        <w:pPrChange w:id="4731" w:author="Rajo" w:date="2018-05-31T17:19:00Z">
          <w:pPr>
            <w:spacing w:line="240" w:lineRule="auto"/>
            <w:ind w:firstLine="720"/>
            <w:jc w:val="both"/>
          </w:pPr>
        </w:pPrChange>
      </w:pPr>
      <w:del w:id="4732"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4733" w:author="Rajo" w:date="2018-05-31T16:26:00Z"/>
          <w:lang w:val="bs-Latn-BA"/>
        </w:rPr>
        <w:pPrChange w:id="4734"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4735" w:author="Rajo" w:date="2018-05-30T20:36:00Z"/>
          <w:lang w:val="bs-Latn-BA"/>
        </w:rPr>
        <w:pPrChange w:id="4736" w:author="Rajo" w:date="2018-05-31T17:19:00Z">
          <w:pPr>
            <w:spacing w:line="240" w:lineRule="auto"/>
            <w:ind w:firstLine="720"/>
            <w:jc w:val="both"/>
          </w:pPr>
        </w:pPrChange>
      </w:pPr>
      <w:del w:id="4737" w:author="Rajo" w:date="2018-05-31T16:26:00Z">
        <w:r w:rsidDel="00CB2B3B">
          <w:rPr>
            <w:lang w:val="bs-Latn-BA"/>
          </w:rPr>
          <w:delText xml:space="preserve">Preporučeni način uvezivanja - HTTP POST, </w:delText>
        </w:r>
        <w:commentRangeStart w:id="4738"/>
        <w:commentRangeStart w:id="4739"/>
        <w:r w:rsidDel="00CB2B3B">
          <w:rPr>
            <w:lang w:val="bs-Latn-BA"/>
          </w:rPr>
          <w:delText>takođe ime svoje nedostatke</w:delText>
        </w:r>
        <w:commentRangeEnd w:id="4738"/>
        <w:r w:rsidDel="00CB2B3B">
          <w:commentReference w:id="4738"/>
        </w:r>
        <w:commentRangeEnd w:id="4739"/>
        <w:r w:rsidR="00375A09" w:rsidDel="00CB2B3B">
          <w:rPr>
            <w:rStyle w:val="CommentReference"/>
          </w:rPr>
          <w:commentReference w:id="4739"/>
        </w:r>
        <w:r w:rsidDel="00CB2B3B">
          <w:rPr>
            <w:lang w:val="bs-Latn-BA"/>
          </w:rPr>
          <w:delText xml:space="preserve">. Npr. SAML specifikacija preporučuje da se u koraku </w:delText>
        </w:r>
        <w:r w:rsidDel="00CB2B3B">
          <w:rPr>
            <w:b/>
            <w:lang w:val="bs-Latn-BA"/>
          </w:rPr>
          <w:delText>D</w:delText>
        </w:r>
      </w:del>
      <w:del w:id="4740" w:author="Rajo" w:date="2018-05-31T12:45:00Z">
        <w:r w:rsidDel="00DB65FB">
          <w:rPr>
            <w:b/>
            <w:lang w:val="bs-Latn-BA"/>
          </w:rPr>
          <w:delText>,</w:delText>
        </w:r>
      </w:del>
      <w:del w:id="4741" w:author="Rajo" w:date="2018-05-31T16:26:00Z">
        <w:r w:rsidRPr="00DB65FB" w:rsidDel="00CB2B3B">
          <w:rPr>
            <w:lang w:val="bs-Latn-BA"/>
            <w:rPrChange w:id="4742" w:author="Rajo" w:date="2018-05-31T12:45:00Z">
              <w:rPr>
                <w:b/>
                <w:lang w:val="bs-Latn-BA"/>
              </w:rPr>
            </w:rPrChange>
          </w:rPr>
          <w:delText xml:space="preserve"> </w:delText>
        </w:r>
        <w:r w:rsidDel="00CB2B3B">
          <w:rPr>
            <w:lang w:val="bs-Latn-BA"/>
          </w:rPr>
          <w:delText xml:space="preserve">korisniku </w:delText>
        </w:r>
      </w:del>
      <w:del w:id="4743" w:author="Rajo" w:date="2018-05-31T13:45:00Z">
        <w:r w:rsidDel="00BA7C74">
          <w:rPr>
            <w:lang w:val="bs-Latn-BA"/>
          </w:rPr>
          <w:delText>prikaže</w:delText>
        </w:r>
      </w:del>
      <w:del w:id="4744" w:author="Rajo" w:date="2018-05-31T16:26:00Z">
        <w:r w:rsidDel="00CB2B3B">
          <w:rPr>
            <w:lang w:val="bs-Latn-BA"/>
          </w:rPr>
          <w:delText xml:space="preserve"> HTML form</w:delText>
        </w:r>
      </w:del>
      <w:del w:id="4745" w:author="Rajo" w:date="2018-05-31T13:18:00Z">
        <w:r w:rsidDel="00B12545">
          <w:rPr>
            <w:lang w:val="bs-Latn-BA"/>
          </w:rPr>
          <w:delText>a</w:delText>
        </w:r>
      </w:del>
      <w:del w:id="4746" w:author="Rajo" w:date="2018-05-31T16:26:00Z">
        <w:r w:rsidDel="00CB2B3B">
          <w:rPr>
            <w:lang w:val="bs-Latn-BA"/>
          </w:rPr>
          <w:delText xml:space="preserve"> </w:delText>
        </w:r>
      </w:del>
      <w:del w:id="4747" w:author="Rajo" w:date="2018-05-31T16:09:00Z">
        <w:r w:rsidDel="00B74993">
          <w:rPr>
            <w:lang w:val="bs-Latn-BA"/>
          </w:rPr>
          <w:delText xml:space="preserve">sa </w:delText>
        </w:r>
      </w:del>
      <w:del w:id="4748" w:author="Rajo" w:date="2018-05-31T16:26:00Z">
        <w:r w:rsidDel="00CB2B3B">
          <w:rPr>
            <w:lang w:val="bs-Latn-BA"/>
          </w:rPr>
          <w:delText>akcij</w:delText>
        </w:r>
      </w:del>
      <w:del w:id="4749" w:author="Rajo" w:date="2018-05-31T16:09:00Z">
        <w:r w:rsidDel="00B74993">
          <w:rPr>
            <w:lang w:val="bs-Latn-BA"/>
          </w:rPr>
          <w:delText>om</w:delText>
        </w:r>
      </w:del>
      <w:del w:id="4750"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4751" w:author="Rajo" w:date="2018-05-30T20:36:00Z"/>
          <w:lang w:val="bs-Latn-BA"/>
        </w:rPr>
        <w:pPrChange w:id="4752"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4753" w:author="Rajo" w:date="2018-05-30T20:36:00Z"/>
          <w:lang w:val="bs-Latn-BA"/>
        </w:rPr>
        <w:pPrChange w:id="4754" w:author="Rajo" w:date="2018-05-31T17:19:00Z">
          <w:pPr>
            <w:spacing w:line="240" w:lineRule="auto"/>
            <w:ind w:firstLine="720"/>
            <w:jc w:val="both"/>
          </w:pPr>
        </w:pPrChange>
      </w:pPr>
      <w:del w:id="4755" w:author="Rajo" w:date="2018-05-31T16:26:00Z">
        <w:r w:rsidDel="00CB2B3B">
          <w:rPr>
            <w:lang w:val="bs-Latn-BA"/>
          </w:rPr>
          <w:delText>Forma može sadržati dugmić na koji korisnik treba kliknuti kako bi poslao</w:delText>
        </w:r>
      </w:del>
      <w:del w:id="4756" w:author="Rajo" w:date="2018-05-31T13:19:00Z">
        <w:r w:rsidDel="00240BFF">
          <w:rPr>
            <w:lang w:val="bs-Latn-BA"/>
          </w:rPr>
          <w:delText xml:space="preserve"> podatke sa forme</w:delText>
        </w:r>
      </w:del>
      <w:del w:id="4757" w:author="Rajo" w:date="2018-05-31T16:26:00Z">
        <w:r w:rsidDel="00CB2B3B">
          <w:rPr>
            <w:lang w:val="bs-Latn-BA"/>
          </w:rPr>
          <w:delText xml:space="preserve">, ili se može koristiti JavaScript funkcija za automatizovano slanje. </w:delText>
        </w:r>
      </w:del>
      <w:commentRangeStart w:id="4758"/>
      <w:del w:id="4759" w:author="Rajo" w:date="2018-05-26T15:11:00Z">
        <w:r w:rsidDel="00C935C8">
          <w:rPr>
            <w:lang w:val="bs-Latn-BA"/>
          </w:rPr>
          <w:delText>Zbog čega mora postojati forma koja se šalje?</w:delText>
        </w:r>
        <w:commentRangeEnd w:id="4758"/>
        <w:r w:rsidDel="00C935C8">
          <w:commentReference w:id="4758"/>
        </w:r>
        <w:r w:rsidDel="00C935C8">
          <w:rPr>
            <w:lang w:val="bs-Latn-BA"/>
          </w:rPr>
          <w:delText xml:space="preserve"> </w:delText>
        </w:r>
      </w:del>
      <w:del w:id="4760" w:author="Rajo" w:date="2018-05-31T12:51:00Z">
        <w:r w:rsidDel="008724E5">
          <w:rPr>
            <w:lang w:val="bs-Latn-BA"/>
          </w:rPr>
          <w:delText>Razlog je taj što je u vrijeme kada je izašla SAML 2.0 specifikacija, to bilo</w:delText>
        </w:r>
        <w:commentRangeStart w:id="4761"/>
        <w:commentRangeStart w:id="4762"/>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4763" w:author="Rajo" w:date="2018-05-30T20:36:00Z"/>
          <w:lang w:val="bs-Latn-BA"/>
        </w:rPr>
        <w:pPrChange w:id="4764"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4765" w:author="Rajo" w:date="2018-05-30T20:37:00Z"/>
          <w:lang w:val="bs-Latn-BA"/>
        </w:rPr>
        <w:pPrChange w:id="4766" w:author="Rajo" w:date="2018-05-31T17:19:00Z">
          <w:pPr>
            <w:spacing w:line="240" w:lineRule="auto"/>
            <w:ind w:firstLine="720"/>
            <w:jc w:val="both"/>
          </w:pPr>
        </w:pPrChange>
      </w:pPr>
      <w:del w:id="4767"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4768" w:author="Rajo" w:date="2018-05-31T12:51:00Z">
        <w:r w:rsidDel="008724E5">
          <w:rPr>
            <w:lang w:val="bs-Latn-BA"/>
          </w:rPr>
          <w:delText>e</w:delText>
        </w:r>
      </w:del>
      <w:del w:id="4769" w:author="Rajo" w:date="2018-05-31T16:26:00Z">
        <w:r w:rsidDel="00CB2B3B">
          <w:rPr>
            <w:lang w:val="bs-Latn-BA"/>
          </w:rPr>
          <w:delText xml:space="preserve"> </w:delText>
        </w:r>
      </w:del>
      <w:del w:id="4770" w:author="Rajo" w:date="2018-05-31T12:58:00Z">
        <w:r w:rsidDel="004A1328">
          <w:rPr>
            <w:lang w:val="bs-Latn-BA"/>
          </w:rPr>
          <w:delText xml:space="preserve">nego </w:delText>
        </w:r>
      </w:del>
      <w:del w:id="4771" w:author="Rajo" w:date="2018-05-31T16:26:00Z">
        <w:r w:rsidDel="00CB2B3B">
          <w:rPr>
            <w:lang w:val="bs-Latn-BA"/>
          </w:rPr>
          <w:delText>nativna aplikacija</w:delText>
        </w:r>
      </w:del>
      <w:del w:id="4772" w:author="Rajo" w:date="2018-05-31T12:56:00Z">
        <w:r w:rsidDel="005A0DB6">
          <w:rPr>
            <w:lang w:val="bs-Latn-BA"/>
          </w:rPr>
          <w:delText xml:space="preserve">, kao što su </w:delText>
        </w:r>
      </w:del>
      <w:del w:id="4773" w:author="Rajo" w:date="2018-05-31T16:26:00Z">
        <w:r w:rsidDel="00CB2B3B">
          <w:rPr>
            <w:lang w:val="bs-Latn-BA"/>
          </w:rPr>
          <w:delText>mobiln</w:delText>
        </w:r>
      </w:del>
      <w:del w:id="4774" w:author="Rajo" w:date="2018-05-31T12:56:00Z">
        <w:r w:rsidDel="005A0DB6">
          <w:rPr>
            <w:lang w:val="bs-Latn-BA"/>
          </w:rPr>
          <w:delText>e</w:delText>
        </w:r>
      </w:del>
      <w:del w:id="4775" w:author="Rajo" w:date="2018-05-31T16:26:00Z">
        <w:r w:rsidDel="00CB2B3B">
          <w:rPr>
            <w:lang w:val="bs-Latn-BA"/>
          </w:rPr>
          <w:delText xml:space="preserve"> aplikacij</w:delText>
        </w:r>
      </w:del>
      <w:del w:id="4776" w:author="Rajo" w:date="2018-05-31T12:56:00Z">
        <w:r w:rsidDel="005A0DB6">
          <w:rPr>
            <w:lang w:val="bs-Latn-BA"/>
          </w:rPr>
          <w:delText>e</w:delText>
        </w:r>
      </w:del>
      <w:del w:id="4777" w:author="Rajo" w:date="2018-05-31T12:52:00Z">
        <w:r w:rsidDel="008724E5">
          <w:rPr>
            <w:lang w:val="bs-Latn-BA"/>
          </w:rPr>
          <w:delText>.</w:delText>
        </w:r>
      </w:del>
      <w:del w:id="4778" w:author="Rajo" w:date="2018-05-23T20:24:00Z">
        <w:r w:rsidDel="00BA5FB2">
          <w:rPr>
            <w:lang w:val="bs-Latn-BA"/>
          </w:rPr>
          <w:delText xml:space="preserve"> Npr.</w:delText>
        </w:r>
      </w:del>
      <w:del w:id="4779" w:author="Rajo" w:date="2018-05-31T12:59:00Z">
        <w:r w:rsidDel="00F90C77">
          <w:rPr>
            <w:lang w:val="bs-Latn-BA"/>
          </w:rPr>
          <w:delText xml:space="preserve"> </w:delText>
        </w:r>
      </w:del>
      <w:del w:id="4780" w:author="Rajo" w:date="2018-05-23T20:24:00Z">
        <w:r w:rsidDel="00BA5FB2">
          <w:rPr>
            <w:lang w:val="bs-Latn-BA"/>
          </w:rPr>
          <w:delText>r</w:delText>
        </w:r>
      </w:del>
      <w:del w:id="4781" w:author="Rajo" w:date="2018-05-31T16:26:00Z">
        <w:r w:rsidDel="00CB2B3B">
          <w:rPr>
            <w:lang w:val="bs-Latn-BA"/>
          </w:rPr>
          <w:delText xml:space="preserve">ecimo da je korisnik instalirao odgovarajuću aplikaciju za iPhone koja za prijavu koristi SSO upotrebom SAML-a. </w:delText>
        </w:r>
      </w:del>
      <w:del w:id="4782" w:author="Rajo" w:date="2018-05-31T13:59:00Z">
        <w:r w:rsidDel="003B26CA">
          <w:rPr>
            <w:lang w:val="bs-Latn-BA"/>
          </w:rPr>
          <w:delText xml:space="preserve">Posle </w:delText>
        </w:r>
      </w:del>
      <w:del w:id="4783" w:author="Rajo" w:date="2018-05-31T16:26:00Z">
        <w:r w:rsidDel="00CB2B3B">
          <w:rPr>
            <w:lang w:val="bs-Latn-BA"/>
          </w:rPr>
          <w:delText>pokretanja aplikacij</w:delText>
        </w:r>
      </w:del>
      <w:del w:id="4784" w:author="Rajo" w:date="2018-05-31T14:07:00Z">
        <w:r w:rsidDel="00856A56">
          <w:rPr>
            <w:lang w:val="bs-Latn-BA"/>
          </w:rPr>
          <w:delText>e</w:delText>
        </w:r>
      </w:del>
      <w:del w:id="4785" w:author="Rajo" w:date="2018-05-31T14:06:00Z">
        <w:r w:rsidDel="00D27C5C">
          <w:rPr>
            <w:lang w:val="bs-Latn-BA"/>
          </w:rPr>
          <w:delText>,</w:delText>
        </w:r>
      </w:del>
      <w:del w:id="4786" w:author="Rajo" w:date="2018-05-31T16:26:00Z">
        <w:r w:rsidDel="00CB2B3B">
          <w:rPr>
            <w:lang w:val="bs-Latn-BA"/>
          </w:rPr>
          <w:delText xml:space="preserve"> potrebna je autentikacija posredstvom </w:delText>
        </w:r>
      </w:del>
      <w:del w:id="4787" w:author="Rajo" w:date="2018-05-23T20:13:00Z">
        <w:r w:rsidDel="00910C56">
          <w:rPr>
            <w:lang w:val="bs-Latn-BA"/>
          </w:rPr>
          <w:delText>provajdera identiteta</w:delText>
        </w:r>
      </w:del>
      <w:del w:id="4788" w:author="Rajo" w:date="2018-05-31T13:59:00Z">
        <w:r w:rsidDel="003B26CA">
          <w:rPr>
            <w:lang w:val="bs-Latn-BA"/>
          </w:rPr>
          <w:delText xml:space="preserve">, tj. </w:delText>
        </w:r>
      </w:del>
      <w:del w:id="4789" w:author="Rajo" w:date="2018-05-31T16:26:00Z">
        <w:r w:rsidDel="00CB2B3B">
          <w:rPr>
            <w:lang w:val="bs-Latn-BA"/>
          </w:rPr>
          <w:delText>IdP</w:delText>
        </w:r>
      </w:del>
      <w:del w:id="4790" w:author="Rajo" w:date="2018-05-31T13:59:00Z">
        <w:r w:rsidDel="003B26CA">
          <w:rPr>
            <w:lang w:val="bs-Latn-BA"/>
          </w:rPr>
          <w:delText>-a</w:delText>
        </w:r>
      </w:del>
      <w:del w:id="4791" w:author="Rajo" w:date="2018-05-31T16:26:00Z">
        <w:r w:rsidDel="00CB2B3B">
          <w:rPr>
            <w:lang w:val="bs-Latn-BA"/>
          </w:rPr>
          <w:delText xml:space="preserve">. Nakon što se korisnik autentikovao, IdP treba nekako poslati SAML token nazad </w:delText>
        </w:r>
      </w:del>
      <w:del w:id="4792" w:author="Rajo" w:date="2018-05-31T14:05:00Z">
        <w:r w:rsidDel="00355FFF">
          <w:rPr>
            <w:lang w:val="bs-Latn-BA"/>
          </w:rPr>
          <w:delText xml:space="preserve">do te </w:delText>
        </w:r>
      </w:del>
      <w:del w:id="4793" w:author="Rajo" w:date="2018-05-31T16:26:00Z">
        <w:r w:rsidDel="00CB2B3B">
          <w:rPr>
            <w:lang w:val="bs-Latn-BA"/>
          </w:rPr>
          <w:delText>aplikacije</w:delText>
        </w:r>
      </w:del>
      <w:del w:id="4794" w:author="Rajo" w:date="2018-05-31T14:08:00Z">
        <w:r w:rsidDel="00B875D6">
          <w:rPr>
            <w:lang w:val="bs-Latn-BA"/>
          </w:rPr>
          <w:delText>.</w:delText>
        </w:r>
        <w:commentRangeEnd w:id="4761"/>
        <w:r w:rsidDel="00B875D6">
          <w:commentReference w:id="4761"/>
        </w:r>
      </w:del>
      <w:commentRangeEnd w:id="4762"/>
      <w:del w:id="4795" w:author="Rajo" w:date="2018-05-31T16:26:00Z">
        <w:r w:rsidR="00375A09" w:rsidDel="00CB2B3B">
          <w:rPr>
            <w:rStyle w:val="CommentReference"/>
          </w:rPr>
          <w:commentReference w:id="4762"/>
        </w:r>
      </w:del>
      <w:del w:id="4796"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4797" w:author="Rajo" w:date="2018-05-30T20:37:00Z"/>
          <w:lang w:val="bs-Latn-BA"/>
        </w:rPr>
        <w:pPrChange w:id="4798"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4799" w:author="Rajo" w:date="2018-05-30T20:34:00Z"/>
          <w:lang w:val="bs-Latn-BA"/>
        </w:rPr>
        <w:pPrChange w:id="4800" w:author="Rajo" w:date="2018-05-31T17:19:00Z">
          <w:pPr>
            <w:spacing w:line="240" w:lineRule="auto"/>
            <w:ind w:firstLine="720"/>
            <w:jc w:val="both"/>
          </w:pPr>
        </w:pPrChange>
      </w:pPr>
      <w:del w:id="4801" w:author="Rajo" w:date="2018-05-31T14:11:00Z">
        <w:r w:rsidDel="00F57E64">
          <w:rPr>
            <w:lang w:val="bs-Latn-BA"/>
          </w:rPr>
          <w:delText xml:space="preserve">Većina mobilnih aplikacija mogu biti pokrenute upotrebom prilagođenog URL-a, kao što je </w:delText>
        </w:r>
      </w:del>
      <w:del w:id="4802" w:author="Rajo" w:date="2018-05-31T16:26:00Z">
        <w:r w:rsidDel="00CB2B3B">
          <w:rPr>
            <w:lang w:val="bs-Latn-BA"/>
          </w:rPr>
          <w:delText>npr.</w:delText>
        </w:r>
      </w:del>
      <w:del w:id="4803" w:author="Rajo" w:date="2018-05-31T14:37:00Z">
        <w:r w:rsidDel="000E4BC8">
          <w:rPr>
            <w:lang w:val="bs-Latn-BA"/>
          </w:rPr>
          <w:delText xml:space="preserve"> </w:delText>
        </w:r>
      </w:del>
      <w:del w:id="4804" w:author="Rajo" w:date="2018-05-31T14:12:00Z">
        <w:r w:rsidRPr="008A2C52" w:rsidDel="00F57E64">
          <w:rPr>
            <w:lang w:val="bs-Latn-BA"/>
          </w:rPr>
          <w:delText>„</w:delText>
        </w:r>
      </w:del>
      <w:del w:id="4805" w:author="Rajo" w:date="2018-05-31T16:26:00Z">
        <w:r w:rsidRPr="00143689" w:rsidDel="00CB2B3B">
          <w:rPr>
            <w:lang w:val="bs-Latn-BA"/>
          </w:rPr>
          <w:delText>my-app://authenticate</w:delText>
        </w:r>
      </w:del>
      <w:del w:id="4806" w:author="Rajo" w:date="2018-05-31T14:12:00Z">
        <w:r w:rsidDel="00F57E64">
          <w:rPr>
            <w:lang w:val="bs-Latn-BA"/>
          </w:rPr>
          <w:delText xml:space="preserve">“, i najvjerovatnije, </w:delText>
        </w:r>
      </w:del>
      <w:commentRangeStart w:id="4807"/>
      <w:del w:id="4808" w:author="Rajo" w:date="2018-05-23T20:02:00Z">
        <w:r w:rsidDel="00847196">
          <w:rPr>
            <w:lang w:val="bs-Latn-BA"/>
          </w:rPr>
          <w:delText>provajder identiteta</w:delText>
        </w:r>
      </w:del>
      <w:commentRangeEnd w:id="4807"/>
      <w:del w:id="4809" w:author="Rajo" w:date="2018-05-31T14:12:00Z">
        <w:r w:rsidDel="00F57E64">
          <w:commentReference w:id="4807"/>
        </w:r>
        <w:r w:rsidDel="00F57E64">
          <w:rPr>
            <w:lang w:val="bs-Latn-BA"/>
          </w:rPr>
          <w:delText xml:space="preserve"> šalje formu koja sadrži SAML token na taj URL.</w:delText>
        </w:r>
      </w:del>
      <w:del w:id="4810" w:author="Rajo" w:date="2018-05-31T16:26:00Z">
        <w:r w:rsidDel="00CB2B3B">
          <w:rPr>
            <w:lang w:val="bs-Latn-BA"/>
          </w:rPr>
          <w:delText xml:space="preserve"> </w:delText>
        </w:r>
      </w:del>
      <w:del w:id="4811" w:author="Rajo" w:date="2018-05-31T14:14:00Z">
        <w:r w:rsidDel="0012577F">
          <w:rPr>
            <w:lang w:val="bs-Latn-BA"/>
          </w:rPr>
          <w:delText>Međutim</w:delText>
        </w:r>
      </w:del>
      <w:del w:id="4812" w:author="Rajo" w:date="2018-05-31T16:26:00Z">
        <w:r w:rsidDel="00CB2B3B">
          <w:rPr>
            <w:lang w:val="bs-Latn-BA"/>
          </w:rPr>
          <w:delText>, aplikacija će se pokrenuti</w:delText>
        </w:r>
      </w:del>
      <w:del w:id="4813" w:author="Rajo" w:date="2018-05-31T14:14:00Z">
        <w:r w:rsidDel="0012577F">
          <w:rPr>
            <w:lang w:val="bs-Latn-BA"/>
          </w:rPr>
          <w:delText>,</w:delText>
        </w:r>
      </w:del>
      <w:del w:id="4814" w:author="Rajo" w:date="2018-05-31T16:26:00Z">
        <w:r w:rsidDel="00CB2B3B">
          <w:rPr>
            <w:lang w:val="bs-Latn-BA"/>
          </w:rPr>
          <w:delText xml:space="preserve"> ali korisnik neće biti uspješno prijavljen</w:delText>
        </w:r>
      </w:del>
      <w:del w:id="4815" w:author="Rajo" w:date="2018-05-31T14:14:00Z">
        <w:r w:rsidDel="0012577F">
          <w:rPr>
            <w:lang w:val="bs-Latn-BA"/>
          </w:rPr>
          <w:delText>.</w:delText>
        </w:r>
      </w:del>
      <w:del w:id="4816"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4817" w:author="Rajo" w:date="2018-05-30T20:33:00Z"/>
          <w:lang w:val="bs-Latn-BA"/>
        </w:rPr>
        <w:pPrChange w:id="4818"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4819" w:author="Rajo" w:date="2018-05-30T20:45:00Z"/>
          <w:lang w:val="bs-Latn-BA"/>
        </w:rPr>
        <w:pPrChange w:id="4820" w:author="Rajo" w:date="2018-05-31T17:19:00Z">
          <w:pPr>
            <w:spacing w:line="240" w:lineRule="auto"/>
            <w:ind w:firstLine="720"/>
            <w:jc w:val="both"/>
          </w:pPr>
        </w:pPrChange>
      </w:pPr>
      <w:commentRangeStart w:id="4821"/>
      <w:commentRangeStart w:id="4822"/>
      <w:del w:id="4823" w:author="Rajo" w:date="2018-05-31T14:14:00Z">
        <w:r w:rsidDel="0012577F">
          <w:rPr>
            <w:lang w:val="bs-Latn-BA"/>
          </w:rPr>
          <w:delText>Razlog tome je to što mobilne aplikacije nemaju pristup HTTP POST tijelu</w:delText>
        </w:r>
      </w:del>
      <w:del w:id="4824" w:author="Rajo" w:date="2018-05-31T16:26:00Z">
        <w:r w:rsidDel="00CB2B3B">
          <w:rPr>
            <w:lang w:val="bs-Latn-BA"/>
          </w:rPr>
          <w:delText xml:space="preserve">. </w:delText>
        </w:r>
      </w:del>
      <w:del w:id="4825" w:author="Rajo" w:date="2018-05-31T14:13:00Z">
        <w:r w:rsidDel="0012577F">
          <w:rPr>
            <w:lang w:val="bs-Latn-BA"/>
          </w:rPr>
          <w:delText>One imaju pristup samo URL-u koji se koristi za pokretanje aplikacije, što znači da ne mogu pročitati SAML token</w:delText>
        </w:r>
        <w:commentRangeEnd w:id="4821"/>
        <w:r w:rsidDel="0012577F">
          <w:commentReference w:id="4821"/>
        </w:r>
      </w:del>
      <w:commentRangeEnd w:id="4822"/>
      <w:del w:id="4826" w:author="Rajo" w:date="2018-05-31T16:26:00Z">
        <w:r w:rsidR="00C9178B" w:rsidDel="00CB2B3B">
          <w:rPr>
            <w:rStyle w:val="CommentReference"/>
          </w:rPr>
          <w:commentReference w:id="4822"/>
        </w:r>
      </w:del>
      <w:del w:id="4827" w:author="Rajo" w:date="2018-05-31T14:13:00Z">
        <w:r w:rsidDel="0012577F">
          <w:rPr>
            <w:lang w:val="bs-Latn-BA"/>
          </w:rPr>
          <w:delText xml:space="preserve">. </w:delText>
        </w:r>
      </w:del>
      <w:commentRangeStart w:id="4828"/>
      <w:del w:id="4829" w:author="Rajo" w:date="2018-05-31T16:26:00Z">
        <w:r w:rsidRPr="00B6557F" w:rsidDel="00CB2B3B">
          <w:rPr>
            <w:vertAlign w:val="superscript"/>
            <w:lang w:val="bs-Latn-BA"/>
            <w:rPrChange w:id="4830" w:author="Rajo" w:date="2018-05-23T21:09:00Z">
              <w:rPr>
                <w:lang w:val="bs-Latn-BA"/>
              </w:rPr>
            </w:rPrChange>
          </w:rPr>
          <w:delText>[20]</w:delText>
        </w:r>
        <w:commentRangeEnd w:id="4828"/>
        <w:r w:rsidRPr="00B6557F" w:rsidDel="00CB2B3B">
          <w:rPr>
            <w:vertAlign w:val="superscript"/>
            <w:rPrChange w:id="4831" w:author="Rajo" w:date="2018-05-23T21:09:00Z">
              <w:rPr/>
            </w:rPrChange>
          </w:rPr>
          <w:commentReference w:id="4828"/>
        </w:r>
      </w:del>
    </w:p>
    <w:p w14:paraId="32DCF465" w14:textId="77777777" w:rsidR="00E94ADE" w:rsidDel="00EF073C" w:rsidRDefault="00E94ADE">
      <w:pPr>
        <w:pStyle w:val="Heading1"/>
        <w:numPr>
          <w:ilvl w:val="0"/>
          <w:numId w:val="0"/>
        </w:numPr>
        <w:rPr>
          <w:del w:id="4832" w:author="Rajo" w:date="2018-05-30T20:45:00Z"/>
          <w:lang w:val="bs-Latn-BA"/>
        </w:rPr>
        <w:pPrChange w:id="4833"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4834" w:author="Rajo" w:date="2018-05-30T20:45:00Z"/>
          <w:lang w:val="bs-Latn-BA"/>
        </w:rPr>
        <w:pPrChange w:id="4835" w:author="Rajo" w:date="2018-05-31T17:19:00Z">
          <w:pPr>
            <w:spacing w:line="240" w:lineRule="auto"/>
            <w:jc w:val="both"/>
          </w:pPr>
        </w:pPrChange>
      </w:pPr>
      <w:del w:id="4836"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4837" w:author="Rajo" w:date="2018-05-30T20:45:00Z"/>
          <w:lang w:val="bs-Latn-BA"/>
        </w:rPr>
        <w:pPrChange w:id="4838" w:author="Rajo" w:date="2018-05-31T17:19:00Z">
          <w:pPr>
            <w:pStyle w:val="Heading3"/>
            <w:spacing w:line="240" w:lineRule="auto"/>
            <w:jc w:val="both"/>
          </w:pPr>
        </w:pPrChange>
      </w:pPr>
      <w:bookmarkStart w:id="4839" w:name="_Toc511154457"/>
      <w:commentRangeStart w:id="4840"/>
      <w:commentRangeStart w:id="4841"/>
      <w:del w:id="4842" w:author="Rajo" w:date="2018-05-30T20:45:00Z">
        <w:r w:rsidDel="00EF073C">
          <w:rPr>
            <w:lang w:val="bs-Latn-BA"/>
          </w:rPr>
          <w:delText>Zaobilazno rješenje SAML HTTP POST uvezivanja</w:delText>
        </w:r>
        <w:bookmarkEnd w:id="4839"/>
        <w:commentRangeEnd w:id="4840"/>
        <w:r w:rsidDel="00EF073C">
          <w:commentReference w:id="4840"/>
        </w:r>
        <w:commentRangeEnd w:id="4841"/>
        <w:r w:rsidR="00EF073C" w:rsidDel="00EF073C">
          <w:rPr>
            <w:rStyle w:val="CommentReference"/>
            <w:rFonts w:ascii="Times New Roman" w:eastAsiaTheme="minorHAnsi" w:hAnsi="Times New Roman" w:cstheme="minorBidi"/>
            <w:i/>
            <w:color w:val="auto"/>
          </w:rPr>
          <w:commentReference w:id="4841"/>
        </w:r>
      </w:del>
    </w:p>
    <w:p w14:paraId="225A9499" w14:textId="72FF5C53" w:rsidR="00E94ADE" w:rsidDel="00CB2B3B" w:rsidRDefault="00E94ADE">
      <w:pPr>
        <w:pStyle w:val="Heading1"/>
        <w:numPr>
          <w:ilvl w:val="0"/>
          <w:numId w:val="0"/>
        </w:numPr>
        <w:rPr>
          <w:del w:id="4843" w:author="Rajo" w:date="2018-05-31T16:26:00Z"/>
          <w:lang w:val="bs-Latn-BA"/>
        </w:rPr>
        <w:pPrChange w:id="4844" w:author="Rajo" w:date="2018-05-31T17:19:00Z">
          <w:pPr>
            <w:spacing w:line="240" w:lineRule="auto"/>
          </w:pPr>
        </w:pPrChange>
      </w:pPr>
    </w:p>
    <w:p w14:paraId="080363F0" w14:textId="61A14484" w:rsidR="00E94ADE" w:rsidDel="00EF073C" w:rsidRDefault="00CC5052">
      <w:pPr>
        <w:pStyle w:val="Heading1"/>
        <w:numPr>
          <w:ilvl w:val="0"/>
          <w:numId w:val="0"/>
        </w:numPr>
        <w:rPr>
          <w:del w:id="4845" w:author="Rajo" w:date="2018-05-30T20:46:00Z"/>
          <w:lang w:val="bs-Latn-BA"/>
        </w:rPr>
        <w:pPrChange w:id="4846" w:author="Rajo" w:date="2018-05-31T17:19:00Z">
          <w:pPr>
            <w:spacing w:line="240" w:lineRule="auto"/>
            <w:ind w:firstLine="720"/>
            <w:jc w:val="both"/>
          </w:pPr>
        </w:pPrChange>
      </w:pPr>
      <w:del w:id="4847" w:author="Rajo" w:date="2018-05-31T14:36:00Z">
        <w:r w:rsidDel="00527E6B">
          <w:rPr>
            <w:lang w:val="bs-Latn-BA"/>
          </w:rPr>
          <w:delText>O</w:delText>
        </w:r>
      </w:del>
      <w:del w:id="4848" w:author="Rajo" w:date="2018-05-31T16:26:00Z">
        <w:r w:rsidDel="00CB2B3B">
          <w:rPr>
            <w:lang w:val="bs-Latn-BA"/>
          </w:rPr>
          <w:delText xml:space="preserve">graničenje HTTP POST uvezivanja za mobilne aplikacije može biti riješeno na </w:delText>
        </w:r>
      </w:del>
      <w:del w:id="4849" w:author="Rajo" w:date="2018-05-31T14:35:00Z">
        <w:r w:rsidDel="00527E6B">
          <w:rPr>
            <w:lang w:val="bs-Latn-BA"/>
          </w:rPr>
          <w:delText xml:space="preserve">drugi </w:delText>
        </w:r>
      </w:del>
      <w:del w:id="4850"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4851" w:author="Rajo" w:date="2018-05-31T14:35:00Z"/>
          <w:lang w:val="bs-Latn-BA"/>
        </w:rPr>
        <w:pPrChange w:id="4852"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4853" w:author="Rajo" w:date="2018-05-30T20:46:00Z"/>
          <w:lang w:val="bs-Latn-BA"/>
        </w:rPr>
        <w:pPrChange w:id="4854" w:author="Rajo" w:date="2018-05-31T17:19:00Z">
          <w:pPr>
            <w:spacing w:line="240" w:lineRule="auto"/>
            <w:ind w:firstLine="720"/>
            <w:jc w:val="both"/>
          </w:pPr>
        </w:pPrChange>
      </w:pPr>
      <w:del w:id="4855"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4856" w:author="Rajo" w:date="2018-05-31T16:24:00Z">
        <w:r w:rsidDel="00B50BA2">
          <w:rPr>
            <w:lang w:val="bs-Latn-BA"/>
          </w:rPr>
          <w:delText>SAMLRequest</w:delText>
        </w:r>
      </w:del>
      <w:del w:id="4857"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4858" w:author="Rajo" w:date="2018-05-31T16:25:00Z" w:name="move515547274"/>
      <w:moveTo w:id="4859" w:author="Rajo" w:date="2018-05-31T16:25:00Z">
        <w:del w:id="4860" w:author="Rajo" w:date="2018-05-31T16:26:00Z">
          <w:r w:rsidR="00357239" w:rsidDel="00CB2B3B">
            <w:rPr>
              <w:vertAlign w:val="superscript"/>
              <w:lang w:val="bs-Latn-BA"/>
            </w:rPr>
            <w:delText>[20]</w:delText>
          </w:r>
        </w:del>
      </w:moveTo>
      <w:moveToRangeEnd w:id="4858"/>
    </w:p>
    <w:p w14:paraId="731639D9" w14:textId="77777777" w:rsidR="00E94ADE" w:rsidDel="00357239" w:rsidRDefault="00E94ADE">
      <w:pPr>
        <w:pStyle w:val="Heading1"/>
        <w:numPr>
          <w:ilvl w:val="0"/>
          <w:numId w:val="0"/>
        </w:numPr>
        <w:rPr>
          <w:del w:id="4861" w:author="Rajo" w:date="2018-05-31T16:25:00Z"/>
          <w:lang w:val="bs-Latn-BA"/>
        </w:rPr>
        <w:pPrChange w:id="4862"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4863" w:author="Rajo" w:date="2018-05-31T14:42:00Z"/>
          <w:lang w:val="bs-Latn-BA"/>
        </w:rPr>
        <w:pPrChange w:id="4864" w:author="Rajo" w:date="2018-05-31T17:19:00Z">
          <w:pPr>
            <w:spacing w:line="240" w:lineRule="auto"/>
            <w:ind w:firstLine="576"/>
            <w:jc w:val="both"/>
          </w:pPr>
        </w:pPrChange>
      </w:pPr>
      <w:del w:id="4865"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4866" w:author="Rajo" w:date="2018-05-31T16:25:00Z" w:name="move515547274"/>
      <w:moveFrom w:id="4867" w:author="Rajo" w:date="2018-05-31T16:25:00Z">
        <w:del w:id="4868" w:author="Rajo" w:date="2018-05-31T16:25:00Z">
          <w:r w:rsidDel="00357239">
            <w:rPr>
              <w:vertAlign w:val="superscript"/>
              <w:lang w:val="bs-Latn-BA"/>
            </w:rPr>
            <w:delText>[20]</w:delText>
          </w:r>
        </w:del>
      </w:moveFrom>
      <w:moveFromRangeEnd w:id="4866"/>
    </w:p>
    <w:p w14:paraId="07EB9C4C" w14:textId="77777777" w:rsidR="00E94ADE" w:rsidDel="007303D5" w:rsidRDefault="00E94ADE" w:rsidP="008A2C52">
      <w:pPr>
        <w:spacing w:line="240" w:lineRule="auto"/>
        <w:jc w:val="both"/>
        <w:rPr>
          <w:del w:id="4869" w:author="Rajo" w:date="2018-05-31T17:19:00Z"/>
          <w:lang w:val="bs-Latn-BA"/>
        </w:rPr>
      </w:pPr>
    </w:p>
    <w:p w14:paraId="74D7D464" w14:textId="1B63BD4E" w:rsidR="00E94ADE" w:rsidDel="007303D5" w:rsidRDefault="00E94ADE">
      <w:pPr>
        <w:spacing w:line="240" w:lineRule="auto"/>
        <w:jc w:val="both"/>
        <w:rPr>
          <w:del w:id="4870" w:author="Rajo" w:date="2018-05-31T17:19:00Z"/>
          <w:lang w:val="bs-Latn-BA"/>
        </w:rPr>
      </w:pPr>
    </w:p>
    <w:p w14:paraId="16FBF6CB" w14:textId="00D2C835" w:rsidR="00E94ADE" w:rsidDel="007303D5" w:rsidRDefault="00CC5052">
      <w:pPr>
        <w:pStyle w:val="Heading2"/>
        <w:spacing w:line="240" w:lineRule="auto"/>
        <w:jc w:val="both"/>
        <w:rPr>
          <w:del w:id="4871" w:author="Rajo" w:date="2018-05-31T17:19:00Z"/>
          <w:lang w:val="bs-Latn-BA"/>
        </w:rPr>
      </w:pPr>
      <w:bookmarkStart w:id="4872" w:name="_Toc511154458"/>
      <w:commentRangeStart w:id="4873"/>
      <w:del w:id="4874" w:author="Rajo" w:date="2018-05-31T17:19:00Z">
        <w:r w:rsidDel="007303D5">
          <w:rPr>
            <w:lang w:val="bs-Latn-BA"/>
          </w:rPr>
          <w:delText>OAuth 2.0</w:delText>
        </w:r>
        <w:bookmarkEnd w:id="4872"/>
        <w:commentRangeEnd w:id="4873"/>
        <w:r w:rsidDel="007303D5">
          <w:commentReference w:id="4873"/>
        </w:r>
      </w:del>
    </w:p>
    <w:p w14:paraId="5B3783F7" w14:textId="31575559" w:rsidR="00E94ADE" w:rsidDel="007303D5" w:rsidRDefault="00E94ADE">
      <w:pPr>
        <w:spacing w:line="240" w:lineRule="auto"/>
        <w:rPr>
          <w:del w:id="4875" w:author="Rajo" w:date="2018-05-31T17:19:00Z"/>
          <w:lang w:val="bs-Latn-BA"/>
        </w:rPr>
      </w:pPr>
    </w:p>
    <w:p w14:paraId="7BCE79BC" w14:textId="0BBE990C" w:rsidR="00E94ADE" w:rsidDel="007303D5" w:rsidRDefault="00CC5052">
      <w:pPr>
        <w:spacing w:line="240" w:lineRule="auto"/>
        <w:ind w:firstLine="576"/>
        <w:jc w:val="both"/>
        <w:rPr>
          <w:del w:id="4876" w:author="Rajo" w:date="2018-05-31T17:19:00Z"/>
          <w:lang w:val="bs-Latn-BA"/>
        </w:rPr>
      </w:pPr>
      <w:del w:id="4877"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20"/>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4880" w:author="Rajo" w:date="2018-05-31T17:19:00Z"/>
          <w:lang w:val="bs-Latn-BA"/>
        </w:rPr>
      </w:pPr>
    </w:p>
    <w:p w14:paraId="02E6680B" w14:textId="727A2A50" w:rsidR="00E94ADE" w:rsidDel="007303D5" w:rsidRDefault="00CC5052">
      <w:pPr>
        <w:spacing w:line="240" w:lineRule="auto"/>
        <w:ind w:firstLine="576"/>
        <w:jc w:val="both"/>
        <w:rPr>
          <w:del w:id="4881" w:author="Rajo" w:date="2018-05-31T17:19:00Z"/>
          <w:lang w:val="bs-Latn-BA"/>
        </w:rPr>
      </w:pPr>
      <w:del w:id="4882"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4883" w:author="Rajo" w:date="2018-05-31T17:19:00Z"/>
          <w:lang w:val="bs-Latn-BA"/>
        </w:rPr>
      </w:pPr>
    </w:p>
    <w:p w14:paraId="07A8AE40" w14:textId="74D772F3" w:rsidR="00E94ADE" w:rsidDel="007303D5" w:rsidRDefault="00CC5052">
      <w:pPr>
        <w:spacing w:line="240" w:lineRule="auto"/>
        <w:ind w:firstLine="360"/>
        <w:jc w:val="both"/>
        <w:rPr>
          <w:del w:id="4884" w:author="Rajo" w:date="2018-05-31T17:19:00Z"/>
          <w:lang w:val="bs-Latn-BA"/>
        </w:rPr>
      </w:pPr>
      <w:del w:id="4885"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4886"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4887" w:author="Rajo" w:date="2018-05-31T17:19:00Z"/>
          <w:lang w:val="bs-Latn-BA"/>
        </w:rPr>
      </w:pPr>
      <w:del w:id="4888"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4889" w:author="Rajo" w:date="2018-05-31T17:19:00Z"/>
          <w:lang w:val="bs-Latn-BA"/>
        </w:rPr>
      </w:pPr>
      <w:del w:id="4890"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4891" w:author="Rajo" w:date="2018-05-31T17:19:00Z"/>
          <w:lang w:val="bs-Latn-BA"/>
        </w:rPr>
      </w:pPr>
      <w:del w:id="4892"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4893" w:author="Rajo" w:date="2018-05-31T17:19:00Z"/>
          <w:lang w:val="bs-Latn-BA"/>
        </w:rPr>
      </w:pPr>
      <w:del w:id="4894"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4895" w:author="Rajo" w:date="2018-05-31T17:19:00Z"/>
          <w:lang w:val="bs-Latn-BA"/>
        </w:rPr>
      </w:pPr>
      <w:del w:id="4896"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4897" w:author="Rajo" w:date="2018-05-31T17:19:00Z"/>
          <w:lang w:val="bs-Latn-BA"/>
        </w:rPr>
      </w:pPr>
    </w:p>
    <w:p w14:paraId="73668117" w14:textId="2FEEC93D" w:rsidR="00E94ADE" w:rsidDel="007303D5" w:rsidRDefault="00CC5052">
      <w:pPr>
        <w:keepNext/>
        <w:spacing w:line="240" w:lineRule="auto"/>
        <w:jc w:val="both"/>
        <w:rPr>
          <w:del w:id="4898" w:author="Rajo" w:date="2018-05-31T17:19:00Z"/>
          <w:lang w:val="bs-Latn-BA"/>
        </w:rPr>
      </w:pPr>
      <w:del w:id="4899" w:author="Rajo" w:date="2018-05-31T17:19:00Z">
        <w:r w:rsidDel="007303D5">
          <w:rPr>
            <w:noProof/>
          </w:rPr>
          <mc:AlternateContent>
            <mc:Choice Requires="wpc">
              <w:drawing>
                <wp:inline distT="0" distB="0" distL="0" distR="0" wp14:anchorId="7C395792" wp14:editId="0B1FB3C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9B0D46" w:rsidRDefault="009B0D46">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9B0D46" w:rsidRDefault="009B0D46">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90"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">
                  <v:shape id="_x0000_s1491" type="#_x0000_t75" style="position:absolute;width:59150;height:33432;visibility:visible;mso-wrap-style:square">
                    <v:fill o:detectmouseclick="t"/>
                    <v:path o:connecttype="none"/>
                  </v:shape>
                  <v:roundrect id="Rectangle: Rounded Corners 106" o:spid="_x0000_s1492"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9B0D46" w:rsidRDefault="009B0D46">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v:textbox>
                  </v:roundrect>
                  <v:roundrect id="Rectangle: Rounded Corners 107" o:spid="_x0000_s1493"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9B0D46" w:rsidRDefault="009B0D46">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v:textbox>
                  </v:roundrect>
                  <v:roundrect id="Rectangle: Rounded Corners 108" o:spid="_x0000_s1494"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95"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96"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97"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98"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99"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500"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501"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502"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503"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504"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505"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506"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507"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508"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509"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9B0D46" w:rsidRDefault="009B0D46">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v:textbox>
                  </v:shape>
                  <v:shape id="Text Box 105" o:spid="_x0000_s1510"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v:textbox>
                  </v:shape>
                  <v:shape id="Text Box 105" o:spid="_x0000_s1511"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9B0D46" w:rsidRDefault="009B0D46">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v:textbox>
                  </v:shape>
                  <v:shape id="Text Box 105" o:spid="_x0000_s1512"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v:textbox>
                  </v:shape>
                  <v:shape id="Text Box 105" o:spid="_x0000_s1513"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v:textbox>
                  </v:shape>
                  <v:line id="Straight Connector 337" o:spid="_x0000_s1514"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515"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516"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517"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v:textbox>
                  </v:shape>
                  <v:line id="Straight Connector 333" o:spid="_x0000_s1518"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519"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520"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v:textbox>
                  </v:shape>
                  <v:shape id="Text Box 105" o:spid="_x0000_s1521"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9B0D46" w:rsidRDefault="009B0D46">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v:textbox>
                  </v:shape>
                  <w10:anchorlock/>
                </v:group>
              </w:pict>
            </mc:Fallback>
          </mc:AlternateContent>
        </w:r>
      </w:del>
    </w:p>
    <w:p w14:paraId="3E73564D" w14:textId="4B5DE17C" w:rsidR="00E94ADE" w:rsidDel="007303D5" w:rsidRDefault="00CC5052">
      <w:pPr>
        <w:pStyle w:val="Caption"/>
        <w:jc w:val="center"/>
        <w:rPr>
          <w:del w:id="4900" w:author="Rajo" w:date="2018-05-31T17:19:00Z"/>
          <w:lang w:val="bs-Latn-BA"/>
        </w:rPr>
      </w:pPr>
      <w:del w:id="4901" w:author="Rajo" w:date="2018-05-31T17:19:00Z">
        <w:r w:rsidDel="007303D5">
          <w:rPr>
            <w:lang w:val="bs-Latn-BA"/>
          </w:rPr>
          <w:delText xml:space="preserve">Slika </w:delText>
        </w:r>
      </w:del>
      <w:del w:id="4902"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9</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del w:id="4903"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4904" w:author="Rajo" w:date="2018-05-31T17:19:00Z"/>
          <w:lang w:val="bs-Latn-BA"/>
        </w:rPr>
      </w:pPr>
    </w:p>
    <w:p w14:paraId="6B8FB12E" w14:textId="0B02B755" w:rsidR="00E94ADE" w:rsidDel="007303D5" w:rsidRDefault="00CC5052">
      <w:pPr>
        <w:spacing w:line="240" w:lineRule="auto"/>
        <w:ind w:firstLine="360"/>
        <w:jc w:val="both"/>
        <w:rPr>
          <w:del w:id="4905" w:author="Rajo" w:date="2018-05-31T17:19:00Z"/>
          <w:lang w:val="bs-Latn-BA"/>
        </w:rPr>
      </w:pPr>
      <w:del w:id="4906"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4907"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4908" w:author="Rajo" w:date="2018-05-31T17:19:00Z"/>
          <w:lang w:val="bs-Latn-BA"/>
        </w:rPr>
      </w:pPr>
      <w:del w:id="4909"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4910" w:author="Rajo" w:date="2018-05-31T17:19:00Z"/>
          <w:lang w:val="bs-Latn-BA"/>
        </w:rPr>
      </w:pPr>
      <w:del w:id="4911"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4912" w:author="Rajo" w:date="2018-05-31T17:19:00Z"/>
          <w:lang w:val="bs-Latn-BA"/>
        </w:rPr>
      </w:pPr>
      <w:del w:id="4913"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4914" w:author="Rajo" w:date="2018-05-31T17:19:00Z"/>
          <w:lang w:val="bs-Latn-BA"/>
        </w:rPr>
      </w:pPr>
      <w:del w:id="4915"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4916" w:author="Rajo" w:date="2018-05-31T17:19:00Z"/>
          <w:lang w:val="bs-Latn-BA"/>
        </w:rPr>
      </w:pPr>
      <w:del w:id="4917"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4918" w:author="Rajo" w:date="2018-05-31T17:19:00Z"/>
          <w:lang w:val="bs-Latn-BA"/>
        </w:rPr>
      </w:pPr>
      <w:del w:id="4919"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4920" w:author="Rajo" w:date="2018-05-31T17:19:00Z"/>
          <w:lang w:val="bs-Latn-BA"/>
        </w:rPr>
      </w:pPr>
    </w:p>
    <w:p w14:paraId="5EB29BAF" w14:textId="33AC2C2E" w:rsidR="00E94ADE" w:rsidDel="007303D5" w:rsidRDefault="00CC5052">
      <w:pPr>
        <w:spacing w:line="240" w:lineRule="auto"/>
        <w:ind w:firstLine="360"/>
        <w:jc w:val="both"/>
        <w:rPr>
          <w:del w:id="4921" w:author="Rajo" w:date="2018-05-31T17:19:00Z"/>
          <w:lang w:val="bs-Latn-BA"/>
        </w:rPr>
      </w:pPr>
      <w:del w:id="4922"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4923" w:author="Rajo" w:date="2018-05-31T17:19:00Z"/>
          <w:lang w:val="bs-Latn-BA"/>
        </w:rPr>
      </w:pPr>
    </w:p>
    <w:p w14:paraId="240728F0" w14:textId="3F500C7F" w:rsidR="00E94ADE" w:rsidDel="007303D5" w:rsidRDefault="00CC5052">
      <w:pPr>
        <w:spacing w:line="240" w:lineRule="auto"/>
        <w:ind w:firstLine="360"/>
        <w:jc w:val="both"/>
        <w:rPr>
          <w:del w:id="4924" w:author="Rajo" w:date="2018-05-31T17:19:00Z"/>
          <w:lang w:val="bs-Latn-BA"/>
        </w:rPr>
      </w:pPr>
      <w:commentRangeStart w:id="4925"/>
      <w:commentRangeStart w:id="4926"/>
      <w:del w:id="4927" w:author="Rajo" w:date="2018-05-31T17:19:00Z">
        <w:r w:rsidDel="007303D5">
          <w:rPr>
            <w:lang w:val="bs-Latn-BA"/>
          </w:rPr>
          <w:delText>Velika prednost OAuth2</w:delText>
        </w:r>
        <w:commentRangeEnd w:id="4925"/>
        <w:r w:rsidDel="007303D5">
          <w:commentReference w:id="4925"/>
        </w:r>
        <w:commentRangeEnd w:id="4926"/>
        <w:r w:rsidR="0035717F" w:rsidDel="007303D5">
          <w:rPr>
            <w:rStyle w:val="CommentReference"/>
          </w:rPr>
          <w:commentReference w:id="4926"/>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4928" w:author="Rajo" w:date="2018-05-31T17:19:00Z"/>
          <w:lang w:val="bs-Latn-BA"/>
        </w:rPr>
      </w:pPr>
    </w:p>
    <w:p w14:paraId="1F813212" w14:textId="581854FC" w:rsidR="00E94ADE" w:rsidDel="007303D5" w:rsidRDefault="00CC5052">
      <w:pPr>
        <w:spacing w:line="240" w:lineRule="auto"/>
        <w:ind w:firstLine="360"/>
        <w:jc w:val="both"/>
        <w:rPr>
          <w:del w:id="4929" w:author="Rajo" w:date="2018-05-31T17:19:00Z"/>
          <w:lang w:val="bs-Latn-BA"/>
        </w:rPr>
      </w:pPr>
      <w:del w:id="4930"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4931" w:author="Rajo" w:date="2018-05-31T17:19:00Z"/>
          <w:lang w:val="bs-Latn-BA"/>
        </w:rPr>
      </w:pPr>
    </w:p>
    <w:p w14:paraId="26432E32" w14:textId="4FD32324" w:rsidR="00E94ADE" w:rsidDel="007303D5" w:rsidRDefault="00E94ADE">
      <w:pPr>
        <w:spacing w:line="240" w:lineRule="auto"/>
        <w:jc w:val="both"/>
        <w:rPr>
          <w:del w:id="4932" w:author="Rajo" w:date="2018-05-31T17:19:00Z"/>
          <w:lang w:val="bs-Latn-BA"/>
        </w:rPr>
      </w:pPr>
    </w:p>
    <w:p w14:paraId="7A4FF114" w14:textId="516815BD" w:rsidR="00E94ADE" w:rsidDel="007303D5" w:rsidRDefault="00CC5052">
      <w:pPr>
        <w:pStyle w:val="Heading3"/>
        <w:spacing w:line="240" w:lineRule="auto"/>
        <w:jc w:val="both"/>
        <w:rPr>
          <w:del w:id="4933" w:author="Rajo" w:date="2018-05-31T17:19:00Z"/>
          <w:lang w:val="bs-Latn-BA"/>
        </w:rPr>
      </w:pPr>
      <w:bookmarkStart w:id="4934" w:name="_Toc511154459"/>
      <w:del w:id="4935" w:author="Rajo" w:date="2018-05-31T17:19:00Z">
        <w:r w:rsidDel="007303D5">
          <w:rPr>
            <w:lang w:val="bs-Latn-BA"/>
          </w:rPr>
          <w:delText>OAuth2 nedostaci</w:delText>
        </w:r>
        <w:bookmarkEnd w:id="4934"/>
      </w:del>
    </w:p>
    <w:p w14:paraId="67E07FF4" w14:textId="2116E434" w:rsidR="00E94ADE" w:rsidDel="007303D5" w:rsidRDefault="00E94ADE">
      <w:pPr>
        <w:spacing w:line="240" w:lineRule="auto"/>
        <w:rPr>
          <w:del w:id="4936" w:author="Rajo" w:date="2018-05-31T17:19:00Z"/>
          <w:lang w:val="bs-Latn-BA"/>
        </w:rPr>
      </w:pPr>
    </w:p>
    <w:p w14:paraId="2A999EDD" w14:textId="13FE2C8B" w:rsidR="00E94ADE" w:rsidDel="007303D5" w:rsidRDefault="00CC5052">
      <w:pPr>
        <w:spacing w:line="240" w:lineRule="auto"/>
        <w:ind w:firstLine="720"/>
        <w:jc w:val="both"/>
        <w:rPr>
          <w:del w:id="4937" w:author="Rajo" w:date="2018-05-31T17:19:00Z"/>
          <w:lang w:val="bs-Latn-BA"/>
        </w:rPr>
      </w:pPr>
      <w:del w:id="4938"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4939" w:author="Rajo" w:date="2018-05-31T17:19:00Z"/>
          <w:lang w:val="bs-Latn-BA"/>
        </w:rPr>
      </w:pPr>
    </w:p>
    <w:p w14:paraId="0B6D6816" w14:textId="0E51F323" w:rsidR="00E94ADE" w:rsidDel="007303D5" w:rsidRDefault="00CC5052">
      <w:pPr>
        <w:spacing w:line="240" w:lineRule="auto"/>
        <w:ind w:firstLine="720"/>
        <w:jc w:val="both"/>
        <w:rPr>
          <w:del w:id="4940" w:author="Rajo" w:date="2018-05-31T17:19:00Z"/>
          <w:lang w:val="bs-Latn-BA"/>
        </w:rPr>
      </w:pPr>
      <w:del w:id="4941"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4942" w:author="Rajo" w:date="2018-05-31T17:19:00Z"/>
          <w:lang w:val="bs-Latn-BA"/>
        </w:rPr>
      </w:pPr>
    </w:p>
    <w:p w14:paraId="26407ABA" w14:textId="5B8B4393" w:rsidR="00E94ADE" w:rsidDel="007303D5" w:rsidRDefault="00CC5052">
      <w:pPr>
        <w:spacing w:line="240" w:lineRule="auto"/>
        <w:ind w:firstLine="576"/>
        <w:jc w:val="both"/>
        <w:rPr>
          <w:del w:id="4943" w:author="Rajo" w:date="2018-05-31T17:19:00Z"/>
          <w:lang w:val="bs-Latn-BA"/>
        </w:rPr>
      </w:pPr>
      <w:commentRangeStart w:id="4944"/>
      <w:commentRangeStart w:id="4945"/>
      <w:del w:id="4946" w:author="Rajo" w:date="2018-05-31T17:19:00Z">
        <w:r w:rsidDel="007303D5">
          <w:rPr>
            <w:lang w:val="bs-Latn-BA"/>
          </w:rPr>
          <w:delText>OAuth2 je ipak široko prihvaćen</w:delText>
        </w:r>
        <w:commentRangeEnd w:id="4944"/>
        <w:r w:rsidDel="007303D5">
          <w:commentReference w:id="4944"/>
        </w:r>
        <w:commentRangeEnd w:id="4945"/>
        <w:r w:rsidR="00251FBF" w:rsidDel="007303D5">
          <w:rPr>
            <w:rStyle w:val="CommentReference"/>
          </w:rPr>
          <w:commentReference w:id="4945"/>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4947" w:author="Rajo" w:date="2018-05-31T17:19:00Z"/>
          <w:lang w:val="bs-Latn-BA"/>
        </w:rPr>
      </w:pPr>
    </w:p>
    <w:p w14:paraId="277DCCF7" w14:textId="5327267C" w:rsidR="00E94ADE" w:rsidDel="007303D5" w:rsidRDefault="00E94ADE">
      <w:pPr>
        <w:spacing w:line="240" w:lineRule="auto"/>
        <w:jc w:val="both"/>
        <w:rPr>
          <w:del w:id="4948" w:author="Rajo" w:date="2018-05-31T17:19:00Z"/>
          <w:lang w:val="bs-Latn-BA"/>
        </w:rPr>
      </w:pPr>
    </w:p>
    <w:p w14:paraId="202CDD8C" w14:textId="51866E25" w:rsidR="00E94ADE" w:rsidDel="007303D5" w:rsidRDefault="00CC5052">
      <w:pPr>
        <w:pStyle w:val="Heading2"/>
        <w:spacing w:line="240" w:lineRule="auto"/>
        <w:jc w:val="both"/>
        <w:rPr>
          <w:del w:id="4949" w:author="Rajo" w:date="2018-05-31T17:19:00Z"/>
          <w:lang w:val="bs-Latn-BA"/>
        </w:rPr>
      </w:pPr>
      <w:bookmarkStart w:id="4950" w:name="_Toc511154460"/>
      <w:commentRangeStart w:id="4951"/>
      <w:del w:id="4952" w:author="Rajo" w:date="2018-05-31T17:19:00Z">
        <w:r w:rsidDel="007303D5">
          <w:rPr>
            <w:lang w:val="bs-Latn-BA"/>
          </w:rPr>
          <w:delText>Rezime – SAML vs. OAuth2</w:delText>
        </w:r>
        <w:bookmarkEnd w:id="4950"/>
        <w:commentRangeEnd w:id="4951"/>
        <w:r w:rsidDel="007303D5">
          <w:commentReference w:id="4951"/>
        </w:r>
      </w:del>
    </w:p>
    <w:p w14:paraId="743C1813" w14:textId="2D3C52E4" w:rsidR="00E94ADE" w:rsidDel="007303D5" w:rsidRDefault="00E94ADE">
      <w:pPr>
        <w:spacing w:line="240" w:lineRule="auto"/>
        <w:rPr>
          <w:del w:id="4953" w:author="Rajo" w:date="2018-05-31T17:19:00Z"/>
          <w:lang w:val="bs-Latn-BA"/>
        </w:rPr>
      </w:pPr>
    </w:p>
    <w:p w14:paraId="40749766" w14:textId="2D860CA7" w:rsidR="00E94ADE" w:rsidDel="00251FBF" w:rsidRDefault="00CC5052">
      <w:pPr>
        <w:spacing w:line="240" w:lineRule="auto"/>
        <w:ind w:firstLine="576"/>
        <w:jc w:val="both"/>
        <w:rPr>
          <w:del w:id="4954" w:author="Rajo" w:date="2018-05-31T16:44:00Z"/>
          <w:lang w:val="bs-Latn-BA"/>
        </w:rPr>
      </w:pPr>
      <w:del w:id="4955"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4956" w:author="Rajo" w:date="2018-05-31T17:19:00Z"/>
          <w:lang w:val="bs-Latn-BA"/>
        </w:rPr>
        <w:pPrChange w:id="4957"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4958" w:author="Rajo" w:date="2018-05-31T16:44:00Z"/>
          <w:lang w:val="bs-Latn-BA"/>
        </w:rPr>
      </w:pPr>
      <w:del w:id="4959"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4960" w:author="Rajo" w:date="2018-05-31T17:19:00Z"/>
          <w:lang w:val="bs-Latn-BA"/>
        </w:rPr>
        <w:pPrChange w:id="4961"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4962" w:author="Rajo" w:date="2018-05-31T16:44:00Z"/>
          <w:lang w:val="bs-Latn-BA"/>
        </w:rPr>
      </w:pPr>
      <w:del w:id="4963"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4964" w:author="Rajo" w:date="2018-05-31T17:19:00Z"/>
          <w:lang w:val="bs-Latn-BA"/>
        </w:rPr>
        <w:pPrChange w:id="4965"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4966" w:author="Rajo" w:date="2018-05-31T17:19:00Z"/>
          <w:lang w:val="bs-Latn-BA"/>
        </w:rPr>
      </w:pPr>
      <w:del w:id="4967"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4968" w:author="Rajo" w:date="2018-05-31T17:20:00Z"/>
          <w:lang w:val="bs-Latn-BA"/>
        </w:rPr>
      </w:pPr>
      <w:del w:id="4969" w:author="Rajo" w:date="2018-05-31T17:19:00Z">
        <w:r w:rsidDel="007303D5">
          <w:rPr>
            <w:lang w:val="bs-Latn-BA"/>
          </w:rPr>
          <w:br w:type="page"/>
        </w:r>
      </w:del>
    </w:p>
    <w:p w14:paraId="5957B9B7" w14:textId="77777777" w:rsidR="00E94ADE" w:rsidDel="0072392D" w:rsidRDefault="00CC5052">
      <w:pPr>
        <w:pStyle w:val="Heading1"/>
        <w:rPr>
          <w:del w:id="4970" w:author="Rajo" w:date="2018-06-17T15:04:00Z"/>
          <w:lang w:val="bs-Latn-BA"/>
        </w:rPr>
        <w:pPrChange w:id="4971" w:author="Rajo" w:date="2018-05-31T17:20:00Z">
          <w:pPr>
            <w:pStyle w:val="Heading1"/>
            <w:spacing w:line="240" w:lineRule="auto"/>
            <w:jc w:val="both"/>
          </w:pPr>
        </w:pPrChange>
      </w:pPr>
      <w:bookmarkStart w:id="4972" w:name="_Toc511154461"/>
      <w:r>
        <w:rPr>
          <w:lang w:val="bs-Latn-BA"/>
        </w:rPr>
        <w:t>IMPLEMENTACIJA SSO SERVERA</w:t>
      </w:r>
      <w:bookmarkEnd w:id="4972"/>
    </w:p>
    <w:p w14:paraId="157C7780" w14:textId="77777777" w:rsidR="00E94ADE" w:rsidRPr="00143689" w:rsidRDefault="00E94ADE">
      <w:pPr>
        <w:pStyle w:val="Heading1"/>
        <w:rPr>
          <w:lang w:val="bs-Latn-BA"/>
        </w:rPr>
        <w:pPrChange w:id="4973" w:author="Rajo" w:date="2018-06-17T15:04:00Z">
          <w:pPr>
            <w:spacing w:line="240" w:lineRule="auto"/>
            <w:jc w:val="both"/>
          </w:pPr>
        </w:pPrChange>
      </w:pPr>
    </w:p>
    <w:p w14:paraId="6301310E" w14:textId="77777777" w:rsidR="00E94ADE" w:rsidDel="00180D56" w:rsidRDefault="00CC5052">
      <w:pPr>
        <w:spacing w:line="240" w:lineRule="auto"/>
        <w:ind w:firstLine="360"/>
        <w:jc w:val="both"/>
        <w:rPr>
          <w:del w:id="4974"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Single-Log-Out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ind w:firstLine="360"/>
        <w:jc w:val="both"/>
        <w:rPr>
          <w:lang w:val="bs-Latn-BA"/>
        </w:rPr>
        <w:pPrChange w:id="4975"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4976" w:author="Rajo" w:date="2018-06-01T17:28:00Z"/>
          <w:lang w:val="bs-Latn-BA"/>
        </w:rPr>
      </w:pPr>
      <w:r>
        <w:rPr>
          <w:lang w:val="bs-Latn-BA"/>
        </w:rPr>
        <w:t xml:space="preserve">Implementacija se sastoji od implementacije SSO servera, tj. </w:t>
      </w:r>
      <w:del w:id="4977" w:author="Rajo" w:date="2018-05-23T20:13:00Z">
        <w:r w:rsidDel="00910C56">
          <w:rPr>
            <w:lang w:val="bs-Latn-BA"/>
          </w:rPr>
          <w:delText>provajdera identiteta</w:delText>
        </w:r>
      </w:del>
      <w:ins w:id="4978" w:author="Rajo" w:date="2018-05-23T20:13:00Z">
        <w:r w:rsidR="00910C56">
          <w:rPr>
            <w:lang w:val="bs-Latn-BA"/>
          </w:rPr>
          <w:t>davaoca identiteta</w:t>
        </w:r>
      </w:ins>
      <w:r>
        <w:rPr>
          <w:lang w:val="bs-Latn-BA"/>
        </w:rPr>
        <w:t xml:space="preserve"> (IdP-a), te dvije demonstrativne klijentske aplikacije koje predstavljaju </w:t>
      </w:r>
      <w:del w:id="4979" w:author="Rajo" w:date="2018-05-23T20:17:00Z">
        <w:r w:rsidDel="00910C56">
          <w:rPr>
            <w:lang w:val="bs-Latn-BA"/>
          </w:rPr>
          <w:delText>servis provajdere</w:delText>
        </w:r>
      </w:del>
      <w:ins w:id="4980" w:author="Rajo" w:date="2018-05-23T20:17:00Z">
        <w:r w:rsidR="00910C56">
          <w:rPr>
            <w:lang w:val="bs-Latn-BA"/>
          </w:rPr>
          <w:t>davaoce usluge</w:t>
        </w:r>
      </w:ins>
      <w:r>
        <w:rPr>
          <w:lang w:val="bs-Latn-BA"/>
        </w:rPr>
        <w:t xml:space="preserve"> (SP), koji vrše komunikaciju sa IdP-om u cilju njegove autentikacije i autorizacije. </w:t>
      </w:r>
      <w:r>
        <w:t>S</w:t>
      </w:r>
      <w:r>
        <w:rPr>
          <w:lang w:val="bs-Latn-BA"/>
        </w:rPr>
        <w:t>istem je moguće proširiti sa više klijentskih aplikacija koje se povezuju na server.</w:t>
      </w:r>
    </w:p>
    <w:p w14:paraId="31C812D3" w14:textId="77777777" w:rsidR="00E94ADE" w:rsidRDefault="00E94ADE">
      <w:pPr>
        <w:spacing w:line="240" w:lineRule="auto"/>
        <w:ind w:firstLine="360"/>
        <w:jc w:val="both"/>
        <w:rPr>
          <w:lang w:val="bs-Latn-BA"/>
        </w:rPr>
        <w:pPrChange w:id="4981"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4982" w:author="Rajo" w:date="2018-06-01T17:28:00Z"/>
          <w:lang w:val="bs-Latn-BA"/>
        </w:rPr>
      </w:pPr>
      <w:r>
        <w:rPr>
          <w:lang w:val="bs-Latn-BA"/>
        </w:rPr>
        <w:t xml:space="preserve">Klijentske aplikacije su neophodne za demonstraciju funkcionisanja SSO servera, a služe i kao primjer za podešavanje nekog drugog </w:t>
      </w:r>
      <w:del w:id="4983" w:author="Rajo" w:date="2018-05-23T20:04:00Z">
        <w:r w:rsidDel="00847196">
          <w:rPr>
            <w:lang w:val="bs-Latn-BA"/>
          </w:rPr>
          <w:delText>servis provajdera</w:delText>
        </w:r>
      </w:del>
      <w:ins w:id="4984" w:author="Rajo" w:date="2018-05-23T20:08:00Z">
        <w:r w:rsidR="00BD270B">
          <w:rPr>
            <w:lang w:val="bs-Latn-BA"/>
          </w:rPr>
          <w:t>davaoca usluge</w:t>
        </w:r>
      </w:ins>
      <w:r>
        <w:rPr>
          <w:lang w:val="bs-Latn-BA"/>
        </w:rPr>
        <w:t xml:space="preserve"> koji treba povezati sa njim. Implementirane su kao veoma jednostavne </w:t>
      </w:r>
      <w:r>
        <w:rPr>
          <w:i/>
          <w:lang w:val="bs-Latn-BA"/>
        </w:rPr>
        <w:t>Spring Boot</w:t>
      </w:r>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IdP-om, klijentske aplikacije koriste biblioteku generisanu od strane samog IdP-a, pri čemu ta biblioteka obezbjeđuje jednostavan i standardizovan način generisanja SAML poruka koje se razmijenjuju između klijenta i servera, kao i URL adresa na koje se te poruke šalju. </w:t>
      </w:r>
      <w:commentRangeStart w:id="4985"/>
      <w:r>
        <w:rPr>
          <w:lang w:val="bs-Latn-BA"/>
        </w:rPr>
        <w:t>Analizirani serveri Apereo CAS i Shibboleth takođe nude gotovo rješenje za integraciju sa IdP-om, dok to nije slučaj sa WSO IS-om.</w:t>
      </w:r>
      <w:commentRangeEnd w:id="4985"/>
      <w:r w:rsidR="00297C24">
        <w:rPr>
          <w:rStyle w:val="CommentReference"/>
        </w:rPr>
        <w:commentReference w:id="4985"/>
      </w:r>
    </w:p>
    <w:p w14:paraId="4DA56B60" w14:textId="77777777" w:rsidR="00E94ADE" w:rsidRDefault="00E94ADE">
      <w:pPr>
        <w:spacing w:line="240" w:lineRule="auto"/>
        <w:ind w:firstLine="360"/>
        <w:jc w:val="both"/>
        <w:rPr>
          <w:lang w:val="bs-Latn-BA"/>
        </w:rPr>
        <w:pPrChange w:id="4986"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4987" w:author="Rajo" w:date="2018-06-01T17:28:00Z"/>
          <w:lang w:val="bs-Latn-BA"/>
        </w:rPr>
      </w:pPr>
      <w:r>
        <w:rPr>
          <w:lang w:val="bs-Latn-BA"/>
        </w:rPr>
        <w:t xml:space="preserve">IdP aplikacija je takođe </w:t>
      </w:r>
      <w:r>
        <w:rPr>
          <w:i/>
          <w:lang w:val="bs-Latn-BA"/>
        </w:rPr>
        <w:t>Spring Boot</w:t>
      </w:r>
      <w:r>
        <w:rPr>
          <w:lang w:val="bs-Latn-BA"/>
        </w:rPr>
        <w:t xml:space="preserve"> aplikacija, i sadrži samo stranicu za prijavu koja se prikazuje ukoliko korisnik (preusmjeren na IdP od strane SP-a) još uvijek ne posjeduje važeći sigurnosni kontekst na IdP strani, tj. nije autentikovan. Kao što je gore navedeno, IdP aplikacija generiše klijentsku biblioteku koja olakšava njegovu integraciju sa serverom, a za pakovanje odgovarajućih klasa biblioteke u JAR datoteku, koristi se </w:t>
      </w:r>
      <w:r>
        <w:rPr>
          <w:i/>
          <w:lang w:val="bs-Latn-BA"/>
        </w:rPr>
        <w:t>Maven</w:t>
      </w:r>
      <w:r>
        <w:rPr>
          <w:lang w:val="bs-Latn-BA"/>
        </w:rPr>
        <w:t xml:space="preserve"> </w:t>
      </w:r>
      <w:r>
        <w:rPr>
          <w:i/>
          <w:lang w:val="bs-Latn-BA"/>
        </w:rPr>
        <w:t>plugin</w:t>
      </w:r>
      <w:r>
        <w:rPr>
          <w:lang w:val="bs-Latn-BA"/>
        </w:rPr>
        <w:t xml:space="preserve">. Biblioteka sadrži metodu za kreiranje </w:t>
      </w:r>
      <w:r>
        <w:rPr>
          <w:i/>
          <w:lang w:val="bs-Latn-BA"/>
        </w:rPr>
        <w:t>AuthnRequest</w:t>
      </w:r>
      <w:r>
        <w:rPr>
          <w:lang w:val="bs-Latn-BA"/>
        </w:rPr>
        <w:t xml:space="preserve"> poruke i njenu pripremu za slanje putem preusmjeravanja, zatim metodu za generisanje odgovarajućeg HTTP preusmjeravanja koje sadrži tačnu putanju do IdP-a, kao i metodu za konvertovanje SAML odgovora u odgovarajući </w:t>
      </w:r>
      <w:r>
        <w:rPr>
          <w:i/>
          <w:lang w:val="bs-Latn-BA"/>
        </w:rPr>
        <w:t>Response</w:t>
      </w:r>
      <w:r>
        <w:rPr>
          <w:lang w:val="bs-Latn-BA"/>
        </w:rPr>
        <w:t xml:space="preserve"> objekat iz </w:t>
      </w:r>
      <w:r>
        <w:rPr>
          <w:i/>
          <w:lang w:val="bs-Latn-BA"/>
        </w:rPr>
        <w:t>OpenSAML</w:t>
      </w:r>
      <w:r>
        <w:rPr>
          <w:lang w:val="bs-Latn-BA"/>
        </w:rPr>
        <w:t xml:space="preserve"> biblioteke.</w:t>
      </w:r>
    </w:p>
    <w:p w14:paraId="6C61BB4E" w14:textId="77777777" w:rsidR="00E94ADE" w:rsidRDefault="00E94ADE">
      <w:pPr>
        <w:spacing w:line="240" w:lineRule="auto"/>
        <w:ind w:firstLine="360"/>
        <w:jc w:val="both"/>
        <w:rPr>
          <w:lang w:val="bs-Latn-BA"/>
        </w:rPr>
        <w:pPrChange w:id="4988" w:author="Rajo" w:date="2018-06-01T17:28:00Z">
          <w:pPr>
            <w:spacing w:line="240" w:lineRule="auto"/>
            <w:jc w:val="both"/>
          </w:pPr>
        </w:pPrChange>
      </w:pPr>
    </w:p>
    <w:p w14:paraId="7C5B7F77" w14:textId="49860824" w:rsidR="00E94ADE" w:rsidRDefault="00CC5052">
      <w:pPr>
        <w:spacing w:line="240" w:lineRule="auto"/>
        <w:ind w:firstLine="360"/>
        <w:jc w:val="both"/>
        <w:rPr>
          <w:lang w:val="bs-Latn-BA"/>
        </w:rPr>
      </w:pPr>
      <w:r>
        <w:rPr>
          <w:lang w:val="bs-Latn-BA"/>
        </w:rPr>
        <w:t xml:space="preserve">S obzirom na to da IdP mora sadržati skladište podataka koje će da služi za čuvanje informacija o identitetu korisnika, kao i podataka o pristupnim pravima korisnika u okviru različitih klijentskih aplikacija koje su integrisane sa njim, IdP se povezuje na MySQL bazu podataka čija je struktura prikazana na narednoj </w:t>
      </w:r>
      <w:ins w:id="4989" w:author="Rajo" w:date="2018-06-18T19:17:00Z">
        <w:r w:rsidR="00094AA4" w:rsidRPr="00094AA4">
          <w:rPr>
            <w:b/>
            <w:lang w:val="bs-Latn-BA"/>
            <w:rPrChange w:id="4990" w:author="Rajo" w:date="2018-06-18T19:17:00Z">
              <w:rPr>
                <w:lang w:val="bs-Latn-BA"/>
              </w:rPr>
            </w:rPrChange>
          </w:rPr>
          <w:t>S</w:t>
        </w:r>
      </w:ins>
      <w:del w:id="4991" w:author="Rajo" w:date="2018-06-18T19:17:00Z">
        <w:r w:rsidRPr="00094AA4" w:rsidDel="00094AA4">
          <w:rPr>
            <w:b/>
            <w:lang w:val="bs-Latn-BA"/>
            <w:rPrChange w:id="4992" w:author="Rajo" w:date="2018-06-18T19:17:00Z">
              <w:rPr>
                <w:lang w:val="bs-Latn-BA"/>
              </w:rPr>
            </w:rPrChange>
          </w:rPr>
          <w:delText>s</w:delText>
        </w:r>
      </w:del>
      <w:r w:rsidRPr="00094AA4">
        <w:rPr>
          <w:b/>
          <w:lang w:val="bs-Latn-BA"/>
          <w:rPrChange w:id="4993" w:author="Rajo" w:date="2018-06-18T19:17:00Z">
            <w:rPr>
              <w:lang w:val="bs-Latn-BA"/>
            </w:rPr>
          </w:rPrChange>
        </w:rPr>
        <w:t>lici 10.1</w:t>
      </w:r>
      <w:r>
        <w:rPr>
          <w:lang w:val="bs-Latn-BA"/>
        </w:rPr>
        <w:t>.</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lastRenderedPageBreak/>
        <w:drawing>
          <wp:inline distT="0" distB="0" distL="0" distR="0" wp14:anchorId="6CACF994" wp14:editId="5A400359">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Del="008054F7" w:rsidRDefault="00CC5052">
      <w:pPr>
        <w:pStyle w:val="Caption"/>
        <w:jc w:val="center"/>
        <w:rPr>
          <w:del w:id="4994" w:author="Rajo" w:date="2018-06-17T15:05:00Z"/>
          <w:lang w:val="bs-Latn-BA"/>
        </w:rPr>
      </w:pPr>
      <w:r>
        <w:rPr>
          <w:lang w:val="bs-Latn-BA"/>
        </w:rPr>
        <w:t xml:space="preserve">Slika </w:t>
      </w:r>
      <w:ins w:id="4995"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10</w:t>
      </w:r>
      <w:ins w:id="4996"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4997" w:author="Rajo" w:date="2018-05-31T17:30:00Z">
        <w:r w:rsidR="002105F4">
          <w:rPr>
            <w:noProof/>
            <w:lang w:val="bs-Latn-BA"/>
          </w:rPr>
          <w:t>1</w:t>
        </w:r>
        <w:r w:rsidR="002105F4">
          <w:rPr>
            <w:b w:val="0"/>
            <w:bCs w:val="0"/>
            <w:i w:val="0"/>
            <w:lang w:val="bs-Latn-BA"/>
          </w:rPr>
          <w:fldChar w:fldCharType="end"/>
        </w:r>
      </w:ins>
      <w:del w:id="4998"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10</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struktura baze podataka SSO servera</w:t>
      </w:r>
    </w:p>
    <w:p w14:paraId="073CBCAE" w14:textId="77777777" w:rsidR="00E94ADE" w:rsidRDefault="00E94ADE">
      <w:pPr>
        <w:pStyle w:val="Caption"/>
        <w:jc w:val="center"/>
        <w:rPr>
          <w:lang w:val="bs-Latn-BA"/>
        </w:rPr>
        <w:pPrChange w:id="4999" w:author="Rajo" w:date="2018-06-17T15:05:00Z">
          <w:pPr>
            <w:spacing w:line="240" w:lineRule="auto"/>
            <w:jc w:val="both"/>
          </w:pPr>
        </w:pPrChange>
      </w:pPr>
    </w:p>
    <w:p w14:paraId="401F0B1F" w14:textId="77777777" w:rsidR="00E94ADE" w:rsidDel="00180D56" w:rsidRDefault="00CC5052">
      <w:pPr>
        <w:spacing w:line="240" w:lineRule="auto"/>
        <w:ind w:firstLine="360"/>
        <w:jc w:val="both"/>
        <w:rPr>
          <w:del w:id="5000" w:author="Rajo" w:date="2018-06-01T17:28:00Z"/>
          <w:lang w:val="bs-Latn-BA"/>
        </w:rPr>
        <w:pPrChange w:id="5001" w:author="Rajo" w:date="2018-06-17T15:05:00Z">
          <w:pPr>
            <w:spacing w:line="240" w:lineRule="auto"/>
            <w:ind w:firstLine="720"/>
            <w:jc w:val="both"/>
          </w:pPr>
        </w:pPrChange>
      </w:pPr>
      <w:r>
        <w:rPr>
          <w:lang w:val="bs-Latn-BA"/>
        </w:rPr>
        <w:t xml:space="preserve">Tabele </w:t>
      </w:r>
      <w:r>
        <w:rPr>
          <w:i/>
          <w:lang w:val="bs-Latn-BA"/>
        </w:rPr>
        <w:t>users</w:t>
      </w:r>
      <w:r>
        <w:rPr>
          <w:lang w:val="bs-Latn-BA"/>
        </w:rPr>
        <w:t xml:space="preserve"> i </w:t>
      </w:r>
      <w:r>
        <w:rPr>
          <w:i/>
          <w:lang w:val="bs-Latn-BA"/>
        </w:rPr>
        <w:t>user_roles</w:t>
      </w:r>
      <w:r>
        <w:rPr>
          <w:lang w:val="bs-Latn-BA"/>
        </w:rPr>
        <w:t xml:space="preserve"> su tabele koje </w:t>
      </w:r>
      <w:r>
        <w:rPr>
          <w:i/>
          <w:lang w:val="bs-Latn-BA"/>
        </w:rPr>
        <w:t>Spring Security</w:t>
      </w:r>
      <w:r>
        <w:rPr>
          <w:lang w:val="bs-Latn-BA"/>
        </w:rPr>
        <w:t xml:space="preserve"> u okviru IdP-a koristi kako bi autentikovao i autorizovao korisnika, odnosno nad ovim tabelama se vrše upiti prilikom autentikacije korisnika na SSO server, nakon preusmjeravanja sa SP-a. Tabele </w:t>
      </w:r>
      <w:r>
        <w:rPr>
          <w:i/>
          <w:lang w:val="bs-Latn-BA"/>
        </w:rPr>
        <w:t>target_hosts</w:t>
      </w:r>
      <w:r>
        <w:rPr>
          <w:lang w:val="bs-Latn-BA"/>
        </w:rPr>
        <w:t xml:space="preserve"> i </w:t>
      </w:r>
      <w:r>
        <w:rPr>
          <w:i/>
          <w:lang w:val="bs-Latn-BA"/>
        </w:rPr>
        <w:t>target_authorities</w:t>
      </w:r>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ind w:firstLine="360"/>
        <w:jc w:val="both"/>
        <w:rPr>
          <w:lang w:val="bs-Latn-BA"/>
        </w:rPr>
        <w:pPrChange w:id="5002" w:author="Rajo" w:date="2018-06-17T15:05:00Z">
          <w:pPr>
            <w:spacing w:line="240" w:lineRule="auto"/>
            <w:jc w:val="both"/>
          </w:pPr>
        </w:pPrChange>
      </w:pPr>
    </w:p>
    <w:p w14:paraId="7E8E621A" w14:textId="5577A869" w:rsidR="00E94ADE" w:rsidDel="00180D56" w:rsidRDefault="00CC5052">
      <w:pPr>
        <w:spacing w:line="240" w:lineRule="auto"/>
        <w:ind w:firstLine="360"/>
        <w:jc w:val="both"/>
        <w:rPr>
          <w:del w:id="5003" w:author="Rajo" w:date="2018-06-01T17:28:00Z"/>
          <w:lang w:val="bs-Latn-BA"/>
        </w:rPr>
        <w:pPrChange w:id="5004" w:author="Rajo" w:date="2018-06-17T15:05:00Z">
          <w:pPr>
            <w:spacing w:line="240" w:lineRule="auto"/>
            <w:ind w:firstLine="720"/>
            <w:jc w:val="both"/>
          </w:pPr>
        </w:pPrChange>
      </w:pPr>
      <w:r>
        <w:rPr>
          <w:lang w:val="bs-Latn-BA"/>
        </w:rPr>
        <w:t>Kao što se može i vidjeti na osnovu strukture baze podataka, ovaj sistem vrši kontrolu pristupa na osnovu uloga (</w:t>
      </w:r>
      <w:r>
        <w:rPr>
          <w:i/>
          <w:lang w:val="bs-Latn-BA"/>
        </w:rPr>
        <w:t>Role Based Access Control - RBAC</w:t>
      </w:r>
      <w:r>
        <w:rPr>
          <w:lang w:val="bs-Latn-BA"/>
        </w:rPr>
        <w:t xml:space="preserve">). U skladu sa testnim podacima kojim se inicijalizuju tabele IdP-a,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ind w:firstLine="360"/>
        <w:jc w:val="both"/>
        <w:rPr>
          <w:lang w:val="bs-Latn-BA"/>
        </w:rPr>
        <w:pPrChange w:id="5005" w:author="Rajo" w:date="2018-06-17T15:05:00Z">
          <w:pPr>
            <w:spacing w:line="240" w:lineRule="auto"/>
            <w:jc w:val="both"/>
          </w:pPr>
        </w:pPrChange>
      </w:pPr>
    </w:p>
    <w:p w14:paraId="0AC27F20" w14:textId="6FF66C81" w:rsidR="00E94ADE" w:rsidRDefault="00CC5052">
      <w:pPr>
        <w:spacing w:line="240" w:lineRule="auto"/>
        <w:ind w:firstLine="360"/>
        <w:jc w:val="both"/>
        <w:rPr>
          <w:ins w:id="5006" w:author="Rajo" w:date="2018-05-31T19:51:00Z"/>
          <w:lang w:val="bs-Latn-BA"/>
        </w:rPr>
        <w:pPrChange w:id="5007" w:author="Rajo" w:date="2018-06-17T15:05:00Z">
          <w:pPr>
            <w:spacing w:line="240" w:lineRule="auto"/>
            <w:ind w:firstLine="576"/>
            <w:jc w:val="both"/>
          </w:pPr>
        </w:pPrChange>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Shibboleth-om sa podrškom za CAS, dok Apereo CAS i WSO2 IS pored njega podržavaju i OAuth, OpenID Connect, WS-Federation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r>
        <w:rPr>
          <w:i/>
          <w:lang w:val="bs-Latn-BA"/>
        </w:rPr>
        <w:t>OpenSAML</w:t>
      </w:r>
      <w:r>
        <w:rPr>
          <w:lang w:val="bs-Latn-BA"/>
        </w:rPr>
        <w:t xml:space="preserve"> biblioteka, razvijena od strane Shibboleth</w:t>
      </w:r>
      <w:ins w:id="5008" w:author="Rajo" w:date="2018-05-27T16:36:00Z">
        <w:r w:rsidR="00262243">
          <w:rPr>
            <w:lang w:val="bs-Latn-BA"/>
          </w:rPr>
          <w:t xml:space="preserve"> konzorcijuma</w:t>
        </w:r>
      </w:ins>
      <w:commentRangeStart w:id="5009"/>
      <w:commentRangeStart w:id="5010"/>
      <w:r>
        <w:rPr>
          <w:rStyle w:val="FootnoteReference"/>
          <w:lang w:val="bs-Latn-BA"/>
        </w:rPr>
        <w:footnoteReference w:id="21"/>
      </w:r>
      <w:commentRangeEnd w:id="5009"/>
      <w:r>
        <w:commentReference w:id="5009"/>
      </w:r>
      <w:commentRangeEnd w:id="5010"/>
      <w:r w:rsidR="00310776">
        <w:rPr>
          <w:rStyle w:val="CommentReference"/>
        </w:rPr>
        <w:commentReference w:id="5010"/>
      </w:r>
      <w:r>
        <w:rPr>
          <w:lang w:val="bs-Latn-BA"/>
        </w:rPr>
        <w:t xml:space="preserve"> </w:t>
      </w:r>
      <w:del w:id="5016"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040CC109" w14:textId="181A8108" w:rsidR="00180D56" w:rsidRPr="00143689" w:rsidRDefault="00CC5052" w:rsidP="00143689">
      <w:pPr>
        <w:pStyle w:val="Heading2"/>
        <w:spacing w:line="240" w:lineRule="auto"/>
        <w:jc w:val="both"/>
        <w:rPr>
          <w:lang w:val="bs-Latn-BA"/>
        </w:rPr>
      </w:pPr>
      <w:bookmarkStart w:id="5017" w:name="_Toc511154462"/>
      <w:del w:id="5018" w:author="Rajo" w:date="2018-06-01T17:29:00Z">
        <w:r w:rsidDel="00180D56">
          <w:rPr>
            <w:lang w:val="bs-Latn-BA"/>
          </w:rPr>
          <w:lastRenderedPageBreak/>
          <w:delText>SAML 2.0 Web Browser SSO profil</w:delText>
        </w:r>
      </w:del>
      <w:bookmarkEnd w:id="5017"/>
      <w:ins w:id="5019" w:author="Rajo" w:date="2018-06-01T17:29:00Z">
        <w:r w:rsidR="00180D56">
          <w:rPr>
            <w:lang w:val="bs-Latn-BA"/>
          </w:rPr>
          <w:t>Arhitektura i način funkcionisanja</w:t>
        </w:r>
      </w:ins>
    </w:p>
    <w:p w14:paraId="52BC0844" w14:textId="660CB344" w:rsidR="00E94ADE" w:rsidRDefault="00180D56">
      <w:pPr>
        <w:spacing w:line="240" w:lineRule="auto"/>
        <w:ind w:firstLine="360"/>
        <w:jc w:val="both"/>
        <w:rPr>
          <w:lang w:val="bs-Latn-BA"/>
        </w:rPr>
        <w:pPrChange w:id="5020" w:author="Rajo" w:date="2018-06-17T15:05:00Z">
          <w:pPr>
            <w:spacing w:line="240" w:lineRule="auto"/>
          </w:pPr>
        </w:pPrChange>
      </w:pPr>
      <w:moveToRangeStart w:id="5021" w:author="Rajo" w:date="2018-06-01T17:25:00Z" w:name="move515637281"/>
      <w:moveTo w:id="5022" w:author="Rajo" w:date="2018-06-01T17:25:00Z">
        <w:r>
          <w:rPr>
            <w:lang w:val="bs-Latn-BA"/>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w:t>
        </w:r>
        <w:del w:id="5023" w:author="Rajo" w:date="2018-06-01T17:42:00Z">
          <w:r w:rsidDel="00B84733">
            <w:rPr>
              <w:lang w:val="bs-Latn-BA"/>
            </w:rPr>
            <w:delText xml:space="preserve">i šalje </w:delText>
          </w:r>
        </w:del>
        <w:r>
          <w:rPr>
            <w:lang w:val="bs-Latn-BA"/>
          </w:rPr>
          <w:t>generisanje</w:t>
        </w:r>
      </w:moveTo>
      <w:ins w:id="5024" w:author="Rajo" w:date="2018-06-01T17:31:00Z">
        <w:r w:rsidR="000A5E86">
          <w:rPr>
            <w:lang w:val="bs-Latn-BA"/>
          </w:rPr>
          <w:t xml:space="preserve"> </w:t>
        </w:r>
      </w:ins>
      <w:ins w:id="5025" w:author="Rajo" w:date="2018-06-01T17:42:00Z">
        <w:r w:rsidR="00B84733">
          <w:rPr>
            <w:lang w:val="bs-Latn-BA"/>
          </w:rPr>
          <w:t xml:space="preserve">i slanje </w:t>
        </w:r>
      </w:ins>
      <w:ins w:id="5026" w:author="Rajo" w:date="2018-06-01T17:31:00Z">
        <w:r w:rsidR="000A5E86">
          <w:rPr>
            <w:lang w:val="bs-Latn-BA"/>
          </w:rPr>
          <w:t>SAML</w:t>
        </w:r>
      </w:ins>
      <w:moveTo w:id="5027" w:author="Rajo" w:date="2018-06-01T17:25:00Z">
        <w:r>
          <w:rPr>
            <w:lang w:val="bs-Latn-BA"/>
          </w:rPr>
          <w:t xml:space="preserve"> odgovora. Takođe, </w:t>
        </w:r>
        <w:del w:id="5028" w:author="Rajo" w:date="2018-06-01T17:43:00Z">
          <w:r w:rsidDel="00F219E1">
            <w:rPr>
              <w:lang w:val="bs-Latn-BA"/>
            </w:rPr>
            <w:delText>objašnjava</w:delText>
          </w:r>
        </w:del>
      </w:moveTo>
      <w:ins w:id="5029" w:author="Rajo" w:date="2018-06-01T17:43:00Z">
        <w:r w:rsidR="00F219E1">
          <w:rPr>
            <w:lang w:val="bs-Latn-BA"/>
          </w:rPr>
          <w:t>u</w:t>
        </w:r>
      </w:ins>
      <w:ins w:id="5030" w:author="Rajo" w:date="2018-06-01T17:46:00Z">
        <w:r w:rsidR="00F219E1">
          <w:rPr>
            <w:lang w:val="bs-Latn-BA"/>
          </w:rPr>
          <w:t xml:space="preserve"> drugom dijelu ovog poglavlja</w:t>
        </w:r>
      </w:ins>
      <w:ins w:id="5031" w:author="Rajo" w:date="2018-06-01T17:43:00Z">
        <w:r w:rsidR="00F219E1">
          <w:rPr>
            <w:lang w:val="bs-Latn-BA"/>
          </w:rPr>
          <w:t xml:space="preserve"> </w:t>
        </w:r>
      </w:ins>
      <w:ins w:id="5032" w:author="Rajo" w:date="2018-06-01T17:45:00Z">
        <w:r w:rsidR="00F219E1">
          <w:rPr>
            <w:lang w:val="bs-Latn-BA"/>
          </w:rPr>
          <w:t xml:space="preserve">objašnjen </w:t>
        </w:r>
      </w:ins>
      <w:ins w:id="5033" w:author="Rajo" w:date="2018-06-01T17:43:00Z">
        <w:r w:rsidR="00F219E1">
          <w:rPr>
            <w:lang w:val="bs-Latn-BA"/>
          </w:rPr>
          <w:t xml:space="preserve">je </w:t>
        </w:r>
      </w:ins>
      <w:moveTo w:id="5034" w:author="Rajo" w:date="2018-06-01T17:25:00Z">
        <w:del w:id="5035" w:author="Rajo" w:date="2018-06-02T14:23:00Z">
          <w:r w:rsidDel="00586B0F">
            <w:rPr>
              <w:lang w:val="bs-Latn-BA"/>
            </w:rPr>
            <w:delText xml:space="preserve"> </w:delText>
          </w:r>
        </w:del>
        <w:r>
          <w:rPr>
            <w:lang w:val="bs-Latn-BA"/>
          </w:rPr>
          <w:t xml:space="preserve">i način funkcionisanja SLO </w:t>
        </w:r>
      </w:moveTo>
      <w:ins w:id="5036" w:author="Rajo" w:date="2018-06-01T17:46:00Z">
        <w:r w:rsidR="00F219E1">
          <w:rPr>
            <w:lang w:val="bs-Latn-BA"/>
          </w:rPr>
          <w:t>(</w:t>
        </w:r>
        <w:r w:rsidR="00F219E1" w:rsidRPr="00F219E1">
          <w:rPr>
            <w:i/>
            <w:lang w:val="bs-Latn-BA"/>
            <w:rPrChange w:id="5037" w:author="Rajo" w:date="2018-06-01T17:46:00Z">
              <w:rPr>
                <w:lang w:val="bs-Latn-BA"/>
              </w:rPr>
            </w:rPrChange>
          </w:rPr>
          <w:t>Single-Log-Out</w:t>
        </w:r>
        <w:r w:rsidR="00F219E1">
          <w:rPr>
            <w:lang w:val="bs-Latn-BA"/>
          </w:rPr>
          <w:t xml:space="preserve">) </w:t>
        </w:r>
      </w:ins>
      <w:moveTo w:id="5038" w:author="Rajo" w:date="2018-06-01T17:25:00Z">
        <w:r>
          <w:rPr>
            <w:lang w:val="bs-Latn-BA"/>
          </w:rPr>
          <w:t>funkcionalnosti.</w:t>
        </w:r>
      </w:moveTo>
      <w:moveToRangeEnd w:id="5021"/>
    </w:p>
    <w:p w14:paraId="1295FADD" w14:textId="2FEBF305" w:rsidR="00E94ADE" w:rsidDel="008D11B8" w:rsidRDefault="00BE1044">
      <w:pPr>
        <w:spacing w:line="240" w:lineRule="auto"/>
        <w:ind w:firstLine="360"/>
        <w:jc w:val="both"/>
        <w:rPr>
          <w:del w:id="5039" w:author="Rajo" w:date="2018-05-31T19:51:00Z"/>
          <w:lang w:val="bs-Latn-BA"/>
        </w:rPr>
        <w:pPrChange w:id="5040" w:author="Rajo" w:date="2018-06-17T15:05:00Z">
          <w:pPr>
            <w:spacing w:line="240" w:lineRule="auto"/>
            <w:ind w:firstLine="576"/>
            <w:jc w:val="both"/>
          </w:pPr>
        </w:pPrChange>
      </w:pPr>
      <w:ins w:id="5041" w:author="Rajo" w:date="2018-06-01T17:32:00Z">
        <w:r>
          <w:rPr>
            <w:lang w:val="bs-Latn-BA"/>
          </w:rPr>
          <w:t xml:space="preserve">Kao što je </w:t>
        </w:r>
      </w:ins>
      <w:ins w:id="5042" w:author="Rajo" w:date="2018-06-01T17:47:00Z">
        <w:r w:rsidR="00637E76">
          <w:rPr>
            <w:lang w:val="bs-Latn-BA"/>
          </w:rPr>
          <w:t>ranije</w:t>
        </w:r>
      </w:ins>
      <w:ins w:id="5043" w:author="Rajo" w:date="2018-06-01T17:32:00Z">
        <w:r>
          <w:rPr>
            <w:lang w:val="bs-Latn-BA"/>
          </w:rPr>
          <w:t xml:space="preserve"> </w:t>
        </w:r>
      </w:ins>
      <w:ins w:id="5044" w:author="Rajo" w:date="2018-06-01T17:33:00Z">
        <w:r>
          <w:rPr>
            <w:lang w:val="bs-Latn-BA"/>
          </w:rPr>
          <w:t xml:space="preserve">navedeno, </w:t>
        </w:r>
      </w:ins>
      <w:ins w:id="5045" w:author="Rajo" w:date="2018-06-01T17:34:00Z">
        <w:r>
          <w:rPr>
            <w:lang w:val="bs-Latn-BA"/>
          </w:rPr>
          <w:t>razmjena SAML poruka vrši se na način defini</w:t>
        </w:r>
      </w:ins>
      <w:ins w:id="5046" w:author="Rajo" w:date="2018-06-02T14:24:00Z">
        <w:r w:rsidR="00507DE0">
          <w:rPr>
            <w:lang w:val="bs-Latn-BA"/>
          </w:rPr>
          <w:t>san</w:t>
        </w:r>
      </w:ins>
      <w:ins w:id="5047" w:author="Rajo" w:date="2018-06-01T17:34:00Z">
        <w:r>
          <w:rPr>
            <w:lang w:val="bs-Latn-BA"/>
          </w:rPr>
          <w:t xml:space="preserve"> </w:t>
        </w:r>
        <w:r>
          <w:rPr>
            <w:i/>
            <w:lang w:val="bs-Latn-BA"/>
          </w:rPr>
          <w:t>SAML 2.0 Web Browser SSO</w:t>
        </w:r>
      </w:ins>
      <w:ins w:id="5048" w:author="Rajo" w:date="2018-06-01T17:35:00Z">
        <w:r>
          <w:rPr>
            <w:i/>
            <w:lang w:val="bs-Latn-BA"/>
          </w:rPr>
          <w:t xml:space="preserve"> </w:t>
        </w:r>
        <w:r w:rsidRPr="00BE1044">
          <w:rPr>
            <w:lang w:val="bs-Latn-BA"/>
            <w:rPrChange w:id="5049" w:author="Rajo" w:date="2018-06-01T17:35:00Z">
              <w:rPr>
                <w:i/>
                <w:lang w:val="bs-Latn-BA"/>
              </w:rPr>
            </w:rPrChange>
          </w:rPr>
          <w:t>profil</w:t>
        </w:r>
      </w:ins>
      <w:ins w:id="5050" w:author="Rajo" w:date="2018-06-02T14:24:00Z">
        <w:r w:rsidR="00507DE0">
          <w:rPr>
            <w:lang w:val="bs-Latn-BA"/>
          </w:rPr>
          <w:t>om</w:t>
        </w:r>
      </w:ins>
      <w:ins w:id="5051" w:author="Rajo" w:date="2018-06-01T17:35:00Z">
        <w:r>
          <w:rPr>
            <w:i/>
            <w:lang w:val="bs-Latn-BA"/>
          </w:rPr>
          <w:t>,</w:t>
        </w:r>
        <w:r>
          <w:rPr>
            <w:lang w:val="bs-Latn-BA"/>
          </w:rPr>
          <w:t xml:space="preserve"> tako </w:t>
        </w:r>
      </w:ins>
      <w:ins w:id="5052" w:author="Rajo" w:date="2018-06-01T17:40:00Z">
        <w:r w:rsidR="00B84733">
          <w:rPr>
            <w:lang w:val="bs-Latn-BA"/>
          </w:rPr>
          <w:t xml:space="preserve">da </w:t>
        </w:r>
      </w:ins>
      <w:ins w:id="5053" w:author="Rajo" w:date="2018-06-02T14:24:00Z">
        <w:r w:rsidR="002A593F">
          <w:rPr>
            <w:lang w:val="bs-Latn-BA"/>
          </w:rPr>
          <w:t>je</w:t>
        </w:r>
      </w:ins>
      <w:ins w:id="5054" w:author="Rajo" w:date="2018-06-01T17:40:00Z">
        <w:r w:rsidR="00B84733">
          <w:rPr>
            <w:lang w:val="bs-Latn-BA"/>
          </w:rPr>
          <w:t xml:space="preserve"> </w:t>
        </w:r>
      </w:ins>
      <w:ins w:id="5055" w:author="Rajo" w:date="2018-06-01T17:41:00Z">
        <w:r w:rsidR="00B84733">
          <w:rPr>
            <w:lang w:val="bs-Latn-BA"/>
          </w:rPr>
          <w:t xml:space="preserve">on </w:t>
        </w:r>
      </w:ins>
      <w:ins w:id="5056" w:author="Rajo" w:date="2018-06-01T17:37:00Z">
        <w:r>
          <w:rPr>
            <w:lang w:val="bs-Latn-BA"/>
          </w:rPr>
          <w:t>ujedno predstavlj</w:t>
        </w:r>
      </w:ins>
      <w:ins w:id="5057" w:author="Rajo" w:date="2018-06-02T14:24:00Z">
        <w:r w:rsidR="002A593F">
          <w:rPr>
            <w:lang w:val="bs-Latn-BA"/>
          </w:rPr>
          <w:t>en</w:t>
        </w:r>
      </w:ins>
      <w:ins w:id="5058" w:author="Rajo" w:date="2018-06-01T17:37:00Z">
        <w:r>
          <w:rPr>
            <w:lang w:val="bs-Latn-BA"/>
          </w:rPr>
          <w:t xml:space="preserve"> i pojašnj</w:t>
        </w:r>
      </w:ins>
      <w:ins w:id="5059" w:author="Rajo" w:date="2018-06-02T14:24:00Z">
        <w:r w:rsidR="002A593F">
          <w:rPr>
            <w:lang w:val="bs-Latn-BA"/>
          </w:rPr>
          <w:t>en</w:t>
        </w:r>
      </w:ins>
      <w:ins w:id="5060" w:author="Rajo" w:date="2018-06-01T17:41:00Z">
        <w:r w:rsidR="00B84733">
          <w:rPr>
            <w:lang w:val="bs-Latn-BA"/>
          </w:rPr>
          <w:t xml:space="preserve"> kroz naredni primjer</w:t>
        </w:r>
      </w:ins>
      <w:ins w:id="5061" w:author="Rajo" w:date="2018-06-01T17:36:00Z">
        <w:r>
          <w:rPr>
            <w:lang w:val="bs-Latn-BA"/>
          </w:rPr>
          <w:t>.</w:t>
        </w:r>
      </w:ins>
      <w:ins w:id="5062" w:author="Rajo" w:date="2018-05-31T20:03:00Z">
        <w:r w:rsidR="00BC170E">
          <w:rPr>
            <w:lang w:val="bs-Latn-BA"/>
          </w:rPr>
          <w:t xml:space="preserve"> </w:t>
        </w:r>
      </w:ins>
      <w:ins w:id="5063" w:author="Rajo" w:date="2018-06-01T17:38:00Z">
        <w:r w:rsidR="00EF102B">
          <w:rPr>
            <w:lang w:val="bs-Latn-BA"/>
          </w:rPr>
          <w:t xml:space="preserve">Njegova upotreba </w:t>
        </w:r>
      </w:ins>
      <w:ins w:id="5064" w:author="Rajo" w:date="2018-05-31T20:03:00Z">
        <w:r w:rsidR="00BC170E">
          <w:rPr>
            <w:lang w:val="bs-Latn-BA"/>
          </w:rPr>
          <w:t xml:space="preserve">podrazumijeva postojanje </w:t>
        </w:r>
      </w:ins>
      <w:ins w:id="5065" w:author="Rajo" w:date="2018-06-02T14:25:00Z">
        <w:r w:rsidR="008424E7">
          <w:rPr>
            <w:lang w:val="bs-Latn-BA"/>
          </w:rPr>
          <w:t>davaoca identiteta</w:t>
        </w:r>
      </w:ins>
      <w:ins w:id="5066" w:author="Rajo" w:date="2018-05-31T20:03:00Z">
        <w:r w:rsidR="00BC170E">
          <w:rPr>
            <w:lang w:val="bs-Latn-BA"/>
          </w:rPr>
          <w:t xml:space="preserve"> (IdP), </w:t>
        </w:r>
      </w:ins>
      <w:ins w:id="5067" w:author="Rajo" w:date="2018-06-02T14:25:00Z">
        <w:r w:rsidR="00A11E02">
          <w:rPr>
            <w:lang w:val="bs-Latn-BA"/>
          </w:rPr>
          <w:t>davaoca servisa</w:t>
        </w:r>
      </w:ins>
      <w:ins w:id="5068" w:author="Rajo" w:date="2018-05-31T20:03:00Z">
        <w:r w:rsidR="00BC170E">
          <w:rPr>
            <w:lang w:val="bs-Latn-BA"/>
          </w:rPr>
          <w:t xml:space="preserve"> (SP) i korisničkog agenta. Zavisno od načina </w:t>
        </w:r>
      </w:ins>
      <w:ins w:id="5069" w:author="Rajo" w:date="2018-05-31T20:05:00Z">
        <w:r w:rsidR="001474CD">
          <w:rPr>
            <w:lang w:val="bs-Latn-BA"/>
          </w:rPr>
          <w:t>u</w:t>
        </w:r>
      </w:ins>
      <w:ins w:id="5070" w:author="Rajo" w:date="2018-05-31T20:03:00Z">
        <w:r w:rsidR="00BC170E">
          <w:rPr>
            <w:lang w:val="bs-Latn-BA"/>
          </w:rPr>
          <w:t>vezivanja, kojih SP posjeduje 4 a IdP 3, postoji ukupno 12 različitih scenarija. Za ovu implementaciju je korišten scenario u kom</w:t>
        </w:r>
      </w:ins>
      <w:ins w:id="5071" w:author="Rajo" w:date="2018-05-31T20:15:00Z">
        <w:r w:rsidR="00CE67EC">
          <w:rPr>
            <w:lang w:val="bs-Latn-BA"/>
          </w:rPr>
          <w:t xml:space="preserve"> </w:t>
        </w:r>
      </w:ins>
      <w:ins w:id="5072" w:author="Rajo" w:date="2018-05-31T20:27:00Z">
        <w:r w:rsidR="00CA5894">
          <w:rPr>
            <w:lang w:val="bs-Latn-BA"/>
          </w:rPr>
          <w:t xml:space="preserve">se </w:t>
        </w:r>
      </w:ins>
      <w:ins w:id="5073" w:author="Rajo" w:date="2018-05-31T20:16:00Z">
        <w:r w:rsidR="00CE67EC">
          <w:rPr>
            <w:lang w:val="bs-Latn-BA"/>
          </w:rPr>
          <w:t>slanje SAML zahtjeva od</w:t>
        </w:r>
      </w:ins>
      <w:ins w:id="5074" w:author="Rajo" w:date="2018-05-31T20:03:00Z">
        <w:r w:rsidR="00BC170E">
          <w:rPr>
            <w:lang w:val="bs-Latn-BA"/>
          </w:rPr>
          <w:t xml:space="preserve"> SP</w:t>
        </w:r>
      </w:ins>
      <w:ins w:id="5075" w:author="Rajo" w:date="2018-06-01T17:18:00Z">
        <w:r w:rsidR="002B5709">
          <w:rPr>
            <w:lang w:val="bs-Latn-BA"/>
          </w:rPr>
          <w:t>-a</w:t>
        </w:r>
      </w:ins>
      <w:ins w:id="5076" w:author="Rajo" w:date="2018-05-31T20:03:00Z">
        <w:r w:rsidR="00BC170E">
          <w:rPr>
            <w:lang w:val="bs-Latn-BA"/>
          </w:rPr>
          <w:t xml:space="preserve"> vrši </w:t>
        </w:r>
      </w:ins>
      <w:ins w:id="5077" w:author="Rajo" w:date="2018-05-31T20:04:00Z">
        <w:r w:rsidR="001474CD">
          <w:rPr>
            <w:lang w:val="bs-Latn-BA"/>
          </w:rPr>
          <w:t>upotrebom</w:t>
        </w:r>
      </w:ins>
      <w:ins w:id="5078" w:author="Rajo" w:date="2018-05-31T20:05:00Z">
        <w:r w:rsidR="001474CD">
          <w:rPr>
            <w:lang w:val="bs-Latn-BA"/>
          </w:rPr>
          <w:t xml:space="preserve"> </w:t>
        </w:r>
        <w:r w:rsidR="001474CD" w:rsidRPr="001474CD">
          <w:rPr>
            <w:i/>
            <w:lang w:val="bs-Latn-BA"/>
            <w:rPrChange w:id="5079" w:author="Rajo" w:date="2018-05-31T20:05:00Z">
              <w:rPr>
                <w:lang w:val="bs-Latn-BA"/>
              </w:rPr>
            </w:rPrChange>
          </w:rPr>
          <w:t>HTTP Redirect (GET)</w:t>
        </w:r>
        <w:r w:rsidR="001474CD">
          <w:rPr>
            <w:lang w:val="bs-Latn-BA"/>
          </w:rPr>
          <w:t xml:space="preserve"> uvezivanja</w:t>
        </w:r>
      </w:ins>
      <w:ins w:id="5080" w:author="Rajo" w:date="2018-05-31T20:19:00Z">
        <w:r w:rsidR="00CE67EC">
          <w:rPr>
            <w:lang w:val="bs-Latn-BA"/>
          </w:rPr>
          <w:t>, odnosno preusmjeravanje</w:t>
        </w:r>
      </w:ins>
      <w:ins w:id="5081" w:author="Rajo" w:date="2018-05-31T20:27:00Z">
        <w:r w:rsidR="001C4A88">
          <w:rPr>
            <w:lang w:val="bs-Latn-BA"/>
          </w:rPr>
          <w:t>m</w:t>
        </w:r>
      </w:ins>
      <w:ins w:id="5082" w:author="Rajo" w:date="2018-05-31T20:19:00Z">
        <w:r w:rsidR="00CE67EC">
          <w:rPr>
            <w:lang w:val="bs-Latn-BA"/>
          </w:rPr>
          <w:t xml:space="preserve"> korisnika</w:t>
        </w:r>
      </w:ins>
      <w:ins w:id="5083" w:author="Rajo" w:date="2018-05-31T20:35:00Z">
        <w:r w:rsidR="00E76F5F">
          <w:rPr>
            <w:lang w:val="bs-Latn-BA"/>
          </w:rPr>
          <w:t xml:space="preserve"> na IdP</w:t>
        </w:r>
      </w:ins>
      <w:ins w:id="5084" w:author="Rajo" w:date="2018-05-31T20:16:00Z">
        <w:r w:rsidR="00CE67EC">
          <w:rPr>
            <w:lang w:val="bs-Latn-BA"/>
          </w:rPr>
          <w:t xml:space="preserve">. </w:t>
        </w:r>
      </w:ins>
      <w:ins w:id="5085" w:author="Rajo" w:date="2018-05-31T20:20:00Z">
        <w:r w:rsidR="004D0911">
          <w:rPr>
            <w:lang w:val="bs-Latn-BA"/>
          </w:rPr>
          <w:t xml:space="preserve">Sa druge strane, </w:t>
        </w:r>
      </w:ins>
      <w:ins w:id="5086" w:author="Rajo" w:date="2018-05-31T20:03:00Z">
        <w:r w:rsidR="00BC170E">
          <w:rPr>
            <w:lang w:val="bs-Latn-BA"/>
          </w:rPr>
          <w:t>IdP vrši slanje odgovora</w:t>
        </w:r>
      </w:ins>
      <w:ins w:id="5087" w:author="Rajo" w:date="2018-05-31T20:21:00Z">
        <w:r w:rsidR="004D0911">
          <w:rPr>
            <w:lang w:val="bs-Latn-BA"/>
          </w:rPr>
          <w:t>,</w:t>
        </w:r>
      </w:ins>
      <w:ins w:id="5088" w:author="Rajo" w:date="2018-05-31T20:06:00Z">
        <w:r w:rsidR="001474CD">
          <w:rPr>
            <w:lang w:val="bs-Latn-BA"/>
          </w:rPr>
          <w:t xml:space="preserve"> u smislu </w:t>
        </w:r>
      </w:ins>
      <w:ins w:id="5089" w:author="Rajo" w:date="2018-05-31T20:07:00Z">
        <w:r w:rsidR="001474CD">
          <w:rPr>
            <w:lang w:val="bs-Latn-BA"/>
          </w:rPr>
          <w:t>prosljeđivanja</w:t>
        </w:r>
      </w:ins>
      <w:ins w:id="5090" w:author="Rajo" w:date="2018-05-31T20:06:00Z">
        <w:r w:rsidR="001474CD">
          <w:rPr>
            <w:lang w:val="bs-Latn-BA"/>
          </w:rPr>
          <w:t xml:space="preserve"> SAML t</w:t>
        </w:r>
      </w:ins>
      <w:ins w:id="5091" w:author="Rajo" w:date="2018-05-31T20:07:00Z">
        <w:r w:rsidR="001474CD">
          <w:rPr>
            <w:lang w:val="bs-Latn-BA"/>
          </w:rPr>
          <w:t>okena ka SP-u</w:t>
        </w:r>
      </w:ins>
      <w:ins w:id="5092" w:author="Rajo" w:date="2018-05-31T20:08:00Z">
        <w:r w:rsidR="001474CD">
          <w:rPr>
            <w:lang w:val="bs-Latn-BA"/>
          </w:rPr>
          <w:t xml:space="preserve"> </w:t>
        </w:r>
      </w:ins>
      <w:ins w:id="5093" w:author="Rajo" w:date="2018-05-31T20:12:00Z">
        <w:r w:rsidR="001474CD">
          <w:rPr>
            <w:lang w:val="bs-Latn-BA"/>
          </w:rPr>
          <w:t>posredstvom korisnika</w:t>
        </w:r>
      </w:ins>
      <w:ins w:id="5094" w:author="Rajo" w:date="2018-05-31T20:21:00Z">
        <w:r w:rsidR="004D0911">
          <w:rPr>
            <w:lang w:val="bs-Latn-BA"/>
          </w:rPr>
          <w:t>, upotrebom HTTP POST uvezi</w:t>
        </w:r>
      </w:ins>
      <w:ins w:id="5095" w:author="Rajo" w:date="2018-05-31T20:22:00Z">
        <w:r w:rsidR="004D0911">
          <w:rPr>
            <w:lang w:val="bs-Latn-BA"/>
          </w:rPr>
          <w:t xml:space="preserve">vanja. </w:t>
        </w:r>
      </w:ins>
      <w:ins w:id="5096" w:author="Rajo" w:date="2018-05-31T20:23:00Z">
        <w:r w:rsidR="004D0911">
          <w:rPr>
            <w:lang w:val="bs-Latn-BA"/>
          </w:rPr>
          <w:t>T</w:t>
        </w:r>
      </w:ins>
      <w:ins w:id="5097" w:author="Rajo" w:date="2018-05-31T20:22:00Z">
        <w:r w:rsidR="004D0911">
          <w:rPr>
            <w:lang w:val="bs-Latn-BA"/>
          </w:rPr>
          <w:t>o podrazumijeva da</w:t>
        </w:r>
      </w:ins>
      <w:ins w:id="5098" w:author="Rajo" w:date="2018-05-31T20:13:00Z">
        <w:r w:rsidR="001474CD">
          <w:rPr>
            <w:lang w:val="bs-Latn-BA"/>
          </w:rPr>
          <w:t xml:space="preserve"> </w:t>
        </w:r>
      </w:ins>
      <w:ins w:id="5099" w:author="Rajo" w:date="2018-05-31T20:22:00Z">
        <w:r w:rsidR="004D0911">
          <w:rPr>
            <w:lang w:val="bs-Latn-BA"/>
          </w:rPr>
          <w:t>IdP korisniku usluž</w:t>
        </w:r>
      </w:ins>
      <w:ins w:id="5100" w:author="Rajo" w:date="2018-05-31T20:27:00Z">
        <w:r w:rsidR="00CC79B4">
          <w:rPr>
            <w:lang w:val="bs-Latn-BA"/>
          </w:rPr>
          <w:t>i</w:t>
        </w:r>
      </w:ins>
      <w:ins w:id="5101" w:author="Rajo" w:date="2018-05-31T20:22:00Z">
        <w:r w:rsidR="004D0911">
          <w:rPr>
            <w:lang w:val="bs-Latn-BA"/>
          </w:rPr>
          <w:t xml:space="preserve"> stranicu </w:t>
        </w:r>
      </w:ins>
      <w:ins w:id="5102" w:author="Rajo" w:date="2018-05-31T20:28:00Z">
        <w:r w:rsidR="00864AF2">
          <w:rPr>
            <w:lang w:val="bs-Latn-BA"/>
          </w:rPr>
          <w:t>na kojoj se nalazi</w:t>
        </w:r>
      </w:ins>
      <w:ins w:id="5103" w:author="Rajo" w:date="2018-05-31T20:22:00Z">
        <w:r w:rsidR="004D0911">
          <w:rPr>
            <w:lang w:val="bs-Latn-BA"/>
          </w:rPr>
          <w:t xml:space="preserve"> form</w:t>
        </w:r>
      </w:ins>
      <w:ins w:id="5104" w:author="Rajo" w:date="2018-05-31T20:28:00Z">
        <w:r w:rsidR="00864AF2">
          <w:rPr>
            <w:lang w:val="bs-Latn-BA"/>
          </w:rPr>
          <w:t>a</w:t>
        </w:r>
      </w:ins>
      <w:ins w:id="5105" w:author="Rajo" w:date="2018-05-31T20:22:00Z">
        <w:r w:rsidR="004D0911">
          <w:rPr>
            <w:lang w:val="bs-Latn-BA"/>
          </w:rPr>
          <w:t xml:space="preserve"> </w:t>
        </w:r>
      </w:ins>
      <w:ins w:id="5106" w:author="Rajo" w:date="2018-05-31T20:28:00Z">
        <w:r w:rsidR="004540A3">
          <w:rPr>
            <w:lang w:val="bs-Latn-BA"/>
          </w:rPr>
          <w:t>koja sadrži</w:t>
        </w:r>
      </w:ins>
      <w:ins w:id="5107" w:author="Rajo" w:date="2018-05-31T20:13:00Z">
        <w:r w:rsidR="001474CD">
          <w:rPr>
            <w:lang w:val="bs-Latn-BA"/>
          </w:rPr>
          <w:t xml:space="preserve"> SAML token</w:t>
        </w:r>
      </w:ins>
      <w:ins w:id="5108" w:author="Rajo" w:date="2018-05-31T20:14:00Z">
        <w:r w:rsidR="00C40777">
          <w:rPr>
            <w:lang w:val="bs-Latn-BA"/>
          </w:rPr>
          <w:t>,</w:t>
        </w:r>
      </w:ins>
      <w:ins w:id="5109" w:author="Rajo" w:date="2018-05-31T20:25:00Z">
        <w:r w:rsidR="007C0BD3">
          <w:rPr>
            <w:lang w:val="bs-Latn-BA"/>
          </w:rPr>
          <w:t xml:space="preserve"> </w:t>
        </w:r>
      </w:ins>
      <w:ins w:id="5110" w:author="Rajo" w:date="2018-05-31T20:29:00Z">
        <w:r w:rsidR="00B22B80">
          <w:rPr>
            <w:lang w:val="bs-Latn-BA"/>
          </w:rPr>
          <w:t>i</w:t>
        </w:r>
      </w:ins>
      <w:ins w:id="5111" w:author="Rajo" w:date="2018-05-31T20:25:00Z">
        <w:r w:rsidR="007C0BD3">
          <w:rPr>
            <w:lang w:val="bs-Latn-BA"/>
          </w:rPr>
          <w:t xml:space="preserve"> koja je generisana tako </w:t>
        </w:r>
      </w:ins>
      <w:ins w:id="5112" w:author="Rajo" w:date="2018-05-31T20:31:00Z">
        <w:r w:rsidR="00B85C89">
          <w:rPr>
            <w:lang w:val="bs-Latn-BA"/>
          </w:rPr>
          <w:t xml:space="preserve">da njeno </w:t>
        </w:r>
      </w:ins>
      <w:ins w:id="5113" w:author="Rajo" w:date="2018-05-31T20:14:00Z">
        <w:r w:rsidR="00C40777">
          <w:rPr>
            <w:lang w:val="bs-Latn-BA"/>
          </w:rPr>
          <w:t>potvr</w:t>
        </w:r>
      </w:ins>
      <w:ins w:id="5114" w:author="Rajo" w:date="2018-05-31T20:25:00Z">
        <w:r w:rsidR="007C0BD3">
          <w:rPr>
            <w:lang w:val="bs-Latn-BA"/>
          </w:rPr>
          <w:t>đivanj</w:t>
        </w:r>
      </w:ins>
      <w:ins w:id="5115" w:author="Rajo" w:date="2018-05-31T20:31:00Z">
        <w:r w:rsidR="00B85C89">
          <w:rPr>
            <w:lang w:val="bs-Latn-BA"/>
          </w:rPr>
          <w:t xml:space="preserve">e </w:t>
        </w:r>
      </w:ins>
      <w:ins w:id="5116" w:author="Rajo" w:date="2018-05-31T20:32:00Z">
        <w:r w:rsidR="00B85C89">
          <w:rPr>
            <w:lang w:val="bs-Latn-BA"/>
          </w:rPr>
          <w:t>rezultuje slanjem</w:t>
        </w:r>
      </w:ins>
      <w:ins w:id="5117" w:author="Rajo" w:date="2018-05-31T20:14:00Z">
        <w:r w:rsidR="00C40777">
          <w:rPr>
            <w:lang w:val="bs-Latn-BA"/>
          </w:rPr>
          <w:t xml:space="preserve"> HTTP POST zahtjev</w:t>
        </w:r>
      </w:ins>
      <w:ins w:id="5118" w:author="Rajo" w:date="2018-05-31T20:32:00Z">
        <w:r w:rsidR="00B85C89">
          <w:rPr>
            <w:lang w:val="bs-Latn-BA"/>
          </w:rPr>
          <w:t>a</w:t>
        </w:r>
      </w:ins>
      <w:ins w:id="5119" w:author="Rajo" w:date="2018-05-31T20:14:00Z">
        <w:r w:rsidR="00C40777">
          <w:rPr>
            <w:lang w:val="bs-Latn-BA"/>
          </w:rPr>
          <w:t xml:space="preserve"> </w:t>
        </w:r>
      </w:ins>
      <w:ins w:id="5120" w:author="Rajo" w:date="2018-05-31T20:33:00Z">
        <w:r w:rsidR="007228D7">
          <w:rPr>
            <w:lang w:val="bs-Latn-BA"/>
          </w:rPr>
          <w:t xml:space="preserve">od </w:t>
        </w:r>
      </w:ins>
      <w:ins w:id="5121" w:author="Rajo" w:date="2018-05-31T20:34:00Z">
        <w:r w:rsidR="007228D7">
          <w:rPr>
            <w:lang w:val="bs-Latn-BA"/>
          </w:rPr>
          <w:t>korisnika</w:t>
        </w:r>
      </w:ins>
      <w:ins w:id="5122" w:author="Rajo" w:date="2018-05-31T20:33:00Z">
        <w:r w:rsidR="007228D7">
          <w:rPr>
            <w:lang w:val="bs-Latn-BA"/>
          </w:rPr>
          <w:t xml:space="preserve"> </w:t>
        </w:r>
      </w:ins>
      <w:ins w:id="5123" w:author="Rajo" w:date="2018-05-31T20:14:00Z">
        <w:r w:rsidR="00C40777">
          <w:rPr>
            <w:lang w:val="bs-Latn-BA"/>
          </w:rPr>
          <w:t>ka SP-u</w:t>
        </w:r>
      </w:ins>
      <w:ins w:id="5124" w:author="Rajo" w:date="2018-05-31T20:32:00Z">
        <w:r w:rsidR="00B85C89">
          <w:rPr>
            <w:lang w:val="bs-Latn-BA"/>
          </w:rPr>
          <w:t>.</w:t>
        </w:r>
      </w:ins>
      <w:del w:id="5125" w:author="Rajo" w:date="2018-05-31T20:03:00Z">
        <w:r w:rsidR="00CC5052" w:rsidDel="00BC170E">
          <w:rPr>
            <w:lang w:val="bs-Latn-BA"/>
          </w:rPr>
          <w:delText xml:space="preserve">Ovaj profil podrazumijeva postojanje </w:delText>
        </w:r>
      </w:del>
      <w:del w:id="5126" w:author="Rajo" w:date="2018-05-23T20:13:00Z">
        <w:r w:rsidR="00CC5052" w:rsidDel="00910C56">
          <w:rPr>
            <w:lang w:val="bs-Latn-BA"/>
          </w:rPr>
          <w:delText>provajdera identiteta</w:delText>
        </w:r>
      </w:del>
      <w:del w:id="5127" w:author="Rajo" w:date="2018-05-31T20:03:00Z">
        <w:r w:rsidR="00CC5052" w:rsidDel="00BC170E">
          <w:rPr>
            <w:lang w:val="bs-Latn-BA"/>
          </w:rPr>
          <w:delText xml:space="preserve"> (IdP), </w:delText>
        </w:r>
      </w:del>
      <w:del w:id="5128" w:author="Rajo" w:date="2018-05-23T20:21:00Z">
        <w:r w:rsidR="00CC5052" w:rsidDel="00BC0BDF">
          <w:rPr>
            <w:lang w:val="bs-Latn-BA"/>
          </w:rPr>
          <w:delText xml:space="preserve">provajdera servisa </w:delText>
        </w:r>
      </w:del>
      <w:del w:id="5129"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5130" w:author="Rajo" w:date="2018-05-31T19:57:00Z">
        <w:r w:rsidR="00CC5052" w:rsidDel="00B91C9E">
          <w:rPr>
            <w:lang w:val="bs-Latn-BA"/>
          </w:rPr>
          <w:delText>vrši sl</w:delText>
        </w:r>
      </w:del>
      <w:del w:id="5131" w:author="Rajo" w:date="2018-05-31T20:03:00Z">
        <w:r w:rsidR="00CC5052" w:rsidDel="00BC170E">
          <w:rPr>
            <w:lang w:val="bs-Latn-BA"/>
          </w:rPr>
          <w:delText>a</w:delText>
        </w:r>
      </w:del>
      <w:del w:id="5132" w:author="Rajo" w:date="2018-05-31T19:57:00Z">
        <w:r w:rsidR="00CC5052" w:rsidDel="00B91C9E">
          <w:rPr>
            <w:lang w:val="bs-Latn-BA"/>
          </w:rPr>
          <w:delText>nj</w:delText>
        </w:r>
      </w:del>
      <w:del w:id="5133" w:author="Rajo" w:date="2018-05-31T20:03:00Z">
        <w:r w:rsidR="00CC5052" w:rsidDel="00BC170E">
          <w:rPr>
            <w:lang w:val="bs-Latn-BA"/>
          </w:rPr>
          <w:delText>e SAML zahtjev</w:delText>
        </w:r>
      </w:del>
      <w:del w:id="5134" w:author="Rajo" w:date="2018-05-31T19:57:00Z">
        <w:r w:rsidR="00CC5052" w:rsidDel="00B91C9E">
          <w:rPr>
            <w:lang w:val="bs-Latn-BA"/>
          </w:rPr>
          <w:delText>a</w:delText>
        </w:r>
      </w:del>
      <w:del w:id="5135" w:author="Rajo" w:date="2018-05-31T20:03:00Z">
        <w:r w:rsidR="00CC5052" w:rsidDel="00BC170E">
          <w:rPr>
            <w:lang w:val="bs-Latn-BA"/>
          </w:rPr>
          <w:delText xml:space="preserve"> putem preusmjeravanja, </w:delText>
        </w:r>
        <w:commentRangeStart w:id="5136"/>
        <w:r w:rsidR="00CC5052" w:rsidDel="00BC170E">
          <w:rPr>
            <w:lang w:val="bs-Latn-BA"/>
          </w:rPr>
          <w:delText xml:space="preserve">dok IdP </w:delText>
        </w:r>
      </w:del>
      <w:del w:id="5137" w:author="Rajo" w:date="2018-05-31T19:56:00Z">
        <w:r w:rsidR="00CC5052" w:rsidDel="00B91C9E">
          <w:rPr>
            <w:lang w:val="bs-Latn-BA"/>
          </w:rPr>
          <w:delText>vrši slanje odgovora putem HTTP POST metode.</w:delText>
        </w:r>
        <w:commentRangeEnd w:id="5136"/>
        <w:r w:rsidR="00CC5052" w:rsidDel="00B91C9E">
          <w:commentReference w:id="5136"/>
        </w:r>
      </w:del>
    </w:p>
    <w:p w14:paraId="4B4D0613" w14:textId="64EEE695" w:rsidR="008D11B8" w:rsidRDefault="008D11B8">
      <w:pPr>
        <w:spacing w:line="240" w:lineRule="auto"/>
        <w:ind w:firstLine="360"/>
        <w:jc w:val="both"/>
        <w:rPr>
          <w:ins w:id="5138" w:author="Rajo" w:date="2018-06-01T17:49:00Z"/>
          <w:lang w:val="bs-Latn-BA"/>
        </w:rPr>
        <w:pPrChange w:id="5139" w:author="Rajo" w:date="2018-06-17T15:05:00Z">
          <w:pPr>
            <w:spacing w:line="240" w:lineRule="auto"/>
            <w:ind w:firstLine="576"/>
            <w:jc w:val="both"/>
          </w:pPr>
        </w:pPrChange>
      </w:pPr>
    </w:p>
    <w:p w14:paraId="3C10E09C" w14:textId="713F32A4" w:rsidR="008D11B8" w:rsidRDefault="008D11B8">
      <w:pPr>
        <w:spacing w:line="240" w:lineRule="auto"/>
        <w:ind w:firstLine="360"/>
        <w:jc w:val="both"/>
        <w:rPr>
          <w:ins w:id="5140" w:author="Rajo" w:date="2018-06-01T17:49:00Z"/>
          <w:lang w:val="bs-Latn-BA"/>
        </w:rPr>
        <w:pPrChange w:id="5141" w:author="Rajo" w:date="2018-06-17T15:05:00Z">
          <w:pPr>
            <w:spacing w:line="240" w:lineRule="auto"/>
            <w:ind w:firstLine="576"/>
            <w:jc w:val="both"/>
          </w:pPr>
        </w:pPrChange>
      </w:pPr>
      <w:ins w:id="5142"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5143" w:author="Rajo" w:date="2018-06-01T17:49:00Z">
        <w:r>
          <w:rPr>
            <w:lang w:val="bs-Latn-BA"/>
          </w:rPr>
          <w:t>reiranje odgovarajućeg sigurnosnog konteksta i sprovođenje kontrole pristupa, nakon što korisnik zatraži pristup zaštićenoj stranici u okviru davaoca usluge, odvija se u narednim koracima</w:t>
        </w:r>
      </w:ins>
      <w:ins w:id="5144" w:author="Rajo" w:date="2018-06-01T17:51:00Z">
        <w:r w:rsidR="00AE29DA">
          <w:rPr>
            <w:lang w:val="bs-Latn-BA"/>
          </w:rPr>
          <w:t xml:space="preserve"> predstavljenim i na </w:t>
        </w:r>
      </w:ins>
      <w:ins w:id="5145" w:author="Rajo" w:date="2018-06-17T15:06:00Z">
        <w:r w:rsidR="00B94FBC" w:rsidRPr="00B94FBC">
          <w:rPr>
            <w:b/>
            <w:lang w:val="bs-Latn-BA"/>
            <w:rPrChange w:id="5146" w:author="Rajo" w:date="2018-06-17T15:06:00Z">
              <w:rPr>
                <w:lang w:val="bs-Latn-BA"/>
              </w:rPr>
            </w:rPrChange>
          </w:rPr>
          <w:t>S</w:t>
        </w:r>
      </w:ins>
      <w:ins w:id="5147" w:author="Rajo" w:date="2018-06-01T17:51:00Z">
        <w:r w:rsidR="00AE29DA" w:rsidRPr="00B94FBC">
          <w:rPr>
            <w:b/>
            <w:lang w:val="bs-Latn-BA"/>
            <w:rPrChange w:id="5148" w:author="Rajo" w:date="2018-06-17T15:06:00Z">
              <w:rPr>
                <w:lang w:val="bs-Latn-BA"/>
              </w:rPr>
            </w:rPrChange>
          </w:rPr>
          <w:t>lici 10.2</w:t>
        </w:r>
      </w:ins>
      <w:ins w:id="5149" w:author="Rajo" w:date="2018-06-01T17:54:00Z">
        <w:r w:rsidR="00743CB7">
          <w:rPr>
            <w:lang w:val="bs-Latn-BA"/>
          </w:rPr>
          <w:t xml:space="preserve"> (korištene su adrese i primjeri poruka realizovane implementacije)</w:t>
        </w:r>
      </w:ins>
      <w:ins w:id="5150" w:author="Rajo" w:date="2018-06-01T17:49:00Z">
        <w:r>
          <w:rPr>
            <w:lang w:val="bs-Latn-BA"/>
          </w:rPr>
          <w:t>:</w:t>
        </w:r>
      </w:ins>
      <w:ins w:id="5151" w:author="Rajo" w:date="2018-06-02T15:21:00Z">
        <w:r w:rsidR="00883DB9">
          <w:rPr>
            <w:lang w:val="bs-Latn-BA"/>
          </w:rPr>
          <w:t xml:space="preserve"> </w:t>
        </w:r>
      </w:ins>
      <w:moveToRangeStart w:id="5152" w:author="Rajo" w:date="2018-06-02T15:21:00Z" w:name="move515716194"/>
      <w:moveTo w:id="5153" w:author="Rajo" w:date="2018-06-02T15:21:00Z">
        <w:r w:rsidR="00883DB9">
          <w:rPr>
            <w:vertAlign w:val="superscript"/>
            <w:lang w:val="bs-Latn-BA"/>
          </w:rPr>
          <w:t>[21]</w:t>
        </w:r>
      </w:moveTo>
      <w:moveToRangeEnd w:id="5152"/>
    </w:p>
    <w:p w14:paraId="1EC5A1D1" w14:textId="44E7588D"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5154"/>
      <w:commentRangeStart w:id="5155"/>
      <w:r>
        <w:rPr>
          <w:noProof/>
        </w:rPr>
        <w:lastRenderedPageBreak/>
        <mc:AlternateContent>
          <mc:Choice Requires="wpc">
            <w:drawing>
              <wp:inline distT="0" distB="0" distL="0" distR="0" wp14:anchorId="7D6E7FDF" wp14:editId="64CD606C">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156" w:author="Rajo" w:date="2018-05-23T20:16:00Z">
                                <w:r w:rsidDel="00910C56">
                                  <w:rPr>
                                    <w:rFonts w:ascii="Microsoft Sans Serif" w:eastAsia="Calibri" w:hAnsi="Microsoft Sans Serif" w:cs="Microsoft Sans Serif"/>
                                    <w:sz w:val="22"/>
                                    <w:szCs w:val="22"/>
                                    <w:lang w:val="sr-Latn-BA"/>
                                  </w:rPr>
                                  <w:delText>Servis provajder</w:delText>
                                </w:r>
                              </w:del>
                              <w:ins w:id="5157"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158" w:author="Rajo" w:date="2018-05-23T20:02:00Z">
                                <w:r w:rsidDel="00847196">
                                  <w:rPr>
                                    <w:rFonts w:ascii="Microsoft Sans Serif" w:eastAsia="Calibri" w:hAnsi="Microsoft Sans Serif" w:cs="Microsoft Sans Serif"/>
                                    <w:sz w:val="22"/>
                                    <w:szCs w:val="22"/>
                                    <w:lang w:val="sr-Latn-BA"/>
                                  </w:rPr>
                                  <w:delText>Provajder identiteta</w:delText>
                                </w:r>
                              </w:del>
                              <w:ins w:id="5159"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6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9B0D46" w:rsidRDefault="009B0D46">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6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6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6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522"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">
                <v:shape id="_x0000_s1523" type="#_x0000_t75" style="position:absolute;width:59340;height:51625;visibility:visible;mso-wrap-style:square">
                  <v:fill o:detectmouseclick="t"/>
                  <v:path o:connecttype="none"/>
                </v:shape>
                <v:rect id="Rectangle 311" o:spid="_x0000_s1524"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164" w:author="Rajo" w:date="2018-05-23T20:16:00Z">
                          <w:r w:rsidDel="00910C56">
                            <w:rPr>
                              <w:rFonts w:ascii="Microsoft Sans Serif" w:eastAsia="Calibri" w:hAnsi="Microsoft Sans Serif" w:cs="Microsoft Sans Serif"/>
                              <w:sz w:val="22"/>
                              <w:szCs w:val="22"/>
                              <w:lang w:val="sr-Latn-BA"/>
                            </w:rPr>
                            <w:delText>Servis provajder</w:delText>
                          </w:r>
                        </w:del>
                        <w:ins w:id="5165"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525"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526"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del w:id="5166" w:author="Rajo" w:date="2018-05-23T20:02:00Z">
                          <w:r w:rsidDel="00847196">
                            <w:rPr>
                              <w:rFonts w:ascii="Microsoft Sans Serif" w:eastAsia="Calibri" w:hAnsi="Microsoft Sans Serif" w:cs="Microsoft Sans Serif"/>
                              <w:sz w:val="22"/>
                              <w:szCs w:val="22"/>
                              <w:lang w:val="sr-Latn-BA"/>
                            </w:rPr>
                            <w:delText>Provajder identiteta</w:delText>
                          </w:r>
                        </w:del>
                        <w:ins w:id="5167"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27"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28"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29"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30"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31"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32"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68"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33"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34"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35"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36"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37"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38"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39"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40"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9B0D46" w:rsidRDefault="009B0D46">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41"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42"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43"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69"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44"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45"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46"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7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47"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48"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49"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50"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51"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517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52"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53"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54"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55"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9B0D46" w:rsidRDefault="009B0D4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56"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57"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9B0D46" w:rsidRDefault="009B0D4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5154"/>
      <w:r w:rsidR="00297C24">
        <w:rPr>
          <w:rStyle w:val="CommentReference"/>
        </w:rPr>
        <w:commentReference w:id="5154"/>
      </w:r>
      <w:commentRangeEnd w:id="5155"/>
      <w:r w:rsidR="00310776">
        <w:rPr>
          <w:rStyle w:val="CommentReference"/>
        </w:rPr>
        <w:commentReference w:id="5155"/>
      </w:r>
    </w:p>
    <w:p w14:paraId="333F56D3" w14:textId="4DD787A8" w:rsidR="00E94ADE" w:rsidDel="00943443" w:rsidRDefault="00CC5052">
      <w:pPr>
        <w:pStyle w:val="Caption"/>
        <w:jc w:val="center"/>
        <w:rPr>
          <w:del w:id="5172" w:author="Rajo" w:date="2018-06-01T17:54:00Z"/>
          <w:lang w:val="bs-Latn-BA"/>
        </w:rPr>
      </w:pPr>
      <w:r>
        <w:rPr>
          <w:lang w:val="bs-Latn-BA"/>
        </w:rPr>
        <w:t xml:space="preserve">Slika </w:t>
      </w:r>
      <w:ins w:id="5173"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174"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175" w:author="Rajo" w:date="2018-05-31T17:30:00Z">
        <w:r w:rsidR="002105F4">
          <w:rPr>
            <w:noProof/>
            <w:lang w:val="bs-Latn-BA"/>
          </w:rPr>
          <w:t>2</w:t>
        </w:r>
        <w:r w:rsidR="002105F4">
          <w:rPr>
            <w:lang w:val="bs-Latn-BA"/>
          </w:rPr>
          <w:fldChar w:fldCharType="end"/>
        </w:r>
      </w:ins>
      <w:del w:id="517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5177" w:author="Rajo" w:date="2018-06-01T17:54:00Z"/>
          <w:lang w:val="bs-Latn-BA"/>
        </w:rPr>
      </w:pPr>
      <w:del w:id="5178"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pPr>
        <w:pStyle w:val="Caption"/>
        <w:jc w:val="center"/>
        <w:rPr>
          <w:lang w:val="bs-Latn-BA"/>
        </w:rPr>
        <w:pPrChange w:id="5179" w:author="Rajo" w:date="2018-06-01T17:54:00Z">
          <w:pPr>
            <w:spacing w:line="240" w:lineRule="auto"/>
            <w:jc w:val="both"/>
          </w:pPr>
        </w:pPrChange>
      </w:pPr>
    </w:p>
    <w:p w14:paraId="3A6CF7F0" w14:textId="6EF08451" w:rsidR="005D19BA" w:rsidRPr="00143689" w:rsidRDefault="00CC5052">
      <w:pPr>
        <w:pStyle w:val="ListParagraph1"/>
        <w:numPr>
          <w:ilvl w:val="0"/>
          <w:numId w:val="36"/>
        </w:numPr>
        <w:spacing w:line="240" w:lineRule="auto"/>
        <w:contextualSpacing w:val="0"/>
        <w:jc w:val="both"/>
        <w:rPr>
          <w:b/>
          <w:lang w:val="bs-Latn-BA"/>
        </w:rPr>
        <w:pPrChange w:id="5180" w:author="Rajo" w:date="2018-06-17T15:14:00Z">
          <w:pPr>
            <w:pStyle w:val="ListParagraph1"/>
            <w:numPr>
              <w:numId w:val="36"/>
            </w:numPr>
            <w:spacing w:line="240" w:lineRule="auto"/>
            <w:ind w:hanging="360"/>
            <w:jc w:val="both"/>
          </w:pPr>
        </w:pPrChange>
      </w:pPr>
      <w:r>
        <w:rPr>
          <w:b/>
          <w:lang w:val="bs-Latn-BA"/>
        </w:rPr>
        <w:t>Zahtijevanje željenog</w:t>
      </w:r>
      <w:ins w:id="5181" w:author="Rajo" w:date="2018-06-02T15:19:00Z">
        <w:r w:rsidR="00DF2BCD">
          <w:rPr>
            <w:b/>
            <w:lang w:val="bs-Latn-BA"/>
          </w:rPr>
          <w:t xml:space="preserve"> (zaštićenog)</w:t>
        </w:r>
      </w:ins>
      <w:r>
        <w:rPr>
          <w:b/>
          <w:lang w:val="bs-Latn-BA"/>
        </w:rPr>
        <w:t xml:space="preserve"> resursa </w:t>
      </w:r>
      <w:ins w:id="5182" w:author="Rajo" w:date="2018-06-02T15:22:00Z">
        <w:r w:rsidR="009922BF">
          <w:rPr>
            <w:b/>
            <w:lang w:val="bs-Latn-BA"/>
          </w:rPr>
          <w:t>na strani SP1</w:t>
        </w:r>
      </w:ins>
    </w:p>
    <w:p w14:paraId="08B511B3" w14:textId="34C7C324" w:rsidR="005D19BA" w:rsidRDefault="00943443">
      <w:pPr>
        <w:pStyle w:val="ListParagraph1"/>
        <w:spacing w:line="240" w:lineRule="auto"/>
        <w:contextualSpacing w:val="0"/>
        <w:jc w:val="both"/>
        <w:rPr>
          <w:ins w:id="5183" w:author="Rajo" w:date="2018-06-01T18:14:00Z"/>
          <w:lang w:val="bs-Latn-BA"/>
        </w:rPr>
        <w:pPrChange w:id="5184" w:author="Rajo" w:date="2018-06-17T15:10:00Z">
          <w:pPr>
            <w:pStyle w:val="ListParagraph1"/>
            <w:spacing w:line="240" w:lineRule="auto"/>
            <w:jc w:val="both"/>
          </w:pPr>
        </w:pPrChange>
      </w:pPr>
      <w:ins w:id="5185" w:author="Rajo" w:date="2018-06-01T17:58:00Z">
        <w:r>
          <w:rPr>
            <w:lang w:val="bs-Latn-BA"/>
          </w:rPr>
          <w:t>Korisnik putem preglednika pristupa početnoj stranici prve SP1 aplikacije</w:t>
        </w:r>
      </w:ins>
      <w:ins w:id="5186" w:author="Rajo" w:date="2018-06-01T18:13:00Z">
        <w:r w:rsidR="004B77E6">
          <w:rPr>
            <w:lang w:val="bs-Latn-BA"/>
          </w:rPr>
          <w:t xml:space="preserve"> (davaoca usluge)</w:t>
        </w:r>
      </w:ins>
      <w:ins w:id="5187" w:author="Rajo" w:date="2018-06-01T17:58:00Z">
        <w:r>
          <w:rPr>
            <w:lang w:val="bs-Latn-BA"/>
          </w:rPr>
          <w:t xml:space="preserve"> – </w:t>
        </w:r>
        <w:r>
          <w:rPr>
            <w:i/>
            <w:lang w:val="bs-Latn-BA"/>
          </w:rPr>
          <w:t>localhost:8081/sp1</w:t>
        </w:r>
        <w:r>
          <w:rPr>
            <w:lang w:val="bs-Latn-BA"/>
          </w:rPr>
          <w:t>, pri čemu mu se otvara stranica sa objašnjenjem i linkom ka zaštićenoj stranici.</w:t>
        </w:r>
      </w:ins>
      <w:ins w:id="5188" w:author="Rajo" w:date="2018-06-01T18:00:00Z">
        <w:r>
          <w:rPr>
            <w:lang w:val="bs-Latn-BA"/>
          </w:rPr>
          <w:t xml:space="preserve"> </w:t>
        </w:r>
      </w:ins>
    </w:p>
    <w:p w14:paraId="0684EB28" w14:textId="1C111349" w:rsidR="005D19BA" w:rsidRDefault="005D19BA">
      <w:pPr>
        <w:pStyle w:val="ListParagraph1"/>
        <w:spacing w:line="240" w:lineRule="auto"/>
        <w:contextualSpacing w:val="0"/>
        <w:jc w:val="both"/>
        <w:rPr>
          <w:ins w:id="5189" w:author="Rajo" w:date="2018-06-01T18:14:00Z"/>
          <w:lang w:val="bs-Latn-BA"/>
        </w:rPr>
        <w:pPrChange w:id="5190" w:author="Rajo" w:date="2018-06-17T15:10:00Z">
          <w:pPr>
            <w:pStyle w:val="ListParagraph1"/>
            <w:spacing w:line="240" w:lineRule="auto"/>
            <w:jc w:val="both"/>
          </w:pPr>
        </w:pPrChange>
      </w:pPr>
      <w:ins w:id="5191" w:author="Rajo" w:date="2018-06-01T18:14:00Z">
        <w:r>
          <w:rPr>
            <w:noProof/>
          </w:rPr>
          <mc:AlternateContent>
            <mc:Choice Requires="wps">
              <w:drawing>
                <wp:inline distT="0" distB="0" distL="0" distR="0" wp14:anchorId="16DE720A" wp14:editId="35F8E913">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9B0D46" w:rsidRDefault="009B0D46"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58"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" fillcolor="#dbe5f1 [660]" strokecolor="#8db3e2 [1311]">
                  <v:textbox>
                    <w:txbxContent>
                      <w:p w14:paraId="522706F3" w14:textId="77777777" w:rsidR="009B0D46" w:rsidRDefault="009B0D46"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4A088034" w14:textId="27C0BD73" w:rsidR="005D19BA" w:rsidRDefault="00943443">
      <w:pPr>
        <w:pStyle w:val="ListParagraph1"/>
        <w:spacing w:line="240" w:lineRule="auto"/>
        <w:contextualSpacing w:val="0"/>
        <w:jc w:val="both"/>
        <w:rPr>
          <w:ins w:id="5192" w:author="Rajo" w:date="2018-06-01T18:15:00Z"/>
          <w:lang w:val="bs-Latn-BA"/>
        </w:rPr>
        <w:pPrChange w:id="5193" w:author="Rajo" w:date="2018-06-17T15:10:00Z">
          <w:pPr>
            <w:pStyle w:val="ListParagraph1"/>
            <w:spacing w:line="240" w:lineRule="auto"/>
            <w:jc w:val="both"/>
          </w:pPr>
        </w:pPrChange>
      </w:pPr>
      <w:moveToRangeStart w:id="5194" w:author="Rajo" w:date="2018-06-01T18:00:00Z" w:name="move515639330"/>
      <w:moveTo w:id="5195" w:author="Rajo" w:date="2018-06-01T18:00:00Z">
        <w:r>
          <w:rPr>
            <w:lang w:val="bs-Latn-BA"/>
          </w:rPr>
          <w:t>Kada korisnik klikne na link ka zaštićenoj stranici, aplikacija</w:t>
        </w:r>
        <w:del w:id="5196" w:author="Rajo" w:date="2018-06-01T18:14:00Z">
          <w:r w:rsidDel="00F777B0">
            <w:rPr>
              <w:lang w:val="bs-Latn-BA"/>
            </w:rPr>
            <w:delText xml:space="preserve"> </w:delText>
          </w:r>
        </w:del>
      </w:moveTo>
      <w:ins w:id="5197" w:author="Rajo" w:date="2018-06-01T18:05:00Z">
        <w:r w:rsidR="00CC3A42">
          <w:rPr>
            <w:lang w:val="bs-Latn-BA"/>
          </w:rPr>
          <w:t xml:space="preserve"> vrši provjeru prava pristupa željenom resursu. Ako već postoji odgovarajući sigurnosni kontekst, preskaču se koraci 2-7</w:t>
        </w:r>
      </w:ins>
      <w:ins w:id="5198" w:author="Rajo" w:date="2018-06-01T18:06:00Z">
        <w:r w:rsidR="00185F0F">
          <w:rPr>
            <w:lang w:val="bs-Latn-BA"/>
          </w:rPr>
          <w:t>, u suprotnom prelazi se na</w:t>
        </w:r>
        <w:r w:rsidR="00C704B4">
          <w:rPr>
            <w:lang w:val="bs-Latn-BA"/>
          </w:rPr>
          <w:t xml:space="preserve"> naredni</w:t>
        </w:r>
      </w:ins>
      <w:ins w:id="5199" w:author="Rajo" w:date="2018-06-01T18:17:00Z">
        <w:r w:rsidR="00B518AC">
          <w:rPr>
            <w:lang w:val="bs-Latn-BA"/>
          </w:rPr>
          <w:t xml:space="preserve"> korak</w:t>
        </w:r>
      </w:ins>
      <w:ins w:id="5200" w:author="Rajo" w:date="2018-06-01T18:06:00Z">
        <w:r w:rsidR="00185F0F">
          <w:rPr>
            <w:lang w:val="bs-Latn-BA"/>
          </w:rPr>
          <w:t>.</w:t>
        </w:r>
      </w:ins>
      <w:ins w:id="5201" w:author="Rajo" w:date="2018-06-01T18:05:00Z">
        <w:r w:rsidR="00CC3A42">
          <w:rPr>
            <w:lang w:val="bs-Latn-BA"/>
          </w:rPr>
          <w:t xml:space="preserve"> </w:t>
        </w:r>
      </w:ins>
      <w:moveTo w:id="5202" w:author="Rajo" w:date="2018-06-01T18:00:00Z">
        <w:del w:id="5203" w:author="Rajo" w:date="2018-06-01T18:05:00Z">
          <w:r w:rsidDel="00CC3A42">
            <w:rPr>
              <w:lang w:val="bs-Latn-BA"/>
            </w:rPr>
            <w:delText>detektuje da ne postoji odgovarajući sigurnosni kontekst neophodan za prikaz stranice</w:delText>
          </w:r>
        </w:del>
        <w:del w:id="5204" w:author="Rajo" w:date="2018-06-01T18:06:00Z">
          <w:r w:rsidDel="00185F0F">
            <w:rPr>
              <w:lang w:val="bs-Latn-BA"/>
            </w:rPr>
            <w:delText>.</w:delText>
          </w:r>
        </w:del>
      </w:moveTo>
      <w:moveToRangeEnd w:id="5194"/>
      <w:del w:id="5205"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5206" w:author="Rajo" w:date="2018-05-23T21:13:00Z">
        <w:r w:rsidR="00CC5052" w:rsidDel="003E035D">
          <w:rPr>
            <w:lang w:val="bs-Latn-BA"/>
          </w:rPr>
          <w:delText>zahtjeva</w:delText>
        </w:r>
      </w:del>
      <w:del w:id="5207" w:author="Rajo" w:date="2018-06-01T17:58:00Z">
        <w:r w:rsidR="00CC5052" w:rsidDel="00943443">
          <w:rPr>
            <w:lang w:val="bs-Latn-BA"/>
          </w:rPr>
          <w:delText xml:space="preserve"> željeni resurs na strani </w:delText>
        </w:r>
      </w:del>
      <w:del w:id="5208" w:author="Rajo" w:date="2018-05-23T20:04:00Z">
        <w:r w:rsidR="00CC5052" w:rsidDel="00847196">
          <w:rPr>
            <w:lang w:val="bs-Latn-BA"/>
          </w:rPr>
          <w:delText>servis provajdera</w:delText>
        </w:r>
      </w:del>
      <w:del w:id="5209" w:author="Rajo" w:date="2018-06-01T17:58:00Z">
        <w:r w:rsidR="00CC5052" w:rsidDel="00943443">
          <w:rPr>
            <w:lang w:val="bs-Latn-BA"/>
          </w:rPr>
          <w:delText xml:space="preserve"> (koji predstavlja web aplikaciju)</w:delText>
        </w:r>
      </w:del>
    </w:p>
    <w:p w14:paraId="2959C30D" w14:textId="1A867C7A" w:rsidR="001F2373" w:rsidDel="005D19BA" w:rsidRDefault="001F2373">
      <w:pPr>
        <w:pStyle w:val="ListParagraph1"/>
        <w:spacing w:line="240" w:lineRule="auto"/>
        <w:ind w:left="0"/>
        <w:jc w:val="both"/>
        <w:rPr>
          <w:del w:id="5210" w:author="Rajo" w:date="2018-06-01T18:15:00Z"/>
          <w:lang w:val="bs-Latn-BA"/>
        </w:rPr>
        <w:pPrChange w:id="5211" w:author="Rajo" w:date="2018-06-01T18:01:00Z">
          <w:pPr>
            <w:pStyle w:val="ListParagraph1"/>
            <w:spacing w:line="240" w:lineRule="auto"/>
            <w:jc w:val="both"/>
          </w:pPr>
        </w:pPrChange>
      </w:pPr>
      <w:del w:id="5212" w:author="Rajo" w:date="2018-06-01T18:01:00Z">
        <w:r w:rsidDel="001F2373">
          <w:rPr>
            <w:noProof/>
          </w:rPr>
          <mc:AlternateContent>
            <mc:Choice Requires="wps">
              <w:drawing>
                <wp:anchor distT="45720" distB="45720" distL="114300" distR="114300" simplePos="0" relativeHeight="251658752" behindDoc="0" locked="0" layoutInCell="1" allowOverlap="1" wp14:anchorId="2D2DDEC3" wp14:editId="29124F93">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59" type="#_x0000_t202" style="position:absolute;left:0;text-align:left;margin-left:37.5pt;margin-top:21.75pt;width:348pt;height:22.5pt;z-index:251658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" fillcolor="#dbe5f1 [660]" strokecolor="#8db3e2 [1311]">
                  <v:textbox>
                    <w:txbxContent>
                      <w:p w14:paraId="2F6A00BC"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pPr>
        <w:spacing w:line="240" w:lineRule="auto"/>
        <w:jc w:val="both"/>
        <w:rPr>
          <w:del w:id="5213" w:author="Rajo" w:date="2018-06-01T17:56:00Z"/>
          <w:lang w:val="bs-Latn-BA"/>
        </w:rPr>
      </w:pPr>
    </w:p>
    <w:p w14:paraId="1CE1D331" w14:textId="67DC64CA" w:rsidR="00E94ADE" w:rsidDel="00CC3A42" w:rsidRDefault="00CC5052">
      <w:pPr>
        <w:pStyle w:val="ListParagraph1"/>
        <w:spacing w:line="240" w:lineRule="auto"/>
        <w:ind w:left="0"/>
        <w:jc w:val="both"/>
        <w:rPr>
          <w:del w:id="5214" w:author="Rajo" w:date="2018-06-01T18:04:00Z"/>
          <w:lang w:val="bs-Latn-BA"/>
        </w:rPr>
        <w:pPrChange w:id="5215" w:author="Rajo" w:date="2018-06-01T18:15:00Z">
          <w:pPr>
            <w:pStyle w:val="ListParagraph1"/>
            <w:spacing w:line="240" w:lineRule="auto"/>
            <w:jc w:val="both"/>
          </w:pPr>
        </w:pPrChange>
      </w:pPr>
      <w:del w:id="5216" w:author="Rajo" w:date="2018-05-23T20:15:00Z">
        <w:r w:rsidDel="00910C56">
          <w:rPr>
            <w:lang w:val="bs-Latn-BA"/>
          </w:rPr>
          <w:delText>Servis provajder</w:delText>
        </w:r>
      </w:del>
      <w:del w:id="5217"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3CF92827" w:rsidR="00E94ADE" w:rsidDel="00680486" w:rsidRDefault="00E94ADE">
      <w:pPr>
        <w:pStyle w:val="ListParagraph1"/>
        <w:spacing w:line="240" w:lineRule="auto"/>
        <w:ind w:left="0"/>
        <w:jc w:val="both"/>
        <w:rPr>
          <w:del w:id="5218" w:author="Rajo" w:date="2018-06-17T15:10:00Z"/>
          <w:lang w:val="bs-Latn-BA"/>
        </w:rPr>
        <w:pPrChange w:id="5219" w:author="Rajo" w:date="2018-06-01T18:15:00Z">
          <w:pPr>
            <w:pStyle w:val="ListParagraph1"/>
            <w:spacing w:line="240" w:lineRule="auto"/>
            <w:jc w:val="both"/>
          </w:pPr>
        </w:pPrChange>
      </w:pPr>
    </w:p>
    <w:p w14:paraId="0A249BE6" w14:textId="029F2ADA" w:rsidR="00A25B4C" w:rsidRPr="00143689" w:rsidRDefault="00CC5052">
      <w:pPr>
        <w:pStyle w:val="ListParagraph1"/>
        <w:numPr>
          <w:ilvl w:val="0"/>
          <w:numId w:val="36"/>
        </w:numPr>
        <w:spacing w:line="240" w:lineRule="auto"/>
        <w:contextualSpacing w:val="0"/>
        <w:jc w:val="both"/>
        <w:rPr>
          <w:b/>
          <w:lang w:val="bs-Latn-BA"/>
        </w:rPr>
        <w:pPrChange w:id="5220" w:author="Rajo" w:date="2018-06-17T15:14:00Z">
          <w:pPr>
            <w:pStyle w:val="ListParagraph1"/>
            <w:numPr>
              <w:numId w:val="36"/>
            </w:numPr>
            <w:spacing w:line="240" w:lineRule="auto"/>
            <w:ind w:hanging="360"/>
            <w:jc w:val="both"/>
          </w:pPr>
        </w:pPrChange>
      </w:pPr>
      <w:r>
        <w:rPr>
          <w:b/>
          <w:lang w:val="bs-Latn-BA"/>
        </w:rPr>
        <w:t xml:space="preserve">Preusmjeravanje na IdP SSO servis </w:t>
      </w:r>
    </w:p>
    <w:p w14:paraId="6AACDCA7" w14:textId="56D7C8FF" w:rsidR="00E94ADE" w:rsidDel="00680486" w:rsidRDefault="00CC5052">
      <w:pPr>
        <w:pStyle w:val="ListParagraph1"/>
        <w:spacing w:line="240" w:lineRule="auto"/>
        <w:contextualSpacing w:val="0"/>
        <w:jc w:val="both"/>
        <w:rPr>
          <w:del w:id="5221" w:author="Rajo" w:date="2018-06-17T15:11:00Z"/>
          <w:lang w:val="bs-Latn-BA"/>
        </w:rPr>
      </w:pPr>
      <w:del w:id="5222" w:author="Rajo" w:date="2018-05-23T20:15:00Z">
        <w:r w:rsidDel="00910C56">
          <w:rPr>
            <w:lang w:val="bs-Latn-BA"/>
          </w:rPr>
          <w:delText>Servis provajder</w:delText>
        </w:r>
      </w:del>
      <w:ins w:id="5223" w:author="Rajo" w:date="2018-06-01T18:17:00Z">
        <w:r w:rsidR="00A25B4C">
          <w:rPr>
            <w:lang w:val="bs-Latn-BA"/>
          </w:rPr>
          <w:t>Aplikac</w:t>
        </w:r>
      </w:ins>
      <w:ins w:id="5224" w:author="Rajo" w:date="2018-06-01T18:18:00Z">
        <w:r w:rsidR="00A25B4C">
          <w:rPr>
            <w:lang w:val="bs-Latn-BA"/>
          </w:rPr>
          <w:t>ij</w:t>
        </w:r>
      </w:ins>
      <w:ins w:id="5225" w:author="Rajo" w:date="2018-06-01T18:17:00Z">
        <w:r w:rsidR="00A25B4C">
          <w:rPr>
            <w:lang w:val="bs-Latn-BA"/>
          </w:rPr>
          <w:t>a SP1</w:t>
        </w:r>
      </w:ins>
      <w:r>
        <w:rPr>
          <w:lang w:val="bs-Latn-BA"/>
        </w:rPr>
        <w:t xml:space="preserve"> generiše odgovarajući SAML zahtjev </w:t>
      </w:r>
      <w:del w:id="5226" w:author="Rajo" w:date="2018-06-01T18:29:00Z">
        <w:r w:rsidDel="00101FBF">
          <w:rPr>
            <w:lang w:val="bs-Latn-BA"/>
          </w:rPr>
          <w:delText>(</w:delText>
        </w:r>
      </w:del>
      <w:del w:id="5227"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5228" w:author="Rajo" w:date="2018-06-01T18:53:00Z">
        <w:r w:rsidR="00FC3698">
          <w:rPr>
            <w:lang w:val="bs-Latn-BA"/>
          </w:rPr>
          <w:t xml:space="preserve">(u obliku </w:t>
        </w:r>
      </w:ins>
      <w:ins w:id="5229" w:author="Rajo" w:date="2018-06-01T18:18:00Z">
        <w:r w:rsidR="00A25B4C" w:rsidRPr="00A25B4C">
          <w:rPr>
            <w:i/>
            <w:lang w:val="bs-Latn-BA"/>
            <w:rPrChange w:id="5230" w:author="Rajo" w:date="2018-06-01T18:18:00Z">
              <w:rPr>
                <w:lang w:val="bs-Latn-BA"/>
              </w:rPr>
            </w:rPrChange>
          </w:rPr>
          <w:t>AuthnRequest</w:t>
        </w:r>
      </w:ins>
      <w:ins w:id="5231" w:author="Rajo" w:date="2018-06-01T18:30:00Z">
        <w:r w:rsidR="00101FBF">
          <w:rPr>
            <w:lang w:val="bs-Latn-BA"/>
          </w:rPr>
          <w:t xml:space="preserve"> element</w:t>
        </w:r>
      </w:ins>
      <w:ins w:id="5232" w:author="Rajo" w:date="2018-06-01T18:54:00Z">
        <w:r w:rsidR="00FC3698">
          <w:rPr>
            <w:lang w:val="bs-Latn-BA"/>
          </w:rPr>
          <w:t>a</w:t>
        </w:r>
      </w:ins>
      <w:ins w:id="5233" w:author="Rajo" w:date="2018-06-01T18:53:00Z">
        <w:r w:rsidR="00FC3698">
          <w:rPr>
            <w:lang w:val="bs-Latn-BA"/>
          </w:rPr>
          <w:t>)</w:t>
        </w:r>
      </w:ins>
      <w:del w:id="5234" w:author="Rajo" w:date="2018-06-01T18:30:00Z">
        <w:r w:rsidDel="00101FBF">
          <w:rPr>
            <w:lang w:val="bs-Latn-BA"/>
          </w:rPr>
          <w:delText>)</w:delText>
        </w:r>
      </w:del>
      <w:r>
        <w:rPr>
          <w:lang w:val="bs-Latn-BA"/>
        </w:rPr>
        <w:t>,</w:t>
      </w:r>
      <w:ins w:id="5235" w:author="Rajo" w:date="2018-06-01T18:20:00Z">
        <w:r w:rsidR="00A25B4C">
          <w:rPr>
            <w:lang w:val="bs-Latn-BA"/>
          </w:rPr>
          <w:t xml:space="preserve"> kao i </w:t>
        </w:r>
        <w:r w:rsidR="00A25B4C">
          <w:rPr>
            <w:i/>
            <w:lang w:val="bs-Latn-BA"/>
          </w:rPr>
          <w:t>RelayState</w:t>
        </w:r>
        <w:r w:rsidR="00A25B4C">
          <w:rPr>
            <w:lang w:val="bs-Latn-BA"/>
          </w:rPr>
          <w:t xml:space="preserve"> </w:t>
        </w:r>
      </w:ins>
      <w:ins w:id="5236" w:author="Rajo" w:date="2018-06-01T19:30:00Z">
        <w:r w:rsidR="00AA5ABF">
          <w:rPr>
            <w:lang w:val="bs-Latn-BA"/>
          </w:rPr>
          <w:t>vrijednost</w:t>
        </w:r>
      </w:ins>
      <w:ins w:id="5237" w:author="Rajo" w:date="2018-06-01T18:52:00Z">
        <w:r w:rsidR="00FC3698">
          <w:rPr>
            <w:lang w:val="bs-Latn-BA"/>
          </w:rPr>
          <w:t xml:space="preserve"> koj</w:t>
        </w:r>
      </w:ins>
      <w:ins w:id="5238" w:author="Rajo" w:date="2018-06-01T19:30:00Z">
        <w:r w:rsidR="00AA5ABF">
          <w:rPr>
            <w:lang w:val="bs-Latn-BA"/>
          </w:rPr>
          <w:t>a</w:t>
        </w:r>
      </w:ins>
      <w:ins w:id="5239" w:author="Rajo" w:date="2018-06-01T18:52:00Z">
        <w:r w:rsidR="00FC3698">
          <w:rPr>
            <w:lang w:val="bs-Latn-BA"/>
          </w:rPr>
          <w:t xml:space="preserve"> generaln</w:t>
        </w:r>
      </w:ins>
      <w:ins w:id="5240" w:author="Rajo" w:date="2018-06-01T19:30:00Z">
        <w:r w:rsidR="00AA5ABF">
          <w:rPr>
            <w:lang w:val="bs-Latn-BA"/>
          </w:rPr>
          <w:t>o</w:t>
        </w:r>
      </w:ins>
      <w:ins w:id="5241" w:author="Rajo" w:date="2018-06-01T18:52:00Z">
        <w:r w:rsidR="00FC3698">
          <w:rPr>
            <w:lang w:val="bs-Latn-BA"/>
          </w:rPr>
          <w:t xml:space="preserve"> predstavlja referencu ka informacija</w:t>
        </w:r>
      </w:ins>
      <w:ins w:id="5242" w:author="Rajo" w:date="2018-06-01T18:55:00Z">
        <w:r w:rsidR="009B1FF6">
          <w:rPr>
            <w:lang w:val="bs-Latn-BA"/>
          </w:rPr>
          <w:t>ma</w:t>
        </w:r>
      </w:ins>
      <w:ins w:id="5243" w:author="Rajo" w:date="2018-06-01T18:52:00Z">
        <w:r w:rsidR="00FC3698">
          <w:rPr>
            <w:lang w:val="bs-Latn-BA"/>
          </w:rPr>
          <w:t xml:space="preserve"> koje se </w:t>
        </w:r>
        <w:r w:rsidR="00FC3698">
          <w:rPr>
            <w:lang w:val="bs-Latn-BA"/>
          </w:rPr>
          <w:lastRenderedPageBreak/>
          <w:t>čuvaju na strani davaoca usluge</w:t>
        </w:r>
      </w:ins>
      <w:ins w:id="5244" w:author="Rajo" w:date="2018-06-01T18:20:00Z">
        <w:r w:rsidR="00A25B4C">
          <w:rPr>
            <w:lang w:val="bs-Latn-BA"/>
          </w:rPr>
          <w:t>.</w:t>
        </w:r>
      </w:ins>
      <w:r>
        <w:rPr>
          <w:lang w:val="bs-Latn-BA"/>
        </w:rPr>
        <w:t xml:space="preserve"> </w:t>
      </w:r>
      <w:ins w:id="5245" w:author="Rajo" w:date="2018-06-01T19:27:00Z">
        <w:r w:rsidR="00BD1A9F">
          <w:rPr>
            <w:lang w:val="bs-Latn-BA"/>
          </w:rPr>
          <w:t xml:space="preserve">Te </w:t>
        </w:r>
      </w:ins>
      <w:ins w:id="5246" w:author="Rajo" w:date="2018-06-01T18:22:00Z">
        <w:r w:rsidR="00A25B4C">
          <w:rPr>
            <w:lang w:val="bs-Latn-BA"/>
          </w:rPr>
          <w:t xml:space="preserve">vrijednosti </w:t>
        </w:r>
      </w:ins>
      <w:ins w:id="5247" w:author="Rajo" w:date="2018-06-01T19:19:00Z">
        <w:r w:rsidR="00111B41">
          <w:rPr>
            <w:lang w:val="bs-Latn-BA"/>
          </w:rPr>
          <w:t>služe za</w:t>
        </w:r>
      </w:ins>
      <w:ins w:id="5248" w:author="Rajo" w:date="2018-06-01T18:34:00Z">
        <w:r w:rsidR="00D53F14">
          <w:rPr>
            <w:lang w:val="bs-Latn-BA"/>
          </w:rPr>
          <w:t xml:space="preserve"> generisanje</w:t>
        </w:r>
      </w:ins>
      <w:ins w:id="5249" w:author="Rajo" w:date="2018-06-01T19:18:00Z">
        <w:r w:rsidR="006A6702">
          <w:rPr>
            <w:lang w:val="bs-Latn-BA"/>
          </w:rPr>
          <w:t xml:space="preserve"> parametara koji</w:t>
        </w:r>
      </w:ins>
      <w:ins w:id="5250" w:author="Rajo" w:date="2018-06-01T19:22:00Z">
        <w:r w:rsidR="00CE0EC8">
          <w:rPr>
            <w:lang w:val="bs-Latn-BA"/>
          </w:rPr>
          <w:t xml:space="preserve"> se</w:t>
        </w:r>
      </w:ins>
      <w:ins w:id="5251" w:author="Rajo" w:date="2018-06-01T19:18:00Z">
        <w:r w:rsidR="006A6702">
          <w:rPr>
            <w:lang w:val="bs-Latn-BA"/>
          </w:rPr>
          <w:t xml:space="preserve"> </w:t>
        </w:r>
      </w:ins>
      <w:ins w:id="5252" w:author="Rajo" w:date="2018-06-01T19:21:00Z">
        <w:r w:rsidR="00A508F3">
          <w:rPr>
            <w:lang w:val="bs-Latn-BA"/>
          </w:rPr>
          <w:t>dodaju</w:t>
        </w:r>
      </w:ins>
      <w:ins w:id="5253" w:author="Rajo" w:date="2018-06-01T18:34:00Z">
        <w:r w:rsidR="00D53F14">
          <w:rPr>
            <w:lang w:val="bs-Latn-BA"/>
          </w:rPr>
          <w:t xml:space="preserve"> </w:t>
        </w:r>
      </w:ins>
      <w:ins w:id="5254" w:author="Rajo" w:date="2018-06-01T19:21:00Z">
        <w:r w:rsidR="00A508F3">
          <w:rPr>
            <w:lang w:val="bs-Latn-BA"/>
          </w:rPr>
          <w:t xml:space="preserve">na </w:t>
        </w:r>
      </w:ins>
      <w:ins w:id="5255" w:author="Rajo" w:date="2018-06-01T19:22:00Z">
        <w:r w:rsidR="00A508F3">
          <w:rPr>
            <w:lang w:val="bs-Latn-BA"/>
          </w:rPr>
          <w:t>adresu</w:t>
        </w:r>
      </w:ins>
      <w:ins w:id="5256" w:author="Rajo" w:date="2018-06-01T18:34:00Z">
        <w:r w:rsidR="00D53F14">
          <w:rPr>
            <w:lang w:val="bs-Latn-BA"/>
          </w:rPr>
          <w:t xml:space="preserve"> na koju </w:t>
        </w:r>
      </w:ins>
      <w:ins w:id="5257" w:author="Rajo" w:date="2018-06-01T18:22:00Z">
        <w:r w:rsidR="00A25B4C">
          <w:rPr>
            <w:lang w:val="bs-Latn-BA"/>
          </w:rPr>
          <w:t xml:space="preserve">se </w:t>
        </w:r>
      </w:ins>
      <w:ins w:id="5258" w:author="Rajo" w:date="2018-06-01T18:34:00Z">
        <w:r w:rsidR="00D53F14">
          <w:rPr>
            <w:lang w:val="bs-Latn-BA"/>
          </w:rPr>
          <w:t>vrši</w:t>
        </w:r>
      </w:ins>
      <w:ins w:id="5259" w:author="Rajo" w:date="2018-06-01T18:22:00Z">
        <w:r w:rsidR="00A25B4C">
          <w:rPr>
            <w:lang w:val="bs-Latn-BA"/>
          </w:rPr>
          <w:t xml:space="preserve"> HTTP preusmjeravanje korisnik</w:t>
        </w:r>
      </w:ins>
      <w:ins w:id="5260" w:author="Rajo" w:date="2018-06-01T18:35:00Z">
        <w:r w:rsidR="00D53F14">
          <w:rPr>
            <w:lang w:val="bs-Latn-BA"/>
          </w:rPr>
          <w:t xml:space="preserve">a, odnosno slanje </w:t>
        </w:r>
      </w:ins>
      <w:ins w:id="5261" w:author="Rajo" w:date="2018-06-02T14:35:00Z">
        <w:r w:rsidR="003107AD">
          <w:rPr>
            <w:lang w:val="bs-Latn-BA"/>
          </w:rPr>
          <w:t xml:space="preserve">SAML </w:t>
        </w:r>
      </w:ins>
      <w:ins w:id="5262" w:author="Rajo" w:date="2018-06-02T14:37:00Z">
        <w:r w:rsidR="000D7840">
          <w:rPr>
            <w:lang w:val="bs-Latn-BA"/>
          </w:rPr>
          <w:t>poruke (zahtjeva)</w:t>
        </w:r>
      </w:ins>
      <w:ins w:id="5263" w:author="Rajo" w:date="2018-06-02T14:35:00Z">
        <w:r w:rsidR="003107AD">
          <w:rPr>
            <w:lang w:val="bs-Latn-BA"/>
          </w:rPr>
          <w:t xml:space="preserve"> </w:t>
        </w:r>
      </w:ins>
      <w:ins w:id="5264" w:author="Rajo" w:date="2018-06-01T18:35:00Z">
        <w:r w:rsidR="00D53F14">
          <w:rPr>
            <w:lang w:val="bs-Latn-BA"/>
          </w:rPr>
          <w:t>na SSO server</w:t>
        </w:r>
      </w:ins>
      <w:ins w:id="5265" w:author="Rajo" w:date="2018-06-02T14:36:00Z">
        <w:r w:rsidR="00510A5C">
          <w:rPr>
            <w:lang w:val="bs-Latn-BA"/>
          </w:rPr>
          <w:t xml:space="preserve"> posredstvom korisnika</w:t>
        </w:r>
      </w:ins>
      <w:ins w:id="5266" w:author="Rajo" w:date="2018-06-02T14:35:00Z">
        <w:r w:rsidR="003107AD">
          <w:rPr>
            <w:lang w:val="bs-Latn-BA"/>
          </w:rPr>
          <w:t>, što</w:t>
        </w:r>
      </w:ins>
      <w:ins w:id="5267" w:author="Rajo" w:date="2018-06-02T14:32:00Z">
        <w:r w:rsidR="00DF1CF0">
          <w:rPr>
            <w:lang w:val="bs-Latn-BA"/>
          </w:rPr>
          <w:t xml:space="preserve"> u suštini </w:t>
        </w:r>
      </w:ins>
      <w:ins w:id="5268" w:author="Rajo" w:date="2018-06-02T14:35:00Z">
        <w:r w:rsidR="003107AD">
          <w:rPr>
            <w:lang w:val="bs-Latn-BA"/>
          </w:rPr>
          <w:t>predstavlja upotrebu</w:t>
        </w:r>
      </w:ins>
      <w:ins w:id="5269" w:author="Rajo" w:date="2018-06-02T14:32:00Z">
        <w:r w:rsidR="00DF1CF0">
          <w:rPr>
            <w:lang w:val="bs-Latn-BA"/>
          </w:rPr>
          <w:t xml:space="preserve"> </w:t>
        </w:r>
      </w:ins>
      <w:ins w:id="5270" w:author="Rajo" w:date="2018-06-02T14:48:00Z">
        <w:r w:rsidR="009B5B7E">
          <w:rPr>
            <w:lang w:val="bs-Latn-BA"/>
          </w:rPr>
          <w:t xml:space="preserve">SAML </w:t>
        </w:r>
      </w:ins>
      <w:ins w:id="5271" w:author="Rajo" w:date="2018-06-02T14:32:00Z">
        <w:r w:rsidR="00DF1CF0" w:rsidRPr="00DF1CF0">
          <w:rPr>
            <w:i/>
            <w:lang w:val="bs-Latn-BA"/>
            <w:rPrChange w:id="5272" w:author="Rajo" w:date="2018-06-02T14:34:00Z">
              <w:rPr>
                <w:lang w:val="bs-Latn-BA"/>
              </w:rPr>
            </w:rPrChange>
          </w:rPr>
          <w:t>HTTP Redirect (GET)</w:t>
        </w:r>
        <w:r w:rsidR="00DF1CF0">
          <w:rPr>
            <w:lang w:val="bs-Latn-BA"/>
          </w:rPr>
          <w:t xml:space="preserve"> </w:t>
        </w:r>
      </w:ins>
      <w:ins w:id="5273" w:author="Rajo" w:date="2018-06-02T14:35:00Z">
        <w:r w:rsidR="003107AD">
          <w:rPr>
            <w:lang w:val="bs-Latn-BA"/>
          </w:rPr>
          <w:t xml:space="preserve">uvezivanja. </w:t>
        </w:r>
      </w:ins>
      <w:del w:id="5274"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contextualSpacing w:val="0"/>
        <w:jc w:val="both"/>
        <w:rPr>
          <w:lang w:val="bs-Latn-BA"/>
        </w:rPr>
        <w:pPrChange w:id="5275" w:author="Rajo" w:date="2018-06-17T15:11:00Z">
          <w:pPr>
            <w:pStyle w:val="ListParagraph1"/>
            <w:spacing w:line="240" w:lineRule="auto"/>
            <w:jc w:val="both"/>
          </w:pPr>
        </w:pPrChange>
      </w:pPr>
    </w:p>
    <w:p w14:paraId="1E2467EC" w14:textId="04218117" w:rsidR="00E94ADE" w:rsidDel="00BB7483" w:rsidRDefault="00CC5052" w:rsidP="00BB7483">
      <w:pPr>
        <w:pStyle w:val="ListParagraph1"/>
        <w:spacing w:after="0" w:line="240" w:lineRule="auto"/>
        <w:jc w:val="both"/>
        <w:rPr>
          <w:del w:id="5276" w:author="Rajo" w:date="2018-06-01T18:25:00Z"/>
          <w:lang w:val="bs-Latn-BA"/>
        </w:rPr>
      </w:pPr>
      <w:r>
        <w:rPr>
          <w:noProof/>
        </w:rPr>
        <mc:AlternateContent>
          <mc:Choice Requires="wps">
            <w:drawing>
              <wp:inline distT="0" distB="0" distL="0" distR="0" wp14:anchorId="30805753" wp14:editId="0F42FEF8">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9B0D46" w:rsidRDefault="009B0D46">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9B0D46" w:rsidRDefault="009B0D46">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60"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" fillcolor="#dbe5f1 [660]" strokecolor="#8db3e2 [1311]">
                <v:textbox>
                  <w:txbxContent>
                    <w:p w14:paraId="097F3C44" w14:textId="77777777" w:rsidR="009B0D46" w:rsidRDefault="009B0D46">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9B0D46" w:rsidRDefault="009B0D46">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5277" w:author="Rajo" w:date="2018-06-01T18:26:00Z"/>
          <w:lang w:val="bs-Latn-BA"/>
        </w:rPr>
      </w:pPr>
    </w:p>
    <w:p w14:paraId="75B3930F" w14:textId="5111C7E1" w:rsidR="00E94ADE" w:rsidDel="00BB7483" w:rsidRDefault="00444A6B">
      <w:pPr>
        <w:pStyle w:val="ListParagraph1"/>
        <w:spacing w:line="240" w:lineRule="auto"/>
        <w:jc w:val="both"/>
        <w:rPr>
          <w:del w:id="5278" w:author="Rajo" w:date="2018-06-01T18:26:00Z"/>
          <w:lang w:val="bs-Latn-BA"/>
        </w:rPr>
        <w:pPrChange w:id="5279" w:author="Rajo" w:date="2018-06-01T18:25:00Z">
          <w:pPr>
            <w:spacing w:line="240" w:lineRule="auto"/>
            <w:jc w:val="both"/>
          </w:pPr>
        </w:pPrChange>
      </w:pPr>
      <w:ins w:id="5280" w:author="Rajo" w:date="2018-06-01T19:02:00Z">
        <w:r>
          <w:rPr>
            <w:lang w:val="bs-Latn-BA"/>
          </w:rPr>
          <w:t xml:space="preserve">U ovoj implementaciji, </w:t>
        </w:r>
        <w:r w:rsidRPr="008C53CA">
          <w:rPr>
            <w:i/>
            <w:lang w:val="bs-Latn-BA"/>
          </w:rPr>
          <w:t>RelayState</w:t>
        </w:r>
        <w:r>
          <w:rPr>
            <w:lang w:val="bs-Latn-BA"/>
          </w:rPr>
          <w:t xml:space="preserve"> parametar služi za čuvanje reference ka informaciji (u okviru SP-a) koja predstavlja putanju do </w:t>
        </w:r>
      </w:ins>
      <w:ins w:id="5281" w:author="Rajo" w:date="2018-06-01T19:03:00Z">
        <w:r>
          <w:rPr>
            <w:lang w:val="bs-Latn-BA"/>
          </w:rPr>
          <w:t>željene</w:t>
        </w:r>
      </w:ins>
      <w:ins w:id="5282" w:author="Rajo" w:date="2018-06-01T19:02:00Z">
        <w:r>
          <w:rPr>
            <w:lang w:val="bs-Latn-BA"/>
          </w:rPr>
          <w:t xml:space="preserve"> stranice, kako bi se korisnik nakon povratka sa SSO servera mogao automatski preusmjeriti na nju. </w:t>
        </w:r>
      </w:ins>
    </w:p>
    <w:p w14:paraId="0E3752E9" w14:textId="23A381FF" w:rsidR="007924D1" w:rsidRDefault="00CC5052">
      <w:pPr>
        <w:spacing w:line="240" w:lineRule="auto"/>
        <w:ind w:left="720"/>
        <w:jc w:val="both"/>
        <w:rPr>
          <w:ins w:id="5283" w:author="Rajo" w:date="2018-06-02T22:28:00Z"/>
          <w:lang w:val="bs-Latn-BA"/>
        </w:rPr>
      </w:pPr>
      <w:commentRangeStart w:id="5284"/>
      <w:commentRangeStart w:id="5285"/>
      <w:r>
        <w:rPr>
          <w:i/>
          <w:lang w:val="bs-Latn-BA"/>
        </w:rPr>
        <w:t>SAMLRequest</w:t>
      </w:r>
      <w:r>
        <w:rPr>
          <w:lang w:val="bs-Latn-BA"/>
        </w:rPr>
        <w:t xml:space="preserve"> </w:t>
      </w:r>
      <w:ins w:id="5286" w:author="Rajo" w:date="2018-06-01T18:39:00Z">
        <w:r w:rsidR="008C4B71">
          <w:rPr>
            <w:lang w:val="bs-Latn-BA"/>
          </w:rPr>
          <w:t xml:space="preserve">parametar </w:t>
        </w:r>
      </w:ins>
      <w:ins w:id="5287" w:author="Rajo" w:date="2018-06-01T18:41:00Z">
        <w:r w:rsidR="000E4CB1">
          <w:rPr>
            <w:lang w:val="bs-Latn-BA"/>
          </w:rPr>
          <w:t>predstavlja kompresovanu</w:t>
        </w:r>
      </w:ins>
      <w:ins w:id="5288" w:author="Rajo" w:date="2018-06-01T18:38:00Z">
        <w:r w:rsidR="008C4B71">
          <w:rPr>
            <w:lang w:val="bs-Latn-BA"/>
          </w:rPr>
          <w:t xml:space="preserve">, </w:t>
        </w:r>
        <w:r w:rsidR="008C4B71">
          <w:rPr>
            <w:i/>
            <w:lang w:val="bs-Latn-BA"/>
          </w:rPr>
          <w:t>base64</w:t>
        </w:r>
        <w:r w:rsidR="008C4B71">
          <w:rPr>
            <w:lang w:val="bs-Latn-BA"/>
          </w:rPr>
          <w:t xml:space="preserve"> enkodira</w:t>
        </w:r>
      </w:ins>
      <w:ins w:id="5289" w:author="Rajo" w:date="2018-06-01T18:41:00Z">
        <w:r w:rsidR="000E4CB1">
          <w:rPr>
            <w:lang w:val="bs-Latn-BA"/>
          </w:rPr>
          <w:t>nu</w:t>
        </w:r>
      </w:ins>
      <w:ins w:id="5290" w:author="Rajo" w:date="2018-06-01T18:38:00Z">
        <w:r w:rsidR="008C4B71">
          <w:rPr>
            <w:lang w:val="bs-Latn-BA"/>
          </w:rPr>
          <w:t xml:space="preserve"> </w:t>
        </w:r>
      </w:ins>
      <w:ins w:id="5291" w:author="Rajo" w:date="2018-06-01T18:41:00Z">
        <w:r w:rsidR="000E4CB1">
          <w:rPr>
            <w:lang w:val="bs-Latn-BA"/>
          </w:rPr>
          <w:t>te</w:t>
        </w:r>
      </w:ins>
      <w:ins w:id="5292" w:author="Rajo" w:date="2018-06-01T18:38:00Z">
        <w:r w:rsidR="008C4B71">
          <w:rPr>
            <w:lang w:val="bs-Latn-BA"/>
          </w:rPr>
          <w:t xml:space="preserve"> URL enkodira</w:t>
        </w:r>
      </w:ins>
      <w:ins w:id="5293" w:author="Rajo" w:date="2018-06-01T18:41:00Z">
        <w:r w:rsidR="000E4CB1">
          <w:rPr>
            <w:lang w:val="bs-Latn-BA"/>
          </w:rPr>
          <w:t>nu vrijednost SAML zahtjev</w:t>
        </w:r>
      </w:ins>
      <w:ins w:id="5294" w:author="Rajo" w:date="2018-06-01T19:08:00Z">
        <w:r w:rsidR="008214A0">
          <w:rPr>
            <w:lang w:val="bs-Latn-BA"/>
          </w:rPr>
          <w:t>a</w:t>
        </w:r>
      </w:ins>
      <w:ins w:id="5295" w:author="Rajo" w:date="2018-06-01T19:07:00Z">
        <w:r w:rsidR="008214A0">
          <w:rPr>
            <w:lang w:val="bs-Latn-BA"/>
          </w:rPr>
          <w:t xml:space="preserve">, odnosno </w:t>
        </w:r>
        <w:r w:rsidR="008214A0">
          <w:rPr>
            <w:i/>
            <w:lang w:val="bs-Latn-BA"/>
          </w:rPr>
          <w:t>&lt;samlp:AuthnRequest&gt;</w:t>
        </w:r>
        <w:r w:rsidR="008214A0">
          <w:rPr>
            <w:lang w:val="bs-Latn-BA"/>
          </w:rPr>
          <w:t xml:space="preserve"> elementa</w:t>
        </w:r>
      </w:ins>
      <w:ins w:id="5296" w:author="Rajo" w:date="2018-06-01T19:08:00Z">
        <w:r w:rsidR="008214A0">
          <w:rPr>
            <w:lang w:val="bs-Latn-BA"/>
          </w:rPr>
          <w:t xml:space="preserve"> prikazanog na </w:t>
        </w:r>
      </w:ins>
      <w:ins w:id="5297" w:author="Rajo" w:date="2018-06-18T19:17:00Z">
        <w:r w:rsidR="009B0D46" w:rsidRPr="009B0D46">
          <w:rPr>
            <w:b/>
            <w:lang w:val="bs-Latn-BA"/>
            <w:rPrChange w:id="5298" w:author="Rajo" w:date="2018-06-18T19:17:00Z">
              <w:rPr>
                <w:lang w:val="bs-Latn-BA"/>
              </w:rPr>
            </w:rPrChange>
          </w:rPr>
          <w:t>S</w:t>
        </w:r>
      </w:ins>
      <w:ins w:id="5299" w:author="Rajo" w:date="2018-06-01T19:08:00Z">
        <w:r w:rsidR="008214A0" w:rsidRPr="009B0D46">
          <w:rPr>
            <w:b/>
            <w:lang w:val="bs-Latn-BA"/>
            <w:rPrChange w:id="5300" w:author="Rajo" w:date="2018-06-18T19:17:00Z">
              <w:rPr>
                <w:lang w:val="bs-Latn-BA"/>
              </w:rPr>
            </w:rPrChange>
          </w:rPr>
          <w:t>lici 10.3</w:t>
        </w:r>
      </w:ins>
      <w:ins w:id="5301" w:author="Rajo" w:date="2018-06-01T18:39:00Z">
        <w:r w:rsidR="008C4B71">
          <w:rPr>
            <w:lang w:val="bs-Latn-BA"/>
          </w:rPr>
          <w:t>.</w:t>
        </w:r>
      </w:ins>
      <w:ins w:id="5302" w:author="Rajo" w:date="2018-06-01T18:38:00Z">
        <w:r w:rsidR="00170799">
          <w:rPr>
            <w:lang w:val="bs-Latn-BA"/>
          </w:rPr>
          <w:t xml:space="preserve"> </w:t>
        </w:r>
      </w:ins>
      <w:ins w:id="5303" w:author="Rajo" w:date="2018-06-01T18:41:00Z">
        <w:r w:rsidR="000E4CB1">
          <w:rPr>
            <w:lang w:val="bs-Latn-BA"/>
          </w:rPr>
          <w:t xml:space="preserve">Pored toga, zahtjev </w:t>
        </w:r>
      </w:ins>
      <w:r>
        <w:rPr>
          <w:lang w:val="bs-Latn-BA"/>
        </w:rPr>
        <w:t>može biti</w:t>
      </w:r>
      <w:ins w:id="5304" w:author="Rajo" w:date="2018-06-01T18:43:00Z">
        <w:r w:rsidR="000E4CB1">
          <w:rPr>
            <w:lang w:val="bs-Latn-BA"/>
          </w:rPr>
          <w:t xml:space="preserve"> i</w:t>
        </w:r>
      </w:ins>
      <w:r>
        <w:rPr>
          <w:lang w:val="bs-Latn-BA"/>
        </w:rPr>
        <w:t xml:space="preserve"> potpisan</w:t>
      </w:r>
      <w:commentRangeEnd w:id="5284"/>
      <w:r>
        <w:commentReference w:id="5284"/>
      </w:r>
      <w:commentRangeEnd w:id="5285"/>
      <w:r w:rsidR="00310776">
        <w:rPr>
          <w:rStyle w:val="CommentReference"/>
        </w:rPr>
        <w:commentReference w:id="5285"/>
      </w:r>
      <w:ins w:id="5305" w:author="Rajo" w:date="2018-06-02T20:30:00Z">
        <w:r w:rsidR="002A5BE9">
          <w:rPr>
            <w:lang w:val="bs-Latn-BA"/>
          </w:rPr>
          <w:t xml:space="preserve">, </w:t>
        </w:r>
      </w:ins>
      <w:del w:id="5306" w:author="Rajo" w:date="2018-06-02T20:30:00Z">
        <w:r w:rsidDel="002A5BE9">
          <w:rPr>
            <w:lang w:val="bs-Latn-BA"/>
          </w:rPr>
          <w:delText xml:space="preserve">, </w:delText>
        </w:r>
      </w:del>
      <w:del w:id="5307" w:author="Rajo" w:date="2018-06-02T20:19:00Z">
        <w:r w:rsidDel="00143E9E">
          <w:rPr>
            <w:lang w:val="bs-Latn-BA"/>
          </w:rPr>
          <w:delText xml:space="preserve">ali za </w:delText>
        </w:r>
      </w:del>
      <w:del w:id="5308" w:author="Rajo" w:date="2018-06-01T18:43:00Z">
        <w:r w:rsidDel="00DB7B09">
          <w:rPr>
            <w:lang w:val="bs-Latn-BA"/>
          </w:rPr>
          <w:delText xml:space="preserve">osnovni </w:delText>
        </w:r>
      </w:del>
      <w:del w:id="5309" w:author="Rajo" w:date="2018-06-02T20:19:00Z">
        <w:r w:rsidDel="00143E9E">
          <w:rPr>
            <w:lang w:val="bs-Latn-BA"/>
          </w:rPr>
          <w:delText>primjer to nije urađeno</w:delText>
        </w:r>
      </w:del>
      <w:ins w:id="5310" w:author="Rajo" w:date="2018-06-02T20:21:00Z">
        <w:r w:rsidR="00DE073D">
          <w:rPr>
            <w:lang w:val="bs-Latn-BA"/>
          </w:rPr>
          <w:t>ali</w:t>
        </w:r>
      </w:ins>
      <w:ins w:id="5311" w:author="Rajo" w:date="2018-06-02T20:26:00Z">
        <w:r w:rsidR="009E5713">
          <w:rPr>
            <w:lang w:val="bs-Latn-BA"/>
          </w:rPr>
          <w:t xml:space="preserve"> </w:t>
        </w:r>
      </w:ins>
      <w:ins w:id="5312" w:author="Rajo" w:date="2018-06-02T20:21:00Z">
        <w:r w:rsidR="00DE073D">
          <w:rPr>
            <w:lang w:val="bs-Latn-BA"/>
          </w:rPr>
          <w:t>u ovoj implementaciji</w:t>
        </w:r>
      </w:ins>
      <w:ins w:id="5313" w:author="Rajo" w:date="2018-06-02T20:24:00Z">
        <w:r w:rsidR="00720A50">
          <w:rPr>
            <w:lang w:val="bs-Latn-BA"/>
          </w:rPr>
          <w:t xml:space="preserve"> </w:t>
        </w:r>
      </w:ins>
      <w:ins w:id="5314" w:author="Rajo" w:date="2018-06-02T20:23:00Z">
        <w:r w:rsidR="00DE073D">
          <w:rPr>
            <w:lang w:val="bs-Latn-BA"/>
          </w:rPr>
          <w:t xml:space="preserve">zbog </w:t>
        </w:r>
      </w:ins>
      <w:ins w:id="5315" w:author="Rajo" w:date="2018-06-02T20:22:00Z">
        <w:r w:rsidR="00DE073D">
          <w:rPr>
            <w:lang w:val="bs-Latn-BA"/>
          </w:rPr>
          <w:t>jedn</w:t>
        </w:r>
      </w:ins>
      <w:ins w:id="5316" w:author="Rajo" w:date="2018-06-02T20:23:00Z">
        <w:r w:rsidR="00E37F67">
          <w:rPr>
            <w:lang w:val="bs-Latn-BA"/>
          </w:rPr>
          <w:t>o</w:t>
        </w:r>
      </w:ins>
      <w:ins w:id="5317" w:author="Rajo" w:date="2018-06-02T20:22:00Z">
        <w:r w:rsidR="00DE073D">
          <w:rPr>
            <w:lang w:val="bs-Latn-BA"/>
          </w:rPr>
          <w:t>stavnosti</w:t>
        </w:r>
      </w:ins>
      <w:ins w:id="5318" w:author="Rajo" w:date="2018-06-02T20:27:00Z">
        <w:r w:rsidR="0037112E">
          <w:rPr>
            <w:lang w:val="bs-Latn-BA"/>
          </w:rPr>
          <w:t xml:space="preserve"> to </w:t>
        </w:r>
      </w:ins>
      <w:ins w:id="5319" w:author="Rajo" w:date="2018-06-02T20:35:00Z">
        <w:r w:rsidR="002D2FF2">
          <w:rPr>
            <w:lang w:val="bs-Latn-BA"/>
          </w:rPr>
          <w:t>nije slučaj</w:t>
        </w:r>
      </w:ins>
      <w:r>
        <w:rPr>
          <w:lang w:val="bs-Latn-BA"/>
        </w:rPr>
        <w:t>.</w:t>
      </w:r>
      <w:del w:id="5320" w:author="Rajo" w:date="2018-06-01T18:57:00Z">
        <w:r w:rsidDel="007C1CC0">
          <w:rPr>
            <w:lang w:val="bs-Latn-BA"/>
          </w:rPr>
          <w:delText xml:space="preserve"> </w:delText>
        </w:r>
      </w:del>
      <w:del w:id="5321" w:author="Rajo" w:date="2018-06-01T18:45:00Z">
        <w:r w:rsidDel="0069650A">
          <w:rPr>
            <w:lang w:val="bs-Latn-BA"/>
          </w:rPr>
          <w:delText>P</w:delText>
        </w:r>
      </w:del>
      <w:del w:id="5322" w:author="Rajo" w:date="2018-06-01T18:57:00Z">
        <w:r w:rsidDel="007C1CC0">
          <w:rPr>
            <w:lang w:val="bs-Latn-BA"/>
          </w:rPr>
          <w:delText xml:space="preserve">arametar </w:delText>
        </w:r>
        <w:r w:rsidDel="007C1CC0">
          <w:rPr>
            <w:i/>
            <w:lang w:val="bs-Latn-BA"/>
          </w:rPr>
          <w:delText>RelayState</w:delText>
        </w:r>
      </w:del>
      <w:ins w:id="5323" w:author="Rajo" w:date="2018-06-02T20:34:00Z">
        <w:r w:rsidR="00076ADB">
          <w:rPr>
            <w:lang w:val="bs-Latn-BA"/>
          </w:rPr>
          <w:t xml:space="preserve"> </w:t>
        </w:r>
      </w:ins>
      <w:ins w:id="5324" w:author="Rajo" w:date="2018-06-02T21:55:00Z">
        <w:r w:rsidR="00E22031">
          <w:rPr>
            <w:lang w:val="bs-Latn-BA"/>
          </w:rPr>
          <w:t xml:space="preserve">Međutim, ukoliko bi </w:t>
        </w:r>
      </w:ins>
      <w:ins w:id="5325" w:author="Rajo" w:date="2018-06-02T22:04:00Z">
        <w:r w:rsidR="00D35E74">
          <w:rPr>
            <w:lang w:val="bs-Latn-BA"/>
          </w:rPr>
          <w:t xml:space="preserve">SAML </w:t>
        </w:r>
      </w:ins>
      <w:ins w:id="5326" w:author="Rajo" w:date="2018-06-02T21:55:00Z">
        <w:r w:rsidR="00E22031">
          <w:rPr>
            <w:lang w:val="bs-Latn-BA"/>
          </w:rPr>
          <w:t>zahtjev bio potpisan</w:t>
        </w:r>
      </w:ins>
      <w:ins w:id="5327" w:author="Rajo" w:date="2018-06-02T22:17:00Z">
        <w:r w:rsidR="003103B5">
          <w:rPr>
            <w:lang w:val="bs-Latn-BA"/>
          </w:rPr>
          <w:t xml:space="preserve"> od strane SP-a</w:t>
        </w:r>
      </w:ins>
      <w:ins w:id="5328" w:author="Rajo" w:date="2018-06-10T16:15:00Z">
        <w:r w:rsidR="00BD295A">
          <w:rPr>
            <w:lang w:val="bs-Latn-BA"/>
          </w:rPr>
          <w:t xml:space="preserve">, to bi se vršilo </w:t>
        </w:r>
      </w:ins>
      <w:ins w:id="5329" w:author="Rajo" w:date="2018-06-02T22:19:00Z">
        <w:r w:rsidR="00137036">
          <w:rPr>
            <w:lang w:val="bs-Latn-BA"/>
          </w:rPr>
          <w:t>upotrebom privatnog dijela ključa iz para ključeva</w:t>
        </w:r>
      </w:ins>
      <w:ins w:id="5330" w:author="Rajo" w:date="2018-06-02T22:22:00Z">
        <w:r w:rsidR="00C04ACE">
          <w:rPr>
            <w:lang w:val="bs-Latn-BA"/>
          </w:rPr>
          <w:t xml:space="preserve"> koje on generiše</w:t>
        </w:r>
        <w:r w:rsidR="00F50B16">
          <w:rPr>
            <w:lang w:val="bs-Latn-BA"/>
          </w:rPr>
          <w:t>,</w:t>
        </w:r>
      </w:ins>
      <w:ins w:id="5331" w:author="Rajo" w:date="2018-06-10T16:16:00Z">
        <w:r w:rsidR="00BD295A">
          <w:rPr>
            <w:lang w:val="bs-Latn-BA"/>
          </w:rPr>
          <w:t xml:space="preserve"> dok bi</w:t>
        </w:r>
      </w:ins>
      <w:ins w:id="5332" w:author="Rajo" w:date="2018-06-02T21:55:00Z">
        <w:r w:rsidR="00E22031">
          <w:rPr>
            <w:lang w:val="bs-Latn-BA"/>
          </w:rPr>
          <w:t xml:space="preserve"> </w:t>
        </w:r>
      </w:ins>
      <w:ins w:id="5333" w:author="Rajo" w:date="2018-06-10T16:16:00Z">
        <w:r w:rsidR="00BD295A">
          <w:rPr>
            <w:lang w:val="bs-Latn-BA"/>
          </w:rPr>
          <w:t xml:space="preserve">potpis validirao </w:t>
        </w:r>
      </w:ins>
      <w:ins w:id="5334" w:author="Rajo" w:date="2018-06-02T21:55:00Z">
        <w:r w:rsidR="00E22031">
          <w:rPr>
            <w:lang w:val="bs-Latn-BA"/>
          </w:rPr>
          <w:t>primala</w:t>
        </w:r>
      </w:ins>
      <w:ins w:id="5335" w:author="Rajo" w:date="2018-06-02T21:56:00Z">
        <w:r w:rsidR="00E22031">
          <w:rPr>
            <w:lang w:val="bs-Latn-BA"/>
          </w:rPr>
          <w:t>c</w:t>
        </w:r>
      </w:ins>
      <w:ins w:id="5336" w:author="Rajo" w:date="2018-06-02T22:06:00Z">
        <w:r w:rsidR="00503827">
          <w:rPr>
            <w:lang w:val="bs-Latn-BA"/>
          </w:rPr>
          <w:t>,</w:t>
        </w:r>
        <w:r w:rsidR="00B405D0">
          <w:rPr>
            <w:lang w:val="bs-Latn-BA"/>
          </w:rPr>
          <w:t xml:space="preserve"> </w:t>
        </w:r>
        <w:r w:rsidR="00503827">
          <w:rPr>
            <w:lang w:val="bs-Latn-BA"/>
          </w:rPr>
          <w:t xml:space="preserve">odnosno </w:t>
        </w:r>
      </w:ins>
      <w:ins w:id="5337" w:author="Rajo" w:date="2018-06-02T21:55:00Z">
        <w:r w:rsidR="00E22031">
          <w:rPr>
            <w:lang w:val="bs-Latn-BA"/>
          </w:rPr>
          <w:t>IdP</w:t>
        </w:r>
      </w:ins>
      <w:ins w:id="5338" w:author="Rajo" w:date="2018-06-10T16:38:00Z">
        <w:r w:rsidR="000F1242">
          <w:rPr>
            <w:lang w:val="bs-Latn-BA"/>
          </w:rPr>
          <w:t>,</w:t>
        </w:r>
      </w:ins>
      <w:ins w:id="5339" w:author="Rajo" w:date="2018-06-02T22:03:00Z">
        <w:r w:rsidR="00D35E74">
          <w:rPr>
            <w:lang w:val="bs-Latn-BA"/>
          </w:rPr>
          <w:t xml:space="preserve"> </w:t>
        </w:r>
      </w:ins>
      <w:ins w:id="5340" w:author="Rajo" w:date="2018-06-02T21:58:00Z">
        <w:r w:rsidR="00E22031">
          <w:rPr>
            <w:lang w:val="bs-Latn-BA"/>
          </w:rPr>
          <w:t xml:space="preserve">upotrebom </w:t>
        </w:r>
      </w:ins>
      <w:ins w:id="5341" w:author="Rajo" w:date="2018-06-02T21:59:00Z">
        <w:r w:rsidR="00E22031">
          <w:rPr>
            <w:lang w:val="bs-Latn-BA"/>
          </w:rPr>
          <w:t xml:space="preserve">javnog </w:t>
        </w:r>
      </w:ins>
      <w:ins w:id="5342" w:author="Rajo" w:date="2018-06-02T22:20:00Z">
        <w:r w:rsidR="00E20B35">
          <w:rPr>
            <w:lang w:val="bs-Latn-BA"/>
          </w:rPr>
          <w:t xml:space="preserve">dijela </w:t>
        </w:r>
      </w:ins>
      <w:ins w:id="5343" w:author="Rajo" w:date="2018-06-02T21:59:00Z">
        <w:r w:rsidR="00E22031">
          <w:rPr>
            <w:lang w:val="bs-Latn-BA"/>
          </w:rPr>
          <w:t xml:space="preserve">ključa </w:t>
        </w:r>
      </w:ins>
      <w:ins w:id="5344" w:author="Rajo" w:date="2018-06-02T22:05:00Z">
        <w:r w:rsidR="00601465">
          <w:rPr>
            <w:lang w:val="bs-Latn-BA"/>
          </w:rPr>
          <w:t>generisanog</w:t>
        </w:r>
      </w:ins>
      <w:ins w:id="5345" w:author="Rajo" w:date="2018-06-02T22:03:00Z">
        <w:r w:rsidR="00D35E74">
          <w:rPr>
            <w:lang w:val="bs-Latn-BA"/>
          </w:rPr>
          <w:t xml:space="preserve"> </w:t>
        </w:r>
      </w:ins>
      <w:ins w:id="5346" w:author="Rajo" w:date="2018-06-02T22:13:00Z">
        <w:r w:rsidR="00827A23">
          <w:rPr>
            <w:lang w:val="bs-Latn-BA"/>
          </w:rPr>
          <w:t>od strane SP</w:t>
        </w:r>
      </w:ins>
      <w:ins w:id="5347" w:author="Rajo" w:date="2018-06-02T22:24:00Z">
        <w:r w:rsidR="002B5686">
          <w:rPr>
            <w:lang w:val="bs-Latn-BA"/>
          </w:rPr>
          <w:t>-a</w:t>
        </w:r>
      </w:ins>
      <w:ins w:id="5348" w:author="Rajo" w:date="2018-06-10T16:40:00Z">
        <w:r w:rsidR="006E7E0C">
          <w:rPr>
            <w:lang w:val="bs-Latn-BA"/>
          </w:rPr>
          <w:t>.</w:t>
        </w:r>
      </w:ins>
      <w:del w:id="5349" w:author="Rajo" w:date="2018-06-02T20:34:00Z">
        <w:r w:rsidDel="00076ADB">
          <w:rPr>
            <w:lang w:val="bs-Latn-BA"/>
          </w:rPr>
          <w:delText xml:space="preserve"> </w:delText>
        </w:r>
      </w:del>
      <w:del w:id="5350" w:author="Rajo" w:date="2018-06-01T18:52:00Z">
        <w:r w:rsidDel="00FC3698">
          <w:rPr>
            <w:lang w:val="bs-Latn-BA"/>
          </w:rPr>
          <w:delText xml:space="preserve">predstavlja referencu ka stanju informacija koje se čuvaju na strani </w:delText>
        </w:r>
      </w:del>
      <w:del w:id="5351" w:author="Rajo" w:date="2018-05-23T20:04:00Z">
        <w:r w:rsidDel="00847196">
          <w:rPr>
            <w:lang w:val="bs-Latn-BA"/>
          </w:rPr>
          <w:delText>servis provajdera</w:delText>
        </w:r>
      </w:del>
      <w:del w:id="5352" w:author="Rajo" w:date="2018-06-01T18:52:00Z">
        <w:r w:rsidDel="00FC3698">
          <w:rPr>
            <w:lang w:val="bs-Latn-BA"/>
          </w:rPr>
          <w:delText xml:space="preserve">. </w:delText>
        </w:r>
      </w:del>
      <w:del w:id="5353" w:author="Rajo" w:date="2018-06-01T19:02:00Z">
        <w:r w:rsidDel="00444A6B">
          <w:rPr>
            <w:lang w:val="bs-Latn-BA"/>
          </w:rPr>
          <w:delText xml:space="preserve">U ovoj implementaciji služi za čuvanje reference ka informaciji koja predstavlja putanju do traženog resursa, </w:delText>
        </w:r>
      </w:del>
      <w:del w:id="5354" w:author="Rajo" w:date="2018-06-01T19:01:00Z">
        <w:r w:rsidDel="00444A6B">
          <w:rPr>
            <w:lang w:val="bs-Latn-BA"/>
          </w:rPr>
          <w:delText>kako bi se nakon autentikacije na SSO strani korisnik automatski preusmjerio na njega.</w:delText>
        </w:r>
      </w:del>
      <w:del w:id="5355"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22A220C4" w14:textId="5E954633" w:rsidR="00FC3698" w:rsidDel="007C1CC0" w:rsidRDefault="00FC3698">
      <w:pPr>
        <w:spacing w:line="240" w:lineRule="auto"/>
        <w:jc w:val="both"/>
        <w:rPr>
          <w:del w:id="5356" w:author="Rajo" w:date="2018-06-01T18:57:00Z"/>
          <w:lang w:val="bs-Latn-BA"/>
        </w:rPr>
        <w:pPrChange w:id="5357" w:author="Rajo" w:date="2018-06-01T19:08:00Z">
          <w:pPr>
            <w:spacing w:line="240" w:lineRule="auto"/>
            <w:ind w:left="720"/>
            <w:jc w:val="both"/>
          </w:pPr>
        </w:pPrChange>
      </w:pPr>
    </w:p>
    <w:p w14:paraId="5EA319FF" w14:textId="6354F5FE" w:rsidR="00E94ADE" w:rsidDel="008214A0" w:rsidRDefault="00E94ADE">
      <w:pPr>
        <w:spacing w:line="240" w:lineRule="auto"/>
        <w:jc w:val="both"/>
        <w:rPr>
          <w:del w:id="5358" w:author="Rajo" w:date="2018-06-01T19:08:00Z"/>
          <w:lang w:val="bs-Latn-BA"/>
        </w:rPr>
        <w:pPrChange w:id="5359" w:author="Rajo" w:date="2018-06-01T19:08:00Z">
          <w:pPr>
            <w:spacing w:line="240" w:lineRule="auto"/>
            <w:ind w:left="720"/>
            <w:jc w:val="both"/>
          </w:pPr>
        </w:pPrChange>
      </w:pPr>
    </w:p>
    <w:p w14:paraId="3229465F" w14:textId="76CFECA0" w:rsidR="00E94ADE" w:rsidRDefault="00CC5052">
      <w:pPr>
        <w:keepNext/>
        <w:spacing w:line="240" w:lineRule="auto"/>
        <w:ind w:left="720"/>
        <w:jc w:val="center"/>
        <w:rPr>
          <w:lang w:val="bs-Latn-BA"/>
        </w:rPr>
        <w:pPrChange w:id="5360" w:author="Rajo" w:date="2018-06-02T21:39:00Z">
          <w:pPr>
            <w:keepNext/>
            <w:spacing w:line="240" w:lineRule="auto"/>
            <w:ind w:left="720"/>
            <w:jc w:val="both"/>
          </w:pPr>
        </w:pPrChange>
      </w:pPr>
      <w:del w:id="5361" w:author="Rajo" w:date="2018-06-02T21:55:00Z">
        <w:r w:rsidDel="00E22031">
          <w:rPr>
            <w:noProof/>
          </w:rPr>
          <w:drawing>
            <wp:inline distT="0" distB="0" distL="0" distR="0" wp14:anchorId="6E973FB7" wp14:editId="534BDC23">
              <wp:extent cx="5048250" cy="278956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7232" cy="2800050"/>
                      </a:xfrm>
                      <a:prstGeom prst="rect">
                        <a:avLst/>
                      </a:prstGeom>
                    </pic:spPr>
                  </pic:pic>
                </a:graphicData>
              </a:graphic>
            </wp:inline>
          </w:drawing>
        </w:r>
      </w:del>
      <w:ins w:id="5362" w:author="Rajo" w:date="2018-06-02T21:55:00Z">
        <w:r w:rsidR="00E22031">
          <w:rPr>
            <w:noProof/>
          </w:rPr>
          <w:drawing>
            <wp:inline distT="0" distB="0" distL="0" distR="0" wp14:anchorId="21B5A373" wp14:editId="504C26DA">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ins>
    </w:p>
    <w:p w14:paraId="77C9E3E6" w14:textId="1B880F9F" w:rsidR="004232EE" w:rsidRDefault="00CC5052" w:rsidP="004232EE">
      <w:pPr>
        <w:pStyle w:val="Caption"/>
        <w:jc w:val="center"/>
        <w:rPr>
          <w:ins w:id="5363" w:author="Rajo" w:date="2018-06-01T19:26:00Z"/>
          <w:lang w:val="bs-Latn-BA"/>
        </w:rPr>
      </w:pPr>
      <w:r>
        <w:rPr>
          <w:lang w:val="bs-Latn-BA"/>
        </w:rPr>
        <w:t xml:space="preserve">Slika </w:t>
      </w:r>
      <w:ins w:id="536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36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366" w:author="Rajo" w:date="2018-05-31T17:30:00Z">
        <w:r w:rsidR="002105F4">
          <w:rPr>
            <w:noProof/>
            <w:lang w:val="bs-Latn-BA"/>
          </w:rPr>
          <w:t>3</w:t>
        </w:r>
        <w:r w:rsidR="002105F4">
          <w:rPr>
            <w:lang w:val="bs-Latn-BA"/>
          </w:rPr>
          <w:fldChar w:fldCharType="end"/>
        </w:r>
      </w:ins>
      <w:del w:id="536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AuthnRequest-a</w:t>
      </w:r>
    </w:p>
    <w:p w14:paraId="279E833A" w14:textId="62FDA80D" w:rsidR="008B7717" w:rsidRPr="00143689" w:rsidRDefault="00BD1A9F">
      <w:pPr>
        <w:ind w:left="720"/>
        <w:jc w:val="both"/>
        <w:rPr>
          <w:lang w:val="bs-Latn-BA"/>
        </w:rPr>
        <w:pPrChange w:id="5368" w:author="Rajo" w:date="2018-06-17T15:11:00Z">
          <w:pPr>
            <w:pStyle w:val="Caption"/>
            <w:jc w:val="center"/>
          </w:pPr>
        </w:pPrChange>
      </w:pPr>
      <w:ins w:id="5369" w:author="Rajo" w:date="2018-06-01T19:26:00Z">
        <w:r>
          <w:rPr>
            <w:lang w:val="bs-Latn-BA"/>
          </w:rPr>
          <w:t>Konačno, vrši se preusmjeravanje korisnika na SSO server, i to na putanju koja je podesiva, a predstavlja putanju do komponente servera koja obrađuje SAML zahtjeve.</w:t>
        </w:r>
      </w:ins>
    </w:p>
    <w:p w14:paraId="45E7C6F4" w14:textId="2D7A89A8" w:rsidR="004232EE" w:rsidRPr="00143689" w:rsidRDefault="00CC5052">
      <w:pPr>
        <w:pStyle w:val="ListParagraph1"/>
        <w:numPr>
          <w:ilvl w:val="0"/>
          <w:numId w:val="36"/>
        </w:numPr>
        <w:spacing w:line="240" w:lineRule="auto"/>
        <w:contextualSpacing w:val="0"/>
        <w:jc w:val="both"/>
        <w:rPr>
          <w:b/>
          <w:lang w:val="bs-Latn-BA"/>
        </w:rPr>
        <w:pPrChange w:id="5370" w:author="Rajo" w:date="2018-06-17T15:14:00Z">
          <w:pPr>
            <w:pStyle w:val="ListParagraph1"/>
            <w:numPr>
              <w:numId w:val="36"/>
            </w:numPr>
            <w:spacing w:line="240" w:lineRule="auto"/>
            <w:ind w:hanging="360"/>
            <w:jc w:val="both"/>
          </w:pPr>
        </w:pPrChange>
      </w:pPr>
      <w:r>
        <w:rPr>
          <w:b/>
          <w:lang w:val="bs-Latn-BA"/>
        </w:rPr>
        <w:t>Zahtijevanje SSO servisa na IdP strani</w:t>
      </w:r>
    </w:p>
    <w:p w14:paraId="39ADD000" w14:textId="794F52A7" w:rsidR="00E94ADE" w:rsidDel="000A3906" w:rsidRDefault="00CC5052">
      <w:pPr>
        <w:pStyle w:val="ListParagraph1"/>
        <w:spacing w:line="240" w:lineRule="auto"/>
        <w:jc w:val="both"/>
        <w:rPr>
          <w:del w:id="5371" w:author="Rajo" w:date="2018-06-01T20:13:00Z"/>
          <w:lang w:val="bs-Latn-BA"/>
        </w:rPr>
      </w:pPr>
      <w:r>
        <w:rPr>
          <w:lang w:val="bs-Latn-BA"/>
        </w:rPr>
        <w:t xml:space="preserve">U skladu sa HTTP standardom, </w:t>
      </w:r>
      <w:ins w:id="5372"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5373" w:author="Rajo" w:date="2018-06-01T20:08:00Z">
        <w:r w:rsidR="00441922">
          <w:rPr>
            <w:lang w:val="bs-Latn-BA"/>
          </w:rPr>
          <w:t xml:space="preserve">korisnika </w:t>
        </w:r>
      </w:ins>
      <w:r>
        <w:rPr>
          <w:lang w:val="bs-Latn-BA"/>
        </w:rPr>
        <w:t xml:space="preserve">šalje GET zahtjev </w:t>
      </w:r>
      <w:ins w:id="5374" w:author="Rajo" w:date="2018-06-01T20:13:00Z">
        <w:r w:rsidR="000A3906">
          <w:rPr>
            <w:lang w:val="bs-Latn-BA"/>
          </w:rPr>
          <w:t>na putanju IdP-a (</w:t>
        </w:r>
        <w:bookmarkStart w:id="5375" w:name="_Hlk515645936"/>
        <w:r w:rsidR="000A3906" w:rsidRPr="008C53CA">
          <w:rPr>
            <w:i/>
            <w:lang w:val="bs-Latn-BA"/>
          </w:rPr>
          <w:t>localhost:8080/sso/Redirect</w:t>
        </w:r>
        <w:bookmarkEnd w:id="5375"/>
        <w:r w:rsidR="000A3906">
          <w:rPr>
            <w:lang w:val="bs-Latn-BA"/>
          </w:rPr>
          <w:t xml:space="preserve">) na </w:t>
        </w:r>
        <w:r w:rsidR="000A3906">
          <w:rPr>
            <w:lang w:val="bs-Latn-BA"/>
          </w:rPr>
          <w:lastRenderedPageBreak/>
          <w:t xml:space="preserve">kojoj se nalazi </w:t>
        </w:r>
      </w:ins>
      <w:r>
        <w:rPr>
          <w:lang w:val="bs-Latn-BA"/>
        </w:rPr>
        <w:t>SSO servis</w:t>
      </w:r>
      <w:del w:id="5376" w:author="Rajo" w:date="2018-06-01T20:14:00Z">
        <w:r w:rsidDel="00F42D1B">
          <w:rPr>
            <w:lang w:val="bs-Latn-BA"/>
          </w:rPr>
          <w:delText>u</w:delText>
        </w:r>
      </w:del>
      <w:r>
        <w:rPr>
          <w:lang w:val="bs-Latn-BA"/>
        </w:rPr>
        <w:t xml:space="preserve"> </w:t>
      </w:r>
      <w:del w:id="5377" w:author="Rajo" w:date="2018-06-01T19:44:00Z">
        <w:r w:rsidDel="002353E2">
          <w:rPr>
            <w:lang w:val="bs-Latn-BA"/>
          </w:rPr>
          <w:delText xml:space="preserve">na </w:delText>
        </w:r>
      </w:del>
      <w:del w:id="5378" w:author="Rajo" w:date="2018-06-01T20:13:00Z">
        <w:r w:rsidDel="000A3906">
          <w:rPr>
            <w:lang w:val="bs-Latn-BA"/>
          </w:rPr>
          <w:delText>IdP</w:delText>
        </w:r>
      </w:del>
      <w:del w:id="5379" w:author="Rajo" w:date="2018-06-01T19:44:00Z">
        <w:r w:rsidDel="002353E2">
          <w:rPr>
            <w:lang w:val="bs-Latn-BA"/>
          </w:rPr>
          <w:delText xml:space="preserve"> strani</w:delText>
        </w:r>
      </w:del>
      <w:ins w:id="5380" w:author="Rajo" w:date="2018-06-01T19:43:00Z">
        <w:r w:rsidR="00D51DF0">
          <w:rPr>
            <w:lang w:val="bs-Latn-BA"/>
          </w:rPr>
          <w:t>zadužen za</w:t>
        </w:r>
      </w:ins>
      <w:ins w:id="5381" w:author="Rajo" w:date="2018-06-01T19:38:00Z">
        <w:r w:rsidR="008B7717">
          <w:rPr>
            <w:lang w:val="bs-Latn-BA"/>
          </w:rPr>
          <w:t xml:space="preserve"> obradu </w:t>
        </w:r>
      </w:ins>
      <w:ins w:id="5382" w:author="Rajo" w:date="2018-06-01T19:39:00Z">
        <w:r w:rsidR="008B7717">
          <w:rPr>
            <w:lang w:val="bs-Latn-BA"/>
          </w:rPr>
          <w:t>SAML zahtjeva</w:t>
        </w:r>
      </w:ins>
      <w:ins w:id="5383" w:author="Rajo" w:date="2018-06-01T19:59:00Z">
        <w:r w:rsidR="00640240">
          <w:rPr>
            <w:lang w:val="bs-Latn-BA"/>
          </w:rPr>
          <w:t>.</w:t>
        </w:r>
      </w:ins>
      <w:del w:id="5384"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5385" w:author="Rajo" w:date="2018-06-01T20:13:00Z"/>
          <w:lang w:val="bs-Latn-BA"/>
        </w:rPr>
      </w:pPr>
    </w:p>
    <w:p w14:paraId="1A1C2EB8" w14:textId="64B89E56" w:rsidR="00441922" w:rsidDel="00462FCF" w:rsidRDefault="00CC5052">
      <w:pPr>
        <w:pStyle w:val="ListParagraph1"/>
        <w:spacing w:line="240" w:lineRule="auto"/>
        <w:contextualSpacing w:val="0"/>
        <w:jc w:val="both"/>
        <w:rPr>
          <w:del w:id="5386" w:author="Rajo" w:date="2018-06-01T20:18:00Z"/>
          <w:lang w:val="bs-Latn-BA"/>
        </w:rPr>
        <w:pPrChange w:id="5387" w:author="Rajo" w:date="2018-06-17T15:12:00Z">
          <w:pPr>
            <w:pStyle w:val="ListParagraph1"/>
            <w:spacing w:line="240" w:lineRule="auto"/>
            <w:jc w:val="both"/>
          </w:pPr>
        </w:pPrChange>
      </w:pPr>
      <w:moveFromRangeStart w:id="5388" w:author="Rajo" w:date="2018-06-01T21:18:00Z" w:name="move515647219"/>
      <w:moveFrom w:id="5389" w:author="Rajo" w:date="2018-06-01T21:18: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9B0D46" w:rsidRDefault="009B0D4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9B0D46" w:rsidRDefault="009B0D46">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61"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" fillcolor="#dbe5f1 [660]" strokecolor="#8db3e2 [1311]">
                  <v:textbox>
                    <w:txbxContent>
                      <w:p w14:paraId="2E2A101C" w14:textId="77777777" w:rsidR="009B0D46" w:rsidRDefault="009B0D4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9B0D46" w:rsidRDefault="009B0D46">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5388"/>
      <w:ins w:id="5390" w:author="Rajo" w:date="2018-06-01T20:14:00Z">
        <w:r w:rsidR="009A5C48">
          <w:rPr>
            <w:lang w:val="bs-Latn-BA"/>
          </w:rPr>
          <w:t xml:space="preserve"> </w:t>
        </w:r>
      </w:ins>
      <w:ins w:id="5391" w:author="Rajo" w:date="2018-06-01T20:00:00Z">
        <w:r w:rsidR="00441922">
          <w:rPr>
            <w:lang w:val="bs-Latn-BA"/>
          </w:rPr>
          <w:t>Međutim, kako je ta putanja zaštićena</w:t>
        </w:r>
      </w:ins>
      <w:ins w:id="5392" w:author="Rajo" w:date="2018-06-01T20:04:00Z">
        <w:r w:rsidR="00441922">
          <w:rPr>
            <w:lang w:val="bs-Latn-BA"/>
          </w:rPr>
          <w:t xml:space="preserve">, da </w:t>
        </w:r>
      </w:ins>
      <w:ins w:id="5393" w:author="Rajo" w:date="2018-06-01T20:05:00Z">
        <w:r w:rsidR="00441922">
          <w:rPr>
            <w:lang w:val="bs-Latn-BA"/>
          </w:rPr>
          <w:t>bi</w:t>
        </w:r>
      </w:ins>
      <w:ins w:id="5394" w:author="Rajo" w:date="2018-06-01T20:19:00Z">
        <w:r w:rsidR="00462FCF">
          <w:rPr>
            <w:lang w:val="bs-Latn-BA"/>
          </w:rPr>
          <w:t xml:space="preserve"> korisnik mogao </w:t>
        </w:r>
        <w:r w:rsidR="00097764">
          <w:rPr>
            <w:lang w:val="bs-Latn-BA"/>
          </w:rPr>
          <w:t>pristupiti</w:t>
        </w:r>
      </w:ins>
      <w:ins w:id="5395" w:author="Rajo" w:date="2018-06-01T20:20:00Z">
        <w:r w:rsidR="00097764">
          <w:rPr>
            <w:lang w:val="bs-Latn-BA"/>
          </w:rPr>
          <w:t xml:space="preserve"> navedenom </w:t>
        </w:r>
      </w:ins>
      <w:ins w:id="5396" w:author="Rajo" w:date="2018-06-01T20:05:00Z">
        <w:r w:rsidR="00441922">
          <w:rPr>
            <w:lang w:val="bs-Latn-BA"/>
          </w:rPr>
          <w:t xml:space="preserve">SSO servis </w:t>
        </w:r>
      </w:ins>
      <w:ins w:id="5397" w:author="Rajo" w:date="2018-06-01T20:20:00Z">
        <w:r w:rsidR="00097764">
          <w:rPr>
            <w:lang w:val="bs-Latn-BA"/>
          </w:rPr>
          <w:t xml:space="preserve">u cilju </w:t>
        </w:r>
      </w:ins>
      <w:ins w:id="5398" w:author="Rajo" w:date="2018-06-01T20:05:00Z">
        <w:r w:rsidR="00441922">
          <w:rPr>
            <w:lang w:val="bs-Latn-BA"/>
          </w:rPr>
          <w:t>obrad</w:t>
        </w:r>
      </w:ins>
      <w:ins w:id="5399" w:author="Rajo" w:date="2018-06-01T20:21:00Z">
        <w:r w:rsidR="00097764">
          <w:rPr>
            <w:lang w:val="bs-Latn-BA"/>
          </w:rPr>
          <w:t>e</w:t>
        </w:r>
      </w:ins>
      <w:ins w:id="5400" w:author="Rajo" w:date="2018-06-01T20:05:00Z">
        <w:r w:rsidR="00441922">
          <w:rPr>
            <w:lang w:val="bs-Latn-BA"/>
          </w:rPr>
          <w:t xml:space="preserve"> </w:t>
        </w:r>
      </w:ins>
      <w:ins w:id="5401" w:author="Rajo" w:date="2018-06-01T20:21:00Z">
        <w:r w:rsidR="00097764">
          <w:rPr>
            <w:lang w:val="bs-Latn-BA"/>
          </w:rPr>
          <w:t>SAML zahtjeva</w:t>
        </w:r>
      </w:ins>
      <w:ins w:id="5402" w:author="Rajo" w:date="2018-06-01T20:05:00Z">
        <w:r w:rsidR="00441922">
          <w:rPr>
            <w:lang w:val="bs-Latn-BA"/>
          </w:rPr>
          <w:t xml:space="preserve">, </w:t>
        </w:r>
      </w:ins>
      <w:ins w:id="5403" w:author="Rajo" w:date="2018-06-01T20:07:00Z">
        <w:r w:rsidR="00441922">
          <w:rPr>
            <w:lang w:val="bs-Latn-BA"/>
          </w:rPr>
          <w:t>on</w:t>
        </w:r>
      </w:ins>
      <w:ins w:id="5404" w:author="Rajo" w:date="2018-06-01T20:00:00Z">
        <w:r w:rsidR="00441922">
          <w:rPr>
            <w:lang w:val="bs-Latn-BA"/>
          </w:rPr>
          <w:t xml:space="preserve"> </w:t>
        </w:r>
      </w:ins>
      <w:ins w:id="5405" w:author="Rajo" w:date="2018-06-01T20:06:00Z">
        <w:r w:rsidR="00441922">
          <w:rPr>
            <w:lang w:val="bs-Latn-BA"/>
          </w:rPr>
          <w:t xml:space="preserve">mora imati </w:t>
        </w:r>
      </w:ins>
      <w:ins w:id="5406" w:author="Rajo" w:date="2018-06-01T20:00:00Z">
        <w:r w:rsidR="00441922">
          <w:rPr>
            <w:lang w:val="bs-Latn-BA"/>
          </w:rPr>
          <w:t xml:space="preserve">važeći sigurnosni kontekst </w:t>
        </w:r>
      </w:ins>
      <w:ins w:id="5407" w:author="Rajo" w:date="2018-06-01T20:01:00Z">
        <w:r w:rsidR="00441922">
          <w:rPr>
            <w:lang w:val="bs-Latn-BA"/>
          </w:rPr>
          <w:t xml:space="preserve">u okviru </w:t>
        </w:r>
      </w:ins>
      <w:ins w:id="5408" w:author="Rajo" w:date="2018-06-01T20:06:00Z">
        <w:r w:rsidR="00441922">
          <w:rPr>
            <w:lang w:val="bs-Latn-BA"/>
          </w:rPr>
          <w:t>IdP-a</w:t>
        </w:r>
      </w:ins>
      <w:ins w:id="5409" w:author="Rajo" w:date="2018-06-01T20:29:00Z">
        <w:r w:rsidR="00A85849">
          <w:rPr>
            <w:lang w:val="bs-Latn-BA"/>
          </w:rPr>
          <w:t>. Kako t</w:t>
        </w:r>
      </w:ins>
      <w:ins w:id="5410" w:author="Rajo" w:date="2018-06-01T20:28:00Z">
        <w:r w:rsidR="00A85849">
          <w:rPr>
            <w:lang w:val="bs-Latn-BA"/>
          </w:rPr>
          <w:t xml:space="preserve">o </w:t>
        </w:r>
      </w:ins>
      <w:ins w:id="5411" w:author="Rajo" w:date="2018-06-01T20:29:00Z">
        <w:r w:rsidR="00A85849">
          <w:rPr>
            <w:lang w:val="bs-Latn-BA"/>
          </w:rPr>
          <w:t>ovdje</w:t>
        </w:r>
      </w:ins>
      <w:ins w:id="5412" w:author="Rajo" w:date="2018-06-01T20:28:00Z">
        <w:r w:rsidR="00A85849">
          <w:rPr>
            <w:lang w:val="bs-Latn-BA"/>
          </w:rPr>
          <w:t xml:space="preserve"> nije slučaj</w:t>
        </w:r>
      </w:ins>
      <w:ins w:id="5413" w:author="Rajo" w:date="2018-06-01T20:00:00Z">
        <w:r w:rsidR="00441922">
          <w:rPr>
            <w:lang w:val="bs-Latn-BA"/>
          </w:rPr>
          <w:t>,</w:t>
        </w:r>
      </w:ins>
      <w:ins w:id="5414" w:author="Rajo" w:date="2018-06-01T20:02:00Z">
        <w:r w:rsidR="00441922">
          <w:rPr>
            <w:lang w:val="bs-Latn-BA"/>
          </w:rPr>
          <w:t xml:space="preserve"> </w:t>
        </w:r>
      </w:ins>
      <w:ins w:id="5415" w:author="Rajo" w:date="2018-06-01T20:29:00Z">
        <w:r w:rsidR="00A85849">
          <w:rPr>
            <w:lang w:val="bs-Latn-BA"/>
          </w:rPr>
          <w:t>korisnik se prvo</w:t>
        </w:r>
      </w:ins>
      <w:ins w:id="5416" w:author="Rajo" w:date="2018-06-01T20:02:00Z">
        <w:r w:rsidR="00441922">
          <w:rPr>
            <w:lang w:val="bs-Latn-BA"/>
          </w:rPr>
          <w:t xml:space="preserve"> </w:t>
        </w:r>
      </w:ins>
      <w:ins w:id="5417" w:author="Rajo" w:date="2018-06-01T20:07:00Z">
        <w:r w:rsidR="00441922">
          <w:rPr>
            <w:lang w:val="bs-Latn-BA"/>
          </w:rPr>
          <w:t>mora autentikova</w:t>
        </w:r>
      </w:ins>
      <w:ins w:id="5418" w:author="Rajo" w:date="2018-06-01T20:29:00Z">
        <w:r w:rsidR="00A85849">
          <w:rPr>
            <w:lang w:val="bs-Latn-BA"/>
          </w:rPr>
          <w:t>ti</w:t>
        </w:r>
      </w:ins>
      <w:ins w:id="5419" w:author="Rajo" w:date="2018-06-01T20:31:00Z">
        <w:r w:rsidR="00FB46A9">
          <w:rPr>
            <w:lang w:val="bs-Latn-BA"/>
          </w:rPr>
          <w:t xml:space="preserve"> u okviru</w:t>
        </w:r>
      </w:ins>
      <w:ins w:id="5420" w:author="Rajo" w:date="2018-06-01T20:22:00Z">
        <w:r w:rsidR="000011BD">
          <w:rPr>
            <w:lang w:val="bs-Latn-BA"/>
          </w:rPr>
          <w:t xml:space="preserve"> IdP-</w:t>
        </w:r>
      </w:ins>
      <w:ins w:id="5421" w:author="Rajo" w:date="2018-06-01T20:23:00Z">
        <w:r w:rsidR="000011BD">
          <w:rPr>
            <w:lang w:val="bs-Latn-BA"/>
          </w:rPr>
          <w:t>a</w:t>
        </w:r>
      </w:ins>
      <w:ins w:id="5422" w:author="Rajo" w:date="2018-06-01T20:32:00Z">
        <w:r w:rsidR="00FB46A9">
          <w:rPr>
            <w:lang w:val="bs-Latn-BA"/>
          </w:rPr>
          <w:t>, što upravo</w:t>
        </w:r>
      </w:ins>
      <w:ins w:id="5423" w:author="Rajo" w:date="2018-06-01T20:23:00Z">
        <w:r w:rsidR="000011BD">
          <w:rPr>
            <w:lang w:val="bs-Latn-BA"/>
          </w:rPr>
          <w:t xml:space="preserve"> </w:t>
        </w:r>
      </w:ins>
      <w:ins w:id="5424" w:author="Rajo" w:date="2018-06-01T20:32:00Z">
        <w:r w:rsidR="00057CF6">
          <w:rPr>
            <w:lang w:val="bs-Latn-BA"/>
          </w:rPr>
          <w:t xml:space="preserve">i </w:t>
        </w:r>
      </w:ins>
      <w:ins w:id="5425" w:author="Rajo" w:date="2018-06-01T20:33:00Z">
        <w:r w:rsidR="00D10FAC">
          <w:rPr>
            <w:lang w:val="bs-Latn-BA"/>
          </w:rPr>
          <w:t>jeste</w:t>
        </w:r>
      </w:ins>
      <w:ins w:id="5426" w:author="Rajo" w:date="2018-06-01T20:22:00Z">
        <w:r w:rsidR="000011BD">
          <w:rPr>
            <w:lang w:val="bs-Latn-BA"/>
          </w:rPr>
          <w:t xml:space="preserve"> </w:t>
        </w:r>
      </w:ins>
      <w:ins w:id="5427" w:author="Rajo" w:date="2018-06-01T20:32:00Z">
        <w:r w:rsidR="00057CF6">
          <w:rPr>
            <w:lang w:val="bs-Latn-BA"/>
          </w:rPr>
          <w:t>naredni</w:t>
        </w:r>
      </w:ins>
      <w:ins w:id="5428" w:author="Rajo" w:date="2018-06-01T20:22:00Z">
        <w:r w:rsidR="000011BD">
          <w:rPr>
            <w:lang w:val="bs-Latn-BA"/>
          </w:rPr>
          <w:t xml:space="preserve"> korak. </w:t>
        </w:r>
      </w:ins>
    </w:p>
    <w:p w14:paraId="26F3789C" w14:textId="5AFDFC8D" w:rsidR="005672E0" w:rsidRDefault="00CC5052">
      <w:pPr>
        <w:pStyle w:val="ListParagraph1"/>
        <w:spacing w:line="240" w:lineRule="auto"/>
        <w:contextualSpacing w:val="0"/>
        <w:jc w:val="both"/>
        <w:rPr>
          <w:ins w:id="5429" w:author="Rajo" w:date="2018-06-01T19:56:00Z"/>
          <w:lang w:val="bs-Latn-BA"/>
        </w:rPr>
        <w:pPrChange w:id="5430" w:author="Rajo" w:date="2018-06-17T15:12:00Z">
          <w:pPr>
            <w:spacing w:line="240" w:lineRule="auto"/>
            <w:ind w:left="720"/>
            <w:jc w:val="both"/>
          </w:pPr>
        </w:pPrChange>
      </w:pPr>
      <w:del w:id="5431"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5432" w:author="Rajo" w:date="2018-05-23T20:04:00Z">
        <w:r w:rsidDel="00847196">
          <w:rPr>
            <w:lang w:val="bs-Latn-BA"/>
          </w:rPr>
          <w:delText>servis provajdera</w:delText>
        </w:r>
      </w:del>
      <w:del w:id="5433"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2899B1A5" w14:textId="72BECA20" w:rsidR="00A85849" w:rsidRPr="00143689" w:rsidRDefault="005672E0">
      <w:pPr>
        <w:pStyle w:val="ListParagraph1"/>
        <w:numPr>
          <w:ilvl w:val="0"/>
          <w:numId w:val="36"/>
        </w:numPr>
        <w:spacing w:line="240" w:lineRule="auto"/>
        <w:contextualSpacing w:val="0"/>
        <w:jc w:val="both"/>
        <w:rPr>
          <w:ins w:id="5434" w:author="Rajo" w:date="2018-06-01T20:24:00Z"/>
          <w:b/>
          <w:lang w:val="bs-Latn-BA"/>
        </w:rPr>
        <w:pPrChange w:id="5435" w:author="Rajo" w:date="2018-06-17T15:14:00Z">
          <w:pPr>
            <w:pStyle w:val="ListParagraph1"/>
            <w:spacing w:line="240" w:lineRule="auto"/>
            <w:jc w:val="both"/>
          </w:pPr>
        </w:pPrChange>
      </w:pPr>
      <w:ins w:id="5436" w:author="Rajo" w:date="2018-06-01T19:56:00Z">
        <w:r>
          <w:rPr>
            <w:b/>
            <w:lang w:val="bs-Latn-BA"/>
          </w:rPr>
          <w:t>Autentikacija korisnika u okviru IdP-a</w:t>
        </w:r>
      </w:ins>
    </w:p>
    <w:p w14:paraId="265414F1" w14:textId="1C5D2AC2" w:rsidR="00185B9B" w:rsidRDefault="00A85849">
      <w:pPr>
        <w:pStyle w:val="ListParagraph1"/>
        <w:spacing w:line="240" w:lineRule="auto"/>
        <w:contextualSpacing w:val="0"/>
        <w:jc w:val="both"/>
        <w:rPr>
          <w:ins w:id="5437" w:author="Rajo" w:date="2018-06-01T20:44:00Z"/>
          <w:lang w:val="bs-Latn-BA"/>
        </w:rPr>
        <w:pPrChange w:id="5438" w:author="Rajo" w:date="2018-06-17T15:12:00Z">
          <w:pPr>
            <w:pStyle w:val="ListParagraph1"/>
            <w:spacing w:line="240" w:lineRule="auto"/>
            <w:jc w:val="both"/>
          </w:pPr>
        </w:pPrChange>
      </w:pPr>
      <w:ins w:id="5439" w:author="Rajo" w:date="2018-06-01T20:26:00Z">
        <w:r w:rsidRPr="00A85849">
          <w:rPr>
            <w:lang w:val="bs-Latn-BA"/>
            <w:rPrChange w:id="5440" w:author="Rajo" w:date="2018-06-01T20:26:00Z">
              <w:rPr>
                <w:b/>
                <w:lang w:val="bs-Latn-BA"/>
              </w:rPr>
            </w:rPrChange>
          </w:rPr>
          <w:t xml:space="preserve">S obzirom na </w:t>
        </w:r>
        <w:r>
          <w:rPr>
            <w:lang w:val="bs-Latn-BA"/>
          </w:rPr>
          <w:t xml:space="preserve">to da je u prethodnom koraku utvrđeno </w:t>
        </w:r>
      </w:ins>
      <w:ins w:id="5441" w:author="Rajo" w:date="2018-06-01T20:33:00Z">
        <w:r w:rsidR="00C75311">
          <w:rPr>
            <w:lang w:val="bs-Latn-BA"/>
          </w:rPr>
          <w:t>da je neophodna autentikacija korisnika</w:t>
        </w:r>
      </w:ins>
      <w:ins w:id="5442" w:author="Rajo" w:date="2018-06-01T21:03:00Z">
        <w:r w:rsidR="002B445E">
          <w:rPr>
            <w:lang w:val="bs-Latn-BA"/>
          </w:rPr>
          <w:t>, što se vr</w:t>
        </w:r>
      </w:ins>
      <w:ins w:id="5443" w:author="Rajo" w:date="2018-06-01T21:04:00Z">
        <w:r w:rsidR="002B445E">
          <w:rPr>
            <w:lang w:val="bs-Latn-BA"/>
          </w:rPr>
          <w:t xml:space="preserve">ši </w:t>
        </w:r>
      </w:ins>
      <w:ins w:id="5444" w:author="Rajo" w:date="2018-06-01T21:02:00Z">
        <w:r w:rsidR="00B6352E">
          <w:rPr>
            <w:lang w:val="bs-Latn-BA"/>
          </w:rPr>
          <w:t>upotrebom jednog ili više mehanizama</w:t>
        </w:r>
      </w:ins>
      <w:ins w:id="5445" w:author="Rajo" w:date="2018-06-01T20:33:00Z">
        <w:r w:rsidR="00C75311">
          <w:rPr>
            <w:lang w:val="bs-Latn-BA"/>
          </w:rPr>
          <w:t xml:space="preserve">, </w:t>
        </w:r>
      </w:ins>
      <w:ins w:id="5446" w:author="Rajo" w:date="2018-06-01T21:03:00Z">
        <w:r w:rsidR="00B6352E">
          <w:rPr>
            <w:lang w:val="bs-Latn-BA"/>
          </w:rPr>
          <w:t>u ovom primjeru</w:t>
        </w:r>
      </w:ins>
      <w:ins w:id="5447" w:author="Rajo" w:date="2018-06-01T21:04:00Z">
        <w:r w:rsidR="00A51E29">
          <w:rPr>
            <w:lang w:val="bs-Latn-BA"/>
          </w:rPr>
          <w:t>/implementaciji</w:t>
        </w:r>
      </w:ins>
      <w:ins w:id="5448" w:author="Rajo" w:date="2018-06-01T21:03:00Z">
        <w:r w:rsidR="00B6352E">
          <w:rPr>
            <w:lang w:val="bs-Latn-BA"/>
          </w:rPr>
          <w:t xml:space="preserve"> </w:t>
        </w:r>
      </w:ins>
      <w:ins w:id="5449" w:author="Rajo" w:date="2018-06-01T20:34:00Z">
        <w:r w:rsidR="00C75311">
          <w:rPr>
            <w:lang w:val="bs-Latn-BA"/>
          </w:rPr>
          <w:t xml:space="preserve">IdP </w:t>
        </w:r>
      </w:ins>
      <w:ins w:id="5450" w:author="Rajo" w:date="2018-06-01T20:35:00Z">
        <w:r w:rsidR="00016AB0">
          <w:rPr>
            <w:lang w:val="bs-Latn-BA"/>
          </w:rPr>
          <w:t>vraća</w:t>
        </w:r>
      </w:ins>
      <w:ins w:id="5451" w:author="Rajo" w:date="2018-06-01T20:34:00Z">
        <w:r w:rsidR="00016AB0">
          <w:rPr>
            <w:lang w:val="bs-Latn-BA"/>
          </w:rPr>
          <w:t xml:space="preserve"> stranicu na kojoj se nalazi forma za prij</w:t>
        </w:r>
      </w:ins>
      <w:ins w:id="5452" w:author="Rajo" w:date="2018-06-01T20:35:00Z">
        <w:r w:rsidR="00016AB0">
          <w:rPr>
            <w:lang w:val="bs-Latn-BA"/>
          </w:rPr>
          <w:t>av</w:t>
        </w:r>
      </w:ins>
      <w:ins w:id="5453" w:author="Rajo" w:date="2018-06-01T20:36:00Z">
        <w:r w:rsidR="00016AB0">
          <w:rPr>
            <w:lang w:val="bs-Latn-BA"/>
          </w:rPr>
          <w:t>u</w:t>
        </w:r>
      </w:ins>
      <w:ins w:id="5454" w:author="Rajo" w:date="2018-06-01T20:37:00Z">
        <w:r w:rsidR="00016AB0">
          <w:rPr>
            <w:lang w:val="bs-Latn-BA"/>
          </w:rPr>
          <w:t xml:space="preserve">. Nakon što </w:t>
        </w:r>
      </w:ins>
      <w:ins w:id="5455" w:author="Rajo" w:date="2018-06-01T20:51:00Z">
        <w:r w:rsidR="00384DC5">
          <w:rPr>
            <w:lang w:val="bs-Latn-BA"/>
          </w:rPr>
          <w:t xml:space="preserve">je </w:t>
        </w:r>
      </w:ins>
      <w:ins w:id="5456" w:author="Rajo" w:date="2018-06-01T20:37:00Z">
        <w:r w:rsidR="00016AB0">
          <w:rPr>
            <w:lang w:val="bs-Latn-BA"/>
          </w:rPr>
          <w:t xml:space="preserve">korisnik </w:t>
        </w:r>
      </w:ins>
      <w:ins w:id="5457" w:author="Rajo" w:date="2018-06-01T20:42:00Z">
        <w:r w:rsidR="009D3383">
          <w:rPr>
            <w:lang w:val="bs-Latn-BA"/>
          </w:rPr>
          <w:t>popuni unosom</w:t>
        </w:r>
      </w:ins>
      <w:ins w:id="5458" w:author="Rajo" w:date="2018-06-01T20:37:00Z">
        <w:r w:rsidR="00016AB0">
          <w:rPr>
            <w:lang w:val="bs-Latn-BA"/>
          </w:rPr>
          <w:t xml:space="preserve"> svoj</w:t>
        </w:r>
      </w:ins>
      <w:ins w:id="5459" w:author="Rajo" w:date="2018-06-01T20:42:00Z">
        <w:r w:rsidR="009D3383">
          <w:rPr>
            <w:lang w:val="bs-Latn-BA"/>
          </w:rPr>
          <w:t>ih</w:t>
        </w:r>
      </w:ins>
      <w:ins w:id="5460" w:author="Rajo" w:date="2018-06-01T20:37:00Z">
        <w:r w:rsidR="00016AB0">
          <w:rPr>
            <w:lang w:val="bs-Latn-BA"/>
          </w:rPr>
          <w:t xml:space="preserve"> pristupn</w:t>
        </w:r>
      </w:ins>
      <w:ins w:id="5461" w:author="Rajo" w:date="2018-06-01T20:42:00Z">
        <w:r w:rsidR="009D3383">
          <w:rPr>
            <w:lang w:val="bs-Latn-BA"/>
          </w:rPr>
          <w:t>ih</w:t>
        </w:r>
      </w:ins>
      <w:ins w:id="5462" w:author="Rajo" w:date="2018-06-01T20:37:00Z">
        <w:r w:rsidR="00016AB0">
          <w:rPr>
            <w:lang w:val="bs-Latn-BA"/>
          </w:rPr>
          <w:t xml:space="preserve"> podat</w:t>
        </w:r>
      </w:ins>
      <w:ins w:id="5463" w:author="Rajo" w:date="2018-06-01T20:42:00Z">
        <w:r w:rsidR="009D3383">
          <w:rPr>
            <w:lang w:val="bs-Latn-BA"/>
          </w:rPr>
          <w:t>a</w:t>
        </w:r>
      </w:ins>
      <w:ins w:id="5464" w:author="Rajo" w:date="2018-06-01T20:37:00Z">
        <w:r w:rsidR="00016AB0">
          <w:rPr>
            <w:lang w:val="bs-Latn-BA"/>
          </w:rPr>
          <w:t>k</w:t>
        </w:r>
      </w:ins>
      <w:ins w:id="5465" w:author="Rajo" w:date="2018-06-01T20:42:00Z">
        <w:r w:rsidR="009D3383">
          <w:rPr>
            <w:lang w:val="bs-Latn-BA"/>
          </w:rPr>
          <w:t>a</w:t>
        </w:r>
      </w:ins>
      <w:ins w:id="5466" w:author="Rajo" w:date="2018-06-01T20:38:00Z">
        <w:r w:rsidR="00016AB0">
          <w:rPr>
            <w:lang w:val="bs-Latn-BA"/>
          </w:rPr>
          <w:t xml:space="preserve">, </w:t>
        </w:r>
      </w:ins>
      <w:ins w:id="5467" w:author="Rajo" w:date="2018-06-01T20:42:00Z">
        <w:r w:rsidR="009D3383">
          <w:rPr>
            <w:lang w:val="bs-Latn-BA"/>
          </w:rPr>
          <w:t>odnosno</w:t>
        </w:r>
      </w:ins>
      <w:ins w:id="5468" w:author="Rajo" w:date="2018-06-01T20:43:00Z">
        <w:r w:rsidR="009D3383">
          <w:rPr>
            <w:lang w:val="bs-Latn-BA"/>
          </w:rPr>
          <w:t xml:space="preserve"> k</w:t>
        </w:r>
      </w:ins>
      <w:ins w:id="5469" w:author="Rajo" w:date="2018-06-01T20:42:00Z">
        <w:r w:rsidR="009D3383">
          <w:rPr>
            <w:lang w:val="bs-Latn-BA"/>
          </w:rPr>
          <w:t>orisnič</w:t>
        </w:r>
      </w:ins>
      <w:ins w:id="5470" w:author="Rajo" w:date="2018-06-01T20:43:00Z">
        <w:r w:rsidR="009D3383">
          <w:rPr>
            <w:lang w:val="bs-Latn-BA"/>
          </w:rPr>
          <w:t>kog imena i lozinke</w:t>
        </w:r>
      </w:ins>
      <w:ins w:id="5471" w:author="Rajo" w:date="2018-06-01T20:39:00Z">
        <w:r w:rsidR="00016AB0">
          <w:rPr>
            <w:lang w:val="bs-Latn-BA"/>
          </w:rPr>
          <w:t xml:space="preserve">, </w:t>
        </w:r>
      </w:ins>
      <w:ins w:id="5472" w:author="Rajo" w:date="2018-06-01T20:43:00Z">
        <w:r w:rsidR="009D3383">
          <w:rPr>
            <w:lang w:val="bs-Latn-BA"/>
          </w:rPr>
          <w:t>te</w:t>
        </w:r>
      </w:ins>
      <w:ins w:id="5473" w:author="Rajo" w:date="2018-06-01T20:40:00Z">
        <w:r w:rsidR="00016AB0">
          <w:rPr>
            <w:lang w:val="bs-Latn-BA"/>
          </w:rPr>
          <w:t xml:space="preserve"> pošalje serveru, izvrši</w:t>
        </w:r>
      </w:ins>
      <w:ins w:id="5474" w:author="Rajo" w:date="2018-06-01T20:52:00Z">
        <w:r w:rsidR="00197CE8">
          <w:rPr>
            <w:lang w:val="bs-Latn-BA"/>
          </w:rPr>
          <w:t>će se</w:t>
        </w:r>
      </w:ins>
      <w:ins w:id="5475" w:author="Rajo" w:date="2018-06-01T20:40:00Z">
        <w:r w:rsidR="00016AB0">
          <w:rPr>
            <w:lang w:val="bs-Latn-BA"/>
          </w:rPr>
          <w:t xml:space="preserve"> </w:t>
        </w:r>
      </w:ins>
      <w:ins w:id="5476" w:author="Rajo" w:date="2018-06-01T20:52:00Z">
        <w:r w:rsidR="006E3F95">
          <w:rPr>
            <w:lang w:val="bs-Latn-BA"/>
          </w:rPr>
          <w:t>njihova provjera u odnosu na bazu podataka</w:t>
        </w:r>
        <w:r w:rsidR="007F3715">
          <w:rPr>
            <w:lang w:val="bs-Latn-BA"/>
          </w:rPr>
          <w:t>.</w:t>
        </w:r>
      </w:ins>
    </w:p>
    <w:p w14:paraId="19038319" w14:textId="35027514" w:rsidR="00325206" w:rsidRPr="00680486" w:rsidRDefault="00714EED">
      <w:pPr>
        <w:pStyle w:val="ListParagraph1"/>
        <w:spacing w:line="240" w:lineRule="auto"/>
        <w:contextualSpacing w:val="0"/>
        <w:jc w:val="both"/>
        <w:rPr>
          <w:ins w:id="5477" w:author="Rajo" w:date="2018-06-01T20:09:00Z"/>
          <w:lang w:val="bs-Latn-BA"/>
          <w:rPrChange w:id="5478" w:author="Rajo" w:date="2018-06-17T15:12:00Z">
            <w:rPr>
              <w:ins w:id="5479" w:author="Rajo" w:date="2018-06-01T20:09:00Z"/>
              <w:b/>
              <w:lang w:val="bs-Latn-BA"/>
            </w:rPr>
          </w:rPrChange>
        </w:rPr>
        <w:pPrChange w:id="5480" w:author="Rajo" w:date="2018-06-17T15:12:00Z">
          <w:pPr>
            <w:pStyle w:val="ListParagraph1"/>
            <w:numPr>
              <w:numId w:val="36"/>
            </w:numPr>
            <w:spacing w:line="240" w:lineRule="auto"/>
            <w:ind w:hanging="360"/>
            <w:jc w:val="both"/>
          </w:pPr>
        </w:pPrChange>
      </w:pPr>
      <w:ins w:id="5481" w:author="Rajo" w:date="2018-06-01T20:44:00Z">
        <w:r>
          <w:rPr>
            <w:lang w:val="bs-Latn-BA"/>
          </w:rPr>
          <w:t xml:space="preserve">Ukoliko </w:t>
        </w:r>
      </w:ins>
      <w:ins w:id="5482" w:author="Rajo" w:date="2018-06-01T20:53:00Z">
        <w:r w:rsidR="00193EDA">
          <w:rPr>
            <w:lang w:val="bs-Latn-BA"/>
          </w:rPr>
          <w:t xml:space="preserve">je </w:t>
        </w:r>
      </w:ins>
      <w:ins w:id="5483" w:author="Rajo" w:date="2018-06-01T20:45:00Z">
        <w:r>
          <w:rPr>
            <w:lang w:val="bs-Latn-BA"/>
          </w:rPr>
          <w:t>autentik</w:t>
        </w:r>
      </w:ins>
      <w:ins w:id="5484" w:author="Rajo" w:date="2018-06-01T20:53:00Z">
        <w:r w:rsidR="00193EDA">
          <w:rPr>
            <w:lang w:val="bs-Latn-BA"/>
          </w:rPr>
          <w:t>acija bila uspješna</w:t>
        </w:r>
      </w:ins>
      <w:ins w:id="5485" w:author="Rajo" w:date="2018-06-01T20:44:00Z">
        <w:r>
          <w:rPr>
            <w:lang w:val="bs-Latn-BA"/>
          </w:rPr>
          <w:t xml:space="preserve">, </w:t>
        </w:r>
      </w:ins>
      <w:ins w:id="5486" w:author="Rajo" w:date="2018-06-01T20:53:00Z">
        <w:r w:rsidR="00193EDA">
          <w:rPr>
            <w:lang w:val="bs-Latn-BA"/>
          </w:rPr>
          <w:t>korisnik</w:t>
        </w:r>
      </w:ins>
      <w:ins w:id="5487" w:author="Rajo" w:date="2018-06-01T20:45:00Z">
        <w:r>
          <w:rPr>
            <w:lang w:val="bs-Latn-BA"/>
          </w:rPr>
          <w:t xml:space="preserve"> </w:t>
        </w:r>
      </w:ins>
      <w:ins w:id="5488" w:author="Rajo" w:date="2018-06-01T20:46:00Z">
        <w:r>
          <w:rPr>
            <w:lang w:val="bs-Latn-BA"/>
          </w:rPr>
          <w:t xml:space="preserve">dobija odgovarajući sigurnosni kontekst na strani IdP-a, tako da dobija pristup SSO servisu </w:t>
        </w:r>
      </w:ins>
      <w:ins w:id="5489" w:author="Rajo" w:date="2018-06-01T20:47:00Z">
        <w:r>
          <w:rPr>
            <w:lang w:val="bs-Latn-BA"/>
          </w:rPr>
          <w:t xml:space="preserve">koji </w:t>
        </w:r>
      </w:ins>
      <w:ins w:id="5490" w:author="Rajo" w:date="2018-06-01T20:55:00Z">
        <w:r w:rsidR="005C782E">
          <w:rPr>
            <w:lang w:val="bs-Latn-BA"/>
          </w:rPr>
          <w:t xml:space="preserve">treba da </w:t>
        </w:r>
      </w:ins>
      <w:ins w:id="5491" w:author="Rajo" w:date="2018-06-01T20:47:00Z">
        <w:r>
          <w:rPr>
            <w:lang w:val="bs-Latn-BA"/>
          </w:rPr>
          <w:t>vrši obradu</w:t>
        </w:r>
      </w:ins>
      <w:ins w:id="5492" w:author="Rajo" w:date="2018-06-01T20:54:00Z">
        <w:r w:rsidR="00021660">
          <w:rPr>
            <w:lang w:val="bs-Latn-BA"/>
          </w:rPr>
          <w:t xml:space="preserve"> njegovog</w:t>
        </w:r>
      </w:ins>
      <w:ins w:id="5493" w:author="Rajo" w:date="2018-06-01T20:46:00Z">
        <w:r>
          <w:rPr>
            <w:lang w:val="bs-Latn-BA"/>
          </w:rPr>
          <w:t xml:space="preserve"> SAML zahtjeva </w:t>
        </w:r>
      </w:ins>
      <w:ins w:id="5494" w:author="Rajo" w:date="2018-06-02T14:41:00Z">
        <w:r w:rsidR="00B72124">
          <w:rPr>
            <w:lang w:val="bs-Latn-BA"/>
          </w:rPr>
          <w:t>primljenog</w:t>
        </w:r>
      </w:ins>
      <w:ins w:id="5495" w:author="Rajo" w:date="2018-06-01T20:55:00Z">
        <w:r w:rsidR="005C782E">
          <w:rPr>
            <w:lang w:val="bs-Latn-BA"/>
          </w:rPr>
          <w:t xml:space="preserve"> u </w:t>
        </w:r>
      </w:ins>
      <w:ins w:id="5496" w:author="Rajo" w:date="2018-06-02T14:40:00Z">
        <w:r w:rsidR="00DF5CDE">
          <w:rPr>
            <w:lang w:val="bs-Latn-BA"/>
          </w:rPr>
          <w:t>prethodnom</w:t>
        </w:r>
      </w:ins>
      <w:ins w:id="5497" w:author="Rajo" w:date="2018-06-01T20:48:00Z">
        <w:r>
          <w:rPr>
            <w:lang w:val="bs-Latn-BA"/>
          </w:rPr>
          <w:t xml:space="preserve"> koraku.</w:t>
        </w:r>
      </w:ins>
    </w:p>
    <w:p w14:paraId="1DC9F488" w14:textId="4CB277C9" w:rsidR="00EB15AC" w:rsidRPr="00143689" w:rsidRDefault="00325206">
      <w:pPr>
        <w:pStyle w:val="ListParagraph1"/>
        <w:numPr>
          <w:ilvl w:val="0"/>
          <w:numId w:val="36"/>
        </w:numPr>
        <w:spacing w:line="240" w:lineRule="auto"/>
        <w:contextualSpacing w:val="0"/>
        <w:jc w:val="both"/>
        <w:rPr>
          <w:ins w:id="5498" w:author="Rajo" w:date="2018-06-01T21:15:00Z"/>
          <w:b/>
          <w:lang w:val="bs-Latn-BA"/>
        </w:rPr>
        <w:pPrChange w:id="5499" w:author="Rajo" w:date="2018-06-17T15:14:00Z">
          <w:pPr>
            <w:pStyle w:val="ListParagraph1"/>
            <w:spacing w:line="240" w:lineRule="auto"/>
            <w:jc w:val="both"/>
          </w:pPr>
        </w:pPrChange>
      </w:pPr>
      <w:ins w:id="5500" w:author="Rajo" w:date="2018-06-01T20:10:00Z">
        <w:r>
          <w:rPr>
            <w:b/>
            <w:lang w:val="bs-Latn-BA"/>
          </w:rPr>
          <w:t xml:space="preserve">Obrada </w:t>
        </w:r>
      </w:ins>
      <w:ins w:id="5501" w:author="Rajo" w:date="2018-06-01T20:11:00Z">
        <w:r>
          <w:rPr>
            <w:b/>
            <w:lang w:val="bs-Latn-BA"/>
          </w:rPr>
          <w:t>SAML zahtjeva</w:t>
        </w:r>
      </w:ins>
    </w:p>
    <w:p w14:paraId="4A0ED895" w14:textId="5D5BD66D" w:rsidR="005672E0" w:rsidRDefault="00EB15AC">
      <w:pPr>
        <w:pStyle w:val="ListParagraph1"/>
        <w:spacing w:line="240" w:lineRule="auto"/>
        <w:contextualSpacing w:val="0"/>
        <w:jc w:val="both"/>
        <w:rPr>
          <w:ins w:id="5502" w:author="Rajo" w:date="2018-06-01T21:18:00Z"/>
          <w:lang w:val="bs-Latn-BA"/>
        </w:rPr>
        <w:pPrChange w:id="5503" w:author="Rajo" w:date="2018-06-17T15:12:00Z">
          <w:pPr>
            <w:pStyle w:val="ListParagraph1"/>
            <w:spacing w:line="240" w:lineRule="auto"/>
            <w:jc w:val="both"/>
          </w:pPr>
        </w:pPrChange>
      </w:pPr>
      <w:ins w:id="5504" w:author="Rajo" w:date="2018-06-01T21:15:00Z">
        <w:r w:rsidRPr="00EB15AC">
          <w:rPr>
            <w:lang w:val="bs-Latn-BA"/>
            <w:rPrChange w:id="5505" w:author="Rajo" w:date="2018-06-01T21:16:00Z">
              <w:rPr>
                <w:b/>
                <w:lang w:val="bs-Latn-BA"/>
              </w:rPr>
            </w:rPrChange>
          </w:rPr>
          <w:t>Nakon uspješne autentikacije korisnika, SSO servis prima i obrađuje</w:t>
        </w:r>
      </w:ins>
      <w:ins w:id="5506" w:author="Rajo" w:date="2018-06-01T21:16:00Z">
        <w:r w:rsidRPr="00EB15AC">
          <w:rPr>
            <w:lang w:val="bs-Latn-BA"/>
            <w:rPrChange w:id="5507" w:author="Rajo" w:date="2018-06-01T21:16:00Z">
              <w:rPr>
                <w:b/>
                <w:lang w:val="bs-Latn-BA"/>
              </w:rPr>
            </w:rPrChange>
          </w:rPr>
          <w:t xml:space="preserve"> njegov</w:t>
        </w:r>
      </w:ins>
      <w:ins w:id="5508" w:author="Rajo" w:date="2018-06-01T21:15:00Z">
        <w:r w:rsidRPr="00EB15AC">
          <w:rPr>
            <w:lang w:val="bs-Latn-BA"/>
            <w:rPrChange w:id="5509" w:author="Rajo" w:date="2018-06-01T21:16:00Z">
              <w:rPr>
                <w:b/>
                <w:lang w:val="bs-Latn-BA"/>
              </w:rPr>
            </w:rPrChange>
          </w:rPr>
          <w:t xml:space="preserve"> zahtjev</w:t>
        </w:r>
      </w:ins>
      <w:ins w:id="5510" w:author="Rajo" w:date="2018-06-01T21:17:00Z">
        <w:r w:rsidR="00990B69">
          <w:rPr>
            <w:lang w:val="bs-Latn-BA"/>
          </w:rPr>
          <w:t xml:space="preserve"> iz </w:t>
        </w:r>
        <w:r w:rsidR="00FB4560">
          <w:rPr>
            <w:lang w:val="bs-Latn-BA"/>
          </w:rPr>
          <w:t>3. koraka.</w:t>
        </w:r>
      </w:ins>
    </w:p>
    <w:p w14:paraId="15230042" w14:textId="0D70C4EC" w:rsidR="00CA489E" w:rsidRDefault="00CA489E">
      <w:pPr>
        <w:pStyle w:val="ListParagraph1"/>
        <w:spacing w:line="240" w:lineRule="auto"/>
        <w:contextualSpacing w:val="0"/>
        <w:jc w:val="both"/>
        <w:rPr>
          <w:ins w:id="5511" w:author="Rajo" w:date="2018-06-01T20:18:00Z"/>
          <w:lang w:val="bs-Latn-BA"/>
        </w:rPr>
        <w:pPrChange w:id="5512" w:author="Rajo" w:date="2018-06-17T15:13:00Z">
          <w:pPr>
            <w:spacing w:line="240" w:lineRule="auto"/>
            <w:ind w:left="720"/>
            <w:jc w:val="both"/>
          </w:pPr>
        </w:pPrChange>
      </w:pPr>
      <w:moveToRangeStart w:id="5513" w:author="Rajo" w:date="2018-06-01T21:18:00Z" w:name="move515647219"/>
      <w:moveTo w:id="5514" w:author="Rajo" w:date="2018-06-01T21:18:00Z">
        <w:r>
          <w:rPr>
            <w:noProof/>
          </w:rPr>
          <mc:AlternateContent>
            <mc:Choice Requires="wps">
              <w:drawing>
                <wp:inline distT="0" distB="0" distL="0" distR="0" wp14:anchorId="1EAD9BA2" wp14:editId="6AC68F1C">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A41B955"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1EAD9BA2" id="_x0000_s1562"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D+KGOaSAIA&#10;AK8EAAAOAAAAAAAAAAAAAAAAAC4CAABkcnMvZTJvRG9jLnhtbFBLAQItABQABgAIAAAAIQD/xLJw&#10;3AAAAAUBAAAPAAAAAAAAAAAAAAAAAKIEAABkcnMvZG93bnJldi54bWxQSwUGAAAAAAQABADzAAAA&#10;qwUAAAAA&#10;" fillcolor="#dbe5f1 [660]" strokecolor="#8db3e2 [1311]">
                  <v:textbox>
                    <w:txbxContent>
                      <w:p w14:paraId="7A41B955"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9B0D46" w:rsidRDefault="009B0D46" w:rsidP="00CA489E">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5513"/>
    </w:p>
    <w:p w14:paraId="1A825B2D" w14:textId="7A274BE5" w:rsidR="00462FCF" w:rsidRDefault="00462FCF" w:rsidP="00143689">
      <w:pPr>
        <w:spacing w:line="240" w:lineRule="auto"/>
        <w:ind w:left="720"/>
        <w:jc w:val="both"/>
        <w:rPr>
          <w:ins w:id="5515" w:author="Rajo" w:date="2018-06-01T21:21:00Z"/>
          <w:lang w:val="bs-Latn-BA"/>
        </w:rPr>
      </w:pPr>
      <w:ins w:id="5516" w:author="Rajo" w:date="2018-06-01T20:18:00Z">
        <w:r>
          <w:rPr>
            <w:lang w:val="bs-Latn-BA"/>
          </w:rPr>
          <w:t xml:space="preserve">Vrijednosti parametara </w:t>
        </w:r>
        <w:r>
          <w:rPr>
            <w:i/>
            <w:lang w:val="bs-Latn-BA"/>
          </w:rPr>
          <w:t>SAMLRequest</w:t>
        </w:r>
        <w:r>
          <w:rPr>
            <w:lang w:val="bs-Latn-BA"/>
          </w:rPr>
          <w:t xml:space="preserve"> i </w:t>
        </w:r>
        <w:r>
          <w:rPr>
            <w:i/>
            <w:lang w:val="bs-Latn-BA"/>
          </w:rPr>
          <w:t>RelayState</w:t>
        </w:r>
        <w:r>
          <w:rPr>
            <w:lang w:val="bs-Latn-BA"/>
          </w:rPr>
          <w:t xml:space="preserve"> </w:t>
        </w:r>
      </w:ins>
      <w:ins w:id="5517" w:author="Rajo" w:date="2018-06-01T21:05:00Z">
        <w:r w:rsidR="00B53051">
          <w:rPr>
            <w:lang w:val="bs-Latn-BA"/>
          </w:rPr>
          <w:t xml:space="preserve">su </w:t>
        </w:r>
      </w:ins>
      <w:ins w:id="5518" w:author="Rajo" w:date="2018-06-01T20:18:00Z">
        <w:r>
          <w:rPr>
            <w:lang w:val="bs-Latn-BA"/>
          </w:rPr>
          <w:t xml:space="preserve">one proslijeđene od strane </w:t>
        </w:r>
      </w:ins>
      <w:ins w:id="5519" w:author="Rajo" w:date="2018-06-01T20:58:00Z">
        <w:r w:rsidR="007F7C06">
          <w:rPr>
            <w:lang w:val="bs-Latn-BA"/>
          </w:rPr>
          <w:t>aplikacije SP1</w:t>
        </w:r>
        <w:r w:rsidR="009212B0">
          <w:rPr>
            <w:lang w:val="bs-Latn-BA"/>
          </w:rPr>
          <w:t xml:space="preserve"> </w:t>
        </w:r>
        <w:r w:rsidR="008F3590">
          <w:rPr>
            <w:lang w:val="bs-Latn-BA"/>
          </w:rPr>
          <w:t>(</w:t>
        </w:r>
        <w:r w:rsidR="009212B0">
          <w:rPr>
            <w:lang w:val="bs-Latn-BA"/>
          </w:rPr>
          <w:t>davaoca usluge</w:t>
        </w:r>
        <w:r w:rsidR="008F3590">
          <w:rPr>
            <w:lang w:val="bs-Latn-BA"/>
          </w:rPr>
          <w:t>)</w:t>
        </w:r>
      </w:ins>
      <w:ins w:id="5520" w:author="Rajo" w:date="2018-06-01T21:06:00Z">
        <w:r w:rsidR="001879CC">
          <w:rPr>
            <w:lang w:val="bs-Latn-BA"/>
          </w:rPr>
          <w:t xml:space="preserve"> posredstvom korisnika</w:t>
        </w:r>
        <w:r w:rsidR="00CC2D9A">
          <w:rPr>
            <w:lang w:val="bs-Latn-BA"/>
          </w:rPr>
          <w:t>, odnosno njegovim preusmjeravanjem</w:t>
        </w:r>
      </w:ins>
      <w:ins w:id="5521" w:author="Rajo" w:date="2018-06-01T20:18:00Z">
        <w:r>
          <w:rPr>
            <w:lang w:val="bs-Latn-BA"/>
          </w:rPr>
          <w:t xml:space="preserve">. SSO servis </w:t>
        </w:r>
      </w:ins>
      <w:ins w:id="5522" w:author="Rajo" w:date="2018-06-01T21:11:00Z">
        <w:r w:rsidR="00637773">
          <w:rPr>
            <w:lang w:val="bs-Latn-BA"/>
          </w:rPr>
          <w:t xml:space="preserve">iz zahtjeva izdvaja </w:t>
        </w:r>
      </w:ins>
      <w:ins w:id="5523" w:author="Rajo" w:date="2018-06-01T21:08:00Z">
        <w:r w:rsidR="00817933" w:rsidRPr="00817933">
          <w:rPr>
            <w:i/>
            <w:lang w:val="bs-Latn-BA"/>
            <w:rPrChange w:id="5524" w:author="Rajo" w:date="2018-06-01T21:09:00Z">
              <w:rPr>
                <w:lang w:val="bs-Latn-BA"/>
              </w:rPr>
            </w:rPrChange>
          </w:rPr>
          <w:t>SAMLRequest</w:t>
        </w:r>
        <w:r w:rsidR="00817933">
          <w:rPr>
            <w:lang w:val="bs-Latn-BA"/>
          </w:rPr>
          <w:t xml:space="preserve"> parametar</w:t>
        </w:r>
      </w:ins>
      <w:ins w:id="5525" w:author="Rajo" w:date="2018-06-01T21:11:00Z">
        <w:r w:rsidR="00637773">
          <w:rPr>
            <w:lang w:val="bs-Latn-BA"/>
          </w:rPr>
          <w:t xml:space="preserve"> koji zatim </w:t>
        </w:r>
      </w:ins>
      <w:ins w:id="5526" w:author="Rajo" w:date="2018-06-01T20:18:00Z">
        <w:r>
          <w:rPr>
            <w:lang w:val="bs-Latn-BA"/>
          </w:rPr>
          <w:t xml:space="preserve">URL-dekodira, </w:t>
        </w:r>
        <w:r>
          <w:rPr>
            <w:i/>
            <w:lang w:val="bs-Latn-BA"/>
          </w:rPr>
          <w:t>base64</w:t>
        </w:r>
        <w:r>
          <w:rPr>
            <w:lang w:val="bs-Latn-BA"/>
          </w:rPr>
          <w:t xml:space="preserve">-dekodira </w:t>
        </w:r>
      </w:ins>
      <w:ins w:id="5527" w:author="Rajo" w:date="2018-06-01T21:21:00Z">
        <w:r w:rsidR="00A357E5">
          <w:rPr>
            <w:lang w:val="bs-Latn-BA"/>
          </w:rPr>
          <w:t>te</w:t>
        </w:r>
      </w:ins>
      <w:ins w:id="5528" w:author="Rajo" w:date="2018-06-01T20:18:00Z">
        <w:r>
          <w:rPr>
            <w:lang w:val="bs-Latn-BA"/>
          </w:rPr>
          <w:t xml:space="preserve"> dekompresuj</w:t>
        </w:r>
      </w:ins>
      <w:ins w:id="5529" w:author="Rajo" w:date="2018-06-01T21:20:00Z">
        <w:r w:rsidR="00A357E5">
          <w:rPr>
            <w:lang w:val="bs-Latn-BA"/>
          </w:rPr>
          <w:t>e</w:t>
        </w:r>
      </w:ins>
      <w:ins w:id="5530" w:author="Rajo" w:date="2018-06-02T17:43:00Z">
        <w:r w:rsidR="00741059">
          <w:rPr>
            <w:lang w:val="bs-Latn-BA"/>
          </w:rPr>
          <w:t xml:space="preserve"> </w:t>
        </w:r>
      </w:ins>
      <w:ins w:id="5531" w:author="Rajo" w:date="2018-06-01T20:18:00Z">
        <w:r>
          <w:rPr>
            <w:lang w:val="bs-Latn-BA"/>
          </w:rPr>
          <w:t xml:space="preserve">(tim </w:t>
        </w:r>
      </w:ins>
      <w:ins w:id="5532" w:author="Rajo" w:date="2018-06-01T20:56:00Z">
        <w:r w:rsidR="00FB5D18">
          <w:rPr>
            <w:lang w:val="bs-Latn-BA"/>
          </w:rPr>
          <w:t>redoslijedom</w:t>
        </w:r>
      </w:ins>
      <w:ins w:id="5533" w:author="Rajo" w:date="2018-06-01T20:18:00Z">
        <w:r>
          <w:rPr>
            <w:lang w:val="bs-Latn-BA"/>
          </w:rPr>
          <w:t>)</w:t>
        </w:r>
      </w:ins>
      <w:ins w:id="5534" w:author="Rajo" w:date="2018-06-01T21:09:00Z">
        <w:r w:rsidR="00817933">
          <w:rPr>
            <w:lang w:val="bs-Latn-BA"/>
          </w:rPr>
          <w:t>, na</w:t>
        </w:r>
      </w:ins>
      <w:ins w:id="5535" w:author="Rajo" w:date="2018-06-01T21:19:00Z">
        <w:r w:rsidR="00AC5991">
          <w:rPr>
            <w:lang w:val="bs-Latn-BA"/>
          </w:rPr>
          <w:t xml:space="preserve">kon </w:t>
        </w:r>
      </w:ins>
      <w:ins w:id="5536" w:author="Rajo" w:date="2018-06-01T21:09:00Z">
        <w:r w:rsidR="00817933">
          <w:rPr>
            <w:lang w:val="bs-Latn-BA"/>
          </w:rPr>
          <w:t>čega dobi</w:t>
        </w:r>
      </w:ins>
      <w:ins w:id="5537" w:author="Rajo" w:date="2018-06-01T21:10:00Z">
        <w:r w:rsidR="00817933">
          <w:rPr>
            <w:lang w:val="bs-Latn-BA"/>
          </w:rPr>
          <w:t xml:space="preserve">ja originalnu vrijednost </w:t>
        </w:r>
        <w:r w:rsidR="00817933">
          <w:rPr>
            <w:i/>
            <w:lang w:val="bs-Latn-BA"/>
          </w:rPr>
          <w:t>&lt;samlp:AuthnRequest&gt;</w:t>
        </w:r>
        <w:r w:rsidR="00817933">
          <w:rPr>
            <w:lang w:val="bs-Latn-BA"/>
          </w:rPr>
          <w:t xml:space="preserve"> elementa</w:t>
        </w:r>
      </w:ins>
      <w:ins w:id="5538" w:author="Rajo" w:date="2018-06-01T20:18:00Z">
        <w:r>
          <w:rPr>
            <w:lang w:val="bs-Latn-BA"/>
          </w:rPr>
          <w:t>.</w:t>
        </w:r>
      </w:ins>
    </w:p>
    <w:p w14:paraId="30E5EBB7" w14:textId="4BFC86ED" w:rsidR="002F760F" w:rsidRDefault="00231300">
      <w:pPr>
        <w:spacing w:line="240" w:lineRule="auto"/>
        <w:ind w:left="720"/>
        <w:jc w:val="both"/>
        <w:rPr>
          <w:lang w:val="bs-Latn-BA"/>
        </w:rPr>
      </w:pPr>
      <w:ins w:id="5539" w:author="Rajo" w:date="2018-06-01T21:30:00Z">
        <w:r>
          <w:rPr>
            <w:lang w:val="bs-Latn-BA"/>
          </w:rPr>
          <w:t>Nadalje, s</w:t>
        </w:r>
      </w:ins>
      <w:ins w:id="5540" w:author="Rajo" w:date="2018-06-01T21:27:00Z">
        <w:r w:rsidR="00765DC7">
          <w:rPr>
            <w:lang w:val="bs-Latn-BA"/>
          </w:rPr>
          <w:t>ama obrada</w:t>
        </w:r>
      </w:ins>
      <w:ins w:id="5541" w:author="Rajo" w:date="2018-06-01T21:26:00Z">
        <w:r w:rsidR="00C47427">
          <w:rPr>
            <w:lang w:val="bs-Latn-BA"/>
          </w:rPr>
          <w:t xml:space="preserve"> </w:t>
        </w:r>
      </w:ins>
      <w:ins w:id="5542" w:author="Rajo" w:date="2018-06-01T21:29:00Z">
        <w:r w:rsidR="00D932EC">
          <w:rPr>
            <w:lang w:val="bs-Latn-BA"/>
          </w:rPr>
          <w:t xml:space="preserve">SAML </w:t>
        </w:r>
      </w:ins>
      <w:ins w:id="5543" w:author="Rajo" w:date="2018-06-01T21:22:00Z">
        <w:r w:rsidR="00171C1C" w:rsidRPr="00171C1C">
          <w:rPr>
            <w:i/>
            <w:lang w:val="bs-Latn-BA"/>
            <w:rPrChange w:id="5544" w:author="Rajo" w:date="2018-06-01T21:22:00Z">
              <w:rPr>
                <w:lang w:val="bs-Latn-BA"/>
              </w:rPr>
            </w:rPrChange>
          </w:rPr>
          <w:t>AuthnRequest</w:t>
        </w:r>
      </w:ins>
      <w:ins w:id="5545" w:author="Rajo" w:date="2018-06-01T21:27:00Z">
        <w:r w:rsidR="00D9233A">
          <w:rPr>
            <w:lang w:val="bs-Latn-BA"/>
          </w:rPr>
          <w:t xml:space="preserve">-a, </w:t>
        </w:r>
      </w:ins>
      <w:ins w:id="5546" w:author="Rajo" w:date="2018-06-01T21:28:00Z">
        <w:r w:rsidR="00D932EC">
          <w:rPr>
            <w:lang w:val="bs-Latn-BA"/>
          </w:rPr>
          <w:t xml:space="preserve">odvija se na sledeći način. Iz </w:t>
        </w:r>
      </w:ins>
      <w:ins w:id="5547" w:author="Rajo" w:date="2018-06-01T21:29:00Z">
        <w:r w:rsidR="00D932EC">
          <w:rPr>
            <w:lang w:val="bs-Latn-BA"/>
          </w:rPr>
          <w:t xml:space="preserve">njega </w:t>
        </w:r>
        <w:r w:rsidR="008D0FC8">
          <w:rPr>
            <w:lang w:val="bs-Latn-BA"/>
          </w:rPr>
          <w:t>s</w:t>
        </w:r>
        <w:r w:rsidR="00D932EC">
          <w:rPr>
            <w:lang w:val="bs-Latn-BA"/>
          </w:rPr>
          <w:t>e</w:t>
        </w:r>
      </w:ins>
      <w:ins w:id="5548" w:author="Rajo" w:date="2018-06-01T21:27:00Z">
        <w:r w:rsidR="004A7F1D">
          <w:rPr>
            <w:lang w:val="bs-Latn-BA"/>
          </w:rPr>
          <w:t xml:space="preserve"> </w:t>
        </w:r>
      </w:ins>
      <w:ins w:id="5549" w:author="Rajo" w:date="2018-06-01T21:23:00Z">
        <w:r w:rsidR="00171C1C">
          <w:rPr>
            <w:lang w:val="bs-Latn-BA"/>
          </w:rPr>
          <w:t xml:space="preserve">izvlači podatak o </w:t>
        </w:r>
        <w:r w:rsidR="00F5423D">
          <w:rPr>
            <w:lang w:val="bs-Latn-BA"/>
          </w:rPr>
          <w:t>davaocu usluge</w:t>
        </w:r>
        <w:r w:rsidR="00171C1C">
          <w:rPr>
            <w:lang w:val="bs-Latn-BA"/>
          </w:rPr>
          <w:t>, tj. klijentu koji je uputio zahtjev za autorizaciju korisnika, što je u ovom slučaju aplikacija SP1.</w:t>
        </w:r>
      </w:ins>
      <w:ins w:id="5550" w:author="Rajo" w:date="2018-06-01T21:25:00Z">
        <w:r w:rsidR="00C47427">
          <w:rPr>
            <w:lang w:val="bs-Latn-BA"/>
          </w:rPr>
          <w:t xml:space="preserve"> S obizirom na to da je poznato ko je prethodno autentikovani korisnik i koji </w:t>
        </w:r>
      </w:ins>
      <w:ins w:id="5551" w:author="Rajo" w:date="2018-06-01T21:31:00Z">
        <w:r w:rsidR="005148E2">
          <w:rPr>
            <w:lang w:val="bs-Latn-BA"/>
          </w:rPr>
          <w:t>davalac usluge (SP)</w:t>
        </w:r>
      </w:ins>
      <w:ins w:id="5552" w:author="Rajo" w:date="2018-06-01T21:25:00Z">
        <w:r w:rsidR="00C47427">
          <w:rPr>
            <w:lang w:val="bs-Latn-BA"/>
          </w:rPr>
          <w:t xml:space="preserve"> je izdao </w:t>
        </w:r>
      </w:ins>
      <w:ins w:id="5553" w:author="Rajo" w:date="2018-06-01T21:32:00Z">
        <w:r w:rsidR="000B1DDE">
          <w:rPr>
            <w:lang w:val="bs-Latn-BA"/>
          </w:rPr>
          <w:t xml:space="preserve">taj </w:t>
        </w:r>
      </w:ins>
      <w:ins w:id="5554" w:author="Rajo" w:date="2018-06-01T21:25:00Z">
        <w:r w:rsidR="00C47427">
          <w:rPr>
            <w:lang w:val="bs-Latn-BA"/>
          </w:rPr>
          <w:t>zahtjev, IdP u bazi pronalazi odgovarajuć</w:t>
        </w:r>
      </w:ins>
      <w:ins w:id="5555" w:author="Rajo" w:date="2018-06-01T21:51:00Z">
        <w:r w:rsidR="00655357">
          <w:rPr>
            <w:lang w:val="bs-Latn-BA"/>
          </w:rPr>
          <w:t>e</w:t>
        </w:r>
      </w:ins>
      <w:ins w:id="5556" w:author="Rajo" w:date="2018-06-01T21:25:00Z">
        <w:r w:rsidR="00C47427">
          <w:rPr>
            <w:lang w:val="bs-Latn-BA"/>
          </w:rPr>
          <w:t xml:space="preserve"> </w:t>
        </w:r>
      </w:ins>
      <w:ins w:id="5557" w:author="Rajo" w:date="2018-06-01T21:51:00Z">
        <w:r w:rsidR="00655357">
          <w:rPr>
            <w:lang w:val="bs-Latn-BA"/>
          </w:rPr>
          <w:t>uloge (</w:t>
        </w:r>
        <w:r w:rsidR="00655357" w:rsidRPr="00655357">
          <w:rPr>
            <w:i/>
            <w:lang w:val="bs-Latn-BA"/>
            <w:rPrChange w:id="5558" w:author="Rajo" w:date="2018-06-01T21:51:00Z">
              <w:rPr>
                <w:lang w:val="bs-Latn-BA"/>
              </w:rPr>
            </w:rPrChange>
          </w:rPr>
          <w:t>roles</w:t>
        </w:r>
        <w:r w:rsidR="00655357">
          <w:rPr>
            <w:lang w:val="bs-Latn-BA"/>
          </w:rPr>
          <w:t>) koje</w:t>
        </w:r>
      </w:ins>
      <w:ins w:id="5559" w:author="Rajo" w:date="2018-06-01T21:25:00Z">
        <w:r w:rsidR="00C47427">
          <w:rPr>
            <w:lang w:val="bs-Latn-BA"/>
          </w:rPr>
          <w:t xml:space="preserve"> korisnik posjeduje u okviru njega. </w:t>
        </w:r>
      </w:ins>
      <w:ins w:id="5560" w:author="Rajo" w:date="2018-06-01T21:51:00Z">
        <w:r w:rsidR="00154435">
          <w:rPr>
            <w:lang w:val="bs-Latn-BA"/>
          </w:rPr>
          <w:t xml:space="preserve">One </w:t>
        </w:r>
      </w:ins>
      <w:ins w:id="5561" w:author="Rajo" w:date="2018-06-01T21:25:00Z">
        <w:r w:rsidR="00C47427">
          <w:rPr>
            <w:lang w:val="bs-Latn-BA"/>
          </w:rPr>
          <w:t xml:space="preserve"> se </w:t>
        </w:r>
      </w:ins>
      <w:ins w:id="5562" w:author="Rajo" w:date="2018-06-01T21:33:00Z">
        <w:r w:rsidR="00374354">
          <w:rPr>
            <w:lang w:val="bs-Latn-BA"/>
          </w:rPr>
          <w:t>k</w:t>
        </w:r>
      </w:ins>
      <w:ins w:id="5563" w:author="Rajo" w:date="2018-06-01T21:34:00Z">
        <w:r w:rsidR="00374354">
          <w:rPr>
            <w:lang w:val="bs-Latn-BA"/>
          </w:rPr>
          <w:t>orist</w:t>
        </w:r>
      </w:ins>
      <w:ins w:id="5564" w:author="Rajo" w:date="2018-06-01T21:51:00Z">
        <w:r w:rsidR="00154435">
          <w:rPr>
            <w:lang w:val="bs-Latn-BA"/>
          </w:rPr>
          <w:t>e</w:t>
        </w:r>
      </w:ins>
      <w:ins w:id="5565" w:author="Rajo" w:date="2018-06-01T21:34:00Z">
        <w:r w:rsidR="00374354">
          <w:rPr>
            <w:lang w:val="bs-Latn-BA"/>
          </w:rPr>
          <w:t xml:space="preserve"> </w:t>
        </w:r>
      </w:ins>
      <w:ins w:id="5566" w:author="Rajo" w:date="2018-06-01T21:52:00Z">
        <w:r w:rsidR="00154435">
          <w:rPr>
            <w:lang w:val="bs-Latn-BA"/>
          </w:rPr>
          <w:t>pri</w:t>
        </w:r>
      </w:ins>
      <w:ins w:id="5567" w:author="Rajo" w:date="2018-06-01T21:34:00Z">
        <w:r w:rsidR="00374354">
          <w:rPr>
            <w:lang w:val="bs-Latn-BA"/>
          </w:rPr>
          <w:t xml:space="preserve"> generisanj</w:t>
        </w:r>
      </w:ins>
      <w:ins w:id="5568" w:author="Rajo" w:date="2018-06-01T21:52:00Z">
        <w:r w:rsidR="00154435">
          <w:rPr>
            <w:lang w:val="bs-Latn-BA"/>
          </w:rPr>
          <w:t>u</w:t>
        </w:r>
      </w:ins>
      <w:ins w:id="5569" w:author="Rajo" w:date="2018-06-01T21:34:00Z">
        <w:r w:rsidR="00374354">
          <w:rPr>
            <w:lang w:val="bs-Latn-BA"/>
          </w:rPr>
          <w:t xml:space="preserve"> SAML odgovora</w:t>
        </w:r>
      </w:ins>
      <w:ins w:id="5570" w:author="Rajo" w:date="2018-06-01T21:45:00Z">
        <w:r w:rsidR="009D0599">
          <w:rPr>
            <w:lang w:val="bs-Latn-BA"/>
          </w:rPr>
          <w:t xml:space="preserve"> (</w:t>
        </w:r>
        <w:r w:rsidR="009D0599" w:rsidRPr="009D0599">
          <w:rPr>
            <w:i/>
            <w:lang w:val="bs-Latn-BA"/>
            <w:rPrChange w:id="5571" w:author="Rajo" w:date="2018-06-01T21:45:00Z">
              <w:rPr>
                <w:lang w:val="bs-Latn-BA"/>
              </w:rPr>
            </w:rPrChange>
          </w:rPr>
          <w:t>SAMLResponse</w:t>
        </w:r>
        <w:r w:rsidR="009D0599">
          <w:rPr>
            <w:lang w:val="bs-Latn-BA"/>
          </w:rPr>
          <w:t>)</w:t>
        </w:r>
      </w:ins>
      <w:ins w:id="5572" w:author="Rajo" w:date="2018-06-01T21:34:00Z">
        <w:r w:rsidR="00374354">
          <w:rPr>
            <w:lang w:val="bs-Latn-BA"/>
          </w:rPr>
          <w:t>, u okviru ko</w:t>
        </w:r>
      </w:ins>
      <w:ins w:id="5573" w:author="Rajo" w:date="2018-06-01T21:35:00Z">
        <w:r w:rsidR="00374354">
          <w:rPr>
            <w:lang w:val="bs-Latn-BA"/>
          </w:rPr>
          <w:t>g</w:t>
        </w:r>
      </w:ins>
      <w:ins w:id="5574" w:author="Rajo" w:date="2018-06-01T21:34:00Z">
        <w:r w:rsidR="00374354">
          <w:rPr>
            <w:lang w:val="bs-Latn-BA"/>
          </w:rPr>
          <w:t xml:space="preserve"> se </w:t>
        </w:r>
      </w:ins>
      <w:ins w:id="5575" w:author="Rajo" w:date="2018-06-01T21:50:00Z">
        <w:r w:rsidR="00517071">
          <w:rPr>
            <w:lang w:val="bs-Latn-BA"/>
          </w:rPr>
          <w:t>upotrebljava</w:t>
        </w:r>
      </w:ins>
      <w:ins w:id="5576" w:author="Rajo" w:date="2018-06-01T21:52:00Z">
        <w:r w:rsidR="00154435">
          <w:rPr>
            <w:lang w:val="bs-Latn-BA"/>
          </w:rPr>
          <w:t>ju</w:t>
        </w:r>
      </w:ins>
      <w:ins w:id="5577" w:author="Rajo" w:date="2018-06-01T21:25:00Z">
        <w:r w:rsidR="00C47427">
          <w:rPr>
            <w:lang w:val="bs-Latn-BA"/>
          </w:rPr>
          <w:t xml:space="preserve"> kao vrijednost </w:t>
        </w:r>
        <w:r w:rsidR="00C47427">
          <w:rPr>
            <w:i/>
            <w:lang w:val="bs-Latn-BA"/>
          </w:rPr>
          <w:t>Attribute</w:t>
        </w:r>
        <w:r w:rsidR="00C47427">
          <w:rPr>
            <w:lang w:val="bs-Latn-BA"/>
          </w:rPr>
          <w:t xml:space="preserve"> elementa pod nazivom </w:t>
        </w:r>
        <w:r w:rsidR="00C47427">
          <w:rPr>
            <w:i/>
            <w:lang w:val="bs-Latn-BA"/>
          </w:rPr>
          <w:t>role,</w:t>
        </w:r>
        <w:r w:rsidR="00C47427">
          <w:rPr>
            <w:lang w:val="bs-Latn-BA"/>
          </w:rPr>
          <w:t xml:space="preserve"> koji se nalazi pod </w:t>
        </w:r>
        <w:r w:rsidR="00C47427">
          <w:rPr>
            <w:i/>
            <w:lang w:val="bs-Latn-BA"/>
          </w:rPr>
          <w:t>AttributStatement</w:t>
        </w:r>
        <w:r w:rsidR="00C47427">
          <w:rPr>
            <w:lang w:val="bs-Latn-BA"/>
          </w:rPr>
          <w:t xml:space="preserve"> elementom. </w:t>
        </w:r>
      </w:ins>
      <w:ins w:id="5578" w:author="Rajo" w:date="2018-06-01T21:48:00Z">
        <w:r w:rsidR="00181951">
          <w:rPr>
            <w:lang w:val="bs-Latn-BA"/>
          </w:rPr>
          <w:t>Kasnije</w:t>
        </w:r>
      </w:ins>
      <w:ins w:id="5579" w:author="Rajo" w:date="2018-06-01T22:00:00Z">
        <w:r w:rsidR="00EC095A">
          <w:rPr>
            <w:lang w:val="bs-Latn-BA"/>
          </w:rPr>
          <w:t xml:space="preserve">, </w:t>
        </w:r>
      </w:ins>
      <w:ins w:id="5580" w:author="Rajo" w:date="2018-06-01T21:25:00Z">
        <w:r w:rsidR="00C47427">
          <w:rPr>
            <w:lang w:val="bs-Latn-BA"/>
          </w:rPr>
          <w:t xml:space="preserve">SP1 na osnovu </w:t>
        </w:r>
      </w:ins>
      <w:ins w:id="5581" w:author="Rajo" w:date="2018-06-01T21:57:00Z">
        <w:r w:rsidR="001D2E77">
          <w:rPr>
            <w:lang w:val="bs-Latn-BA"/>
          </w:rPr>
          <w:t xml:space="preserve">tih </w:t>
        </w:r>
      </w:ins>
      <w:ins w:id="5582" w:author="Rajo" w:date="2018-06-01T21:41:00Z">
        <w:r w:rsidR="00F0109F">
          <w:rPr>
            <w:lang w:val="bs-Latn-BA"/>
          </w:rPr>
          <w:t>ulog</w:t>
        </w:r>
      </w:ins>
      <w:ins w:id="5583" w:author="Rajo" w:date="2018-06-01T21:57:00Z">
        <w:r w:rsidR="001D2E77">
          <w:rPr>
            <w:lang w:val="bs-Latn-BA"/>
          </w:rPr>
          <w:t>a koje</w:t>
        </w:r>
      </w:ins>
      <w:ins w:id="5584" w:author="Rajo" w:date="2018-06-01T21:41:00Z">
        <w:r w:rsidR="00F0109F">
          <w:rPr>
            <w:lang w:val="bs-Latn-BA"/>
          </w:rPr>
          <w:t xml:space="preserve"> </w:t>
        </w:r>
      </w:ins>
      <w:ins w:id="5585" w:author="Rajo" w:date="2018-06-01T21:25:00Z">
        <w:r w:rsidR="00C47427">
          <w:rPr>
            <w:lang w:val="bs-Latn-BA"/>
          </w:rPr>
          <w:t>korisnik</w:t>
        </w:r>
      </w:ins>
      <w:ins w:id="5586" w:author="Rajo" w:date="2018-06-01T21:54:00Z">
        <w:r w:rsidR="00A76DC5">
          <w:rPr>
            <w:lang w:val="bs-Latn-BA"/>
          </w:rPr>
          <w:t>a</w:t>
        </w:r>
      </w:ins>
      <w:ins w:id="5587" w:author="Rajo" w:date="2018-06-01T21:40:00Z">
        <w:r w:rsidR="00902579">
          <w:rPr>
            <w:lang w:val="bs-Latn-BA"/>
          </w:rPr>
          <w:t xml:space="preserve"> </w:t>
        </w:r>
        <w:r w:rsidR="008729E7">
          <w:rPr>
            <w:lang w:val="bs-Latn-BA"/>
          </w:rPr>
          <w:t>posjeduje</w:t>
        </w:r>
      </w:ins>
      <w:ins w:id="5588" w:author="Rajo" w:date="2018-06-01T21:55:00Z">
        <w:r w:rsidR="00A76DC5">
          <w:rPr>
            <w:lang w:val="bs-Latn-BA"/>
          </w:rPr>
          <w:t xml:space="preserve"> u okviru </w:t>
        </w:r>
      </w:ins>
      <w:ins w:id="5589" w:author="Rajo" w:date="2018-06-01T22:00:00Z">
        <w:r w:rsidR="00772B3A">
          <w:rPr>
            <w:lang w:val="bs-Latn-BA"/>
          </w:rPr>
          <w:t>njega</w:t>
        </w:r>
      </w:ins>
      <w:ins w:id="5590" w:author="Rajo" w:date="2018-06-01T21:42:00Z">
        <w:r w:rsidR="00F0109F">
          <w:rPr>
            <w:lang w:val="bs-Latn-BA"/>
          </w:rPr>
          <w:t>, može odrediti koja su njegova prava pristupa</w:t>
        </w:r>
      </w:ins>
      <w:ins w:id="5591" w:author="Rajo" w:date="2018-06-01T21:53:00Z">
        <w:r w:rsidR="005F4A5A">
          <w:rPr>
            <w:lang w:val="bs-Latn-BA"/>
          </w:rPr>
          <w:t xml:space="preserve"> ka određenim</w:t>
        </w:r>
      </w:ins>
      <w:ins w:id="5592" w:author="Rajo" w:date="2018-06-01T21:54:00Z">
        <w:r w:rsidR="005F4A5A">
          <w:rPr>
            <w:lang w:val="bs-Latn-BA"/>
          </w:rPr>
          <w:t xml:space="preserve"> resursima</w:t>
        </w:r>
      </w:ins>
      <w:ins w:id="5593" w:author="Rajo" w:date="2018-06-01T21:25:00Z">
        <w:r w:rsidR="00C47427">
          <w:rPr>
            <w:lang w:val="bs-Latn-BA"/>
          </w:rPr>
          <w:t>.</w:t>
        </w:r>
      </w:ins>
    </w:p>
    <w:p w14:paraId="28C26FA8" w14:textId="6B5B2A09" w:rsidR="00E94ADE" w:rsidDel="005672E0" w:rsidRDefault="00E94ADE">
      <w:pPr>
        <w:spacing w:line="240" w:lineRule="auto"/>
        <w:ind w:left="720"/>
        <w:jc w:val="both"/>
        <w:rPr>
          <w:del w:id="5594" w:author="Rajo" w:date="2018-06-01T19:56:00Z"/>
          <w:lang w:val="bs-Latn-BA"/>
        </w:rPr>
      </w:pPr>
    </w:p>
    <w:p w14:paraId="3B097C13" w14:textId="06ADF0EC" w:rsidR="00AB0BFD" w:rsidRPr="00143689" w:rsidRDefault="00CC5052">
      <w:pPr>
        <w:pStyle w:val="ListParagraph1"/>
        <w:numPr>
          <w:ilvl w:val="0"/>
          <w:numId w:val="36"/>
        </w:numPr>
        <w:spacing w:line="240" w:lineRule="auto"/>
        <w:contextualSpacing w:val="0"/>
        <w:jc w:val="both"/>
        <w:rPr>
          <w:b/>
          <w:lang w:val="bs-Latn-BA"/>
        </w:rPr>
        <w:pPrChange w:id="5595" w:author="Rajo" w:date="2018-06-17T15:14:00Z">
          <w:pPr>
            <w:pStyle w:val="ListParagraph1"/>
            <w:numPr>
              <w:numId w:val="36"/>
            </w:numPr>
            <w:spacing w:line="240" w:lineRule="auto"/>
            <w:ind w:hanging="360"/>
            <w:jc w:val="both"/>
          </w:pPr>
        </w:pPrChange>
      </w:pPr>
      <w:r>
        <w:rPr>
          <w:b/>
          <w:lang w:val="bs-Latn-BA"/>
        </w:rPr>
        <w:t>Odgovor XHTML formom</w:t>
      </w:r>
    </w:p>
    <w:p w14:paraId="7A1FB5F3" w14:textId="7307F2BC" w:rsidR="00E94ADE" w:rsidRDefault="00CC5052">
      <w:pPr>
        <w:pStyle w:val="ListParagraph1"/>
        <w:spacing w:line="240" w:lineRule="auto"/>
        <w:jc w:val="both"/>
        <w:rPr>
          <w:lang w:val="bs-Latn-BA"/>
        </w:rPr>
      </w:pPr>
      <w:del w:id="5596" w:author="Rajo" w:date="2018-06-02T14:45:00Z">
        <w:r w:rsidDel="009B5B7E">
          <w:rPr>
            <w:lang w:val="bs-Latn-BA"/>
          </w:rPr>
          <w:delText>SSO servis n</w:delText>
        </w:r>
      </w:del>
      <w:ins w:id="5597" w:author="Rajo" w:date="2018-06-02T14:45:00Z">
        <w:r w:rsidR="009B5B7E">
          <w:rPr>
            <w:lang w:val="bs-Latn-BA"/>
          </w:rPr>
          <w:t>N</w:t>
        </w:r>
      </w:ins>
      <w:r>
        <w:rPr>
          <w:lang w:val="bs-Latn-BA"/>
        </w:rPr>
        <w:t xml:space="preserve">akon validiranja zahtjeva </w:t>
      </w:r>
      <w:ins w:id="5598" w:author="Rajo" w:date="2018-06-02T14:44:00Z">
        <w:r w:rsidR="00092717">
          <w:rPr>
            <w:lang w:val="bs-Latn-BA"/>
          </w:rPr>
          <w:t xml:space="preserve">i </w:t>
        </w:r>
      </w:ins>
      <w:ins w:id="5599" w:author="Rajo" w:date="2018-06-02T14:45:00Z">
        <w:r w:rsidR="00092717">
          <w:rPr>
            <w:lang w:val="bs-Latn-BA"/>
          </w:rPr>
          <w:t xml:space="preserve">generisanja SAML odgovora, </w:t>
        </w:r>
      </w:ins>
      <w:ins w:id="5600" w:author="Rajo" w:date="2018-06-02T14:46:00Z">
        <w:r w:rsidR="009B5B7E">
          <w:rPr>
            <w:lang w:val="bs-Latn-BA"/>
          </w:rPr>
          <w:t xml:space="preserve">SSO servis </w:t>
        </w:r>
      </w:ins>
      <w:del w:id="5601" w:author="Rajo" w:date="2018-06-02T14:45:00Z">
        <w:r w:rsidDel="00A33069">
          <w:rPr>
            <w:lang w:val="bs-Latn-BA"/>
          </w:rPr>
          <w:delText xml:space="preserve">odgovara </w:delText>
        </w:r>
      </w:del>
      <w:ins w:id="5602" w:author="Rajo" w:date="2018-06-02T14:45:00Z">
        <w:r w:rsidR="00A33069">
          <w:rPr>
            <w:lang w:val="bs-Latn-BA"/>
          </w:rPr>
          <w:t xml:space="preserve">korisniku vraća </w:t>
        </w:r>
      </w:ins>
      <w:r>
        <w:rPr>
          <w:lang w:val="bs-Latn-BA"/>
        </w:rPr>
        <w:t>stranic</w:t>
      </w:r>
      <w:ins w:id="5603" w:author="Rajo" w:date="2018-06-02T14:45:00Z">
        <w:r w:rsidR="00A33069">
          <w:rPr>
            <w:lang w:val="bs-Latn-BA"/>
          </w:rPr>
          <w:t>u</w:t>
        </w:r>
      </w:ins>
      <w:del w:id="5604" w:author="Rajo" w:date="2018-06-02T14:45:00Z">
        <w:r w:rsidDel="00A33069">
          <w:rPr>
            <w:lang w:val="bs-Latn-BA"/>
          </w:rPr>
          <w:delText>om</w:delText>
        </w:r>
      </w:del>
      <w:r>
        <w:rPr>
          <w:lang w:val="bs-Latn-BA"/>
        </w:rPr>
        <w:t xml:space="preserve"> koja sadrži XHTML formu</w:t>
      </w:r>
      <w:ins w:id="5605" w:author="Rajo" w:date="2018-06-02T14:46:00Z">
        <w:r w:rsidR="009B5B7E">
          <w:rPr>
            <w:lang w:val="bs-Latn-BA"/>
          </w:rPr>
          <w:t xml:space="preserve">, kako bi se on zajedno sa SAML </w:t>
        </w:r>
      </w:ins>
      <w:ins w:id="5606" w:author="Rajo" w:date="2018-06-02T14:47:00Z">
        <w:r w:rsidR="009B5B7E">
          <w:rPr>
            <w:lang w:val="bs-Latn-BA"/>
          </w:rPr>
          <w:t xml:space="preserve">odgovorom vratio nazad na SP1 aplikaciju, što u suštini predstavlja </w:t>
        </w:r>
      </w:ins>
      <w:ins w:id="5607" w:author="Rajo" w:date="2018-06-02T14:48:00Z">
        <w:r w:rsidR="009B5B7E">
          <w:rPr>
            <w:lang w:val="bs-Latn-BA"/>
          </w:rPr>
          <w:t xml:space="preserve">SAML </w:t>
        </w:r>
      </w:ins>
      <w:ins w:id="5608" w:author="Rajo" w:date="2018-06-02T14:47:00Z">
        <w:r w:rsidR="009B5B7E" w:rsidRPr="009B5B7E">
          <w:rPr>
            <w:i/>
            <w:lang w:val="bs-Latn-BA"/>
            <w:rPrChange w:id="5609" w:author="Rajo" w:date="2018-06-02T14:47:00Z">
              <w:rPr>
                <w:lang w:val="bs-Latn-BA"/>
              </w:rPr>
            </w:rPrChange>
          </w:rPr>
          <w:t>HTTP POST</w:t>
        </w:r>
        <w:r w:rsidR="009B5B7E">
          <w:rPr>
            <w:lang w:val="bs-Latn-BA"/>
          </w:rPr>
          <w:t xml:space="preserve"> uvezivanje</w:t>
        </w:r>
      </w:ins>
      <w:ins w:id="5610" w:author="Rajo" w:date="2018-06-02T14:49:00Z">
        <w:r w:rsidR="009B5B7E">
          <w:rPr>
            <w:lang w:val="bs-Latn-BA"/>
          </w:rPr>
          <w:t>.</w:t>
        </w:r>
      </w:ins>
      <w:ins w:id="5611" w:author="Rajo" w:date="2018-06-02T14:51:00Z">
        <w:r w:rsidR="00AC511C">
          <w:rPr>
            <w:lang w:val="bs-Latn-BA"/>
          </w:rPr>
          <w:t xml:space="preserve"> Adresa </w:t>
        </w:r>
        <w:r w:rsidR="00AC511C">
          <w:rPr>
            <w:lang w:val="bs-Latn-BA"/>
          </w:rPr>
          <w:lastRenderedPageBreak/>
          <w:t xml:space="preserve">na koju se forma šalje poznata je </w:t>
        </w:r>
      </w:ins>
      <w:ins w:id="5612" w:author="Rajo" w:date="2018-06-02T14:52:00Z">
        <w:r w:rsidR="001F275F">
          <w:rPr>
            <w:lang w:val="bs-Latn-BA"/>
          </w:rPr>
          <w:t xml:space="preserve">jer </w:t>
        </w:r>
      </w:ins>
      <w:ins w:id="5613" w:author="Rajo" w:date="2018-06-02T14:51:00Z">
        <w:r w:rsidR="00AC511C">
          <w:rPr>
            <w:lang w:val="bs-Latn-BA"/>
          </w:rPr>
          <w:t xml:space="preserve">IdP </w:t>
        </w:r>
      </w:ins>
      <w:ins w:id="5614" w:author="Rajo" w:date="2018-06-02T14:54:00Z">
        <w:r w:rsidR="00460FDE">
          <w:rPr>
            <w:lang w:val="bs-Latn-BA"/>
          </w:rPr>
          <w:t>može da očita</w:t>
        </w:r>
      </w:ins>
      <w:ins w:id="5615" w:author="Rajo" w:date="2018-06-02T14:51:00Z">
        <w:r w:rsidR="00AC511C">
          <w:rPr>
            <w:lang w:val="bs-Latn-BA"/>
          </w:rPr>
          <w:t xml:space="preserve"> vrijednost </w:t>
        </w:r>
        <w:r w:rsidR="00AC511C">
          <w:rPr>
            <w:i/>
            <w:lang w:val="bs-Latn-BA"/>
          </w:rPr>
          <w:t>Issuer</w:t>
        </w:r>
        <w:r w:rsidR="00AC511C">
          <w:rPr>
            <w:lang w:val="bs-Latn-BA"/>
          </w:rPr>
          <w:t xml:space="preserve"> elementa iz </w:t>
        </w:r>
      </w:ins>
      <w:ins w:id="5616" w:author="Rajo" w:date="2018-06-02T14:52:00Z">
        <w:r w:rsidR="000E4347">
          <w:rPr>
            <w:lang w:val="bs-Latn-BA"/>
          </w:rPr>
          <w:t xml:space="preserve">inicijalnog </w:t>
        </w:r>
      </w:ins>
      <w:ins w:id="5617" w:author="Rajo" w:date="2018-06-02T14:51:00Z">
        <w:r w:rsidR="00AC511C">
          <w:rPr>
            <w:i/>
            <w:lang w:val="bs-Latn-BA"/>
          </w:rPr>
          <w:t>AuthnRequest</w:t>
        </w:r>
        <w:r w:rsidR="00AC511C">
          <w:rPr>
            <w:lang w:val="bs-Latn-BA"/>
          </w:rPr>
          <w:t>-a</w:t>
        </w:r>
      </w:ins>
      <w:ins w:id="5618" w:author="Rajo" w:date="2018-06-02T14:55:00Z">
        <w:r w:rsidR="00A01702">
          <w:rPr>
            <w:lang w:val="bs-Latn-BA"/>
          </w:rPr>
          <w:t>, odnosno SAML zahtjeva</w:t>
        </w:r>
      </w:ins>
      <w:ins w:id="5619" w:author="Rajo" w:date="2018-06-02T14:51:00Z">
        <w:r w:rsidR="00AC511C">
          <w:rPr>
            <w:lang w:val="bs-Latn-BA"/>
          </w:rPr>
          <w:t>.</w:t>
        </w:r>
      </w:ins>
      <w:del w:id="5620" w:author="Rajo" w:date="2018-06-02T14:46:00Z">
        <w:r w:rsidDel="009B5B7E">
          <w:rPr>
            <w:lang w:val="bs-Latn-BA"/>
          </w:rPr>
          <w:delText>:</w:delText>
        </w:r>
      </w:del>
    </w:p>
    <w:p w14:paraId="2D941993" w14:textId="77777777" w:rsidR="00E94ADE" w:rsidRDefault="00E94ADE">
      <w:pPr>
        <w:pStyle w:val="ListParagraph1"/>
        <w:spacing w:line="240" w:lineRule="auto"/>
        <w:jc w:val="both"/>
        <w:rPr>
          <w:lang w:val="bs-Latn-BA"/>
        </w:rPr>
      </w:pPr>
    </w:p>
    <w:p w14:paraId="25A5DE44" w14:textId="0B352F5F" w:rsidR="00E94ADE" w:rsidDel="00227F33" w:rsidRDefault="00CC5052" w:rsidP="00227F33">
      <w:pPr>
        <w:pStyle w:val="ListParagraph1"/>
        <w:spacing w:after="0" w:line="240" w:lineRule="auto"/>
        <w:jc w:val="both"/>
        <w:rPr>
          <w:del w:id="5621" w:author="Rajo" w:date="2018-06-02T14:49:00Z"/>
          <w:lang w:val="bs-Latn-BA"/>
        </w:rPr>
      </w:pPr>
      <w:r>
        <w:rPr>
          <w:noProof/>
        </w:rPr>
        <mc:AlternateContent>
          <mc:Choice Requires="wps">
            <w:drawing>
              <wp:inline distT="0" distB="0" distL="0" distR="0" wp14:anchorId="087EE54F" wp14:editId="5A63FE97">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9B0D46" w:rsidRDefault="009B0D46">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action=”http://localhost:8081/sp1/saml”&gt;</w:t>
                            </w:r>
                          </w:p>
                          <w:p w14:paraId="79B7B438" w14:textId="77777777" w:rsidR="009B0D46" w:rsidRDefault="009B0D46">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9B0D46" w:rsidRDefault="009B0D46">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9B0D46" w:rsidRDefault="009B0D46">
                            <w:pPr>
                              <w:rPr>
                                <w:rFonts w:ascii="Courier New" w:hAnsi="Courier New" w:cs="Courier New"/>
                                <w:sz w:val="22"/>
                              </w:rPr>
                            </w:pPr>
                            <w:r>
                              <w:rPr>
                                <w:rFonts w:ascii="Courier New" w:hAnsi="Courier New" w:cs="Courier New"/>
                                <w:sz w:val="22"/>
                              </w:rPr>
                              <w:t xml:space="preserve">   ...</w:t>
                            </w:r>
                          </w:p>
                          <w:p w14:paraId="1230ACCF" w14:textId="77777777" w:rsidR="009B0D46" w:rsidRDefault="009B0D46">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9B0D46" w:rsidRDefault="009B0D46">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63"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D1DkNkUCAACw&#10;BAAADgAAAAAAAAAAAAAAAAAuAgAAZHJzL2Uyb0RvYy54bWxQSwECLQAUAAYACAAAACEAYDAIgd0A&#10;AAAFAQAADwAAAAAAAAAAAAAAAACfBAAAZHJzL2Rvd25yZXYueG1sUEsFBgAAAAAEAAQA8wAAAKkF&#10;AAAAAA==&#10;" fillcolor="#dbe5f1 [660]" strokecolor="#8db3e2 [1311]">
                <v:textbox>
                  <w:txbxContent>
                    <w:p w14:paraId="240BF4B6" w14:textId="77777777" w:rsidR="009B0D46" w:rsidRDefault="009B0D46">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action=”http://localhost:8081/sp1/saml”&gt;</w:t>
                      </w:r>
                    </w:p>
                    <w:p w14:paraId="79B7B438" w14:textId="77777777" w:rsidR="009B0D46" w:rsidRDefault="009B0D46">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9B0D46" w:rsidRDefault="009B0D46">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9B0D46" w:rsidRDefault="009B0D46">
                      <w:pPr>
                        <w:rPr>
                          <w:rFonts w:ascii="Courier New" w:hAnsi="Courier New" w:cs="Courier New"/>
                          <w:sz w:val="22"/>
                        </w:rPr>
                      </w:pPr>
                      <w:r>
                        <w:rPr>
                          <w:rFonts w:ascii="Courier New" w:hAnsi="Courier New" w:cs="Courier New"/>
                          <w:sz w:val="22"/>
                        </w:rPr>
                        <w:t xml:space="preserve">   ...</w:t>
                      </w:r>
                    </w:p>
                    <w:p w14:paraId="1230ACCF" w14:textId="77777777" w:rsidR="009B0D46" w:rsidRDefault="009B0D46">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9B0D46" w:rsidRDefault="009B0D46">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1267107A" w14:textId="77777777" w:rsidR="00227F33" w:rsidRDefault="00227F33" w:rsidP="00227F33">
      <w:pPr>
        <w:pStyle w:val="ListParagraph1"/>
        <w:spacing w:line="240" w:lineRule="auto"/>
        <w:jc w:val="both"/>
        <w:rPr>
          <w:ins w:id="5622" w:author="Rajo" w:date="2018-06-02T14:50:00Z"/>
          <w:lang w:val="bs-Latn-BA"/>
        </w:rPr>
      </w:pPr>
    </w:p>
    <w:p w14:paraId="674CA394" w14:textId="4B6F62FC" w:rsidR="00E94ADE" w:rsidDel="00227F33" w:rsidRDefault="00E94ADE">
      <w:pPr>
        <w:pStyle w:val="ListParagraph1"/>
        <w:spacing w:line="240" w:lineRule="auto"/>
        <w:ind w:left="0"/>
        <w:jc w:val="both"/>
        <w:rPr>
          <w:del w:id="5623" w:author="Rajo" w:date="2018-06-02T14:50:00Z"/>
          <w:lang w:val="bs-Latn-BA"/>
        </w:rPr>
        <w:pPrChange w:id="5624" w:author="Rajo" w:date="2018-06-02T14:50:00Z">
          <w:pPr>
            <w:spacing w:line="240" w:lineRule="auto"/>
            <w:jc w:val="both"/>
          </w:pPr>
        </w:pPrChange>
      </w:pPr>
    </w:p>
    <w:p w14:paraId="022C4C8C" w14:textId="0D6A17B6" w:rsidR="00E94ADE" w:rsidDel="006A7670" w:rsidRDefault="00CC5052">
      <w:pPr>
        <w:spacing w:line="240" w:lineRule="auto"/>
        <w:ind w:left="720"/>
        <w:jc w:val="both"/>
        <w:rPr>
          <w:del w:id="5625" w:author="Rajo" w:date="2018-06-02T14:53:00Z"/>
          <w:lang w:val="bs-Latn-BA"/>
        </w:rPr>
      </w:pPr>
      <w:r>
        <w:rPr>
          <w:lang w:val="bs-Latn-BA"/>
        </w:rPr>
        <w:t xml:space="preserve">Vrijednost </w:t>
      </w:r>
      <w:r>
        <w:rPr>
          <w:i/>
          <w:lang w:val="bs-Latn-BA"/>
        </w:rPr>
        <w:t>RelayState</w:t>
      </w:r>
      <w:r>
        <w:rPr>
          <w:lang w:val="bs-Latn-BA"/>
        </w:rPr>
        <w:t xml:space="preserve"> atributa je očuvana još iz 3. koraka, dok je vrijednost </w:t>
      </w:r>
      <w:r>
        <w:rPr>
          <w:i/>
          <w:lang w:val="bs-Latn-BA"/>
        </w:rPr>
        <w:t>SAMLResponse</w:t>
      </w:r>
      <w:r>
        <w:rPr>
          <w:lang w:val="bs-Latn-BA"/>
        </w:rPr>
        <w:t xml:space="preserve"> atributa </w:t>
      </w:r>
      <w:r>
        <w:rPr>
          <w:i/>
          <w:lang w:val="bs-Latn-BA"/>
        </w:rPr>
        <w:t>base64</w:t>
      </w:r>
      <w:r>
        <w:rPr>
          <w:lang w:val="bs-Latn-BA"/>
        </w:rPr>
        <w:t xml:space="preserve"> enkodiran </w:t>
      </w:r>
      <w:r>
        <w:rPr>
          <w:i/>
          <w:lang w:val="bs-Latn-BA"/>
        </w:rPr>
        <w:t>&lt;samlp:Response&gt;</w:t>
      </w:r>
      <w:r>
        <w:rPr>
          <w:lang w:val="bs-Latn-BA"/>
        </w:rPr>
        <w:t xml:space="preserve"> element</w:t>
      </w:r>
      <w:ins w:id="5626" w:author="Rajo" w:date="2018-06-02T14:58:00Z">
        <w:r w:rsidR="0060652E">
          <w:rPr>
            <w:lang w:val="bs-Latn-BA"/>
          </w:rPr>
          <w:t xml:space="preserve"> (prikazan na </w:t>
        </w:r>
      </w:ins>
      <w:ins w:id="5627" w:author="Rajo" w:date="2018-06-17T15:07:00Z">
        <w:r w:rsidR="00E572A1" w:rsidRPr="00E572A1">
          <w:rPr>
            <w:b/>
            <w:lang w:val="bs-Latn-BA"/>
            <w:rPrChange w:id="5628" w:author="Rajo" w:date="2018-06-17T15:07:00Z">
              <w:rPr>
                <w:lang w:val="bs-Latn-BA"/>
              </w:rPr>
            </w:rPrChange>
          </w:rPr>
          <w:t>S</w:t>
        </w:r>
      </w:ins>
      <w:ins w:id="5629" w:author="Rajo" w:date="2018-06-02T14:58:00Z">
        <w:r w:rsidR="0060652E" w:rsidRPr="00E572A1">
          <w:rPr>
            <w:b/>
            <w:lang w:val="bs-Latn-BA"/>
            <w:rPrChange w:id="5630" w:author="Rajo" w:date="2018-06-17T15:07:00Z">
              <w:rPr>
                <w:lang w:val="bs-Latn-BA"/>
              </w:rPr>
            </w:rPrChange>
          </w:rPr>
          <w:t>lici 10.4</w:t>
        </w:r>
        <w:r w:rsidR="0060652E">
          <w:rPr>
            <w:lang w:val="bs-Latn-BA"/>
          </w:rPr>
          <w:t>)</w:t>
        </w:r>
      </w:ins>
      <w:r>
        <w:rPr>
          <w:lang w:val="bs-Latn-BA"/>
        </w:rPr>
        <w:t xml:space="preserve">, koji u suštini predstavlja odgovor SSO servera na zahtjev koji je primio od </w:t>
      </w:r>
      <w:del w:id="5631" w:author="Rajo" w:date="2018-05-23T20:04:00Z">
        <w:r w:rsidDel="00847196">
          <w:rPr>
            <w:lang w:val="bs-Latn-BA"/>
          </w:rPr>
          <w:delText>servis provajdera</w:delText>
        </w:r>
      </w:del>
      <w:ins w:id="5632"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36D68CDF" w:rsidR="00E94ADE" w:rsidDel="00680486" w:rsidRDefault="00CC5052">
      <w:pPr>
        <w:spacing w:line="240" w:lineRule="auto"/>
        <w:ind w:left="720"/>
        <w:jc w:val="both"/>
        <w:rPr>
          <w:del w:id="5633" w:author="Rajo" w:date="2018-06-17T15:14:00Z"/>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w:t>
      </w:r>
      <w:del w:id="5634" w:author="Rajo" w:date="2018-06-02T14:56:00Z">
        <w:r w:rsidDel="00AF7EDC">
          <w:rPr>
            <w:lang w:val="bs-Latn-BA"/>
          </w:rPr>
          <w:delText xml:space="preserve">tih </w:delText>
        </w:r>
      </w:del>
      <w:ins w:id="5635" w:author="Rajo" w:date="2018-06-02T14:56:00Z">
        <w:r w:rsidR="00AF7EDC">
          <w:rPr>
            <w:lang w:val="bs-Latn-BA"/>
          </w:rPr>
          <w:t xml:space="preserve">ta dva </w:t>
        </w:r>
      </w:ins>
      <w:r>
        <w:rPr>
          <w:lang w:val="bs-Latn-BA"/>
        </w:rPr>
        <w:t>zaht</w:t>
      </w:r>
      <w:del w:id="5636" w:author="Rajo" w:date="2018-06-02T14:57:00Z">
        <w:r w:rsidDel="00494FD3">
          <w:rPr>
            <w:lang w:val="bs-Latn-BA"/>
          </w:rPr>
          <w:delText>i</w:delText>
        </w:r>
      </w:del>
      <w:r>
        <w:rPr>
          <w:lang w:val="bs-Latn-BA"/>
        </w:rPr>
        <w:t xml:space="preserve">jeva. </w:t>
      </w:r>
    </w:p>
    <w:p w14:paraId="3526E959" w14:textId="77777777" w:rsidR="00E94ADE" w:rsidRDefault="00CC5052" w:rsidP="00143689">
      <w:pPr>
        <w:spacing w:line="240" w:lineRule="auto"/>
        <w:ind w:left="720"/>
        <w:jc w:val="both"/>
        <w:rPr>
          <w:lang w:val="bs-Latn-BA"/>
        </w:rPr>
      </w:pPr>
      <w:del w:id="5637" w:author="Rajo" w:date="2018-06-17T15:14:00Z">
        <w:r w:rsidDel="00680486">
          <w:rPr>
            <w:lang w:val="bs-Latn-BA"/>
          </w:rPr>
          <w:delText xml:space="preserve"> </w:delText>
        </w:r>
      </w:del>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p>
    <w:p w14:paraId="1170F8CD" w14:textId="5F299E3F" w:rsidR="004D35A9" w:rsidRPr="00143689" w:rsidRDefault="00CC5052" w:rsidP="00143689">
      <w:pPr>
        <w:pStyle w:val="Caption"/>
        <w:jc w:val="center"/>
        <w:rPr>
          <w:lang w:val="bs-Latn-BA"/>
        </w:rPr>
      </w:pPr>
      <w:r>
        <w:rPr>
          <w:lang w:val="bs-Latn-BA"/>
        </w:rPr>
        <w:t xml:space="preserve">Slika </w:t>
      </w:r>
      <w:ins w:id="563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563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5640" w:author="Rajo" w:date="2018-05-31T17:30:00Z">
        <w:r w:rsidR="002105F4">
          <w:rPr>
            <w:noProof/>
            <w:lang w:val="bs-Latn-BA"/>
          </w:rPr>
          <w:t>4</w:t>
        </w:r>
        <w:r w:rsidR="002105F4">
          <w:rPr>
            <w:lang w:val="bs-Latn-BA"/>
          </w:rPr>
          <w:fldChar w:fldCharType="end"/>
        </w:r>
      </w:ins>
      <w:del w:id="564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Response-a</w:t>
      </w:r>
    </w:p>
    <w:p w14:paraId="4121E05C" w14:textId="58140351" w:rsidR="00E94ADE" w:rsidRDefault="00CC5052">
      <w:pPr>
        <w:pStyle w:val="ListParagraph1"/>
        <w:numPr>
          <w:ilvl w:val="0"/>
          <w:numId w:val="36"/>
        </w:numPr>
        <w:spacing w:line="240" w:lineRule="auto"/>
        <w:contextualSpacing w:val="0"/>
        <w:jc w:val="both"/>
        <w:rPr>
          <w:b/>
          <w:lang w:val="bs-Latn-BA"/>
        </w:rPr>
        <w:pPrChange w:id="5642" w:author="Rajo" w:date="2018-06-17T15:15:00Z">
          <w:pPr>
            <w:pStyle w:val="ListParagraph1"/>
            <w:numPr>
              <w:numId w:val="36"/>
            </w:numPr>
            <w:spacing w:line="240" w:lineRule="auto"/>
            <w:ind w:hanging="360"/>
            <w:jc w:val="both"/>
          </w:pPr>
        </w:pPrChange>
      </w:pPr>
      <w:commentRangeStart w:id="5643"/>
      <w:commentRangeStart w:id="5644"/>
      <w:r>
        <w:rPr>
          <w:b/>
          <w:lang w:val="bs-Latn-BA"/>
        </w:rPr>
        <w:t>Zahtijevanje servisa za konzumiranje odgovara na SP</w:t>
      </w:r>
      <w:ins w:id="5645" w:author="Rajo" w:date="2018-06-02T15:22:00Z">
        <w:r w:rsidR="00FC06AE">
          <w:rPr>
            <w:b/>
            <w:lang w:val="bs-Latn-BA"/>
          </w:rPr>
          <w:t>1</w:t>
        </w:r>
      </w:ins>
      <w:r>
        <w:rPr>
          <w:b/>
          <w:lang w:val="bs-Latn-BA"/>
        </w:rPr>
        <w:t xml:space="preserve"> strani</w:t>
      </w:r>
      <w:commentRangeEnd w:id="5643"/>
      <w:r>
        <w:commentReference w:id="5643"/>
      </w:r>
      <w:commentRangeEnd w:id="5644"/>
      <w:r w:rsidR="00310776">
        <w:rPr>
          <w:rStyle w:val="CommentReference"/>
        </w:rPr>
        <w:commentReference w:id="5644"/>
      </w:r>
    </w:p>
    <w:p w14:paraId="4BA90F19" w14:textId="28A6DBEC" w:rsidR="00E94ADE" w:rsidDel="00680486" w:rsidRDefault="00CC5052">
      <w:pPr>
        <w:pStyle w:val="ListParagraph1"/>
        <w:spacing w:line="240" w:lineRule="auto"/>
        <w:jc w:val="both"/>
        <w:rPr>
          <w:del w:id="5646" w:author="Rajo" w:date="2018-06-17T15:15:00Z"/>
          <w:lang w:val="bs-Latn-BA"/>
        </w:rPr>
      </w:pPr>
      <w:r>
        <w:rPr>
          <w:lang w:val="bs-Latn-BA"/>
        </w:rPr>
        <w:t>Nakon podnošenja XHTML forme na strani IdP-a, koja sadrži</w:t>
      </w:r>
      <w:r>
        <w:rPr>
          <w:i/>
          <w:lang w:val="bs-Latn-BA"/>
        </w:rPr>
        <w:t xml:space="preserve"> SAMLResponse</w:t>
      </w:r>
      <w:r>
        <w:rPr>
          <w:lang w:val="bs-Latn-BA"/>
        </w:rPr>
        <w:t xml:space="preserve"> i </w:t>
      </w:r>
      <w:r>
        <w:rPr>
          <w:i/>
          <w:lang w:val="bs-Latn-BA"/>
        </w:rPr>
        <w:t xml:space="preserve">RelayState </w:t>
      </w:r>
      <w:r>
        <w:rPr>
          <w:lang w:val="bs-Latn-BA"/>
        </w:rPr>
        <w:t>atribute</w:t>
      </w:r>
      <w:r>
        <w:rPr>
          <w:i/>
          <w:lang w:val="bs-Latn-BA"/>
        </w:rPr>
        <w:t>,</w:t>
      </w:r>
      <w:r>
        <w:rPr>
          <w:lang w:val="bs-Latn-BA"/>
        </w:rPr>
        <w:t xml:space="preserve"> preglednik korisnika šalje POST zahtjev servisu za konzumiranje odgovora</w:t>
      </w:r>
      <w:ins w:id="5647" w:author="Rajo" w:date="2018-06-02T15:01:00Z">
        <w:r w:rsidR="000442E9">
          <w:rPr>
            <w:lang w:val="bs-Latn-BA"/>
          </w:rPr>
          <w:t xml:space="preserve"> (</w:t>
        </w:r>
        <w:r w:rsidR="000442E9">
          <w:rPr>
            <w:i/>
            <w:lang w:val="bs-Latn-BA"/>
          </w:rPr>
          <w:t>Assertion Consumer Service</w:t>
        </w:r>
        <w:r w:rsidR="000442E9">
          <w:rPr>
            <w:lang w:val="bs-Latn-BA"/>
          </w:rPr>
          <w:t xml:space="preserve">) </w:t>
        </w:r>
      </w:ins>
      <w:del w:id="5648" w:author="Rajo" w:date="2018-06-02T15:01:00Z">
        <w:r w:rsidDel="000442E9">
          <w:rPr>
            <w:lang w:val="bs-Latn-BA"/>
          </w:rPr>
          <w:delText xml:space="preserve"> </w:delText>
        </w:r>
      </w:del>
      <w:r>
        <w:rPr>
          <w:lang w:val="bs-Latn-BA"/>
        </w:rPr>
        <w:t xml:space="preserve">na strani </w:t>
      </w:r>
      <w:del w:id="5649" w:author="Rajo" w:date="2018-05-23T20:04:00Z">
        <w:r w:rsidDel="00847196">
          <w:rPr>
            <w:lang w:val="bs-Latn-BA"/>
          </w:rPr>
          <w:delText>servis provajdera</w:delText>
        </w:r>
      </w:del>
      <w:ins w:id="5650" w:author="Rajo" w:date="2018-05-23T20:09:00Z">
        <w:r w:rsidR="00BD270B">
          <w:rPr>
            <w:lang w:val="bs-Latn-BA"/>
          </w:rPr>
          <w:t>davaoca usluge</w:t>
        </w:r>
      </w:ins>
      <w:ins w:id="5651" w:author="Rajo" w:date="2018-06-02T15:01:00Z">
        <w:r w:rsidR="000442E9">
          <w:rPr>
            <w:lang w:val="bs-Latn-BA"/>
          </w:rPr>
          <w:t xml:space="preserve">, </w:t>
        </w:r>
      </w:ins>
      <w:ins w:id="5652" w:author="Rajo" w:date="2018-06-02T15:00:00Z">
        <w:r w:rsidR="000442E9">
          <w:rPr>
            <w:lang w:val="bs-Latn-BA"/>
          </w:rPr>
          <w:t xml:space="preserve">koji se u ovom slučaju nalazi na putanji </w:t>
        </w:r>
        <w:r w:rsidR="000442E9">
          <w:rPr>
            <w:i/>
            <w:lang w:val="bs-Latn-BA"/>
          </w:rPr>
          <w:t>localhost:8081/sp1/saml</w:t>
        </w:r>
      </w:ins>
      <w:r>
        <w:rPr>
          <w:lang w:val="bs-Latn-BA"/>
        </w:rPr>
        <w:t xml:space="preserve">. </w:t>
      </w:r>
    </w:p>
    <w:p w14:paraId="2FB51E94" w14:textId="77777777" w:rsidR="00E94ADE" w:rsidRDefault="00E94ADE">
      <w:pPr>
        <w:pStyle w:val="ListParagraph1"/>
        <w:spacing w:line="240" w:lineRule="auto"/>
        <w:jc w:val="both"/>
        <w:rPr>
          <w:lang w:val="bs-Latn-BA"/>
        </w:rPr>
        <w:pPrChange w:id="5653" w:author="Rajo" w:date="2018-06-17T15:15:00Z">
          <w:pPr>
            <w:spacing w:line="240" w:lineRule="auto"/>
            <w:jc w:val="both"/>
          </w:pPr>
        </w:pPrChange>
      </w:pPr>
    </w:p>
    <w:p w14:paraId="6CFF7351" w14:textId="2F1BCBC8" w:rsidR="003F0797" w:rsidRDefault="00CC5052">
      <w:pPr>
        <w:pStyle w:val="ListParagraph1"/>
        <w:spacing w:line="240" w:lineRule="auto"/>
        <w:contextualSpacing w:val="0"/>
        <w:jc w:val="both"/>
        <w:rPr>
          <w:ins w:id="5654" w:author="Rajo" w:date="2018-06-02T15:02:00Z"/>
          <w:lang w:val="bs-Latn-BA"/>
        </w:rPr>
        <w:pPrChange w:id="5655" w:author="Rajo" w:date="2018-06-17T15:15:00Z">
          <w:pPr>
            <w:pStyle w:val="ListParagraph1"/>
            <w:spacing w:after="0" w:line="240" w:lineRule="auto"/>
            <w:jc w:val="both"/>
          </w:pPr>
        </w:pPrChange>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9B0D46" w:rsidRDefault="009B0D46">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9B0D46" w:rsidRDefault="009B0D46">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9B0D46" w:rsidRDefault="009B0D46">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64"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Ho0BZlHAgAA&#10;rwQAAA4AAAAAAAAAAAAAAAAALgIAAGRycy9lMm9Eb2MueG1sUEsBAi0AFAAGAAgAAAAhAP/EsnDc&#10;AAAABQEAAA8AAAAAAAAAAAAAAAAAoQQAAGRycy9kb3ducmV2LnhtbFBLBQYAAAAABAAEAPMAAACq&#10;BQAAAAA=&#10;" fillcolor="#dbe5f1 [660]" strokecolor="#8db3e2 [1311]">
                <v:textbox>
                  <w:txbxContent>
                    <w:p w14:paraId="713F9ABC" w14:textId="77777777" w:rsidR="009B0D46" w:rsidRDefault="009B0D46">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9B0D46" w:rsidRDefault="009B0D46">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9B0D46" w:rsidRDefault="009B0D46">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9B0D46" w:rsidRDefault="009B0D46">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0358D336" w14:textId="3A28EC63" w:rsidR="00DC2202" w:rsidRDefault="003F0797">
      <w:pPr>
        <w:pStyle w:val="ListParagraph1"/>
        <w:spacing w:line="240" w:lineRule="auto"/>
        <w:contextualSpacing w:val="0"/>
        <w:jc w:val="both"/>
        <w:rPr>
          <w:ins w:id="5656" w:author="Rajo" w:date="2018-06-02T15:07:00Z"/>
          <w:lang w:val="bs-Latn-BA"/>
        </w:rPr>
        <w:pPrChange w:id="5657" w:author="Rajo" w:date="2018-06-17T15:15:00Z">
          <w:pPr>
            <w:pStyle w:val="ListParagraph1"/>
            <w:spacing w:after="0" w:line="240" w:lineRule="auto"/>
            <w:jc w:val="both"/>
          </w:pPr>
        </w:pPrChange>
      </w:pPr>
      <w:ins w:id="5658" w:author="Rajo" w:date="2018-06-02T15:02:00Z">
        <w:r>
          <w:rPr>
            <w:lang w:val="bs-Latn-BA"/>
          </w:rPr>
          <w:t xml:space="preserve">Nakon prijema </w:t>
        </w:r>
      </w:ins>
      <w:ins w:id="5659" w:author="Rajo" w:date="2018-06-02T15:03:00Z">
        <w:r>
          <w:rPr>
            <w:lang w:val="bs-Latn-BA"/>
          </w:rPr>
          <w:t>tog zahtjeva, vrši se obrada</w:t>
        </w:r>
      </w:ins>
      <w:ins w:id="5660" w:author="Rajo" w:date="2018-06-02T15:04:00Z">
        <w:r>
          <w:rPr>
            <w:lang w:val="bs-Latn-BA"/>
          </w:rPr>
          <w:t xml:space="preserve"> SAML odgovora </w:t>
        </w:r>
      </w:ins>
      <w:ins w:id="5661" w:author="Rajo" w:date="2018-06-02T15:07:00Z">
        <w:r w:rsidR="002578B0">
          <w:rPr>
            <w:lang w:val="bs-Latn-BA"/>
          </w:rPr>
          <w:t>(</w:t>
        </w:r>
      </w:ins>
      <w:ins w:id="5662" w:author="Rajo" w:date="2018-06-02T15:08:00Z">
        <w:r w:rsidR="002578B0" w:rsidRPr="002578B0">
          <w:rPr>
            <w:i/>
            <w:lang w:val="bs-Latn-BA"/>
            <w:rPrChange w:id="5663" w:author="Rajo" w:date="2018-06-02T15:08:00Z">
              <w:rPr>
                <w:lang w:val="bs-Latn-BA"/>
              </w:rPr>
            </w:rPrChange>
          </w:rPr>
          <w:t>Response</w:t>
        </w:r>
        <w:r w:rsidR="002578B0">
          <w:rPr>
            <w:lang w:val="bs-Latn-BA"/>
          </w:rPr>
          <w:t xml:space="preserve"> elementa</w:t>
        </w:r>
      </w:ins>
      <w:ins w:id="5664" w:author="Rajo" w:date="2018-06-02T15:07:00Z">
        <w:r w:rsidR="002578B0">
          <w:rPr>
            <w:lang w:val="bs-Latn-BA"/>
          </w:rPr>
          <w:t xml:space="preserve">) </w:t>
        </w:r>
      </w:ins>
      <w:ins w:id="5665" w:author="Rajo" w:date="2018-06-02T15:04:00Z">
        <w:r>
          <w:rPr>
            <w:lang w:val="bs-Latn-BA"/>
          </w:rPr>
          <w:t>proslijeđenog u okviru njega</w:t>
        </w:r>
      </w:ins>
      <w:ins w:id="5666" w:author="Rajo" w:date="2018-06-02T15:05:00Z">
        <w:r>
          <w:rPr>
            <w:lang w:val="bs-Latn-BA"/>
          </w:rPr>
          <w:t xml:space="preserve"> kao vrijednost </w:t>
        </w:r>
        <w:r w:rsidR="004D6CFB" w:rsidRPr="004D6CFB">
          <w:rPr>
            <w:i/>
            <w:lang w:val="bs-Latn-BA"/>
            <w:rPrChange w:id="5667" w:author="Rajo" w:date="2018-06-02T15:05:00Z">
              <w:rPr>
                <w:lang w:val="bs-Latn-BA"/>
              </w:rPr>
            </w:rPrChange>
          </w:rPr>
          <w:t>SAMLResponse</w:t>
        </w:r>
        <w:r w:rsidR="004D6CFB">
          <w:rPr>
            <w:lang w:val="bs-Latn-BA"/>
          </w:rPr>
          <w:t xml:space="preserve"> atributa</w:t>
        </w:r>
      </w:ins>
      <w:ins w:id="5668" w:author="Rajo" w:date="2018-06-02T15:03:00Z">
        <w:r>
          <w:rPr>
            <w:lang w:val="bs-Latn-BA"/>
          </w:rPr>
          <w:t xml:space="preserve">, </w:t>
        </w:r>
      </w:ins>
      <w:ins w:id="5669" w:author="Rajo" w:date="2018-06-02T15:05:00Z">
        <w:r w:rsidR="004D6CFB">
          <w:rPr>
            <w:lang w:val="bs-Latn-BA"/>
          </w:rPr>
          <w:t xml:space="preserve">pri čemu je prvi korak </w:t>
        </w:r>
      </w:ins>
      <w:ins w:id="5670" w:author="Rajo" w:date="2018-06-02T15:08:00Z">
        <w:r w:rsidR="006B3734">
          <w:rPr>
            <w:lang w:val="bs-Latn-BA"/>
          </w:rPr>
          <w:t xml:space="preserve">obrade </w:t>
        </w:r>
      </w:ins>
      <w:ins w:id="5671" w:author="Rajo" w:date="2018-06-02T15:06:00Z">
        <w:r w:rsidR="004D6CFB">
          <w:rPr>
            <w:lang w:val="bs-Latn-BA"/>
          </w:rPr>
          <w:t>validacija određenih informacija kao što su vrijeme kreiranja i krajnje vrijeme do kog je odgovor važeći, itd.</w:t>
        </w:r>
      </w:ins>
    </w:p>
    <w:p w14:paraId="2B27BEAA" w14:textId="2ECA575A" w:rsidR="00DC2202" w:rsidDel="00680486" w:rsidRDefault="00DC2202">
      <w:pPr>
        <w:pStyle w:val="ListParagraph1"/>
        <w:spacing w:line="240" w:lineRule="auto"/>
        <w:contextualSpacing w:val="0"/>
        <w:jc w:val="both"/>
        <w:rPr>
          <w:del w:id="5672" w:author="Rajo" w:date="2018-06-17T15:15:00Z"/>
          <w:lang w:val="bs-Latn-BA"/>
        </w:rPr>
        <w:pPrChange w:id="5673" w:author="Rajo" w:date="2018-06-17T15:16:00Z">
          <w:pPr>
            <w:pStyle w:val="ListParagraph1"/>
            <w:spacing w:line="240" w:lineRule="auto"/>
            <w:jc w:val="both"/>
          </w:pPr>
        </w:pPrChange>
      </w:pPr>
      <w:ins w:id="5674" w:author="Rajo" w:date="2018-06-02T15:07:00Z">
        <w:r>
          <w:rPr>
            <w:lang w:val="bs-Latn-BA"/>
          </w:rPr>
          <w:t xml:space="preserve">Ukoliko je odgovor validan, SP1 izdvaja uloge koje dati korisnik posjeduje, i na osnovu njih kreira odgovarajući sigurnosni kontekst. U ovom slučaju kreira se </w:t>
        </w:r>
        <w:r>
          <w:rPr>
            <w:i/>
            <w:lang w:val="bs-Latn-BA"/>
          </w:rPr>
          <w:t>Spring Security</w:t>
        </w:r>
        <w:r>
          <w:rPr>
            <w:lang w:val="bs-Latn-BA"/>
          </w:rPr>
          <w:t xml:space="preserve"> kontekst u okviru kog su navedene i uloge koje korisnik posjeduje. Ovim je korisnik autentikovan i autorizovan u okviru SP1 aplikacije.</w:t>
        </w:r>
      </w:ins>
    </w:p>
    <w:p w14:paraId="385923F2" w14:textId="77777777" w:rsidR="00E94ADE" w:rsidRDefault="00E94ADE">
      <w:pPr>
        <w:pStyle w:val="ListParagraph1"/>
        <w:spacing w:line="240" w:lineRule="auto"/>
        <w:contextualSpacing w:val="0"/>
        <w:jc w:val="both"/>
        <w:rPr>
          <w:lang w:val="bs-Latn-BA"/>
        </w:rPr>
        <w:pPrChange w:id="5675" w:author="Rajo" w:date="2018-06-17T15:16:00Z">
          <w:pPr>
            <w:spacing w:line="240" w:lineRule="auto"/>
            <w:jc w:val="both"/>
          </w:pPr>
        </w:pPrChange>
      </w:pPr>
    </w:p>
    <w:p w14:paraId="61437798" w14:textId="40B9755E" w:rsidR="00862EC5" w:rsidRPr="00143689" w:rsidRDefault="00CC5052">
      <w:pPr>
        <w:pStyle w:val="ListParagraph1"/>
        <w:numPr>
          <w:ilvl w:val="0"/>
          <w:numId w:val="36"/>
        </w:numPr>
        <w:spacing w:line="240" w:lineRule="auto"/>
        <w:contextualSpacing w:val="0"/>
        <w:jc w:val="both"/>
        <w:rPr>
          <w:ins w:id="5676" w:author="Rajo" w:date="2018-06-02T15:09:00Z"/>
          <w:b/>
          <w:lang w:val="bs-Latn-BA"/>
        </w:rPr>
        <w:pPrChange w:id="5677" w:author="Rajo" w:date="2018-06-17T15:16:00Z">
          <w:pPr>
            <w:pStyle w:val="ListParagraph1"/>
            <w:numPr>
              <w:numId w:val="36"/>
            </w:numPr>
            <w:spacing w:line="240" w:lineRule="auto"/>
            <w:ind w:hanging="360"/>
            <w:jc w:val="both"/>
          </w:pPr>
        </w:pPrChange>
      </w:pPr>
      <w:r>
        <w:rPr>
          <w:b/>
          <w:lang w:val="bs-Latn-BA"/>
        </w:rPr>
        <w:t>Preusmjeravanje na željeni resurs</w:t>
      </w:r>
      <w:ins w:id="5678" w:author="Rajo" w:date="2018-06-02T15:22:00Z">
        <w:r w:rsidR="00B04330">
          <w:rPr>
            <w:b/>
            <w:lang w:val="bs-Latn-BA"/>
          </w:rPr>
          <w:t xml:space="preserve"> na strani SP1</w:t>
        </w:r>
      </w:ins>
    </w:p>
    <w:p w14:paraId="23279E5C" w14:textId="3D33F677" w:rsidR="0017206B" w:rsidDel="00862EC5" w:rsidRDefault="00E37940" w:rsidP="00143689">
      <w:pPr>
        <w:spacing w:line="240" w:lineRule="auto"/>
        <w:ind w:left="720"/>
        <w:jc w:val="both"/>
        <w:rPr>
          <w:del w:id="5679" w:author="Rajo" w:date="2018-06-02T15:10:00Z"/>
          <w:lang w:val="bs-Latn-BA"/>
        </w:rPr>
      </w:pPr>
      <w:ins w:id="5680" w:author="Rajo" w:date="2018-06-02T15:12:00Z">
        <w:r>
          <w:rPr>
            <w:lang w:val="bs-Latn-BA"/>
          </w:rPr>
          <w:t>Nakon uspješne autentikacija i autorizacije izvršene u pr</w:t>
        </w:r>
      </w:ins>
      <w:ins w:id="5681" w:author="Rajo" w:date="2018-06-02T15:13:00Z">
        <w:r>
          <w:rPr>
            <w:lang w:val="bs-Latn-BA"/>
          </w:rPr>
          <w:t>ethodnom koraku</w:t>
        </w:r>
      </w:ins>
      <w:ins w:id="5682" w:author="Rajo" w:date="2018-06-02T15:10:00Z">
        <w:r w:rsidR="00432ED5">
          <w:rPr>
            <w:lang w:val="bs-Latn-BA"/>
          </w:rPr>
          <w:t xml:space="preserve">, na osnovu </w:t>
        </w:r>
        <w:r w:rsidR="00432ED5">
          <w:rPr>
            <w:i/>
            <w:lang w:val="bs-Latn-BA"/>
          </w:rPr>
          <w:t>RelayState</w:t>
        </w:r>
        <w:r w:rsidR="00432ED5">
          <w:rPr>
            <w:lang w:val="bs-Latn-BA"/>
          </w:rPr>
          <w:t xml:space="preserve"> vrijednosti koja je takođe primljena kao dio HTTP</w:t>
        </w:r>
      </w:ins>
      <w:ins w:id="5683" w:author="Rajo" w:date="2018-06-02T15:13:00Z">
        <w:r w:rsidR="00ED2A8D">
          <w:rPr>
            <w:lang w:val="bs-Latn-BA"/>
          </w:rPr>
          <w:t xml:space="preserve"> POST</w:t>
        </w:r>
      </w:ins>
      <w:ins w:id="5684" w:author="Rajo" w:date="2018-06-02T15:10:00Z">
        <w:r w:rsidR="00432ED5">
          <w:rPr>
            <w:lang w:val="bs-Latn-BA"/>
          </w:rPr>
          <w:t xml:space="preserve"> </w:t>
        </w:r>
      </w:ins>
      <w:ins w:id="5685" w:author="Rajo" w:date="2018-06-02T15:13:00Z">
        <w:r w:rsidR="00ED2A8D">
          <w:rPr>
            <w:lang w:val="bs-Latn-BA"/>
          </w:rPr>
          <w:t>zahtjeva</w:t>
        </w:r>
      </w:ins>
      <w:ins w:id="5686" w:author="Rajo" w:date="2018-06-02T15:10:00Z">
        <w:r w:rsidR="00432ED5">
          <w:rPr>
            <w:lang w:val="bs-Latn-BA"/>
          </w:rPr>
          <w:t>,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sidR="00432ED5">
          <w:rPr>
            <w:i/>
            <w:lang w:val="bs-Latn-BA"/>
          </w:rPr>
          <w:t>Access Denied)</w:t>
        </w:r>
        <w:r w:rsidR="00432ED5">
          <w:rPr>
            <w:lang w:val="bs-Latn-BA"/>
          </w:rPr>
          <w:t>.</w:t>
        </w:r>
      </w:ins>
    </w:p>
    <w:p w14:paraId="3A6F272D" w14:textId="77777777" w:rsidR="00862EC5" w:rsidRDefault="00862EC5">
      <w:pPr>
        <w:pStyle w:val="ListParagraph1"/>
        <w:spacing w:line="240" w:lineRule="auto"/>
        <w:contextualSpacing w:val="0"/>
        <w:jc w:val="both"/>
        <w:rPr>
          <w:ins w:id="5687" w:author="Rajo" w:date="2018-06-02T15:11:00Z"/>
          <w:b/>
          <w:lang w:val="bs-Latn-BA"/>
        </w:rPr>
        <w:pPrChange w:id="5688" w:author="Rajo" w:date="2018-06-17T15:16:00Z">
          <w:pPr>
            <w:pStyle w:val="ListParagraph1"/>
            <w:numPr>
              <w:numId w:val="36"/>
            </w:numPr>
            <w:spacing w:line="240" w:lineRule="auto"/>
            <w:ind w:hanging="360"/>
            <w:jc w:val="both"/>
          </w:pPr>
        </w:pPrChange>
      </w:pPr>
    </w:p>
    <w:p w14:paraId="70E0793F" w14:textId="55DBA41E" w:rsidR="00E94ADE" w:rsidDel="00432ED5" w:rsidRDefault="00CC5052">
      <w:pPr>
        <w:pStyle w:val="ListParagraph1"/>
        <w:spacing w:line="240" w:lineRule="auto"/>
        <w:ind w:left="0"/>
        <w:jc w:val="both"/>
        <w:rPr>
          <w:del w:id="5689" w:author="Rajo" w:date="2018-06-02T15:10:00Z"/>
          <w:lang w:val="bs-Latn-BA"/>
        </w:rPr>
        <w:pPrChange w:id="5690" w:author="Rajo" w:date="2018-06-02T15:11:00Z">
          <w:pPr>
            <w:pStyle w:val="ListParagraph1"/>
            <w:spacing w:line="240" w:lineRule="auto"/>
            <w:jc w:val="both"/>
          </w:pPr>
        </w:pPrChange>
      </w:pPr>
      <w:del w:id="5691" w:author="Rajo" w:date="2018-06-02T15:10:00Z">
        <w:r w:rsidDel="00432ED5">
          <w:rPr>
            <w:lang w:val="bs-Latn-BA"/>
          </w:rPr>
          <w:delText xml:space="preserve">Servis za konzumiranje odgovora obrađuje odgovor, stvara odgovarajući sigurnosni kontekst na strani </w:delText>
        </w:r>
      </w:del>
      <w:del w:id="5692" w:author="Rajo" w:date="2018-05-23T20:04:00Z">
        <w:r w:rsidDel="00847196">
          <w:rPr>
            <w:lang w:val="bs-Latn-BA"/>
          </w:rPr>
          <w:delText>servis provajdera</w:delText>
        </w:r>
      </w:del>
      <w:del w:id="5693" w:author="Rajo" w:date="2018-06-02T15:10:00Z">
        <w:r w:rsidDel="00432ED5">
          <w:rPr>
            <w:lang w:val="bs-Latn-BA"/>
          </w:rPr>
          <w:delText xml:space="preserve">, te preusmjerava korisnika na željeni resurs koristeći referencu smještenu u </w:delText>
        </w:r>
        <w:r w:rsidDel="00432ED5">
          <w:rPr>
            <w:i/>
            <w:lang w:val="bs-Latn-BA"/>
          </w:rPr>
          <w:delText>RelayState</w:delText>
        </w:r>
        <w:r w:rsidDel="00432ED5">
          <w:rPr>
            <w:lang w:val="bs-Latn-BA"/>
          </w:rPr>
          <w:delText xml:space="preserve"> parametru.</w:delText>
        </w:r>
      </w:del>
    </w:p>
    <w:p w14:paraId="6E986231" w14:textId="70DAB5C4" w:rsidR="00E94ADE" w:rsidDel="00680486" w:rsidRDefault="00E94ADE">
      <w:pPr>
        <w:spacing w:line="240" w:lineRule="auto"/>
        <w:jc w:val="both"/>
        <w:rPr>
          <w:del w:id="5694" w:author="Rajo" w:date="2018-06-17T15:16:00Z"/>
          <w:lang w:val="bs-Latn-BA"/>
        </w:rPr>
      </w:pPr>
    </w:p>
    <w:p w14:paraId="02B4AEEE" w14:textId="24B385EC" w:rsidR="0027544F" w:rsidRPr="00143689" w:rsidRDefault="00CC5052">
      <w:pPr>
        <w:pStyle w:val="ListParagraph1"/>
        <w:numPr>
          <w:ilvl w:val="0"/>
          <w:numId w:val="36"/>
        </w:numPr>
        <w:spacing w:line="240" w:lineRule="auto"/>
        <w:contextualSpacing w:val="0"/>
        <w:jc w:val="both"/>
        <w:rPr>
          <w:b/>
          <w:lang w:val="bs-Latn-BA"/>
        </w:rPr>
        <w:pPrChange w:id="5695" w:author="Rajo" w:date="2018-06-17T15:16:00Z">
          <w:pPr>
            <w:pStyle w:val="ListParagraph1"/>
            <w:numPr>
              <w:numId w:val="36"/>
            </w:numPr>
            <w:spacing w:line="240" w:lineRule="auto"/>
            <w:ind w:hanging="360"/>
            <w:jc w:val="both"/>
          </w:pPr>
        </w:pPrChange>
      </w:pPr>
      <w:r>
        <w:rPr>
          <w:b/>
          <w:lang w:val="bs-Latn-BA"/>
        </w:rPr>
        <w:t>Novi zahtjev za željeni</w:t>
      </w:r>
      <w:ins w:id="5696" w:author="Rajo" w:date="2018-06-02T15:19:00Z">
        <w:r w:rsidR="009D1C3B">
          <w:rPr>
            <w:b/>
            <w:lang w:val="bs-Latn-BA"/>
          </w:rPr>
          <w:t xml:space="preserve"> (zaštićeni)</w:t>
        </w:r>
      </w:ins>
      <w:r>
        <w:rPr>
          <w:b/>
          <w:lang w:val="bs-Latn-BA"/>
        </w:rPr>
        <w:t xml:space="preserve"> resurs na strani SP</w:t>
      </w:r>
      <w:del w:id="5697" w:author="Rajo" w:date="2018-06-02T15:23:00Z">
        <w:r w:rsidDel="007E611B">
          <w:rPr>
            <w:b/>
            <w:lang w:val="bs-Latn-BA"/>
          </w:rPr>
          <w:delText>-a</w:delText>
        </w:r>
      </w:del>
      <w:ins w:id="5698" w:author="Rajo" w:date="2018-06-02T15:23:00Z">
        <w:r w:rsidR="007E611B">
          <w:rPr>
            <w:b/>
            <w:lang w:val="bs-Latn-BA"/>
          </w:rPr>
          <w:t>1</w:t>
        </w:r>
      </w:ins>
    </w:p>
    <w:p w14:paraId="66BA0D90" w14:textId="1DC603E6" w:rsidR="00E94ADE" w:rsidDel="0027544F" w:rsidRDefault="0027544F">
      <w:pPr>
        <w:pStyle w:val="ListParagraph1"/>
        <w:spacing w:line="240" w:lineRule="auto"/>
        <w:contextualSpacing w:val="0"/>
        <w:jc w:val="both"/>
        <w:rPr>
          <w:del w:id="5699" w:author="Rajo" w:date="2018-06-02T15:15:00Z"/>
          <w:lang w:val="bs-Latn-BA"/>
        </w:rPr>
        <w:pPrChange w:id="5700" w:author="Rajo" w:date="2018-06-17T15:16:00Z">
          <w:pPr>
            <w:pStyle w:val="ListParagraph1"/>
            <w:spacing w:line="240" w:lineRule="auto"/>
            <w:jc w:val="both"/>
          </w:pPr>
        </w:pPrChange>
      </w:pPr>
      <w:ins w:id="5701" w:author="Rajo" w:date="2018-06-02T15:15:00Z">
        <w:r>
          <w:rPr>
            <w:lang w:val="bs-Latn-BA"/>
          </w:rPr>
          <w:t>Kada korisnik pokuša da pristupi nekoj drugoj zaštićenoj stranici u okviru SP1 aplikacije, izvršiće se provjera postojanja odgovarajućeg sigurnosnog konteksta u okviru nje.</w:t>
        </w:r>
      </w:ins>
      <w:del w:id="5702" w:author="Rajo" w:date="2018-06-02T15:15:00Z">
        <w:r w:rsidR="00CC5052" w:rsidDel="0027544F">
          <w:rPr>
            <w:lang w:val="bs-Latn-BA"/>
          </w:rPr>
          <w:delText xml:space="preserve">Korisnik upotrebom preglednika ponovo </w:delText>
        </w:r>
      </w:del>
      <w:del w:id="5703" w:author="Rajo" w:date="2018-05-23T21:12:00Z">
        <w:r w:rsidR="00CC5052" w:rsidDel="003E035D">
          <w:rPr>
            <w:lang w:val="bs-Latn-BA"/>
          </w:rPr>
          <w:delText>zahtjeva</w:delText>
        </w:r>
      </w:del>
      <w:del w:id="5704" w:author="Rajo" w:date="2018-06-02T15:15:00Z">
        <w:r w:rsidR="00CC5052" w:rsidDel="0027544F">
          <w:rPr>
            <w:lang w:val="bs-Latn-BA"/>
          </w:rPr>
          <w:delText xml:space="preserve"> novi resurs na strani </w:delText>
        </w:r>
      </w:del>
      <w:del w:id="5705" w:author="Rajo" w:date="2018-05-23T20:04:00Z">
        <w:r w:rsidR="00CC5052" w:rsidDel="00847196">
          <w:rPr>
            <w:lang w:val="bs-Latn-BA"/>
          </w:rPr>
          <w:delText>servis provajdera</w:delText>
        </w:r>
      </w:del>
      <w:del w:id="5706" w:author="Rajo" w:date="2018-06-02T15:15:00Z">
        <w:r w:rsidR="00CC5052" w:rsidDel="0027544F">
          <w:rPr>
            <w:lang w:val="bs-Latn-BA"/>
          </w:rPr>
          <w:delText>:</w:delText>
        </w:r>
      </w:del>
    </w:p>
    <w:p w14:paraId="50905D9A" w14:textId="77777777" w:rsidR="0027544F" w:rsidRDefault="0027544F">
      <w:pPr>
        <w:pStyle w:val="ListParagraph1"/>
        <w:spacing w:line="240" w:lineRule="auto"/>
        <w:contextualSpacing w:val="0"/>
        <w:jc w:val="both"/>
        <w:rPr>
          <w:ins w:id="5707" w:author="Rajo" w:date="2018-06-02T15:15:00Z"/>
          <w:lang w:val="bs-Latn-BA"/>
        </w:rPr>
        <w:pPrChange w:id="5708" w:author="Rajo" w:date="2018-06-17T15:16:00Z">
          <w:pPr>
            <w:pStyle w:val="ListParagraph1"/>
            <w:spacing w:line="240" w:lineRule="auto"/>
            <w:jc w:val="both"/>
          </w:pPr>
        </w:pPrChange>
      </w:pPr>
    </w:p>
    <w:p w14:paraId="0AA73145" w14:textId="034920D8" w:rsidR="00E94ADE" w:rsidDel="00680486" w:rsidRDefault="00E94ADE">
      <w:pPr>
        <w:pStyle w:val="ListParagraph1"/>
        <w:spacing w:line="240" w:lineRule="auto"/>
        <w:ind w:left="0"/>
        <w:jc w:val="both"/>
        <w:rPr>
          <w:del w:id="5709" w:author="Rajo" w:date="2018-06-17T15:16:00Z"/>
          <w:lang w:val="bs-Latn-BA"/>
        </w:rPr>
        <w:pPrChange w:id="5710" w:author="Rajo" w:date="2018-06-17T15:16:00Z">
          <w:pPr>
            <w:pStyle w:val="ListParagraph1"/>
            <w:spacing w:line="240" w:lineRule="auto"/>
            <w:jc w:val="both"/>
          </w:pPr>
        </w:pPrChange>
      </w:pPr>
    </w:p>
    <w:p w14:paraId="4B19E361" w14:textId="4D63CEFC" w:rsidR="00E94ADE" w:rsidDel="0027544F" w:rsidRDefault="00CC5052">
      <w:pPr>
        <w:pStyle w:val="ListParagraph1"/>
        <w:spacing w:line="240" w:lineRule="auto"/>
        <w:contextualSpacing w:val="0"/>
        <w:jc w:val="both"/>
        <w:rPr>
          <w:del w:id="5711" w:author="Rajo" w:date="2018-06-02T15:15:00Z"/>
          <w:lang w:val="bs-Latn-BA"/>
        </w:rPr>
        <w:pPrChange w:id="5712" w:author="Rajo" w:date="2018-06-17T15:16:00Z">
          <w:pPr>
            <w:pStyle w:val="ListParagraph1"/>
            <w:spacing w:line="240" w:lineRule="auto"/>
            <w:jc w:val="both"/>
          </w:pPr>
        </w:pPrChange>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65"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AkrEgS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9B0D46" w:rsidRDefault="009B0D46">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090884EC" w14:textId="77777777" w:rsidR="0027544F" w:rsidRDefault="0027544F">
      <w:pPr>
        <w:pStyle w:val="ListParagraph1"/>
        <w:spacing w:line="240" w:lineRule="auto"/>
        <w:contextualSpacing w:val="0"/>
        <w:jc w:val="both"/>
        <w:rPr>
          <w:ins w:id="5713" w:author="Rajo" w:date="2018-06-02T15:15:00Z"/>
          <w:lang w:val="bs-Latn-BA"/>
        </w:rPr>
        <w:pPrChange w:id="5714" w:author="Rajo" w:date="2018-06-17T15:16:00Z">
          <w:pPr>
            <w:pStyle w:val="ListParagraph1"/>
            <w:spacing w:line="240" w:lineRule="auto"/>
            <w:jc w:val="both"/>
          </w:pPr>
        </w:pPrChange>
      </w:pPr>
    </w:p>
    <w:p w14:paraId="3B34ECBC" w14:textId="7D361737" w:rsidR="00E94ADE" w:rsidDel="00680486" w:rsidRDefault="00E94ADE">
      <w:pPr>
        <w:pStyle w:val="ListParagraph1"/>
        <w:spacing w:line="240" w:lineRule="auto"/>
        <w:ind w:left="0"/>
        <w:jc w:val="both"/>
        <w:rPr>
          <w:del w:id="5715" w:author="Rajo" w:date="2018-06-17T15:16:00Z"/>
          <w:lang w:val="bs-Latn-BA"/>
        </w:rPr>
        <w:pPrChange w:id="5716" w:author="Rajo" w:date="2018-06-17T15:16:00Z">
          <w:pPr>
            <w:spacing w:line="240" w:lineRule="auto"/>
            <w:jc w:val="both"/>
          </w:pPr>
        </w:pPrChange>
      </w:pPr>
    </w:p>
    <w:p w14:paraId="29827331" w14:textId="302D477D" w:rsidR="0027544F" w:rsidRPr="00143689" w:rsidRDefault="00CC5052">
      <w:pPr>
        <w:pStyle w:val="ListParagraph1"/>
        <w:numPr>
          <w:ilvl w:val="0"/>
          <w:numId w:val="36"/>
        </w:numPr>
        <w:spacing w:line="240" w:lineRule="auto"/>
        <w:contextualSpacing w:val="0"/>
        <w:jc w:val="both"/>
        <w:rPr>
          <w:b/>
          <w:lang w:val="bs-Latn-BA"/>
        </w:rPr>
        <w:pPrChange w:id="5717" w:author="Rajo" w:date="2018-06-17T15:16:00Z">
          <w:pPr>
            <w:pStyle w:val="ListParagraph1"/>
            <w:numPr>
              <w:numId w:val="36"/>
            </w:numPr>
            <w:spacing w:line="240" w:lineRule="auto"/>
            <w:ind w:hanging="360"/>
            <w:jc w:val="both"/>
          </w:pPr>
        </w:pPrChange>
      </w:pPr>
      <w:r>
        <w:rPr>
          <w:b/>
          <w:lang w:val="bs-Latn-BA"/>
        </w:rPr>
        <w:t xml:space="preserve">Odgovor </w:t>
      </w:r>
      <w:ins w:id="5718" w:author="Rajo" w:date="2018-06-02T15:23:00Z">
        <w:r w:rsidR="000A34E7">
          <w:rPr>
            <w:b/>
            <w:lang w:val="bs-Latn-BA"/>
          </w:rPr>
          <w:t xml:space="preserve">SP1 </w:t>
        </w:r>
      </w:ins>
      <w:r>
        <w:rPr>
          <w:b/>
          <w:lang w:val="bs-Latn-BA"/>
        </w:rPr>
        <w:t>vraćanjem željenog resursa</w:t>
      </w:r>
      <w:ins w:id="5719" w:author="Rajo" w:date="2018-06-02T15:23:00Z">
        <w:r w:rsidR="000A34E7">
          <w:rPr>
            <w:b/>
            <w:lang w:val="bs-Latn-BA"/>
          </w:rPr>
          <w:t xml:space="preserve"> </w:t>
        </w:r>
      </w:ins>
    </w:p>
    <w:p w14:paraId="375982B8" w14:textId="1947B9E3" w:rsidR="00B76C27" w:rsidRDefault="00383C2A" w:rsidP="00143689">
      <w:pPr>
        <w:spacing w:line="240" w:lineRule="auto"/>
        <w:ind w:left="720"/>
        <w:jc w:val="both"/>
        <w:rPr>
          <w:lang w:val="bs-Latn-BA"/>
        </w:rPr>
      </w:pPr>
      <w:ins w:id="5720" w:author="Rajo" w:date="2018-06-02T15:16:00Z">
        <w:r>
          <w:rPr>
            <w:lang w:val="bs-Latn-BA"/>
          </w:rPr>
          <w:t xml:space="preserve">S obzirom na to da </w:t>
        </w:r>
      </w:ins>
      <w:ins w:id="5721" w:author="Rajo" w:date="2018-06-02T15:18:00Z">
        <w:r w:rsidR="007E3FBE">
          <w:rPr>
            <w:lang w:val="bs-Latn-BA"/>
          </w:rPr>
          <w:t xml:space="preserve">je </w:t>
        </w:r>
      </w:ins>
      <w:ins w:id="5722" w:author="Rajo" w:date="2018-06-02T15:16:00Z">
        <w:r>
          <w:rPr>
            <w:lang w:val="bs-Latn-BA"/>
          </w:rPr>
          <w:t xml:space="preserve">odgovarajući sigurnosni kontekst već kreiran u </w:t>
        </w:r>
      </w:ins>
      <w:ins w:id="5723" w:author="Rajo" w:date="2018-06-02T15:17:00Z">
        <w:r w:rsidR="004229FB">
          <w:rPr>
            <w:lang w:val="bs-Latn-BA"/>
          </w:rPr>
          <w:t xml:space="preserve">7. </w:t>
        </w:r>
      </w:ins>
      <w:ins w:id="5724" w:author="Rajo" w:date="2018-06-02T15:16:00Z">
        <w:r>
          <w:rPr>
            <w:lang w:val="bs-Latn-BA"/>
          </w:rPr>
          <w:t xml:space="preserve">koraku, SP1 neće slati novi SAML zahtjev SSO serveru, nego će </w:t>
        </w:r>
      </w:ins>
      <w:ins w:id="5725" w:author="Rajo" w:date="2018-06-02T15:17:00Z">
        <w:r w:rsidR="0028177B">
          <w:rPr>
            <w:lang w:val="bs-Latn-BA"/>
          </w:rPr>
          <w:t>odluku</w:t>
        </w:r>
      </w:ins>
      <w:ins w:id="5726" w:author="Rajo" w:date="2018-06-02T15:16:00Z">
        <w:r>
          <w:rPr>
            <w:lang w:val="bs-Latn-BA"/>
          </w:rPr>
          <w:t xml:space="preserve"> o pravima pristupa </w:t>
        </w:r>
        <w:r w:rsidR="004F1765">
          <w:rPr>
            <w:lang w:val="bs-Latn-BA"/>
          </w:rPr>
          <w:t xml:space="preserve">korisnika </w:t>
        </w:r>
        <w:r>
          <w:rPr>
            <w:lang w:val="bs-Latn-BA"/>
          </w:rPr>
          <w:t xml:space="preserve">željenoj stranici </w:t>
        </w:r>
      </w:ins>
      <w:ins w:id="5727" w:author="Rajo" w:date="2018-06-02T15:17:00Z">
        <w:r w:rsidR="0028177B">
          <w:rPr>
            <w:lang w:val="bs-Latn-BA"/>
          </w:rPr>
          <w:t>donije</w:t>
        </w:r>
      </w:ins>
      <w:ins w:id="5728" w:author="Rajo" w:date="2018-06-02T15:18:00Z">
        <w:r w:rsidR="0028177B">
          <w:rPr>
            <w:lang w:val="bs-Latn-BA"/>
          </w:rPr>
          <w:t xml:space="preserve">ti </w:t>
        </w:r>
      </w:ins>
      <w:ins w:id="5729" w:author="Rajo" w:date="2018-06-02T15:16:00Z">
        <w:r>
          <w:rPr>
            <w:lang w:val="bs-Latn-BA"/>
          </w:rPr>
          <w:t xml:space="preserve">na osnovu postojećeg sigurnosnog konteksta i uloga </w:t>
        </w:r>
      </w:ins>
      <w:ins w:id="5730" w:author="Rajo" w:date="2018-06-02T15:18:00Z">
        <w:r w:rsidR="0028177B">
          <w:rPr>
            <w:lang w:val="bs-Latn-BA"/>
          </w:rPr>
          <w:t xml:space="preserve">koje korisnik posjeduje </w:t>
        </w:r>
      </w:ins>
      <w:ins w:id="5731" w:author="Rajo" w:date="2018-06-02T15:16:00Z">
        <w:r>
          <w:rPr>
            <w:lang w:val="bs-Latn-BA"/>
          </w:rPr>
          <w:t>u okviru njega.</w:t>
        </w:r>
      </w:ins>
      <w:del w:id="5732" w:author="Rajo" w:date="2018-06-02T15:16:00Z">
        <w:r w:rsidR="00CC5052" w:rsidDel="00383C2A">
          <w:rPr>
            <w:lang w:val="bs-Latn-BA"/>
          </w:rPr>
          <w:delText xml:space="preserve">S obzirom na to da već postoji odgovarajući sigurnosni kontekst, </w:delText>
        </w:r>
      </w:del>
      <w:del w:id="5733" w:author="Rajo" w:date="2018-05-23T20:16:00Z">
        <w:r w:rsidR="00CC5052" w:rsidDel="00910C56">
          <w:rPr>
            <w:lang w:val="bs-Latn-BA"/>
          </w:rPr>
          <w:delText>servis provajder</w:delText>
        </w:r>
      </w:del>
      <w:del w:id="5734" w:author="Rajo" w:date="2018-06-02T15:16:00Z">
        <w:r w:rsidR="00CC5052" w:rsidDel="00383C2A">
          <w:rPr>
            <w:lang w:val="bs-Latn-BA"/>
          </w:rPr>
          <w:delText xml:space="preserve"> vraća zahtijevani resurs.</w:delText>
        </w:r>
      </w:del>
      <w:del w:id="5735" w:author="Rajo" w:date="2018-06-02T15:20:00Z">
        <w:r w:rsidR="00CC5052" w:rsidDel="00883DB9">
          <w:rPr>
            <w:lang w:val="bs-Latn-BA"/>
          </w:rPr>
          <w:delText xml:space="preserve"> </w:delText>
        </w:r>
      </w:del>
      <w:moveFromRangeStart w:id="5736" w:author="Rajo" w:date="2018-06-02T15:21:00Z" w:name="move515716194"/>
      <w:moveFrom w:id="5737" w:author="Rajo" w:date="2018-06-02T15:21:00Z">
        <w:r w:rsidR="00CC5052" w:rsidDel="00883DB9">
          <w:rPr>
            <w:vertAlign w:val="superscript"/>
            <w:lang w:val="bs-Latn-BA"/>
          </w:rPr>
          <w:t>[21]</w:t>
        </w:r>
      </w:moveFrom>
      <w:moveFromRangeEnd w:id="5736"/>
    </w:p>
    <w:p w14:paraId="2C4B20A2" w14:textId="60DCAFC0" w:rsidR="00E94ADE" w:rsidRDefault="00B76C27">
      <w:pPr>
        <w:spacing w:line="240" w:lineRule="auto"/>
        <w:ind w:firstLine="360"/>
        <w:jc w:val="both"/>
        <w:rPr>
          <w:lang w:val="bs-Latn-BA"/>
        </w:rPr>
        <w:pPrChange w:id="5738" w:author="Rajo" w:date="2018-06-17T15:08:00Z">
          <w:pPr>
            <w:spacing w:line="240" w:lineRule="auto"/>
            <w:jc w:val="both"/>
          </w:pPr>
        </w:pPrChange>
      </w:pPr>
      <w:ins w:id="5739" w:author="Rajo" w:date="2018-06-02T15:24:00Z">
        <w:r>
          <w:rPr>
            <w:lang w:val="bs-Latn-BA"/>
          </w:rPr>
          <w:t>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w:t>
        </w:r>
      </w:ins>
    </w:p>
    <w:p w14:paraId="592F9FA5" w14:textId="77777777" w:rsidR="00E94ADE" w:rsidDel="004D3938" w:rsidRDefault="00E94ADE">
      <w:pPr>
        <w:spacing w:line="240" w:lineRule="auto"/>
        <w:jc w:val="both"/>
        <w:rPr>
          <w:del w:id="5740" w:author="Rajo" w:date="2018-06-02T15:25:00Z"/>
          <w:lang w:val="bs-Latn-BA"/>
        </w:rPr>
      </w:pPr>
    </w:p>
    <w:p w14:paraId="130C7102" w14:textId="653DE63A" w:rsidR="00E94ADE" w:rsidDel="00180D56" w:rsidRDefault="00CC5052">
      <w:pPr>
        <w:pStyle w:val="Heading2"/>
        <w:numPr>
          <w:ilvl w:val="0"/>
          <w:numId w:val="0"/>
        </w:numPr>
        <w:spacing w:line="240" w:lineRule="auto"/>
        <w:jc w:val="both"/>
        <w:rPr>
          <w:del w:id="5741" w:author="Rajo" w:date="2018-06-01T17:25:00Z"/>
          <w:lang w:val="bs-Latn-BA"/>
        </w:rPr>
        <w:pPrChange w:id="5742" w:author="Rajo" w:date="2018-06-02T15:25:00Z">
          <w:pPr>
            <w:pStyle w:val="Heading2"/>
            <w:spacing w:line="240" w:lineRule="auto"/>
            <w:jc w:val="both"/>
          </w:pPr>
        </w:pPrChange>
      </w:pPr>
      <w:bookmarkStart w:id="5743" w:name="_Toc511154463"/>
      <w:del w:id="5744" w:author="Rajo" w:date="2018-06-02T15:25:00Z">
        <w:r w:rsidDel="004D3938">
          <w:rPr>
            <w:lang w:val="bs-Latn-BA"/>
          </w:rPr>
          <w:delText>Arhitektura i način funkcionisanja</w:delText>
        </w:r>
      </w:del>
      <w:bookmarkEnd w:id="5743"/>
    </w:p>
    <w:p w14:paraId="5F581B10" w14:textId="77777777" w:rsidR="00E94ADE" w:rsidRPr="00143689" w:rsidDel="008D11B8" w:rsidRDefault="00E94ADE">
      <w:pPr>
        <w:pStyle w:val="Heading2"/>
        <w:numPr>
          <w:ilvl w:val="0"/>
          <w:numId w:val="0"/>
        </w:numPr>
        <w:spacing w:line="240" w:lineRule="auto"/>
        <w:jc w:val="both"/>
        <w:rPr>
          <w:del w:id="5745" w:author="Rajo" w:date="2018-06-01T17:49:00Z"/>
          <w:lang w:val="bs-Latn-BA"/>
        </w:rPr>
        <w:pPrChange w:id="5746" w:author="Rajo" w:date="2018-06-02T15:25:00Z">
          <w:pPr/>
        </w:pPrChange>
      </w:pPr>
    </w:p>
    <w:p w14:paraId="52131DA3" w14:textId="0C4D4797" w:rsidR="00E94ADE" w:rsidRPr="008D11B8" w:rsidDel="00180D56" w:rsidRDefault="00CC5052">
      <w:pPr>
        <w:pStyle w:val="Heading2"/>
        <w:numPr>
          <w:ilvl w:val="0"/>
          <w:numId w:val="0"/>
        </w:numPr>
        <w:spacing w:line="240" w:lineRule="auto"/>
        <w:jc w:val="both"/>
        <w:rPr>
          <w:del w:id="5747" w:author="Rajo" w:date="2018-06-01T17:25:00Z"/>
          <w:lang w:val="bs-Latn-BA"/>
          <w:rPrChange w:id="5748" w:author="Rajo" w:date="2018-06-01T17:49:00Z">
            <w:rPr>
              <w:del w:id="5749" w:author="Rajo" w:date="2018-06-01T17:25:00Z"/>
              <w:lang w:val="bs-Latn-BA"/>
            </w:rPr>
          </w:rPrChange>
        </w:rPr>
        <w:pPrChange w:id="5750" w:author="Rajo" w:date="2018-06-02T15:25:00Z">
          <w:pPr>
            <w:spacing w:line="240" w:lineRule="auto"/>
            <w:ind w:firstLine="576"/>
            <w:jc w:val="both"/>
          </w:pPr>
        </w:pPrChange>
      </w:pPr>
      <w:moveFromRangeStart w:id="5751" w:author="Rajo" w:date="2018-06-01T17:25:00Z" w:name="move515637281"/>
      <w:moveFrom w:id="5752" w:author="Rajo" w:date="2018-06-01T17:25:00Z">
        <w:r w:rsidRPr="008D11B8" w:rsidDel="00180D56">
          <w:rPr>
            <w:lang w:val="bs-Latn-BA"/>
            <w:rPrChange w:id="5753"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5751"/>
    </w:p>
    <w:p w14:paraId="4264D47A" w14:textId="40B32CF3" w:rsidR="00E94ADE" w:rsidDel="004D3938" w:rsidRDefault="00E94ADE">
      <w:pPr>
        <w:pStyle w:val="Heading2"/>
        <w:numPr>
          <w:ilvl w:val="0"/>
          <w:numId w:val="0"/>
        </w:numPr>
        <w:spacing w:line="240" w:lineRule="auto"/>
        <w:jc w:val="both"/>
        <w:rPr>
          <w:del w:id="5754" w:author="Rajo" w:date="2018-06-02T15:25:00Z"/>
          <w:lang w:val="bs-Latn-BA"/>
        </w:rPr>
        <w:pPrChange w:id="5755" w:author="Rajo" w:date="2018-06-02T15:25:00Z">
          <w:pPr>
            <w:spacing w:line="240" w:lineRule="auto"/>
            <w:jc w:val="both"/>
          </w:pPr>
        </w:pPrChange>
      </w:pPr>
    </w:p>
    <w:p w14:paraId="31381321" w14:textId="00464111" w:rsidR="00E94ADE" w:rsidDel="008D11B8" w:rsidRDefault="00CC5052">
      <w:pPr>
        <w:spacing w:line="240" w:lineRule="auto"/>
        <w:ind w:firstLine="360"/>
        <w:jc w:val="both"/>
        <w:rPr>
          <w:del w:id="5756" w:author="Rajo" w:date="2018-06-01T17:49:00Z"/>
          <w:lang w:val="bs-Latn-BA"/>
        </w:rPr>
      </w:pPr>
      <w:del w:id="5757"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5758" w:author="Rajo" w:date="2018-05-23T20:04:00Z">
        <w:r w:rsidDel="00847196">
          <w:rPr>
            <w:lang w:val="bs-Latn-BA"/>
          </w:rPr>
          <w:delText>servis provajdera</w:delText>
        </w:r>
      </w:del>
      <w:del w:id="5759" w:author="Rajo" w:date="2018-06-01T17:49:00Z">
        <w:r w:rsidDel="008D11B8">
          <w:rPr>
            <w:lang w:val="bs-Latn-BA"/>
          </w:rPr>
          <w:delText xml:space="preserve">, odvija se u narednim koracima: </w:delText>
        </w:r>
      </w:del>
    </w:p>
    <w:p w14:paraId="4F42A56A" w14:textId="42282212" w:rsidR="00E94ADE" w:rsidDel="004D3938" w:rsidRDefault="00E94ADE">
      <w:pPr>
        <w:spacing w:line="240" w:lineRule="auto"/>
        <w:jc w:val="both"/>
        <w:rPr>
          <w:del w:id="5760" w:author="Rajo" w:date="2018-06-02T15:25:00Z"/>
          <w:lang w:val="bs-Latn-BA"/>
        </w:rPr>
      </w:pPr>
    </w:p>
    <w:p w14:paraId="4AD0B7D6" w14:textId="18AFF358" w:rsidR="00E94ADE" w:rsidDel="004D3938" w:rsidRDefault="00CC5052">
      <w:pPr>
        <w:pStyle w:val="ListParagraph1"/>
        <w:numPr>
          <w:ilvl w:val="0"/>
          <w:numId w:val="37"/>
        </w:numPr>
        <w:spacing w:line="240" w:lineRule="auto"/>
        <w:jc w:val="both"/>
        <w:rPr>
          <w:del w:id="5761" w:author="Rajo" w:date="2018-06-02T15:25:00Z"/>
          <w:lang w:val="bs-Latn-BA"/>
        </w:rPr>
      </w:pPr>
      <w:del w:id="5762"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3117328A" w:rsidR="00E94ADE" w:rsidDel="004D3938" w:rsidRDefault="00E94ADE">
      <w:pPr>
        <w:spacing w:line="240" w:lineRule="auto"/>
        <w:jc w:val="both"/>
        <w:rPr>
          <w:del w:id="5763" w:author="Rajo" w:date="2018-06-02T15:25:00Z"/>
          <w:lang w:val="bs-Latn-BA"/>
        </w:rPr>
      </w:pPr>
    </w:p>
    <w:p w14:paraId="04904573" w14:textId="5D83AD8F" w:rsidR="00E94ADE" w:rsidDel="004D3938" w:rsidRDefault="00CC5052">
      <w:pPr>
        <w:pStyle w:val="ListParagraph1"/>
        <w:numPr>
          <w:ilvl w:val="0"/>
          <w:numId w:val="37"/>
        </w:numPr>
        <w:spacing w:line="240" w:lineRule="auto"/>
        <w:jc w:val="both"/>
        <w:rPr>
          <w:del w:id="5764" w:author="Rajo" w:date="2018-06-02T15:25:00Z"/>
          <w:lang w:val="bs-Latn-BA"/>
        </w:rPr>
      </w:pPr>
      <w:moveFromRangeStart w:id="5765" w:author="Rajo" w:date="2018-06-01T18:00:00Z" w:name="move515639330"/>
      <w:moveFrom w:id="5766" w:author="Rajo" w:date="2018-06-01T18:00:00Z">
        <w:del w:id="5767" w:author="Rajo" w:date="2018-06-02T15:25:00Z">
          <w:r w:rsidDel="004D3938">
            <w:rPr>
              <w:lang w:val="bs-Latn-BA"/>
            </w:rPr>
            <w:delText xml:space="preserve">Kada korisnik klikne na link ka zaštićenoj stranici, aplikacija detektuje da ne postoji odgovarajući sigurnosni kontekst neophodan za prikaz stranice. </w:delText>
          </w:r>
        </w:del>
      </w:moveFrom>
      <w:moveFromRangeEnd w:id="5765"/>
      <w:del w:id="5768" w:author="Rajo" w:date="2018-06-02T15:25:00Z">
        <w:r w:rsidDel="004D3938">
          <w:rPr>
            <w:lang w:val="bs-Latn-BA"/>
          </w:rPr>
          <w:delText xml:space="preserve">Usled toga, na SP strani se kreira SAML zahtjev koji predstavlja </w:delText>
        </w:r>
        <w:r w:rsidDel="004D3938">
          <w:rPr>
            <w:i/>
            <w:lang w:val="bs-Latn-BA"/>
          </w:rPr>
          <w:delText>AuthnRequest</w:delText>
        </w:r>
        <w:r w:rsidDel="004D3938">
          <w:rPr>
            <w:lang w:val="bs-Latn-BA"/>
          </w:rPr>
          <w:delText xml:space="preserve"> element. Uz kreiranje zahtjeva, generiše se i </w:delText>
        </w:r>
        <w:r w:rsidDel="004D3938">
          <w:rPr>
            <w:i/>
            <w:lang w:val="bs-Latn-BA"/>
          </w:rPr>
          <w:delText>RelayState</w:delText>
        </w:r>
        <w:r w:rsidDel="004D3938">
          <w:rPr>
            <w:lang w:val="bs-Latn-BA"/>
          </w:rPr>
          <w:delTex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delText>
        </w:r>
      </w:del>
    </w:p>
    <w:p w14:paraId="2DC502BA" w14:textId="1FA639E4" w:rsidR="00E94ADE" w:rsidDel="004D3938" w:rsidRDefault="00E94ADE">
      <w:pPr>
        <w:pStyle w:val="ListParagraph1"/>
        <w:spacing w:line="240" w:lineRule="auto"/>
        <w:jc w:val="both"/>
        <w:rPr>
          <w:del w:id="5769" w:author="Rajo" w:date="2018-06-02T15:25:00Z"/>
          <w:lang w:val="bs-Latn-BA"/>
        </w:rPr>
      </w:pPr>
    </w:p>
    <w:p w14:paraId="7A066B04" w14:textId="2C82DA93" w:rsidR="00E94ADE" w:rsidDel="004D3938" w:rsidRDefault="00CC5052">
      <w:pPr>
        <w:pStyle w:val="ListParagraph1"/>
        <w:spacing w:line="240" w:lineRule="auto"/>
        <w:jc w:val="both"/>
        <w:rPr>
          <w:del w:id="5770" w:author="Rajo" w:date="2018-06-02T15:25:00Z"/>
          <w:lang w:val="bs-Latn-BA"/>
        </w:rPr>
      </w:pPr>
      <w:del w:id="5771" w:author="Rajo" w:date="2018-06-02T15:25:00Z">
        <w:r w:rsidDel="004D3938">
          <w:rPr>
            <w:lang w:val="bs-Latn-BA"/>
          </w:rPr>
          <w:delText xml:space="preserve">SAML zahtjev se prvo kompresuje, </w:delText>
        </w:r>
        <w:r w:rsidDel="004D3938">
          <w:rPr>
            <w:i/>
            <w:lang w:val="bs-Latn-BA"/>
          </w:rPr>
          <w:delText>base64</w:delText>
        </w:r>
        <w:r w:rsidDel="004D3938">
          <w:rPr>
            <w:lang w:val="bs-Latn-BA"/>
          </w:rPr>
          <w:delText xml:space="preserve"> enkodira i URL enkodira, i ta vrijednost se šalje kao </w:delText>
        </w:r>
        <w:r w:rsidDel="004D3938">
          <w:rPr>
            <w:i/>
            <w:lang w:val="bs-Latn-BA"/>
          </w:rPr>
          <w:delText>SAMLRequest</w:delText>
        </w:r>
        <w:r w:rsidDel="004D3938">
          <w:rPr>
            <w:lang w:val="bs-Latn-BA"/>
          </w:rPr>
          <w:delText xml:space="preserve"> parametar HTTP preusmjeravanja. Uz to se dodaje i </w:delText>
        </w:r>
        <w:r w:rsidDel="004D3938">
          <w:rPr>
            <w:i/>
            <w:lang w:val="bs-Latn-BA"/>
          </w:rPr>
          <w:delText>RelayState</w:delText>
        </w:r>
        <w:r w:rsidDel="004D3938">
          <w:rPr>
            <w:lang w:val="bs-Latn-BA"/>
          </w:rPr>
          <w:delTex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delText>
        </w:r>
      </w:del>
    </w:p>
    <w:p w14:paraId="6344634D" w14:textId="3307F4BF" w:rsidR="00E94ADE" w:rsidDel="004D3938" w:rsidRDefault="00E94ADE">
      <w:pPr>
        <w:pStyle w:val="ListParagraph1"/>
        <w:spacing w:line="240" w:lineRule="auto"/>
        <w:jc w:val="both"/>
        <w:rPr>
          <w:del w:id="5772" w:author="Rajo" w:date="2018-06-02T15:25:00Z"/>
          <w:lang w:val="bs-Latn-BA"/>
        </w:rPr>
      </w:pPr>
    </w:p>
    <w:p w14:paraId="51A25BB6" w14:textId="4D37D6C6" w:rsidR="00E94ADE" w:rsidDel="004D3938" w:rsidRDefault="00CC5052">
      <w:pPr>
        <w:pStyle w:val="ListParagraph1"/>
        <w:numPr>
          <w:ilvl w:val="0"/>
          <w:numId w:val="37"/>
        </w:numPr>
        <w:spacing w:line="240" w:lineRule="auto"/>
        <w:jc w:val="both"/>
        <w:rPr>
          <w:del w:id="5773" w:author="Rajo" w:date="2018-06-02T15:25:00Z"/>
          <w:lang w:val="bs-Latn-BA"/>
        </w:rPr>
      </w:pPr>
      <w:del w:id="5774" w:author="Rajo" w:date="2018-06-02T15:25:00Z">
        <w:r w:rsidDel="004D3938">
          <w:rPr>
            <w:lang w:val="bs-Latn-BA"/>
          </w:rPr>
          <w:delText xml:space="preserve">Prilikom preusmjeravanja, korisnik se šalje na IdP putanju koja vrši obradu </w:delText>
        </w:r>
        <w:r w:rsidDel="004D3938">
          <w:rPr>
            <w:i/>
            <w:lang w:val="bs-Latn-BA"/>
          </w:rPr>
          <w:delText>AuthnRequest</w:delText>
        </w:r>
        <w:r w:rsidDel="004D3938">
          <w:rPr>
            <w:lang w:val="bs-Latn-BA"/>
          </w:rPr>
          <w:delText xml:space="preserve"> zahtjeva – </w:delText>
        </w:r>
        <w:r w:rsidDel="004D3938">
          <w:rPr>
            <w:i/>
            <w:lang w:val="bs-Latn-BA"/>
          </w:rPr>
          <w:delText>localhost:8080/sso/Redirect</w:delText>
        </w:r>
        <w:r w:rsidDel="004D3938">
          <w:rPr>
            <w:lang w:val="bs-Latn-BA"/>
          </w:rPr>
          <w:delText xml:space="preserve">, odnosno na SSO servis u okviru IdP-a. Međutim, kako je ta putanja takođe zaštićena, a korisnik još nema važeći sigurnosni kontekst na IdP strani, prikazuje mu se stranica za autentikaciju na SSO server. Na toj stranici potrebno je unijeti pristupne podatke, tj. korisničko ime i lozinku, čije se postojanje zatim provjerava u bazi podataka. </w:delText>
        </w:r>
      </w:del>
    </w:p>
    <w:p w14:paraId="5CA52DAE" w14:textId="72375453" w:rsidR="00E94ADE" w:rsidDel="004D3938" w:rsidRDefault="00E94ADE">
      <w:pPr>
        <w:spacing w:line="240" w:lineRule="auto"/>
        <w:jc w:val="both"/>
        <w:rPr>
          <w:del w:id="5775" w:author="Rajo" w:date="2018-06-02T15:25:00Z"/>
          <w:lang w:val="bs-Latn-BA"/>
        </w:rPr>
      </w:pPr>
    </w:p>
    <w:p w14:paraId="47D660E0" w14:textId="04CC5476" w:rsidR="00E94ADE" w:rsidDel="004D3938" w:rsidRDefault="00CC5052">
      <w:pPr>
        <w:spacing w:line="240" w:lineRule="auto"/>
        <w:ind w:left="720"/>
        <w:jc w:val="both"/>
        <w:rPr>
          <w:del w:id="5776" w:author="Rajo" w:date="2018-06-02T15:25:00Z"/>
          <w:lang w:val="bs-Latn-BA"/>
        </w:rPr>
      </w:pPr>
      <w:del w:id="5777" w:author="Rajo" w:date="2018-06-02T15:25:00Z">
        <w:r w:rsidDel="004D3938">
          <w:rPr>
            <w:lang w:val="bs-Latn-BA"/>
          </w:rPr>
          <w:delText xml:space="preserve">Nakon što se uspješno autentikovao, korisnik dobija odgovarajući sigurnosni kontekst na strani IdP-a, tako da dobija pristup </w:delText>
        </w:r>
        <w:r w:rsidDel="004D3938">
          <w:rPr>
            <w:i/>
            <w:lang w:val="bs-Latn-BA"/>
          </w:rPr>
          <w:delText>localhost:8080/sso/Redirect</w:delText>
        </w:r>
        <w:r w:rsidDel="004D3938">
          <w:rPr>
            <w:lang w:val="bs-Latn-BA"/>
          </w:rPr>
          <w:delText xml:space="preserve"> putanji. Kako se na ovoj putanju nalazi komponenta koja vrši obradu zahtjeva, iz </w:delText>
        </w:r>
        <w:r w:rsidDel="004D3938">
          <w:rPr>
            <w:i/>
            <w:lang w:val="bs-Latn-BA"/>
          </w:rPr>
          <w:delText>AuthnResponse</w:delText>
        </w:r>
        <w:r w:rsidDel="004D3938">
          <w:rPr>
            <w:lang w:val="bs-Latn-BA"/>
          </w:rPr>
          <w:delText xml:space="preserve">-a se izvlači podatak o </w:delText>
        </w:r>
      </w:del>
      <w:del w:id="5778" w:author="Rajo" w:date="2018-05-23T20:05:00Z">
        <w:r w:rsidDel="00847196">
          <w:rPr>
            <w:lang w:val="bs-Latn-BA"/>
          </w:rPr>
          <w:delText>servis provajderu</w:delText>
        </w:r>
      </w:del>
      <w:del w:id="5779" w:author="Rajo" w:date="2018-06-02T15:25:00Z">
        <w:r w:rsidDel="004D3938">
          <w:rPr>
            <w:lang w:val="bs-Latn-BA"/>
          </w:rPr>
          <w:delText xml:space="preserve">, tj. klijentu koji je uputio zahtjev za autorizaciju korisnika. Prije svega, </w:delText>
        </w:r>
        <w:r w:rsidDel="004D3938">
          <w:rPr>
            <w:i/>
            <w:lang w:val="bs-Latn-BA"/>
          </w:rPr>
          <w:delText>AuthnResponse</w:delText>
        </w:r>
        <w:r w:rsidDel="004D3938">
          <w:rPr>
            <w:lang w:val="bs-Latn-BA"/>
          </w:rPr>
          <w:delText xml:space="preserve"> se mora prvo URL dekodovati, </w:delText>
        </w:r>
        <w:r w:rsidDel="004D3938">
          <w:rPr>
            <w:i/>
            <w:lang w:val="bs-Latn-BA"/>
          </w:rPr>
          <w:delText>base64</w:delText>
        </w:r>
        <w:r w:rsidDel="004D3938">
          <w:rPr>
            <w:lang w:val="bs-Latn-BA"/>
          </w:rPr>
          <w:delText xml:space="preserve"> dekodovati i dekompresovati. S obizirom na to da je poznato ko je prethodno autentikovani korisnik i koji </w:delText>
        </w:r>
      </w:del>
      <w:del w:id="5780" w:author="Rajo" w:date="2018-05-23T20:16:00Z">
        <w:r w:rsidDel="00910C56">
          <w:rPr>
            <w:lang w:val="bs-Latn-BA"/>
          </w:rPr>
          <w:delText>servis provajder</w:delText>
        </w:r>
      </w:del>
      <w:del w:id="5781" w:author="Rajo" w:date="2018-06-02T15:25:00Z">
        <w:r w:rsidDel="004D3938">
          <w:rPr>
            <w:lang w:val="bs-Latn-BA"/>
          </w:rPr>
          <w:delText xml:space="preserve"> je izdao zahtjev, IdP u bazi pronalazi odgovarajuća prava pristupa koja korisnik posjeduje u okviru njega, tj. prikuplja uloge (</w:delText>
        </w:r>
        <w:r w:rsidDel="004D3938">
          <w:rPr>
            <w:i/>
            <w:lang w:val="bs-Latn-BA"/>
          </w:rPr>
          <w:delText>roles</w:delText>
        </w:r>
        <w:r w:rsidDel="004D3938">
          <w:rPr>
            <w:lang w:val="bs-Latn-BA"/>
          </w:rPr>
          <w:delText xml:space="preserve">) tog korisnika. Ova informacija se dodaje kao vrijednost </w:delText>
        </w:r>
        <w:r w:rsidDel="004D3938">
          <w:rPr>
            <w:i/>
            <w:lang w:val="bs-Latn-BA"/>
          </w:rPr>
          <w:delText>Attribute</w:delText>
        </w:r>
        <w:r w:rsidDel="004D3938">
          <w:rPr>
            <w:lang w:val="bs-Latn-BA"/>
          </w:rPr>
          <w:delText xml:space="preserve"> elementa pod nazivom </w:delText>
        </w:r>
        <w:r w:rsidDel="004D3938">
          <w:rPr>
            <w:i/>
            <w:lang w:val="bs-Latn-BA"/>
          </w:rPr>
          <w:delText>role,</w:delText>
        </w:r>
        <w:r w:rsidDel="004D3938">
          <w:rPr>
            <w:lang w:val="bs-Latn-BA"/>
          </w:rPr>
          <w:delText xml:space="preserve"> koji se nalazi pod </w:delText>
        </w:r>
        <w:r w:rsidDel="004D3938">
          <w:rPr>
            <w:i/>
            <w:lang w:val="bs-Latn-BA"/>
          </w:rPr>
          <w:delText>AttributStatement</w:delText>
        </w:r>
        <w:r w:rsidDel="004D3938">
          <w:rPr>
            <w:lang w:val="bs-Latn-BA"/>
          </w:rPr>
          <w:delText xml:space="preserve"> elementom  SAML odgovora. Kasnije će SP1 na osnovu ove vrijednosti znati koja su prava pristupa korisnika. </w:delText>
        </w:r>
      </w:del>
    </w:p>
    <w:p w14:paraId="064F441A" w14:textId="2DD0F568" w:rsidR="00E94ADE" w:rsidDel="004D3938" w:rsidRDefault="00E94ADE">
      <w:pPr>
        <w:spacing w:line="240" w:lineRule="auto"/>
        <w:ind w:left="720"/>
        <w:jc w:val="both"/>
        <w:rPr>
          <w:del w:id="5782" w:author="Rajo" w:date="2018-06-02T15:25:00Z"/>
          <w:lang w:val="bs-Latn-BA"/>
        </w:rPr>
      </w:pPr>
    </w:p>
    <w:p w14:paraId="29F43AF1" w14:textId="63554D86" w:rsidR="00E94ADE" w:rsidDel="004D3938" w:rsidRDefault="00CC5052">
      <w:pPr>
        <w:spacing w:line="240" w:lineRule="auto"/>
        <w:ind w:left="720"/>
        <w:jc w:val="both"/>
        <w:rPr>
          <w:del w:id="5783" w:author="Rajo" w:date="2018-06-02T15:25:00Z"/>
          <w:lang w:val="bs-Latn-BA"/>
        </w:rPr>
      </w:pPr>
      <w:del w:id="5784" w:author="Rajo" w:date="2018-06-02T15:25:00Z">
        <w:r w:rsidDel="004D3938">
          <w:rPr>
            <w:lang w:val="bs-Latn-BA"/>
          </w:rPr>
          <w:delText xml:space="preserve">Nakon što je </w:delText>
        </w:r>
        <w:r w:rsidDel="004D3938">
          <w:rPr>
            <w:i/>
            <w:lang w:val="bs-Latn-BA"/>
          </w:rPr>
          <w:delText>SAMLResponse</w:delText>
        </w:r>
        <w:r w:rsidDel="004D3938">
          <w:rPr>
            <w:lang w:val="bs-Latn-BA"/>
          </w:rPr>
          <w:delText xml:space="preserve"> kreiran i popunjen, nad njegovim </w:delText>
        </w:r>
        <w:r w:rsidDel="004D3938">
          <w:rPr>
            <w:i/>
            <w:lang w:val="bs-Latn-BA"/>
          </w:rPr>
          <w:delText>String</w:delText>
        </w:r>
        <w:r w:rsidDel="004D3938">
          <w:rPr>
            <w:lang w:val="bs-Latn-BA"/>
          </w:rPr>
          <w:delText xml:space="preserve"> oblikom se vrši </w:delText>
        </w:r>
        <w:r w:rsidDel="004D3938">
          <w:rPr>
            <w:i/>
            <w:lang w:val="bs-Latn-BA"/>
          </w:rPr>
          <w:delText>base64</w:delText>
        </w:r>
        <w:r w:rsidDel="004D3938">
          <w:rPr>
            <w:lang w:val="bs-Latn-BA"/>
          </w:rPr>
          <w:delText xml:space="preserve"> enkodovanje. Ta vrijednost se dodaje kao atribut XHTML forme zajedno uz nepromijenjenu </w:delText>
        </w:r>
        <w:r w:rsidDel="004D3938">
          <w:rPr>
            <w:i/>
            <w:lang w:val="bs-Latn-BA"/>
          </w:rPr>
          <w:delText>RelayState</w:delText>
        </w:r>
        <w:r w:rsidDel="004D3938">
          <w:rPr>
            <w:lang w:val="bs-Latn-BA"/>
          </w:rPr>
          <w:delText xml:space="preserve"> vrijednost, i podaci se šalju nazad do SP-a HTTP POST metodom. Adresa na koju se šalju podaci je poznata tako što IdP očita vrijednost </w:delText>
        </w:r>
        <w:r w:rsidDel="004D3938">
          <w:rPr>
            <w:i/>
            <w:lang w:val="bs-Latn-BA"/>
          </w:rPr>
          <w:delText>Issuer</w:delText>
        </w:r>
        <w:r w:rsidDel="004D3938">
          <w:rPr>
            <w:lang w:val="bs-Latn-BA"/>
          </w:rPr>
          <w:delText xml:space="preserve"> elementa iz </w:delText>
        </w:r>
        <w:r w:rsidDel="004D3938">
          <w:rPr>
            <w:i/>
            <w:lang w:val="bs-Latn-BA"/>
          </w:rPr>
          <w:delText>AuthnRequest</w:delText>
        </w:r>
        <w:r w:rsidDel="004D3938">
          <w:rPr>
            <w:lang w:val="bs-Latn-BA"/>
          </w:rPr>
          <w:delText>-a.</w:delText>
        </w:r>
      </w:del>
    </w:p>
    <w:p w14:paraId="1985EA72" w14:textId="5A8BF8AD" w:rsidR="00E94ADE" w:rsidDel="004D3938" w:rsidRDefault="00E94ADE">
      <w:pPr>
        <w:spacing w:line="240" w:lineRule="auto"/>
        <w:jc w:val="both"/>
        <w:rPr>
          <w:del w:id="5785" w:author="Rajo" w:date="2018-06-02T15:25:00Z"/>
          <w:lang w:val="bs-Latn-BA"/>
        </w:rPr>
      </w:pPr>
    </w:p>
    <w:p w14:paraId="417FE869" w14:textId="31D23E43" w:rsidR="00E94ADE" w:rsidDel="004D3938" w:rsidRDefault="00CC5052">
      <w:pPr>
        <w:spacing w:line="240" w:lineRule="auto"/>
        <w:ind w:left="720"/>
        <w:jc w:val="both"/>
        <w:rPr>
          <w:del w:id="5786" w:author="Rajo" w:date="2018-06-02T15:25:00Z"/>
          <w:lang w:val="bs-Latn-BA"/>
        </w:rPr>
      </w:pPr>
      <w:del w:id="5787" w:author="Rajo" w:date="2018-06-02T15:25:00Z">
        <w:r w:rsidDel="004D3938">
          <w:rPr>
            <w:lang w:val="bs-Latn-BA"/>
          </w:rPr>
          <w:delText>Kao što je u prethodnom poglavlju napomenuto, poruke zbog jednostavnosti nisu šifrovane, ali naravno u nekoj konkretnoj upotrebi to bi bilo neophodno uraditi.</w:delText>
        </w:r>
      </w:del>
    </w:p>
    <w:p w14:paraId="6303EB8B" w14:textId="6E4FF529" w:rsidR="00E94ADE" w:rsidDel="004D3938" w:rsidRDefault="00CC5052">
      <w:pPr>
        <w:pStyle w:val="ListParagraph1"/>
        <w:numPr>
          <w:ilvl w:val="0"/>
          <w:numId w:val="37"/>
        </w:numPr>
        <w:spacing w:line="240" w:lineRule="auto"/>
        <w:jc w:val="both"/>
        <w:rPr>
          <w:del w:id="5788" w:author="Rajo" w:date="2018-06-02T15:25:00Z"/>
          <w:lang w:val="bs-Latn-BA"/>
        </w:rPr>
      </w:pPr>
      <w:del w:id="5789" w:author="Rajo" w:date="2018-06-02T15:25:00Z">
        <w:r w:rsidDel="004D3938">
          <w:rPr>
            <w:lang w:val="bs-Latn-BA"/>
          </w:rPr>
          <w:delText xml:space="preserve">Kada HTTP POST zahtjev stigne na ciljanu putanju na SP-u, u ovom slučaju na </w:delText>
        </w:r>
        <w:r w:rsidDel="004D3938">
          <w:rPr>
            <w:i/>
            <w:lang w:val="bs-Latn-BA"/>
          </w:rPr>
          <w:delText>localhost:8081/sp1/saml</w:delText>
        </w:r>
        <w:r w:rsidDel="004D3938">
          <w:rPr>
            <w:lang w:val="bs-Latn-BA"/>
          </w:rPr>
          <w:delText xml:space="preserve"> koja predstavlja tzv. </w:delText>
        </w:r>
        <w:r w:rsidDel="004D3938">
          <w:rPr>
            <w:i/>
            <w:lang w:val="bs-Latn-BA"/>
          </w:rPr>
          <w:delText>Assertion Consumer Service,</w:delText>
        </w:r>
        <w:r w:rsidDel="004D3938">
          <w:rPr>
            <w:lang w:val="bs-Latn-BA"/>
          </w:rPr>
          <w:delText xml:space="preserve"> tj. servis za konzumiranje SAML odgovora, vrši se njegova obrada. Prvi korak obrade odgovora je njegova validacija koja se vrši provjeravanjem određenih informacija kao što su vrijeme kreiranja i krajnje vrijeme do kog je odgovor važeći, itd. </w:delText>
        </w:r>
      </w:del>
    </w:p>
    <w:p w14:paraId="287026D0" w14:textId="0C7D1923" w:rsidR="00E94ADE" w:rsidDel="004D3938" w:rsidRDefault="00E94ADE">
      <w:pPr>
        <w:spacing w:line="240" w:lineRule="auto"/>
        <w:jc w:val="both"/>
        <w:rPr>
          <w:del w:id="5790" w:author="Rajo" w:date="2018-06-02T15:25:00Z"/>
          <w:lang w:val="bs-Latn-BA"/>
        </w:rPr>
      </w:pPr>
    </w:p>
    <w:p w14:paraId="718DC1F1" w14:textId="1020CB04" w:rsidR="00E94ADE" w:rsidDel="004D3938" w:rsidRDefault="00CC5052">
      <w:pPr>
        <w:spacing w:line="240" w:lineRule="auto"/>
        <w:ind w:left="720"/>
        <w:jc w:val="both"/>
        <w:rPr>
          <w:del w:id="5791" w:author="Rajo" w:date="2018-06-02T15:25:00Z"/>
          <w:lang w:val="bs-Latn-BA"/>
        </w:rPr>
      </w:pPr>
      <w:del w:id="5792" w:author="Rajo" w:date="2018-06-02T15:25:00Z">
        <w:r w:rsidDel="004D3938">
          <w:rPr>
            <w:lang w:val="bs-Latn-BA"/>
          </w:rPr>
          <w:delText xml:space="preserve">Ukoliko je odgovor validan, SP1 izdvaja uloge koje dati korisnik posjeduje, i na osnovu njih kreira odgovarajući sigurnosni kontekst. U ovom slučaju kreira se </w:delText>
        </w:r>
        <w:r w:rsidDel="004D3938">
          <w:rPr>
            <w:i/>
            <w:lang w:val="bs-Latn-BA"/>
          </w:rPr>
          <w:delText>Spring Security</w:delText>
        </w:r>
        <w:r w:rsidDel="004D3938">
          <w:rPr>
            <w:lang w:val="bs-Latn-BA"/>
          </w:rPr>
          <w:delText xml:space="preserve"> kontekst u okviru kog su navedene i uloge koje korisnik posjeduje. Ovim je korisnik autentikovan i autorizovan u okviru SP1 aplikacije. Nakon toga, na osnovu </w:delText>
        </w:r>
        <w:r w:rsidDel="004D3938">
          <w:rPr>
            <w:i/>
            <w:lang w:val="bs-Latn-BA"/>
          </w:rPr>
          <w:delText>RelayState</w:delText>
        </w:r>
        <w:r w:rsidDel="004D3938">
          <w:rPr>
            <w:lang w:val="bs-Latn-BA"/>
          </w:rPr>
          <w:delTex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delText>
        </w:r>
        <w:r w:rsidDel="004D3938">
          <w:rPr>
            <w:i/>
            <w:lang w:val="bs-Latn-BA"/>
          </w:rPr>
          <w:delText>Access Denied)</w:delText>
        </w:r>
        <w:r w:rsidDel="004D3938">
          <w:rPr>
            <w:lang w:val="bs-Latn-BA"/>
          </w:rPr>
          <w:delText xml:space="preserve">. </w:delText>
        </w:r>
      </w:del>
    </w:p>
    <w:p w14:paraId="66562639" w14:textId="55190DE0" w:rsidR="00E94ADE" w:rsidDel="004D3938" w:rsidRDefault="00E94ADE">
      <w:pPr>
        <w:spacing w:line="240" w:lineRule="auto"/>
        <w:ind w:left="720"/>
        <w:jc w:val="both"/>
        <w:rPr>
          <w:del w:id="5793" w:author="Rajo" w:date="2018-06-02T15:25:00Z"/>
          <w:lang w:val="bs-Latn-BA"/>
        </w:rPr>
      </w:pPr>
    </w:p>
    <w:p w14:paraId="1205334C" w14:textId="63E68C85" w:rsidR="00E94ADE" w:rsidDel="004D3938" w:rsidRDefault="00CC5052">
      <w:pPr>
        <w:pStyle w:val="ListParagraph1"/>
        <w:numPr>
          <w:ilvl w:val="0"/>
          <w:numId w:val="37"/>
        </w:numPr>
        <w:spacing w:line="240" w:lineRule="auto"/>
        <w:jc w:val="both"/>
        <w:rPr>
          <w:del w:id="5794" w:author="Rajo" w:date="2018-06-02T15:25:00Z"/>
          <w:lang w:val="bs-Latn-BA"/>
        </w:rPr>
      </w:pPr>
      <w:del w:id="5795" w:author="Rajo" w:date="2018-06-02T15:25:00Z">
        <w:r w:rsidDel="004D3938">
          <w:rPr>
            <w:lang w:val="bs-Latn-BA"/>
          </w:rPr>
          <w:delTex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delText>
        </w:r>
      </w:del>
    </w:p>
    <w:p w14:paraId="6C8DB53C" w14:textId="1EA9AD99" w:rsidR="00E94ADE" w:rsidDel="004D3938" w:rsidRDefault="00E94ADE">
      <w:pPr>
        <w:pStyle w:val="ListParagraph1"/>
        <w:spacing w:line="240" w:lineRule="auto"/>
        <w:jc w:val="both"/>
        <w:rPr>
          <w:del w:id="5796" w:author="Rajo" w:date="2018-06-02T15:25:00Z"/>
          <w:lang w:val="bs-Latn-BA"/>
        </w:rPr>
      </w:pPr>
    </w:p>
    <w:p w14:paraId="136EBBB5" w14:textId="060C4BB9" w:rsidR="00E94ADE" w:rsidDel="004D3938" w:rsidRDefault="00CC5052">
      <w:pPr>
        <w:pStyle w:val="ListParagraph1"/>
        <w:numPr>
          <w:ilvl w:val="0"/>
          <w:numId w:val="37"/>
        </w:numPr>
        <w:spacing w:line="240" w:lineRule="auto"/>
        <w:jc w:val="both"/>
        <w:rPr>
          <w:del w:id="5797" w:author="Rajo" w:date="2018-06-02T15:25:00Z"/>
          <w:lang w:val="bs-Latn-BA"/>
        </w:rPr>
      </w:pPr>
      <w:del w:id="5798" w:author="Rajo" w:date="2018-06-02T15:25:00Z">
        <w:r w:rsidDel="004D3938">
          <w:rPr>
            <w:lang w:val="bs-Latn-BA"/>
          </w:rPr>
          <w:delText xml:space="preserve">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 </w:delText>
        </w:r>
      </w:del>
    </w:p>
    <w:p w14:paraId="1A23BA71" w14:textId="20C1A624" w:rsidR="00E94ADE" w:rsidDel="004D3938" w:rsidRDefault="00E94ADE">
      <w:pPr>
        <w:spacing w:line="240" w:lineRule="auto"/>
        <w:jc w:val="both"/>
        <w:rPr>
          <w:del w:id="5799" w:author="Rajo" w:date="2018-06-02T15:25:00Z"/>
          <w:lang w:val="bs-Latn-BA"/>
        </w:rPr>
      </w:pPr>
    </w:p>
    <w:p w14:paraId="67B4308E" w14:textId="14C8FE07" w:rsidR="00E94ADE" w:rsidDel="00E800EB" w:rsidRDefault="00CC5052">
      <w:pPr>
        <w:spacing w:line="240" w:lineRule="auto"/>
        <w:ind w:firstLine="360"/>
        <w:jc w:val="both"/>
        <w:rPr>
          <w:del w:id="5800" w:author="Rajo" w:date="2018-06-02T15:27:00Z"/>
          <w:lang w:val="bs-Latn-BA"/>
        </w:rPr>
      </w:pPr>
      <w:r>
        <w:rPr>
          <w:lang w:val="bs-Latn-BA"/>
        </w:rPr>
        <w:t>Pored SSO funkcionalnosti, server podržava i SLO</w:t>
      </w:r>
      <w:ins w:id="5801" w:author="Rajo" w:date="2018-06-02T15:26:00Z">
        <w:r w:rsidR="006F52CC">
          <w:rPr>
            <w:lang w:val="bs-Latn-BA"/>
          </w:rPr>
          <w:t xml:space="preserve"> (</w:t>
        </w:r>
        <w:r w:rsidR="006F52CC" w:rsidRPr="006F52CC">
          <w:rPr>
            <w:i/>
            <w:lang w:val="bs-Latn-BA"/>
            <w:rPrChange w:id="5802" w:author="Rajo" w:date="2018-06-02T15:26:00Z">
              <w:rPr>
                <w:lang w:val="bs-Latn-BA"/>
              </w:rPr>
            </w:rPrChange>
          </w:rPr>
          <w:t>Single-Log-out</w:t>
        </w:r>
        <w:r w:rsidR="006F52CC">
          <w:rPr>
            <w:lang w:val="bs-Latn-BA"/>
          </w:rPr>
          <w:t>)</w:t>
        </w:r>
      </w:ins>
      <w:r>
        <w:rPr>
          <w:lang w:val="bs-Latn-BA"/>
        </w:rPr>
        <w:t xml:space="preserve">, kao što je ranije rečeno u uvodnom dijelu opisa implementacije. Time se želi izbjeći da korisnik, slučajno ili zbog zabune, ostavi iza sebe žive sesije u okviru ostalih aplikacija na koje je prijavljen putem SSO </w:t>
      </w:r>
      <w:r>
        <w:rPr>
          <w:lang w:val="bs-Latn-BA"/>
        </w:rPr>
        <w:lastRenderedPageBreak/>
        <w:t>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ind w:firstLine="360"/>
        <w:jc w:val="both"/>
        <w:rPr>
          <w:lang w:val="bs-Latn-BA"/>
        </w:rPr>
        <w:pPrChange w:id="5803" w:author="Rajo" w:date="2018-06-02T15:27:00Z">
          <w:pPr>
            <w:spacing w:line="240" w:lineRule="auto"/>
            <w:jc w:val="both"/>
          </w:pPr>
        </w:pPrChange>
      </w:pPr>
    </w:p>
    <w:p w14:paraId="4C3E89AA" w14:textId="720824BB" w:rsidR="00E94ADE" w:rsidRDefault="00CC5052">
      <w:pPr>
        <w:pStyle w:val="ListParagraph1"/>
        <w:numPr>
          <w:ilvl w:val="0"/>
          <w:numId w:val="38"/>
        </w:numPr>
        <w:spacing w:line="240" w:lineRule="auto"/>
        <w:jc w:val="both"/>
        <w:rPr>
          <w:ins w:id="5804" w:author="Rajo" w:date="2018-06-02T15:27:00Z"/>
          <w:lang w:val="bs-Latn-BA"/>
        </w:rPr>
      </w:pPr>
      <w:r>
        <w:rPr>
          <w:lang w:val="bs-Latn-BA"/>
        </w:rPr>
        <w:t xml:space="preserve">Korisnik posjećuje link za odjavu na drugoj SP2 aplikaciji - </w:t>
      </w:r>
      <w:r>
        <w:rPr>
          <w:i/>
          <w:lang w:val="bs-Latn-BA"/>
        </w:rPr>
        <w:t>localhost:8082/sp2/logout</w:t>
      </w:r>
      <w:r>
        <w:rPr>
          <w:lang w:val="bs-Latn-BA"/>
        </w:rPr>
        <w:t>, nakon čega se uništava sigurnosni kontekst, odnosno sesija, koju je posjedovao u okviru nje. Time je korisnik odjavljen iz SP2 klijentske aplikacije.</w:t>
      </w:r>
    </w:p>
    <w:p w14:paraId="3D76017C" w14:textId="77777777" w:rsidR="00F73025" w:rsidRDefault="00F73025">
      <w:pPr>
        <w:pStyle w:val="ListParagraph1"/>
        <w:spacing w:line="240" w:lineRule="auto"/>
        <w:jc w:val="both"/>
        <w:rPr>
          <w:lang w:val="bs-Latn-BA"/>
        </w:rPr>
        <w:pPrChange w:id="5805" w:author="Rajo" w:date="2018-06-02T15:27:00Z">
          <w:pPr>
            <w:pStyle w:val="ListParagraph1"/>
            <w:numPr>
              <w:numId w:val="38"/>
            </w:numPr>
            <w:spacing w:line="240" w:lineRule="auto"/>
            <w:ind w:hanging="360"/>
            <w:jc w:val="both"/>
          </w:pPr>
        </w:pPrChange>
      </w:pPr>
    </w:p>
    <w:p w14:paraId="16341F7E" w14:textId="086050CB" w:rsidR="00E94ADE" w:rsidDel="00F73025" w:rsidRDefault="00E94ADE">
      <w:pPr>
        <w:spacing w:line="240" w:lineRule="auto"/>
        <w:jc w:val="both"/>
        <w:rPr>
          <w:del w:id="5806" w:author="Rajo" w:date="2018-06-02T15:27:00Z"/>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IdP-a, zajedno sa zahtjevom za odjavu u obliku SAML </w:t>
      </w:r>
      <w:r>
        <w:rPr>
          <w:i/>
          <w:lang w:val="bs-Latn-BA"/>
        </w:rPr>
        <w:t>LogoutRequest</w:t>
      </w:r>
      <w:r>
        <w:rPr>
          <w:lang w:val="bs-Latn-BA"/>
        </w:rPr>
        <w:t>-a koji sadrži identifikator sesije na IdP strani.</w:t>
      </w:r>
    </w:p>
    <w:p w14:paraId="3359DFF2" w14:textId="77777777" w:rsidR="00E94ADE" w:rsidRDefault="00E94ADE">
      <w:pPr>
        <w:pStyle w:val="ListParagraph1"/>
        <w:spacing w:line="240" w:lineRule="auto"/>
        <w:rPr>
          <w:lang w:val="bs-Latn-BA"/>
        </w:rPr>
      </w:pPr>
    </w:p>
    <w:p w14:paraId="19F1113F" w14:textId="7090D80B" w:rsidR="00E94ADE" w:rsidDel="00680486" w:rsidRDefault="00CC5052">
      <w:pPr>
        <w:pStyle w:val="ListParagraph1"/>
        <w:numPr>
          <w:ilvl w:val="0"/>
          <w:numId w:val="38"/>
        </w:numPr>
        <w:spacing w:line="240" w:lineRule="auto"/>
        <w:contextualSpacing w:val="0"/>
        <w:jc w:val="both"/>
        <w:rPr>
          <w:del w:id="5807" w:author="Rajo" w:date="2018-06-17T15:17:00Z"/>
          <w:lang w:val="bs-Latn-BA"/>
        </w:rPr>
        <w:pPrChange w:id="5808" w:author="Rajo" w:date="2018-06-17T15:17:00Z">
          <w:pPr>
            <w:pStyle w:val="ListParagraph1"/>
            <w:numPr>
              <w:numId w:val="38"/>
            </w:numPr>
            <w:spacing w:line="240" w:lineRule="auto"/>
            <w:ind w:hanging="360"/>
            <w:jc w:val="both"/>
          </w:pPr>
        </w:pPrChange>
      </w:pPr>
      <w:r>
        <w:rPr>
          <w:lang w:val="bs-Latn-BA"/>
        </w:rPr>
        <w:t xml:space="preserve">Kada IdP primi zahtijev za odjavu, on </w:t>
      </w:r>
      <w:ins w:id="5809" w:author="Rajo" w:date="2018-06-02T15:32:00Z">
        <w:r w:rsidR="00A4095B">
          <w:rPr>
            <w:lang w:val="bs-Latn-BA"/>
          </w:rPr>
          <w:t xml:space="preserve">odmah </w:t>
        </w:r>
      </w:ins>
      <w:commentRangeStart w:id="5810"/>
      <w:commentRangeStart w:id="5811"/>
      <w:r>
        <w:rPr>
          <w:lang w:val="bs-Latn-BA"/>
        </w:rPr>
        <w:t>vrši komunikaciju sa svim ostalim SP aplikacijama</w:t>
      </w:r>
      <w:commentRangeEnd w:id="5810"/>
      <w:r>
        <w:commentReference w:id="5810"/>
      </w:r>
      <w:commentRangeEnd w:id="5811"/>
      <w:r w:rsidR="00DB01B8">
        <w:rPr>
          <w:rStyle w:val="CommentReference"/>
        </w:rPr>
        <w:commentReference w:id="5811"/>
      </w:r>
      <w:r>
        <w:rPr>
          <w:lang w:val="bs-Latn-BA"/>
        </w:rPr>
        <w:t xml:space="preserve">  na koje je taj korisnik prijavljen, s ciljem uništavanje sesije i u okviru njih. </w:t>
      </w:r>
      <w:ins w:id="5812" w:author="Rajo" w:date="2018-06-02T15:31:00Z">
        <w:r w:rsidR="00A4095B">
          <w:rPr>
            <w:lang w:val="bs-Latn-BA"/>
          </w:rPr>
          <w:t>Komunikacija između IdP-a i SP-</w:t>
        </w:r>
      </w:ins>
      <w:ins w:id="5813" w:author="Rajo" w:date="2018-06-02T15:37:00Z">
        <w:r w:rsidR="00840CB2">
          <w:rPr>
            <w:lang w:val="bs-Latn-BA"/>
          </w:rPr>
          <w:t>ova</w:t>
        </w:r>
      </w:ins>
      <w:ins w:id="5814" w:author="Rajo" w:date="2018-06-02T15:31:00Z">
        <w:r w:rsidR="00A4095B">
          <w:rPr>
            <w:lang w:val="bs-Latn-BA"/>
          </w:rPr>
          <w:t xml:space="preserve"> se vrši direktno, bez posredstva korisnika</w:t>
        </w:r>
      </w:ins>
      <w:ins w:id="5815" w:author="Rajo" w:date="2018-06-02T15:33:00Z">
        <w:r w:rsidR="00381AAC">
          <w:rPr>
            <w:lang w:val="bs-Latn-BA"/>
          </w:rPr>
          <w:t xml:space="preserve"> tj. </w:t>
        </w:r>
        <w:r w:rsidR="00995BDE">
          <w:rPr>
            <w:lang w:val="bs-Latn-BA"/>
          </w:rPr>
          <w:t>njegovog preusmjeravanja</w:t>
        </w:r>
      </w:ins>
      <w:ins w:id="5816" w:author="Rajo" w:date="2018-06-02T15:32:00Z">
        <w:r w:rsidR="00A4095B">
          <w:rPr>
            <w:lang w:val="bs-Latn-BA"/>
          </w:rPr>
          <w:t>, tako što SLO servis IdP-a šalje pojedinačne, nezavisne zahtjeve svim ostalim SP aplikacijama</w:t>
        </w:r>
      </w:ins>
      <w:ins w:id="5817" w:author="Rajo" w:date="2018-06-02T15:36:00Z">
        <w:r w:rsidR="00205745">
          <w:rPr>
            <w:lang w:val="bs-Latn-BA"/>
          </w:rPr>
          <w:t xml:space="preserve"> (</w:t>
        </w:r>
      </w:ins>
      <w:ins w:id="5818" w:author="Rajo" w:date="2018-06-02T15:37:00Z">
        <w:r w:rsidR="00205745">
          <w:rPr>
            <w:lang w:val="bs-Latn-BA"/>
          </w:rPr>
          <w:t xml:space="preserve">direktna </w:t>
        </w:r>
      </w:ins>
      <w:ins w:id="5819" w:author="Rajo" w:date="2018-06-02T15:36:00Z">
        <w:r w:rsidR="00205745">
          <w:rPr>
            <w:lang w:val="bs-Latn-BA"/>
          </w:rPr>
          <w:t>komunikacija između servisa)</w:t>
        </w:r>
      </w:ins>
      <w:ins w:id="5820" w:author="Rajo" w:date="2018-06-02T15:37:00Z">
        <w:r w:rsidR="00205745">
          <w:rPr>
            <w:lang w:val="bs-Latn-BA"/>
          </w:rPr>
          <w:t>.</w:t>
        </w:r>
      </w:ins>
    </w:p>
    <w:p w14:paraId="502F588E" w14:textId="77777777" w:rsidR="00E94ADE" w:rsidRPr="00143689" w:rsidRDefault="00E94ADE">
      <w:pPr>
        <w:pStyle w:val="ListParagraph1"/>
        <w:numPr>
          <w:ilvl w:val="0"/>
          <w:numId w:val="38"/>
        </w:numPr>
        <w:spacing w:line="240" w:lineRule="auto"/>
        <w:contextualSpacing w:val="0"/>
        <w:jc w:val="both"/>
        <w:rPr>
          <w:lang w:val="bs-Latn-BA"/>
        </w:rPr>
        <w:pPrChange w:id="5821" w:author="Rajo" w:date="2018-06-17T15:17:00Z">
          <w:pPr>
            <w:pStyle w:val="ListParagraph1"/>
            <w:spacing w:line="240" w:lineRule="auto"/>
          </w:pPr>
        </w:pPrChange>
      </w:pPr>
    </w:p>
    <w:p w14:paraId="4365220B" w14:textId="5FD06AFA" w:rsidR="00E94ADE" w:rsidDel="00FC3343" w:rsidRDefault="00CC5052">
      <w:pPr>
        <w:pStyle w:val="ListParagraph1"/>
        <w:spacing w:line="240" w:lineRule="auto"/>
        <w:contextualSpacing w:val="0"/>
        <w:jc w:val="both"/>
        <w:rPr>
          <w:del w:id="5822" w:author="Rajo" w:date="2018-06-02T15:27:00Z"/>
          <w:lang w:val="bs-Latn-BA"/>
        </w:rPr>
        <w:pPrChange w:id="5823" w:author="Rajo" w:date="2018-06-17T15:17:00Z">
          <w:pPr>
            <w:pStyle w:val="ListParagraph1"/>
            <w:spacing w:line="240" w:lineRule="auto"/>
            <w:jc w:val="both"/>
          </w:pPr>
        </w:pPrChange>
      </w:pPr>
      <w:r>
        <w:rPr>
          <w:lang w:val="bs-Latn-BA"/>
        </w:rPr>
        <w:t>Po SAML specifikaciji</w:t>
      </w:r>
      <w:r w:rsidRPr="00D514DD">
        <w:rPr>
          <w:vertAlign w:val="superscript"/>
          <w:lang w:val="bs-Latn-BA"/>
          <w:rPrChange w:id="5824" w:author="Rajo" w:date="2018-06-02T15:29:00Z">
            <w:rPr>
              <w:lang w:val="bs-Latn-BA"/>
            </w:rPr>
          </w:rPrChange>
        </w:rPr>
        <w:t>[22]</w:t>
      </w:r>
      <w:r>
        <w:rPr>
          <w:lang w:val="bs-Latn-BA"/>
        </w:rPr>
        <w:t>, nakon što je IdP primio taj zahtjev, on određuje koje su to ostale aplikacije u okviru kojih je korisnik prijavljen putem njega, a zatim iterativno, za svaku od njih vrši sledeće:</w:t>
      </w:r>
    </w:p>
    <w:p w14:paraId="59A4E3AB" w14:textId="77777777" w:rsidR="00FC3343" w:rsidRDefault="00FC3343">
      <w:pPr>
        <w:pStyle w:val="ListParagraph1"/>
        <w:spacing w:line="240" w:lineRule="auto"/>
        <w:contextualSpacing w:val="0"/>
        <w:jc w:val="both"/>
        <w:rPr>
          <w:ins w:id="5825" w:author="Rajo" w:date="2018-06-02T15:27:00Z"/>
          <w:lang w:val="bs-Latn-BA"/>
        </w:rPr>
        <w:pPrChange w:id="5826" w:author="Rajo" w:date="2018-06-17T15:17:00Z">
          <w:pPr>
            <w:pStyle w:val="ListParagraph1"/>
            <w:spacing w:line="240" w:lineRule="auto"/>
            <w:jc w:val="both"/>
          </w:pPr>
        </w:pPrChange>
      </w:pPr>
    </w:p>
    <w:p w14:paraId="19D7CD66" w14:textId="71193640" w:rsidR="00E94ADE" w:rsidDel="00680486" w:rsidRDefault="00E94ADE">
      <w:pPr>
        <w:pStyle w:val="ListParagraph1"/>
        <w:spacing w:line="240" w:lineRule="auto"/>
        <w:ind w:left="0"/>
        <w:jc w:val="both"/>
        <w:rPr>
          <w:del w:id="5827" w:author="Rajo" w:date="2018-06-17T15:17:00Z"/>
          <w:lang w:val="bs-Latn-BA"/>
        </w:rPr>
        <w:pPrChange w:id="5828" w:author="Rajo" w:date="2018-06-17T15:17:00Z">
          <w:pPr>
            <w:spacing w:line="240" w:lineRule="auto"/>
            <w:jc w:val="both"/>
          </w:pPr>
        </w:pPrChange>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r>
        <w:rPr>
          <w:i/>
          <w:lang w:val="bs-Latn-BA"/>
        </w:rPr>
        <w:t>LogoutRequest</w:t>
      </w:r>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Del="00680486" w:rsidRDefault="00CC5052">
      <w:pPr>
        <w:pStyle w:val="ListParagraph1"/>
        <w:numPr>
          <w:ilvl w:val="1"/>
          <w:numId w:val="38"/>
        </w:numPr>
        <w:spacing w:line="240" w:lineRule="auto"/>
        <w:contextualSpacing w:val="0"/>
        <w:jc w:val="both"/>
        <w:rPr>
          <w:del w:id="5829" w:author="Rajo" w:date="2018-06-17T15:17:00Z"/>
          <w:lang w:val="bs-Latn-BA"/>
        </w:rPr>
        <w:pPrChange w:id="5830" w:author="Rajo" w:date="2018-06-17T15:18:00Z">
          <w:pPr>
            <w:pStyle w:val="ListParagraph1"/>
            <w:numPr>
              <w:ilvl w:val="1"/>
              <w:numId w:val="38"/>
            </w:numPr>
            <w:spacing w:line="240" w:lineRule="auto"/>
            <w:ind w:left="1440" w:hanging="360"/>
            <w:jc w:val="both"/>
          </w:pPr>
        </w:pPrChange>
      </w:pPr>
      <w:r>
        <w:rPr>
          <w:lang w:val="bs-Latn-BA"/>
        </w:rPr>
        <w:t xml:space="preserve">Čeka povratak sa SP-a i odgovor u obliku </w:t>
      </w:r>
      <w:r>
        <w:rPr>
          <w:i/>
          <w:lang w:val="bs-Latn-BA"/>
        </w:rPr>
        <w:t>LogoutResponse</w:t>
      </w:r>
      <w:r>
        <w:rPr>
          <w:lang w:val="bs-Latn-BA"/>
        </w:rPr>
        <w:t>-a</w:t>
      </w:r>
    </w:p>
    <w:p w14:paraId="7BA69927" w14:textId="77777777" w:rsidR="00E94ADE" w:rsidRPr="00143689" w:rsidRDefault="00E94ADE">
      <w:pPr>
        <w:pStyle w:val="ListParagraph1"/>
        <w:numPr>
          <w:ilvl w:val="1"/>
          <w:numId w:val="38"/>
        </w:numPr>
        <w:spacing w:line="240" w:lineRule="auto"/>
        <w:contextualSpacing w:val="0"/>
        <w:jc w:val="both"/>
        <w:rPr>
          <w:lang w:val="bs-Latn-BA"/>
        </w:rPr>
        <w:pPrChange w:id="5831" w:author="Rajo" w:date="2018-06-17T15:18:00Z">
          <w:pPr>
            <w:pStyle w:val="ListParagraph1"/>
            <w:spacing w:line="240" w:lineRule="auto"/>
            <w:jc w:val="both"/>
          </w:pPr>
        </w:pPrChange>
      </w:pPr>
    </w:p>
    <w:p w14:paraId="414E65A7" w14:textId="234C374A" w:rsidR="00E94ADE" w:rsidDel="00F73025" w:rsidRDefault="00CC5052">
      <w:pPr>
        <w:pStyle w:val="ListParagraph1"/>
        <w:spacing w:line="240" w:lineRule="auto"/>
        <w:contextualSpacing w:val="0"/>
        <w:jc w:val="both"/>
        <w:rPr>
          <w:del w:id="5832" w:author="Rajo" w:date="2018-06-02T15:27:00Z"/>
          <w:lang w:val="bs-Latn-BA"/>
        </w:rPr>
        <w:pPrChange w:id="5833" w:author="Rajo" w:date="2018-06-17T15:17:00Z">
          <w:pPr>
            <w:pStyle w:val="ListParagraph1"/>
            <w:spacing w:line="240" w:lineRule="auto"/>
            <w:jc w:val="both"/>
          </w:pPr>
        </w:pPrChange>
      </w:pPr>
      <w:r>
        <w:rPr>
          <w:lang w:val="bs-Latn-BA"/>
        </w:rPr>
        <w:t xml:space="preserve">Kao što je moguće uočiti, a i sama definicija SLO-a u okviru SAML specifikacije na to upozorava, </w:t>
      </w:r>
      <w:r>
        <w:rPr>
          <w:i/>
          <w:lang w:val="bs-Latn-BA"/>
        </w:rPr>
        <w:t>Single-Log-Out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3DF1DC83" w14:textId="77777777" w:rsidR="00F73025" w:rsidRDefault="00F73025">
      <w:pPr>
        <w:pStyle w:val="ListParagraph1"/>
        <w:spacing w:line="240" w:lineRule="auto"/>
        <w:contextualSpacing w:val="0"/>
        <w:jc w:val="both"/>
        <w:rPr>
          <w:ins w:id="5834" w:author="Rajo" w:date="2018-06-02T15:27:00Z"/>
          <w:lang w:val="bs-Latn-BA"/>
        </w:rPr>
        <w:pPrChange w:id="5835" w:author="Rajo" w:date="2018-06-17T15:17:00Z">
          <w:pPr>
            <w:pStyle w:val="ListParagraph1"/>
            <w:spacing w:line="240" w:lineRule="auto"/>
            <w:jc w:val="both"/>
          </w:pPr>
        </w:pPrChange>
      </w:pPr>
    </w:p>
    <w:p w14:paraId="779E9480" w14:textId="281B1CE4" w:rsidR="00E94ADE" w:rsidDel="00680486" w:rsidRDefault="00E94ADE">
      <w:pPr>
        <w:pStyle w:val="ListParagraph1"/>
        <w:spacing w:line="240" w:lineRule="auto"/>
        <w:ind w:left="0"/>
        <w:contextualSpacing w:val="0"/>
        <w:jc w:val="both"/>
        <w:rPr>
          <w:del w:id="5836" w:author="Rajo" w:date="2018-06-17T15:17:00Z"/>
          <w:lang w:val="bs-Latn-BA"/>
        </w:rPr>
        <w:pPrChange w:id="5837" w:author="Rajo" w:date="2018-06-17T15:17:00Z">
          <w:pPr>
            <w:spacing w:line="240" w:lineRule="auto"/>
          </w:pPr>
        </w:pPrChange>
      </w:pPr>
    </w:p>
    <w:p w14:paraId="19B3F4BA" w14:textId="591892F5" w:rsidR="00E94ADE" w:rsidDel="00815B41" w:rsidRDefault="00CC5052">
      <w:pPr>
        <w:pStyle w:val="ListParagraph1"/>
        <w:spacing w:line="240" w:lineRule="auto"/>
        <w:contextualSpacing w:val="0"/>
        <w:jc w:val="both"/>
        <w:rPr>
          <w:del w:id="5838" w:author="Rajo" w:date="2018-06-17T15:18:00Z"/>
          <w:lang w:val="bs-Latn-BA"/>
        </w:rPr>
        <w:pPrChange w:id="5839" w:author="Rajo" w:date="2018-06-17T15:17:00Z">
          <w:pPr>
            <w:pStyle w:val="ListParagraph1"/>
            <w:spacing w:line="240" w:lineRule="auto"/>
            <w:jc w:val="both"/>
          </w:pPr>
        </w:pPrChange>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w:t>
      </w:r>
      <w:del w:id="5840" w:author="Rajo" w:date="2018-06-02T15:35:00Z">
        <w:r w:rsidDel="009552B2">
          <w:rPr>
            <w:lang w:val="bs-Latn-BA"/>
          </w:rPr>
          <w:delText xml:space="preserve"> način</w:delText>
        </w:r>
      </w:del>
      <w:ins w:id="5841" w:author="Rajo" w:date="2018-06-02T15:35:00Z">
        <w:r w:rsidR="001A6CEA">
          <w:rPr>
            <w:lang w:val="bs-Latn-BA"/>
          </w:rPr>
          <w:t>, odnosno gore navedeni način</w:t>
        </w:r>
      </w:ins>
      <w:r>
        <w:rPr>
          <w:lang w:val="bs-Latn-BA"/>
        </w:rPr>
        <w:t xml:space="preserve">, </w:t>
      </w:r>
      <w:del w:id="5842" w:author="Rajo" w:date="2018-06-02T15:35:00Z">
        <w:r w:rsidDel="001A6CEA">
          <w:rPr>
            <w:lang w:val="bs-Latn-BA"/>
          </w:rPr>
          <w:delText xml:space="preserve">odnosno tako što SLO servis IdP-a </w:delText>
        </w:r>
      </w:del>
      <w:ins w:id="5843" w:author="Rajo" w:date="2018-06-02T15:35:00Z">
        <w:r w:rsidR="001A6CEA">
          <w:rPr>
            <w:lang w:val="bs-Latn-BA"/>
          </w:rPr>
          <w:t>s</w:t>
        </w:r>
      </w:ins>
      <w:del w:id="5844" w:author="Rajo" w:date="2018-06-02T15:35:00Z">
        <w:r w:rsidDel="001A6CEA">
          <w:rPr>
            <w:lang w:val="bs-Latn-BA"/>
          </w:rPr>
          <w:delText>šalje</w:delText>
        </w:r>
      </w:del>
      <w:ins w:id="5845" w:author="Rajo" w:date="2018-06-02T15:35:00Z">
        <w:r w:rsidR="001A6CEA">
          <w:rPr>
            <w:lang w:val="bs-Latn-BA"/>
          </w:rPr>
          <w:t>lanjem</w:t>
        </w:r>
      </w:ins>
      <w:r>
        <w:rPr>
          <w:lang w:val="bs-Latn-BA"/>
        </w:rPr>
        <w:t xml:space="preserve"> pojedinačn</w:t>
      </w:r>
      <w:ins w:id="5846" w:author="Rajo" w:date="2018-06-02T15:41:00Z">
        <w:r w:rsidR="00DB01B8">
          <w:rPr>
            <w:lang w:val="bs-Latn-BA"/>
          </w:rPr>
          <w:t>ih</w:t>
        </w:r>
      </w:ins>
      <w:del w:id="5847" w:author="Rajo" w:date="2018-06-02T15:41:00Z">
        <w:r w:rsidDel="00DB01B8">
          <w:rPr>
            <w:lang w:val="bs-Latn-BA"/>
          </w:rPr>
          <w:delText>e</w:delText>
        </w:r>
      </w:del>
      <w:r>
        <w:rPr>
          <w:lang w:val="bs-Latn-BA"/>
        </w:rPr>
        <w:t>, nezavisn</w:t>
      </w:r>
      <w:ins w:id="5848" w:author="Rajo" w:date="2018-06-02T15:41:00Z">
        <w:r w:rsidR="00DB01B8">
          <w:rPr>
            <w:lang w:val="bs-Latn-BA"/>
          </w:rPr>
          <w:t>ih</w:t>
        </w:r>
      </w:ins>
      <w:del w:id="5849" w:author="Rajo" w:date="2018-06-02T15:41:00Z">
        <w:r w:rsidDel="00DB01B8">
          <w:rPr>
            <w:lang w:val="bs-Latn-BA"/>
          </w:rPr>
          <w:delText>e</w:delText>
        </w:r>
      </w:del>
      <w:r>
        <w:rPr>
          <w:lang w:val="bs-Latn-BA"/>
        </w:rPr>
        <w:t xml:space="preserve"> zahtjeve </w:t>
      </w:r>
      <w:ins w:id="5850" w:author="Rajo" w:date="2018-06-02T15:35:00Z">
        <w:r w:rsidR="001A6CEA">
          <w:rPr>
            <w:lang w:val="bs-Latn-BA"/>
          </w:rPr>
          <w:t xml:space="preserve">ka </w:t>
        </w:r>
      </w:ins>
      <w:r>
        <w:rPr>
          <w:lang w:val="bs-Latn-BA"/>
        </w:rPr>
        <w:t>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contextualSpacing w:val="0"/>
        <w:jc w:val="both"/>
        <w:rPr>
          <w:lang w:val="bs-Latn-BA"/>
        </w:rPr>
        <w:pPrChange w:id="5851" w:author="Rajo" w:date="2018-06-17T15:18:00Z">
          <w:pPr>
            <w:pStyle w:val="ListParagraph1"/>
            <w:spacing w:line="240" w:lineRule="auto"/>
          </w:pPr>
        </w:pPrChange>
      </w:pPr>
    </w:p>
    <w:p w14:paraId="180BEAFE" w14:textId="7553BD28" w:rsidR="00F5398D" w:rsidRDefault="00CC5052">
      <w:pPr>
        <w:pStyle w:val="ListParagraph1"/>
        <w:numPr>
          <w:ilvl w:val="0"/>
          <w:numId w:val="38"/>
        </w:numPr>
        <w:spacing w:line="240" w:lineRule="auto"/>
        <w:jc w:val="both"/>
        <w:rPr>
          <w:ins w:id="5852" w:author="Rajo" w:date="2018-06-17T21:23:00Z"/>
          <w:lang w:val="bs-Latn-BA"/>
        </w:rPr>
      </w:pPr>
      <w:r>
        <w:rPr>
          <w:lang w:val="bs-Latn-BA"/>
        </w:rPr>
        <w:t xml:space="preserve">Na kraju, i sam IdP uništava sigurnosti kontekst vezan za tog korisnika, nakon čega je on uspješno odjavljen sa njega, kao i sa svih ostalih aplikacija koje su bile u stanju da uspješno prime i obrade zahtjev za odjavu. </w:t>
      </w:r>
    </w:p>
    <w:p w14:paraId="31611AF3" w14:textId="3FD6AD3F" w:rsidR="00E94ADE" w:rsidDel="00F73025" w:rsidRDefault="00E94ADE">
      <w:pPr>
        <w:rPr>
          <w:del w:id="5853" w:author="Rajo" w:date="2018-06-02T15:27:00Z"/>
          <w:lang w:val="bs-Latn-BA"/>
        </w:rPr>
        <w:pPrChange w:id="5854" w:author="Rajo" w:date="2018-06-17T21:23:00Z">
          <w:pPr>
            <w:pStyle w:val="ListParagraph1"/>
            <w:numPr>
              <w:numId w:val="38"/>
            </w:numPr>
            <w:spacing w:line="240" w:lineRule="auto"/>
            <w:ind w:hanging="360"/>
            <w:jc w:val="both"/>
          </w:pPr>
        </w:pPrChange>
      </w:pPr>
    </w:p>
    <w:p w14:paraId="1C42E260" w14:textId="77777777" w:rsidR="00E94ADE" w:rsidRPr="00F73025" w:rsidDel="00F73025" w:rsidRDefault="00E94ADE">
      <w:pPr>
        <w:rPr>
          <w:del w:id="5855" w:author="Rajo" w:date="2018-06-02T15:27:00Z"/>
          <w:lang w:val="bs-Latn-BA"/>
        </w:rPr>
        <w:pPrChange w:id="5856" w:author="Rajo" w:date="2018-06-17T21:23:00Z">
          <w:pPr>
            <w:pStyle w:val="ListParagraph1"/>
            <w:spacing w:line="240" w:lineRule="auto"/>
          </w:pPr>
        </w:pPrChange>
      </w:pPr>
    </w:p>
    <w:p w14:paraId="4CF33705" w14:textId="77777777" w:rsidR="00E94ADE" w:rsidRDefault="00E94ADE">
      <w:pPr>
        <w:rPr>
          <w:lang w:val="bs-Latn-BA"/>
        </w:rPr>
        <w:pPrChange w:id="5857" w:author="Rajo" w:date="2018-06-17T21:23:00Z">
          <w:pPr>
            <w:spacing w:line="240" w:lineRule="auto"/>
          </w:pPr>
        </w:pPrChange>
      </w:pPr>
    </w:p>
    <w:p w14:paraId="51BE74E7" w14:textId="587422F5" w:rsidR="009207A4" w:rsidRDefault="009207A4">
      <w:pPr>
        <w:pStyle w:val="Heading2"/>
        <w:rPr>
          <w:ins w:id="5858" w:author="Rajo" w:date="2018-06-17T21:23:00Z"/>
          <w:lang w:val="bs-Latn-BA"/>
        </w:rPr>
        <w:pPrChange w:id="5859" w:author="Rajo" w:date="2018-06-17T21:23:00Z">
          <w:pPr>
            <w:spacing w:line="240" w:lineRule="auto"/>
            <w:ind w:firstLine="360"/>
            <w:jc w:val="both"/>
          </w:pPr>
        </w:pPrChange>
      </w:pPr>
      <w:ins w:id="5860" w:author="Rajo" w:date="2018-06-17T21:23:00Z">
        <w:r>
          <w:rPr>
            <w:lang w:val="bs-Latn-BA"/>
          </w:rPr>
          <w:lastRenderedPageBreak/>
          <w:t>Poređenje sa postoj</w:t>
        </w:r>
        <w:r w:rsidR="00F5398D">
          <w:rPr>
            <w:lang w:val="bs-Latn-BA"/>
          </w:rPr>
          <w:t>ećim rješenjima</w:t>
        </w:r>
      </w:ins>
    </w:p>
    <w:p w14:paraId="3857C84D" w14:textId="6E6E089C" w:rsidR="00057AAC" w:rsidRDefault="00057AAC">
      <w:pPr>
        <w:spacing w:line="240" w:lineRule="auto"/>
        <w:ind w:firstLine="360"/>
        <w:jc w:val="both"/>
        <w:rPr>
          <w:ins w:id="5861" w:author="Rajo" w:date="2018-06-18T19:39:00Z"/>
          <w:lang w:val="bs-Latn-BA"/>
        </w:rPr>
      </w:pPr>
      <w:ins w:id="5862" w:author="Rajo" w:date="2018-06-18T19:22:00Z">
        <w:r>
          <w:rPr>
            <w:lang w:val="bs-Latn-BA"/>
          </w:rPr>
          <w:t>N</w:t>
        </w:r>
      </w:ins>
      <w:ins w:id="5863" w:author="Rajo" w:date="2018-06-18T19:23:00Z">
        <w:r>
          <w:rPr>
            <w:lang w:val="bs-Latn-BA"/>
          </w:rPr>
          <w:t xml:space="preserve">aredna </w:t>
        </w:r>
        <w:r w:rsidRPr="00057AAC">
          <w:rPr>
            <w:b/>
            <w:lang w:val="bs-Latn-BA"/>
            <w:rPrChange w:id="5864" w:author="Rajo" w:date="2018-06-18T19:25:00Z">
              <w:rPr>
                <w:lang w:val="bs-Latn-BA"/>
              </w:rPr>
            </w:rPrChange>
          </w:rPr>
          <w:t>Tabela 10.1</w:t>
        </w:r>
      </w:ins>
      <w:ins w:id="5865" w:author="Rajo" w:date="2018-06-18T19:36:00Z">
        <w:r w:rsidR="00E617B5">
          <w:rPr>
            <w:b/>
            <w:lang w:val="bs-Latn-BA"/>
          </w:rPr>
          <w:t>,</w:t>
        </w:r>
      </w:ins>
      <w:ins w:id="5866" w:author="Rajo" w:date="2018-06-18T19:23:00Z">
        <w:r w:rsidRPr="00057AAC">
          <w:rPr>
            <w:lang w:val="bs-Latn-BA"/>
          </w:rPr>
          <w:t xml:space="preserve"> </w:t>
        </w:r>
        <w:r>
          <w:rPr>
            <w:lang w:val="bs-Latn-BA"/>
          </w:rPr>
          <w:t xml:space="preserve">predstavlja proširenje postojeće </w:t>
        </w:r>
        <w:r w:rsidRPr="00057AAC">
          <w:rPr>
            <w:b/>
            <w:lang w:val="bs-Latn-BA"/>
            <w:rPrChange w:id="5867" w:author="Rajo" w:date="2018-06-18T19:25:00Z">
              <w:rPr>
                <w:lang w:val="bs-Latn-BA"/>
              </w:rPr>
            </w:rPrChange>
          </w:rPr>
          <w:t>Tabele 9.2</w:t>
        </w:r>
      </w:ins>
      <w:ins w:id="5868" w:author="Rajo" w:date="2018-06-18T19:29:00Z">
        <w:r w:rsidR="00E7728E">
          <w:rPr>
            <w:lang w:val="bs-Latn-BA"/>
          </w:rPr>
          <w:t xml:space="preserve"> (</w:t>
        </w:r>
        <w:r w:rsidR="00E7728E" w:rsidRPr="00E7728E">
          <w:rPr>
            <w:b/>
            <w:lang w:val="bs-Latn-BA"/>
            <w:rPrChange w:id="5869" w:author="Rajo" w:date="2018-06-18T19:30:00Z">
              <w:rPr>
                <w:lang w:val="bs-Latn-BA"/>
              </w:rPr>
            </w:rPrChange>
          </w:rPr>
          <w:t>P</w:t>
        </w:r>
      </w:ins>
      <w:ins w:id="5870" w:author="Rajo" w:date="2018-06-18T19:25:00Z">
        <w:r w:rsidRPr="00E7728E">
          <w:rPr>
            <w:b/>
            <w:lang w:val="bs-Latn-BA"/>
            <w:rPrChange w:id="5871" w:author="Rajo" w:date="2018-06-18T19:30:00Z">
              <w:rPr>
                <w:lang w:val="bs-Latn-BA"/>
              </w:rPr>
            </w:rPrChange>
          </w:rPr>
          <w:t>aragraf 9.4</w:t>
        </w:r>
      </w:ins>
      <w:ins w:id="5872" w:author="Rajo" w:date="2018-06-18T19:29:00Z">
        <w:r w:rsidR="00E7728E">
          <w:rPr>
            <w:lang w:val="bs-Latn-BA"/>
          </w:rPr>
          <w:t>)</w:t>
        </w:r>
      </w:ins>
      <w:ins w:id="5873" w:author="Rajo" w:date="2018-06-18T19:25:00Z">
        <w:r>
          <w:rPr>
            <w:lang w:val="bs-Latn-BA"/>
          </w:rPr>
          <w:t xml:space="preserve"> </w:t>
        </w:r>
      </w:ins>
      <w:ins w:id="5874" w:author="Rajo" w:date="2018-06-18T19:32:00Z">
        <w:r w:rsidR="00E7728E">
          <w:rPr>
            <w:lang w:val="bs-Latn-BA"/>
          </w:rPr>
          <w:t xml:space="preserve">u kojoj su navedene osnovne karakteristike </w:t>
        </w:r>
      </w:ins>
      <w:ins w:id="5875" w:author="Rajo" w:date="2018-06-18T19:27:00Z">
        <w:r>
          <w:rPr>
            <w:lang w:val="bs-Latn-BA"/>
          </w:rPr>
          <w:t>izabranih</w:t>
        </w:r>
      </w:ins>
      <w:ins w:id="5876" w:author="Rajo" w:date="2018-06-18T19:36:00Z">
        <w:r w:rsidR="00595030">
          <w:rPr>
            <w:lang w:val="bs-Latn-BA"/>
          </w:rPr>
          <w:t xml:space="preserve"> po</w:t>
        </w:r>
      </w:ins>
      <w:ins w:id="5877" w:author="Rajo" w:date="2018-06-18T19:37:00Z">
        <w:r w:rsidR="00595030">
          <w:rPr>
            <w:lang w:val="bs-Latn-BA"/>
          </w:rPr>
          <w:t>stojećih</w:t>
        </w:r>
      </w:ins>
      <w:ins w:id="5878" w:author="Rajo" w:date="2018-06-18T19:26:00Z">
        <w:r>
          <w:rPr>
            <w:lang w:val="bs-Latn-BA"/>
          </w:rPr>
          <w:t xml:space="preserve"> SSO rješenja</w:t>
        </w:r>
      </w:ins>
      <w:ins w:id="5879" w:author="Rajo" w:date="2018-06-18T19:32:00Z">
        <w:r w:rsidR="00E7728E">
          <w:rPr>
            <w:lang w:val="bs-Latn-BA"/>
          </w:rPr>
          <w:t>, tako što s</w:t>
        </w:r>
      </w:ins>
      <w:ins w:id="5880" w:author="Rajo" w:date="2018-06-18T19:36:00Z">
        <w:r w:rsidR="00E617B5">
          <w:rPr>
            <w:lang w:val="bs-Latn-BA"/>
          </w:rPr>
          <w:t>e</w:t>
        </w:r>
      </w:ins>
      <w:ins w:id="5881" w:author="Rajo" w:date="2018-06-18T19:32:00Z">
        <w:r w:rsidR="00E7728E">
          <w:rPr>
            <w:lang w:val="bs-Latn-BA"/>
          </w:rPr>
          <w:t xml:space="preserve"> u njoj sada </w:t>
        </w:r>
      </w:ins>
      <w:ins w:id="5882" w:author="Rajo" w:date="2018-06-18T19:36:00Z">
        <w:r w:rsidR="00E617B5">
          <w:rPr>
            <w:lang w:val="bs-Latn-BA"/>
          </w:rPr>
          <w:t>nalaze</w:t>
        </w:r>
      </w:ins>
      <w:ins w:id="5883" w:author="Rajo" w:date="2018-06-18T19:33:00Z">
        <w:r w:rsidR="00E7728E">
          <w:rPr>
            <w:lang w:val="bs-Latn-BA"/>
          </w:rPr>
          <w:t xml:space="preserve"> </w:t>
        </w:r>
      </w:ins>
      <w:ins w:id="5884" w:author="Rajo" w:date="2018-06-18T19:35:00Z">
        <w:r w:rsidR="00E617B5">
          <w:rPr>
            <w:lang w:val="bs-Latn-BA"/>
          </w:rPr>
          <w:t xml:space="preserve">i </w:t>
        </w:r>
      </w:ins>
      <w:ins w:id="5885" w:author="Rajo" w:date="2018-06-18T19:33:00Z">
        <w:r w:rsidR="00E7728E">
          <w:rPr>
            <w:lang w:val="bs-Latn-BA"/>
          </w:rPr>
          <w:t xml:space="preserve">karakteristike </w:t>
        </w:r>
      </w:ins>
      <w:ins w:id="5886" w:author="Rajo" w:date="2018-06-18T19:34:00Z">
        <w:r w:rsidR="00E7728E">
          <w:rPr>
            <w:lang w:val="bs-Latn-BA"/>
          </w:rPr>
          <w:t>gore n</w:t>
        </w:r>
      </w:ins>
      <w:ins w:id="5887" w:author="Rajo" w:date="2018-06-18T19:35:00Z">
        <w:r w:rsidR="00E7728E">
          <w:rPr>
            <w:lang w:val="bs-Latn-BA"/>
          </w:rPr>
          <w:t xml:space="preserve">avedenog </w:t>
        </w:r>
      </w:ins>
      <w:ins w:id="5888" w:author="Rajo" w:date="2018-06-18T19:33:00Z">
        <w:r w:rsidR="00E7728E">
          <w:rPr>
            <w:lang w:val="bs-Latn-BA"/>
          </w:rPr>
          <w:t>i</w:t>
        </w:r>
      </w:ins>
      <w:ins w:id="5889" w:author="Rajo" w:date="2018-06-18T19:34:00Z">
        <w:r w:rsidR="00E7728E">
          <w:rPr>
            <w:lang w:val="bs-Latn-BA"/>
          </w:rPr>
          <w:t>mplementiranog rješenja</w:t>
        </w:r>
      </w:ins>
      <w:ins w:id="5890" w:author="Rajo" w:date="2018-06-18T19:35:00Z">
        <w:r w:rsidR="00E7728E">
          <w:rPr>
            <w:lang w:val="bs-Latn-BA"/>
          </w:rPr>
          <w:t>.</w:t>
        </w:r>
      </w:ins>
    </w:p>
    <w:p w14:paraId="0E4D4C53" w14:textId="77777777" w:rsidR="00E153F4" w:rsidRDefault="00E153F4">
      <w:pPr>
        <w:spacing w:after="0" w:line="240" w:lineRule="auto"/>
        <w:ind w:firstLine="360"/>
        <w:jc w:val="both"/>
        <w:rPr>
          <w:ins w:id="5891" w:author="Rajo" w:date="2018-06-18T19:37:00Z"/>
          <w:lang w:val="bs-Latn-BA"/>
        </w:rPr>
        <w:pPrChange w:id="5892" w:author="Rajo" w:date="2018-06-18T19:40:00Z">
          <w:pPr>
            <w:spacing w:line="240" w:lineRule="auto"/>
            <w:ind w:firstLine="360"/>
            <w:jc w:val="both"/>
          </w:pPr>
        </w:pPrChange>
      </w:pPr>
    </w:p>
    <w:p w14:paraId="0207A86E" w14:textId="49CD9230" w:rsidR="00E153F4" w:rsidRDefault="00E153F4">
      <w:pPr>
        <w:pStyle w:val="Caption"/>
        <w:keepNext/>
        <w:jc w:val="center"/>
        <w:rPr>
          <w:ins w:id="5893" w:author="Rajo" w:date="2018-06-18T19:39:00Z"/>
        </w:rPr>
        <w:pPrChange w:id="5894" w:author="Rajo" w:date="2018-06-18T19:39:00Z">
          <w:pPr/>
        </w:pPrChange>
      </w:pPr>
      <w:ins w:id="5895" w:author="Rajo" w:date="2018-06-18T19:39:00Z">
        <w:r>
          <w:t xml:space="preserve">Tabela </w:t>
        </w:r>
        <w:r>
          <w:fldChar w:fldCharType="begin"/>
        </w:r>
        <w:r>
          <w:instrText xml:space="preserve"> STYLEREF 1 \s </w:instrText>
        </w:r>
      </w:ins>
      <w:r>
        <w:fldChar w:fldCharType="separate"/>
      </w:r>
      <w:r>
        <w:rPr>
          <w:noProof/>
        </w:rPr>
        <w:t>10</w:t>
      </w:r>
      <w:ins w:id="5896" w:author="Rajo" w:date="2018-06-18T19:39:00Z">
        <w:r>
          <w:fldChar w:fldCharType="end"/>
        </w:r>
        <w:r>
          <w:t>.</w:t>
        </w:r>
        <w:r>
          <w:fldChar w:fldCharType="begin"/>
        </w:r>
        <w:r>
          <w:instrText xml:space="preserve"> SEQ Tabela \* ARABIC \s 1 </w:instrText>
        </w:r>
      </w:ins>
      <w:r>
        <w:fldChar w:fldCharType="separate"/>
      </w:r>
      <w:ins w:id="5897" w:author="Rajo" w:date="2018-06-18T19:39:00Z">
        <w:r>
          <w:rPr>
            <w:noProof/>
          </w:rPr>
          <w:t>1</w:t>
        </w:r>
        <w:r>
          <w:fldChar w:fldCharType="end"/>
        </w:r>
        <w:r w:rsidRPr="00E9032B">
          <w:t>- Uporedna analiza implementiranog rješenja sa postojećim</w:t>
        </w:r>
      </w:ins>
    </w:p>
    <w:tbl>
      <w:tblPr>
        <w:tblStyle w:val="TableGrid"/>
        <w:tblW w:w="9576" w:type="dxa"/>
        <w:jc w:val="center"/>
        <w:tblLayout w:type="fixed"/>
        <w:tblLook w:val="04A0" w:firstRow="1" w:lastRow="0" w:firstColumn="1" w:lastColumn="0" w:noHBand="0" w:noVBand="1"/>
        <w:tblPrChange w:id="5898" w:author="Rajo" w:date="2018-06-18T19:41:00Z">
          <w:tblPr>
            <w:tblStyle w:val="TableGrid"/>
            <w:tblW w:w="9576" w:type="dxa"/>
            <w:tblLayout w:type="fixed"/>
            <w:tblLook w:val="04A0" w:firstRow="1" w:lastRow="0" w:firstColumn="1" w:lastColumn="0" w:noHBand="0" w:noVBand="1"/>
          </w:tblPr>
        </w:tblPrChange>
      </w:tblPr>
      <w:tblGrid>
        <w:gridCol w:w="828"/>
        <w:gridCol w:w="3060"/>
        <w:gridCol w:w="1152"/>
        <w:gridCol w:w="1458"/>
        <w:gridCol w:w="1440"/>
        <w:gridCol w:w="1638"/>
        <w:tblGridChange w:id="5899">
          <w:tblGrid>
            <w:gridCol w:w="828"/>
            <w:gridCol w:w="3060"/>
            <w:gridCol w:w="1152"/>
            <w:gridCol w:w="1458"/>
            <w:gridCol w:w="1440"/>
            <w:gridCol w:w="1638"/>
          </w:tblGrid>
        </w:tblGridChange>
      </w:tblGrid>
      <w:tr w:rsidR="0000531D" w14:paraId="4A81B96E" w14:textId="77777777" w:rsidTr="00DB3774">
        <w:trPr>
          <w:trHeight w:val="953"/>
          <w:jc w:val="center"/>
          <w:ins w:id="5900" w:author="Rajo" w:date="2018-06-18T19:37:00Z"/>
          <w:trPrChange w:id="5901" w:author="Rajo" w:date="2018-06-18T19:41:00Z">
            <w:trPr>
              <w:trHeight w:val="953"/>
            </w:trPr>
          </w:trPrChange>
        </w:trPr>
        <w:tc>
          <w:tcPr>
            <w:tcW w:w="3888" w:type="dxa"/>
            <w:gridSpan w:val="2"/>
            <w:shd w:val="clear" w:color="auto" w:fill="DBE5F1" w:themeFill="accent1" w:themeFillTint="33"/>
            <w:vAlign w:val="center"/>
            <w:tcPrChange w:id="5902" w:author="Rajo" w:date="2018-06-18T19:41:00Z">
              <w:tcPr>
                <w:tcW w:w="3888" w:type="dxa"/>
                <w:gridSpan w:val="2"/>
                <w:shd w:val="clear" w:color="auto" w:fill="DBE5F1" w:themeFill="accent1" w:themeFillTint="33"/>
                <w:vAlign w:val="center"/>
              </w:tcPr>
            </w:tcPrChange>
          </w:tcPr>
          <w:p w14:paraId="625F764F" w14:textId="77777777" w:rsidR="0000531D" w:rsidRDefault="0000531D">
            <w:pPr>
              <w:jc w:val="center"/>
              <w:rPr>
                <w:ins w:id="5903" w:author="Rajo" w:date="2018-06-18T19:37:00Z"/>
                <w:rFonts w:asciiTheme="majorHAnsi" w:hAnsiTheme="majorHAnsi"/>
                <w:b/>
                <w:color w:val="365F91" w:themeColor="accent1" w:themeShade="BF"/>
                <w:lang w:val="bs-Latn-BA"/>
              </w:rPr>
            </w:pPr>
            <w:ins w:id="5904" w:author="Rajo" w:date="2018-06-18T19:37:00Z">
              <w:r>
                <w:rPr>
                  <w:rFonts w:asciiTheme="majorHAnsi" w:hAnsiTheme="majorHAnsi"/>
                  <w:b/>
                  <w:color w:val="365F91" w:themeColor="accent1" w:themeShade="BF"/>
                  <w:lang w:val="bs-Latn-BA"/>
                </w:rPr>
                <w:t>Karakteristika</w:t>
              </w:r>
            </w:ins>
          </w:p>
        </w:tc>
        <w:tc>
          <w:tcPr>
            <w:tcW w:w="1152" w:type="dxa"/>
            <w:shd w:val="clear" w:color="auto" w:fill="DBE5F1" w:themeFill="accent1" w:themeFillTint="33"/>
            <w:vAlign w:val="center"/>
            <w:tcPrChange w:id="5905" w:author="Rajo" w:date="2018-06-18T19:41:00Z">
              <w:tcPr>
                <w:tcW w:w="1152" w:type="dxa"/>
                <w:shd w:val="clear" w:color="auto" w:fill="DBE5F1" w:themeFill="accent1" w:themeFillTint="33"/>
                <w:vAlign w:val="center"/>
              </w:tcPr>
            </w:tcPrChange>
          </w:tcPr>
          <w:p w14:paraId="034AAB51" w14:textId="77777777" w:rsidR="0000531D" w:rsidRDefault="0000531D">
            <w:pPr>
              <w:jc w:val="center"/>
              <w:rPr>
                <w:ins w:id="5906" w:author="Rajo" w:date="2018-06-18T19:37:00Z"/>
                <w:rFonts w:asciiTheme="majorHAnsi" w:hAnsiTheme="majorHAnsi"/>
                <w:b/>
                <w:color w:val="365F91" w:themeColor="accent1" w:themeShade="BF"/>
                <w:lang w:val="bs-Latn-BA"/>
              </w:rPr>
            </w:pPr>
            <w:ins w:id="5907" w:author="Rajo" w:date="2018-06-18T19:37:00Z">
              <w:r>
                <w:rPr>
                  <w:rFonts w:asciiTheme="majorHAnsi" w:hAnsiTheme="majorHAnsi"/>
                  <w:b/>
                  <w:color w:val="365F91" w:themeColor="accent1" w:themeShade="BF"/>
                  <w:lang w:val="bs-Latn-BA"/>
                </w:rPr>
                <w:t>Apereo CAS</w:t>
              </w:r>
            </w:ins>
          </w:p>
        </w:tc>
        <w:tc>
          <w:tcPr>
            <w:tcW w:w="1458" w:type="dxa"/>
            <w:shd w:val="clear" w:color="auto" w:fill="DBE5F1" w:themeFill="accent1" w:themeFillTint="33"/>
            <w:vAlign w:val="center"/>
            <w:tcPrChange w:id="5908" w:author="Rajo" w:date="2018-06-18T19:41:00Z">
              <w:tcPr>
                <w:tcW w:w="1458" w:type="dxa"/>
                <w:shd w:val="clear" w:color="auto" w:fill="DBE5F1" w:themeFill="accent1" w:themeFillTint="33"/>
                <w:vAlign w:val="center"/>
              </w:tcPr>
            </w:tcPrChange>
          </w:tcPr>
          <w:p w14:paraId="629AE424" w14:textId="77777777" w:rsidR="0000531D" w:rsidRDefault="0000531D">
            <w:pPr>
              <w:jc w:val="center"/>
              <w:rPr>
                <w:ins w:id="5909" w:author="Rajo" w:date="2018-06-18T19:37:00Z"/>
                <w:rFonts w:asciiTheme="majorHAnsi" w:hAnsiTheme="majorHAnsi"/>
                <w:b/>
                <w:color w:val="365F91" w:themeColor="accent1" w:themeShade="BF"/>
                <w:lang w:val="bs-Latn-BA"/>
              </w:rPr>
            </w:pPr>
            <w:ins w:id="5910" w:author="Rajo" w:date="2018-06-18T19:37:00Z">
              <w:r>
                <w:rPr>
                  <w:rFonts w:asciiTheme="majorHAnsi" w:hAnsiTheme="majorHAnsi"/>
                  <w:b/>
                  <w:color w:val="365F91" w:themeColor="accent1" w:themeShade="BF"/>
                  <w:lang w:val="bs-Latn-BA"/>
                </w:rPr>
                <w:t>Shibboleth</w:t>
              </w:r>
            </w:ins>
          </w:p>
        </w:tc>
        <w:tc>
          <w:tcPr>
            <w:tcW w:w="1440" w:type="dxa"/>
            <w:shd w:val="clear" w:color="auto" w:fill="DBE5F1" w:themeFill="accent1" w:themeFillTint="33"/>
            <w:vAlign w:val="center"/>
            <w:tcPrChange w:id="5911" w:author="Rajo" w:date="2018-06-18T19:41:00Z">
              <w:tcPr>
                <w:tcW w:w="1440" w:type="dxa"/>
                <w:shd w:val="clear" w:color="auto" w:fill="DBE5F1" w:themeFill="accent1" w:themeFillTint="33"/>
                <w:vAlign w:val="center"/>
              </w:tcPr>
            </w:tcPrChange>
          </w:tcPr>
          <w:p w14:paraId="6B2F2F3D" w14:textId="77777777" w:rsidR="0000531D" w:rsidRDefault="0000531D">
            <w:pPr>
              <w:jc w:val="center"/>
              <w:rPr>
                <w:ins w:id="5912" w:author="Rajo" w:date="2018-06-18T19:37:00Z"/>
                <w:rFonts w:asciiTheme="majorHAnsi" w:hAnsiTheme="majorHAnsi"/>
                <w:b/>
                <w:color w:val="365F91" w:themeColor="accent1" w:themeShade="BF"/>
                <w:lang w:val="bs-Latn-BA"/>
              </w:rPr>
            </w:pPr>
            <w:ins w:id="5913" w:author="Rajo" w:date="2018-06-18T19:37:00Z">
              <w:r>
                <w:rPr>
                  <w:rFonts w:asciiTheme="majorHAnsi" w:hAnsiTheme="majorHAnsi"/>
                  <w:b/>
                  <w:color w:val="365F91" w:themeColor="accent1" w:themeShade="BF"/>
                  <w:lang w:val="bs-Latn-BA"/>
                </w:rPr>
                <w:t>WSO2 Identity Server</w:t>
              </w:r>
            </w:ins>
          </w:p>
        </w:tc>
        <w:tc>
          <w:tcPr>
            <w:tcW w:w="1638" w:type="dxa"/>
            <w:shd w:val="clear" w:color="auto" w:fill="C2D69B" w:themeFill="accent3" w:themeFillTint="99"/>
            <w:vAlign w:val="center"/>
            <w:tcPrChange w:id="5914" w:author="Rajo" w:date="2018-06-18T19:41:00Z">
              <w:tcPr>
                <w:tcW w:w="1638" w:type="dxa"/>
                <w:shd w:val="clear" w:color="auto" w:fill="DBE5F1" w:themeFill="accent1" w:themeFillTint="33"/>
                <w:vAlign w:val="center"/>
              </w:tcPr>
            </w:tcPrChange>
          </w:tcPr>
          <w:p w14:paraId="0C34392A" w14:textId="77777777" w:rsidR="0000531D" w:rsidRDefault="0000531D">
            <w:pPr>
              <w:jc w:val="center"/>
              <w:rPr>
                <w:ins w:id="5915" w:author="Rajo" w:date="2018-06-18T19:37:00Z"/>
                <w:rFonts w:asciiTheme="majorHAnsi" w:hAnsiTheme="majorHAnsi"/>
                <w:b/>
                <w:color w:val="365F91" w:themeColor="accent1" w:themeShade="BF"/>
                <w:lang w:val="bs-Latn-BA"/>
              </w:rPr>
            </w:pPr>
            <w:ins w:id="5916" w:author="Rajo" w:date="2018-06-18T19:37:00Z">
              <w:r>
                <w:rPr>
                  <w:rFonts w:asciiTheme="majorHAnsi" w:hAnsiTheme="majorHAnsi"/>
                  <w:b/>
                  <w:color w:val="365F91" w:themeColor="accent1" w:themeShade="BF"/>
                  <w:lang w:val="bs-Latn-BA"/>
                </w:rPr>
                <w:t>Impl. rješenje</w:t>
              </w:r>
            </w:ins>
          </w:p>
        </w:tc>
      </w:tr>
      <w:tr w:rsidR="0000531D" w14:paraId="46531D5A" w14:textId="77777777" w:rsidTr="00DB3774">
        <w:trPr>
          <w:jc w:val="center"/>
          <w:ins w:id="5917" w:author="Rajo" w:date="2018-06-18T19:37:00Z"/>
        </w:trPr>
        <w:tc>
          <w:tcPr>
            <w:tcW w:w="828" w:type="dxa"/>
            <w:vMerge w:val="restart"/>
            <w:textDirection w:val="btLr"/>
            <w:vAlign w:val="center"/>
            <w:tcPrChange w:id="5918" w:author="Rajo" w:date="2018-06-18T19:41:00Z">
              <w:tcPr>
                <w:tcW w:w="828" w:type="dxa"/>
                <w:vMerge w:val="restart"/>
                <w:textDirection w:val="btLr"/>
                <w:vAlign w:val="center"/>
              </w:tcPr>
            </w:tcPrChange>
          </w:tcPr>
          <w:p w14:paraId="6DB37B23" w14:textId="77777777" w:rsidR="0000531D" w:rsidRDefault="0000531D">
            <w:pPr>
              <w:ind w:left="113" w:right="113"/>
              <w:jc w:val="center"/>
              <w:rPr>
                <w:ins w:id="5919" w:author="Rajo" w:date="2018-06-18T19:37:00Z"/>
                <w:rFonts w:asciiTheme="majorHAnsi" w:hAnsiTheme="majorHAnsi"/>
                <w:b/>
                <w:color w:val="365F91" w:themeColor="accent1" w:themeShade="BF"/>
                <w:lang w:val="bs-Latn-BA"/>
              </w:rPr>
            </w:pPr>
            <w:ins w:id="5920" w:author="Rajo" w:date="2018-06-18T19:37:00Z">
              <w:r>
                <w:rPr>
                  <w:rFonts w:asciiTheme="majorHAnsi" w:hAnsiTheme="majorHAnsi"/>
                  <w:b/>
                  <w:color w:val="365F91" w:themeColor="accent1" w:themeShade="BF"/>
                  <w:lang w:val="bs-Latn-BA"/>
                </w:rPr>
                <w:t>Podržani protokoli</w:t>
              </w:r>
            </w:ins>
          </w:p>
        </w:tc>
        <w:tc>
          <w:tcPr>
            <w:tcW w:w="3060" w:type="dxa"/>
            <w:vAlign w:val="center"/>
            <w:tcPrChange w:id="5921" w:author="Rajo" w:date="2018-06-18T19:41:00Z">
              <w:tcPr>
                <w:tcW w:w="3060" w:type="dxa"/>
                <w:vAlign w:val="center"/>
              </w:tcPr>
            </w:tcPrChange>
          </w:tcPr>
          <w:p w14:paraId="1987E72D" w14:textId="77777777" w:rsidR="0000531D" w:rsidRDefault="0000531D">
            <w:pPr>
              <w:rPr>
                <w:ins w:id="5922" w:author="Rajo" w:date="2018-06-18T19:37:00Z"/>
                <w:lang w:val="bs-Latn-BA"/>
              </w:rPr>
            </w:pPr>
            <w:ins w:id="5923" w:author="Rajo" w:date="2018-06-18T19:37:00Z">
              <w:r>
                <w:rPr>
                  <w:lang w:val="bs-Latn-BA"/>
                </w:rPr>
                <w:t>SAML</w:t>
              </w:r>
            </w:ins>
          </w:p>
        </w:tc>
        <w:tc>
          <w:tcPr>
            <w:tcW w:w="1152" w:type="dxa"/>
            <w:vAlign w:val="center"/>
            <w:tcPrChange w:id="5924" w:author="Rajo" w:date="2018-06-18T19:41:00Z">
              <w:tcPr>
                <w:tcW w:w="1152" w:type="dxa"/>
                <w:vAlign w:val="center"/>
              </w:tcPr>
            </w:tcPrChange>
          </w:tcPr>
          <w:p w14:paraId="0DBC6DC3" w14:textId="77777777" w:rsidR="0000531D" w:rsidRDefault="0000531D">
            <w:pPr>
              <w:jc w:val="center"/>
              <w:rPr>
                <w:ins w:id="5925" w:author="Rajo" w:date="2018-06-18T19:37:00Z"/>
                <w:lang w:val="bs-Latn-BA"/>
              </w:rPr>
            </w:pPr>
            <w:ins w:id="5926" w:author="Rajo" w:date="2018-06-18T19:37:00Z">
              <w:r>
                <w:rPr>
                  <w:lang w:val="bs-Latn-BA"/>
                </w:rPr>
                <w:sym w:font="Wingdings" w:char="F0FC"/>
              </w:r>
            </w:ins>
          </w:p>
        </w:tc>
        <w:tc>
          <w:tcPr>
            <w:tcW w:w="1458" w:type="dxa"/>
            <w:vAlign w:val="center"/>
            <w:tcPrChange w:id="5927" w:author="Rajo" w:date="2018-06-18T19:41:00Z">
              <w:tcPr>
                <w:tcW w:w="1458" w:type="dxa"/>
                <w:vAlign w:val="center"/>
              </w:tcPr>
            </w:tcPrChange>
          </w:tcPr>
          <w:p w14:paraId="10CB7F1A" w14:textId="77777777" w:rsidR="0000531D" w:rsidRDefault="0000531D">
            <w:pPr>
              <w:jc w:val="center"/>
              <w:rPr>
                <w:ins w:id="5928" w:author="Rajo" w:date="2018-06-18T19:37:00Z"/>
                <w:lang w:val="bs-Latn-BA"/>
              </w:rPr>
            </w:pPr>
            <w:ins w:id="5929" w:author="Rajo" w:date="2018-06-18T19:37:00Z">
              <w:r>
                <w:rPr>
                  <w:lang w:val="bs-Latn-BA"/>
                </w:rPr>
                <w:sym w:font="Wingdings" w:char="F0FC"/>
              </w:r>
            </w:ins>
          </w:p>
        </w:tc>
        <w:tc>
          <w:tcPr>
            <w:tcW w:w="1440" w:type="dxa"/>
            <w:vAlign w:val="center"/>
            <w:tcPrChange w:id="5930" w:author="Rajo" w:date="2018-06-18T19:41:00Z">
              <w:tcPr>
                <w:tcW w:w="1440" w:type="dxa"/>
                <w:vAlign w:val="center"/>
              </w:tcPr>
            </w:tcPrChange>
          </w:tcPr>
          <w:p w14:paraId="69D7B0D4" w14:textId="77777777" w:rsidR="0000531D" w:rsidRDefault="0000531D">
            <w:pPr>
              <w:jc w:val="center"/>
              <w:rPr>
                <w:ins w:id="5931" w:author="Rajo" w:date="2018-06-18T19:37:00Z"/>
                <w:lang w:val="bs-Latn-BA"/>
              </w:rPr>
            </w:pPr>
            <w:ins w:id="5932" w:author="Rajo" w:date="2018-06-18T19:37:00Z">
              <w:r>
                <w:rPr>
                  <w:lang w:val="bs-Latn-BA"/>
                </w:rPr>
                <w:sym w:font="Wingdings" w:char="F0FC"/>
              </w:r>
            </w:ins>
          </w:p>
        </w:tc>
        <w:tc>
          <w:tcPr>
            <w:tcW w:w="1638" w:type="dxa"/>
            <w:shd w:val="clear" w:color="auto" w:fill="EAF1DD" w:themeFill="accent3" w:themeFillTint="33"/>
            <w:vAlign w:val="center"/>
            <w:tcPrChange w:id="5933" w:author="Rajo" w:date="2018-06-18T19:41:00Z">
              <w:tcPr>
                <w:tcW w:w="1638" w:type="dxa"/>
                <w:vAlign w:val="center"/>
              </w:tcPr>
            </w:tcPrChange>
          </w:tcPr>
          <w:p w14:paraId="12A7B18D" w14:textId="77777777" w:rsidR="0000531D" w:rsidRDefault="0000531D">
            <w:pPr>
              <w:jc w:val="center"/>
              <w:rPr>
                <w:ins w:id="5934" w:author="Rajo" w:date="2018-06-18T19:37:00Z"/>
                <w:lang w:val="bs-Latn-BA"/>
              </w:rPr>
            </w:pPr>
            <w:ins w:id="5935" w:author="Rajo" w:date="2018-06-18T19:37:00Z">
              <w:r>
                <w:rPr>
                  <w:lang w:val="bs-Latn-BA"/>
                </w:rPr>
                <w:sym w:font="Wingdings" w:char="F0FC"/>
              </w:r>
            </w:ins>
          </w:p>
        </w:tc>
      </w:tr>
      <w:tr w:rsidR="0000531D" w14:paraId="4FBBD7EB" w14:textId="77777777" w:rsidTr="00DB3774">
        <w:trPr>
          <w:jc w:val="center"/>
          <w:ins w:id="5936" w:author="Rajo" w:date="2018-06-18T19:37:00Z"/>
        </w:trPr>
        <w:tc>
          <w:tcPr>
            <w:tcW w:w="828" w:type="dxa"/>
            <w:vMerge/>
            <w:vAlign w:val="center"/>
            <w:tcPrChange w:id="5937" w:author="Rajo" w:date="2018-06-18T19:41:00Z">
              <w:tcPr>
                <w:tcW w:w="828" w:type="dxa"/>
                <w:vMerge/>
                <w:vAlign w:val="center"/>
              </w:tcPr>
            </w:tcPrChange>
          </w:tcPr>
          <w:p w14:paraId="7D99E932" w14:textId="77777777" w:rsidR="0000531D" w:rsidRDefault="0000531D">
            <w:pPr>
              <w:rPr>
                <w:ins w:id="5938" w:author="Rajo" w:date="2018-06-18T19:37:00Z"/>
                <w:lang w:val="bs-Latn-BA"/>
              </w:rPr>
            </w:pPr>
          </w:p>
        </w:tc>
        <w:tc>
          <w:tcPr>
            <w:tcW w:w="3060" w:type="dxa"/>
            <w:vAlign w:val="center"/>
            <w:tcPrChange w:id="5939" w:author="Rajo" w:date="2018-06-18T19:41:00Z">
              <w:tcPr>
                <w:tcW w:w="3060" w:type="dxa"/>
                <w:vAlign w:val="center"/>
              </w:tcPr>
            </w:tcPrChange>
          </w:tcPr>
          <w:p w14:paraId="14942BC3" w14:textId="77777777" w:rsidR="0000531D" w:rsidRDefault="0000531D">
            <w:pPr>
              <w:rPr>
                <w:ins w:id="5940" w:author="Rajo" w:date="2018-06-18T19:37:00Z"/>
                <w:lang w:val="bs-Latn-BA"/>
              </w:rPr>
            </w:pPr>
            <w:ins w:id="5941" w:author="Rajo" w:date="2018-06-18T19:37:00Z">
              <w:r>
                <w:rPr>
                  <w:lang w:val="bs-Latn-BA"/>
                </w:rPr>
                <w:t>CAS</w:t>
              </w:r>
            </w:ins>
          </w:p>
        </w:tc>
        <w:tc>
          <w:tcPr>
            <w:tcW w:w="1152" w:type="dxa"/>
            <w:vAlign w:val="center"/>
            <w:tcPrChange w:id="5942" w:author="Rajo" w:date="2018-06-18T19:41:00Z">
              <w:tcPr>
                <w:tcW w:w="1152" w:type="dxa"/>
                <w:vAlign w:val="center"/>
              </w:tcPr>
            </w:tcPrChange>
          </w:tcPr>
          <w:p w14:paraId="135F906A" w14:textId="77777777" w:rsidR="0000531D" w:rsidRDefault="0000531D">
            <w:pPr>
              <w:jc w:val="center"/>
              <w:rPr>
                <w:ins w:id="5943" w:author="Rajo" w:date="2018-06-18T19:37:00Z"/>
                <w:lang w:val="bs-Latn-BA"/>
              </w:rPr>
            </w:pPr>
            <w:ins w:id="5944" w:author="Rajo" w:date="2018-06-18T19:37:00Z">
              <w:r>
                <w:rPr>
                  <w:lang w:val="bs-Latn-BA"/>
                </w:rPr>
                <w:sym w:font="Wingdings" w:char="F0FC"/>
              </w:r>
            </w:ins>
          </w:p>
        </w:tc>
        <w:tc>
          <w:tcPr>
            <w:tcW w:w="1458" w:type="dxa"/>
            <w:vAlign w:val="center"/>
            <w:tcPrChange w:id="5945" w:author="Rajo" w:date="2018-06-18T19:41:00Z">
              <w:tcPr>
                <w:tcW w:w="1458" w:type="dxa"/>
                <w:vAlign w:val="center"/>
              </w:tcPr>
            </w:tcPrChange>
          </w:tcPr>
          <w:p w14:paraId="5433EB4D" w14:textId="77777777" w:rsidR="0000531D" w:rsidRDefault="0000531D">
            <w:pPr>
              <w:jc w:val="center"/>
              <w:rPr>
                <w:ins w:id="5946" w:author="Rajo" w:date="2018-06-18T19:37:00Z"/>
                <w:lang w:val="bs-Latn-BA"/>
              </w:rPr>
            </w:pPr>
            <w:ins w:id="5947" w:author="Rajo" w:date="2018-06-18T19:37:00Z">
              <w:r>
                <w:rPr>
                  <w:lang w:val="bs-Latn-BA"/>
                </w:rPr>
                <w:sym w:font="Wingdings" w:char="F0FC"/>
              </w:r>
            </w:ins>
          </w:p>
        </w:tc>
        <w:tc>
          <w:tcPr>
            <w:tcW w:w="1440" w:type="dxa"/>
            <w:vAlign w:val="center"/>
            <w:tcPrChange w:id="5948" w:author="Rajo" w:date="2018-06-18T19:41:00Z">
              <w:tcPr>
                <w:tcW w:w="1440" w:type="dxa"/>
                <w:vAlign w:val="center"/>
              </w:tcPr>
            </w:tcPrChange>
          </w:tcPr>
          <w:p w14:paraId="66D6DD09" w14:textId="77777777" w:rsidR="0000531D" w:rsidRDefault="0000531D">
            <w:pPr>
              <w:jc w:val="center"/>
              <w:rPr>
                <w:ins w:id="5949" w:author="Rajo" w:date="2018-06-18T19:37:00Z"/>
                <w:lang w:val="bs-Latn-BA"/>
              </w:rPr>
            </w:pPr>
            <w:ins w:id="5950" w:author="Rajo" w:date="2018-06-18T19:37:00Z">
              <w:r>
                <w:rPr>
                  <w:lang w:val="bs-Latn-BA"/>
                </w:rPr>
                <w:sym w:font="Wingdings" w:char="F0FC"/>
              </w:r>
            </w:ins>
          </w:p>
        </w:tc>
        <w:tc>
          <w:tcPr>
            <w:tcW w:w="1638" w:type="dxa"/>
            <w:shd w:val="clear" w:color="auto" w:fill="EAF1DD" w:themeFill="accent3" w:themeFillTint="33"/>
            <w:vAlign w:val="center"/>
            <w:tcPrChange w:id="5951" w:author="Rajo" w:date="2018-06-18T19:41:00Z">
              <w:tcPr>
                <w:tcW w:w="1638" w:type="dxa"/>
                <w:vAlign w:val="center"/>
              </w:tcPr>
            </w:tcPrChange>
          </w:tcPr>
          <w:p w14:paraId="5BEA89F8" w14:textId="77777777" w:rsidR="0000531D" w:rsidRDefault="0000531D">
            <w:pPr>
              <w:jc w:val="center"/>
              <w:rPr>
                <w:ins w:id="5952" w:author="Rajo" w:date="2018-06-18T19:37:00Z"/>
                <w:lang w:val="bs-Latn-BA"/>
              </w:rPr>
            </w:pPr>
          </w:p>
        </w:tc>
      </w:tr>
      <w:tr w:rsidR="0000531D" w14:paraId="40BC39DF" w14:textId="77777777" w:rsidTr="00DB3774">
        <w:trPr>
          <w:jc w:val="center"/>
          <w:ins w:id="5953" w:author="Rajo" w:date="2018-06-18T19:37:00Z"/>
        </w:trPr>
        <w:tc>
          <w:tcPr>
            <w:tcW w:w="828" w:type="dxa"/>
            <w:vMerge/>
            <w:vAlign w:val="center"/>
            <w:tcPrChange w:id="5954" w:author="Rajo" w:date="2018-06-18T19:41:00Z">
              <w:tcPr>
                <w:tcW w:w="828" w:type="dxa"/>
                <w:vMerge/>
                <w:vAlign w:val="center"/>
              </w:tcPr>
            </w:tcPrChange>
          </w:tcPr>
          <w:p w14:paraId="745730A1" w14:textId="77777777" w:rsidR="0000531D" w:rsidRDefault="0000531D">
            <w:pPr>
              <w:rPr>
                <w:ins w:id="5955" w:author="Rajo" w:date="2018-06-18T19:37:00Z"/>
                <w:lang w:val="bs-Latn-BA"/>
              </w:rPr>
            </w:pPr>
          </w:p>
        </w:tc>
        <w:tc>
          <w:tcPr>
            <w:tcW w:w="3060" w:type="dxa"/>
            <w:vAlign w:val="center"/>
            <w:tcPrChange w:id="5956" w:author="Rajo" w:date="2018-06-18T19:41:00Z">
              <w:tcPr>
                <w:tcW w:w="3060" w:type="dxa"/>
                <w:vAlign w:val="center"/>
              </w:tcPr>
            </w:tcPrChange>
          </w:tcPr>
          <w:p w14:paraId="4FF17DA8" w14:textId="77777777" w:rsidR="0000531D" w:rsidRDefault="0000531D">
            <w:pPr>
              <w:rPr>
                <w:ins w:id="5957" w:author="Rajo" w:date="2018-06-18T19:37:00Z"/>
                <w:lang w:val="bs-Latn-BA"/>
              </w:rPr>
            </w:pPr>
            <w:ins w:id="5958" w:author="Rajo" w:date="2018-06-18T19:37:00Z">
              <w:r>
                <w:rPr>
                  <w:lang w:val="bs-Latn-BA"/>
                </w:rPr>
                <w:t>OpenID</w:t>
              </w:r>
            </w:ins>
          </w:p>
        </w:tc>
        <w:tc>
          <w:tcPr>
            <w:tcW w:w="1152" w:type="dxa"/>
            <w:vAlign w:val="center"/>
            <w:tcPrChange w:id="5959" w:author="Rajo" w:date="2018-06-18T19:41:00Z">
              <w:tcPr>
                <w:tcW w:w="1152" w:type="dxa"/>
                <w:vAlign w:val="center"/>
              </w:tcPr>
            </w:tcPrChange>
          </w:tcPr>
          <w:p w14:paraId="7E6E88E5" w14:textId="77777777" w:rsidR="0000531D" w:rsidRDefault="0000531D">
            <w:pPr>
              <w:jc w:val="center"/>
              <w:rPr>
                <w:ins w:id="5960" w:author="Rajo" w:date="2018-06-18T19:37:00Z"/>
                <w:lang w:val="bs-Latn-BA"/>
              </w:rPr>
            </w:pPr>
            <w:ins w:id="5961" w:author="Rajo" w:date="2018-06-18T19:37:00Z">
              <w:r>
                <w:rPr>
                  <w:lang w:val="bs-Latn-BA"/>
                </w:rPr>
                <w:sym w:font="Wingdings" w:char="F0FC"/>
              </w:r>
            </w:ins>
          </w:p>
        </w:tc>
        <w:tc>
          <w:tcPr>
            <w:tcW w:w="1458" w:type="dxa"/>
            <w:vAlign w:val="center"/>
            <w:tcPrChange w:id="5962" w:author="Rajo" w:date="2018-06-18T19:41:00Z">
              <w:tcPr>
                <w:tcW w:w="1458" w:type="dxa"/>
                <w:vAlign w:val="center"/>
              </w:tcPr>
            </w:tcPrChange>
          </w:tcPr>
          <w:p w14:paraId="7186A47C" w14:textId="77777777" w:rsidR="0000531D" w:rsidRDefault="0000531D">
            <w:pPr>
              <w:jc w:val="center"/>
              <w:rPr>
                <w:ins w:id="5963" w:author="Rajo" w:date="2018-06-18T19:37:00Z"/>
                <w:lang w:val="bs-Latn-BA"/>
              </w:rPr>
            </w:pPr>
          </w:p>
        </w:tc>
        <w:tc>
          <w:tcPr>
            <w:tcW w:w="1440" w:type="dxa"/>
            <w:vAlign w:val="center"/>
            <w:tcPrChange w:id="5964" w:author="Rajo" w:date="2018-06-18T19:41:00Z">
              <w:tcPr>
                <w:tcW w:w="1440" w:type="dxa"/>
                <w:vAlign w:val="center"/>
              </w:tcPr>
            </w:tcPrChange>
          </w:tcPr>
          <w:p w14:paraId="55612D72" w14:textId="77777777" w:rsidR="0000531D" w:rsidRDefault="0000531D">
            <w:pPr>
              <w:jc w:val="center"/>
              <w:rPr>
                <w:ins w:id="5965" w:author="Rajo" w:date="2018-06-18T19:37:00Z"/>
                <w:lang w:val="bs-Latn-BA"/>
              </w:rPr>
            </w:pPr>
          </w:p>
        </w:tc>
        <w:tc>
          <w:tcPr>
            <w:tcW w:w="1638" w:type="dxa"/>
            <w:shd w:val="clear" w:color="auto" w:fill="EAF1DD" w:themeFill="accent3" w:themeFillTint="33"/>
            <w:vAlign w:val="center"/>
            <w:tcPrChange w:id="5966" w:author="Rajo" w:date="2018-06-18T19:41:00Z">
              <w:tcPr>
                <w:tcW w:w="1638" w:type="dxa"/>
                <w:vAlign w:val="center"/>
              </w:tcPr>
            </w:tcPrChange>
          </w:tcPr>
          <w:p w14:paraId="0C1946C2" w14:textId="77777777" w:rsidR="0000531D" w:rsidRDefault="0000531D">
            <w:pPr>
              <w:jc w:val="center"/>
              <w:rPr>
                <w:ins w:id="5967" w:author="Rajo" w:date="2018-06-18T19:37:00Z"/>
                <w:lang w:val="bs-Latn-BA"/>
              </w:rPr>
            </w:pPr>
          </w:p>
        </w:tc>
      </w:tr>
      <w:tr w:rsidR="0000531D" w14:paraId="753F1958" w14:textId="77777777" w:rsidTr="00DB3774">
        <w:trPr>
          <w:jc w:val="center"/>
          <w:ins w:id="5968" w:author="Rajo" w:date="2018-06-18T19:37:00Z"/>
        </w:trPr>
        <w:tc>
          <w:tcPr>
            <w:tcW w:w="828" w:type="dxa"/>
            <w:vMerge/>
            <w:vAlign w:val="center"/>
            <w:tcPrChange w:id="5969" w:author="Rajo" w:date="2018-06-18T19:41:00Z">
              <w:tcPr>
                <w:tcW w:w="828" w:type="dxa"/>
                <w:vMerge/>
                <w:vAlign w:val="center"/>
              </w:tcPr>
            </w:tcPrChange>
          </w:tcPr>
          <w:p w14:paraId="1004FF19" w14:textId="77777777" w:rsidR="0000531D" w:rsidRDefault="0000531D">
            <w:pPr>
              <w:rPr>
                <w:ins w:id="5970" w:author="Rajo" w:date="2018-06-18T19:37:00Z"/>
                <w:lang w:val="bs-Latn-BA"/>
              </w:rPr>
            </w:pPr>
          </w:p>
        </w:tc>
        <w:tc>
          <w:tcPr>
            <w:tcW w:w="3060" w:type="dxa"/>
            <w:vAlign w:val="center"/>
            <w:tcPrChange w:id="5971" w:author="Rajo" w:date="2018-06-18T19:41:00Z">
              <w:tcPr>
                <w:tcW w:w="3060" w:type="dxa"/>
                <w:vAlign w:val="center"/>
              </w:tcPr>
            </w:tcPrChange>
          </w:tcPr>
          <w:p w14:paraId="2ABB28D1" w14:textId="77777777" w:rsidR="0000531D" w:rsidRDefault="0000531D">
            <w:pPr>
              <w:rPr>
                <w:ins w:id="5972" w:author="Rajo" w:date="2018-06-18T19:37:00Z"/>
                <w:lang w:val="bs-Latn-BA"/>
              </w:rPr>
            </w:pPr>
            <w:ins w:id="5973" w:author="Rajo" w:date="2018-06-18T19:37:00Z">
              <w:r>
                <w:rPr>
                  <w:lang w:val="bs-Latn-BA"/>
                </w:rPr>
                <w:t>OpenID Connect</w:t>
              </w:r>
            </w:ins>
          </w:p>
        </w:tc>
        <w:tc>
          <w:tcPr>
            <w:tcW w:w="1152" w:type="dxa"/>
            <w:vAlign w:val="center"/>
            <w:tcPrChange w:id="5974" w:author="Rajo" w:date="2018-06-18T19:41:00Z">
              <w:tcPr>
                <w:tcW w:w="1152" w:type="dxa"/>
                <w:vAlign w:val="center"/>
              </w:tcPr>
            </w:tcPrChange>
          </w:tcPr>
          <w:p w14:paraId="69199F62" w14:textId="77777777" w:rsidR="0000531D" w:rsidRDefault="0000531D">
            <w:pPr>
              <w:jc w:val="center"/>
              <w:rPr>
                <w:ins w:id="5975" w:author="Rajo" w:date="2018-06-18T19:37:00Z"/>
                <w:lang w:val="bs-Latn-BA"/>
              </w:rPr>
            </w:pPr>
            <w:ins w:id="5976" w:author="Rajo" w:date="2018-06-18T19:37:00Z">
              <w:r>
                <w:rPr>
                  <w:lang w:val="bs-Latn-BA"/>
                </w:rPr>
                <w:sym w:font="Wingdings" w:char="F0FC"/>
              </w:r>
            </w:ins>
          </w:p>
        </w:tc>
        <w:tc>
          <w:tcPr>
            <w:tcW w:w="1458" w:type="dxa"/>
            <w:vAlign w:val="center"/>
            <w:tcPrChange w:id="5977" w:author="Rajo" w:date="2018-06-18T19:41:00Z">
              <w:tcPr>
                <w:tcW w:w="1458" w:type="dxa"/>
                <w:vAlign w:val="center"/>
              </w:tcPr>
            </w:tcPrChange>
          </w:tcPr>
          <w:p w14:paraId="17045B0E" w14:textId="77777777" w:rsidR="0000531D" w:rsidRDefault="0000531D">
            <w:pPr>
              <w:jc w:val="center"/>
              <w:rPr>
                <w:ins w:id="5978" w:author="Rajo" w:date="2018-06-18T19:37:00Z"/>
                <w:lang w:val="bs-Latn-BA"/>
              </w:rPr>
            </w:pPr>
          </w:p>
        </w:tc>
        <w:tc>
          <w:tcPr>
            <w:tcW w:w="1440" w:type="dxa"/>
            <w:vAlign w:val="center"/>
            <w:tcPrChange w:id="5979" w:author="Rajo" w:date="2018-06-18T19:41:00Z">
              <w:tcPr>
                <w:tcW w:w="1440" w:type="dxa"/>
                <w:vAlign w:val="center"/>
              </w:tcPr>
            </w:tcPrChange>
          </w:tcPr>
          <w:p w14:paraId="1D25E382" w14:textId="77777777" w:rsidR="0000531D" w:rsidRDefault="0000531D">
            <w:pPr>
              <w:jc w:val="center"/>
              <w:rPr>
                <w:ins w:id="5980" w:author="Rajo" w:date="2018-06-18T19:37:00Z"/>
                <w:lang w:val="bs-Latn-BA"/>
              </w:rPr>
            </w:pPr>
            <w:ins w:id="5981" w:author="Rajo" w:date="2018-06-18T19:37:00Z">
              <w:r>
                <w:rPr>
                  <w:lang w:val="bs-Latn-BA"/>
                </w:rPr>
                <w:sym w:font="Wingdings" w:char="F0FC"/>
              </w:r>
            </w:ins>
          </w:p>
        </w:tc>
        <w:tc>
          <w:tcPr>
            <w:tcW w:w="1638" w:type="dxa"/>
            <w:shd w:val="clear" w:color="auto" w:fill="EAF1DD" w:themeFill="accent3" w:themeFillTint="33"/>
            <w:vAlign w:val="center"/>
            <w:tcPrChange w:id="5982" w:author="Rajo" w:date="2018-06-18T19:41:00Z">
              <w:tcPr>
                <w:tcW w:w="1638" w:type="dxa"/>
                <w:vAlign w:val="center"/>
              </w:tcPr>
            </w:tcPrChange>
          </w:tcPr>
          <w:p w14:paraId="5195A746" w14:textId="77777777" w:rsidR="0000531D" w:rsidRDefault="0000531D">
            <w:pPr>
              <w:jc w:val="center"/>
              <w:rPr>
                <w:ins w:id="5983" w:author="Rajo" w:date="2018-06-18T19:37:00Z"/>
                <w:lang w:val="bs-Latn-BA"/>
              </w:rPr>
            </w:pPr>
          </w:p>
        </w:tc>
      </w:tr>
      <w:tr w:rsidR="0000531D" w14:paraId="674083F4" w14:textId="77777777" w:rsidTr="00DB3774">
        <w:trPr>
          <w:jc w:val="center"/>
          <w:ins w:id="5984" w:author="Rajo" w:date="2018-06-18T19:37:00Z"/>
        </w:trPr>
        <w:tc>
          <w:tcPr>
            <w:tcW w:w="828" w:type="dxa"/>
            <w:vMerge/>
            <w:vAlign w:val="center"/>
            <w:tcPrChange w:id="5985" w:author="Rajo" w:date="2018-06-18T19:41:00Z">
              <w:tcPr>
                <w:tcW w:w="828" w:type="dxa"/>
                <w:vMerge/>
                <w:vAlign w:val="center"/>
              </w:tcPr>
            </w:tcPrChange>
          </w:tcPr>
          <w:p w14:paraId="10BC3AE9" w14:textId="77777777" w:rsidR="0000531D" w:rsidRDefault="0000531D">
            <w:pPr>
              <w:rPr>
                <w:ins w:id="5986" w:author="Rajo" w:date="2018-06-18T19:37:00Z"/>
                <w:lang w:val="bs-Latn-BA"/>
              </w:rPr>
            </w:pPr>
          </w:p>
        </w:tc>
        <w:tc>
          <w:tcPr>
            <w:tcW w:w="3060" w:type="dxa"/>
            <w:vAlign w:val="center"/>
            <w:tcPrChange w:id="5987" w:author="Rajo" w:date="2018-06-18T19:41:00Z">
              <w:tcPr>
                <w:tcW w:w="3060" w:type="dxa"/>
                <w:vAlign w:val="center"/>
              </w:tcPr>
            </w:tcPrChange>
          </w:tcPr>
          <w:p w14:paraId="202CAC87" w14:textId="77777777" w:rsidR="0000531D" w:rsidRDefault="0000531D">
            <w:pPr>
              <w:rPr>
                <w:ins w:id="5988" w:author="Rajo" w:date="2018-06-18T19:37:00Z"/>
                <w:lang w:val="bs-Latn-BA"/>
              </w:rPr>
            </w:pPr>
            <w:ins w:id="5989" w:author="Rajo" w:date="2018-06-18T19:37:00Z">
              <w:r>
                <w:rPr>
                  <w:lang w:val="bs-Latn-BA"/>
                </w:rPr>
                <w:t>OAuth</w:t>
              </w:r>
            </w:ins>
          </w:p>
        </w:tc>
        <w:tc>
          <w:tcPr>
            <w:tcW w:w="1152" w:type="dxa"/>
            <w:vAlign w:val="center"/>
            <w:tcPrChange w:id="5990" w:author="Rajo" w:date="2018-06-18T19:41:00Z">
              <w:tcPr>
                <w:tcW w:w="1152" w:type="dxa"/>
                <w:vAlign w:val="center"/>
              </w:tcPr>
            </w:tcPrChange>
          </w:tcPr>
          <w:p w14:paraId="6CE36D24" w14:textId="77777777" w:rsidR="0000531D" w:rsidRDefault="0000531D">
            <w:pPr>
              <w:jc w:val="center"/>
              <w:rPr>
                <w:ins w:id="5991" w:author="Rajo" w:date="2018-06-18T19:37:00Z"/>
                <w:lang w:val="bs-Latn-BA"/>
              </w:rPr>
            </w:pPr>
            <w:ins w:id="5992" w:author="Rajo" w:date="2018-06-18T19:37:00Z">
              <w:r>
                <w:rPr>
                  <w:lang w:val="bs-Latn-BA"/>
                </w:rPr>
                <w:sym w:font="Wingdings" w:char="F0FC"/>
              </w:r>
            </w:ins>
          </w:p>
        </w:tc>
        <w:tc>
          <w:tcPr>
            <w:tcW w:w="1458" w:type="dxa"/>
            <w:vAlign w:val="center"/>
            <w:tcPrChange w:id="5993" w:author="Rajo" w:date="2018-06-18T19:41:00Z">
              <w:tcPr>
                <w:tcW w:w="1458" w:type="dxa"/>
                <w:vAlign w:val="center"/>
              </w:tcPr>
            </w:tcPrChange>
          </w:tcPr>
          <w:p w14:paraId="6BDEDD76" w14:textId="77777777" w:rsidR="0000531D" w:rsidRDefault="0000531D">
            <w:pPr>
              <w:jc w:val="center"/>
              <w:rPr>
                <w:ins w:id="5994" w:author="Rajo" w:date="2018-06-18T19:37:00Z"/>
                <w:lang w:val="bs-Latn-BA"/>
              </w:rPr>
            </w:pPr>
          </w:p>
        </w:tc>
        <w:tc>
          <w:tcPr>
            <w:tcW w:w="1440" w:type="dxa"/>
            <w:vAlign w:val="center"/>
            <w:tcPrChange w:id="5995" w:author="Rajo" w:date="2018-06-18T19:41:00Z">
              <w:tcPr>
                <w:tcW w:w="1440" w:type="dxa"/>
                <w:vAlign w:val="center"/>
              </w:tcPr>
            </w:tcPrChange>
          </w:tcPr>
          <w:p w14:paraId="5FE2DA8C" w14:textId="77777777" w:rsidR="0000531D" w:rsidRDefault="0000531D">
            <w:pPr>
              <w:jc w:val="center"/>
              <w:rPr>
                <w:ins w:id="5996" w:author="Rajo" w:date="2018-06-18T19:37:00Z"/>
                <w:lang w:val="bs-Latn-BA"/>
              </w:rPr>
            </w:pPr>
            <w:ins w:id="5997" w:author="Rajo" w:date="2018-06-18T19:37:00Z">
              <w:r>
                <w:rPr>
                  <w:lang w:val="bs-Latn-BA"/>
                </w:rPr>
                <w:sym w:font="Wingdings" w:char="F0FC"/>
              </w:r>
            </w:ins>
          </w:p>
        </w:tc>
        <w:tc>
          <w:tcPr>
            <w:tcW w:w="1638" w:type="dxa"/>
            <w:shd w:val="clear" w:color="auto" w:fill="EAF1DD" w:themeFill="accent3" w:themeFillTint="33"/>
            <w:vAlign w:val="center"/>
            <w:tcPrChange w:id="5998" w:author="Rajo" w:date="2018-06-18T19:41:00Z">
              <w:tcPr>
                <w:tcW w:w="1638" w:type="dxa"/>
                <w:vAlign w:val="center"/>
              </w:tcPr>
            </w:tcPrChange>
          </w:tcPr>
          <w:p w14:paraId="1CE70F3E" w14:textId="77777777" w:rsidR="0000531D" w:rsidRDefault="0000531D">
            <w:pPr>
              <w:jc w:val="center"/>
              <w:rPr>
                <w:ins w:id="5999" w:author="Rajo" w:date="2018-06-18T19:37:00Z"/>
                <w:lang w:val="bs-Latn-BA"/>
              </w:rPr>
            </w:pPr>
          </w:p>
        </w:tc>
      </w:tr>
      <w:tr w:rsidR="0000531D" w14:paraId="639657F3" w14:textId="77777777" w:rsidTr="00DB3774">
        <w:trPr>
          <w:jc w:val="center"/>
          <w:ins w:id="6000" w:author="Rajo" w:date="2018-06-18T19:37:00Z"/>
        </w:trPr>
        <w:tc>
          <w:tcPr>
            <w:tcW w:w="828" w:type="dxa"/>
            <w:vMerge/>
            <w:vAlign w:val="center"/>
            <w:tcPrChange w:id="6001" w:author="Rajo" w:date="2018-06-18T19:41:00Z">
              <w:tcPr>
                <w:tcW w:w="828" w:type="dxa"/>
                <w:vMerge/>
                <w:vAlign w:val="center"/>
              </w:tcPr>
            </w:tcPrChange>
          </w:tcPr>
          <w:p w14:paraId="31131DF4" w14:textId="77777777" w:rsidR="0000531D" w:rsidRDefault="0000531D">
            <w:pPr>
              <w:rPr>
                <w:ins w:id="6002" w:author="Rajo" w:date="2018-06-18T19:37:00Z"/>
                <w:lang w:val="bs-Latn-BA"/>
              </w:rPr>
            </w:pPr>
          </w:p>
        </w:tc>
        <w:tc>
          <w:tcPr>
            <w:tcW w:w="3060" w:type="dxa"/>
            <w:vAlign w:val="center"/>
            <w:tcPrChange w:id="6003" w:author="Rajo" w:date="2018-06-18T19:41:00Z">
              <w:tcPr>
                <w:tcW w:w="3060" w:type="dxa"/>
                <w:vAlign w:val="center"/>
              </w:tcPr>
            </w:tcPrChange>
          </w:tcPr>
          <w:p w14:paraId="4570EC36" w14:textId="77777777" w:rsidR="0000531D" w:rsidRDefault="0000531D">
            <w:pPr>
              <w:rPr>
                <w:ins w:id="6004" w:author="Rajo" w:date="2018-06-18T19:37:00Z"/>
                <w:lang w:val="bs-Latn-BA"/>
              </w:rPr>
            </w:pPr>
            <w:ins w:id="6005" w:author="Rajo" w:date="2018-06-18T19:37:00Z">
              <w:r>
                <w:rPr>
                  <w:lang w:val="bs-Latn-BA"/>
                </w:rPr>
                <w:t>WS-Federation</w:t>
              </w:r>
            </w:ins>
          </w:p>
        </w:tc>
        <w:tc>
          <w:tcPr>
            <w:tcW w:w="1152" w:type="dxa"/>
            <w:vAlign w:val="center"/>
            <w:tcPrChange w:id="6006" w:author="Rajo" w:date="2018-06-18T19:41:00Z">
              <w:tcPr>
                <w:tcW w:w="1152" w:type="dxa"/>
                <w:vAlign w:val="center"/>
              </w:tcPr>
            </w:tcPrChange>
          </w:tcPr>
          <w:p w14:paraId="1822B3E7" w14:textId="77777777" w:rsidR="0000531D" w:rsidRDefault="0000531D">
            <w:pPr>
              <w:jc w:val="center"/>
              <w:rPr>
                <w:ins w:id="6007" w:author="Rajo" w:date="2018-06-18T19:37:00Z"/>
                <w:lang w:val="bs-Latn-BA"/>
              </w:rPr>
            </w:pPr>
            <w:ins w:id="6008" w:author="Rajo" w:date="2018-06-18T19:37:00Z">
              <w:r>
                <w:rPr>
                  <w:lang w:val="bs-Latn-BA"/>
                </w:rPr>
                <w:sym w:font="Wingdings" w:char="F0FC"/>
              </w:r>
            </w:ins>
          </w:p>
        </w:tc>
        <w:tc>
          <w:tcPr>
            <w:tcW w:w="1458" w:type="dxa"/>
            <w:vAlign w:val="center"/>
            <w:tcPrChange w:id="6009" w:author="Rajo" w:date="2018-06-18T19:41:00Z">
              <w:tcPr>
                <w:tcW w:w="1458" w:type="dxa"/>
                <w:vAlign w:val="center"/>
              </w:tcPr>
            </w:tcPrChange>
          </w:tcPr>
          <w:p w14:paraId="065C680F" w14:textId="77777777" w:rsidR="0000531D" w:rsidRDefault="0000531D">
            <w:pPr>
              <w:jc w:val="center"/>
              <w:rPr>
                <w:ins w:id="6010" w:author="Rajo" w:date="2018-06-18T19:37:00Z"/>
                <w:lang w:val="bs-Latn-BA"/>
              </w:rPr>
            </w:pPr>
          </w:p>
        </w:tc>
        <w:tc>
          <w:tcPr>
            <w:tcW w:w="1440" w:type="dxa"/>
            <w:vAlign w:val="center"/>
            <w:tcPrChange w:id="6011" w:author="Rajo" w:date="2018-06-18T19:41:00Z">
              <w:tcPr>
                <w:tcW w:w="1440" w:type="dxa"/>
                <w:vAlign w:val="center"/>
              </w:tcPr>
            </w:tcPrChange>
          </w:tcPr>
          <w:p w14:paraId="2210B156" w14:textId="77777777" w:rsidR="0000531D" w:rsidRDefault="0000531D">
            <w:pPr>
              <w:jc w:val="center"/>
              <w:rPr>
                <w:ins w:id="6012" w:author="Rajo" w:date="2018-06-18T19:37:00Z"/>
                <w:lang w:val="bs-Latn-BA"/>
              </w:rPr>
            </w:pPr>
            <w:ins w:id="6013" w:author="Rajo" w:date="2018-06-18T19:37:00Z">
              <w:r>
                <w:rPr>
                  <w:lang w:val="bs-Latn-BA"/>
                </w:rPr>
                <w:sym w:font="Wingdings" w:char="F0FC"/>
              </w:r>
            </w:ins>
          </w:p>
        </w:tc>
        <w:tc>
          <w:tcPr>
            <w:tcW w:w="1638" w:type="dxa"/>
            <w:shd w:val="clear" w:color="auto" w:fill="EAF1DD" w:themeFill="accent3" w:themeFillTint="33"/>
            <w:vAlign w:val="center"/>
            <w:tcPrChange w:id="6014" w:author="Rajo" w:date="2018-06-18T19:41:00Z">
              <w:tcPr>
                <w:tcW w:w="1638" w:type="dxa"/>
                <w:vAlign w:val="center"/>
              </w:tcPr>
            </w:tcPrChange>
          </w:tcPr>
          <w:p w14:paraId="756FF852" w14:textId="77777777" w:rsidR="0000531D" w:rsidRDefault="0000531D">
            <w:pPr>
              <w:jc w:val="center"/>
              <w:rPr>
                <w:ins w:id="6015" w:author="Rajo" w:date="2018-06-18T19:37:00Z"/>
                <w:lang w:val="bs-Latn-BA"/>
              </w:rPr>
            </w:pPr>
          </w:p>
        </w:tc>
      </w:tr>
      <w:tr w:rsidR="0000531D" w14:paraId="4B63D5B3" w14:textId="77777777" w:rsidTr="00DB3774">
        <w:trPr>
          <w:jc w:val="center"/>
          <w:ins w:id="6016" w:author="Rajo" w:date="2018-06-18T19:37:00Z"/>
        </w:trPr>
        <w:tc>
          <w:tcPr>
            <w:tcW w:w="828" w:type="dxa"/>
            <w:vMerge/>
            <w:vAlign w:val="center"/>
            <w:tcPrChange w:id="6017" w:author="Rajo" w:date="2018-06-18T19:41:00Z">
              <w:tcPr>
                <w:tcW w:w="828" w:type="dxa"/>
                <w:vMerge/>
                <w:vAlign w:val="center"/>
              </w:tcPr>
            </w:tcPrChange>
          </w:tcPr>
          <w:p w14:paraId="19B8F05A" w14:textId="77777777" w:rsidR="0000531D" w:rsidRDefault="0000531D">
            <w:pPr>
              <w:rPr>
                <w:ins w:id="6018" w:author="Rajo" w:date="2018-06-18T19:37:00Z"/>
                <w:lang w:val="bs-Latn-BA"/>
              </w:rPr>
            </w:pPr>
          </w:p>
        </w:tc>
        <w:tc>
          <w:tcPr>
            <w:tcW w:w="3060" w:type="dxa"/>
            <w:vAlign w:val="center"/>
            <w:tcPrChange w:id="6019" w:author="Rajo" w:date="2018-06-18T19:41:00Z">
              <w:tcPr>
                <w:tcW w:w="3060" w:type="dxa"/>
                <w:vAlign w:val="center"/>
              </w:tcPr>
            </w:tcPrChange>
          </w:tcPr>
          <w:p w14:paraId="66E975D3" w14:textId="77777777" w:rsidR="0000531D" w:rsidRDefault="0000531D">
            <w:pPr>
              <w:rPr>
                <w:ins w:id="6020" w:author="Rajo" w:date="2018-06-18T19:37:00Z"/>
                <w:lang w:val="bs-Latn-BA"/>
              </w:rPr>
            </w:pPr>
            <w:ins w:id="6021" w:author="Rajo" w:date="2018-06-18T19:37:00Z">
              <w:r>
                <w:rPr>
                  <w:lang w:val="bs-Latn-BA"/>
                </w:rPr>
                <w:t>WS-Trust</w:t>
              </w:r>
            </w:ins>
          </w:p>
        </w:tc>
        <w:tc>
          <w:tcPr>
            <w:tcW w:w="1152" w:type="dxa"/>
            <w:vAlign w:val="center"/>
            <w:tcPrChange w:id="6022" w:author="Rajo" w:date="2018-06-18T19:41:00Z">
              <w:tcPr>
                <w:tcW w:w="1152" w:type="dxa"/>
                <w:vAlign w:val="center"/>
              </w:tcPr>
            </w:tcPrChange>
          </w:tcPr>
          <w:p w14:paraId="255A0448" w14:textId="77777777" w:rsidR="0000531D" w:rsidRDefault="0000531D">
            <w:pPr>
              <w:jc w:val="center"/>
              <w:rPr>
                <w:ins w:id="6023" w:author="Rajo" w:date="2018-06-18T19:37:00Z"/>
                <w:lang w:val="bs-Latn-BA"/>
              </w:rPr>
            </w:pPr>
          </w:p>
        </w:tc>
        <w:tc>
          <w:tcPr>
            <w:tcW w:w="1458" w:type="dxa"/>
            <w:vAlign w:val="center"/>
            <w:tcPrChange w:id="6024" w:author="Rajo" w:date="2018-06-18T19:41:00Z">
              <w:tcPr>
                <w:tcW w:w="1458" w:type="dxa"/>
                <w:vAlign w:val="center"/>
              </w:tcPr>
            </w:tcPrChange>
          </w:tcPr>
          <w:p w14:paraId="096315D3" w14:textId="77777777" w:rsidR="0000531D" w:rsidRDefault="0000531D">
            <w:pPr>
              <w:jc w:val="center"/>
              <w:rPr>
                <w:ins w:id="6025" w:author="Rajo" w:date="2018-06-18T19:37:00Z"/>
                <w:lang w:val="bs-Latn-BA"/>
              </w:rPr>
            </w:pPr>
          </w:p>
        </w:tc>
        <w:tc>
          <w:tcPr>
            <w:tcW w:w="1440" w:type="dxa"/>
            <w:vAlign w:val="center"/>
            <w:tcPrChange w:id="6026" w:author="Rajo" w:date="2018-06-18T19:41:00Z">
              <w:tcPr>
                <w:tcW w:w="1440" w:type="dxa"/>
                <w:vAlign w:val="center"/>
              </w:tcPr>
            </w:tcPrChange>
          </w:tcPr>
          <w:p w14:paraId="3949070F" w14:textId="77777777" w:rsidR="0000531D" w:rsidRDefault="0000531D">
            <w:pPr>
              <w:jc w:val="center"/>
              <w:rPr>
                <w:ins w:id="6027" w:author="Rajo" w:date="2018-06-18T19:37:00Z"/>
                <w:lang w:val="bs-Latn-BA"/>
              </w:rPr>
            </w:pPr>
            <w:ins w:id="6028" w:author="Rajo" w:date="2018-06-18T19:37:00Z">
              <w:r>
                <w:rPr>
                  <w:lang w:val="bs-Latn-BA"/>
                </w:rPr>
                <w:sym w:font="Wingdings" w:char="F0FC"/>
              </w:r>
            </w:ins>
          </w:p>
        </w:tc>
        <w:tc>
          <w:tcPr>
            <w:tcW w:w="1638" w:type="dxa"/>
            <w:shd w:val="clear" w:color="auto" w:fill="EAF1DD" w:themeFill="accent3" w:themeFillTint="33"/>
            <w:vAlign w:val="center"/>
            <w:tcPrChange w:id="6029" w:author="Rajo" w:date="2018-06-18T19:41:00Z">
              <w:tcPr>
                <w:tcW w:w="1638" w:type="dxa"/>
                <w:vAlign w:val="center"/>
              </w:tcPr>
            </w:tcPrChange>
          </w:tcPr>
          <w:p w14:paraId="41A0A842" w14:textId="77777777" w:rsidR="0000531D" w:rsidRDefault="0000531D">
            <w:pPr>
              <w:jc w:val="center"/>
              <w:rPr>
                <w:ins w:id="6030" w:author="Rajo" w:date="2018-06-18T19:37:00Z"/>
                <w:lang w:val="bs-Latn-BA"/>
              </w:rPr>
            </w:pPr>
          </w:p>
        </w:tc>
      </w:tr>
      <w:tr w:rsidR="0000531D" w14:paraId="5DA61A3F" w14:textId="77777777" w:rsidTr="00DB3774">
        <w:trPr>
          <w:jc w:val="center"/>
          <w:ins w:id="6031" w:author="Rajo" w:date="2018-06-18T19:37:00Z"/>
        </w:trPr>
        <w:tc>
          <w:tcPr>
            <w:tcW w:w="828" w:type="dxa"/>
            <w:vAlign w:val="center"/>
            <w:tcPrChange w:id="6032" w:author="Rajo" w:date="2018-06-18T19:41:00Z">
              <w:tcPr>
                <w:tcW w:w="828" w:type="dxa"/>
                <w:vAlign w:val="center"/>
              </w:tcPr>
            </w:tcPrChange>
          </w:tcPr>
          <w:p w14:paraId="500A192E" w14:textId="77777777" w:rsidR="0000531D" w:rsidRDefault="0000531D">
            <w:pPr>
              <w:rPr>
                <w:ins w:id="6033" w:author="Rajo" w:date="2018-06-18T19:37:00Z"/>
                <w:lang w:val="bs-Latn-BA"/>
              </w:rPr>
            </w:pPr>
          </w:p>
        </w:tc>
        <w:tc>
          <w:tcPr>
            <w:tcW w:w="3060" w:type="dxa"/>
            <w:vAlign w:val="center"/>
            <w:tcPrChange w:id="6034" w:author="Rajo" w:date="2018-06-18T19:41:00Z">
              <w:tcPr>
                <w:tcW w:w="3060" w:type="dxa"/>
                <w:vAlign w:val="center"/>
              </w:tcPr>
            </w:tcPrChange>
          </w:tcPr>
          <w:p w14:paraId="2E74DBCB" w14:textId="77777777" w:rsidR="0000531D" w:rsidRDefault="0000531D">
            <w:pPr>
              <w:rPr>
                <w:ins w:id="6035" w:author="Rajo" w:date="2018-06-18T19:37:00Z"/>
                <w:lang w:val="bs-Latn-BA"/>
              </w:rPr>
            </w:pPr>
            <w:ins w:id="6036" w:author="Rajo" w:date="2018-06-18T19:37:00Z">
              <w:r>
                <w:rPr>
                  <w:lang w:val="bs-Latn-BA"/>
                </w:rPr>
                <w:t>Višestepena autentikacija</w:t>
              </w:r>
            </w:ins>
          </w:p>
        </w:tc>
        <w:tc>
          <w:tcPr>
            <w:tcW w:w="1152" w:type="dxa"/>
            <w:vAlign w:val="center"/>
            <w:tcPrChange w:id="6037" w:author="Rajo" w:date="2018-06-18T19:41:00Z">
              <w:tcPr>
                <w:tcW w:w="1152" w:type="dxa"/>
                <w:vAlign w:val="center"/>
              </w:tcPr>
            </w:tcPrChange>
          </w:tcPr>
          <w:p w14:paraId="5420CBAB" w14:textId="77777777" w:rsidR="0000531D" w:rsidRDefault="0000531D">
            <w:pPr>
              <w:jc w:val="center"/>
              <w:rPr>
                <w:ins w:id="6038" w:author="Rajo" w:date="2018-06-18T19:37:00Z"/>
                <w:lang w:val="bs-Latn-BA"/>
              </w:rPr>
            </w:pPr>
            <w:ins w:id="6039" w:author="Rajo" w:date="2018-06-18T19:37:00Z">
              <w:r>
                <w:rPr>
                  <w:lang w:val="bs-Latn-BA"/>
                </w:rPr>
                <w:sym w:font="Wingdings" w:char="F0FC"/>
              </w:r>
            </w:ins>
          </w:p>
        </w:tc>
        <w:tc>
          <w:tcPr>
            <w:tcW w:w="1458" w:type="dxa"/>
            <w:vAlign w:val="center"/>
            <w:tcPrChange w:id="6040" w:author="Rajo" w:date="2018-06-18T19:41:00Z">
              <w:tcPr>
                <w:tcW w:w="1458" w:type="dxa"/>
                <w:vAlign w:val="center"/>
              </w:tcPr>
            </w:tcPrChange>
          </w:tcPr>
          <w:p w14:paraId="09323F8F" w14:textId="77777777" w:rsidR="0000531D" w:rsidRDefault="0000531D">
            <w:pPr>
              <w:jc w:val="center"/>
              <w:rPr>
                <w:ins w:id="6041" w:author="Rajo" w:date="2018-06-18T19:37:00Z"/>
                <w:lang w:val="bs-Latn-BA"/>
              </w:rPr>
            </w:pPr>
            <w:ins w:id="6042" w:author="Rajo" w:date="2018-06-18T19:37:00Z">
              <w:r>
                <w:rPr>
                  <w:lang w:val="bs-Latn-BA"/>
                </w:rPr>
                <w:sym w:font="Wingdings" w:char="F0FC"/>
              </w:r>
            </w:ins>
          </w:p>
        </w:tc>
        <w:tc>
          <w:tcPr>
            <w:tcW w:w="1440" w:type="dxa"/>
            <w:vAlign w:val="center"/>
            <w:tcPrChange w:id="6043" w:author="Rajo" w:date="2018-06-18T19:41:00Z">
              <w:tcPr>
                <w:tcW w:w="1440" w:type="dxa"/>
                <w:vAlign w:val="center"/>
              </w:tcPr>
            </w:tcPrChange>
          </w:tcPr>
          <w:p w14:paraId="67BCFBA8" w14:textId="77777777" w:rsidR="0000531D" w:rsidRDefault="0000531D">
            <w:pPr>
              <w:jc w:val="center"/>
              <w:rPr>
                <w:ins w:id="6044" w:author="Rajo" w:date="2018-06-18T19:37:00Z"/>
                <w:lang w:val="bs-Latn-BA"/>
              </w:rPr>
            </w:pPr>
            <w:ins w:id="6045" w:author="Rajo" w:date="2018-06-18T19:37:00Z">
              <w:r>
                <w:rPr>
                  <w:lang w:val="bs-Latn-BA"/>
                </w:rPr>
                <w:sym w:font="Wingdings" w:char="F0FC"/>
              </w:r>
            </w:ins>
          </w:p>
        </w:tc>
        <w:tc>
          <w:tcPr>
            <w:tcW w:w="1638" w:type="dxa"/>
            <w:shd w:val="clear" w:color="auto" w:fill="EAF1DD" w:themeFill="accent3" w:themeFillTint="33"/>
            <w:vAlign w:val="center"/>
            <w:tcPrChange w:id="6046" w:author="Rajo" w:date="2018-06-18T19:41:00Z">
              <w:tcPr>
                <w:tcW w:w="1638" w:type="dxa"/>
                <w:vAlign w:val="center"/>
              </w:tcPr>
            </w:tcPrChange>
          </w:tcPr>
          <w:p w14:paraId="580F4A66" w14:textId="77777777" w:rsidR="0000531D" w:rsidRDefault="0000531D">
            <w:pPr>
              <w:jc w:val="center"/>
              <w:rPr>
                <w:ins w:id="6047" w:author="Rajo" w:date="2018-06-18T19:37:00Z"/>
                <w:lang w:val="bs-Latn-BA"/>
              </w:rPr>
            </w:pPr>
          </w:p>
        </w:tc>
      </w:tr>
      <w:tr w:rsidR="0000531D" w14:paraId="7404C246" w14:textId="77777777" w:rsidTr="00DB3774">
        <w:trPr>
          <w:jc w:val="center"/>
          <w:ins w:id="6048" w:author="Rajo" w:date="2018-06-18T19:37:00Z"/>
        </w:trPr>
        <w:tc>
          <w:tcPr>
            <w:tcW w:w="828" w:type="dxa"/>
            <w:vAlign w:val="center"/>
            <w:tcPrChange w:id="6049" w:author="Rajo" w:date="2018-06-18T19:41:00Z">
              <w:tcPr>
                <w:tcW w:w="828" w:type="dxa"/>
                <w:vAlign w:val="center"/>
              </w:tcPr>
            </w:tcPrChange>
          </w:tcPr>
          <w:p w14:paraId="4849D201" w14:textId="77777777" w:rsidR="0000531D" w:rsidRDefault="0000531D">
            <w:pPr>
              <w:rPr>
                <w:ins w:id="6050" w:author="Rajo" w:date="2018-06-18T19:37:00Z"/>
                <w:lang w:val="bs-Latn-BA"/>
              </w:rPr>
            </w:pPr>
          </w:p>
        </w:tc>
        <w:tc>
          <w:tcPr>
            <w:tcW w:w="3060" w:type="dxa"/>
            <w:vAlign w:val="center"/>
            <w:tcPrChange w:id="6051" w:author="Rajo" w:date="2018-06-18T19:41:00Z">
              <w:tcPr>
                <w:tcW w:w="3060" w:type="dxa"/>
                <w:vAlign w:val="center"/>
              </w:tcPr>
            </w:tcPrChange>
          </w:tcPr>
          <w:p w14:paraId="530A5883" w14:textId="77777777" w:rsidR="0000531D" w:rsidRDefault="0000531D">
            <w:pPr>
              <w:rPr>
                <w:ins w:id="6052" w:author="Rajo" w:date="2018-06-18T19:37:00Z"/>
                <w:lang w:val="bs-Latn-BA"/>
              </w:rPr>
            </w:pPr>
            <w:ins w:id="6053" w:author="Rajo" w:date="2018-06-18T19:37:00Z">
              <w:r>
                <w:rPr>
                  <w:lang w:val="bs-Latn-BA"/>
                </w:rPr>
                <w:t>Delegirana autentikacija</w:t>
              </w:r>
            </w:ins>
          </w:p>
        </w:tc>
        <w:tc>
          <w:tcPr>
            <w:tcW w:w="1152" w:type="dxa"/>
            <w:vAlign w:val="center"/>
            <w:tcPrChange w:id="6054" w:author="Rajo" w:date="2018-06-18T19:41:00Z">
              <w:tcPr>
                <w:tcW w:w="1152" w:type="dxa"/>
                <w:vAlign w:val="center"/>
              </w:tcPr>
            </w:tcPrChange>
          </w:tcPr>
          <w:p w14:paraId="4EF285DC" w14:textId="77777777" w:rsidR="0000531D" w:rsidRDefault="0000531D">
            <w:pPr>
              <w:jc w:val="center"/>
              <w:rPr>
                <w:ins w:id="6055" w:author="Rajo" w:date="2018-06-18T19:37:00Z"/>
                <w:lang w:val="bs-Latn-BA"/>
              </w:rPr>
            </w:pPr>
            <w:ins w:id="6056" w:author="Rajo" w:date="2018-06-18T19:37:00Z">
              <w:r>
                <w:rPr>
                  <w:lang w:val="bs-Latn-BA"/>
                </w:rPr>
                <w:sym w:font="Wingdings" w:char="F0FC"/>
              </w:r>
            </w:ins>
          </w:p>
        </w:tc>
        <w:tc>
          <w:tcPr>
            <w:tcW w:w="1458" w:type="dxa"/>
            <w:vAlign w:val="center"/>
            <w:tcPrChange w:id="6057" w:author="Rajo" w:date="2018-06-18T19:41:00Z">
              <w:tcPr>
                <w:tcW w:w="1458" w:type="dxa"/>
                <w:vAlign w:val="center"/>
              </w:tcPr>
            </w:tcPrChange>
          </w:tcPr>
          <w:p w14:paraId="490634D2" w14:textId="77777777" w:rsidR="0000531D" w:rsidRDefault="0000531D">
            <w:pPr>
              <w:jc w:val="center"/>
              <w:rPr>
                <w:ins w:id="6058" w:author="Rajo" w:date="2018-06-18T19:37:00Z"/>
                <w:lang w:val="bs-Latn-BA"/>
              </w:rPr>
            </w:pPr>
            <w:ins w:id="6059" w:author="Rajo" w:date="2018-06-18T19:37:00Z">
              <w:r>
                <w:rPr>
                  <w:lang w:val="bs-Latn-BA"/>
                </w:rPr>
                <w:sym w:font="Wingdings" w:char="F0FC"/>
              </w:r>
            </w:ins>
          </w:p>
        </w:tc>
        <w:tc>
          <w:tcPr>
            <w:tcW w:w="1440" w:type="dxa"/>
            <w:vAlign w:val="center"/>
            <w:tcPrChange w:id="6060" w:author="Rajo" w:date="2018-06-18T19:41:00Z">
              <w:tcPr>
                <w:tcW w:w="1440" w:type="dxa"/>
                <w:vAlign w:val="center"/>
              </w:tcPr>
            </w:tcPrChange>
          </w:tcPr>
          <w:p w14:paraId="0E252559" w14:textId="77777777" w:rsidR="0000531D" w:rsidRDefault="0000531D">
            <w:pPr>
              <w:jc w:val="center"/>
              <w:rPr>
                <w:ins w:id="6061" w:author="Rajo" w:date="2018-06-18T19:37:00Z"/>
                <w:lang w:val="bs-Latn-BA"/>
              </w:rPr>
            </w:pPr>
            <w:ins w:id="6062" w:author="Rajo" w:date="2018-06-18T19:37:00Z">
              <w:r>
                <w:rPr>
                  <w:lang w:val="bs-Latn-BA"/>
                </w:rPr>
                <w:sym w:font="Wingdings" w:char="F0FC"/>
              </w:r>
            </w:ins>
          </w:p>
        </w:tc>
        <w:tc>
          <w:tcPr>
            <w:tcW w:w="1638" w:type="dxa"/>
            <w:shd w:val="clear" w:color="auto" w:fill="EAF1DD" w:themeFill="accent3" w:themeFillTint="33"/>
            <w:vAlign w:val="center"/>
            <w:tcPrChange w:id="6063" w:author="Rajo" w:date="2018-06-18T19:41:00Z">
              <w:tcPr>
                <w:tcW w:w="1638" w:type="dxa"/>
                <w:vAlign w:val="center"/>
              </w:tcPr>
            </w:tcPrChange>
          </w:tcPr>
          <w:p w14:paraId="42167EA1" w14:textId="77777777" w:rsidR="0000531D" w:rsidRDefault="0000531D">
            <w:pPr>
              <w:jc w:val="center"/>
              <w:rPr>
                <w:ins w:id="6064" w:author="Rajo" w:date="2018-06-18T19:37:00Z"/>
                <w:lang w:val="bs-Latn-BA"/>
              </w:rPr>
            </w:pPr>
          </w:p>
        </w:tc>
      </w:tr>
      <w:tr w:rsidR="0000531D" w14:paraId="19E65EAC" w14:textId="77777777" w:rsidTr="00DB3774">
        <w:trPr>
          <w:jc w:val="center"/>
          <w:ins w:id="6065" w:author="Rajo" w:date="2018-06-18T19:37:00Z"/>
        </w:trPr>
        <w:tc>
          <w:tcPr>
            <w:tcW w:w="828" w:type="dxa"/>
            <w:vAlign w:val="center"/>
            <w:tcPrChange w:id="6066" w:author="Rajo" w:date="2018-06-18T19:41:00Z">
              <w:tcPr>
                <w:tcW w:w="828" w:type="dxa"/>
                <w:vAlign w:val="center"/>
              </w:tcPr>
            </w:tcPrChange>
          </w:tcPr>
          <w:p w14:paraId="759DE4D2" w14:textId="77777777" w:rsidR="0000531D" w:rsidRDefault="0000531D">
            <w:pPr>
              <w:rPr>
                <w:ins w:id="6067" w:author="Rajo" w:date="2018-06-18T19:37:00Z"/>
                <w:lang w:val="bs-Latn-BA"/>
              </w:rPr>
            </w:pPr>
          </w:p>
        </w:tc>
        <w:tc>
          <w:tcPr>
            <w:tcW w:w="3060" w:type="dxa"/>
            <w:vAlign w:val="center"/>
            <w:tcPrChange w:id="6068" w:author="Rajo" w:date="2018-06-18T19:41:00Z">
              <w:tcPr>
                <w:tcW w:w="3060" w:type="dxa"/>
                <w:vAlign w:val="center"/>
              </w:tcPr>
            </w:tcPrChange>
          </w:tcPr>
          <w:p w14:paraId="456053FC" w14:textId="77777777" w:rsidR="0000531D" w:rsidRDefault="0000531D">
            <w:pPr>
              <w:rPr>
                <w:ins w:id="6069" w:author="Rajo" w:date="2018-06-18T19:37:00Z"/>
                <w:lang w:val="bs-Latn-BA"/>
              </w:rPr>
            </w:pPr>
            <w:ins w:id="6070" w:author="Rajo" w:date="2018-06-18T19:37:00Z">
              <w:r>
                <w:rPr>
                  <w:i/>
                  <w:lang w:val="bs-Latn-BA"/>
                </w:rPr>
                <w:t>Single Log-Out</w:t>
              </w:r>
              <w:r>
                <w:rPr>
                  <w:lang w:val="bs-Latn-BA"/>
                </w:rPr>
                <w:t xml:space="preserve"> (SLO)</w:t>
              </w:r>
            </w:ins>
          </w:p>
        </w:tc>
        <w:tc>
          <w:tcPr>
            <w:tcW w:w="1152" w:type="dxa"/>
            <w:vAlign w:val="center"/>
            <w:tcPrChange w:id="6071" w:author="Rajo" w:date="2018-06-18T19:41:00Z">
              <w:tcPr>
                <w:tcW w:w="1152" w:type="dxa"/>
                <w:vAlign w:val="center"/>
              </w:tcPr>
            </w:tcPrChange>
          </w:tcPr>
          <w:p w14:paraId="1B82C297" w14:textId="77777777" w:rsidR="0000531D" w:rsidRDefault="0000531D">
            <w:pPr>
              <w:jc w:val="center"/>
              <w:rPr>
                <w:ins w:id="6072" w:author="Rajo" w:date="2018-06-18T19:37:00Z"/>
                <w:lang w:val="bs-Latn-BA"/>
              </w:rPr>
            </w:pPr>
            <w:ins w:id="6073" w:author="Rajo" w:date="2018-06-18T19:37:00Z">
              <w:r>
                <w:rPr>
                  <w:lang w:val="bs-Latn-BA"/>
                </w:rPr>
                <w:sym w:font="Wingdings" w:char="F0FC"/>
              </w:r>
            </w:ins>
          </w:p>
        </w:tc>
        <w:tc>
          <w:tcPr>
            <w:tcW w:w="1458" w:type="dxa"/>
            <w:vAlign w:val="center"/>
            <w:tcPrChange w:id="6074" w:author="Rajo" w:date="2018-06-18T19:41:00Z">
              <w:tcPr>
                <w:tcW w:w="1458" w:type="dxa"/>
                <w:vAlign w:val="center"/>
              </w:tcPr>
            </w:tcPrChange>
          </w:tcPr>
          <w:p w14:paraId="026FDEBF" w14:textId="77777777" w:rsidR="0000531D" w:rsidRDefault="0000531D">
            <w:pPr>
              <w:jc w:val="center"/>
              <w:rPr>
                <w:ins w:id="6075" w:author="Rajo" w:date="2018-06-18T19:37:00Z"/>
                <w:lang w:val="bs-Latn-BA"/>
              </w:rPr>
            </w:pPr>
            <w:ins w:id="6076" w:author="Rajo" w:date="2018-06-18T19:37:00Z">
              <w:r>
                <w:rPr>
                  <w:lang w:val="bs-Latn-BA"/>
                </w:rPr>
                <w:sym w:font="Wingdings" w:char="F0FC"/>
              </w:r>
            </w:ins>
          </w:p>
        </w:tc>
        <w:tc>
          <w:tcPr>
            <w:tcW w:w="1440" w:type="dxa"/>
            <w:vAlign w:val="center"/>
            <w:tcPrChange w:id="6077" w:author="Rajo" w:date="2018-06-18T19:41:00Z">
              <w:tcPr>
                <w:tcW w:w="1440" w:type="dxa"/>
                <w:vAlign w:val="center"/>
              </w:tcPr>
            </w:tcPrChange>
          </w:tcPr>
          <w:p w14:paraId="18C0E83B" w14:textId="77777777" w:rsidR="0000531D" w:rsidRDefault="0000531D">
            <w:pPr>
              <w:jc w:val="center"/>
              <w:rPr>
                <w:ins w:id="6078" w:author="Rajo" w:date="2018-06-18T19:37:00Z"/>
                <w:lang w:val="bs-Latn-BA"/>
              </w:rPr>
            </w:pPr>
            <w:ins w:id="6079" w:author="Rajo" w:date="2018-06-18T19:37:00Z">
              <w:r>
                <w:rPr>
                  <w:lang w:val="bs-Latn-BA"/>
                </w:rPr>
                <w:sym w:font="Wingdings" w:char="F0FC"/>
              </w:r>
            </w:ins>
          </w:p>
        </w:tc>
        <w:tc>
          <w:tcPr>
            <w:tcW w:w="1638" w:type="dxa"/>
            <w:shd w:val="clear" w:color="auto" w:fill="EAF1DD" w:themeFill="accent3" w:themeFillTint="33"/>
            <w:vAlign w:val="center"/>
            <w:tcPrChange w:id="6080" w:author="Rajo" w:date="2018-06-18T19:41:00Z">
              <w:tcPr>
                <w:tcW w:w="1638" w:type="dxa"/>
                <w:vAlign w:val="center"/>
              </w:tcPr>
            </w:tcPrChange>
          </w:tcPr>
          <w:p w14:paraId="3B99E4AC" w14:textId="77777777" w:rsidR="0000531D" w:rsidRDefault="0000531D">
            <w:pPr>
              <w:jc w:val="center"/>
              <w:rPr>
                <w:ins w:id="6081" w:author="Rajo" w:date="2018-06-18T19:37:00Z"/>
                <w:lang w:val="bs-Latn-BA"/>
              </w:rPr>
            </w:pPr>
            <w:ins w:id="6082" w:author="Rajo" w:date="2018-06-18T19:37:00Z">
              <w:r>
                <w:rPr>
                  <w:lang w:val="bs-Latn-BA"/>
                </w:rPr>
                <w:sym w:font="Wingdings" w:char="F0FC"/>
              </w:r>
            </w:ins>
          </w:p>
        </w:tc>
      </w:tr>
      <w:tr w:rsidR="0000531D" w14:paraId="2C1AD22B" w14:textId="77777777" w:rsidTr="00DB3774">
        <w:trPr>
          <w:jc w:val="center"/>
          <w:ins w:id="6083" w:author="Rajo" w:date="2018-06-18T19:37:00Z"/>
        </w:trPr>
        <w:tc>
          <w:tcPr>
            <w:tcW w:w="828" w:type="dxa"/>
            <w:vAlign w:val="center"/>
            <w:tcPrChange w:id="6084" w:author="Rajo" w:date="2018-06-18T19:41:00Z">
              <w:tcPr>
                <w:tcW w:w="828" w:type="dxa"/>
                <w:vAlign w:val="center"/>
              </w:tcPr>
            </w:tcPrChange>
          </w:tcPr>
          <w:p w14:paraId="35CAAB33" w14:textId="77777777" w:rsidR="0000531D" w:rsidRDefault="0000531D">
            <w:pPr>
              <w:rPr>
                <w:ins w:id="6085" w:author="Rajo" w:date="2018-06-18T19:37:00Z"/>
                <w:lang w:val="bs-Latn-BA"/>
              </w:rPr>
            </w:pPr>
          </w:p>
        </w:tc>
        <w:tc>
          <w:tcPr>
            <w:tcW w:w="3060" w:type="dxa"/>
            <w:vAlign w:val="center"/>
            <w:tcPrChange w:id="6086" w:author="Rajo" w:date="2018-06-18T19:41:00Z">
              <w:tcPr>
                <w:tcW w:w="3060" w:type="dxa"/>
                <w:vAlign w:val="center"/>
              </w:tcPr>
            </w:tcPrChange>
          </w:tcPr>
          <w:p w14:paraId="3B169EA4" w14:textId="77777777" w:rsidR="0000531D" w:rsidRDefault="0000531D">
            <w:pPr>
              <w:rPr>
                <w:ins w:id="6087" w:author="Rajo" w:date="2018-06-18T19:37:00Z"/>
                <w:lang w:val="bs-Latn-BA"/>
              </w:rPr>
            </w:pPr>
            <w:ins w:id="6088" w:author="Rajo" w:date="2018-06-18T19:37:00Z">
              <w:r>
                <w:rPr>
                  <w:lang w:val="bs-Latn-BA"/>
                </w:rPr>
                <w:t>Dostupna klijentska aplikacija ili biblioteka</w:t>
              </w:r>
            </w:ins>
          </w:p>
        </w:tc>
        <w:tc>
          <w:tcPr>
            <w:tcW w:w="1152" w:type="dxa"/>
            <w:vAlign w:val="center"/>
            <w:tcPrChange w:id="6089" w:author="Rajo" w:date="2018-06-18T19:41:00Z">
              <w:tcPr>
                <w:tcW w:w="1152" w:type="dxa"/>
                <w:vAlign w:val="center"/>
              </w:tcPr>
            </w:tcPrChange>
          </w:tcPr>
          <w:p w14:paraId="6DD0CE9F" w14:textId="77777777" w:rsidR="0000531D" w:rsidRDefault="0000531D">
            <w:pPr>
              <w:jc w:val="center"/>
              <w:rPr>
                <w:ins w:id="6090" w:author="Rajo" w:date="2018-06-18T19:37:00Z"/>
                <w:lang w:val="bs-Latn-BA"/>
              </w:rPr>
            </w:pPr>
            <w:ins w:id="6091" w:author="Rajo" w:date="2018-06-18T19:37:00Z">
              <w:r>
                <w:rPr>
                  <w:lang w:val="bs-Latn-BA"/>
                </w:rPr>
                <w:sym w:font="Wingdings" w:char="F0FC"/>
              </w:r>
            </w:ins>
          </w:p>
        </w:tc>
        <w:tc>
          <w:tcPr>
            <w:tcW w:w="1458" w:type="dxa"/>
            <w:vAlign w:val="center"/>
            <w:tcPrChange w:id="6092" w:author="Rajo" w:date="2018-06-18T19:41:00Z">
              <w:tcPr>
                <w:tcW w:w="1458" w:type="dxa"/>
                <w:vAlign w:val="center"/>
              </w:tcPr>
            </w:tcPrChange>
          </w:tcPr>
          <w:p w14:paraId="7E9389D1" w14:textId="77777777" w:rsidR="0000531D" w:rsidRDefault="0000531D">
            <w:pPr>
              <w:jc w:val="center"/>
              <w:rPr>
                <w:ins w:id="6093" w:author="Rajo" w:date="2018-06-18T19:37:00Z"/>
                <w:lang w:val="bs-Latn-BA"/>
              </w:rPr>
            </w:pPr>
            <w:ins w:id="6094" w:author="Rajo" w:date="2018-06-18T19:37:00Z">
              <w:r>
                <w:rPr>
                  <w:lang w:val="bs-Latn-BA"/>
                </w:rPr>
                <w:sym w:font="Wingdings" w:char="F0FC"/>
              </w:r>
            </w:ins>
          </w:p>
        </w:tc>
        <w:tc>
          <w:tcPr>
            <w:tcW w:w="1440" w:type="dxa"/>
            <w:vAlign w:val="center"/>
            <w:tcPrChange w:id="6095" w:author="Rajo" w:date="2018-06-18T19:41:00Z">
              <w:tcPr>
                <w:tcW w:w="1440" w:type="dxa"/>
                <w:vAlign w:val="center"/>
              </w:tcPr>
            </w:tcPrChange>
          </w:tcPr>
          <w:p w14:paraId="7D1B1208" w14:textId="77777777" w:rsidR="0000531D" w:rsidRDefault="0000531D">
            <w:pPr>
              <w:jc w:val="center"/>
              <w:rPr>
                <w:ins w:id="6096" w:author="Rajo" w:date="2018-06-18T19:37:00Z"/>
                <w:lang w:val="bs-Latn-BA"/>
              </w:rPr>
            </w:pPr>
          </w:p>
        </w:tc>
        <w:tc>
          <w:tcPr>
            <w:tcW w:w="1638" w:type="dxa"/>
            <w:shd w:val="clear" w:color="auto" w:fill="EAF1DD" w:themeFill="accent3" w:themeFillTint="33"/>
            <w:vAlign w:val="center"/>
            <w:tcPrChange w:id="6097" w:author="Rajo" w:date="2018-06-18T19:41:00Z">
              <w:tcPr>
                <w:tcW w:w="1638" w:type="dxa"/>
                <w:vAlign w:val="center"/>
              </w:tcPr>
            </w:tcPrChange>
          </w:tcPr>
          <w:p w14:paraId="128FA788" w14:textId="77777777" w:rsidR="0000531D" w:rsidRDefault="0000531D">
            <w:pPr>
              <w:jc w:val="center"/>
              <w:rPr>
                <w:ins w:id="6098" w:author="Rajo" w:date="2018-06-18T19:37:00Z"/>
                <w:lang w:val="bs-Latn-BA"/>
              </w:rPr>
            </w:pPr>
            <w:ins w:id="6099" w:author="Rajo" w:date="2018-06-18T19:37:00Z">
              <w:r>
                <w:rPr>
                  <w:lang w:val="bs-Latn-BA"/>
                </w:rPr>
                <w:sym w:font="Wingdings" w:char="F0FC"/>
              </w:r>
            </w:ins>
          </w:p>
        </w:tc>
      </w:tr>
      <w:tr w:rsidR="0000531D" w14:paraId="558FE412" w14:textId="77777777" w:rsidTr="00DB3774">
        <w:trPr>
          <w:jc w:val="center"/>
          <w:ins w:id="6100" w:author="Rajo" w:date="2018-06-18T19:37:00Z"/>
        </w:trPr>
        <w:tc>
          <w:tcPr>
            <w:tcW w:w="828" w:type="dxa"/>
            <w:vAlign w:val="center"/>
            <w:tcPrChange w:id="6101" w:author="Rajo" w:date="2018-06-18T19:41:00Z">
              <w:tcPr>
                <w:tcW w:w="828" w:type="dxa"/>
                <w:vAlign w:val="center"/>
              </w:tcPr>
            </w:tcPrChange>
          </w:tcPr>
          <w:p w14:paraId="1BFD7338" w14:textId="77777777" w:rsidR="0000531D" w:rsidRDefault="0000531D">
            <w:pPr>
              <w:rPr>
                <w:ins w:id="6102" w:author="Rajo" w:date="2018-06-18T19:37:00Z"/>
                <w:lang w:val="bs-Latn-BA"/>
              </w:rPr>
            </w:pPr>
          </w:p>
        </w:tc>
        <w:tc>
          <w:tcPr>
            <w:tcW w:w="3060" w:type="dxa"/>
            <w:vAlign w:val="center"/>
            <w:tcPrChange w:id="6103" w:author="Rajo" w:date="2018-06-18T19:41:00Z">
              <w:tcPr>
                <w:tcW w:w="3060" w:type="dxa"/>
                <w:vAlign w:val="center"/>
              </w:tcPr>
            </w:tcPrChange>
          </w:tcPr>
          <w:p w14:paraId="6539FCA4" w14:textId="77777777" w:rsidR="0000531D" w:rsidRDefault="0000531D">
            <w:pPr>
              <w:rPr>
                <w:ins w:id="6104" w:author="Rajo" w:date="2018-06-18T19:37:00Z"/>
                <w:lang w:val="bs-Latn-BA"/>
              </w:rPr>
            </w:pPr>
            <w:ins w:id="6105" w:author="Rajo" w:date="2018-06-18T19:37:00Z">
              <w:r>
                <w:rPr>
                  <w:i/>
                  <w:lang w:val="bs-Latn-BA"/>
                </w:rPr>
                <w:t>OpenSource</w:t>
              </w:r>
              <w:r>
                <w:rPr>
                  <w:lang w:val="bs-Latn-BA"/>
                </w:rPr>
                <w:t xml:space="preserve"> licenca</w:t>
              </w:r>
            </w:ins>
          </w:p>
        </w:tc>
        <w:tc>
          <w:tcPr>
            <w:tcW w:w="1152" w:type="dxa"/>
            <w:vAlign w:val="center"/>
            <w:tcPrChange w:id="6106" w:author="Rajo" w:date="2018-06-18T19:41:00Z">
              <w:tcPr>
                <w:tcW w:w="1152" w:type="dxa"/>
                <w:vAlign w:val="center"/>
              </w:tcPr>
            </w:tcPrChange>
          </w:tcPr>
          <w:p w14:paraId="7C9DFC7C" w14:textId="77777777" w:rsidR="0000531D" w:rsidRDefault="0000531D">
            <w:pPr>
              <w:jc w:val="center"/>
              <w:rPr>
                <w:ins w:id="6107" w:author="Rajo" w:date="2018-06-18T19:37:00Z"/>
                <w:lang w:val="bs-Latn-BA"/>
              </w:rPr>
            </w:pPr>
            <w:ins w:id="6108" w:author="Rajo" w:date="2018-06-18T19:37:00Z">
              <w:r>
                <w:rPr>
                  <w:lang w:val="bs-Latn-BA"/>
                </w:rPr>
                <w:sym w:font="Wingdings" w:char="F0FC"/>
              </w:r>
            </w:ins>
          </w:p>
        </w:tc>
        <w:tc>
          <w:tcPr>
            <w:tcW w:w="1458" w:type="dxa"/>
            <w:vAlign w:val="center"/>
            <w:tcPrChange w:id="6109" w:author="Rajo" w:date="2018-06-18T19:41:00Z">
              <w:tcPr>
                <w:tcW w:w="1458" w:type="dxa"/>
                <w:vAlign w:val="center"/>
              </w:tcPr>
            </w:tcPrChange>
          </w:tcPr>
          <w:p w14:paraId="53EC2A3D" w14:textId="77777777" w:rsidR="0000531D" w:rsidRDefault="0000531D">
            <w:pPr>
              <w:jc w:val="center"/>
              <w:rPr>
                <w:ins w:id="6110" w:author="Rajo" w:date="2018-06-18T19:37:00Z"/>
                <w:lang w:val="bs-Latn-BA"/>
              </w:rPr>
            </w:pPr>
            <w:ins w:id="6111" w:author="Rajo" w:date="2018-06-18T19:37:00Z">
              <w:r>
                <w:rPr>
                  <w:lang w:val="bs-Latn-BA"/>
                </w:rPr>
                <w:sym w:font="Wingdings" w:char="F0FC"/>
              </w:r>
            </w:ins>
          </w:p>
        </w:tc>
        <w:tc>
          <w:tcPr>
            <w:tcW w:w="1440" w:type="dxa"/>
            <w:vAlign w:val="center"/>
            <w:tcPrChange w:id="6112" w:author="Rajo" w:date="2018-06-18T19:41:00Z">
              <w:tcPr>
                <w:tcW w:w="1440" w:type="dxa"/>
                <w:vAlign w:val="center"/>
              </w:tcPr>
            </w:tcPrChange>
          </w:tcPr>
          <w:p w14:paraId="261D567B" w14:textId="77777777" w:rsidR="0000531D" w:rsidRDefault="0000531D">
            <w:pPr>
              <w:jc w:val="center"/>
              <w:rPr>
                <w:ins w:id="6113" w:author="Rajo" w:date="2018-06-18T19:37:00Z"/>
                <w:lang w:val="bs-Latn-BA"/>
              </w:rPr>
            </w:pPr>
            <w:ins w:id="6114" w:author="Rajo" w:date="2018-06-18T19:37:00Z">
              <w:r>
                <w:rPr>
                  <w:lang w:val="bs-Latn-BA"/>
                </w:rPr>
                <w:sym w:font="Wingdings" w:char="F0FC"/>
              </w:r>
            </w:ins>
          </w:p>
        </w:tc>
        <w:tc>
          <w:tcPr>
            <w:tcW w:w="1638" w:type="dxa"/>
            <w:shd w:val="clear" w:color="auto" w:fill="EAF1DD" w:themeFill="accent3" w:themeFillTint="33"/>
            <w:vAlign w:val="center"/>
            <w:tcPrChange w:id="6115" w:author="Rajo" w:date="2018-06-18T19:41:00Z">
              <w:tcPr>
                <w:tcW w:w="1638" w:type="dxa"/>
                <w:vAlign w:val="center"/>
              </w:tcPr>
            </w:tcPrChange>
          </w:tcPr>
          <w:p w14:paraId="4E8B6AE0" w14:textId="77777777" w:rsidR="0000531D" w:rsidRDefault="0000531D">
            <w:pPr>
              <w:keepNext/>
              <w:jc w:val="center"/>
              <w:rPr>
                <w:ins w:id="6116" w:author="Rajo" w:date="2018-06-18T19:37:00Z"/>
                <w:lang w:val="bs-Latn-BA"/>
              </w:rPr>
            </w:pPr>
            <w:ins w:id="6117" w:author="Rajo" w:date="2018-06-18T19:37:00Z">
              <w:r>
                <w:rPr>
                  <w:lang w:val="bs-Latn-BA"/>
                </w:rPr>
                <w:sym w:font="Wingdings" w:char="F0FC"/>
              </w:r>
            </w:ins>
          </w:p>
        </w:tc>
      </w:tr>
    </w:tbl>
    <w:p w14:paraId="21A1CF18" w14:textId="77777777" w:rsidR="00E153F4" w:rsidRDefault="00E153F4">
      <w:pPr>
        <w:spacing w:after="0" w:line="240" w:lineRule="auto"/>
        <w:ind w:firstLine="360"/>
        <w:jc w:val="both"/>
        <w:rPr>
          <w:ins w:id="6118" w:author="Rajo" w:date="2018-06-18T19:40:00Z"/>
          <w:lang w:val="bs-Latn-BA"/>
        </w:rPr>
        <w:pPrChange w:id="6119" w:author="Rajo" w:date="2018-06-18T19:40:00Z">
          <w:pPr>
            <w:spacing w:line="240" w:lineRule="auto"/>
            <w:ind w:firstLine="360"/>
            <w:jc w:val="both"/>
          </w:pPr>
        </w:pPrChange>
      </w:pPr>
    </w:p>
    <w:p w14:paraId="56D2FBB2" w14:textId="7B850C07" w:rsidR="00392787" w:rsidRDefault="00DB3774">
      <w:pPr>
        <w:spacing w:line="240" w:lineRule="auto"/>
        <w:ind w:firstLine="360"/>
        <w:jc w:val="both"/>
        <w:rPr>
          <w:ins w:id="6120" w:author="Rajo" w:date="2018-06-18T19:42:00Z"/>
          <w:lang w:val="bs-Latn-BA"/>
        </w:rPr>
      </w:pPr>
      <w:ins w:id="6121" w:author="Rajo" w:date="2018-06-18T19:42:00Z">
        <w:r>
          <w:rPr>
            <w:lang w:val="bs-Latn-BA"/>
          </w:rPr>
          <w:t>Kao što je moguće vidjeti</w:t>
        </w:r>
      </w:ins>
      <w:ins w:id="6122" w:author="Rajo" w:date="2018-06-18T19:43:00Z">
        <w:r>
          <w:rPr>
            <w:lang w:val="bs-Latn-BA"/>
          </w:rPr>
          <w:t xml:space="preserve">, implementirano rješenje </w:t>
        </w:r>
      </w:ins>
      <w:ins w:id="6123" w:author="Rajo" w:date="2018-06-18T19:45:00Z">
        <w:r>
          <w:rPr>
            <w:lang w:val="bs-Latn-BA"/>
          </w:rPr>
          <w:t>podržava SAML protokol, isto kao i ostala rješenja predstavljena u</w:t>
        </w:r>
      </w:ins>
      <w:ins w:id="6124" w:author="Rajo" w:date="2018-06-18T19:46:00Z">
        <w:r>
          <w:rPr>
            <w:lang w:val="bs-Latn-BA"/>
          </w:rPr>
          <w:t xml:space="preserve"> 8. poglavlju, </w:t>
        </w:r>
      </w:ins>
      <w:ins w:id="6125" w:author="Rajo" w:date="2018-06-18T20:09:00Z">
        <w:r w:rsidR="000D4C33">
          <w:rPr>
            <w:lang w:val="bs-Latn-BA"/>
          </w:rPr>
          <w:t>međutim</w:t>
        </w:r>
      </w:ins>
      <w:ins w:id="6126" w:author="Rajo" w:date="2018-06-18T20:06:00Z">
        <w:r w:rsidR="00695E3C">
          <w:rPr>
            <w:lang w:val="bs-Latn-BA"/>
          </w:rPr>
          <w:t xml:space="preserve"> </w:t>
        </w:r>
      </w:ins>
      <w:ins w:id="6127" w:author="Rajo" w:date="2018-06-18T19:46:00Z">
        <w:r>
          <w:rPr>
            <w:lang w:val="bs-Latn-BA"/>
          </w:rPr>
          <w:t xml:space="preserve">ne podržava ni jedan drugi </w:t>
        </w:r>
      </w:ins>
      <w:ins w:id="6128" w:author="Rajo" w:date="2018-06-18T20:05:00Z">
        <w:r w:rsidR="00940B72">
          <w:rPr>
            <w:lang w:val="bs-Latn-BA"/>
          </w:rPr>
          <w:t>-</w:t>
        </w:r>
      </w:ins>
      <w:ins w:id="6129" w:author="Rajo" w:date="2018-06-18T19:52:00Z">
        <w:r w:rsidR="00897603">
          <w:rPr>
            <w:lang w:val="bs-Latn-BA"/>
          </w:rPr>
          <w:t xml:space="preserve"> </w:t>
        </w:r>
      </w:ins>
      <w:ins w:id="6130" w:author="Rajo" w:date="2018-06-18T19:46:00Z">
        <w:r>
          <w:rPr>
            <w:lang w:val="bs-Latn-BA"/>
          </w:rPr>
          <w:t>CAS, OpenI</w:t>
        </w:r>
      </w:ins>
      <w:ins w:id="6131" w:author="Rajo" w:date="2018-06-18T19:47:00Z">
        <w:r>
          <w:rPr>
            <w:lang w:val="bs-Latn-BA"/>
          </w:rPr>
          <w:t>D, OpenID Connect, OAuth</w:t>
        </w:r>
      </w:ins>
      <w:ins w:id="6132" w:author="Rajo" w:date="2018-06-18T19:53:00Z">
        <w:r w:rsidR="00CC007C">
          <w:rPr>
            <w:lang w:val="bs-Latn-BA"/>
          </w:rPr>
          <w:t>,</w:t>
        </w:r>
      </w:ins>
      <w:ins w:id="6133" w:author="Rajo" w:date="2018-06-18T19:47:00Z">
        <w:r>
          <w:rPr>
            <w:lang w:val="bs-Latn-BA"/>
          </w:rPr>
          <w:t xml:space="preserve"> WS-Federation</w:t>
        </w:r>
      </w:ins>
      <w:ins w:id="6134" w:author="Rajo" w:date="2018-06-18T19:53:00Z">
        <w:r w:rsidR="00CC007C">
          <w:rPr>
            <w:lang w:val="bs-Latn-BA"/>
          </w:rPr>
          <w:t xml:space="preserve"> i</w:t>
        </w:r>
      </w:ins>
      <w:ins w:id="6135" w:author="Rajo" w:date="2018-06-18T19:47:00Z">
        <w:r>
          <w:rPr>
            <w:lang w:val="bs-Latn-BA"/>
          </w:rPr>
          <w:t xml:space="preserve"> WS-Trust</w:t>
        </w:r>
      </w:ins>
      <w:ins w:id="6136" w:author="Rajo" w:date="2018-06-18T19:49:00Z">
        <w:r w:rsidR="00897603">
          <w:rPr>
            <w:lang w:val="bs-Latn-BA"/>
          </w:rPr>
          <w:t xml:space="preserve">. </w:t>
        </w:r>
      </w:ins>
      <w:ins w:id="6137" w:author="Rajo" w:date="2018-06-18T20:00:00Z">
        <w:r w:rsidR="008D4518">
          <w:rPr>
            <w:lang w:val="bs-Latn-BA"/>
          </w:rPr>
          <w:t xml:space="preserve">Prema tome, može se reći da ima najslabiju podršku za </w:t>
        </w:r>
      </w:ins>
      <w:ins w:id="6138" w:author="Rajo" w:date="2018-06-18T20:01:00Z">
        <w:r w:rsidR="008D4518">
          <w:rPr>
            <w:lang w:val="bs-Latn-BA"/>
          </w:rPr>
          <w:t>protokole</w:t>
        </w:r>
      </w:ins>
      <w:ins w:id="6139" w:author="Rajo" w:date="2018-06-18T20:02:00Z">
        <w:r w:rsidR="008D4518">
          <w:rPr>
            <w:lang w:val="bs-Latn-BA"/>
          </w:rPr>
          <w:t xml:space="preserve">, </w:t>
        </w:r>
      </w:ins>
      <w:ins w:id="6140" w:author="Rajo" w:date="2018-06-18T20:20:00Z">
        <w:r w:rsidR="00DA0D28">
          <w:rPr>
            <w:lang w:val="bs-Latn-BA"/>
          </w:rPr>
          <w:t>s napomenom</w:t>
        </w:r>
      </w:ins>
      <w:ins w:id="6141" w:author="Rajo" w:date="2018-06-18T20:21:00Z">
        <w:r w:rsidR="00DA0D28">
          <w:rPr>
            <w:lang w:val="bs-Latn-BA"/>
          </w:rPr>
          <w:t xml:space="preserve"> da</w:t>
        </w:r>
      </w:ins>
      <w:ins w:id="6142" w:author="Rajo" w:date="2018-06-18T19:50:00Z">
        <w:r w:rsidR="00897603">
          <w:rPr>
            <w:lang w:val="bs-Latn-BA"/>
          </w:rPr>
          <w:t xml:space="preserve"> je u pitanju prototip</w:t>
        </w:r>
      </w:ins>
      <w:ins w:id="6143" w:author="Rajo" w:date="2018-06-18T19:51:00Z">
        <w:r w:rsidR="00897603">
          <w:rPr>
            <w:lang w:val="bs-Latn-BA"/>
          </w:rPr>
          <w:t xml:space="preserve"> koji </w:t>
        </w:r>
      </w:ins>
      <w:ins w:id="6144" w:author="Rajo" w:date="2018-06-18T20:11:00Z">
        <w:r w:rsidR="004D3AEA">
          <w:rPr>
            <w:lang w:val="bs-Latn-BA"/>
          </w:rPr>
          <w:t>treba da predstavi realizaciju SSO s</w:t>
        </w:r>
      </w:ins>
      <w:ins w:id="6145" w:author="Rajo" w:date="2018-06-18T20:12:00Z">
        <w:r w:rsidR="004D3AEA">
          <w:rPr>
            <w:lang w:val="bs-Latn-BA"/>
          </w:rPr>
          <w:t xml:space="preserve">istema </w:t>
        </w:r>
      </w:ins>
      <w:ins w:id="6146" w:author="Rajo" w:date="2018-06-18T20:17:00Z">
        <w:r w:rsidR="0014575A">
          <w:rPr>
            <w:lang w:val="bs-Latn-BA"/>
          </w:rPr>
          <w:t>zasnovanog na</w:t>
        </w:r>
      </w:ins>
      <w:ins w:id="6147" w:author="Rajo" w:date="2018-06-18T20:12:00Z">
        <w:r w:rsidR="004D3AEA">
          <w:rPr>
            <w:lang w:val="bs-Latn-BA"/>
          </w:rPr>
          <w:t xml:space="preserve"> </w:t>
        </w:r>
      </w:ins>
      <w:ins w:id="6148" w:author="Rajo" w:date="2018-06-18T19:51:00Z">
        <w:r w:rsidR="00897603">
          <w:rPr>
            <w:lang w:val="bs-Latn-BA"/>
          </w:rPr>
          <w:t>SAML</w:t>
        </w:r>
      </w:ins>
      <w:ins w:id="6149" w:author="Rajo" w:date="2018-06-18T20:12:00Z">
        <w:r w:rsidR="004D3AEA">
          <w:rPr>
            <w:lang w:val="bs-Latn-BA"/>
          </w:rPr>
          <w:t xml:space="preserve"> protokol</w:t>
        </w:r>
      </w:ins>
      <w:ins w:id="6150" w:author="Rajo" w:date="2018-06-18T20:17:00Z">
        <w:r w:rsidR="0014575A">
          <w:rPr>
            <w:lang w:val="bs-Latn-BA"/>
          </w:rPr>
          <w:t>u</w:t>
        </w:r>
      </w:ins>
      <w:ins w:id="6151" w:author="Rajo" w:date="2018-06-18T20:12:00Z">
        <w:r w:rsidR="004D3AEA">
          <w:rPr>
            <w:lang w:val="bs-Latn-BA"/>
          </w:rPr>
          <w:t>.</w:t>
        </w:r>
      </w:ins>
      <w:ins w:id="6152" w:author="Rajo" w:date="2018-06-18T20:31:00Z">
        <w:r w:rsidR="008A12EC">
          <w:rPr>
            <w:lang w:val="bs-Latn-BA"/>
          </w:rPr>
          <w:t xml:space="preserve"> Sa druge strane, kao i sv</w:t>
        </w:r>
      </w:ins>
      <w:ins w:id="6153" w:author="Rajo" w:date="2018-06-18T20:32:00Z">
        <w:r w:rsidR="008A12EC">
          <w:rPr>
            <w:lang w:val="bs-Latn-BA"/>
          </w:rPr>
          <w:t xml:space="preserve">a ostala rješenja, </w:t>
        </w:r>
      </w:ins>
      <w:ins w:id="6154" w:author="Rajo" w:date="2018-06-18T20:33:00Z">
        <w:r w:rsidR="008A12EC">
          <w:rPr>
            <w:lang w:val="bs-Latn-BA"/>
          </w:rPr>
          <w:t>podržava</w:t>
        </w:r>
      </w:ins>
      <w:ins w:id="6155" w:author="Rajo" w:date="2018-06-18T20:32:00Z">
        <w:r w:rsidR="008A12EC">
          <w:rPr>
            <w:lang w:val="bs-Latn-BA"/>
          </w:rPr>
          <w:t xml:space="preserve"> SLO</w:t>
        </w:r>
      </w:ins>
      <w:ins w:id="6156" w:author="Rajo" w:date="2018-06-18T20:33:00Z">
        <w:r w:rsidR="008A12EC">
          <w:rPr>
            <w:lang w:val="bs-Latn-BA"/>
          </w:rPr>
          <w:t xml:space="preserve"> funkcionalnost</w:t>
        </w:r>
      </w:ins>
      <w:ins w:id="6157" w:author="Rajo" w:date="2018-06-18T20:34:00Z">
        <w:r w:rsidR="008A12EC">
          <w:rPr>
            <w:lang w:val="bs-Latn-BA"/>
          </w:rPr>
          <w:t xml:space="preserve"> </w:t>
        </w:r>
      </w:ins>
      <w:ins w:id="6158" w:author="Rajo" w:date="2018-06-18T20:36:00Z">
        <w:r w:rsidR="00474734">
          <w:rPr>
            <w:lang w:val="bs-Latn-BA"/>
          </w:rPr>
          <w:t xml:space="preserve">koja </w:t>
        </w:r>
      </w:ins>
      <w:ins w:id="6159" w:author="Rajo" w:date="2018-06-18T20:33:00Z">
        <w:r w:rsidR="008A12EC">
          <w:rPr>
            <w:lang w:val="bs-Latn-BA"/>
          </w:rPr>
          <w:t xml:space="preserve">korisniku </w:t>
        </w:r>
      </w:ins>
      <w:ins w:id="6160" w:author="Rajo" w:date="2018-06-18T20:35:00Z">
        <w:r w:rsidR="008A12EC">
          <w:rPr>
            <w:lang w:val="bs-Latn-BA"/>
          </w:rPr>
          <w:t xml:space="preserve">omogućava </w:t>
        </w:r>
      </w:ins>
      <w:ins w:id="6161" w:author="Rajo" w:date="2018-06-18T20:34:00Z">
        <w:r w:rsidR="008A12EC">
          <w:rPr>
            <w:lang w:val="bs-Latn-BA"/>
          </w:rPr>
          <w:t>brz</w:t>
        </w:r>
      </w:ins>
      <w:ins w:id="6162" w:author="Rajo" w:date="2018-06-18T20:36:00Z">
        <w:r w:rsidR="00474734">
          <w:rPr>
            <w:lang w:val="bs-Latn-BA"/>
          </w:rPr>
          <w:t>u</w:t>
        </w:r>
      </w:ins>
      <w:ins w:id="6163" w:author="Rajo" w:date="2018-06-18T20:34:00Z">
        <w:r w:rsidR="008A12EC">
          <w:rPr>
            <w:lang w:val="bs-Latn-BA"/>
          </w:rPr>
          <w:t xml:space="preserve"> i lak</w:t>
        </w:r>
      </w:ins>
      <w:ins w:id="6164" w:author="Rajo" w:date="2018-06-18T20:36:00Z">
        <w:r w:rsidR="00474734">
          <w:rPr>
            <w:lang w:val="bs-Latn-BA"/>
          </w:rPr>
          <w:t>u</w:t>
        </w:r>
      </w:ins>
      <w:ins w:id="6165" w:author="Rajo" w:date="2018-06-18T20:34:00Z">
        <w:r w:rsidR="008A12EC">
          <w:rPr>
            <w:lang w:val="bs-Latn-BA"/>
          </w:rPr>
          <w:t xml:space="preserve"> odjav</w:t>
        </w:r>
      </w:ins>
      <w:ins w:id="6166" w:author="Rajo" w:date="2018-06-18T20:36:00Z">
        <w:r w:rsidR="00474734">
          <w:rPr>
            <w:lang w:val="bs-Latn-BA"/>
          </w:rPr>
          <w:t>a</w:t>
        </w:r>
      </w:ins>
      <w:ins w:id="6167" w:author="Rajo" w:date="2018-06-18T20:34:00Z">
        <w:r w:rsidR="008A12EC">
          <w:rPr>
            <w:lang w:val="bs-Latn-BA"/>
          </w:rPr>
          <w:t xml:space="preserve"> iz svih aplikacije na koje je prijavljen posredstvom SSO servera.</w:t>
        </w:r>
      </w:ins>
      <w:ins w:id="6168" w:author="Rajo" w:date="2018-06-18T20:36:00Z">
        <w:r w:rsidR="00456861">
          <w:rPr>
            <w:lang w:val="bs-Latn-BA"/>
          </w:rPr>
          <w:t xml:space="preserve"> </w:t>
        </w:r>
      </w:ins>
      <w:ins w:id="6169" w:author="Rajo" w:date="2018-06-18T20:38:00Z">
        <w:r w:rsidR="00245F07">
          <w:rPr>
            <w:lang w:val="bs-Latn-BA"/>
          </w:rPr>
          <w:t>Pored toga, posjeduje</w:t>
        </w:r>
      </w:ins>
      <w:ins w:id="6170" w:author="Rajo" w:date="2018-06-18T20:39:00Z">
        <w:r w:rsidR="00245F07">
          <w:rPr>
            <w:lang w:val="bs-Latn-BA"/>
          </w:rPr>
          <w:t xml:space="preserve"> čak i jednu karakteristiku koju nema WSO2, a to je dostupnost klijentske biblioteke</w:t>
        </w:r>
      </w:ins>
      <w:ins w:id="6171" w:author="Rajo" w:date="2018-06-18T20:41:00Z">
        <w:r w:rsidR="00C744C5">
          <w:rPr>
            <w:lang w:val="bs-Latn-BA"/>
          </w:rPr>
          <w:t xml:space="preserve"> koja zn</w:t>
        </w:r>
      </w:ins>
      <w:ins w:id="6172" w:author="Rajo" w:date="2018-06-18T20:40:00Z">
        <w:r w:rsidR="00C172D5">
          <w:rPr>
            <w:lang w:val="bs-Latn-BA"/>
          </w:rPr>
          <w:t>atno olakšava integracij</w:t>
        </w:r>
      </w:ins>
      <w:ins w:id="6173" w:author="Rajo" w:date="2018-06-18T20:41:00Z">
        <w:r w:rsidR="00C744C5">
          <w:rPr>
            <w:lang w:val="bs-Latn-BA"/>
          </w:rPr>
          <w:t>u</w:t>
        </w:r>
      </w:ins>
      <w:ins w:id="6174" w:author="Rajo" w:date="2018-06-18T20:40:00Z">
        <w:r w:rsidR="00C172D5">
          <w:rPr>
            <w:lang w:val="bs-Latn-BA"/>
          </w:rPr>
          <w:t xml:space="preserve"> željene aplikacije u SSO sistem.</w:t>
        </w:r>
      </w:ins>
    </w:p>
    <w:p w14:paraId="299292DC" w14:textId="0C0D4828" w:rsidR="00E94ADE" w:rsidDel="004137B5" w:rsidRDefault="00CC5052" w:rsidP="001501C2">
      <w:pPr>
        <w:spacing w:line="240" w:lineRule="auto"/>
        <w:ind w:firstLine="360"/>
        <w:jc w:val="both"/>
        <w:rPr>
          <w:del w:id="6175" w:author="Rajo" w:date="2018-06-17T19:09:00Z"/>
          <w:lang w:val="bs-Latn-BA"/>
        </w:rPr>
      </w:pPr>
      <w:del w:id="6176" w:author="Rajo" w:date="2018-06-18T20:37:00Z">
        <w:r w:rsidDel="00245F07">
          <w:rPr>
            <w:lang w:val="bs-Latn-BA"/>
          </w:rPr>
          <w:delText xml:space="preserve">Neke </w:delText>
        </w:r>
      </w:del>
      <w:ins w:id="6177" w:author="Rajo" w:date="2018-06-18T20:44:00Z">
        <w:r w:rsidR="001501C2">
          <w:rPr>
            <w:lang w:val="bs-Latn-BA"/>
          </w:rPr>
          <w:t>Međutim</w:t>
        </w:r>
      </w:ins>
      <w:ins w:id="6178" w:author="Rajo" w:date="2018-06-18T20:37:00Z">
        <w:r w:rsidR="00245F07">
          <w:rPr>
            <w:lang w:val="bs-Latn-BA"/>
          </w:rPr>
          <w:t xml:space="preserve">, </w:t>
        </w:r>
      </w:ins>
      <w:del w:id="6179" w:author="Rajo" w:date="2018-06-18T20:22:00Z">
        <w:r w:rsidDel="00CE3C9D">
          <w:rPr>
            <w:lang w:val="bs-Latn-BA"/>
          </w:rPr>
          <w:delText xml:space="preserve">dodatne </w:delText>
        </w:r>
      </w:del>
      <w:del w:id="6180" w:author="Rajo" w:date="2018-06-18T20:23:00Z">
        <w:r w:rsidDel="00CE3C9D">
          <w:rPr>
            <w:lang w:val="bs-Latn-BA"/>
          </w:rPr>
          <w:delText xml:space="preserve">uobičajene </w:delText>
        </w:r>
      </w:del>
      <w:r>
        <w:rPr>
          <w:lang w:val="bs-Latn-BA"/>
        </w:rPr>
        <w:t xml:space="preserve">funkcionalnosti koje ova implementacija ne </w:t>
      </w:r>
      <w:del w:id="6181" w:author="Rajo" w:date="2018-06-18T20:44:00Z">
        <w:r w:rsidDel="001501C2">
          <w:rPr>
            <w:lang w:val="bs-Latn-BA"/>
          </w:rPr>
          <w:delText>posjeduje</w:delText>
        </w:r>
      </w:del>
      <w:del w:id="6182" w:author="Rajo" w:date="2018-06-18T20:37:00Z">
        <w:r w:rsidDel="00245F07">
          <w:rPr>
            <w:lang w:val="bs-Latn-BA"/>
          </w:rPr>
          <w:delText>, a posjeduju je</w:delText>
        </w:r>
      </w:del>
      <w:ins w:id="6183" w:author="Rajo" w:date="2018-06-18T20:44:00Z">
        <w:r w:rsidR="001501C2">
          <w:rPr>
            <w:lang w:val="bs-Latn-BA"/>
          </w:rPr>
          <w:t>nudi</w:t>
        </w:r>
      </w:ins>
      <w:ins w:id="6184" w:author="Rajo" w:date="2018-06-18T20:37:00Z">
        <w:r w:rsidR="00245F07">
          <w:rPr>
            <w:lang w:val="bs-Latn-BA"/>
          </w:rPr>
          <w:t xml:space="preserve"> za razliku od analiziranih rješenja, </w:t>
        </w:r>
      </w:ins>
      <w:r>
        <w:rPr>
          <w:lang w:val="bs-Latn-BA"/>
        </w:rPr>
        <w:t xml:space="preserve"> </w:t>
      </w:r>
      <w:del w:id="6185" w:author="Rajo" w:date="2018-06-18T20:37:00Z">
        <w:r w:rsidDel="00245F07">
          <w:rPr>
            <w:lang w:val="bs-Latn-BA"/>
          </w:rPr>
          <w:delText>analizirana rješenja, s</w:delText>
        </w:r>
      </w:del>
      <w:ins w:id="6186" w:author="Rajo" w:date="2018-06-18T20:37:00Z">
        <w:r w:rsidR="00245F07">
          <w:rPr>
            <w:lang w:val="bs-Latn-BA"/>
          </w:rPr>
          <w:t>jes</w:t>
        </w:r>
      </w:ins>
      <w:r>
        <w:rPr>
          <w:lang w:val="bs-Latn-BA"/>
        </w:rPr>
        <w:t xml:space="preserve">u višestepena autentikacija kao i delegirana autentikacija koja omogućava da </w:t>
      </w:r>
      <w:del w:id="6187" w:author="Rajo" w:date="2018-06-18T19:20:00Z">
        <w:r w:rsidDel="00057AAC">
          <w:rPr>
            <w:lang w:val="bs-Latn-BA"/>
          </w:rPr>
          <w:delText xml:space="preserve">IdP </w:delText>
        </w:r>
      </w:del>
      <w:ins w:id="6188" w:author="Rajo" w:date="2018-06-18T19:20:00Z">
        <w:r w:rsidR="00057AAC">
          <w:rPr>
            <w:lang w:val="bs-Latn-BA"/>
          </w:rPr>
          <w:t xml:space="preserve">davalac identiteta </w:t>
        </w:r>
      </w:ins>
      <w:r>
        <w:rPr>
          <w:lang w:val="bs-Latn-BA"/>
        </w:rPr>
        <w:t xml:space="preserve">autentikuje korisnika posredstvom nekog vanjskog sistema. Razlog </w:t>
      </w:r>
      <w:del w:id="6189" w:author="Rajo" w:date="2018-06-18T20:24:00Z">
        <w:r w:rsidDel="00CE3C9D">
          <w:rPr>
            <w:lang w:val="bs-Latn-BA"/>
          </w:rPr>
          <w:delText>tome je što je</w:delText>
        </w:r>
      </w:del>
      <w:ins w:id="6190" w:author="Rajo" w:date="2018-06-18T20:24:00Z">
        <w:r w:rsidR="00CE3C9D">
          <w:rPr>
            <w:lang w:val="bs-Latn-BA"/>
          </w:rPr>
          <w:t>je to što</w:t>
        </w:r>
      </w:ins>
      <w:r>
        <w:rPr>
          <w:lang w:val="bs-Latn-BA"/>
        </w:rPr>
        <w:t xml:space="preserve"> </w:t>
      </w:r>
      <w:r>
        <w:rPr>
          <w:lang w:val="bs-Latn-BA"/>
        </w:rPr>
        <w:lastRenderedPageBreak/>
        <w:t xml:space="preserve">ova implementacija predstavlja osnovni SSO server sa minimalnim </w:t>
      </w:r>
      <w:del w:id="6191" w:author="Rajo" w:date="2018-06-18T20:26:00Z">
        <w:r w:rsidDel="00CE3C9D">
          <w:rPr>
            <w:lang w:val="bs-Latn-BA"/>
          </w:rPr>
          <w:delText xml:space="preserve">zahtjevima </w:delText>
        </w:r>
      </w:del>
      <w:ins w:id="6192" w:author="Rajo" w:date="2018-06-18T20:26:00Z">
        <w:r w:rsidR="00CE3C9D">
          <w:rPr>
            <w:lang w:val="bs-Latn-BA"/>
          </w:rPr>
          <w:t xml:space="preserve">funkcionalnostima </w:t>
        </w:r>
      </w:ins>
      <w:r>
        <w:rPr>
          <w:lang w:val="bs-Latn-BA"/>
        </w:rPr>
        <w:t>koje kao takav mora imati, odnosno</w:t>
      </w:r>
      <w:ins w:id="6193" w:author="Rajo" w:date="2018-06-18T20:27:00Z">
        <w:r w:rsidR="00CE3C9D">
          <w:rPr>
            <w:lang w:val="bs-Latn-BA"/>
          </w:rPr>
          <w:t xml:space="preserve"> sa</w:t>
        </w:r>
      </w:ins>
      <w:r>
        <w:rPr>
          <w:lang w:val="bs-Latn-BA"/>
        </w:rPr>
        <w:t xml:space="preserve"> funkcionalnosti</w:t>
      </w:r>
      <w:ins w:id="6194" w:author="Rajo" w:date="2018-06-18T20:27:00Z">
        <w:r w:rsidR="00CE3C9D">
          <w:rPr>
            <w:lang w:val="bs-Latn-BA"/>
          </w:rPr>
          <w:t>ma</w:t>
        </w:r>
      </w:ins>
      <w:r>
        <w:rPr>
          <w:lang w:val="bs-Latn-BA"/>
        </w:rPr>
        <w:t xml:space="preserve"> autentikacije i autorizacije.</w:t>
      </w:r>
      <w:ins w:id="6195" w:author="Rajo" w:date="2018-06-18T20:45:00Z">
        <w:r w:rsidR="001501C2">
          <w:rPr>
            <w:lang w:val="bs-Latn-BA"/>
          </w:rPr>
          <w:t xml:space="preserve"> </w:t>
        </w:r>
      </w:ins>
      <w:del w:id="6196" w:author="Rajo" w:date="2018-06-18T20:45:00Z">
        <w:r w:rsidDel="001501C2">
          <w:rPr>
            <w:lang w:val="bs-Latn-BA"/>
          </w:rPr>
          <w:delText xml:space="preserve"> </w:delText>
        </w:r>
      </w:del>
      <w:del w:id="6197" w:author="Rajo" w:date="2018-06-18T20:47:00Z">
        <w:r w:rsidDel="004137B5">
          <w:rPr>
            <w:lang w:val="bs-Latn-BA"/>
          </w:rPr>
          <w:delText>Takođe, razlog izostavljanja dodatnih funkcionalnosti</w:delText>
        </w:r>
      </w:del>
      <w:ins w:id="6198" w:author="Rajo" w:date="2018-06-18T20:47:00Z">
        <w:r w:rsidR="004137B5">
          <w:rPr>
            <w:lang w:val="bs-Latn-BA"/>
          </w:rPr>
          <w:t>Dodatni razlog</w:t>
        </w:r>
      </w:ins>
      <w:r>
        <w:rPr>
          <w:lang w:val="bs-Latn-BA"/>
        </w:rPr>
        <w:t xml:space="preserve"> je </w:t>
      </w:r>
      <w:ins w:id="6199" w:author="Rajo" w:date="2018-06-18T20:45:00Z">
        <w:r w:rsidR="001501C2">
          <w:rPr>
            <w:lang w:val="bs-Latn-BA"/>
          </w:rPr>
          <w:t xml:space="preserve">i </w:t>
        </w:r>
      </w:ins>
      <w:r>
        <w:rPr>
          <w:lang w:val="bs-Latn-BA"/>
        </w:rPr>
        <w:t>to što je u pitanju „pilot“ projekat koji treba da demonstrira načina funkcionisanja jednog SSO servera. Naravno, bilo bi moguće proširiti postojeću verziju sa tim dodatnim funkcionalnostima ukoliko bi to bilo potrebno.</w:t>
      </w:r>
      <w:del w:id="6200" w:author="Rajo" w:date="2018-06-18T20:47:00Z">
        <w:r w:rsidDel="004137B5">
          <w:rPr>
            <w:lang w:val="bs-Latn-BA"/>
          </w:rPr>
          <w:delText xml:space="preserve"> </w:delText>
        </w:r>
      </w:del>
      <w:del w:id="6201" w:author="Rajo" w:date="2018-06-17T19:09:00Z">
        <w:r w:rsidDel="00416882">
          <w:rPr>
            <w:lang w:val="bs-Latn-BA"/>
          </w:rPr>
          <w:br w:type="page"/>
        </w:r>
      </w:del>
    </w:p>
    <w:p w14:paraId="7495E970" w14:textId="362975C2" w:rsidR="004137B5" w:rsidRDefault="004137B5" w:rsidP="001501C2">
      <w:pPr>
        <w:spacing w:line="240" w:lineRule="auto"/>
        <w:ind w:firstLine="360"/>
        <w:jc w:val="both"/>
        <w:rPr>
          <w:ins w:id="6202" w:author="Rajo" w:date="2018-06-18T20:47:00Z"/>
          <w:lang w:val="bs-Latn-BA"/>
        </w:rPr>
      </w:pPr>
    </w:p>
    <w:p w14:paraId="6F9767EB" w14:textId="5D9DF6C8" w:rsidR="004137B5" w:rsidRDefault="004137B5">
      <w:pPr>
        <w:spacing w:line="240" w:lineRule="auto"/>
        <w:ind w:firstLine="360"/>
        <w:jc w:val="both"/>
        <w:rPr>
          <w:ins w:id="6203" w:author="Rajo" w:date="2018-06-18T20:47:00Z"/>
          <w:lang w:val="bs-Latn-BA"/>
        </w:rPr>
        <w:pPrChange w:id="6204" w:author="Rajo" w:date="2018-06-18T20:46:00Z">
          <w:pPr>
            <w:spacing w:line="240" w:lineRule="auto"/>
            <w:ind w:firstLine="720"/>
            <w:jc w:val="both"/>
          </w:pPr>
        </w:pPrChange>
      </w:pPr>
      <w:ins w:id="6205" w:author="Rajo" w:date="2018-06-18T20:47:00Z">
        <w:r>
          <w:rPr>
            <w:lang w:val="bs-Latn-BA"/>
          </w:rPr>
          <w:t xml:space="preserve">Na kraju, što se </w:t>
        </w:r>
      </w:ins>
      <w:ins w:id="6206" w:author="Rajo" w:date="2018-06-18T20:48:00Z">
        <w:r>
          <w:rPr>
            <w:lang w:val="bs-Latn-BA"/>
          </w:rPr>
          <w:t xml:space="preserve">tiče poslednje karakteristike odnosno tipa licence, u pitanju je naravno </w:t>
        </w:r>
        <w:r w:rsidRPr="00BE5CE6">
          <w:rPr>
            <w:i/>
            <w:lang w:val="bs-Latn-BA"/>
            <w:rPrChange w:id="6207" w:author="Rajo" w:date="2018-06-18T20:49:00Z">
              <w:rPr>
                <w:lang w:val="bs-Latn-BA"/>
              </w:rPr>
            </w:rPrChange>
          </w:rPr>
          <w:t>OpenSource</w:t>
        </w:r>
        <w:r>
          <w:rPr>
            <w:lang w:val="bs-Latn-BA"/>
          </w:rPr>
          <w:t xml:space="preserve"> lic</w:t>
        </w:r>
      </w:ins>
      <w:ins w:id="6208" w:author="Rajo" w:date="2018-06-18T20:49:00Z">
        <w:r>
          <w:rPr>
            <w:lang w:val="bs-Latn-BA"/>
          </w:rPr>
          <w:t xml:space="preserve">enca pod kojom su izdana i ostala rješenja, a sam </w:t>
        </w:r>
      </w:ins>
      <w:ins w:id="6209" w:author="Rajo" w:date="2018-06-18T21:04:00Z">
        <w:r w:rsidR="005078D6">
          <w:rPr>
            <w:lang w:val="bs-Latn-BA"/>
          </w:rPr>
          <w:t xml:space="preserve">izvorni </w:t>
        </w:r>
      </w:ins>
      <w:ins w:id="6210" w:author="Rajo" w:date="2018-06-18T20:49:00Z">
        <w:r>
          <w:rPr>
            <w:lang w:val="bs-Latn-BA"/>
          </w:rPr>
          <w:t xml:space="preserve">kod </w:t>
        </w:r>
      </w:ins>
      <w:ins w:id="6211" w:author="Rajo" w:date="2018-06-18T20:50:00Z">
        <w:r w:rsidR="00BE5CE6">
          <w:rPr>
            <w:lang w:val="bs-Latn-BA"/>
          </w:rPr>
          <w:t>je javno dostupan</w:t>
        </w:r>
      </w:ins>
      <w:ins w:id="6212" w:author="Rajo" w:date="2018-06-18T21:04:00Z">
        <w:r w:rsidR="005078D6">
          <w:rPr>
            <w:lang w:val="bs-Latn-BA"/>
          </w:rPr>
          <w:t xml:space="preserve"> </w:t>
        </w:r>
      </w:ins>
      <w:bookmarkStart w:id="6213" w:name="_GoBack"/>
      <w:bookmarkEnd w:id="6213"/>
      <w:ins w:id="6214" w:author="Rajo" w:date="2018-06-18T20:51:00Z">
        <w:r w:rsidR="00BE5CE6">
          <w:rPr>
            <w:lang w:val="bs-Latn-BA"/>
          </w:rPr>
          <w:t xml:space="preserve">na </w:t>
        </w:r>
      </w:ins>
      <w:ins w:id="6215" w:author="Rajo" w:date="2018-06-18T20:50:00Z">
        <w:r w:rsidR="00BE5CE6">
          <w:rPr>
            <w:lang w:val="bs-Latn-BA"/>
          </w:rPr>
          <w:t xml:space="preserve">adresi </w:t>
        </w:r>
      </w:ins>
      <w:ins w:id="6216" w:author="Rajo" w:date="2018-06-18T20:51:00Z">
        <w:r w:rsidR="00BE5CE6">
          <w:rPr>
            <w:lang w:val="bs-Latn-BA"/>
          </w:rPr>
          <w:fldChar w:fldCharType="begin"/>
        </w:r>
        <w:r w:rsidR="00BE5CE6">
          <w:rPr>
            <w:lang w:val="bs-Latn-BA"/>
          </w:rPr>
          <w:instrText xml:space="preserve"> HYPERLINK "https://github.com/racog3/sso-project" </w:instrText>
        </w:r>
        <w:r w:rsidR="00BE5CE6">
          <w:rPr>
            <w:lang w:val="bs-Latn-BA"/>
          </w:rPr>
          <w:fldChar w:fldCharType="separate"/>
        </w:r>
        <w:r w:rsidR="00BE5CE6" w:rsidRPr="00BE5CE6">
          <w:rPr>
            <w:rStyle w:val="Hyperlink"/>
            <w:lang w:val="bs-Latn-BA"/>
          </w:rPr>
          <w:t>https://github.com/racog3/sso-project</w:t>
        </w:r>
        <w:r w:rsidR="00BE5CE6">
          <w:rPr>
            <w:lang w:val="bs-Latn-BA"/>
          </w:rPr>
          <w:fldChar w:fldCharType="end"/>
        </w:r>
        <w:r w:rsidR="00BE5CE6">
          <w:rPr>
            <w:lang w:val="bs-Latn-BA"/>
          </w:rPr>
          <w:t>.</w:t>
        </w:r>
      </w:ins>
    </w:p>
    <w:p w14:paraId="7718C5CE" w14:textId="11F4F2E6" w:rsidR="00E94ADE" w:rsidDel="00044F04" w:rsidRDefault="00CC5052">
      <w:pPr>
        <w:pStyle w:val="Heading1"/>
        <w:numPr>
          <w:ilvl w:val="0"/>
          <w:numId w:val="0"/>
        </w:numPr>
        <w:spacing w:line="240" w:lineRule="auto"/>
        <w:ind w:firstLine="360"/>
        <w:rPr>
          <w:del w:id="6217" w:author="Rajo" w:date="2018-06-17T15:18:00Z"/>
          <w:lang w:val="bs-Latn-BA"/>
        </w:rPr>
        <w:pPrChange w:id="6218" w:author="Rajo" w:date="2018-06-18T20:46:00Z">
          <w:pPr>
            <w:pStyle w:val="Heading1"/>
            <w:spacing w:line="240" w:lineRule="auto"/>
          </w:pPr>
        </w:pPrChange>
      </w:pPr>
      <w:bookmarkStart w:id="6219" w:name="_Toc511154464"/>
      <w:del w:id="6220" w:author="Rajo" w:date="2018-06-17T19:09:00Z">
        <w:r w:rsidDel="00416882">
          <w:rPr>
            <w:lang w:val="bs-Latn-BA"/>
          </w:rPr>
          <w:delText>UPOREDNA ANALIZA SSO RJEŠENJA</w:delText>
        </w:r>
      </w:del>
      <w:bookmarkEnd w:id="6219"/>
    </w:p>
    <w:p w14:paraId="0C695F68" w14:textId="77777777" w:rsidR="00E94ADE" w:rsidRPr="00143689" w:rsidRDefault="00E94ADE">
      <w:pPr>
        <w:spacing w:line="240" w:lineRule="auto"/>
        <w:ind w:firstLine="360"/>
        <w:jc w:val="both"/>
        <w:rPr>
          <w:lang w:val="bs-Latn-BA"/>
        </w:rPr>
        <w:pPrChange w:id="6221" w:author="Rajo" w:date="2018-06-18T20:46:00Z">
          <w:pPr>
            <w:spacing w:line="240" w:lineRule="auto"/>
          </w:pPr>
        </w:pPrChange>
      </w:pPr>
    </w:p>
    <w:p w14:paraId="417DDE17" w14:textId="75A95283" w:rsidR="00E94ADE" w:rsidDel="00044F04" w:rsidRDefault="00CC5052">
      <w:pPr>
        <w:spacing w:line="240" w:lineRule="auto"/>
        <w:ind w:firstLine="360"/>
        <w:jc w:val="both"/>
        <w:rPr>
          <w:del w:id="6222" w:author="Rajo" w:date="2018-06-17T15:18:00Z"/>
          <w:lang w:val="bs-Latn-BA"/>
        </w:rPr>
      </w:pPr>
      <w:del w:id="6223" w:author="Rajo" w:date="2018-06-17T19:09:00Z">
        <w:r w:rsidDel="006209DB">
          <w:rPr>
            <w:lang w:val="bs-Latn-BA"/>
          </w:rPr>
          <w:delText xml:space="preserve">U narednoj </w:delText>
        </w:r>
      </w:del>
      <w:del w:id="6224" w:author="Rajo" w:date="2018-06-17T15:19:00Z">
        <w:r w:rsidRPr="0079418E" w:rsidDel="0079418E">
          <w:rPr>
            <w:b/>
            <w:lang w:val="bs-Latn-BA"/>
            <w:rPrChange w:id="6225" w:author="Rajo" w:date="2018-06-17T15:19:00Z">
              <w:rPr>
                <w:lang w:val="bs-Latn-BA"/>
              </w:rPr>
            </w:rPrChange>
          </w:rPr>
          <w:delText>t</w:delText>
        </w:r>
      </w:del>
      <w:del w:id="6226" w:author="Rajo" w:date="2018-06-17T19:09:00Z">
        <w:r w:rsidRPr="0079418E" w:rsidDel="006209DB">
          <w:rPr>
            <w:b/>
            <w:lang w:val="bs-Latn-BA"/>
            <w:rPrChange w:id="6227" w:author="Rajo" w:date="2018-06-17T15:19:00Z">
              <w:rPr>
                <w:lang w:val="bs-Latn-BA"/>
              </w:rPr>
            </w:rPrChange>
          </w:rPr>
          <w:delText>abeli</w:delText>
        </w:r>
        <w:r w:rsidDel="006209DB">
          <w:rPr>
            <w:lang w:val="bs-Latn-BA"/>
          </w:rPr>
          <w:delText xml:space="preserve">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delText>
        </w:r>
        <w:r w:rsidDel="006209DB">
          <w:rPr>
            <w:lang w:val="bs-Latn-BA"/>
          </w:rPr>
          <w:sym w:font="Wingdings" w:char="F0FC"/>
        </w:r>
        <w:r w:rsidDel="006209DB">
          <w:rPr>
            <w:lang w:val="bs-Latn-BA"/>
          </w:rPr>
          <w:delText xml:space="preserve">), u suprotnom je ćelija prazna. </w:delText>
        </w:r>
      </w:del>
    </w:p>
    <w:p w14:paraId="14BDF2DF" w14:textId="7BCF6E30" w:rsidR="00E94ADE" w:rsidDel="006209DB" w:rsidRDefault="00E94ADE">
      <w:pPr>
        <w:spacing w:line="240" w:lineRule="auto"/>
        <w:ind w:firstLine="360"/>
        <w:jc w:val="both"/>
        <w:rPr>
          <w:del w:id="6228" w:author="Rajo" w:date="2018-06-17T19:09:00Z"/>
          <w:lang w:val="bs-Latn-BA"/>
        </w:rPr>
        <w:pPrChange w:id="6229" w:author="Rajo" w:date="2018-06-17T15:18:00Z">
          <w:pPr>
            <w:spacing w:line="240" w:lineRule="auto"/>
          </w:pPr>
        </w:pPrChange>
      </w:pPr>
    </w:p>
    <w:p w14:paraId="561B18AC" w14:textId="222BF808" w:rsidR="00E94ADE" w:rsidDel="006209DB" w:rsidRDefault="00CC5052">
      <w:pPr>
        <w:pStyle w:val="Caption"/>
        <w:keepNext/>
        <w:jc w:val="center"/>
        <w:rPr>
          <w:del w:id="6230" w:author="Rajo" w:date="2018-06-17T19:09:00Z"/>
          <w:lang w:val="bs-Latn-BA"/>
        </w:rPr>
      </w:pPr>
      <w:del w:id="6231" w:author="Rajo" w:date="2018-06-17T19:09:00Z">
        <w:r w:rsidDel="006209DB">
          <w:rPr>
            <w:lang w:val="bs-Latn-BA"/>
          </w:rPr>
          <w:delText xml:space="preserve">Tabela </w:delText>
        </w:r>
        <w:r w:rsidDel="006209DB">
          <w:rPr>
            <w:lang w:val="bs-Latn-BA"/>
          </w:rPr>
          <w:fldChar w:fldCharType="begin"/>
        </w:r>
        <w:r w:rsidDel="006209DB">
          <w:rPr>
            <w:lang w:val="bs-Latn-BA"/>
          </w:rPr>
          <w:delInstrText xml:space="preserve"> STYLEREF 1 \s </w:delInstrText>
        </w:r>
        <w:r w:rsidDel="006209DB">
          <w:rPr>
            <w:lang w:val="bs-Latn-BA"/>
          </w:rPr>
          <w:fldChar w:fldCharType="separate"/>
        </w:r>
        <w:r w:rsidR="00AC2D1A" w:rsidDel="006209DB">
          <w:rPr>
            <w:noProof/>
            <w:lang w:val="bs-Latn-BA"/>
          </w:rPr>
          <w:delText>11</w:delText>
        </w:r>
        <w:r w:rsidDel="006209DB">
          <w:rPr>
            <w:lang w:val="bs-Latn-BA"/>
          </w:rPr>
          <w:fldChar w:fldCharType="end"/>
        </w:r>
        <w:r w:rsidDel="006209DB">
          <w:rPr>
            <w:lang w:val="bs-Latn-BA"/>
          </w:rPr>
          <w:delText>.</w:delText>
        </w:r>
        <w:r w:rsidDel="006209DB">
          <w:rPr>
            <w:lang w:val="bs-Latn-BA"/>
          </w:rPr>
          <w:fldChar w:fldCharType="begin"/>
        </w:r>
        <w:r w:rsidDel="006209DB">
          <w:rPr>
            <w:lang w:val="bs-Latn-BA"/>
          </w:rPr>
          <w:delInstrText xml:space="preserve"> SEQ Tabela \* ARABIC \s 1 </w:delInstrText>
        </w:r>
        <w:r w:rsidDel="006209DB">
          <w:rPr>
            <w:lang w:val="bs-Latn-BA"/>
          </w:rPr>
          <w:fldChar w:fldCharType="separate"/>
        </w:r>
        <w:r w:rsidR="00AC2D1A" w:rsidDel="006209DB">
          <w:rPr>
            <w:noProof/>
            <w:lang w:val="bs-Latn-BA"/>
          </w:rPr>
          <w:delText>1</w:delText>
        </w:r>
        <w:r w:rsidDel="006209DB">
          <w:rPr>
            <w:lang w:val="bs-Latn-BA"/>
          </w:rPr>
          <w:fldChar w:fldCharType="end"/>
        </w:r>
        <w:r w:rsidDel="006209DB">
          <w:rPr>
            <w:lang w:val="bs-Latn-BA"/>
          </w:rPr>
          <w:delText xml:space="preserve"> – Uporedna analiza rješenja</w:delText>
        </w:r>
      </w:del>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rsidDel="006209DB" w14:paraId="69CF8DD0" w14:textId="482C1DC5">
        <w:trPr>
          <w:trHeight w:val="953"/>
          <w:del w:id="6232" w:author="Rajo" w:date="2018-06-17T19:09:00Z"/>
        </w:trPr>
        <w:tc>
          <w:tcPr>
            <w:tcW w:w="3888" w:type="dxa"/>
            <w:gridSpan w:val="2"/>
            <w:shd w:val="clear" w:color="auto" w:fill="DBE5F1" w:themeFill="accent1" w:themeFillTint="33"/>
            <w:vAlign w:val="center"/>
          </w:tcPr>
          <w:p w14:paraId="688E5925" w14:textId="55761E68" w:rsidR="00E94ADE" w:rsidDel="006209DB" w:rsidRDefault="00CC5052">
            <w:pPr>
              <w:jc w:val="center"/>
              <w:rPr>
                <w:del w:id="6233" w:author="Rajo" w:date="2018-06-17T19:09:00Z"/>
                <w:rFonts w:asciiTheme="majorHAnsi" w:hAnsiTheme="majorHAnsi"/>
                <w:b/>
                <w:color w:val="365F91" w:themeColor="accent1" w:themeShade="BF"/>
                <w:lang w:val="bs-Latn-BA"/>
              </w:rPr>
            </w:pPr>
            <w:del w:id="6234" w:author="Rajo" w:date="2018-06-17T19:09:00Z">
              <w:r w:rsidDel="006209DB">
                <w:rPr>
                  <w:rFonts w:asciiTheme="majorHAnsi" w:hAnsiTheme="majorHAnsi"/>
                  <w:b/>
                  <w:color w:val="365F91" w:themeColor="accent1" w:themeShade="BF"/>
                  <w:lang w:val="bs-Latn-BA"/>
                </w:rPr>
                <w:delText>Karakteristika</w:delText>
              </w:r>
            </w:del>
          </w:p>
        </w:tc>
        <w:tc>
          <w:tcPr>
            <w:tcW w:w="1152" w:type="dxa"/>
            <w:shd w:val="clear" w:color="auto" w:fill="DBE5F1" w:themeFill="accent1" w:themeFillTint="33"/>
            <w:vAlign w:val="center"/>
          </w:tcPr>
          <w:p w14:paraId="37FED867" w14:textId="26FD434F" w:rsidR="00E94ADE" w:rsidDel="006209DB" w:rsidRDefault="00CC5052">
            <w:pPr>
              <w:jc w:val="center"/>
              <w:rPr>
                <w:del w:id="6235" w:author="Rajo" w:date="2018-06-17T19:09:00Z"/>
                <w:rFonts w:asciiTheme="majorHAnsi" w:hAnsiTheme="majorHAnsi"/>
                <w:b/>
                <w:color w:val="365F91" w:themeColor="accent1" w:themeShade="BF"/>
                <w:lang w:val="bs-Latn-BA"/>
              </w:rPr>
            </w:pPr>
            <w:del w:id="6236" w:author="Rajo" w:date="2018-06-17T19:09:00Z">
              <w:r w:rsidDel="006209DB">
                <w:rPr>
                  <w:rFonts w:asciiTheme="majorHAnsi" w:hAnsiTheme="majorHAnsi"/>
                  <w:b/>
                  <w:color w:val="365F91" w:themeColor="accent1" w:themeShade="BF"/>
                  <w:lang w:val="bs-Latn-BA"/>
                </w:rPr>
                <w:delText>Apereo CAS</w:delText>
              </w:r>
            </w:del>
          </w:p>
        </w:tc>
        <w:tc>
          <w:tcPr>
            <w:tcW w:w="1458" w:type="dxa"/>
            <w:shd w:val="clear" w:color="auto" w:fill="DBE5F1" w:themeFill="accent1" w:themeFillTint="33"/>
            <w:vAlign w:val="center"/>
          </w:tcPr>
          <w:p w14:paraId="46C0B9D7" w14:textId="3108B0A0" w:rsidR="00E94ADE" w:rsidDel="006209DB" w:rsidRDefault="00CC5052">
            <w:pPr>
              <w:jc w:val="center"/>
              <w:rPr>
                <w:del w:id="6237" w:author="Rajo" w:date="2018-06-17T19:09:00Z"/>
                <w:rFonts w:asciiTheme="majorHAnsi" w:hAnsiTheme="majorHAnsi"/>
                <w:b/>
                <w:color w:val="365F91" w:themeColor="accent1" w:themeShade="BF"/>
                <w:lang w:val="bs-Latn-BA"/>
              </w:rPr>
            </w:pPr>
            <w:del w:id="6238" w:author="Rajo" w:date="2018-06-17T19:09:00Z">
              <w:r w:rsidDel="006209DB">
                <w:rPr>
                  <w:rFonts w:asciiTheme="majorHAnsi" w:hAnsiTheme="majorHAnsi"/>
                  <w:b/>
                  <w:color w:val="365F91" w:themeColor="accent1" w:themeShade="BF"/>
                  <w:lang w:val="bs-Latn-BA"/>
                </w:rPr>
                <w:delText>Shibboleth</w:delText>
              </w:r>
            </w:del>
          </w:p>
        </w:tc>
        <w:tc>
          <w:tcPr>
            <w:tcW w:w="1440" w:type="dxa"/>
            <w:shd w:val="clear" w:color="auto" w:fill="DBE5F1" w:themeFill="accent1" w:themeFillTint="33"/>
            <w:vAlign w:val="center"/>
          </w:tcPr>
          <w:p w14:paraId="6AA63F73" w14:textId="27A1182C" w:rsidR="00E94ADE" w:rsidDel="006209DB" w:rsidRDefault="00CC5052">
            <w:pPr>
              <w:jc w:val="center"/>
              <w:rPr>
                <w:del w:id="6239" w:author="Rajo" w:date="2018-06-17T19:09:00Z"/>
                <w:rFonts w:asciiTheme="majorHAnsi" w:hAnsiTheme="majorHAnsi"/>
                <w:b/>
                <w:color w:val="365F91" w:themeColor="accent1" w:themeShade="BF"/>
                <w:lang w:val="bs-Latn-BA"/>
              </w:rPr>
            </w:pPr>
            <w:del w:id="6240" w:author="Rajo" w:date="2018-06-17T19:09:00Z">
              <w:r w:rsidDel="006209DB">
                <w:rPr>
                  <w:rFonts w:asciiTheme="majorHAnsi" w:hAnsiTheme="majorHAnsi"/>
                  <w:b/>
                  <w:color w:val="365F91" w:themeColor="accent1" w:themeShade="BF"/>
                  <w:lang w:val="bs-Latn-BA"/>
                </w:rPr>
                <w:delText>WSO2 Identity Server</w:delText>
              </w:r>
            </w:del>
          </w:p>
        </w:tc>
        <w:tc>
          <w:tcPr>
            <w:tcW w:w="1638" w:type="dxa"/>
            <w:shd w:val="clear" w:color="auto" w:fill="DBE5F1" w:themeFill="accent1" w:themeFillTint="33"/>
            <w:vAlign w:val="center"/>
          </w:tcPr>
          <w:p w14:paraId="06DD1086" w14:textId="46DA84F9" w:rsidR="00E94ADE" w:rsidDel="006209DB" w:rsidRDefault="00CC5052">
            <w:pPr>
              <w:jc w:val="center"/>
              <w:rPr>
                <w:del w:id="6241" w:author="Rajo" w:date="2018-06-17T19:09:00Z"/>
                <w:rFonts w:asciiTheme="majorHAnsi" w:hAnsiTheme="majorHAnsi"/>
                <w:b/>
                <w:color w:val="365F91" w:themeColor="accent1" w:themeShade="BF"/>
                <w:lang w:val="bs-Latn-BA"/>
              </w:rPr>
            </w:pPr>
            <w:del w:id="6242" w:author="Rajo" w:date="2018-06-17T19:09:00Z">
              <w:r w:rsidDel="006209DB">
                <w:rPr>
                  <w:rFonts w:asciiTheme="majorHAnsi" w:hAnsiTheme="majorHAnsi"/>
                  <w:b/>
                  <w:color w:val="365F91" w:themeColor="accent1" w:themeShade="BF"/>
                  <w:lang w:val="bs-Latn-BA"/>
                </w:rPr>
                <w:delText>Impl. rješenje</w:delText>
              </w:r>
            </w:del>
          </w:p>
        </w:tc>
      </w:tr>
      <w:tr w:rsidR="00E94ADE" w:rsidDel="006209DB" w14:paraId="1D78C94D" w14:textId="2906DED0">
        <w:trPr>
          <w:del w:id="6243" w:author="Rajo" w:date="2018-06-17T19:09:00Z"/>
        </w:trPr>
        <w:tc>
          <w:tcPr>
            <w:tcW w:w="828" w:type="dxa"/>
            <w:vMerge w:val="restart"/>
            <w:textDirection w:val="btLr"/>
            <w:vAlign w:val="center"/>
          </w:tcPr>
          <w:p w14:paraId="5A805A0C" w14:textId="259D8D50" w:rsidR="00E94ADE" w:rsidDel="006209DB" w:rsidRDefault="00CC5052">
            <w:pPr>
              <w:ind w:left="113" w:right="113"/>
              <w:jc w:val="center"/>
              <w:rPr>
                <w:del w:id="6244" w:author="Rajo" w:date="2018-06-17T19:09:00Z"/>
                <w:rFonts w:asciiTheme="majorHAnsi" w:hAnsiTheme="majorHAnsi"/>
                <w:b/>
                <w:color w:val="365F91" w:themeColor="accent1" w:themeShade="BF"/>
                <w:lang w:val="bs-Latn-BA"/>
              </w:rPr>
            </w:pPr>
            <w:del w:id="6245" w:author="Rajo" w:date="2018-06-17T19:09:00Z">
              <w:r w:rsidDel="006209DB">
                <w:rPr>
                  <w:rFonts w:asciiTheme="majorHAnsi" w:hAnsiTheme="majorHAnsi"/>
                  <w:b/>
                  <w:color w:val="365F91" w:themeColor="accent1" w:themeShade="BF"/>
                  <w:lang w:val="bs-Latn-BA"/>
                </w:rPr>
                <w:delText>Podržani protokoli</w:delText>
              </w:r>
            </w:del>
          </w:p>
        </w:tc>
        <w:tc>
          <w:tcPr>
            <w:tcW w:w="3060" w:type="dxa"/>
            <w:vAlign w:val="center"/>
          </w:tcPr>
          <w:p w14:paraId="090B775F" w14:textId="2DA3BB2A" w:rsidR="00E94ADE" w:rsidDel="006209DB" w:rsidRDefault="00CC5052">
            <w:pPr>
              <w:rPr>
                <w:del w:id="6246" w:author="Rajo" w:date="2018-06-17T19:09:00Z"/>
                <w:lang w:val="bs-Latn-BA"/>
              </w:rPr>
            </w:pPr>
            <w:del w:id="6247" w:author="Rajo" w:date="2018-06-17T19:09:00Z">
              <w:r w:rsidDel="006209DB">
                <w:rPr>
                  <w:lang w:val="bs-Latn-BA"/>
                </w:rPr>
                <w:delText>SAML</w:delText>
              </w:r>
            </w:del>
          </w:p>
        </w:tc>
        <w:tc>
          <w:tcPr>
            <w:tcW w:w="1152" w:type="dxa"/>
            <w:vAlign w:val="center"/>
          </w:tcPr>
          <w:p w14:paraId="17EF3867" w14:textId="00AA7C97" w:rsidR="00E94ADE" w:rsidDel="006209DB" w:rsidRDefault="00CC5052">
            <w:pPr>
              <w:jc w:val="center"/>
              <w:rPr>
                <w:del w:id="6248" w:author="Rajo" w:date="2018-06-17T19:09:00Z"/>
                <w:lang w:val="bs-Latn-BA"/>
              </w:rPr>
            </w:pPr>
            <w:del w:id="6249" w:author="Rajo" w:date="2018-06-17T19:09:00Z">
              <w:r w:rsidDel="006209DB">
                <w:rPr>
                  <w:lang w:val="bs-Latn-BA"/>
                </w:rPr>
                <w:sym w:font="Wingdings" w:char="F0FC"/>
              </w:r>
            </w:del>
          </w:p>
        </w:tc>
        <w:tc>
          <w:tcPr>
            <w:tcW w:w="1458" w:type="dxa"/>
            <w:vAlign w:val="center"/>
          </w:tcPr>
          <w:p w14:paraId="4F53866F" w14:textId="1D416962" w:rsidR="00E94ADE" w:rsidDel="006209DB" w:rsidRDefault="00CC5052">
            <w:pPr>
              <w:jc w:val="center"/>
              <w:rPr>
                <w:del w:id="6250" w:author="Rajo" w:date="2018-06-17T19:09:00Z"/>
                <w:lang w:val="bs-Latn-BA"/>
              </w:rPr>
            </w:pPr>
            <w:del w:id="6251" w:author="Rajo" w:date="2018-06-17T19:09:00Z">
              <w:r w:rsidDel="006209DB">
                <w:rPr>
                  <w:lang w:val="bs-Latn-BA"/>
                </w:rPr>
                <w:sym w:font="Wingdings" w:char="F0FC"/>
              </w:r>
            </w:del>
          </w:p>
        </w:tc>
        <w:tc>
          <w:tcPr>
            <w:tcW w:w="1440" w:type="dxa"/>
            <w:vAlign w:val="center"/>
          </w:tcPr>
          <w:p w14:paraId="525920F2" w14:textId="1E884986" w:rsidR="00E94ADE" w:rsidDel="006209DB" w:rsidRDefault="00CC5052">
            <w:pPr>
              <w:jc w:val="center"/>
              <w:rPr>
                <w:del w:id="6252" w:author="Rajo" w:date="2018-06-17T19:09:00Z"/>
                <w:lang w:val="bs-Latn-BA"/>
              </w:rPr>
            </w:pPr>
            <w:del w:id="6253" w:author="Rajo" w:date="2018-06-17T19:09:00Z">
              <w:r w:rsidDel="006209DB">
                <w:rPr>
                  <w:lang w:val="bs-Latn-BA"/>
                </w:rPr>
                <w:sym w:font="Wingdings" w:char="F0FC"/>
              </w:r>
            </w:del>
          </w:p>
        </w:tc>
        <w:tc>
          <w:tcPr>
            <w:tcW w:w="1638" w:type="dxa"/>
            <w:vAlign w:val="center"/>
          </w:tcPr>
          <w:p w14:paraId="4051CED6" w14:textId="61698B03" w:rsidR="00E94ADE" w:rsidDel="006209DB" w:rsidRDefault="00CC5052">
            <w:pPr>
              <w:jc w:val="center"/>
              <w:rPr>
                <w:del w:id="6254" w:author="Rajo" w:date="2018-06-17T19:09:00Z"/>
                <w:lang w:val="bs-Latn-BA"/>
              </w:rPr>
            </w:pPr>
            <w:del w:id="6255" w:author="Rajo" w:date="2018-06-17T19:09:00Z">
              <w:r w:rsidDel="006209DB">
                <w:rPr>
                  <w:lang w:val="bs-Latn-BA"/>
                </w:rPr>
                <w:sym w:font="Wingdings" w:char="F0FC"/>
              </w:r>
            </w:del>
          </w:p>
        </w:tc>
      </w:tr>
      <w:tr w:rsidR="00E94ADE" w:rsidDel="006209DB" w14:paraId="63639CB5" w14:textId="09D23310">
        <w:trPr>
          <w:del w:id="6256" w:author="Rajo" w:date="2018-06-17T19:09:00Z"/>
        </w:trPr>
        <w:tc>
          <w:tcPr>
            <w:tcW w:w="828" w:type="dxa"/>
            <w:vMerge/>
            <w:vAlign w:val="center"/>
          </w:tcPr>
          <w:p w14:paraId="3DCF557B" w14:textId="079E9A8C" w:rsidR="00E94ADE" w:rsidDel="006209DB" w:rsidRDefault="00E94ADE">
            <w:pPr>
              <w:rPr>
                <w:del w:id="6257" w:author="Rajo" w:date="2018-06-17T19:09:00Z"/>
                <w:lang w:val="bs-Latn-BA"/>
              </w:rPr>
            </w:pPr>
          </w:p>
        </w:tc>
        <w:tc>
          <w:tcPr>
            <w:tcW w:w="3060" w:type="dxa"/>
            <w:vAlign w:val="center"/>
          </w:tcPr>
          <w:p w14:paraId="560F2699" w14:textId="6EEA1A58" w:rsidR="00E94ADE" w:rsidDel="006209DB" w:rsidRDefault="00CC5052">
            <w:pPr>
              <w:rPr>
                <w:del w:id="6258" w:author="Rajo" w:date="2018-06-17T19:09:00Z"/>
                <w:lang w:val="bs-Latn-BA"/>
              </w:rPr>
            </w:pPr>
            <w:del w:id="6259" w:author="Rajo" w:date="2018-06-17T19:09:00Z">
              <w:r w:rsidDel="006209DB">
                <w:rPr>
                  <w:lang w:val="bs-Latn-BA"/>
                </w:rPr>
                <w:delText>CAS</w:delText>
              </w:r>
            </w:del>
          </w:p>
        </w:tc>
        <w:tc>
          <w:tcPr>
            <w:tcW w:w="1152" w:type="dxa"/>
            <w:vAlign w:val="center"/>
          </w:tcPr>
          <w:p w14:paraId="1E48B066" w14:textId="24D764D7" w:rsidR="00E94ADE" w:rsidDel="006209DB" w:rsidRDefault="00CC5052">
            <w:pPr>
              <w:jc w:val="center"/>
              <w:rPr>
                <w:del w:id="6260" w:author="Rajo" w:date="2018-06-17T19:09:00Z"/>
                <w:lang w:val="bs-Latn-BA"/>
              </w:rPr>
            </w:pPr>
            <w:del w:id="6261" w:author="Rajo" w:date="2018-06-17T19:09:00Z">
              <w:r w:rsidDel="006209DB">
                <w:rPr>
                  <w:lang w:val="bs-Latn-BA"/>
                </w:rPr>
                <w:sym w:font="Wingdings" w:char="F0FC"/>
              </w:r>
            </w:del>
          </w:p>
        </w:tc>
        <w:tc>
          <w:tcPr>
            <w:tcW w:w="1458" w:type="dxa"/>
            <w:vAlign w:val="center"/>
          </w:tcPr>
          <w:p w14:paraId="65A3F359" w14:textId="3721FC71" w:rsidR="00E94ADE" w:rsidDel="006209DB" w:rsidRDefault="00CC5052">
            <w:pPr>
              <w:jc w:val="center"/>
              <w:rPr>
                <w:del w:id="6262" w:author="Rajo" w:date="2018-06-17T19:09:00Z"/>
                <w:lang w:val="bs-Latn-BA"/>
              </w:rPr>
            </w:pPr>
            <w:del w:id="6263" w:author="Rajo" w:date="2018-06-17T19:09:00Z">
              <w:r w:rsidDel="006209DB">
                <w:rPr>
                  <w:lang w:val="bs-Latn-BA"/>
                </w:rPr>
                <w:sym w:font="Wingdings" w:char="F0FC"/>
              </w:r>
            </w:del>
          </w:p>
        </w:tc>
        <w:tc>
          <w:tcPr>
            <w:tcW w:w="1440" w:type="dxa"/>
            <w:vAlign w:val="center"/>
          </w:tcPr>
          <w:p w14:paraId="5DBB834F" w14:textId="464036EE" w:rsidR="00E94ADE" w:rsidDel="006209DB" w:rsidRDefault="00CC5052">
            <w:pPr>
              <w:jc w:val="center"/>
              <w:rPr>
                <w:del w:id="6264" w:author="Rajo" w:date="2018-06-17T19:09:00Z"/>
                <w:lang w:val="bs-Latn-BA"/>
              </w:rPr>
            </w:pPr>
            <w:del w:id="6265" w:author="Rajo" w:date="2018-06-17T19:09:00Z">
              <w:r w:rsidDel="006209DB">
                <w:rPr>
                  <w:lang w:val="bs-Latn-BA"/>
                </w:rPr>
                <w:sym w:font="Wingdings" w:char="F0FC"/>
              </w:r>
            </w:del>
          </w:p>
        </w:tc>
        <w:tc>
          <w:tcPr>
            <w:tcW w:w="1638" w:type="dxa"/>
            <w:vAlign w:val="center"/>
          </w:tcPr>
          <w:p w14:paraId="7DA94FB4" w14:textId="288823CD" w:rsidR="00E94ADE" w:rsidDel="006209DB" w:rsidRDefault="00E94ADE">
            <w:pPr>
              <w:jc w:val="center"/>
              <w:rPr>
                <w:del w:id="6266" w:author="Rajo" w:date="2018-06-17T19:09:00Z"/>
                <w:lang w:val="bs-Latn-BA"/>
              </w:rPr>
            </w:pPr>
          </w:p>
        </w:tc>
      </w:tr>
      <w:tr w:rsidR="00E94ADE" w:rsidDel="006209DB" w14:paraId="46BB7912" w14:textId="2DC367B1">
        <w:trPr>
          <w:del w:id="6267" w:author="Rajo" w:date="2018-06-17T19:09:00Z"/>
        </w:trPr>
        <w:tc>
          <w:tcPr>
            <w:tcW w:w="828" w:type="dxa"/>
            <w:vMerge/>
            <w:vAlign w:val="center"/>
          </w:tcPr>
          <w:p w14:paraId="7F7FB061" w14:textId="5FFD9A24" w:rsidR="00E94ADE" w:rsidDel="006209DB" w:rsidRDefault="00E94ADE">
            <w:pPr>
              <w:rPr>
                <w:del w:id="6268" w:author="Rajo" w:date="2018-06-17T19:09:00Z"/>
                <w:lang w:val="bs-Latn-BA"/>
              </w:rPr>
            </w:pPr>
          </w:p>
        </w:tc>
        <w:tc>
          <w:tcPr>
            <w:tcW w:w="3060" w:type="dxa"/>
            <w:vAlign w:val="center"/>
          </w:tcPr>
          <w:p w14:paraId="609E7744" w14:textId="29F61DF1" w:rsidR="00E94ADE" w:rsidDel="006209DB" w:rsidRDefault="00CC5052">
            <w:pPr>
              <w:rPr>
                <w:del w:id="6269" w:author="Rajo" w:date="2018-06-17T19:09:00Z"/>
                <w:lang w:val="bs-Latn-BA"/>
              </w:rPr>
            </w:pPr>
            <w:del w:id="6270" w:author="Rajo" w:date="2018-06-17T19:09:00Z">
              <w:r w:rsidDel="006209DB">
                <w:rPr>
                  <w:lang w:val="bs-Latn-BA"/>
                </w:rPr>
                <w:delText>OpenID</w:delText>
              </w:r>
            </w:del>
          </w:p>
        </w:tc>
        <w:tc>
          <w:tcPr>
            <w:tcW w:w="1152" w:type="dxa"/>
            <w:vAlign w:val="center"/>
          </w:tcPr>
          <w:p w14:paraId="3A5259A0" w14:textId="089CF4DC" w:rsidR="00E94ADE" w:rsidDel="006209DB" w:rsidRDefault="00CC5052">
            <w:pPr>
              <w:jc w:val="center"/>
              <w:rPr>
                <w:del w:id="6271" w:author="Rajo" w:date="2018-06-17T19:09:00Z"/>
                <w:lang w:val="bs-Latn-BA"/>
              </w:rPr>
            </w:pPr>
            <w:del w:id="6272" w:author="Rajo" w:date="2018-06-17T19:09:00Z">
              <w:r w:rsidDel="006209DB">
                <w:rPr>
                  <w:lang w:val="bs-Latn-BA"/>
                </w:rPr>
                <w:sym w:font="Wingdings" w:char="F0FC"/>
              </w:r>
            </w:del>
          </w:p>
        </w:tc>
        <w:tc>
          <w:tcPr>
            <w:tcW w:w="1458" w:type="dxa"/>
            <w:vAlign w:val="center"/>
          </w:tcPr>
          <w:p w14:paraId="04451483" w14:textId="086A4330" w:rsidR="00E94ADE" w:rsidDel="006209DB" w:rsidRDefault="00E94ADE">
            <w:pPr>
              <w:jc w:val="center"/>
              <w:rPr>
                <w:del w:id="6273" w:author="Rajo" w:date="2018-06-17T19:09:00Z"/>
                <w:lang w:val="bs-Latn-BA"/>
              </w:rPr>
            </w:pPr>
          </w:p>
        </w:tc>
        <w:tc>
          <w:tcPr>
            <w:tcW w:w="1440" w:type="dxa"/>
            <w:vAlign w:val="center"/>
          </w:tcPr>
          <w:p w14:paraId="6930A0B5" w14:textId="6FA042CE" w:rsidR="00E94ADE" w:rsidDel="006209DB" w:rsidRDefault="00E94ADE">
            <w:pPr>
              <w:jc w:val="center"/>
              <w:rPr>
                <w:del w:id="6274" w:author="Rajo" w:date="2018-06-17T19:09:00Z"/>
                <w:lang w:val="bs-Latn-BA"/>
              </w:rPr>
            </w:pPr>
          </w:p>
        </w:tc>
        <w:tc>
          <w:tcPr>
            <w:tcW w:w="1638" w:type="dxa"/>
            <w:vAlign w:val="center"/>
          </w:tcPr>
          <w:p w14:paraId="099225A9" w14:textId="722FC5C7" w:rsidR="00E94ADE" w:rsidDel="006209DB" w:rsidRDefault="00E94ADE">
            <w:pPr>
              <w:jc w:val="center"/>
              <w:rPr>
                <w:del w:id="6275" w:author="Rajo" w:date="2018-06-17T19:09:00Z"/>
                <w:lang w:val="bs-Latn-BA"/>
              </w:rPr>
            </w:pPr>
          </w:p>
        </w:tc>
      </w:tr>
      <w:tr w:rsidR="00E94ADE" w:rsidDel="006209DB" w14:paraId="58C9A278" w14:textId="2196F60B">
        <w:trPr>
          <w:del w:id="6276" w:author="Rajo" w:date="2018-06-17T19:09:00Z"/>
        </w:trPr>
        <w:tc>
          <w:tcPr>
            <w:tcW w:w="828" w:type="dxa"/>
            <w:vMerge/>
            <w:vAlign w:val="center"/>
          </w:tcPr>
          <w:p w14:paraId="2120759E" w14:textId="3C6DC9A4" w:rsidR="00E94ADE" w:rsidDel="006209DB" w:rsidRDefault="00E94ADE">
            <w:pPr>
              <w:rPr>
                <w:del w:id="6277" w:author="Rajo" w:date="2018-06-17T19:09:00Z"/>
                <w:lang w:val="bs-Latn-BA"/>
              </w:rPr>
            </w:pPr>
          </w:p>
        </w:tc>
        <w:tc>
          <w:tcPr>
            <w:tcW w:w="3060" w:type="dxa"/>
            <w:vAlign w:val="center"/>
          </w:tcPr>
          <w:p w14:paraId="754CEC36" w14:textId="7D5E5A53" w:rsidR="00E94ADE" w:rsidDel="006209DB" w:rsidRDefault="00CC5052">
            <w:pPr>
              <w:rPr>
                <w:del w:id="6278" w:author="Rajo" w:date="2018-06-17T19:09:00Z"/>
                <w:lang w:val="bs-Latn-BA"/>
              </w:rPr>
            </w:pPr>
            <w:del w:id="6279" w:author="Rajo" w:date="2018-06-17T19:09:00Z">
              <w:r w:rsidDel="006209DB">
                <w:rPr>
                  <w:lang w:val="bs-Latn-BA"/>
                </w:rPr>
                <w:delText>OpenID Connect</w:delText>
              </w:r>
            </w:del>
          </w:p>
        </w:tc>
        <w:tc>
          <w:tcPr>
            <w:tcW w:w="1152" w:type="dxa"/>
            <w:vAlign w:val="center"/>
          </w:tcPr>
          <w:p w14:paraId="230ECE34" w14:textId="74A1CFB5" w:rsidR="00E94ADE" w:rsidDel="006209DB" w:rsidRDefault="00CC5052">
            <w:pPr>
              <w:jc w:val="center"/>
              <w:rPr>
                <w:del w:id="6280" w:author="Rajo" w:date="2018-06-17T19:09:00Z"/>
                <w:lang w:val="bs-Latn-BA"/>
              </w:rPr>
            </w:pPr>
            <w:del w:id="6281" w:author="Rajo" w:date="2018-06-17T19:09:00Z">
              <w:r w:rsidDel="006209DB">
                <w:rPr>
                  <w:lang w:val="bs-Latn-BA"/>
                </w:rPr>
                <w:sym w:font="Wingdings" w:char="F0FC"/>
              </w:r>
            </w:del>
          </w:p>
        </w:tc>
        <w:tc>
          <w:tcPr>
            <w:tcW w:w="1458" w:type="dxa"/>
            <w:vAlign w:val="center"/>
          </w:tcPr>
          <w:p w14:paraId="0A095AAA" w14:textId="7EAA3B33" w:rsidR="00E94ADE" w:rsidDel="006209DB" w:rsidRDefault="00E94ADE">
            <w:pPr>
              <w:jc w:val="center"/>
              <w:rPr>
                <w:del w:id="6282" w:author="Rajo" w:date="2018-06-17T19:09:00Z"/>
                <w:lang w:val="bs-Latn-BA"/>
              </w:rPr>
            </w:pPr>
          </w:p>
        </w:tc>
        <w:tc>
          <w:tcPr>
            <w:tcW w:w="1440" w:type="dxa"/>
            <w:vAlign w:val="center"/>
          </w:tcPr>
          <w:p w14:paraId="23E7E0F5" w14:textId="296E30B7" w:rsidR="00E94ADE" w:rsidDel="006209DB" w:rsidRDefault="00CC5052">
            <w:pPr>
              <w:jc w:val="center"/>
              <w:rPr>
                <w:del w:id="6283" w:author="Rajo" w:date="2018-06-17T19:09:00Z"/>
                <w:lang w:val="bs-Latn-BA"/>
              </w:rPr>
            </w:pPr>
            <w:del w:id="6284" w:author="Rajo" w:date="2018-06-17T19:09:00Z">
              <w:r w:rsidDel="006209DB">
                <w:rPr>
                  <w:lang w:val="bs-Latn-BA"/>
                </w:rPr>
                <w:sym w:font="Wingdings" w:char="F0FC"/>
              </w:r>
            </w:del>
          </w:p>
        </w:tc>
        <w:tc>
          <w:tcPr>
            <w:tcW w:w="1638" w:type="dxa"/>
            <w:vAlign w:val="center"/>
          </w:tcPr>
          <w:p w14:paraId="11ADEF7F" w14:textId="034FA5C4" w:rsidR="00E94ADE" w:rsidDel="006209DB" w:rsidRDefault="00E94ADE">
            <w:pPr>
              <w:jc w:val="center"/>
              <w:rPr>
                <w:del w:id="6285" w:author="Rajo" w:date="2018-06-17T19:09:00Z"/>
                <w:lang w:val="bs-Latn-BA"/>
              </w:rPr>
            </w:pPr>
          </w:p>
        </w:tc>
      </w:tr>
      <w:tr w:rsidR="00E94ADE" w:rsidDel="006209DB" w14:paraId="7F81A41B" w14:textId="615D042C">
        <w:trPr>
          <w:del w:id="6286" w:author="Rajo" w:date="2018-06-17T19:09:00Z"/>
        </w:trPr>
        <w:tc>
          <w:tcPr>
            <w:tcW w:w="828" w:type="dxa"/>
            <w:vMerge/>
            <w:vAlign w:val="center"/>
          </w:tcPr>
          <w:p w14:paraId="4A6AAC6F" w14:textId="3769D36C" w:rsidR="00E94ADE" w:rsidDel="006209DB" w:rsidRDefault="00E94ADE">
            <w:pPr>
              <w:rPr>
                <w:del w:id="6287" w:author="Rajo" w:date="2018-06-17T19:09:00Z"/>
                <w:lang w:val="bs-Latn-BA"/>
              </w:rPr>
            </w:pPr>
          </w:p>
        </w:tc>
        <w:tc>
          <w:tcPr>
            <w:tcW w:w="3060" w:type="dxa"/>
            <w:vAlign w:val="center"/>
          </w:tcPr>
          <w:p w14:paraId="79660C2A" w14:textId="549BB164" w:rsidR="00E94ADE" w:rsidDel="006209DB" w:rsidRDefault="00CC5052">
            <w:pPr>
              <w:rPr>
                <w:del w:id="6288" w:author="Rajo" w:date="2018-06-17T19:09:00Z"/>
                <w:lang w:val="bs-Latn-BA"/>
              </w:rPr>
            </w:pPr>
            <w:del w:id="6289" w:author="Rajo" w:date="2018-06-17T19:09:00Z">
              <w:r w:rsidDel="006209DB">
                <w:rPr>
                  <w:lang w:val="bs-Latn-BA"/>
                </w:rPr>
                <w:delText>OAuth</w:delText>
              </w:r>
            </w:del>
          </w:p>
        </w:tc>
        <w:tc>
          <w:tcPr>
            <w:tcW w:w="1152" w:type="dxa"/>
            <w:vAlign w:val="center"/>
          </w:tcPr>
          <w:p w14:paraId="5AEDB266" w14:textId="06F5A23E" w:rsidR="00E94ADE" w:rsidDel="006209DB" w:rsidRDefault="00CC5052">
            <w:pPr>
              <w:jc w:val="center"/>
              <w:rPr>
                <w:del w:id="6290" w:author="Rajo" w:date="2018-06-17T19:09:00Z"/>
                <w:lang w:val="bs-Latn-BA"/>
              </w:rPr>
            </w:pPr>
            <w:del w:id="6291" w:author="Rajo" w:date="2018-06-17T19:09:00Z">
              <w:r w:rsidDel="006209DB">
                <w:rPr>
                  <w:lang w:val="bs-Latn-BA"/>
                </w:rPr>
                <w:sym w:font="Wingdings" w:char="F0FC"/>
              </w:r>
            </w:del>
          </w:p>
        </w:tc>
        <w:tc>
          <w:tcPr>
            <w:tcW w:w="1458" w:type="dxa"/>
            <w:vAlign w:val="center"/>
          </w:tcPr>
          <w:p w14:paraId="6BE1D8BB" w14:textId="185DD84D" w:rsidR="00E94ADE" w:rsidDel="006209DB" w:rsidRDefault="00E94ADE">
            <w:pPr>
              <w:jc w:val="center"/>
              <w:rPr>
                <w:del w:id="6292" w:author="Rajo" w:date="2018-06-17T19:09:00Z"/>
                <w:lang w:val="bs-Latn-BA"/>
              </w:rPr>
            </w:pPr>
          </w:p>
        </w:tc>
        <w:tc>
          <w:tcPr>
            <w:tcW w:w="1440" w:type="dxa"/>
            <w:vAlign w:val="center"/>
          </w:tcPr>
          <w:p w14:paraId="52446A6E" w14:textId="2114CC70" w:rsidR="00E94ADE" w:rsidDel="006209DB" w:rsidRDefault="00CC5052">
            <w:pPr>
              <w:jc w:val="center"/>
              <w:rPr>
                <w:del w:id="6293" w:author="Rajo" w:date="2018-06-17T19:09:00Z"/>
                <w:lang w:val="bs-Latn-BA"/>
              </w:rPr>
            </w:pPr>
            <w:del w:id="6294" w:author="Rajo" w:date="2018-06-17T19:09:00Z">
              <w:r w:rsidDel="006209DB">
                <w:rPr>
                  <w:lang w:val="bs-Latn-BA"/>
                </w:rPr>
                <w:sym w:font="Wingdings" w:char="F0FC"/>
              </w:r>
            </w:del>
          </w:p>
        </w:tc>
        <w:tc>
          <w:tcPr>
            <w:tcW w:w="1638" w:type="dxa"/>
            <w:vAlign w:val="center"/>
          </w:tcPr>
          <w:p w14:paraId="25B3D867" w14:textId="35F3B46A" w:rsidR="00E94ADE" w:rsidDel="006209DB" w:rsidRDefault="00E94ADE">
            <w:pPr>
              <w:jc w:val="center"/>
              <w:rPr>
                <w:del w:id="6295" w:author="Rajo" w:date="2018-06-17T19:09:00Z"/>
                <w:lang w:val="bs-Latn-BA"/>
              </w:rPr>
            </w:pPr>
          </w:p>
        </w:tc>
      </w:tr>
      <w:tr w:rsidR="00E94ADE" w:rsidDel="006209DB" w14:paraId="46CCE5A4" w14:textId="3A5D9303">
        <w:trPr>
          <w:del w:id="6296" w:author="Rajo" w:date="2018-06-17T19:09:00Z"/>
        </w:trPr>
        <w:tc>
          <w:tcPr>
            <w:tcW w:w="828" w:type="dxa"/>
            <w:vMerge/>
            <w:vAlign w:val="center"/>
          </w:tcPr>
          <w:p w14:paraId="2B81A4F5" w14:textId="4875F8A1" w:rsidR="00E94ADE" w:rsidDel="006209DB" w:rsidRDefault="00E94ADE">
            <w:pPr>
              <w:rPr>
                <w:del w:id="6297" w:author="Rajo" w:date="2018-06-17T19:09:00Z"/>
                <w:lang w:val="bs-Latn-BA"/>
              </w:rPr>
            </w:pPr>
          </w:p>
        </w:tc>
        <w:tc>
          <w:tcPr>
            <w:tcW w:w="3060" w:type="dxa"/>
            <w:vAlign w:val="center"/>
          </w:tcPr>
          <w:p w14:paraId="27A21C4E" w14:textId="7B899918" w:rsidR="00E94ADE" w:rsidDel="006209DB" w:rsidRDefault="00CC5052">
            <w:pPr>
              <w:rPr>
                <w:del w:id="6298" w:author="Rajo" w:date="2018-06-17T19:09:00Z"/>
                <w:lang w:val="bs-Latn-BA"/>
              </w:rPr>
            </w:pPr>
            <w:del w:id="6299" w:author="Rajo" w:date="2018-06-17T19:09:00Z">
              <w:r w:rsidDel="006209DB">
                <w:rPr>
                  <w:lang w:val="bs-Latn-BA"/>
                </w:rPr>
                <w:delText>WS-Federation</w:delText>
              </w:r>
            </w:del>
          </w:p>
        </w:tc>
        <w:tc>
          <w:tcPr>
            <w:tcW w:w="1152" w:type="dxa"/>
            <w:vAlign w:val="center"/>
          </w:tcPr>
          <w:p w14:paraId="112492E3" w14:textId="239FFEA8" w:rsidR="00E94ADE" w:rsidDel="006209DB" w:rsidRDefault="00CC5052">
            <w:pPr>
              <w:jc w:val="center"/>
              <w:rPr>
                <w:del w:id="6300" w:author="Rajo" w:date="2018-06-17T19:09:00Z"/>
                <w:lang w:val="bs-Latn-BA"/>
              </w:rPr>
            </w:pPr>
            <w:del w:id="6301" w:author="Rajo" w:date="2018-06-17T19:09:00Z">
              <w:r w:rsidDel="006209DB">
                <w:rPr>
                  <w:lang w:val="bs-Latn-BA"/>
                </w:rPr>
                <w:sym w:font="Wingdings" w:char="F0FC"/>
              </w:r>
            </w:del>
          </w:p>
        </w:tc>
        <w:tc>
          <w:tcPr>
            <w:tcW w:w="1458" w:type="dxa"/>
            <w:vAlign w:val="center"/>
          </w:tcPr>
          <w:p w14:paraId="4323CAEF" w14:textId="4BF926BB" w:rsidR="00E94ADE" w:rsidDel="006209DB" w:rsidRDefault="00E94ADE">
            <w:pPr>
              <w:jc w:val="center"/>
              <w:rPr>
                <w:del w:id="6302" w:author="Rajo" w:date="2018-06-17T19:09:00Z"/>
                <w:lang w:val="bs-Latn-BA"/>
              </w:rPr>
            </w:pPr>
          </w:p>
        </w:tc>
        <w:tc>
          <w:tcPr>
            <w:tcW w:w="1440" w:type="dxa"/>
            <w:vAlign w:val="center"/>
          </w:tcPr>
          <w:p w14:paraId="4F2CFCB4" w14:textId="7DB3009D" w:rsidR="00E94ADE" w:rsidDel="006209DB" w:rsidRDefault="00CC5052">
            <w:pPr>
              <w:jc w:val="center"/>
              <w:rPr>
                <w:del w:id="6303" w:author="Rajo" w:date="2018-06-17T19:09:00Z"/>
                <w:lang w:val="bs-Latn-BA"/>
              </w:rPr>
            </w:pPr>
            <w:del w:id="6304" w:author="Rajo" w:date="2018-06-17T19:09:00Z">
              <w:r w:rsidDel="006209DB">
                <w:rPr>
                  <w:lang w:val="bs-Latn-BA"/>
                </w:rPr>
                <w:sym w:font="Wingdings" w:char="F0FC"/>
              </w:r>
            </w:del>
          </w:p>
        </w:tc>
        <w:tc>
          <w:tcPr>
            <w:tcW w:w="1638" w:type="dxa"/>
            <w:vAlign w:val="center"/>
          </w:tcPr>
          <w:p w14:paraId="0BE762FB" w14:textId="572B7CBF" w:rsidR="00E94ADE" w:rsidDel="006209DB" w:rsidRDefault="00E94ADE">
            <w:pPr>
              <w:jc w:val="center"/>
              <w:rPr>
                <w:del w:id="6305" w:author="Rajo" w:date="2018-06-17T19:09:00Z"/>
                <w:lang w:val="bs-Latn-BA"/>
              </w:rPr>
            </w:pPr>
          </w:p>
        </w:tc>
      </w:tr>
      <w:tr w:rsidR="00E94ADE" w:rsidDel="006209DB" w14:paraId="258F526C" w14:textId="107CA0D8">
        <w:trPr>
          <w:del w:id="6306" w:author="Rajo" w:date="2018-06-17T19:09:00Z"/>
        </w:trPr>
        <w:tc>
          <w:tcPr>
            <w:tcW w:w="828" w:type="dxa"/>
            <w:vMerge/>
            <w:vAlign w:val="center"/>
          </w:tcPr>
          <w:p w14:paraId="3D928FBB" w14:textId="32DDBBF3" w:rsidR="00E94ADE" w:rsidDel="006209DB" w:rsidRDefault="00E94ADE">
            <w:pPr>
              <w:rPr>
                <w:del w:id="6307" w:author="Rajo" w:date="2018-06-17T19:09:00Z"/>
                <w:lang w:val="bs-Latn-BA"/>
              </w:rPr>
            </w:pPr>
          </w:p>
        </w:tc>
        <w:tc>
          <w:tcPr>
            <w:tcW w:w="3060" w:type="dxa"/>
            <w:vAlign w:val="center"/>
          </w:tcPr>
          <w:p w14:paraId="3AA0D9E4" w14:textId="6FBDCB0A" w:rsidR="00E94ADE" w:rsidDel="006209DB" w:rsidRDefault="00CC5052">
            <w:pPr>
              <w:rPr>
                <w:del w:id="6308" w:author="Rajo" w:date="2018-06-17T19:09:00Z"/>
                <w:lang w:val="bs-Latn-BA"/>
              </w:rPr>
            </w:pPr>
            <w:del w:id="6309" w:author="Rajo" w:date="2018-06-17T19:09:00Z">
              <w:r w:rsidDel="006209DB">
                <w:rPr>
                  <w:lang w:val="bs-Latn-BA"/>
                </w:rPr>
                <w:delText>WS-Trust</w:delText>
              </w:r>
            </w:del>
          </w:p>
        </w:tc>
        <w:tc>
          <w:tcPr>
            <w:tcW w:w="1152" w:type="dxa"/>
            <w:vAlign w:val="center"/>
          </w:tcPr>
          <w:p w14:paraId="47D3DB51" w14:textId="5F2334F1" w:rsidR="00E94ADE" w:rsidDel="006209DB" w:rsidRDefault="00E94ADE">
            <w:pPr>
              <w:jc w:val="center"/>
              <w:rPr>
                <w:del w:id="6310" w:author="Rajo" w:date="2018-06-17T19:09:00Z"/>
                <w:lang w:val="bs-Latn-BA"/>
              </w:rPr>
            </w:pPr>
          </w:p>
        </w:tc>
        <w:tc>
          <w:tcPr>
            <w:tcW w:w="1458" w:type="dxa"/>
            <w:vAlign w:val="center"/>
          </w:tcPr>
          <w:p w14:paraId="259183F3" w14:textId="64B2FA8F" w:rsidR="00E94ADE" w:rsidDel="006209DB" w:rsidRDefault="00E94ADE">
            <w:pPr>
              <w:jc w:val="center"/>
              <w:rPr>
                <w:del w:id="6311" w:author="Rajo" w:date="2018-06-17T19:09:00Z"/>
                <w:lang w:val="bs-Latn-BA"/>
              </w:rPr>
            </w:pPr>
          </w:p>
        </w:tc>
        <w:tc>
          <w:tcPr>
            <w:tcW w:w="1440" w:type="dxa"/>
            <w:vAlign w:val="center"/>
          </w:tcPr>
          <w:p w14:paraId="5A7FCCBB" w14:textId="4843B4E8" w:rsidR="00E94ADE" w:rsidDel="006209DB" w:rsidRDefault="00CC5052">
            <w:pPr>
              <w:jc w:val="center"/>
              <w:rPr>
                <w:del w:id="6312" w:author="Rajo" w:date="2018-06-17T19:09:00Z"/>
                <w:lang w:val="bs-Latn-BA"/>
              </w:rPr>
            </w:pPr>
            <w:del w:id="6313" w:author="Rajo" w:date="2018-06-17T19:09:00Z">
              <w:r w:rsidDel="006209DB">
                <w:rPr>
                  <w:lang w:val="bs-Latn-BA"/>
                </w:rPr>
                <w:sym w:font="Wingdings" w:char="F0FC"/>
              </w:r>
            </w:del>
          </w:p>
        </w:tc>
        <w:tc>
          <w:tcPr>
            <w:tcW w:w="1638" w:type="dxa"/>
            <w:vAlign w:val="center"/>
          </w:tcPr>
          <w:p w14:paraId="73DDF866" w14:textId="687FF8E7" w:rsidR="00E94ADE" w:rsidDel="006209DB" w:rsidRDefault="00E94ADE">
            <w:pPr>
              <w:jc w:val="center"/>
              <w:rPr>
                <w:del w:id="6314" w:author="Rajo" w:date="2018-06-17T19:09:00Z"/>
                <w:lang w:val="bs-Latn-BA"/>
              </w:rPr>
            </w:pPr>
          </w:p>
        </w:tc>
      </w:tr>
      <w:tr w:rsidR="00E94ADE" w:rsidDel="006209DB" w14:paraId="4DAB8733" w14:textId="18092A8A">
        <w:trPr>
          <w:del w:id="6315" w:author="Rajo" w:date="2018-06-17T19:09:00Z"/>
        </w:trPr>
        <w:tc>
          <w:tcPr>
            <w:tcW w:w="828" w:type="dxa"/>
            <w:vAlign w:val="center"/>
          </w:tcPr>
          <w:p w14:paraId="0659CC55" w14:textId="183339AA" w:rsidR="00E94ADE" w:rsidDel="006209DB" w:rsidRDefault="00E94ADE">
            <w:pPr>
              <w:rPr>
                <w:del w:id="6316" w:author="Rajo" w:date="2018-06-17T19:09:00Z"/>
                <w:lang w:val="bs-Latn-BA"/>
              </w:rPr>
            </w:pPr>
          </w:p>
        </w:tc>
        <w:tc>
          <w:tcPr>
            <w:tcW w:w="3060" w:type="dxa"/>
            <w:vAlign w:val="center"/>
          </w:tcPr>
          <w:p w14:paraId="3E009D37" w14:textId="7DC9089E" w:rsidR="00E94ADE" w:rsidDel="006209DB" w:rsidRDefault="00CC5052">
            <w:pPr>
              <w:rPr>
                <w:del w:id="6317" w:author="Rajo" w:date="2018-06-17T19:09:00Z"/>
                <w:lang w:val="bs-Latn-BA"/>
              </w:rPr>
            </w:pPr>
            <w:del w:id="6318" w:author="Rajo" w:date="2018-06-17T19:09:00Z">
              <w:r w:rsidDel="006209DB">
                <w:rPr>
                  <w:lang w:val="bs-Latn-BA"/>
                </w:rPr>
                <w:delText>Višestepena autentikacija</w:delText>
              </w:r>
            </w:del>
          </w:p>
        </w:tc>
        <w:tc>
          <w:tcPr>
            <w:tcW w:w="1152" w:type="dxa"/>
            <w:vAlign w:val="center"/>
          </w:tcPr>
          <w:p w14:paraId="389C13A2" w14:textId="0D2F28BD" w:rsidR="00E94ADE" w:rsidDel="006209DB" w:rsidRDefault="00CC5052">
            <w:pPr>
              <w:jc w:val="center"/>
              <w:rPr>
                <w:del w:id="6319" w:author="Rajo" w:date="2018-06-17T19:09:00Z"/>
                <w:lang w:val="bs-Latn-BA"/>
              </w:rPr>
            </w:pPr>
            <w:del w:id="6320" w:author="Rajo" w:date="2018-06-17T19:09:00Z">
              <w:r w:rsidDel="006209DB">
                <w:rPr>
                  <w:lang w:val="bs-Latn-BA"/>
                </w:rPr>
                <w:sym w:font="Wingdings" w:char="F0FC"/>
              </w:r>
            </w:del>
          </w:p>
        </w:tc>
        <w:tc>
          <w:tcPr>
            <w:tcW w:w="1458" w:type="dxa"/>
            <w:vAlign w:val="center"/>
          </w:tcPr>
          <w:p w14:paraId="56AA00B9" w14:textId="1490ADB0" w:rsidR="00E94ADE" w:rsidDel="006209DB" w:rsidRDefault="00CC5052">
            <w:pPr>
              <w:jc w:val="center"/>
              <w:rPr>
                <w:del w:id="6321" w:author="Rajo" w:date="2018-06-17T19:09:00Z"/>
                <w:lang w:val="bs-Latn-BA"/>
              </w:rPr>
            </w:pPr>
            <w:del w:id="6322" w:author="Rajo" w:date="2018-06-17T19:09:00Z">
              <w:r w:rsidDel="006209DB">
                <w:rPr>
                  <w:lang w:val="bs-Latn-BA"/>
                </w:rPr>
                <w:sym w:font="Wingdings" w:char="F0FC"/>
              </w:r>
            </w:del>
          </w:p>
        </w:tc>
        <w:tc>
          <w:tcPr>
            <w:tcW w:w="1440" w:type="dxa"/>
            <w:vAlign w:val="center"/>
          </w:tcPr>
          <w:p w14:paraId="52EA8F00" w14:textId="50263103" w:rsidR="00E94ADE" w:rsidDel="006209DB" w:rsidRDefault="00CC5052">
            <w:pPr>
              <w:jc w:val="center"/>
              <w:rPr>
                <w:del w:id="6323" w:author="Rajo" w:date="2018-06-17T19:09:00Z"/>
                <w:lang w:val="bs-Latn-BA"/>
              </w:rPr>
            </w:pPr>
            <w:del w:id="6324" w:author="Rajo" w:date="2018-06-17T19:09:00Z">
              <w:r w:rsidDel="006209DB">
                <w:rPr>
                  <w:lang w:val="bs-Latn-BA"/>
                </w:rPr>
                <w:sym w:font="Wingdings" w:char="F0FC"/>
              </w:r>
            </w:del>
          </w:p>
        </w:tc>
        <w:tc>
          <w:tcPr>
            <w:tcW w:w="1638" w:type="dxa"/>
            <w:vAlign w:val="center"/>
          </w:tcPr>
          <w:p w14:paraId="0B7CCC05" w14:textId="64331DC0" w:rsidR="00E94ADE" w:rsidDel="006209DB" w:rsidRDefault="00E94ADE">
            <w:pPr>
              <w:jc w:val="center"/>
              <w:rPr>
                <w:del w:id="6325" w:author="Rajo" w:date="2018-06-17T19:09:00Z"/>
                <w:lang w:val="bs-Latn-BA"/>
              </w:rPr>
            </w:pPr>
          </w:p>
        </w:tc>
      </w:tr>
      <w:tr w:rsidR="00E94ADE" w:rsidDel="006209DB" w14:paraId="281E1FDD" w14:textId="65C6386C">
        <w:trPr>
          <w:del w:id="6326" w:author="Rajo" w:date="2018-06-17T19:09:00Z"/>
        </w:trPr>
        <w:tc>
          <w:tcPr>
            <w:tcW w:w="828" w:type="dxa"/>
            <w:vAlign w:val="center"/>
          </w:tcPr>
          <w:p w14:paraId="486E8FE3" w14:textId="32B1B72A" w:rsidR="00E94ADE" w:rsidDel="006209DB" w:rsidRDefault="00E94ADE">
            <w:pPr>
              <w:rPr>
                <w:del w:id="6327" w:author="Rajo" w:date="2018-06-17T19:09:00Z"/>
                <w:lang w:val="bs-Latn-BA"/>
              </w:rPr>
            </w:pPr>
          </w:p>
        </w:tc>
        <w:tc>
          <w:tcPr>
            <w:tcW w:w="3060" w:type="dxa"/>
            <w:vAlign w:val="center"/>
          </w:tcPr>
          <w:p w14:paraId="5492C191" w14:textId="544623D2" w:rsidR="00E94ADE" w:rsidDel="006209DB" w:rsidRDefault="00CC5052">
            <w:pPr>
              <w:rPr>
                <w:del w:id="6328" w:author="Rajo" w:date="2018-06-17T19:09:00Z"/>
                <w:lang w:val="bs-Latn-BA"/>
              </w:rPr>
            </w:pPr>
            <w:del w:id="6329" w:author="Rajo" w:date="2018-06-17T19:09:00Z">
              <w:r w:rsidDel="006209DB">
                <w:rPr>
                  <w:lang w:val="bs-Latn-BA"/>
                </w:rPr>
                <w:delText>Delegirana autentikacija</w:delText>
              </w:r>
            </w:del>
          </w:p>
        </w:tc>
        <w:tc>
          <w:tcPr>
            <w:tcW w:w="1152" w:type="dxa"/>
            <w:vAlign w:val="center"/>
          </w:tcPr>
          <w:p w14:paraId="1D18CA2B" w14:textId="1FAA385E" w:rsidR="00E94ADE" w:rsidDel="006209DB" w:rsidRDefault="00CC5052">
            <w:pPr>
              <w:jc w:val="center"/>
              <w:rPr>
                <w:del w:id="6330" w:author="Rajo" w:date="2018-06-17T19:09:00Z"/>
                <w:lang w:val="bs-Latn-BA"/>
              </w:rPr>
            </w:pPr>
            <w:del w:id="6331" w:author="Rajo" w:date="2018-06-17T19:09:00Z">
              <w:r w:rsidDel="006209DB">
                <w:rPr>
                  <w:lang w:val="bs-Latn-BA"/>
                </w:rPr>
                <w:sym w:font="Wingdings" w:char="F0FC"/>
              </w:r>
            </w:del>
          </w:p>
        </w:tc>
        <w:tc>
          <w:tcPr>
            <w:tcW w:w="1458" w:type="dxa"/>
            <w:vAlign w:val="center"/>
          </w:tcPr>
          <w:p w14:paraId="5B109C13" w14:textId="404EAACB" w:rsidR="00E94ADE" w:rsidDel="006209DB" w:rsidRDefault="00CC5052">
            <w:pPr>
              <w:jc w:val="center"/>
              <w:rPr>
                <w:del w:id="6332" w:author="Rajo" w:date="2018-06-17T19:09:00Z"/>
                <w:lang w:val="bs-Latn-BA"/>
              </w:rPr>
            </w:pPr>
            <w:del w:id="6333" w:author="Rajo" w:date="2018-06-17T19:09:00Z">
              <w:r w:rsidDel="006209DB">
                <w:rPr>
                  <w:lang w:val="bs-Latn-BA"/>
                </w:rPr>
                <w:sym w:font="Wingdings" w:char="F0FC"/>
              </w:r>
            </w:del>
          </w:p>
        </w:tc>
        <w:tc>
          <w:tcPr>
            <w:tcW w:w="1440" w:type="dxa"/>
            <w:vAlign w:val="center"/>
          </w:tcPr>
          <w:p w14:paraId="2740778B" w14:textId="4DC092C4" w:rsidR="00E94ADE" w:rsidDel="006209DB" w:rsidRDefault="00CC5052">
            <w:pPr>
              <w:jc w:val="center"/>
              <w:rPr>
                <w:del w:id="6334" w:author="Rajo" w:date="2018-06-17T19:09:00Z"/>
                <w:lang w:val="bs-Latn-BA"/>
              </w:rPr>
            </w:pPr>
            <w:del w:id="6335" w:author="Rajo" w:date="2018-06-17T19:09:00Z">
              <w:r w:rsidDel="006209DB">
                <w:rPr>
                  <w:lang w:val="bs-Latn-BA"/>
                </w:rPr>
                <w:sym w:font="Wingdings" w:char="F0FC"/>
              </w:r>
            </w:del>
          </w:p>
        </w:tc>
        <w:tc>
          <w:tcPr>
            <w:tcW w:w="1638" w:type="dxa"/>
            <w:vAlign w:val="center"/>
          </w:tcPr>
          <w:p w14:paraId="6F36E5E3" w14:textId="6FCB4FED" w:rsidR="00E94ADE" w:rsidDel="006209DB" w:rsidRDefault="00E94ADE">
            <w:pPr>
              <w:jc w:val="center"/>
              <w:rPr>
                <w:del w:id="6336" w:author="Rajo" w:date="2018-06-17T19:09:00Z"/>
                <w:lang w:val="bs-Latn-BA"/>
              </w:rPr>
            </w:pPr>
          </w:p>
        </w:tc>
      </w:tr>
      <w:tr w:rsidR="00E94ADE" w:rsidDel="006209DB" w14:paraId="5CA8C8CF" w14:textId="71581CB5">
        <w:trPr>
          <w:del w:id="6337" w:author="Rajo" w:date="2018-06-17T19:09:00Z"/>
        </w:trPr>
        <w:tc>
          <w:tcPr>
            <w:tcW w:w="828" w:type="dxa"/>
            <w:vAlign w:val="center"/>
          </w:tcPr>
          <w:p w14:paraId="26B9386E" w14:textId="006F74DC" w:rsidR="00E94ADE" w:rsidDel="006209DB" w:rsidRDefault="00E94ADE">
            <w:pPr>
              <w:rPr>
                <w:del w:id="6338" w:author="Rajo" w:date="2018-06-17T19:09:00Z"/>
                <w:lang w:val="bs-Latn-BA"/>
              </w:rPr>
            </w:pPr>
          </w:p>
        </w:tc>
        <w:tc>
          <w:tcPr>
            <w:tcW w:w="3060" w:type="dxa"/>
            <w:vAlign w:val="center"/>
          </w:tcPr>
          <w:p w14:paraId="2AB690F4" w14:textId="16C719EA" w:rsidR="00E94ADE" w:rsidDel="006209DB" w:rsidRDefault="00CC5052">
            <w:pPr>
              <w:rPr>
                <w:del w:id="6339" w:author="Rajo" w:date="2018-06-17T19:09:00Z"/>
                <w:lang w:val="bs-Latn-BA"/>
              </w:rPr>
            </w:pPr>
            <w:del w:id="6340" w:author="Rajo" w:date="2018-06-17T19:09:00Z">
              <w:r w:rsidDel="006209DB">
                <w:rPr>
                  <w:i/>
                  <w:lang w:val="bs-Latn-BA"/>
                </w:rPr>
                <w:delText>Single Log-Out</w:delText>
              </w:r>
              <w:r w:rsidDel="006209DB">
                <w:rPr>
                  <w:lang w:val="bs-Latn-BA"/>
                </w:rPr>
                <w:delText xml:space="preserve"> (SLO)</w:delText>
              </w:r>
            </w:del>
          </w:p>
        </w:tc>
        <w:tc>
          <w:tcPr>
            <w:tcW w:w="1152" w:type="dxa"/>
            <w:vAlign w:val="center"/>
          </w:tcPr>
          <w:p w14:paraId="38E3B4F0" w14:textId="1CBA74CB" w:rsidR="00E94ADE" w:rsidDel="006209DB" w:rsidRDefault="00CC5052">
            <w:pPr>
              <w:jc w:val="center"/>
              <w:rPr>
                <w:del w:id="6341" w:author="Rajo" w:date="2018-06-17T19:09:00Z"/>
                <w:lang w:val="bs-Latn-BA"/>
              </w:rPr>
            </w:pPr>
            <w:del w:id="6342" w:author="Rajo" w:date="2018-06-17T19:09:00Z">
              <w:r w:rsidDel="006209DB">
                <w:rPr>
                  <w:lang w:val="bs-Latn-BA"/>
                </w:rPr>
                <w:sym w:font="Wingdings" w:char="F0FC"/>
              </w:r>
            </w:del>
          </w:p>
        </w:tc>
        <w:tc>
          <w:tcPr>
            <w:tcW w:w="1458" w:type="dxa"/>
            <w:vAlign w:val="center"/>
          </w:tcPr>
          <w:p w14:paraId="12A11BEE" w14:textId="262887ED" w:rsidR="00E94ADE" w:rsidDel="006209DB" w:rsidRDefault="00CC5052">
            <w:pPr>
              <w:jc w:val="center"/>
              <w:rPr>
                <w:del w:id="6343" w:author="Rajo" w:date="2018-06-17T19:09:00Z"/>
                <w:lang w:val="bs-Latn-BA"/>
              </w:rPr>
            </w:pPr>
            <w:del w:id="6344" w:author="Rajo" w:date="2018-06-17T19:09:00Z">
              <w:r w:rsidDel="006209DB">
                <w:rPr>
                  <w:lang w:val="bs-Latn-BA"/>
                </w:rPr>
                <w:sym w:font="Wingdings" w:char="F0FC"/>
              </w:r>
            </w:del>
          </w:p>
        </w:tc>
        <w:tc>
          <w:tcPr>
            <w:tcW w:w="1440" w:type="dxa"/>
            <w:vAlign w:val="center"/>
          </w:tcPr>
          <w:p w14:paraId="49B92A8A" w14:textId="437257D8" w:rsidR="00E94ADE" w:rsidDel="006209DB" w:rsidRDefault="00CC5052">
            <w:pPr>
              <w:jc w:val="center"/>
              <w:rPr>
                <w:del w:id="6345" w:author="Rajo" w:date="2018-06-17T19:09:00Z"/>
                <w:lang w:val="bs-Latn-BA"/>
              </w:rPr>
            </w:pPr>
            <w:del w:id="6346" w:author="Rajo" w:date="2018-06-17T19:09:00Z">
              <w:r w:rsidDel="006209DB">
                <w:rPr>
                  <w:lang w:val="bs-Latn-BA"/>
                </w:rPr>
                <w:sym w:font="Wingdings" w:char="F0FC"/>
              </w:r>
            </w:del>
          </w:p>
        </w:tc>
        <w:tc>
          <w:tcPr>
            <w:tcW w:w="1638" w:type="dxa"/>
            <w:vAlign w:val="center"/>
          </w:tcPr>
          <w:p w14:paraId="5FA1C8FF" w14:textId="77A0DD56" w:rsidR="00E94ADE" w:rsidDel="006209DB" w:rsidRDefault="00CC5052">
            <w:pPr>
              <w:jc w:val="center"/>
              <w:rPr>
                <w:del w:id="6347" w:author="Rajo" w:date="2018-06-17T19:09:00Z"/>
                <w:lang w:val="bs-Latn-BA"/>
              </w:rPr>
            </w:pPr>
            <w:del w:id="6348" w:author="Rajo" w:date="2018-06-17T19:09:00Z">
              <w:r w:rsidDel="006209DB">
                <w:rPr>
                  <w:lang w:val="bs-Latn-BA"/>
                </w:rPr>
                <w:sym w:font="Wingdings" w:char="F0FC"/>
              </w:r>
            </w:del>
          </w:p>
        </w:tc>
      </w:tr>
      <w:tr w:rsidR="00E94ADE" w:rsidDel="006209DB" w14:paraId="370E36A7" w14:textId="5A5086C2">
        <w:trPr>
          <w:del w:id="6349" w:author="Rajo" w:date="2018-06-17T19:09:00Z"/>
        </w:trPr>
        <w:tc>
          <w:tcPr>
            <w:tcW w:w="828" w:type="dxa"/>
            <w:vAlign w:val="center"/>
          </w:tcPr>
          <w:p w14:paraId="522C95CC" w14:textId="5C523E51" w:rsidR="00E94ADE" w:rsidDel="006209DB" w:rsidRDefault="00E94ADE">
            <w:pPr>
              <w:rPr>
                <w:del w:id="6350" w:author="Rajo" w:date="2018-06-17T19:09:00Z"/>
                <w:lang w:val="bs-Latn-BA"/>
              </w:rPr>
            </w:pPr>
          </w:p>
        </w:tc>
        <w:tc>
          <w:tcPr>
            <w:tcW w:w="3060" w:type="dxa"/>
            <w:vAlign w:val="center"/>
          </w:tcPr>
          <w:p w14:paraId="137BA2D5" w14:textId="2344A902" w:rsidR="00E94ADE" w:rsidDel="006209DB" w:rsidRDefault="00CC5052">
            <w:pPr>
              <w:rPr>
                <w:del w:id="6351" w:author="Rajo" w:date="2018-06-17T19:09:00Z"/>
                <w:lang w:val="bs-Latn-BA"/>
              </w:rPr>
            </w:pPr>
            <w:del w:id="6352" w:author="Rajo" w:date="2018-06-17T19:09:00Z">
              <w:r w:rsidDel="006209DB">
                <w:rPr>
                  <w:lang w:val="bs-Latn-BA"/>
                </w:rPr>
                <w:delText>Dostupna klijentska aplikacija ili biblioteka</w:delText>
              </w:r>
            </w:del>
          </w:p>
        </w:tc>
        <w:tc>
          <w:tcPr>
            <w:tcW w:w="1152" w:type="dxa"/>
            <w:vAlign w:val="center"/>
          </w:tcPr>
          <w:p w14:paraId="09227231" w14:textId="5A2717C3" w:rsidR="00E94ADE" w:rsidDel="006209DB" w:rsidRDefault="00CC5052">
            <w:pPr>
              <w:jc w:val="center"/>
              <w:rPr>
                <w:del w:id="6353" w:author="Rajo" w:date="2018-06-17T19:09:00Z"/>
                <w:lang w:val="bs-Latn-BA"/>
              </w:rPr>
            </w:pPr>
            <w:del w:id="6354" w:author="Rajo" w:date="2018-06-17T19:09:00Z">
              <w:r w:rsidDel="006209DB">
                <w:rPr>
                  <w:lang w:val="bs-Latn-BA"/>
                </w:rPr>
                <w:sym w:font="Wingdings" w:char="F0FC"/>
              </w:r>
            </w:del>
          </w:p>
        </w:tc>
        <w:tc>
          <w:tcPr>
            <w:tcW w:w="1458" w:type="dxa"/>
            <w:vAlign w:val="center"/>
          </w:tcPr>
          <w:p w14:paraId="098366BE" w14:textId="078229F8" w:rsidR="00E94ADE" w:rsidDel="006209DB" w:rsidRDefault="00CC5052">
            <w:pPr>
              <w:jc w:val="center"/>
              <w:rPr>
                <w:del w:id="6355" w:author="Rajo" w:date="2018-06-17T19:09:00Z"/>
                <w:lang w:val="bs-Latn-BA"/>
              </w:rPr>
            </w:pPr>
            <w:del w:id="6356" w:author="Rajo" w:date="2018-06-17T19:09:00Z">
              <w:r w:rsidDel="006209DB">
                <w:rPr>
                  <w:lang w:val="bs-Latn-BA"/>
                </w:rPr>
                <w:sym w:font="Wingdings" w:char="F0FC"/>
              </w:r>
            </w:del>
          </w:p>
        </w:tc>
        <w:tc>
          <w:tcPr>
            <w:tcW w:w="1440" w:type="dxa"/>
            <w:vAlign w:val="center"/>
          </w:tcPr>
          <w:p w14:paraId="11094F8F" w14:textId="2790D3A8" w:rsidR="00E94ADE" w:rsidDel="006209DB" w:rsidRDefault="00E94ADE">
            <w:pPr>
              <w:jc w:val="center"/>
              <w:rPr>
                <w:del w:id="6357" w:author="Rajo" w:date="2018-06-17T19:09:00Z"/>
                <w:lang w:val="bs-Latn-BA"/>
              </w:rPr>
            </w:pPr>
          </w:p>
        </w:tc>
        <w:tc>
          <w:tcPr>
            <w:tcW w:w="1638" w:type="dxa"/>
            <w:vAlign w:val="center"/>
          </w:tcPr>
          <w:p w14:paraId="2D3DCDD5" w14:textId="01C76A95" w:rsidR="00E94ADE" w:rsidDel="006209DB" w:rsidRDefault="00CC5052">
            <w:pPr>
              <w:jc w:val="center"/>
              <w:rPr>
                <w:del w:id="6358" w:author="Rajo" w:date="2018-06-17T19:09:00Z"/>
                <w:lang w:val="bs-Latn-BA"/>
              </w:rPr>
            </w:pPr>
            <w:del w:id="6359" w:author="Rajo" w:date="2018-06-17T19:09:00Z">
              <w:r w:rsidDel="006209DB">
                <w:rPr>
                  <w:lang w:val="bs-Latn-BA"/>
                </w:rPr>
                <w:sym w:font="Wingdings" w:char="F0FC"/>
              </w:r>
            </w:del>
          </w:p>
        </w:tc>
      </w:tr>
      <w:tr w:rsidR="00E94ADE" w:rsidDel="006209DB" w14:paraId="3A1F56C4" w14:textId="04C1701E">
        <w:trPr>
          <w:del w:id="6360" w:author="Rajo" w:date="2018-06-17T19:09:00Z"/>
        </w:trPr>
        <w:tc>
          <w:tcPr>
            <w:tcW w:w="828" w:type="dxa"/>
            <w:vAlign w:val="center"/>
          </w:tcPr>
          <w:p w14:paraId="37536914" w14:textId="5E4E95E5" w:rsidR="00E94ADE" w:rsidDel="006209DB" w:rsidRDefault="00E94ADE">
            <w:pPr>
              <w:rPr>
                <w:del w:id="6361" w:author="Rajo" w:date="2018-06-17T19:09:00Z"/>
                <w:lang w:val="bs-Latn-BA"/>
              </w:rPr>
            </w:pPr>
          </w:p>
        </w:tc>
        <w:tc>
          <w:tcPr>
            <w:tcW w:w="3060" w:type="dxa"/>
            <w:vAlign w:val="center"/>
          </w:tcPr>
          <w:p w14:paraId="15F2F7E3" w14:textId="0EE307A8" w:rsidR="00E94ADE" w:rsidDel="006209DB" w:rsidRDefault="00CC5052">
            <w:pPr>
              <w:rPr>
                <w:del w:id="6362" w:author="Rajo" w:date="2018-06-17T19:09:00Z"/>
                <w:lang w:val="bs-Latn-BA"/>
              </w:rPr>
            </w:pPr>
            <w:del w:id="6363" w:author="Rajo" w:date="2018-06-17T19:09:00Z">
              <w:r w:rsidDel="006209DB">
                <w:rPr>
                  <w:i/>
                  <w:lang w:val="bs-Latn-BA"/>
                </w:rPr>
                <w:delText>OpenSource</w:delText>
              </w:r>
              <w:r w:rsidDel="006209DB">
                <w:rPr>
                  <w:lang w:val="bs-Latn-BA"/>
                </w:rPr>
                <w:delText xml:space="preserve"> licenca</w:delText>
              </w:r>
            </w:del>
          </w:p>
        </w:tc>
        <w:tc>
          <w:tcPr>
            <w:tcW w:w="1152" w:type="dxa"/>
            <w:vAlign w:val="center"/>
          </w:tcPr>
          <w:p w14:paraId="251C8E37" w14:textId="1CD328CC" w:rsidR="00E94ADE" w:rsidDel="006209DB" w:rsidRDefault="00CC5052">
            <w:pPr>
              <w:jc w:val="center"/>
              <w:rPr>
                <w:del w:id="6364" w:author="Rajo" w:date="2018-06-17T19:09:00Z"/>
                <w:lang w:val="bs-Latn-BA"/>
              </w:rPr>
            </w:pPr>
            <w:del w:id="6365" w:author="Rajo" w:date="2018-06-17T19:09:00Z">
              <w:r w:rsidDel="006209DB">
                <w:rPr>
                  <w:lang w:val="bs-Latn-BA"/>
                </w:rPr>
                <w:sym w:font="Wingdings" w:char="F0FC"/>
              </w:r>
            </w:del>
          </w:p>
        </w:tc>
        <w:tc>
          <w:tcPr>
            <w:tcW w:w="1458" w:type="dxa"/>
            <w:vAlign w:val="center"/>
          </w:tcPr>
          <w:p w14:paraId="5388AA26" w14:textId="46C76A01" w:rsidR="00E94ADE" w:rsidDel="006209DB" w:rsidRDefault="00CC5052">
            <w:pPr>
              <w:jc w:val="center"/>
              <w:rPr>
                <w:del w:id="6366" w:author="Rajo" w:date="2018-06-17T19:09:00Z"/>
                <w:lang w:val="bs-Latn-BA"/>
              </w:rPr>
            </w:pPr>
            <w:del w:id="6367" w:author="Rajo" w:date="2018-06-17T19:09:00Z">
              <w:r w:rsidDel="006209DB">
                <w:rPr>
                  <w:lang w:val="bs-Latn-BA"/>
                </w:rPr>
                <w:sym w:font="Wingdings" w:char="F0FC"/>
              </w:r>
            </w:del>
          </w:p>
        </w:tc>
        <w:tc>
          <w:tcPr>
            <w:tcW w:w="1440" w:type="dxa"/>
            <w:vAlign w:val="center"/>
          </w:tcPr>
          <w:p w14:paraId="3CF4494C" w14:textId="411A3A1C" w:rsidR="00E94ADE" w:rsidDel="006209DB" w:rsidRDefault="00CC5052">
            <w:pPr>
              <w:jc w:val="center"/>
              <w:rPr>
                <w:del w:id="6368" w:author="Rajo" w:date="2018-06-17T19:09:00Z"/>
                <w:lang w:val="bs-Latn-BA"/>
              </w:rPr>
            </w:pPr>
            <w:del w:id="6369" w:author="Rajo" w:date="2018-06-17T19:09:00Z">
              <w:r w:rsidDel="006209DB">
                <w:rPr>
                  <w:lang w:val="bs-Latn-BA"/>
                </w:rPr>
                <w:sym w:font="Wingdings" w:char="F0FC"/>
              </w:r>
            </w:del>
          </w:p>
        </w:tc>
        <w:tc>
          <w:tcPr>
            <w:tcW w:w="1638" w:type="dxa"/>
            <w:vAlign w:val="center"/>
          </w:tcPr>
          <w:p w14:paraId="02ACCC1E" w14:textId="3A8112F7" w:rsidR="00E94ADE" w:rsidDel="006209DB" w:rsidRDefault="00CC5052">
            <w:pPr>
              <w:keepNext/>
              <w:jc w:val="center"/>
              <w:rPr>
                <w:del w:id="6370" w:author="Rajo" w:date="2018-06-17T19:09:00Z"/>
                <w:lang w:val="bs-Latn-BA"/>
              </w:rPr>
            </w:pPr>
            <w:del w:id="6371" w:author="Rajo" w:date="2018-06-17T19:09:00Z">
              <w:r w:rsidDel="006209DB">
                <w:rPr>
                  <w:lang w:val="bs-Latn-BA"/>
                </w:rPr>
                <w:sym w:font="Wingdings" w:char="F0FC"/>
              </w:r>
            </w:del>
          </w:p>
        </w:tc>
      </w:tr>
    </w:tbl>
    <w:p w14:paraId="5F507C10" w14:textId="0BF6CEF9" w:rsidR="00E94ADE" w:rsidDel="006209DB" w:rsidRDefault="00E94ADE">
      <w:pPr>
        <w:spacing w:line="240" w:lineRule="auto"/>
        <w:ind w:firstLine="720"/>
        <w:jc w:val="both"/>
        <w:rPr>
          <w:del w:id="6372" w:author="Rajo" w:date="2018-06-17T19:09:00Z"/>
          <w:lang w:val="bs-Latn-BA"/>
        </w:rPr>
      </w:pPr>
    </w:p>
    <w:p w14:paraId="2DB46102" w14:textId="31C582F6" w:rsidR="00E94ADE" w:rsidDel="002F7C25" w:rsidRDefault="00CC5052">
      <w:pPr>
        <w:spacing w:line="240" w:lineRule="auto"/>
        <w:ind w:firstLine="360"/>
        <w:jc w:val="both"/>
        <w:rPr>
          <w:del w:id="6373" w:author="Rajo" w:date="2018-05-27T16:45:00Z"/>
          <w:lang w:val="bs-Latn-BA"/>
        </w:rPr>
        <w:pPrChange w:id="6374" w:author="Rajo" w:date="2018-06-17T15:18:00Z">
          <w:pPr>
            <w:spacing w:line="240" w:lineRule="auto"/>
            <w:ind w:firstLine="720"/>
            <w:jc w:val="both"/>
          </w:pPr>
        </w:pPrChange>
      </w:pPr>
      <w:del w:id="6375" w:author="Rajo" w:date="2018-06-17T19:09:00Z">
        <w:r w:rsidDel="006209DB">
          <w:rPr>
            <w:lang w:val="bs-Latn-BA"/>
          </w:rPr>
          <w:delText xml:space="preserve">Prva grupa karakteristika odnosi se na </w:delText>
        </w:r>
        <w:r w:rsidDel="006209DB">
          <w:rPr>
            <w:b/>
            <w:lang w:val="bs-Latn-BA"/>
          </w:rPr>
          <w:delText>podržane protokole</w:delText>
        </w:r>
        <w:r w:rsidDel="006209DB">
          <w:rPr>
            <w:lang w:val="bs-Latn-BA"/>
          </w:rPr>
          <w:delText xml:space="preserve">, pa su navedeni oni protokoli koji su podržani u bar jednom od rješenja. </w:delText>
        </w:r>
      </w:del>
    </w:p>
    <w:p w14:paraId="7BFA527B" w14:textId="77777777" w:rsidR="00E94ADE" w:rsidDel="002F7C25" w:rsidRDefault="00E94ADE">
      <w:pPr>
        <w:spacing w:line="240" w:lineRule="auto"/>
        <w:ind w:firstLine="360"/>
        <w:jc w:val="both"/>
        <w:rPr>
          <w:del w:id="6376" w:author="Rajo" w:date="2018-05-27T16:45:00Z"/>
          <w:lang w:val="bs-Latn-BA"/>
        </w:rPr>
        <w:pPrChange w:id="6377" w:author="Rajo" w:date="2018-06-17T15:18:00Z">
          <w:pPr>
            <w:spacing w:line="240" w:lineRule="auto"/>
            <w:jc w:val="both"/>
          </w:pPr>
        </w:pPrChange>
      </w:pPr>
    </w:p>
    <w:p w14:paraId="4D3B20D5" w14:textId="1EE947B1" w:rsidR="00E94ADE" w:rsidDel="002F7C25" w:rsidRDefault="00CC5052">
      <w:pPr>
        <w:spacing w:line="240" w:lineRule="auto"/>
        <w:ind w:firstLine="360"/>
        <w:jc w:val="both"/>
        <w:rPr>
          <w:del w:id="6378" w:author="Rajo" w:date="2018-05-27T16:45:00Z"/>
          <w:lang w:val="bs-Latn-BA"/>
        </w:rPr>
        <w:pPrChange w:id="6379" w:author="Rajo" w:date="2018-06-17T15:18:00Z">
          <w:pPr>
            <w:spacing w:line="240" w:lineRule="auto"/>
            <w:ind w:firstLine="720"/>
            <w:jc w:val="both"/>
          </w:pPr>
        </w:pPrChange>
      </w:pPr>
      <w:del w:id="6380" w:author="Rajo" w:date="2018-06-17T19:09:00Z">
        <w:r w:rsidDel="006209DB">
          <w:rPr>
            <w:lang w:val="bs-Latn-BA"/>
          </w:rPr>
          <w:delText xml:space="preserve">Naredna karakteristika je </w:delText>
        </w:r>
        <w:r w:rsidDel="006209DB">
          <w:rPr>
            <w:b/>
            <w:lang w:val="bs-Latn-BA"/>
          </w:rPr>
          <w:delText>podrška za višestepenu autentikaciju</w:delText>
        </w:r>
        <w:r w:rsidDel="006209DB">
          <w:rPr>
            <w:lang w:val="bs-Latn-BA"/>
          </w:rPr>
          <w:delText>, odnosno mogućnost podešavanja servera da zahtijeva od korisnika autentikaciju upotrebom bar još jednog autentikacionog faktora, npr. upotrebom jednokratne lozinke primljene putem SMS-a/email-a ili odobravanjem pristupa putem aplikacije na mobilnom telefonu, kao što su npr. Google Authenticator, Duo Security itd.</w:delText>
        </w:r>
      </w:del>
    </w:p>
    <w:p w14:paraId="706777CC" w14:textId="77777777" w:rsidR="00E94ADE" w:rsidDel="002F7C25" w:rsidRDefault="00E94ADE">
      <w:pPr>
        <w:spacing w:line="240" w:lineRule="auto"/>
        <w:ind w:firstLine="360"/>
        <w:jc w:val="both"/>
        <w:rPr>
          <w:del w:id="6381" w:author="Rajo" w:date="2018-05-27T16:45:00Z"/>
          <w:lang w:val="bs-Latn-BA"/>
        </w:rPr>
        <w:pPrChange w:id="6382" w:author="Rajo" w:date="2018-06-17T15:18:00Z">
          <w:pPr>
            <w:spacing w:line="240" w:lineRule="auto"/>
            <w:jc w:val="both"/>
          </w:pPr>
        </w:pPrChange>
      </w:pPr>
    </w:p>
    <w:p w14:paraId="4C6BC6F1" w14:textId="189D5CBC" w:rsidR="00E94ADE" w:rsidDel="002F7C25" w:rsidRDefault="00CC5052">
      <w:pPr>
        <w:spacing w:line="240" w:lineRule="auto"/>
        <w:ind w:firstLine="360"/>
        <w:jc w:val="both"/>
        <w:rPr>
          <w:del w:id="6383" w:author="Rajo" w:date="2018-05-27T16:46:00Z"/>
          <w:lang w:val="bs-Latn-BA"/>
        </w:rPr>
        <w:pPrChange w:id="6384" w:author="Rajo" w:date="2018-06-17T15:18:00Z">
          <w:pPr>
            <w:spacing w:line="240" w:lineRule="auto"/>
            <w:ind w:firstLine="720"/>
            <w:jc w:val="both"/>
          </w:pPr>
        </w:pPrChange>
      </w:pPr>
      <w:del w:id="6385" w:author="Rajo" w:date="2018-06-17T19:09:00Z">
        <w:r w:rsidDel="006209DB">
          <w:rPr>
            <w:b/>
            <w:lang w:val="bs-Latn-BA"/>
          </w:rPr>
          <w:delText>Delegirana autentikacija</w:delText>
        </w:r>
        <w:r w:rsidDel="006209DB">
          <w:rPr>
            <w:lang w:val="bs-Latn-BA"/>
          </w:rPr>
          <w:delText xml:space="preserve"> se odnosi na mogućnost podešavanja servera da delegira tj. proslijedi autentikaciju korisnika nekom vanjskom </w:delText>
        </w:r>
      </w:del>
      <w:del w:id="6386" w:author="Rajo" w:date="2018-05-23T20:19:00Z">
        <w:r w:rsidDel="00910C56">
          <w:rPr>
            <w:lang w:val="bs-Latn-BA"/>
          </w:rPr>
          <w:delText>provajderu identiteta</w:delText>
        </w:r>
      </w:del>
      <w:del w:id="6387" w:author="Rajo" w:date="2018-06-17T19:09:00Z">
        <w:r w:rsidDel="006209DB">
          <w:rPr>
            <w:lang w:val="bs-Latn-BA"/>
          </w:rPr>
          <w:delText>, kao što su npr. Google, Facebook, Twitter itd.</w:delText>
        </w:r>
      </w:del>
    </w:p>
    <w:p w14:paraId="5DBBF2E0" w14:textId="77777777" w:rsidR="00E94ADE" w:rsidDel="002F7C25" w:rsidRDefault="00E94ADE">
      <w:pPr>
        <w:spacing w:line="240" w:lineRule="auto"/>
        <w:ind w:firstLine="360"/>
        <w:jc w:val="both"/>
        <w:rPr>
          <w:del w:id="6388" w:author="Rajo" w:date="2018-05-27T16:46:00Z"/>
          <w:lang w:val="bs-Latn-BA"/>
        </w:rPr>
        <w:pPrChange w:id="6389" w:author="Rajo" w:date="2018-06-17T15:18:00Z">
          <w:pPr>
            <w:spacing w:line="240" w:lineRule="auto"/>
            <w:jc w:val="both"/>
          </w:pPr>
        </w:pPrChange>
      </w:pPr>
    </w:p>
    <w:p w14:paraId="0E6167BA" w14:textId="2AE3EA81" w:rsidR="00E94ADE" w:rsidDel="002F7C25" w:rsidRDefault="00CC5052">
      <w:pPr>
        <w:spacing w:line="240" w:lineRule="auto"/>
        <w:ind w:firstLine="360"/>
        <w:jc w:val="both"/>
        <w:rPr>
          <w:del w:id="6390" w:author="Rajo" w:date="2018-05-27T16:46:00Z"/>
          <w:lang w:val="bs-Latn-BA"/>
        </w:rPr>
        <w:pPrChange w:id="6391" w:author="Rajo" w:date="2018-06-17T15:18:00Z">
          <w:pPr>
            <w:spacing w:line="240" w:lineRule="auto"/>
            <w:ind w:firstLine="720"/>
            <w:jc w:val="both"/>
          </w:pPr>
        </w:pPrChange>
      </w:pPr>
      <w:del w:id="6392" w:author="Rajo" w:date="2018-06-17T19:09:00Z">
        <w:r w:rsidDel="006209DB">
          <w:rPr>
            <w:b/>
            <w:i/>
            <w:lang w:val="bs-Latn-BA"/>
          </w:rPr>
          <w:delText>Single-Log-Out</w:delText>
        </w:r>
        <w:r w:rsidDel="006209DB">
          <w:rPr>
            <w:lang w:val="bs-Latn-BA"/>
          </w:rPr>
          <w:delText xml:space="preserve"> (SLO) je funkcionalnost koja omogućuje da se odjavom iz bilo koje od aplikacija, korisnik automatski odjavi iz svih ostalih aplikacija u koje se prijavio upotrebom SSO servera.</w:delText>
        </w:r>
      </w:del>
    </w:p>
    <w:p w14:paraId="49D4F0B5" w14:textId="77777777" w:rsidR="00E94ADE" w:rsidDel="002F7C25" w:rsidRDefault="00E94ADE">
      <w:pPr>
        <w:spacing w:line="240" w:lineRule="auto"/>
        <w:ind w:firstLine="360"/>
        <w:jc w:val="both"/>
        <w:rPr>
          <w:del w:id="6393" w:author="Rajo" w:date="2018-05-27T16:46:00Z"/>
          <w:lang w:val="bs-Latn-BA"/>
        </w:rPr>
        <w:pPrChange w:id="6394" w:author="Rajo" w:date="2018-06-17T15:18:00Z">
          <w:pPr>
            <w:spacing w:line="240" w:lineRule="auto"/>
            <w:jc w:val="both"/>
          </w:pPr>
        </w:pPrChange>
      </w:pPr>
    </w:p>
    <w:p w14:paraId="09233B0E" w14:textId="59900736" w:rsidR="00E94ADE" w:rsidDel="002F7C25" w:rsidRDefault="00CC5052">
      <w:pPr>
        <w:spacing w:line="240" w:lineRule="auto"/>
        <w:ind w:firstLine="360"/>
        <w:jc w:val="both"/>
        <w:rPr>
          <w:del w:id="6395" w:author="Rajo" w:date="2018-05-27T16:46:00Z"/>
          <w:lang w:val="bs-Latn-BA"/>
        </w:rPr>
        <w:pPrChange w:id="6396" w:author="Rajo" w:date="2018-06-17T15:18:00Z">
          <w:pPr>
            <w:spacing w:line="240" w:lineRule="auto"/>
            <w:ind w:firstLine="720"/>
            <w:jc w:val="both"/>
          </w:pPr>
        </w:pPrChange>
      </w:pPr>
      <w:del w:id="6397" w:author="Rajo" w:date="2018-06-17T19:09:00Z">
        <w:r w:rsidDel="006209DB">
          <w:rPr>
            <w:lang w:val="bs-Latn-BA"/>
          </w:rPr>
          <w:delText xml:space="preserve">Karakteristika koja je bitna programerima je i </w:delText>
        </w:r>
        <w:r w:rsidDel="006209DB">
          <w:rPr>
            <w:b/>
            <w:lang w:val="bs-Latn-BA"/>
          </w:rPr>
          <w:delText>dostupnost klijentske aplikacije ili biblioteke</w:delText>
        </w:r>
        <w:r w:rsidDel="006209DB">
          <w:rPr>
            <w:lang w:val="bs-Latn-BA"/>
          </w:rPr>
          <w:delText xml:space="preserve">, jer se time značajno olakšava integraciju željene aplikacije, odnosno </w:delText>
        </w:r>
      </w:del>
      <w:del w:id="6398" w:author="Rajo" w:date="2018-05-23T20:04:00Z">
        <w:r w:rsidDel="00847196">
          <w:rPr>
            <w:lang w:val="bs-Latn-BA"/>
          </w:rPr>
          <w:delText>servis provajdera</w:delText>
        </w:r>
      </w:del>
      <w:del w:id="6399" w:author="Rajo" w:date="2018-06-17T19:09:00Z">
        <w:r w:rsidDel="006209DB">
          <w:rPr>
            <w:lang w:val="bs-Latn-BA"/>
          </w:rPr>
          <w:delText>, u SSO sistem.</w:delText>
        </w:r>
      </w:del>
    </w:p>
    <w:p w14:paraId="279D3FC2" w14:textId="77777777" w:rsidR="00E94ADE" w:rsidDel="002F7C25" w:rsidRDefault="00E94ADE">
      <w:pPr>
        <w:spacing w:line="240" w:lineRule="auto"/>
        <w:ind w:firstLine="360"/>
        <w:jc w:val="both"/>
        <w:rPr>
          <w:del w:id="6400" w:author="Rajo" w:date="2018-05-27T16:46:00Z"/>
          <w:lang w:val="bs-Latn-BA"/>
        </w:rPr>
        <w:pPrChange w:id="6401" w:author="Rajo" w:date="2018-06-17T15:18:00Z">
          <w:pPr>
            <w:spacing w:line="240" w:lineRule="auto"/>
            <w:jc w:val="both"/>
          </w:pPr>
        </w:pPrChange>
      </w:pPr>
    </w:p>
    <w:p w14:paraId="56A3CDBE" w14:textId="164E0561" w:rsidR="00E94ADE" w:rsidRDefault="00CC5052" w:rsidP="00143689">
      <w:pPr>
        <w:spacing w:line="240" w:lineRule="auto"/>
        <w:ind w:firstLine="360"/>
        <w:jc w:val="both"/>
        <w:rPr>
          <w:lang w:val="bs-Latn-BA"/>
        </w:rPr>
      </w:pPr>
      <w:del w:id="6402" w:author="Rajo" w:date="2018-06-17T19:09:00Z">
        <w:r w:rsidDel="006209DB">
          <w:rPr>
            <w:lang w:val="bs-Latn-BA"/>
          </w:rPr>
          <w:delText xml:space="preserve">Na kraju, takođe bitnu karakteristiku, naročito za menadžment organizacije koja uvodi SSO sistem, predstavlja i to da li je u pitanju </w:delText>
        </w:r>
        <w:r w:rsidDel="006209DB">
          <w:rPr>
            <w:b/>
            <w:lang w:val="bs-Latn-BA"/>
          </w:rPr>
          <w:delText xml:space="preserve">rješenje sa </w:delText>
        </w:r>
        <w:r w:rsidDel="006209DB">
          <w:rPr>
            <w:b/>
            <w:i/>
            <w:lang w:val="bs-Latn-BA"/>
          </w:rPr>
          <w:delText>OpenSource</w:delText>
        </w:r>
        <w:r w:rsidDel="006209DB">
          <w:rPr>
            <w:b/>
            <w:lang w:val="bs-Latn-BA"/>
          </w:rPr>
          <w:delText xml:space="preserve"> licencom</w:delText>
        </w:r>
        <w:r w:rsidDel="006209DB">
          <w:rPr>
            <w:lang w:val="bs-Latn-BA"/>
          </w:rPr>
          <w:delText>, koje je samim tim besplatno.</w:delText>
        </w:r>
      </w:del>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Del="00F36D38" w:rsidRDefault="00CC5052">
      <w:pPr>
        <w:pStyle w:val="Heading1"/>
        <w:spacing w:line="240" w:lineRule="auto"/>
        <w:jc w:val="both"/>
        <w:rPr>
          <w:del w:id="6403" w:author="Rajo" w:date="2018-06-17T15:19:00Z"/>
          <w:lang w:val="bs-Latn-BA"/>
        </w:rPr>
      </w:pPr>
      <w:bookmarkStart w:id="6404" w:name="_Toc511154465"/>
      <w:r>
        <w:rPr>
          <w:lang w:val="bs-Latn-BA"/>
        </w:rPr>
        <w:lastRenderedPageBreak/>
        <w:t>ZAKLJUČAK</w:t>
      </w:r>
      <w:bookmarkEnd w:id="6404"/>
    </w:p>
    <w:p w14:paraId="63E87C14" w14:textId="77777777" w:rsidR="00E94ADE" w:rsidRPr="00143689" w:rsidRDefault="00E94ADE">
      <w:pPr>
        <w:pStyle w:val="Heading1"/>
        <w:spacing w:line="240" w:lineRule="auto"/>
        <w:jc w:val="both"/>
        <w:rPr>
          <w:lang w:val="bs-Latn-BA"/>
        </w:rPr>
        <w:pPrChange w:id="6405" w:author="Rajo" w:date="2018-06-17T15:19:00Z">
          <w:pPr>
            <w:spacing w:line="240" w:lineRule="auto"/>
          </w:pPr>
        </w:pPrChange>
      </w:pPr>
    </w:p>
    <w:p w14:paraId="68ECF8F5" w14:textId="77777777" w:rsidR="00E94ADE" w:rsidDel="00F36D38" w:rsidRDefault="00CC5052">
      <w:pPr>
        <w:spacing w:line="240" w:lineRule="auto"/>
        <w:ind w:firstLine="360"/>
        <w:jc w:val="both"/>
        <w:rPr>
          <w:del w:id="6406" w:author="Rajo" w:date="2018-06-17T15:19:00Z"/>
          <w:lang w:val="bs-Latn-BA"/>
        </w:rPr>
        <w:pPrChange w:id="6407" w:author="Rajo" w:date="2018-06-17T15:19:00Z">
          <w:pPr>
            <w:spacing w:line="240" w:lineRule="auto"/>
            <w:ind w:firstLine="720"/>
            <w:jc w:val="both"/>
          </w:pPr>
        </w:pPrChange>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ind w:firstLine="360"/>
        <w:jc w:val="both"/>
        <w:rPr>
          <w:lang w:val="bs-Latn-BA"/>
        </w:rPr>
        <w:pPrChange w:id="6408" w:author="Rajo" w:date="2018-06-17T15:19:00Z">
          <w:pPr>
            <w:spacing w:line="240" w:lineRule="auto"/>
            <w:jc w:val="both"/>
          </w:pPr>
        </w:pPrChange>
      </w:pPr>
    </w:p>
    <w:p w14:paraId="3A01FB19" w14:textId="77777777" w:rsidR="00E94ADE" w:rsidDel="00F36D38" w:rsidRDefault="00CC5052">
      <w:pPr>
        <w:spacing w:line="240" w:lineRule="auto"/>
        <w:ind w:firstLine="360"/>
        <w:jc w:val="both"/>
        <w:rPr>
          <w:del w:id="6409" w:author="Rajo" w:date="2018-06-17T15:19:00Z"/>
          <w:lang w:val="bs-Latn-BA"/>
        </w:rPr>
        <w:pPrChange w:id="6410" w:author="Rajo" w:date="2018-06-17T15:19:00Z">
          <w:pPr>
            <w:spacing w:line="240" w:lineRule="auto"/>
            <w:ind w:firstLine="720"/>
            <w:jc w:val="both"/>
          </w:pPr>
        </w:pPrChange>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360"/>
        <w:jc w:val="both"/>
        <w:rPr>
          <w:lang w:val="bs-Latn-BA"/>
        </w:rPr>
        <w:pPrChange w:id="6411" w:author="Rajo" w:date="2018-06-17T15:19:00Z">
          <w:pPr>
            <w:spacing w:line="240" w:lineRule="auto"/>
            <w:ind w:firstLine="720"/>
            <w:jc w:val="both"/>
          </w:pPr>
        </w:pPrChange>
      </w:pPr>
    </w:p>
    <w:p w14:paraId="2F482787" w14:textId="77777777" w:rsidR="00E94ADE" w:rsidDel="00F36D38" w:rsidRDefault="00CC5052">
      <w:pPr>
        <w:spacing w:line="240" w:lineRule="auto"/>
        <w:ind w:firstLine="360"/>
        <w:jc w:val="both"/>
        <w:rPr>
          <w:del w:id="6412" w:author="Rajo" w:date="2018-06-17T15:19:00Z"/>
          <w:lang w:val="bs-Latn-BA"/>
        </w:rPr>
        <w:pPrChange w:id="6413" w:author="Rajo" w:date="2018-06-17T15:19:00Z">
          <w:pPr>
            <w:spacing w:line="240" w:lineRule="auto"/>
            <w:ind w:firstLine="720"/>
            <w:jc w:val="both"/>
          </w:pPr>
        </w:pPrChange>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360"/>
        <w:jc w:val="both"/>
        <w:rPr>
          <w:lang w:val="bs-Latn-BA"/>
        </w:rPr>
        <w:pPrChange w:id="6414" w:author="Rajo" w:date="2018-06-17T15:19:00Z">
          <w:pPr>
            <w:spacing w:line="240" w:lineRule="auto"/>
            <w:ind w:firstLine="720"/>
            <w:jc w:val="both"/>
          </w:pPr>
        </w:pPrChange>
      </w:pPr>
    </w:p>
    <w:p w14:paraId="589D40D0" w14:textId="77777777" w:rsidR="00E94ADE" w:rsidDel="00F36D38" w:rsidRDefault="00CC5052">
      <w:pPr>
        <w:spacing w:line="240" w:lineRule="auto"/>
        <w:ind w:firstLine="360"/>
        <w:jc w:val="both"/>
        <w:rPr>
          <w:del w:id="6415" w:author="Rajo" w:date="2018-06-17T15:19:00Z"/>
          <w:lang w:val="bs-Latn-BA"/>
        </w:rPr>
        <w:pPrChange w:id="6416" w:author="Rajo" w:date="2018-06-17T15:19:00Z">
          <w:pPr>
            <w:spacing w:line="240" w:lineRule="auto"/>
            <w:ind w:firstLine="720"/>
            <w:jc w:val="both"/>
          </w:pPr>
        </w:pPrChange>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360"/>
        <w:jc w:val="both"/>
        <w:rPr>
          <w:lang w:val="bs-Latn-BA"/>
        </w:rPr>
        <w:pPrChange w:id="6417" w:author="Rajo" w:date="2018-06-17T15:19:00Z">
          <w:pPr>
            <w:spacing w:line="240" w:lineRule="auto"/>
            <w:ind w:firstLine="720"/>
            <w:jc w:val="both"/>
          </w:pPr>
        </w:pPrChange>
      </w:pPr>
    </w:p>
    <w:p w14:paraId="6FE84291" w14:textId="77777777" w:rsidR="00E94ADE" w:rsidRDefault="00CC5052">
      <w:pPr>
        <w:spacing w:line="240" w:lineRule="auto"/>
        <w:ind w:firstLine="360"/>
        <w:jc w:val="both"/>
        <w:rPr>
          <w:lang w:val="bs-Latn-BA"/>
        </w:rPr>
        <w:pPrChange w:id="6418" w:author="Rajo" w:date="2018-06-17T15:19:00Z">
          <w:pPr>
            <w:spacing w:line="240" w:lineRule="auto"/>
            <w:ind w:firstLine="720"/>
            <w:jc w:val="both"/>
          </w:pPr>
        </w:pPrChange>
      </w:pPr>
      <w:r>
        <w:rPr>
          <w:lang w:val="bs-Latn-BA"/>
        </w:rPr>
        <w:t xml:space="preserve">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enkripcija/dekripcija poruka koje se razmjenjuju između SP-a i IdP-a. </w:t>
      </w:r>
      <w:r>
        <w:rPr>
          <w:lang w:val="bs-Latn-BA"/>
        </w:rPr>
        <w:br w:type="page"/>
      </w:r>
    </w:p>
    <w:p w14:paraId="3C4EB8A0" w14:textId="77777777" w:rsidR="00E94ADE" w:rsidDel="00D5114C" w:rsidRDefault="00CC5052" w:rsidP="00653AA1">
      <w:pPr>
        <w:pStyle w:val="Heading1"/>
        <w:numPr>
          <w:ilvl w:val="0"/>
          <w:numId w:val="0"/>
        </w:numPr>
        <w:spacing w:line="240" w:lineRule="auto"/>
        <w:ind w:left="360"/>
        <w:jc w:val="both"/>
        <w:rPr>
          <w:del w:id="6419" w:author="Rajo" w:date="2018-06-17T15:19:00Z"/>
          <w:lang w:val="bs-Latn-BA"/>
        </w:rPr>
      </w:pPr>
      <w:bookmarkStart w:id="6420" w:name="_Toc511154466"/>
      <w:commentRangeStart w:id="6421"/>
      <w:commentRangeStart w:id="6422"/>
      <w:r>
        <w:rPr>
          <w:lang w:val="bs-Latn-BA"/>
        </w:rPr>
        <w:lastRenderedPageBreak/>
        <w:t>LITERATURA</w:t>
      </w:r>
      <w:bookmarkEnd w:id="6420"/>
      <w:commentRangeEnd w:id="6421"/>
      <w:r w:rsidR="00297C24">
        <w:rPr>
          <w:rStyle w:val="CommentReference"/>
          <w:rFonts w:ascii="Times New Roman" w:eastAsiaTheme="minorHAnsi" w:hAnsi="Times New Roman" w:cstheme="minorBidi"/>
          <w:color w:val="auto"/>
        </w:rPr>
        <w:commentReference w:id="6421"/>
      </w:r>
      <w:commentRangeEnd w:id="6422"/>
      <w:r w:rsidR="0003254E">
        <w:rPr>
          <w:rStyle w:val="CommentReference"/>
          <w:rFonts w:ascii="Times New Roman" w:eastAsiaTheme="minorHAnsi" w:hAnsi="Times New Roman" w:cstheme="minorBidi"/>
          <w:color w:val="auto"/>
        </w:rPr>
        <w:commentReference w:id="6422"/>
      </w:r>
    </w:p>
    <w:p w14:paraId="330DA705" w14:textId="77777777" w:rsidR="00E94ADE" w:rsidRDefault="00E94ADE">
      <w:pPr>
        <w:pStyle w:val="Heading1"/>
        <w:numPr>
          <w:ilvl w:val="0"/>
          <w:numId w:val="0"/>
        </w:numPr>
        <w:spacing w:line="240" w:lineRule="auto"/>
        <w:ind w:left="360"/>
        <w:jc w:val="both"/>
        <w:rPr>
          <w:lang w:val="bs-Latn-BA"/>
        </w:rPr>
        <w:pPrChange w:id="6423" w:author="Rajo" w:date="2018-06-17T15:19:00Z">
          <w:pPr>
            <w:spacing w:line="240" w:lineRule="auto"/>
            <w:jc w:val="both"/>
          </w:pPr>
        </w:pPrChange>
      </w:pPr>
    </w:p>
    <w:p w14:paraId="2DCD3CF0" w14:textId="28F7C7DA" w:rsidR="00E94ADE" w:rsidRDefault="00F76EE9">
      <w:pPr>
        <w:pStyle w:val="ListParagraph1"/>
        <w:numPr>
          <w:ilvl w:val="0"/>
          <w:numId w:val="39"/>
        </w:numPr>
        <w:spacing w:line="240" w:lineRule="auto"/>
        <w:rPr>
          <w:lang w:val="bs-Latn-BA"/>
        </w:rPr>
        <w:pPrChange w:id="6424" w:author="Rajo" w:date="2018-06-17T15:47:00Z">
          <w:pPr>
            <w:pStyle w:val="ListParagraph1"/>
            <w:numPr>
              <w:numId w:val="39"/>
            </w:numPr>
            <w:spacing w:line="240" w:lineRule="auto"/>
            <w:ind w:hanging="360"/>
            <w:jc w:val="both"/>
          </w:pPr>
        </w:pPrChange>
      </w:pPr>
      <w:ins w:id="6425" w:author="Rajo" w:date="2018-06-17T15:55:00Z">
        <w:r w:rsidRPr="00F76EE9">
          <w:t>Linda Rosencrance</w:t>
        </w:r>
      </w:ins>
      <w:ins w:id="6426" w:author="Rajo" w:date="2018-06-17T15:39:00Z">
        <w:r w:rsidR="009248F3">
          <w:t xml:space="preserve">, </w:t>
        </w:r>
      </w:ins>
      <w:ins w:id="6427" w:author="Rajo" w:date="2018-06-17T15:43:00Z">
        <w:r w:rsidR="009248F3" w:rsidRPr="009248F3">
          <w:rPr>
            <w:i/>
            <w:rPrChange w:id="6428" w:author="Rajo" w:date="2018-06-17T15:43:00Z">
              <w:rPr/>
            </w:rPrChange>
          </w:rPr>
          <w:t>Au</w:t>
        </w:r>
      </w:ins>
      <w:ins w:id="6429" w:author="Rajo" w:date="2018-06-17T15:39:00Z">
        <w:r w:rsidR="009248F3" w:rsidRPr="009248F3">
          <w:rPr>
            <w:i/>
            <w:rPrChange w:id="6430" w:author="Rajo" w:date="2018-06-17T15:43:00Z">
              <w:rPr/>
            </w:rPrChange>
          </w:rPr>
          <w:t>thentication</w:t>
        </w:r>
      </w:ins>
      <w:ins w:id="6431" w:author="Rajo" w:date="2018-06-17T15:40:00Z">
        <w:r w:rsidR="009248F3">
          <w:t xml:space="preserve">, </w:t>
        </w:r>
        <w:r w:rsidR="009248F3">
          <w:rPr>
            <w:rStyle w:val="Hyperlink"/>
            <w:lang w:val="bs-Latn-BA"/>
          </w:rPr>
          <w:fldChar w:fldCharType="begin"/>
        </w:r>
        <w:r w:rsidR="009248F3">
          <w:rPr>
            <w:rStyle w:val="Hyperlink"/>
            <w:lang w:val="bs-Latn-BA"/>
          </w:rPr>
          <w:instrText xml:space="preserve"> HYPERLINK "</w:instrText>
        </w:r>
      </w:ins>
      <w:r w:rsidR="009248F3" w:rsidRPr="009248F3">
        <w:rPr>
          <w:rStyle w:val="Hyperlink"/>
          <w:lang w:val="bs-Latn-BA"/>
        </w:rPr>
        <w:instrText>https://searchsecurity.techtarget.com/definition/authentication</w:instrText>
      </w:r>
      <w:ins w:id="6432" w:author="Rajo" w:date="2018-06-17T15:40:00Z">
        <w:r w:rsidR="009248F3">
          <w:rPr>
            <w:rStyle w:val="Hyperlink"/>
            <w:lang w:val="bs-Latn-BA"/>
          </w:rPr>
          <w:instrText xml:space="preserve">" </w:instrText>
        </w:r>
        <w:r w:rsidR="009248F3">
          <w:rPr>
            <w:rStyle w:val="Hyperlink"/>
            <w:lang w:val="bs-Latn-BA"/>
          </w:rPr>
          <w:fldChar w:fldCharType="separate"/>
        </w:r>
      </w:ins>
      <w:r w:rsidR="009248F3" w:rsidRPr="00D73D41">
        <w:rPr>
          <w:rStyle w:val="Hyperlink"/>
          <w:lang w:val="bs-Latn-BA"/>
        </w:rPr>
        <w:t>https://searchsecurity.techtarget.com/definition/authentication</w:t>
      </w:r>
      <w:ins w:id="6433" w:author="Rajo" w:date="2018-06-17T15:40:00Z">
        <w:r w:rsidR="009248F3">
          <w:rPr>
            <w:rStyle w:val="Hyperlink"/>
            <w:lang w:val="bs-Latn-BA"/>
          </w:rPr>
          <w:fldChar w:fldCharType="end"/>
        </w:r>
      </w:ins>
    </w:p>
    <w:p w14:paraId="35A7A006" w14:textId="182A1568" w:rsidR="00E94ADE" w:rsidRDefault="00CC5052">
      <w:pPr>
        <w:pStyle w:val="ListParagraph1"/>
        <w:numPr>
          <w:ilvl w:val="0"/>
          <w:numId w:val="39"/>
        </w:numPr>
        <w:spacing w:line="240" w:lineRule="auto"/>
        <w:rPr>
          <w:lang w:val="bs-Latn-BA"/>
        </w:rPr>
        <w:pPrChange w:id="6434" w:author="Rajo" w:date="2018-06-17T15:47:00Z">
          <w:pPr>
            <w:pStyle w:val="ListParagraph1"/>
            <w:numPr>
              <w:numId w:val="39"/>
            </w:numPr>
            <w:spacing w:line="240" w:lineRule="auto"/>
            <w:ind w:hanging="360"/>
            <w:jc w:val="both"/>
          </w:pPr>
        </w:pPrChange>
      </w:pPr>
      <w:r>
        <w:rPr>
          <w:lang w:val="bs-Latn-BA"/>
        </w:rPr>
        <w:t xml:space="preserve">Phillip J. Windley, Ph.D., </w:t>
      </w:r>
      <w:r>
        <w:rPr>
          <w:i/>
          <w:lang w:val="bs-Latn-BA"/>
        </w:rPr>
        <w:t>Understanding Digital Identity Management</w:t>
      </w:r>
      <w:ins w:id="6435" w:author="Rajo" w:date="2018-06-17T15:45:00Z">
        <w:r w:rsidR="009248F3">
          <w:rPr>
            <w:lang w:val="bs-Latn-BA"/>
          </w:rPr>
          <w:t>, 2003</w:t>
        </w:r>
      </w:ins>
      <w:ins w:id="6436" w:author="Rajo" w:date="2018-06-17T15:46:00Z">
        <w:r w:rsidR="009248F3">
          <w:rPr>
            <w:lang w:val="bs-Latn-BA"/>
          </w:rPr>
          <w:t>.</w:t>
        </w:r>
      </w:ins>
    </w:p>
    <w:p w14:paraId="7AB2E20A" w14:textId="166628CE" w:rsidR="00E94ADE" w:rsidRDefault="00F76EE9">
      <w:pPr>
        <w:pStyle w:val="ListParagraph1"/>
        <w:numPr>
          <w:ilvl w:val="0"/>
          <w:numId w:val="39"/>
        </w:numPr>
        <w:spacing w:line="240" w:lineRule="auto"/>
        <w:rPr>
          <w:lang w:val="bs-Latn-BA"/>
        </w:rPr>
        <w:pPrChange w:id="6437" w:author="Rajo" w:date="2018-06-17T15:47:00Z">
          <w:pPr>
            <w:pStyle w:val="ListParagraph1"/>
            <w:numPr>
              <w:numId w:val="39"/>
            </w:numPr>
            <w:spacing w:line="240" w:lineRule="auto"/>
            <w:ind w:hanging="360"/>
            <w:jc w:val="both"/>
          </w:pPr>
        </w:pPrChange>
      </w:pPr>
      <w:ins w:id="6438" w:author="Rajo" w:date="2018-06-17T15:56:00Z">
        <w:r w:rsidRPr="00F76EE9">
          <w:t>Linda Rosencrance</w:t>
        </w:r>
        <w:r>
          <w:t>, Craig Mathias,</w:t>
        </w:r>
      </w:ins>
      <w:ins w:id="6439" w:author="Rajo" w:date="2018-06-17T15:47:00Z">
        <w:r w:rsidR="00475FDF">
          <w:t xml:space="preserve"> </w:t>
        </w:r>
        <w:r w:rsidR="00475FDF" w:rsidRPr="00475FDF">
          <w:rPr>
            <w:i/>
            <w:rPrChange w:id="6440" w:author="Rajo" w:date="2018-06-17T15:48:00Z">
              <w:rPr/>
            </w:rPrChange>
          </w:rPr>
          <w:t>Identity Management (ID management)</w:t>
        </w:r>
        <w:r w:rsidR="00475FDF">
          <w:t>,</w:t>
        </w:r>
      </w:ins>
      <w:ins w:id="6441" w:author="Rajo" w:date="2018-06-17T15:48:00Z">
        <w:r w:rsidR="00475FDF">
          <w:t xml:space="preserve"> </w:t>
        </w:r>
        <w:r w:rsidR="00475FDF">
          <w:rPr>
            <w:rStyle w:val="Hyperlink"/>
            <w:lang w:val="bs-Latn-BA"/>
          </w:rPr>
          <w:fldChar w:fldCharType="begin"/>
        </w:r>
        <w:r w:rsidR="00475FDF">
          <w:rPr>
            <w:rStyle w:val="Hyperlink"/>
            <w:lang w:val="bs-Latn-BA"/>
          </w:rPr>
          <w:instrText xml:space="preserve"> HYPERLINK "</w:instrText>
        </w:r>
      </w:ins>
      <w:r w:rsidR="00475FDF" w:rsidRPr="00475FDF">
        <w:rPr>
          <w:rStyle w:val="Hyperlink"/>
          <w:lang w:val="bs-Latn-BA"/>
        </w:rPr>
        <w:instrText>https://searchsecurity.techtarget.com/definition/identity-management-ID-management</w:instrText>
      </w:r>
      <w:ins w:id="6442" w:author="Rajo" w:date="2018-06-17T15:48:00Z">
        <w:r w:rsidR="00475FDF">
          <w:rPr>
            <w:rStyle w:val="Hyperlink"/>
            <w:lang w:val="bs-Latn-BA"/>
          </w:rPr>
          <w:instrText xml:space="preserve">" </w:instrText>
        </w:r>
        <w:r w:rsidR="00475FDF">
          <w:rPr>
            <w:rStyle w:val="Hyperlink"/>
            <w:lang w:val="bs-Latn-BA"/>
          </w:rPr>
          <w:fldChar w:fldCharType="separate"/>
        </w:r>
      </w:ins>
      <w:r w:rsidR="00475FDF" w:rsidRPr="00D73D41">
        <w:rPr>
          <w:rStyle w:val="Hyperlink"/>
          <w:lang w:val="bs-Latn-BA"/>
        </w:rPr>
        <w:t>https://searchsecurity.techtarget.com/definition/identity-management-ID-management</w:t>
      </w:r>
      <w:ins w:id="6443" w:author="Rajo" w:date="2018-06-17T15:48:00Z">
        <w:r w:rsidR="00475FDF">
          <w:rPr>
            <w:rStyle w:val="Hyperlink"/>
            <w:lang w:val="bs-Latn-BA"/>
          </w:rPr>
          <w:fldChar w:fldCharType="end"/>
        </w:r>
      </w:ins>
    </w:p>
    <w:p w14:paraId="3B968DFF" w14:textId="45BE9E75" w:rsidR="00E94ADE" w:rsidRDefault="00475FDF">
      <w:pPr>
        <w:pStyle w:val="ListParagraph1"/>
        <w:numPr>
          <w:ilvl w:val="0"/>
          <w:numId w:val="39"/>
        </w:numPr>
        <w:spacing w:line="240" w:lineRule="auto"/>
        <w:rPr>
          <w:rStyle w:val="Hyperlink"/>
          <w:color w:val="auto"/>
          <w:u w:val="none"/>
          <w:lang w:val="bs-Latn-BA"/>
        </w:rPr>
        <w:pPrChange w:id="6444" w:author="Rajo" w:date="2018-06-17T15:47:00Z">
          <w:pPr>
            <w:pStyle w:val="ListParagraph1"/>
            <w:numPr>
              <w:numId w:val="39"/>
            </w:numPr>
            <w:spacing w:line="240" w:lineRule="auto"/>
            <w:ind w:hanging="360"/>
            <w:jc w:val="both"/>
          </w:pPr>
        </w:pPrChange>
      </w:pPr>
      <w:ins w:id="6445" w:author="Rajo" w:date="2018-06-17T15:49:00Z">
        <w:r w:rsidRPr="00475FDF">
          <w:t>Sebastián Peyrott</w:t>
        </w:r>
        <w:r>
          <w:t xml:space="preserve">, </w:t>
        </w:r>
        <w:r w:rsidRPr="00475FDF">
          <w:rPr>
            <w:i/>
            <w:rPrChange w:id="6446" w:author="Rajo" w:date="2018-06-17T15:49:00Z">
              <w:rPr/>
            </w:rPrChange>
          </w:rPr>
          <w:t xml:space="preserve">What is and how does Single Sign On Authentication </w:t>
        </w:r>
        <w:proofErr w:type="gramStart"/>
        <w:r w:rsidRPr="00475FDF">
          <w:rPr>
            <w:i/>
            <w:rPrChange w:id="6447" w:author="Rajo" w:date="2018-06-17T15:49:00Z">
              <w:rPr/>
            </w:rPrChange>
          </w:rPr>
          <w:t>work?</w:t>
        </w:r>
        <w:r>
          <w:t>,</w:t>
        </w:r>
        <w:proofErr w:type="gramEnd"/>
        <w:r>
          <w:t xml:space="preserve"> </w:t>
        </w:r>
        <w:r>
          <w:rPr>
            <w:rStyle w:val="Hyperlink"/>
            <w:lang w:val="bs-Latn-BA"/>
          </w:rPr>
          <w:fldChar w:fldCharType="begin"/>
        </w:r>
        <w:r>
          <w:rPr>
            <w:rStyle w:val="Hyperlink"/>
            <w:lang w:val="bs-Latn-BA"/>
          </w:rPr>
          <w:instrText xml:space="preserve"> HYPERLINK "</w:instrText>
        </w:r>
      </w:ins>
      <w:r w:rsidRPr="00475FDF">
        <w:rPr>
          <w:rStyle w:val="Hyperlink"/>
          <w:lang w:val="bs-Latn-BA"/>
        </w:rPr>
        <w:instrText>https://auth0.com/blog/what-is-and-how-does-single-sign-on-work/</w:instrText>
      </w:r>
      <w:ins w:id="6448" w:author="Rajo" w:date="2018-06-17T15:49:00Z">
        <w:r>
          <w:rPr>
            <w:rStyle w:val="Hyperlink"/>
            <w:lang w:val="bs-Latn-BA"/>
          </w:rPr>
          <w:instrText xml:space="preserve">" </w:instrText>
        </w:r>
        <w:r>
          <w:rPr>
            <w:rStyle w:val="Hyperlink"/>
            <w:lang w:val="bs-Latn-BA"/>
          </w:rPr>
          <w:fldChar w:fldCharType="separate"/>
        </w:r>
      </w:ins>
      <w:r w:rsidRPr="00D73D41">
        <w:rPr>
          <w:rStyle w:val="Hyperlink"/>
          <w:lang w:val="bs-Latn-BA"/>
        </w:rPr>
        <w:t>https://auth0.com/blog/what-is-and-how-does-single-sign-on-work/</w:t>
      </w:r>
      <w:ins w:id="6449" w:author="Rajo" w:date="2018-06-17T15:49:00Z">
        <w:r>
          <w:rPr>
            <w:rStyle w:val="Hyperlink"/>
            <w:lang w:val="bs-Latn-BA"/>
          </w:rPr>
          <w:fldChar w:fldCharType="end"/>
        </w:r>
      </w:ins>
    </w:p>
    <w:p w14:paraId="19D24CED" w14:textId="73470388" w:rsidR="00E94ADE" w:rsidRDefault="00F76EE9">
      <w:pPr>
        <w:pStyle w:val="ListParagraph1"/>
        <w:numPr>
          <w:ilvl w:val="0"/>
          <w:numId w:val="39"/>
        </w:numPr>
        <w:spacing w:line="240" w:lineRule="auto"/>
        <w:rPr>
          <w:lang w:val="bs-Latn-BA"/>
        </w:rPr>
        <w:pPrChange w:id="6450" w:author="Rajo" w:date="2018-06-17T15:47:00Z">
          <w:pPr>
            <w:pStyle w:val="ListParagraph1"/>
            <w:numPr>
              <w:numId w:val="39"/>
            </w:numPr>
            <w:spacing w:line="240" w:lineRule="auto"/>
            <w:ind w:hanging="360"/>
            <w:jc w:val="both"/>
          </w:pPr>
        </w:pPrChange>
      </w:pPr>
      <w:ins w:id="6451" w:author="Rajo" w:date="2018-06-17T15:51:00Z">
        <w:r w:rsidRPr="00F76EE9">
          <w:t>Dave Piscitello</w:t>
        </w:r>
        <w:r>
          <w:t xml:space="preserve">, </w:t>
        </w:r>
      </w:ins>
      <w:ins w:id="6452" w:author="Rajo" w:date="2018-06-17T15:52:00Z">
        <w:r w:rsidRPr="00F76EE9">
          <w:rPr>
            <w:i/>
            <w:rPrChange w:id="6453" w:author="Rajo" w:date="2018-06-17T15:52:00Z">
              <w:rPr/>
            </w:rPrChange>
          </w:rPr>
          <w:t xml:space="preserve">What is Authorization and Access </w:t>
        </w:r>
        <w:proofErr w:type="gramStart"/>
        <w:r w:rsidRPr="00F76EE9">
          <w:rPr>
            <w:i/>
            <w:rPrChange w:id="6454" w:author="Rajo" w:date="2018-06-17T15:52:00Z">
              <w:rPr/>
            </w:rPrChange>
          </w:rPr>
          <w:t>Control?</w:t>
        </w:r>
      </w:ins>
      <w:ins w:id="6455" w:author="Rajo" w:date="2018-06-17T15:51:00Z">
        <w:r>
          <w:t>,</w:t>
        </w:r>
        <w:proofErr w:type="gramEnd"/>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https://www.icann.org/news/blog/what-is-authorization-and-access-control</w:instrText>
      </w:r>
      <w:ins w:id="6456" w:author="Rajo" w:date="2018-06-17T15:51:00Z">
        <w:r>
          <w:rPr>
            <w:rStyle w:val="Hyperlink"/>
            <w:lang w:val="bs-Latn-BA"/>
          </w:rPr>
          <w:instrText xml:space="preserve">" </w:instrText>
        </w:r>
        <w:r>
          <w:rPr>
            <w:rStyle w:val="Hyperlink"/>
            <w:lang w:val="bs-Latn-BA"/>
          </w:rPr>
          <w:fldChar w:fldCharType="separate"/>
        </w:r>
      </w:ins>
      <w:r w:rsidRPr="00D73D41">
        <w:rPr>
          <w:rStyle w:val="Hyperlink"/>
          <w:lang w:val="bs-Latn-BA"/>
        </w:rPr>
        <w:t>https://www.icann.org/news/blog/what-is-authorization-and-access-control</w:t>
      </w:r>
      <w:ins w:id="6457" w:author="Rajo" w:date="2018-06-17T15:51:00Z">
        <w:r>
          <w:rPr>
            <w:rStyle w:val="Hyperlink"/>
            <w:lang w:val="bs-Latn-BA"/>
          </w:rPr>
          <w:fldChar w:fldCharType="end"/>
        </w:r>
      </w:ins>
    </w:p>
    <w:p w14:paraId="33DDD90B" w14:textId="37CF31F5" w:rsidR="00E94ADE" w:rsidRDefault="00F76EE9">
      <w:pPr>
        <w:pStyle w:val="ListParagraph1"/>
        <w:numPr>
          <w:ilvl w:val="0"/>
          <w:numId w:val="39"/>
        </w:numPr>
        <w:spacing w:line="240" w:lineRule="auto"/>
        <w:rPr>
          <w:rStyle w:val="Hyperlink"/>
          <w:color w:val="auto"/>
          <w:u w:val="none"/>
          <w:lang w:val="bs-Latn-BA"/>
        </w:rPr>
        <w:pPrChange w:id="6458" w:author="Rajo" w:date="2018-06-17T15:47:00Z">
          <w:pPr>
            <w:pStyle w:val="ListParagraph1"/>
            <w:numPr>
              <w:numId w:val="39"/>
            </w:numPr>
            <w:spacing w:line="240" w:lineRule="auto"/>
            <w:ind w:hanging="360"/>
            <w:jc w:val="both"/>
          </w:pPr>
        </w:pPrChange>
      </w:pPr>
      <w:ins w:id="6459" w:author="Rajo" w:date="2018-06-17T15:53:00Z">
        <w:r>
          <w:t>OWASP,</w:t>
        </w:r>
      </w:ins>
      <w:ins w:id="6460" w:author="Rajo" w:date="2018-06-17T15:54:00Z">
        <w:r>
          <w:t xml:space="preserve"> </w:t>
        </w:r>
      </w:ins>
      <w:ins w:id="6461" w:author="Rajo" w:date="2018-06-17T15:53:00Z">
        <w:r w:rsidRPr="00F76EE9">
          <w:rPr>
            <w:i/>
            <w:rPrChange w:id="6462" w:author="Rajo" w:date="2018-06-17T15:54:00Z">
              <w:rPr/>
            </w:rPrChange>
          </w:rPr>
          <w:t>Access Control</w:t>
        </w:r>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https://www.owasp.org/index.php/Category:Access_Control#Definition</w:instrText>
      </w:r>
      <w:ins w:id="6463" w:author="Rajo" w:date="2018-06-17T15:53:00Z">
        <w:r>
          <w:rPr>
            <w:rStyle w:val="Hyperlink"/>
            <w:lang w:val="bs-Latn-BA"/>
          </w:rPr>
          <w:instrText xml:space="preserve">" </w:instrText>
        </w:r>
        <w:r>
          <w:rPr>
            <w:rStyle w:val="Hyperlink"/>
            <w:lang w:val="bs-Latn-BA"/>
          </w:rPr>
          <w:fldChar w:fldCharType="separate"/>
        </w:r>
      </w:ins>
      <w:r w:rsidRPr="00D73D41">
        <w:rPr>
          <w:rStyle w:val="Hyperlink"/>
          <w:lang w:val="bs-Latn-BA"/>
        </w:rPr>
        <w:t>https://www.owasp.org/index.php/Category:Access_Control#Definition</w:t>
      </w:r>
      <w:ins w:id="6464" w:author="Rajo" w:date="2018-06-17T15:53:00Z">
        <w:r>
          <w:rPr>
            <w:rStyle w:val="Hyperlink"/>
            <w:lang w:val="bs-Latn-BA"/>
          </w:rPr>
          <w:fldChar w:fldCharType="end"/>
        </w:r>
      </w:ins>
    </w:p>
    <w:p w14:paraId="60DC56A2" w14:textId="68E6A570" w:rsidR="00E94ADE" w:rsidRDefault="00F76EE9">
      <w:pPr>
        <w:pStyle w:val="ListParagraph1"/>
        <w:numPr>
          <w:ilvl w:val="0"/>
          <w:numId w:val="39"/>
        </w:numPr>
        <w:spacing w:line="240" w:lineRule="auto"/>
        <w:rPr>
          <w:rStyle w:val="Hyperlink"/>
          <w:color w:val="auto"/>
          <w:u w:val="none"/>
          <w:lang w:val="bs-Latn-BA"/>
        </w:rPr>
        <w:pPrChange w:id="6465" w:author="Rajo" w:date="2018-06-17T15:47:00Z">
          <w:pPr>
            <w:pStyle w:val="ListParagraph1"/>
            <w:numPr>
              <w:numId w:val="39"/>
            </w:numPr>
            <w:spacing w:line="240" w:lineRule="auto"/>
            <w:ind w:hanging="360"/>
            <w:jc w:val="both"/>
          </w:pPr>
        </w:pPrChange>
      </w:pPr>
      <w:ins w:id="6466" w:author="Rajo" w:date="2018-06-17T15:55:00Z">
        <w:r w:rsidRPr="00F76EE9">
          <w:t>Gerard Enter</w:t>
        </w:r>
        <w:r>
          <w:t xml:space="preserve"> and Peter Loshin, </w:t>
        </w:r>
        <w:r w:rsidRPr="00F76EE9">
          <w:rPr>
            <w:i/>
            <w:rPrChange w:id="6467" w:author="Rajo" w:date="2018-06-17T15:55:00Z">
              <w:rPr/>
            </w:rPrChange>
          </w:rPr>
          <w:t>SAML (Security Assertion Markup Language)</w:t>
        </w:r>
        <w:r>
          <w:t xml:space="preserve">, </w:t>
        </w:r>
        <w:r>
          <w:rPr>
            <w:rStyle w:val="Hyperlink"/>
            <w:lang w:val="bs-Latn-BA"/>
          </w:rPr>
          <w:fldChar w:fldCharType="begin"/>
        </w:r>
        <w:r>
          <w:rPr>
            <w:rStyle w:val="Hyperlink"/>
            <w:lang w:val="bs-Latn-BA"/>
          </w:rPr>
          <w:instrText xml:space="preserve"> HYPERLINK "</w:instrText>
        </w:r>
      </w:ins>
      <w:r w:rsidRPr="00F76EE9">
        <w:rPr>
          <w:rStyle w:val="Hyperlink"/>
          <w:lang w:val="bs-Latn-BA"/>
        </w:rPr>
        <w:instrText>https://searchsecurity.techtarget.com/definition/SAML</w:instrText>
      </w:r>
      <w:ins w:id="6468" w:author="Rajo" w:date="2018-06-17T15:55:00Z">
        <w:r>
          <w:rPr>
            <w:rStyle w:val="Hyperlink"/>
            <w:lang w:val="bs-Latn-BA"/>
          </w:rPr>
          <w:instrText xml:space="preserve">" </w:instrText>
        </w:r>
        <w:r>
          <w:rPr>
            <w:rStyle w:val="Hyperlink"/>
            <w:lang w:val="bs-Latn-BA"/>
          </w:rPr>
          <w:fldChar w:fldCharType="separate"/>
        </w:r>
      </w:ins>
      <w:r w:rsidRPr="00D73D41">
        <w:rPr>
          <w:rStyle w:val="Hyperlink"/>
          <w:lang w:val="bs-Latn-BA"/>
        </w:rPr>
        <w:t>https://searchsecurity.techtarget.com/definition/SAML</w:t>
      </w:r>
      <w:ins w:id="6469" w:author="Rajo" w:date="2018-06-17T15:55:00Z">
        <w:r>
          <w:rPr>
            <w:rStyle w:val="Hyperlink"/>
            <w:lang w:val="bs-Latn-BA"/>
          </w:rPr>
          <w:fldChar w:fldCharType="end"/>
        </w:r>
      </w:ins>
    </w:p>
    <w:p w14:paraId="7FF4644E" w14:textId="56DED84A" w:rsidR="00E94ADE" w:rsidRDefault="00F93469">
      <w:pPr>
        <w:pStyle w:val="ListParagraph1"/>
        <w:numPr>
          <w:ilvl w:val="0"/>
          <w:numId w:val="39"/>
        </w:numPr>
        <w:spacing w:line="240" w:lineRule="auto"/>
        <w:rPr>
          <w:lang w:val="bs-Latn-BA"/>
        </w:rPr>
        <w:pPrChange w:id="6470" w:author="Rajo" w:date="2018-06-17T15:47:00Z">
          <w:pPr>
            <w:pStyle w:val="ListParagraph1"/>
            <w:numPr>
              <w:numId w:val="39"/>
            </w:numPr>
            <w:spacing w:line="240" w:lineRule="auto"/>
            <w:ind w:hanging="360"/>
            <w:jc w:val="both"/>
          </w:pPr>
        </w:pPrChange>
      </w:pPr>
      <w:ins w:id="6471" w:author="Rajo" w:date="2018-06-17T15:59:00Z">
        <w:r w:rsidRPr="00F93469">
          <w:rPr>
            <w:lang w:val="bs-Latn-BA"/>
          </w:rPr>
          <w:t>Security Services Technical Committee</w:t>
        </w:r>
      </w:ins>
      <w:ins w:id="6472" w:author="Rajo" w:date="2018-06-17T16:01:00Z">
        <w:r w:rsidR="002323BB">
          <w:rPr>
            <w:lang w:val="bs-Latn-BA"/>
          </w:rPr>
          <w:t xml:space="preserve"> (OASIS)</w:t>
        </w:r>
      </w:ins>
      <w:ins w:id="6473" w:author="Rajo" w:date="2018-06-17T15:59:00Z">
        <w:r>
          <w:rPr>
            <w:lang w:val="bs-Latn-BA"/>
          </w:rPr>
          <w:t xml:space="preserve">, </w:t>
        </w:r>
      </w:ins>
      <w:r w:rsidR="00CC5052" w:rsidRPr="00C43100">
        <w:rPr>
          <w:i/>
          <w:lang w:val="bs-Latn-BA"/>
          <w:rPrChange w:id="6474" w:author="Rajo" w:date="2018-06-17T16:00:00Z">
            <w:rPr>
              <w:lang w:val="bs-Latn-BA"/>
            </w:rPr>
          </w:rPrChange>
        </w:rPr>
        <w:t>Assertions and Protocols for the OASIS Security Assertion Markup Language (SAML) V2.0</w:t>
      </w:r>
      <w:r w:rsidR="00CC5052">
        <w:rPr>
          <w:lang w:val="bs-Latn-BA"/>
        </w:rPr>
        <w:t xml:space="preserve">, OASIS Standard, </w:t>
      </w:r>
      <w:del w:id="6475" w:author="Rajo" w:date="2018-06-17T16:02:00Z">
        <w:r w:rsidR="00CC5052" w:rsidDel="005E105C">
          <w:rPr>
            <w:lang w:val="bs-Latn-BA"/>
          </w:rPr>
          <w:delText xml:space="preserve">15 </w:delText>
        </w:r>
        <w:r w:rsidR="00CC5052" w:rsidDel="00A573CF">
          <w:rPr>
            <w:lang w:val="bs-Latn-BA"/>
          </w:rPr>
          <w:delText xml:space="preserve">March </w:delText>
        </w:r>
      </w:del>
      <w:ins w:id="6476" w:author="Rajo" w:date="2018-06-17T16:02:00Z">
        <w:r w:rsidR="00A573CF">
          <w:rPr>
            <w:lang w:val="bs-Latn-BA"/>
          </w:rPr>
          <w:t xml:space="preserve">Mart </w:t>
        </w:r>
      </w:ins>
      <w:r w:rsidR="00CC5052">
        <w:rPr>
          <w:lang w:val="bs-Latn-BA"/>
        </w:rPr>
        <w:t>2005</w:t>
      </w:r>
      <w:ins w:id="6477" w:author="Rajo" w:date="2018-06-17T16:02:00Z">
        <w:r w:rsidR="00A573CF">
          <w:rPr>
            <w:lang w:val="bs-Latn-BA"/>
          </w:rPr>
          <w:t>.</w:t>
        </w:r>
      </w:ins>
    </w:p>
    <w:p w14:paraId="5DB91446" w14:textId="1C3CC8B1" w:rsidR="00E94ADE" w:rsidRDefault="00864930">
      <w:pPr>
        <w:pStyle w:val="ListParagraph1"/>
        <w:numPr>
          <w:ilvl w:val="0"/>
          <w:numId w:val="39"/>
        </w:numPr>
        <w:spacing w:line="240" w:lineRule="auto"/>
        <w:rPr>
          <w:lang w:val="bs-Latn-BA"/>
        </w:rPr>
        <w:pPrChange w:id="6478" w:author="Rajo" w:date="2018-06-17T15:47:00Z">
          <w:pPr>
            <w:pStyle w:val="ListParagraph1"/>
            <w:numPr>
              <w:numId w:val="39"/>
            </w:numPr>
            <w:spacing w:line="240" w:lineRule="auto"/>
            <w:ind w:hanging="360"/>
            <w:jc w:val="both"/>
          </w:pPr>
        </w:pPrChange>
      </w:pPr>
      <w:ins w:id="6479" w:author="Rajo" w:date="2018-06-17T16:05:00Z">
        <w:r w:rsidRPr="00F93469">
          <w:rPr>
            <w:lang w:val="bs-Latn-BA"/>
          </w:rPr>
          <w:t>Security Services Technical Committee</w:t>
        </w:r>
        <w:r>
          <w:rPr>
            <w:lang w:val="bs-Latn-BA"/>
          </w:rPr>
          <w:t xml:space="preserve"> (OASIS)</w:t>
        </w:r>
      </w:ins>
      <w:ins w:id="6480" w:author="Rajo" w:date="2018-06-17T16:03:00Z">
        <w:r w:rsidR="005E105C">
          <w:t xml:space="preserve">, </w:t>
        </w:r>
        <w:r w:rsidR="005E105C" w:rsidRPr="005E105C">
          <w:rPr>
            <w:i/>
            <w:rPrChange w:id="6481" w:author="Rajo" w:date="2018-06-17T16:04:00Z">
              <w:rPr/>
            </w:rPrChange>
          </w:rPr>
          <w:t>A Brief Introduction to XACML</w:t>
        </w:r>
        <w:r w:rsidR="005E105C">
          <w:t xml:space="preserve">, </w:t>
        </w:r>
        <w:r w:rsidR="005E105C">
          <w:rPr>
            <w:rStyle w:val="Hyperlink"/>
            <w:lang w:val="bs-Latn-BA"/>
          </w:rPr>
          <w:fldChar w:fldCharType="begin"/>
        </w:r>
        <w:r w:rsidR="005E105C">
          <w:rPr>
            <w:rStyle w:val="Hyperlink"/>
            <w:lang w:val="bs-Latn-BA"/>
          </w:rPr>
          <w:instrText xml:space="preserve"> HYPERLINK "</w:instrText>
        </w:r>
      </w:ins>
      <w:r w:rsidR="005E105C" w:rsidRPr="005E105C">
        <w:rPr>
          <w:rStyle w:val="Hyperlink"/>
          <w:lang w:val="bs-Latn-BA"/>
        </w:rPr>
        <w:instrText>https://www.oasis-open.org/committees/download.php/2713/Brief_Introduction_to_XACML.html</w:instrText>
      </w:r>
      <w:ins w:id="6482" w:author="Rajo" w:date="2018-06-17T16:03:00Z">
        <w:r w:rsidR="005E105C">
          <w:rPr>
            <w:rStyle w:val="Hyperlink"/>
            <w:lang w:val="bs-Latn-BA"/>
          </w:rPr>
          <w:instrText xml:space="preserve">" </w:instrText>
        </w:r>
        <w:r w:rsidR="005E105C">
          <w:rPr>
            <w:rStyle w:val="Hyperlink"/>
            <w:lang w:val="bs-Latn-BA"/>
          </w:rPr>
          <w:fldChar w:fldCharType="separate"/>
        </w:r>
      </w:ins>
      <w:r w:rsidR="005E105C" w:rsidRPr="000537F3">
        <w:rPr>
          <w:rStyle w:val="Hyperlink"/>
          <w:lang w:val="bs-Latn-BA"/>
        </w:rPr>
        <w:t>https://www.oasis-open.org/committees/download.php/2713/Brief_Introduction_to_XACML.html</w:t>
      </w:r>
      <w:ins w:id="6483" w:author="Rajo" w:date="2018-06-17T16:03:00Z">
        <w:r w:rsidR="005E105C">
          <w:rPr>
            <w:rStyle w:val="Hyperlink"/>
            <w:lang w:val="bs-Latn-BA"/>
          </w:rPr>
          <w:fldChar w:fldCharType="end"/>
        </w:r>
      </w:ins>
    </w:p>
    <w:p w14:paraId="204B98B9" w14:textId="7B08C819" w:rsidR="00E94ADE" w:rsidRDefault="00251869">
      <w:pPr>
        <w:pStyle w:val="ListParagraph1"/>
        <w:numPr>
          <w:ilvl w:val="0"/>
          <w:numId w:val="39"/>
        </w:numPr>
        <w:spacing w:line="240" w:lineRule="auto"/>
        <w:rPr>
          <w:lang w:val="bs-Latn-BA"/>
        </w:rPr>
        <w:pPrChange w:id="6484" w:author="Rajo" w:date="2018-06-17T15:47:00Z">
          <w:pPr>
            <w:pStyle w:val="ListParagraph1"/>
            <w:numPr>
              <w:numId w:val="39"/>
            </w:numPr>
            <w:spacing w:line="240" w:lineRule="auto"/>
            <w:ind w:hanging="360"/>
            <w:jc w:val="both"/>
          </w:pPr>
        </w:pPrChange>
      </w:pPr>
      <w:ins w:id="6485" w:author="Rajo" w:date="2018-06-17T16:06:00Z">
        <w:r w:rsidRPr="00251869">
          <w:t>Scott Battaglia</w:t>
        </w:r>
        <w:r>
          <w:t>,</w:t>
        </w:r>
      </w:ins>
      <w:ins w:id="6486" w:author="Rajo" w:date="2018-06-17T16:07:00Z">
        <w:r>
          <w:t xml:space="preserve"> </w:t>
        </w:r>
        <w:r w:rsidRPr="00251869">
          <w:rPr>
            <w:i/>
            <w:rPrChange w:id="6487" w:author="Rajo" w:date="2018-06-17T16:07:00Z">
              <w:rPr/>
            </w:rPrChange>
          </w:rPr>
          <w:t>CASUM</w:t>
        </w:r>
      </w:ins>
      <w:ins w:id="6488" w:author="Rajo" w:date="2018-06-17T16:06:00Z">
        <w:r w:rsidRPr="00251869">
          <w:rPr>
            <w:i/>
            <w:rPrChange w:id="6489" w:author="Rajo" w:date="2018-06-17T16:07:00Z">
              <w:rPr/>
            </w:rPrChange>
          </w:rPr>
          <w:t xml:space="preserve"> </w:t>
        </w:r>
      </w:ins>
      <w:ins w:id="6490" w:author="Rajo" w:date="2018-06-17T16:07:00Z">
        <w:r w:rsidRPr="00251869">
          <w:rPr>
            <w:i/>
            <w:rPrChange w:id="6491" w:author="Rajo" w:date="2018-06-17T16:07:00Z">
              <w:rPr/>
            </w:rPrChange>
          </w:rPr>
          <w:t>Introduction</w:t>
        </w:r>
      </w:ins>
      <w:ins w:id="6492" w:author="Rajo" w:date="2018-06-17T16:06:00Z">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https://wiki.jasig.org/display/CASUM/Introduction</w:instrText>
      </w:r>
      <w:ins w:id="6493" w:author="Rajo" w:date="2018-06-17T16:06:00Z">
        <w:r>
          <w:rPr>
            <w:rStyle w:val="Hyperlink"/>
            <w:lang w:val="bs-Latn-BA"/>
          </w:rPr>
          <w:instrText xml:space="preserve">" </w:instrText>
        </w:r>
        <w:r>
          <w:rPr>
            <w:rStyle w:val="Hyperlink"/>
            <w:lang w:val="bs-Latn-BA"/>
          </w:rPr>
          <w:fldChar w:fldCharType="separate"/>
        </w:r>
      </w:ins>
      <w:r w:rsidRPr="000537F3">
        <w:rPr>
          <w:rStyle w:val="Hyperlink"/>
          <w:lang w:val="bs-Latn-BA"/>
        </w:rPr>
        <w:t>https://wiki.jasig.org/display/CASUM/Introduction</w:t>
      </w:r>
      <w:ins w:id="6494" w:author="Rajo" w:date="2018-06-17T16:06:00Z">
        <w:r>
          <w:rPr>
            <w:rStyle w:val="Hyperlink"/>
            <w:lang w:val="bs-Latn-BA"/>
          </w:rPr>
          <w:fldChar w:fldCharType="end"/>
        </w:r>
      </w:ins>
    </w:p>
    <w:p w14:paraId="0F2EBC23" w14:textId="2E862076" w:rsidR="00E94ADE" w:rsidRDefault="00251869">
      <w:pPr>
        <w:pStyle w:val="ListParagraph1"/>
        <w:numPr>
          <w:ilvl w:val="0"/>
          <w:numId w:val="39"/>
        </w:numPr>
        <w:spacing w:line="240" w:lineRule="auto"/>
        <w:rPr>
          <w:lang w:val="bs-Latn-BA"/>
        </w:rPr>
        <w:pPrChange w:id="6495" w:author="Rajo" w:date="2018-06-17T15:47:00Z">
          <w:pPr>
            <w:pStyle w:val="ListParagraph1"/>
            <w:numPr>
              <w:numId w:val="39"/>
            </w:numPr>
            <w:spacing w:line="240" w:lineRule="auto"/>
            <w:ind w:hanging="360"/>
            <w:jc w:val="both"/>
          </w:pPr>
        </w:pPrChange>
      </w:pPr>
      <w:ins w:id="6496" w:author="Rajo" w:date="2018-06-17T16:10:00Z">
        <w:r>
          <w:t>Apereo CAS Documentation</w:t>
        </w:r>
      </w:ins>
      <w:ins w:id="6497" w:author="Rajo" w:date="2018-06-17T16:09:00Z">
        <w:r>
          <w:t xml:space="preserve">, </w:t>
        </w:r>
        <w:r w:rsidRPr="00251869">
          <w:rPr>
            <w:i/>
            <w:rPrChange w:id="6498" w:author="Rajo" w:date="2018-06-17T16:09:00Z">
              <w:rPr/>
            </w:rPrChange>
          </w:rPr>
          <w:t>CAS Enterprise Single Sign-On</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https://apereo.github.io/cas/5.2.x/index.html</w:instrText>
      </w:r>
      <w:ins w:id="6499" w:author="Rajo" w:date="2018-06-17T16:09: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https://apereo.github.io/cas/5.2.x/index.html</w:t>
      </w:r>
      <w:ins w:id="6500" w:author="Rajo" w:date="2018-06-17T16:09:00Z">
        <w:r>
          <w:rPr>
            <w:rStyle w:val="Hyperlink"/>
            <w:lang w:val="bs-Latn-BA"/>
          </w:rPr>
          <w:fldChar w:fldCharType="end"/>
        </w:r>
      </w:ins>
    </w:p>
    <w:p w14:paraId="0EF456C5" w14:textId="4E27C136" w:rsidR="00E94ADE" w:rsidRDefault="00251869">
      <w:pPr>
        <w:pStyle w:val="ListParagraph1"/>
        <w:numPr>
          <w:ilvl w:val="0"/>
          <w:numId w:val="39"/>
        </w:numPr>
        <w:spacing w:line="240" w:lineRule="auto"/>
        <w:rPr>
          <w:lang w:val="bs-Latn-BA"/>
        </w:rPr>
        <w:pPrChange w:id="6501" w:author="Rajo" w:date="2018-06-17T15:47:00Z">
          <w:pPr>
            <w:pStyle w:val="ListParagraph1"/>
            <w:numPr>
              <w:numId w:val="39"/>
            </w:numPr>
            <w:spacing w:line="240" w:lineRule="auto"/>
            <w:ind w:hanging="360"/>
            <w:jc w:val="both"/>
          </w:pPr>
        </w:pPrChange>
      </w:pPr>
      <w:ins w:id="6502" w:author="Rajo" w:date="2018-06-17T16:11:00Z">
        <w:r>
          <w:t>Apereo CAS Documentation</w:t>
        </w:r>
      </w:ins>
      <w:ins w:id="6503" w:author="Rajo" w:date="2018-06-17T16:10:00Z">
        <w:r>
          <w:t xml:space="preserve">, </w:t>
        </w:r>
        <w:r w:rsidRPr="00251869">
          <w:rPr>
            <w:i/>
            <w:rPrChange w:id="6504" w:author="Rajo" w:date="2018-06-17T16:11:00Z">
              <w:rPr/>
            </w:rPrChange>
          </w:rPr>
          <w:t>CAS Protocol</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https://apereo.github.io/cas/5.2.x/protocol/CAS-Protocol.html</w:instrText>
      </w:r>
      <w:ins w:id="6505" w:author="Rajo" w:date="2018-06-17T16:10: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https://apereo.github.io/cas/5.2.x/protocol/CAS-Protocol.html</w:t>
      </w:r>
      <w:ins w:id="6506" w:author="Rajo" w:date="2018-06-17T16:10:00Z">
        <w:r>
          <w:rPr>
            <w:rStyle w:val="Hyperlink"/>
            <w:lang w:val="bs-Latn-BA"/>
          </w:rPr>
          <w:fldChar w:fldCharType="end"/>
        </w:r>
      </w:ins>
    </w:p>
    <w:p w14:paraId="4EB1850E" w14:textId="0B24A7B7" w:rsidR="00E94ADE" w:rsidRDefault="00251869">
      <w:pPr>
        <w:pStyle w:val="ListParagraph1"/>
        <w:numPr>
          <w:ilvl w:val="0"/>
          <w:numId w:val="39"/>
        </w:numPr>
        <w:spacing w:line="240" w:lineRule="auto"/>
        <w:rPr>
          <w:lang w:val="bs-Latn-BA"/>
        </w:rPr>
        <w:pPrChange w:id="6507" w:author="Rajo" w:date="2018-06-17T15:47:00Z">
          <w:pPr>
            <w:pStyle w:val="ListParagraph1"/>
            <w:numPr>
              <w:numId w:val="39"/>
            </w:numPr>
            <w:spacing w:line="240" w:lineRule="auto"/>
            <w:ind w:hanging="360"/>
            <w:jc w:val="both"/>
          </w:pPr>
        </w:pPrChange>
      </w:pPr>
      <w:ins w:id="6508" w:author="Rajo" w:date="2018-06-17T16:13:00Z">
        <w:r>
          <w:t>Berkeley University</w:t>
        </w:r>
      </w:ins>
      <w:ins w:id="6509" w:author="Rajo" w:date="2018-06-17T16:11:00Z">
        <w:r>
          <w:t xml:space="preserve">, </w:t>
        </w:r>
        <w:r w:rsidRPr="00251869">
          <w:rPr>
            <w:i/>
            <w:rPrChange w:id="6510" w:author="Rajo" w:date="2018-06-17T16:11:00Z">
              <w:rPr/>
            </w:rPrChange>
          </w:rPr>
          <w:t>How CAS Works</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https://calnetweb.berkeley.edu/calnet-technologists/cas/how-cas-works</w:instrText>
      </w:r>
      <w:ins w:id="6511" w:author="Rajo" w:date="2018-06-17T16:11:00Z">
        <w:r>
          <w:rPr>
            <w:rStyle w:val="Hyperlink"/>
            <w:lang w:val="bs-Latn-BA"/>
          </w:rPr>
          <w:instrText xml:space="preserve">" </w:instrText>
        </w:r>
        <w:r>
          <w:rPr>
            <w:rStyle w:val="Hyperlink"/>
            <w:lang w:val="bs-Latn-BA"/>
          </w:rPr>
          <w:fldChar w:fldCharType="separate"/>
        </w:r>
      </w:ins>
      <w:r w:rsidRPr="000537F3">
        <w:rPr>
          <w:rStyle w:val="Hyperlink"/>
          <w:lang w:val="bs-Latn-BA"/>
        </w:rPr>
        <w:t>https://calnetweb.berkeley.edu/calnet-technologists/cas/how-cas-works</w:t>
      </w:r>
      <w:ins w:id="6512" w:author="Rajo" w:date="2018-06-17T16:11:00Z">
        <w:r>
          <w:rPr>
            <w:rStyle w:val="Hyperlink"/>
            <w:lang w:val="bs-Latn-BA"/>
          </w:rPr>
          <w:fldChar w:fldCharType="end"/>
        </w:r>
      </w:ins>
    </w:p>
    <w:p w14:paraId="0B4A3A7D" w14:textId="51908244" w:rsidR="00E94ADE" w:rsidRDefault="00251869">
      <w:pPr>
        <w:pStyle w:val="ListParagraph1"/>
        <w:numPr>
          <w:ilvl w:val="0"/>
          <w:numId w:val="39"/>
        </w:numPr>
        <w:spacing w:line="240" w:lineRule="auto"/>
        <w:rPr>
          <w:lang w:val="bs-Latn-BA"/>
        </w:rPr>
        <w:pPrChange w:id="6513" w:author="Rajo" w:date="2018-06-17T15:47:00Z">
          <w:pPr>
            <w:pStyle w:val="ListParagraph1"/>
            <w:numPr>
              <w:numId w:val="39"/>
            </w:numPr>
            <w:spacing w:line="240" w:lineRule="auto"/>
            <w:ind w:hanging="360"/>
            <w:jc w:val="both"/>
          </w:pPr>
        </w:pPrChange>
      </w:pPr>
      <w:ins w:id="6514" w:author="Rajo" w:date="2018-06-17T16:14:00Z">
        <w:r>
          <w:t xml:space="preserve">Apereo CAS Documentation, </w:t>
        </w:r>
        <w:r w:rsidRPr="00251869">
          <w:rPr>
            <w:i/>
            <w:rPrChange w:id="6515" w:author="Rajo" w:date="2018-06-17T16:14:00Z">
              <w:rPr/>
            </w:rPrChange>
          </w:rPr>
          <w:t>Architecture</w:t>
        </w:r>
        <w:r>
          <w:t xml:space="preserve">, </w:t>
        </w:r>
        <w:r>
          <w:rPr>
            <w:rStyle w:val="Hyperlink"/>
            <w:lang w:val="bs-Latn-BA"/>
          </w:rPr>
          <w:fldChar w:fldCharType="begin"/>
        </w:r>
        <w:r>
          <w:rPr>
            <w:rStyle w:val="Hyperlink"/>
            <w:lang w:val="bs-Latn-BA"/>
          </w:rPr>
          <w:instrText xml:space="preserve"> HYPERLINK "</w:instrText>
        </w:r>
      </w:ins>
      <w:r w:rsidRPr="00251869">
        <w:rPr>
          <w:rStyle w:val="Hyperlink"/>
          <w:lang w:val="bs-Latn-BA"/>
        </w:rPr>
        <w:instrText>https://apereo.github.io/cas/4.2.x/planning/Architecture.html#architecture</w:instrText>
      </w:r>
      <w:ins w:id="6516" w:author="Rajo" w:date="2018-06-17T16:14:00Z">
        <w:r>
          <w:rPr>
            <w:rStyle w:val="Hyperlink"/>
            <w:lang w:val="bs-Latn-BA"/>
          </w:rPr>
          <w:instrText xml:space="preserve">" </w:instrText>
        </w:r>
        <w:r>
          <w:rPr>
            <w:rStyle w:val="Hyperlink"/>
            <w:lang w:val="bs-Latn-BA"/>
          </w:rPr>
          <w:fldChar w:fldCharType="separate"/>
        </w:r>
      </w:ins>
      <w:r w:rsidRPr="000537F3">
        <w:rPr>
          <w:rStyle w:val="Hyperlink"/>
          <w:lang w:val="bs-Latn-BA"/>
        </w:rPr>
        <w:t>https://apereo.github.io/cas/4.2.x/planning/Architecture.html#architecture</w:t>
      </w:r>
      <w:ins w:id="6517" w:author="Rajo" w:date="2018-06-17T16:14:00Z">
        <w:r>
          <w:rPr>
            <w:rStyle w:val="Hyperlink"/>
            <w:lang w:val="bs-Latn-BA"/>
          </w:rPr>
          <w:fldChar w:fldCharType="end"/>
        </w:r>
      </w:ins>
    </w:p>
    <w:p w14:paraId="39B27D11" w14:textId="19F72356" w:rsidR="00E94ADE" w:rsidRDefault="008F5100">
      <w:pPr>
        <w:pStyle w:val="ListParagraph1"/>
        <w:numPr>
          <w:ilvl w:val="0"/>
          <w:numId w:val="39"/>
        </w:numPr>
        <w:spacing w:line="240" w:lineRule="auto"/>
        <w:rPr>
          <w:lang w:val="bs-Latn-BA"/>
        </w:rPr>
        <w:pPrChange w:id="6518" w:author="Rajo" w:date="2018-06-17T15:47:00Z">
          <w:pPr>
            <w:pStyle w:val="ListParagraph1"/>
            <w:numPr>
              <w:numId w:val="39"/>
            </w:numPr>
            <w:spacing w:line="240" w:lineRule="auto"/>
            <w:ind w:hanging="360"/>
            <w:jc w:val="both"/>
          </w:pPr>
        </w:pPrChange>
      </w:pPr>
      <w:ins w:id="6519" w:author="Rajo" w:date="2018-06-17T16:15:00Z">
        <w:r>
          <w:t xml:space="preserve">Shibboleth, </w:t>
        </w:r>
        <w:r w:rsidRPr="008F5100">
          <w:rPr>
            <w:i/>
            <w:rPrChange w:id="6520" w:author="Rajo" w:date="2018-06-17T16:15:00Z">
              <w:rPr/>
            </w:rPrChange>
          </w:rPr>
          <w:t xml:space="preserve">What’s </w:t>
        </w:r>
        <w:proofErr w:type="gramStart"/>
        <w:r w:rsidRPr="008F5100">
          <w:rPr>
            <w:i/>
            <w:rPrChange w:id="6521" w:author="Rajo" w:date="2018-06-17T16:15:00Z">
              <w:rPr/>
            </w:rPrChange>
          </w:rPr>
          <w:t>Shibboleth?</w:t>
        </w:r>
        <w:r>
          <w:t>,</w:t>
        </w:r>
        <w:proofErr w:type="gramEnd"/>
        <w:r>
          <w:t xml:space="preserve"> </w:t>
        </w:r>
        <w:r>
          <w:rPr>
            <w:rStyle w:val="Hyperlink"/>
            <w:lang w:val="bs-Latn-BA"/>
          </w:rPr>
          <w:fldChar w:fldCharType="begin"/>
        </w:r>
        <w:r>
          <w:rPr>
            <w:rStyle w:val="Hyperlink"/>
            <w:lang w:val="bs-Latn-BA"/>
          </w:rPr>
          <w:instrText xml:space="preserve"> HYPERLINK "</w:instrText>
        </w:r>
      </w:ins>
      <w:r w:rsidRPr="008F5100">
        <w:rPr>
          <w:rStyle w:val="Hyperlink"/>
          <w:lang w:val="bs-Latn-BA"/>
        </w:rPr>
        <w:instrText>https://www.shibboleth.net/index/</w:instrText>
      </w:r>
      <w:ins w:id="6522" w:author="Rajo" w:date="2018-06-17T16:15:00Z">
        <w:r>
          <w:rPr>
            <w:rStyle w:val="Hyperlink"/>
            <w:lang w:val="bs-Latn-BA"/>
          </w:rPr>
          <w:instrText xml:space="preserve">" </w:instrText>
        </w:r>
        <w:r>
          <w:rPr>
            <w:rStyle w:val="Hyperlink"/>
            <w:lang w:val="bs-Latn-BA"/>
          </w:rPr>
          <w:fldChar w:fldCharType="separate"/>
        </w:r>
      </w:ins>
      <w:r w:rsidRPr="000537F3">
        <w:rPr>
          <w:rStyle w:val="Hyperlink"/>
          <w:lang w:val="bs-Latn-BA"/>
        </w:rPr>
        <w:t>https://www.shibboleth.net/index/</w:t>
      </w:r>
      <w:ins w:id="6523" w:author="Rajo" w:date="2018-06-17T16:15:00Z">
        <w:r>
          <w:rPr>
            <w:rStyle w:val="Hyperlink"/>
            <w:lang w:val="bs-Latn-BA"/>
          </w:rPr>
          <w:fldChar w:fldCharType="end"/>
        </w:r>
      </w:ins>
    </w:p>
    <w:p w14:paraId="0F74BCBC" w14:textId="0DF1AE65" w:rsidR="00E94ADE" w:rsidRDefault="00193FA1">
      <w:pPr>
        <w:pStyle w:val="ListParagraph1"/>
        <w:numPr>
          <w:ilvl w:val="0"/>
          <w:numId w:val="39"/>
        </w:numPr>
        <w:spacing w:line="240" w:lineRule="auto"/>
        <w:rPr>
          <w:lang w:val="bs-Latn-BA"/>
        </w:rPr>
        <w:pPrChange w:id="6524" w:author="Rajo" w:date="2018-06-17T15:47:00Z">
          <w:pPr>
            <w:pStyle w:val="ListParagraph1"/>
            <w:numPr>
              <w:numId w:val="39"/>
            </w:numPr>
            <w:spacing w:line="240" w:lineRule="auto"/>
            <w:ind w:hanging="360"/>
            <w:jc w:val="both"/>
          </w:pPr>
        </w:pPrChange>
      </w:pPr>
      <w:ins w:id="6525" w:author="Rajo" w:date="2018-06-17T16:16:00Z">
        <w:r>
          <w:t xml:space="preserve">Shibboleth, </w:t>
        </w:r>
        <w:r>
          <w:rPr>
            <w:i/>
          </w:rPr>
          <w:t>Identity Provider</w:t>
        </w:r>
        <w:r>
          <w:t xml:space="preserve">, </w:t>
        </w:r>
        <w:r>
          <w:rPr>
            <w:rStyle w:val="Hyperlink"/>
            <w:lang w:val="bs-Latn-BA"/>
          </w:rPr>
          <w:fldChar w:fldCharType="begin"/>
        </w:r>
        <w:r>
          <w:rPr>
            <w:rStyle w:val="Hyperlink"/>
            <w:lang w:val="bs-Latn-BA"/>
          </w:rPr>
          <w:instrText xml:space="preserve"> HYPERLINK "</w:instrText>
        </w:r>
      </w:ins>
      <w:r w:rsidRPr="00193FA1">
        <w:rPr>
          <w:rStyle w:val="Hyperlink"/>
          <w:lang w:val="bs-Latn-BA"/>
        </w:rPr>
        <w:instrText>https://www.shibboleth.net/products/identity</w:instrText>
      </w:r>
      <w:ins w:id="6526" w:author="Rajo" w:date="2018-06-17T16:16:00Z">
        <w:r w:rsidRPr="00193FA1">
          <w:rPr>
            <w:rStyle w:val="Hyperlink"/>
            <w:lang w:val="bs-Latn-BA"/>
          </w:rPr>
          <w:instrText>-</w:instrText>
        </w:r>
      </w:ins>
      <w:r w:rsidRPr="00193FA1">
        <w:rPr>
          <w:rStyle w:val="Hyperlink"/>
          <w:lang w:val="bs-Latn-BA"/>
        </w:rPr>
        <w:instrText>provider/</w:instrText>
      </w:r>
      <w:ins w:id="6527" w:author="Rajo" w:date="2018-06-17T16:16:00Z">
        <w:r>
          <w:rPr>
            <w:rStyle w:val="Hyperlink"/>
            <w:lang w:val="bs-Latn-BA"/>
          </w:rPr>
          <w:instrText xml:space="preserve">" </w:instrText>
        </w:r>
        <w:r>
          <w:rPr>
            <w:rStyle w:val="Hyperlink"/>
            <w:lang w:val="bs-Latn-BA"/>
          </w:rPr>
          <w:fldChar w:fldCharType="separate"/>
        </w:r>
      </w:ins>
      <w:r w:rsidRPr="000537F3">
        <w:rPr>
          <w:rStyle w:val="Hyperlink"/>
          <w:lang w:val="bs-Latn-BA"/>
        </w:rPr>
        <w:t>https://www.shibboleth.net/products/identity</w:t>
      </w:r>
      <w:ins w:id="6528" w:author="Rajo" w:date="2018-06-17T16:16:00Z">
        <w:r w:rsidRPr="000537F3">
          <w:rPr>
            <w:rStyle w:val="Hyperlink"/>
            <w:lang w:val="bs-Latn-BA"/>
          </w:rPr>
          <w:t>-</w:t>
        </w:r>
      </w:ins>
      <w:del w:id="6529" w:author="Rajo" w:date="2018-06-17T16:16:00Z">
        <w:r w:rsidRPr="000537F3" w:rsidDel="00193FA1">
          <w:rPr>
            <w:rStyle w:val="Hyperlink"/>
            <w:lang w:val="bs-Latn-BA"/>
          </w:rPr>
          <w:delText>-</w:delText>
        </w:r>
      </w:del>
      <w:r w:rsidRPr="000537F3">
        <w:rPr>
          <w:rStyle w:val="Hyperlink"/>
          <w:lang w:val="bs-Latn-BA"/>
        </w:rPr>
        <w:t>provider/</w:t>
      </w:r>
      <w:ins w:id="6530" w:author="Rajo" w:date="2018-06-17T16:16:00Z">
        <w:r>
          <w:rPr>
            <w:rStyle w:val="Hyperlink"/>
            <w:lang w:val="bs-Latn-BA"/>
          </w:rPr>
          <w:fldChar w:fldCharType="end"/>
        </w:r>
      </w:ins>
    </w:p>
    <w:p w14:paraId="0C793DAF" w14:textId="3EB0E515" w:rsidR="00E94ADE" w:rsidRDefault="00E23473">
      <w:pPr>
        <w:pStyle w:val="ListParagraph1"/>
        <w:numPr>
          <w:ilvl w:val="0"/>
          <w:numId w:val="39"/>
        </w:numPr>
        <w:spacing w:line="240" w:lineRule="auto"/>
        <w:rPr>
          <w:lang w:val="bs-Latn-BA"/>
        </w:rPr>
        <w:pPrChange w:id="6531" w:author="Rajo" w:date="2018-06-17T15:47:00Z">
          <w:pPr>
            <w:pStyle w:val="ListParagraph1"/>
            <w:numPr>
              <w:numId w:val="39"/>
            </w:numPr>
            <w:spacing w:line="240" w:lineRule="auto"/>
            <w:ind w:hanging="360"/>
            <w:jc w:val="both"/>
          </w:pPr>
        </w:pPrChange>
      </w:pPr>
      <w:ins w:id="6532" w:author="Rajo" w:date="2018-06-17T16:19:00Z">
        <w:r w:rsidRPr="00E23473">
          <w:t>Scott Cantor</w:t>
        </w:r>
        <w:r>
          <w:t xml:space="preserve"> (</w:t>
        </w:r>
      </w:ins>
      <w:ins w:id="6533" w:author="Rajo" w:date="2018-06-17T16:17:00Z">
        <w:r>
          <w:t>Shibboleth Wiki</w:t>
        </w:r>
      </w:ins>
      <w:ins w:id="6534" w:author="Rajo" w:date="2018-06-17T16:19:00Z">
        <w:r>
          <w:t>)</w:t>
        </w:r>
      </w:ins>
      <w:ins w:id="6535" w:author="Rajo" w:date="2018-06-17T16:17:00Z">
        <w:r>
          <w:t xml:space="preserve">, </w:t>
        </w:r>
      </w:ins>
      <w:ins w:id="6536" w:author="Rajo" w:date="2018-06-17T16:18:00Z">
        <w:r w:rsidRPr="00E23473">
          <w:rPr>
            <w:i/>
            <w:rPrChange w:id="6537" w:author="Rajo" w:date="2018-06-17T16:18:00Z">
              <w:rPr/>
            </w:rPrChange>
          </w:rPr>
          <w:t>Concept</w:t>
        </w:r>
      </w:ins>
      <w:ins w:id="6538" w:author="Rajo" w:date="2018-06-17T16:17:00Z">
        <w:r>
          <w:t xml:space="preserve">, </w:t>
        </w:r>
        <w:r>
          <w:rPr>
            <w:rStyle w:val="Hyperlink"/>
            <w:lang w:val="bs-Latn-BA"/>
          </w:rPr>
          <w:fldChar w:fldCharType="begin"/>
        </w:r>
        <w:r>
          <w:rPr>
            <w:rStyle w:val="Hyperlink"/>
            <w:lang w:val="bs-Latn-BA"/>
          </w:rPr>
          <w:instrText xml:space="preserve"> HYPERLINK "</w:instrText>
        </w:r>
      </w:ins>
      <w:r w:rsidRPr="00E23473">
        <w:rPr>
          <w:rStyle w:val="Hyperlink"/>
          <w:lang w:val="bs-Latn-BA"/>
        </w:rPr>
        <w:instrText>https://wiki.shibboleth.net/confluence/display/CONCEPT#app-switcher</w:instrText>
      </w:r>
      <w:ins w:id="6539" w:author="Rajo" w:date="2018-06-17T16:17:00Z">
        <w:r>
          <w:rPr>
            <w:rStyle w:val="Hyperlink"/>
            <w:lang w:val="bs-Latn-BA"/>
          </w:rPr>
          <w:instrText xml:space="preserve">" </w:instrText>
        </w:r>
        <w:r>
          <w:rPr>
            <w:rStyle w:val="Hyperlink"/>
            <w:lang w:val="bs-Latn-BA"/>
          </w:rPr>
          <w:fldChar w:fldCharType="separate"/>
        </w:r>
      </w:ins>
      <w:r w:rsidRPr="000537F3">
        <w:rPr>
          <w:rStyle w:val="Hyperlink"/>
          <w:lang w:val="bs-Latn-BA"/>
        </w:rPr>
        <w:t>https://wiki.shibboleth.net/confluence/display/CONCEPT#app-switcher</w:t>
      </w:r>
      <w:ins w:id="6540" w:author="Rajo" w:date="2018-06-17T16:17:00Z">
        <w:r>
          <w:rPr>
            <w:rStyle w:val="Hyperlink"/>
            <w:lang w:val="bs-Latn-BA"/>
          </w:rPr>
          <w:fldChar w:fldCharType="end"/>
        </w:r>
      </w:ins>
    </w:p>
    <w:p w14:paraId="22401DB2" w14:textId="2BF5BF3E" w:rsidR="00E94ADE" w:rsidRDefault="00E23473">
      <w:pPr>
        <w:pStyle w:val="ListParagraph1"/>
        <w:numPr>
          <w:ilvl w:val="0"/>
          <w:numId w:val="39"/>
        </w:numPr>
        <w:spacing w:line="240" w:lineRule="auto"/>
        <w:rPr>
          <w:lang w:val="bs-Latn-BA"/>
        </w:rPr>
        <w:pPrChange w:id="6541" w:author="Rajo" w:date="2018-06-17T15:47:00Z">
          <w:pPr>
            <w:pStyle w:val="ListParagraph1"/>
            <w:numPr>
              <w:numId w:val="39"/>
            </w:numPr>
            <w:spacing w:line="240" w:lineRule="auto"/>
            <w:ind w:hanging="360"/>
            <w:jc w:val="both"/>
          </w:pPr>
        </w:pPrChange>
      </w:pPr>
      <w:ins w:id="6542" w:author="Rajo" w:date="2018-06-17T16:20:00Z">
        <w:r w:rsidRPr="00E23473">
          <w:t>Chad La Joie</w:t>
        </w:r>
        <w:r>
          <w:t xml:space="preserve"> (Shibboleth Wiki), </w:t>
        </w:r>
        <w:r w:rsidRPr="00E23473">
          <w:rPr>
            <w:i/>
            <w:rPrChange w:id="6543" w:author="Rajo" w:date="2018-06-17T16:20:00Z">
              <w:rPr/>
            </w:rPrChange>
          </w:rPr>
          <w:t>GeneralArchitecture</w:t>
        </w:r>
        <w:r>
          <w:t xml:space="preserve">, </w:t>
        </w:r>
        <w:r>
          <w:rPr>
            <w:rStyle w:val="Hyperlink"/>
            <w:lang w:val="bs-Latn-BA"/>
          </w:rPr>
          <w:fldChar w:fldCharType="begin"/>
        </w:r>
        <w:r>
          <w:rPr>
            <w:rStyle w:val="Hyperlink"/>
            <w:lang w:val="bs-Latn-BA"/>
          </w:rPr>
          <w:instrText xml:space="preserve"> HYPERLINK "</w:instrText>
        </w:r>
      </w:ins>
      <w:r w:rsidRPr="00E23473">
        <w:rPr>
          <w:rStyle w:val="Hyperlink"/>
          <w:lang w:val="bs-Latn-BA"/>
        </w:rPr>
        <w:instrText>https://wiki.shibboleth.net/confluence/display/IDP30/GeneralArchitecture#GeneralArchitecture-OverallArchitecture</w:instrText>
      </w:r>
      <w:ins w:id="6544" w:author="Rajo" w:date="2018-06-17T16:20:00Z">
        <w:r>
          <w:rPr>
            <w:rStyle w:val="Hyperlink"/>
            <w:lang w:val="bs-Latn-BA"/>
          </w:rPr>
          <w:instrText xml:space="preserve">" </w:instrText>
        </w:r>
        <w:r>
          <w:rPr>
            <w:rStyle w:val="Hyperlink"/>
            <w:lang w:val="bs-Latn-BA"/>
          </w:rPr>
          <w:fldChar w:fldCharType="separate"/>
        </w:r>
      </w:ins>
      <w:r w:rsidRPr="000537F3">
        <w:rPr>
          <w:rStyle w:val="Hyperlink"/>
          <w:lang w:val="bs-Latn-BA"/>
        </w:rPr>
        <w:t>https://wiki.shibboleth.net/confluence/display/IDP30/GeneralArchitecture#GeneralArchitecture-OverallArchitecture</w:t>
      </w:r>
      <w:ins w:id="6545" w:author="Rajo" w:date="2018-06-17T16:20:00Z">
        <w:r>
          <w:rPr>
            <w:rStyle w:val="Hyperlink"/>
            <w:lang w:val="bs-Latn-BA"/>
          </w:rPr>
          <w:fldChar w:fldCharType="end"/>
        </w:r>
      </w:ins>
    </w:p>
    <w:p w14:paraId="10BFF535" w14:textId="5ED57075" w:rsidR="00E94ADE" w:rsidRDefault="00E56894">
      <w:pPr>
        <w:pStyle w:val="ListParagraph1"/>
        <w:numPr>
          <w:ilvl w:val="0"/>
          <w:numId w:val="39"/>
        </w:numPr>
        <w:spacing w:line="240" w:lineRule="auto"/>
        <w:rPr>
          <w:rStyle w:val="Hyperlink"/>
          <w:color w:val="auto"/>
          <w:u w:val="none"/>
          <w:lang w:val="bs-Latn-BA"/>
        </w:rPr>
        <w:pPrChange w:id="6546" w:author="Rajo" w:date="2018-06-17T15:47:00Z">
          <w:pPr>
            <w:pStyle w:val="ListParagraph1"/>
            <w:numPr>
              <w:numId w:val="39"/>
            </w:numPr>
            <w:spacing w:line="240" w:lineRule="auto"/>
            <w:ind w:hanging="360"/>
            <w:jc w:val="both"/>
          </w:pPr>
        </w:pPrChange>
      </w:pPr>
      <w:ins w:id="6547" w:author="Rajo" w:date="2018-06-17T16:21:00Z">
        <w:r>
          <w:t xml:space="preserve">WSO2 Documentation, </w:t>
        </w:r>
        <w:r w:rsidRPr="00E56894">
          <w:rPr>
            <w:i/>
            <w:rPrChange w:id="6548" w:author="Rajo" w:date="2018-06-17T16:21:00Z">
              <w:rPr/>
            </w:rPrChange>
          </w:rPr>
          <w:t>Architecture</w:t>
        </w:r>
        <w:r>
          <w:t xml:space="preserve">, </w:t>
        </w:r>
        <w:r>
          <w:rPr>
            <w:rStyle w:val="Hyperlink"/>
            <w:lang w:val="bs-Latn-BA"/>
          </w:rPr>
          <w:fldChar w:fldCharType="begin"/>
        </w:r>
        <w:r>
          <w:rPr>
            <w:rStyle w:val="Hyperlink"/>
            <w:lang w:val="bs-Latn-BA"/>
          </w:rPr>
          <w:instrText xml:space="preserve"> HYPERLINK "</w:instrText>
        </w:r>
      </w:ins>
      <w:r w:rsidRPr="00E56894">
        <w:rPr>
          <w:rStyle w:val="Hyperlink"/>
          <w:lang w:val="bs-Latn-BA"/>
        </w:rPr>
        <w:instrText>https://docs.wso2.com/display/IS540/Architecture</w:instrText>
      </w:r>
      <w:ins w:id="6549" w:author="Rajo" w:date="2018-06-17T16:21:00Z">
        <w:r>
          <w:rPr>
            <w:rStyle w:val="Hyperlink"/>
            <w:lang w:val="bs-Latn-BA"/>
          </w:rPr>
          <w:instrText xml:space="preserve">" </w:instrText>
        </w:r>
        <w:r>
          <w:rPr>
            <w:rStyle w:val="Hyperlink"/>
            <w:lang w:val="bs-Latn-BA"/>
          </w:rPr>
          <w:fldChar w:fldCharType="separate"/>
        </w:r>
      </w:ins>
      <w:r w:rsidRPr="000537F3">
        <w:rPr>
          <w:rStyle w:val="Hyperlink"/>
          <w:lang w:val="bs-Latn-BA"/>
        </w:rPr>
        <w:t>https://docs.wso2.com/display/IS540/Architecture</w:t>
      </w:r>
      <w:ins w:id="6550" w:author="Rajo" w:date="2018-06-17T16:21:00Z">
        <w:r>
          <w:rPr>
            <w:rStyle w:val="Hyperlink"/>
            <w:lang w:val="bs-Latn-BA"/>
          </w:rPr>
          <w:fldChar w:fldCharType="end"/>
        </w:r>
      </w:ins>
    </w:p>
    <w:p w14:paraId="2F2EA6EE" w14:textId="5C61780F" w:rsidR="00E94ADE" w:rsidRDefault="00CE7BE5">
      <w:pPr>
        <w:pStyle w:val="ListParagraph1"/>
        <w:numPr>
          <w:ilvl w:val="0"/>
          <w:numId w:val="39"/>
        </w:numPr>
        <w:spacing w:line="240" w:lineRule="auto"/>
        <w:rPr>
          <w:lang w:val="bs-Latn-BA"/>
        </w:rPr>
        <w:pPrChange w:id="6551" w:author="Rajo" w:date="2018-06-17T15:47:00Z">
          <w:pPr>
            <w:pStyle w:val="ListParagraph1"/>
            <w:numPr>
              <w:numId w:val="39"/>
            </w:numPr>
            <w:spacing w:line="240" w:lineRule="auto"/>
            <w:ind w:hanging="360"/>
            <w:jc w:val="both"/>
          </w:pPr>
        </w:pPrChange>
      </w:pPr>
      <w:ins w:id="6552" w:author="Rajo" w:date="2018-06-17T16:22:00Z">
        <w:r w:rsidRPr="00CE7BE5">
          <w:t>Zach Dennis</w:t>
        </w:r>
        <w:r>
          <w:t xml:space="preserve">, </w:t>
        </w:r>
        <w:r w:rsidRPr="00CE7BE5">
          <w:rPr>
            <w:i/>
            <w:rPrChange w:id="6553" w:author="Rajo" w:date="2018-06-17T16:22:00Z">
              <w:rPr/>
            </w:rPrChange>
          </w:rPr>
          <w:t>Choosing an SSO Strategy: SAML vs OAuth2</w:t>
        </w:r>
        <w:r>
          <w:t xml:space="preserve">, </w:t>
        </w:r>
        <w:r>
          <w:rPr>
            <w:rStyle w:val="Hyperlink"/>
            <w:lang w:val="bs-Latn-BA"/>
          </w:rPr>
          <w:fldChar w:fldCharType="begin"/>
        </w:r>
        <w:r>
          <w:rPr>
            <w:rStyle w:val="Hyperlink"/>
            <w:lang w:val="bs-Latn-BA"/>
          </w:rPr>
          <w:instrText xml:space="preserve"> HYPERLINK "</w:instrText>
        </w:r>
      </w:ins>
      <w:r w:rsidRPr="00CE7BE5">
        <w:rPr>
          <w:rStyle w:val="Hyperlink"/>
          <w:lang w:val="bs-Latn-BA"/>
        </w:rPr>
        <w:instrText>https://www.mutuallyhuman.com/blog/2013/05/09/choosing-an-sso-strategy-saml-vs-oauth2/</w:instrText>
      </w:r>
      <w:ins w:id="6554" w:author="Rajo" w:date="2018-06-17T16:22:00Z">
        <w:r>
          <w:rPr>
            <w:rStyle w:val="Hyperlink"/>
            <w:lang w:val="bs-Latn-BA"/>
          </w:rPr>
          <w:instrText xml:space="preserve">" </w:instrText>
        </w:r>
        <w:r>
          <w:rPr>
            <w:rStyle w:val="Hyperlink"/>
            <w:lang w:val="bs-Latn-BA"/>
          </w:rPr>
          <w:fldChar w:fldCharType="separate"/>
        </w:r>
      </w:ins>
      <w:r w:rsidRPr="000537F3">
        <w:rPr>
          <w:rStyle w:val="Hyperlink"/>
          <w:lang w:val="bs-Latn-BA"/>
        </w:rPr>
        <w:t>https://www.mutuallyhuman.com/blog/2013/05/09/choosing-an-sso-strategy-saml-vs-oauth2/</w:t>
      </w:r>
      <w:ins w:id="6555" w:author="Rajo" w:date="2018-06-17T16:22:00Z">
        <w:r>
          <w:rPr>
            <w:rStyle w:val="Hyperlink"/>
            <w:lang w:val="bs-Latn-BA"/>
          </w:rPr>
          <w:fldChar w:fldCharType="end"/>
        </w:r>
      </w:ins>
    </w:p>
    <w:p w14:paraId="2BC6C68A" w14:textId="6DC5ED85" w:rsidR="00E94ADE" w:rsidRDefault="008D7983">
      <w:pPr>
        <w:pStyle w:val="ListParagraph1"/>
        <w:numPr>
          <w:ilvl w:val="0"/>
          <w:numId w:val="39"/>
        </w:numPr>
        <w:spacing w:line="240" w:lineRule="auto"/>
        <w:rPr>
          <w:rStyle w:val="Hyperlink"/>
          <w:color w:val="auto"/>
          <w:u w:val="none"/>
          <w:lang w:val="bs-Latn-BA"/>
        </w:rPr>
        <w:pPrChange w:id="6556" w:author="Rajo" w:date="2018-06-17T15:47:00Z">
          <w:pPr>
            <w:pStyle w:val="ListParagraph1"/>
            <w:numPr>
              <w:numId w:val="39"/>
            </w:numPr>
            <w:spacing w:line="240" w:lineRule="auto"/>
            <w:ind w:hanging="360"/>
            <w:jc w:val="both"/>
          </w:pPr>
        </w:pPrChange>
      </w:pPr>
      <w:ins w:id="6557" w:author="Rajo" w:date="2018-06-17T16:25:00Z">
        <w:r>
          <w:t>ServiceNow Wiki</w:t>
        </w:r>
        <w:r w:rsidR="00CE7BE5">
          <w:t>,</w:t>
        </w:r>
        <w:r>
          <w:t xml:space="preserve"> </w:t>
        </w:r>
        <w:r w:rsidR="00CE7BE5" w:rsidRPr="008D7983">
          <w:rPr>
            <w:i/>
            <w:rPrChange w:id="6558" w:author="Rajo" w:date="2018-06-17T16:25:00Z">
              <w:rPr/>
            </w:rPrChange>
          </w:rPr>
          <w:t>SAML 2.0 Web Browser SSO Profile</w:t>
        </w:r>
        <w:r w:rsidR="00CE7BE5">
          <w:t xml:space="preserve">, </w:t>
        </w:r>
        <w:r w:rsidR="00CE7BE5">
          <w:rPr>
            <w:rStyle w:val="Hyperlink"/>
            <w:lang w:val="bs-Latn-BA"/>
          </w:rPr>
          <w:fldChar w:fldCharType="begin"/>
        </w:r>
        <w:r w:rsidR="00CE7BE5">
          <w:rPr>
            <w:rStyle w:val="Hyperlink"/>
            <w:lang w:val="bs-Latn-BA"/>
          </w:rPr>
          <w:instrText xml:space="preserve"> HYPERLINK "</w:instrText>
        </w:r>
      </w:ins>
      <w:r w:rsidR="00CE7BE5" w:rsidRPr="00CE7BE5">
        <w:rPr>
          <w:rStyle w:val="Hyperlink"/>
          <w:lang w:val="bs-Latn-BA"/>
        </w:rPr>
        <w:instrText>http://wiki.servicenow.com/index.php?title=SAML_2.0_Web_Browser_SSO_Profile#gsc.tab=0</w:instrText>
      </w:r>
      <w:ins w:id="6559" w:author="Rajo" w:date="2018-06-17T16:25:00Z">
        <w:r w:rsidR="00CE7BE5">
          <w:rPr>
            <w:rStyle w:val="Hyperlink"/>
            <w:lang w:val="bs-Latn-BA"/>
          </w:rPr>
          <w:instrText xml:space="preserve">" </w:instrText>
        </w:r>
        <w:r w:rsidR="00CE7BE5">
          <w:rPr>
            <w:rStyle w:val="Hyperlink"/>
            <w:lang w:val="bs-Latn-BA"/>
          </w:rPr>
          <w:fldChar w:fldCharType="separate"/>
        </w:r>
      </w:ins>
      <w:r w:rsidR="00CE7BE5" w:rsidRPr="000537F3">
        <w:rPr>
          <w:rStyle w:val="Hyperlink"/>
          <w:lang w:val="bs-Latn-BA"/>
        </w:rPr>
        <w:t>http://wiki.servicenow.com/index.php?title=SAML_2.0_Web_Browser_SSO_Profile#gsc.tab=0</w:t>
      </w:r>
      <w:ins w:id="6560" w:author="Rajo" w:date="2018-06-17T16:25:00Z">
        <w:r w:rsidR="00CE7BE5">
          <w:rPr>
            <w:rStyle w:val="Hyperlink"/>
            <w:lang w:val="bs-Latn-BA"/>
          </w:rPr>
          <w:fldChar w:fldCharType="end"/>
        </w:r>
      </w:ins>
    </w:p>
    <w:p w14:paraId="03BB59F4" w14:textId="3FF767EA" w:rsidR="00E94ADE" w:rsidRDefault="00C4212D">
      <w:pPr>
        <w:pStyle w:val="ListParagraph1"/>
        <w:numPr>
          <w:ilvl w:val="0"/>
          <w:numId w:val="39"/>
        </w:numPr>
        <w:spacing w:line="240" w:lineRule="auto"/>
        <w:rPr>
          <w:lang w:val="bs-Latn-BA"/>
        </w:rPr>
        <w:pPrChange w:id="6561" w:author="Rajo" w:date="2018-06-17T15:47:00Z">
          <w:pPr>
            <w:pStyle w:val="ListParagraph1"/>
            <w:numPr>
              <w:numId w:val="39"/>
            </w:numPr>
            <w:spacing w:line="240" w:lineRule="auto"/>
            <w:ind w:hanging="360"/>
            <w:jc w:val="both"/>
          </w:pPr>
        </w:pPrChange>
      </w:pPr>
      <w:ins w:id="6562" w:author="Rajo" w:date="2018-06-17T16:22:00Z">
        <w:r w:rsidRPr="00F93469">
          <w:rPr>
            <w:lang w:val="bs-Latn-BA"/>
          </w:rPr>
          <w:t>Security Services Technical Committee</w:t>
        </w:r>
        <w:r>
          <w:rPr>
            <w:lang w:val="bs-Latn-BA"/>
          </w:rPr>
          <w:t xml:space="preserve"> (OASIS), </w:t>
        </w:r>
      </w:ins>
      <w:r w:rsidR="00CC5052" w:rsidRPr="00C4212D">
        <w:rPr>
          <w:i/>
          <w:lang w:val="bs-Latn-BA"/>
          <w:rPrChange w:id="6563" w:author="Rajo" w:date="2018-06-17T16:22:00Z">
            <w:rPr>
              <w:lang w:val="bs-Latn-BA"/>
            </w:rPr>
          </w:rPrChange>
        </w:rPr>
        <w:t>Profiles for the OASIS Security Assertion Markup Language (SAML) V2.0</w:t>
      </w:r>
      <w:r w:rsidR="00CC5052">
        <w:rPr>
          <w:lang w:val="bs-Latn-BA"/>
        </w:rPr>
        <w:t xml:space="preserve">, OASIS Standard, </w:t>
      </w:r>
      <w:del w:id="6564" w:author="Rajo" w:date="2018-06-17T16:21:00Z">
        <w:r w:rsidR="00CC5052" w:rsidDel="00C4212D">
          <w:rPr>
            <w:lang w:val="bs-Latn-BA"/>
          </w:rPr>
          <w:delText>15 March</w:delText>
        </w:r>
      </w:del>
      <w:ins w:id="6565" w:author="Rajo" w:date="2018-06-17T16:21:00Z">
        <w:r>
          <w:rPr>
            <w:lang w:val="bs-Latn-BA"/>
          </w:rPr>
          <w:t>Mart</w:t>
        </w:r>
      </w:ins>
      <w:r w:rsidR="00CC5052">
        <w:rPr>
          <w:lang w:val="bs-Latn-BA"/>
        </w:rPr>
        <w:t xml:space="preserve"> 2005</w:t>
      </w:r>
      <w:ins w:id="6566" w:author="Rajo" w:date="2018-06-17T16:21:00Z">
        <w:r>
          <w:rPr>
            <w:lang w:val="bs-Latn-BA"/>
          </w:rPr>
          <w:t>.</w:t>
        </w:r>
      </w:ins>
    </w:p>
    <w:sectPr w:rsidR="00E94ADE">
      <w:footerReference w:type="default" r:id="rId3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9B0D46" w:rsidRDefault="009B0D46">
      <w:pPr>
        <w:pStyle w:val="CommentText"/>
      </w:pPr>
      <w:r>
        <w:rPr>
          <w:rStyle w:val="CommentReference"/>
        </w:rPr>
        <w:annotationRef/>
      </w:r>
      <w:r>
        <w:t>pretpostavljam da je ovo zbog različite verzije word-a koju koristimo, ali provjeri…</w:t>
      </w:r>
    </w:p>
  </w:comment>
  <w:comment w:id="37" w:author="Rajo" w:date="2018-05-22T19:28:00Z" w:initials="R">
    <w:p w14:paraId="57E9F2A9" w14:textId="55C8BDF1" w:rsidR="009B0D46" w:rsidRDefault="009B0D46">
      <w:pPr>
        <w:pStyle w:val="CommentText"/>
      </w:pPr>
      <w:r>
        <w:rPr>
          <w:rStyle w:val="CommentReference"/>
        </w:rPr>
        <w:annotationRef/>
      </w:r>
      <w:r>
        <w:t>da, meni nije bilo ovako prelomljeno ali sada jeste u ovoj verziji. Prepravio sam pa se nadam da ce sada biti u redu...</w:t>
      </w:r>
    </w:p>
  </w:comment>
  <w:comment w:id="78" w:author="Rajo" w:date="2018-06-17T16:46:00Z" w:initials="R">
    <w:p w14:paraId="40E4A415" w14:textId="1D2B27EC" w:rsidR="009B0D46" w:rsidRDefault="009B0D46">
      <w:pPr>
        <w:pStyle w:val="CommentText"/>
      </w:pPr>
      <w:r>
        <w:rPr>
          <w:rStyle w:val="CommentReference"/>
        </w:rPr>
        <w:annotationRef/>
      </w:r>
      <w:r>
        <w:t xml:space="preserve">Imao sam problema sa generisanjem novog sadrzaja dok u dokumentu postoje pracane promjene...kad generisem tabelu sadrzaja prikaze mi i neke cudne vrijednosti, kao da uzme i stare i nove naslove, tako da to jos nisam sredio, mislio sam da pokusam na kraju kad sve promjene budu </w:t>
      </w:r>
      <w:proofErr w:type="gramStart"/>
      <w:r>
        <w:t>prihvacene..</w:t>
      </w:r>
      <w:proofErr w:type="gramEnd"/>
      <w:r>
        <w:t xml:space="preserve"> </w:t>
      </w:r>
    </w:p>
  </w:comment>
  <w:comment w:id="70" w:author="Zoran Djuric" w:date="2018-05-20T09:13:00Z" w:initials="ZD">
    <w:p w14:paraId="1683AB15" w14:textId="77777777" w:rsidR="009B0D46" w:rsidRDefault="009B0D46">
      <w:pPr>
        <w:pStyle w:val="CommentText"/>
      </w:pPr>
      <w:r>
        <w:rPr>
          <w:rStyle w:val="CommentReference"/>
        </w:rPr>
        <w:annotationRef/>
      </w:r>
      <w:r>
        <w:t>isto kao i prethodno.</w:t>
      </w:r>
    </w:p>
    <w:p w14:paraId="54471207" w14:textId="77777777" w:rsidR="009B0D46" w:rsidRDefault="009B0D46">
      <w:pPr>
        <w:pStyle w:val="CommentText"/>
      </w:pPr>
      <w:r>
        <w:t>Neću ovo više ponavljati, važi za kompletan rad…</w:t>
      </w:r>
    </w:p>
  </w:comment>
  <w:comment w:id="242" w:author="Zoran Djuric" w:date="2018-05-20T09:15:00Z" w:initials="ZD">
    <w:p w14:paraId="2BF32054" w14:textId="7A3CB8C4" w:rsidR="009B0D46" w:rsidRDefault="009B0D46">
      <w:pPr>
        <w:pStyle w:val="CommentText"/>
      </w:pPr>
      <w:r>
        <w:rPr>
          <w:rStyle w:val="CommentReference"/>
        </w:rPr>
        <w:annotationRef/>
      </w:r>
      <w:r>
        <w:t>Potrebno je ukloniti ove prazne prostore između pasusa…</w:t>
      </w:r>
    </w:p>
  </w:comment>
  <w:comment w:id="243" w:author="Rajo" w:date="2018-06-17T16:49:00Z" w:initials="R">
    <w:p w14:paraId="10F293CF" w14:textId="6D856DD9" w:rsidR="009B0D46" w:rsidRDefault="009B0D46">
      <w:pPr>
        <w:pStyle w:val="CommentText"/>
      </w:pPr>
      <w:r>
        <w:rPr>
          <w:rStyle w:val="CommentReference"/>
        </w:rPr>
        <w:annotationRef/>
      </w:r>
      <w:r>
        <w:t>prepravljeno</w:t>
      </w:r>
    </w:p>
  </w:comment>
  <w:comment w:id="254" w:author="Zoran Djuric" w:date="2018-05-20T09:16:00Z" w:initials="ZD">
    <w:p w14:paraId="068930D1" w14:textId="6E8A322D" w:rsidR="009B0D46" w:rsidRDefault="009B0D46">
      <w:pPr>
        <w:pStyle w:val="CommentText"/>
      </w:pPr>
      <w:r>
        <w:rPr>
          <w:rStyle w:val="CommentReference"/>
        </w:rPr>
        <w:annotationRef/>
      </w:r>
      <w:r>
        <w:t>ovo neka bude dio sljedećeg poglavlja - podsekcija sljedećeg poglavlja. Tamo već praviš podjelu mehanizama autentikacije, pa je potrebno da se tamo i nađe ovo, kao podsekcija.</w:t>
      </w:r>
    </w:p>
  </w:comment>
  <w:comment w:id="292" w:author="Zoran Djuric" w:date="2018-05-20T09:16:00Z" w:initials="ZD">
    <w:p w14:paraId="295F076F" w14:textId="77777777" w:rsidR="009B0D46" w:rsidRDefault="009B0D46" w:rsidP="00915DDB">
      <w:pPr>
        <w:pStyle w:val="CommentText"/>
      </w:pPr>
      <w:r>
        <w:rPr>
          <w:rStyle w:val="CommentReference"/>
        </w:rPr>
        <w:annotationRef/>
      </w:r>
      <w:r>
        <w:t>ovo neka bude dio sljedećeg poglavlja - podsekcija sljedećeg poglavlja. Tamo već praviš podjelu mehanizama autentikacije, pa je potrebno da se tamo i nađe ovo, kao podsekcija.</w:t>
      </w:r>
    </w:p>
  </w:comment>
  <w:comment w:id="293" w:author="Rajo" w:date="2018-06-17T16:50:00Z" w:initials="R">
    <w:p w14:paraId="32D4212F" w14:textId="26FF471E" w:rsidR="009B0D46" w:rsidRDefault="009B0D46">
      <w:pPr>
        <w:pStyle w:val="CommentText"/>
      </w:pPr>
      <w:r>
        <w:rPr>
          <w:rStyle w:val="CommentReference"/>
        </w:rPr>
        <w:annotationRef/>
      </w:r>
      <w:r>
        <w:t>prepravljeno</w:t>
      </w:r>
    </w:p>
  </w:comment>
  <w:comment w:id="320" w:author="Zoran Djuric" w:date="2018-05-20T09:18:00Z" w:initials="ZD">
    <w:p w14:paraId="46B3EC12" w14:textId="44D4D27C" w:rsidR="009B0D46" w:rsidRDefault="009B0D46">
      <w:pPr>
        <w:pStyle w:val="CommentText"/>
      </w:pPr>
      <w:r>
        <w:rPr>
          <w:rStyle w:val="CommentReference"/>
        </w:rPr>
        <w:annotationRef/>
      </w:r>
      <w:r>
        <w:t>ja bih dodao još barem ovu sljedeću, koja je veoma bitna:</w:t>
      </w:r>
    </w:p>
    <w:p w14:paraId="798EDF36" w14:textId="77777777" w:rsidR="009B0D46" w:rsidRDefault="009B0D46" w:rsidP="00CC5052">
      <w:pPr>
        <w:pStyle w:val="CommentText"/>
        <w:numPr>
          <w:ilvl w:val="0"/>
          <w:numId w:val="40"/>
        </w:numPr>
      </w:pPr>
      <w:r>
        <w:t>jednostavnija dodjela/uskraćivanje prava i privilegija pristupa različitim dijelovima inf. sistema (npr. neke kompanije)</w:t>
      </w:r>
    </w:p>
    <w:p w14:paraId="2CEC6D2F" w14:textId="79161FC3" w:rsidR="009B0D46" w:rsidRDefault="009B0D46" w:rsidP="00CC5052">
      <w:pPr>
        <w:pStyle w:val="CommentText"/>
        <w:numPr>
          <w:ilvl w:val="0"/>
          <w:numId w:val="40"/>
        </w:numPr>
      </w:pPr>
      <w:r>
        <w:br/>
      </w:r>
    </w:p>
  </w:comment>
  <w:comment w:id="321" w:author="Rajo" w:date="2018-06-17T16:50:00Z" w:initials="R">
    <w:p w14:paraId="2A580326" w14:textId="46392493" w:rsidR="009B0D46" w:rsidRDefault="009B0D46">
      <w:pPr>
        <w:pStyle w:val="CommentText"/>
      </w:pPr>
      <w:r>
        <w:rPr>
          <w:rStyle w:val="CommentReference"/>
        </w:rPr>
        <w:annotationRef/>
      </w:r>
      <w:r>
        <w:t>prepravljerno</w:t>
      </w:r>
    </w:p>
  </w:comment>
  <w:comment w:id="333" w:author="Ognjen Joldzic" w:date="2018-05-13T00:42:00Z" w:initials="OJ">
    <w:p w14:paraId="1509673F" w14:textId="77777777" w:rsidR="009B0D46" w:rsidRDefault="009B0D46">
      <w:pPr>
        <w:pStyle w:val="CommentText"/>
      </w:pPr>
      <w:r>
        <w:t>Nije baš najjasnije šta se pod ovim podrazumijeva i zašto SSO rješava taj problem.</w:t>
      </w:r>
    </w:p>
  </w:comment>
  <w:comment w:id="334" w:author="Rajo" w:date="2018-06-17T16:50:00Z" w:initials="R">
    <w:p w14:paraId="193CFD09" w14:textId="4D4B7408" w:rsidR="009B0D46" w:rsidRDefault="009B0D46">
      <w:pPr>
        <w:pStyle w:val="CommentText"/>
      </w:pPr>
      <w:r>
        <w:rPr>
          <w:rStyle w:val="CommentReference"/>
        </w:rPr>
        <w:annotationRef/>
      </w:r>
      <w:r>
        <w:t>Prepravljeno...odnosi se vise na IAM sisteme nego na SSO, u okviro kojih obicno postoji odredjeni panel/dio sistema koji omogućava kompletno upravljanje nalozima korisnika. Time je precizno definisano i ograniceno koji tacno korisnici mogu kreirati i mijenjati naloge drugih korisnika, na koji nacin itd., za razliku od sistema gdje ne postoji ta funkcionalnost, pa se kreiranje korisnika mozda cak vrsi i direktnim unosom u bazu ili na usmeni zahtjev koji neko da administratoru sistema.</w:t>
      </w:r>
    </w:p>
  </w:comment>
  <w:comment w:id="347" w:author="Ognjen Joldzic" w:date="2018-05-13T01:05:00Z" w:initials="OJ">
    <w:p w14:paraId="0A5ACF6B" w14:textId="77777777" w:rsidR="009B0D46" w:rsidRDefault="009B0D46">
      <w:pPr>
        <w:pStyle w:val="CommentText"/>
      </w:pPr>
      <w:r>
        <w:t xml:space="preserve">I dalje je opis direktno prenesen sa </w:t>
      </w:r>
      <w:hyperlink r:id="rId1" w:history="1">
        <w:r>
          <w:rPr>
            <w:rStyle w:val="Hyperlink"/>
          </w:rPr>
          <w:t>https://auth0.com/blog/what-is-and-how-does-single-sign-on-work/</w:t>
        </w:r>
      </w:hyperlink>
      <w:r>
        <w:t xml:space="preserve"> (istina, naveden u literaturi). Slike jesu prevedene, ali mislim da nema razloga da bude baš direktno preneseno. Prvo pročitajte tekst, pa ga napišite svojim riječima.</w:t>
      </w:r>
    </w:p>
  </w:comment>
  <w:comment w:id="348" w:author="Rajo" w:date="2018-06-11T21:51:00Z" w:initials="R">
    <w:p w14:paraId="43B5237D" w14:textId="5F088C67" w:rsidR="009B0D46" w:rsidRDefault="009B0D46">
      <w:pPr>
        <w:pStyle w:val="CommentText"/>
      </w:pPr>
      <w:r>
        <w:rPr>
          <w:rStyle w:val="CommentReference"/>
        </w:rPr>
        <w:annotationRef/>
      </w:r>
      <w:r>
        <w:t>Prepravio sam dijelove koji su bili direktno preneseni, s tim da nisam puno prepravljao one koji su vec bili napisani mojim rijecima, kao npr objasnjenje uobicajene SSO konfiguracije</w:t>
      </w:r>
    </w:p>
  </w:comment>
  <w:comment w:id="1295" w:author="Ognjen Joldzic" w:date="2018-05-13T01:14:00Z" w:initials="OJ">
    <w:p w14:paraId="5469E853" w14:textId="77777777" w:rsidR="009B0D46" w:rsidRDefault="009B0D46">
      <w:pPr>
        <w:pStyle w:val="CommentText"/>
      </w:pPr>
      <w:r>
        <w:t>I ovo poglavlje je direktno prevedeno sa linkova koji su navedeni u referenci na kraju.</w:t>
      </w:r>
    </w:p>
  </w:comment>
  <w:comment w:id="1296" w:author="Rajo" w:date="2018-06-17T16:55:00Z" w:initials="R">
    <w:p w14:paraId="6483FB9E" w14:textId="76DE076E" w:rsidR="009B0D46" w:rsidRDefault="009B0D46">
      <w:pPr>
        <w:pStyle w:val="CommentText"/>
      </w:pPr>
      <w:r>
        <w:rPr>
          <w:rStyle w:val="CommentReference"/>
        </w:rPr>
        <w:annotationRef/>
      </w:r>
      <w:r>
        <w:t>prepravljeno</w:t>
      </w:r>
    </w:p>
  </w:comment>
  <w:comment w:id="1597" w:author="Ognjen Joldzic" w:date="2018-05-13T01:45:00Z" w:initials="OJ">
    <w:p w14:paraId="2F90DE6D" w14:textId="77777777" w:rsidR="009B0D46" w:rsidRDefault="009B0D46">
      <w:pPr>
        <w:pStyle w:val="CommentText"/>
      </w:pPr>
      <w:r>
        <w:t>Pružalac identiteta</w:t>
      </w:r>
    </w:p>
  </w:comment>
  <w:comment w:id="1598" w:author="Zoran Djuric" w:date="2018-05-20T09:36:00Z" w:initials="ZD">
    <w:p w14:paraId="6341CFA8" w14:textId="1304CA51" w:rsidR="009B0D46" w:rsidRDefault="009B0D46">
      <w:pPr>
        <w:pStyle w:val="CommentText"/>
      </w:pPr>
      <w:r>
        <w:rPr>
          <w:rStyle w:val="CommentReference"/>
        </w:rPr>
        <w:annotationRef/>
      </w:r>
      <w:r>
        <w:t>ili davalac identiteta</w:t>
      </w:r>
    </w:p>
  </w:comment>
  <w:comment w:id="1599" w:author="Rajo" w:date="2018-06-17T16:55:00Z" w:initials="R">
    <w:p w14:paraId="3ECFF555" w14:textId="4915E351" w:rsidR="009B0D46" w:rsidRDefault="009B0D46">
      <w:pPr>
        <w:pStyle w:val="CommentText"/>
      </w:pPr>
      <w:r>
        <w:rPr>
          <w:rStyle w:val="CommentReference"/>
        </w:rPr>
        <w:annotationRef/>
      </w:r>
      <w:r>
        <w:t>prepravljeno</w:t>
      </w:r>
    </w:p>
  </w:comment>
  <w:comment w:id="1602" w:author="Ognjen Joldzic" w:date="2018-05-13T01:45:00Z" w:initials="OJ">
    <w:p w14:paraId="63B1DAE8" w14:textId="77777777" w:rsidR="009B0D46" w:rsidRDefault="009B0D46">
      <w:pPr>
        <w:pStyle w:val="CommentText"/>
      </w:pPr>
      <w:r>
        <w:t>Pružalac usluge/servisa</w:t>
      </w:r>
    </w:p>
  </w:comment>
  <w:comment w:id="1603" w:author="Zoran Djuric" w:date="2018-05-20T09:36:00Z" w:initials="ZD">
    <w:p w14:paraId="39D233CF" w14:textId="5F807F32" w:rsidR="009B0D46" w:rsidRDefault="009B0D46">
      <w:pPr>
        <w:pStyle w:val="CommentText"/>
      </w:pPr>
      <w:r>
        <w:rPr>
          <w:rStyle w:val="CommentReference"/>
        </w:rPr>
        <w:annotationRef/>
      </w:r>
      <w:r>
        <w:t>ili davalac usluge. Neka samo bude konzistentno s prethodnim…</w:t>
      </w:r>
    </w:p>
  </w:comment>
  <w:comment w:id="1604" w:author="Rajo" w:date="2018-06-17T16:55:00Z" w:initials="R">
    <w:p w14:paraId="67BE7370" w14:textId="0197BF54" w:rsidR="009B0D46" w:rsidRDefault="009B0D46">
      <w:pPr>
        <w:pStyle w:val="CommentText"/>
      </w:pPr>
      <w:r>
        <w:rPr>
          <w:rStyle w:val="CommentReference"/>
        </w:rPr>
        <w:annotationRef/>
      </w:r>
      <w:r>
        <w:t>prepravljeno</w:t>
      </w:r>
    </w:p>
  </w:comment>
  <w:comment w:id="1738" w:author="Zoran Djuric" w:date="2018-05-20T09:46:00Z" w:initials="ZD">
    <w:p w14:paraId="5D4377C3" w14:textId="3F549025" w:rsidR="009B0D46" w:rsidRDefault="009B0D46">
      <w:pPr>
        <w:pStyle w:val="CommentText"/>
      </w:pPr>
      <w:r>
        <w:rPr>
          <w:rStyle w:val="CommentReference"/>
        </w:rPr>
        <w:annotationRef/>
      </w:r>
      <w:r>
        <w:t>kako se uspostavlja siguran kanal? Kad “uvodiš” ovakve termine, onda ih moraš pojasniti…</w:t>
      </w:r>
    </w:p>
  </w:comment>
  <w:comment w:id="1739" w:author="Rajo" w:date="2018-06-17T16:55:00Z" w:initials="R">
    <w:p w14:paraId="3593A8CC" w14:textId="3B005698" w:rsidR="009B0D46" w:rsidRDefault="009B0D46">
      <w:pPr>
        <w:pStyle w:val="CommentText"/>
      </w:pPr>
      <w:r>
        <w:rPr>
          <w:rStyle w:val="CommentReference"/>
        </w:rPr>
        <w:annotationRef/>
      </w:r>
      <w:r>
        <w:t>prepravljeno</w:t>
      </w:r>
    </w:p>
  </w:comment>
  <w:comment w:id="1756" w:author="Ognjen Joldzic" w:date="2018-05-13T01:49:00Z" w:initials="OJ">
    <w:p w14:paraId="47AD03D4" w14:textId="77777777" w:rsidR="009B0D46" w:rsidRDefault="009B0D46">
      <w:pPr>
        <w:pStyle w:val="CommentText"/>
      </w:pPr>
      <w:r>
        <w:t>Zašto je najvažniji?</w:t>
      </w:r>
    </w:p>
  </w:comment>
  <w:comment w:id="1757" w:author="Rajo" w:date="2018-06-17T16:56:00Z" w:initials="R">
    <w:p w14:paraId="1706CCEE" w14:textId="04858209" w:rsidR="009B0D46" w:rsidRDefault="009B0D46">
      <w:pPr>
        <w:pStyle w:val="CommentText"/>
      </w:pPr>
      <w:r>
        <w:rPr>
          <w:rStyle w:val="CommentReference"/>
        </w:rPr>
        <w:annotationRef/>
      </w:r>
      <w:r>
        <w:t>Dodano/prepravljeno</w:t>
      </w:r>
    </w:p>
  </w:comment>
  <w:comment w:id="1800" w:author="Zoran Djuric" w:date="2018-05-20T09:48:00Z" w:initials="ZD">
    <w:p w14:paraId="2A2AB954" w14:textId="0888C59D" w:rsidR="009B0D46" w:rsidRDefault="009B0D46">
      <w:pPr>
        <w:pStyle w:val="CommentText"/>
      </w:pPr>
      <w:r>
        <w:rPr>
          <w:rStyle w:val="CommentReference"/>
        </w:rPr>
        <w:annotationRef/>
      </w:r>
      <w:r>
        <w:t>to nije definisano specifikacijom. SOAP najčešće koristi HTTP kao treasportni protokol, najčešće su takve implementacije, ali ne postoji prepreka da to bude i neki drugi protokol. Npr. SMTP, POP3, itd.</w:t>
      </w:r>
    </w:p>
    <w:p w14:paraId="0211DBA0" w14:textId="42E9D7DE" w:rsidR="009B0D46" w:rsidRDefault="009B0D46">
      <w:pPr>
        <w:pStyle w:val="CommentText"/>
      </w:pPr>
      <w:r>
        <w:t>Ovdje je potrebno dodati barem riječ “</w:t>
      </w:r>
      <w:proofErr w:type="gramStart"/>
      <w:r>
        <w:t>najčešće”…</w:t>
      </w:r>
      <w:proofErr w:type="gramEnd"/>
    </w:p>
  </w:comment>
  <w:comment w:id="1801" w:author="Rajo" w:date="2018-06-17T16:56:00Z" w:initials="R">
    <w:p w14:paraId="10DA360A" w14:textId="5FC3FABF" w:rsidR="009B0D46" w:rsidRDefault="009B0D46">
      <w:pPr>
        <w:pStyle w:val="CommentText"/>
      </w:pPr>
      <w:r>
        <w:rPr>
          <w:rStyle w:val="CommentReference"/>
        </w:rPr>
        <w:annotationRef/>
      </w:r>
      <w:r>
        <w:t>prepravljeno</w:t>
      </w:r>
    </w:p>
  </w:comment>
  <w:comment w:id="1819" w:author="Ognjen Joldzic" w:date="2018-05-13T01:54:00Z" w:initials="OJ">
    <w:p w14:paraId="5B410912" w14:textId="77777777" w:rsidR="009B0D46" w:rsidRDefault="009B0D46">
      <w:pPr>
        <w:pStyle w:val="CommentText"/>
      </w:pPr>
      <w:r>
        <w:t>Nema potrebe da se ovdje spominju profili, ako su već detaljno obrađeni kasnije.</w:t>
      </w:r>
    </w:p>
  </w:comment>
  <w:comment w:id="1847" w:author="Ognjen Joldzic" w:date="2018-05-13T02:55:00Z" w:initials="OJ">
    <w:p w14:paraId="41D81C8E" w14:textId="77777777" w:rsidR="009B0D46" w:rsidRDefault="009B0D46" w:rsidP="00CB2B3B">
      <w:pPr>
        <w:pStyle w:val="CommentText"/>
      </w:pPr>
      <w:r>
        <w:t>Ovoj sekciji je mjesto ranije, tamo gdje se i govori o SAML specifikaciji.</w:t>
      </w:r>
    </w:p>
  </w:comment>
  <w:comment w:id="1848" w:author="Rajo" w:date="2018-06-17T16:56:00Z" w:initials="R">
    <w:p w14:paraId="7C775989" w14:textId="664C449E" w:rsidR="009B0D46" w:rsidRDefault="009B0D46">
      <w:pPr>
        <w:pStyle w:val="CommentText"/>
      </w:pPr>
      <w:r>
        <w:rPr>
          <w:rStyle w:val="CommentReference"/>
        </w:rPr>
        <w:annotationRef/>
      </w:r>
      <w:r>
        <w:t>prepravljeno</w:t>
      </w:r>
    </w:p>
  </w:comment>
  <w:comment w:id="1917" w:author="Ognjen Joldzic" w:date="2018-05-13T02:50:00Z" w:initials="OJ">
    <w:p w14:paraId="1ACC3959" w14:textId="77777777" w:rsidR="009B0D46" w:rsidRDefault="009B0D46" w:rsidP="00CB2B3B">
      <w:pPr>
        <w:pStyle w:val="CommentText"/>
      </w:pPr>
      <w:r>
        <w:t>Koji su to nedostaci o kojima ovdje govorite. Nije jasno iz nastavka teksta.</w:t>
      </w:r>
    </w:p>
  </w:comment>
  <w:comment w:id="1918" w:author="Rajo" w:date="2018-06-17T16:56:00Z" w:initials="R">
    <w:p w14:paraId="16F14249" w14:textId="65D0E2F1" w:rsidR="009B0D46" w:rsidRDefault="009B0D46">
      <w:pPr>
        <w:pStyle w:val="CommentText"/>
      </w:pPr>
      <w:r>
        <w:rPr>
          <w:rStyle w:val="CommentReference"/>
        </w:rPr>
        <w:annotationRef/>
      </w:r>
      <w:r>
        <w:t>prepravljeno</w:t>
      </w:r>
    </w:p>
  </w:comment>
  <w:comment w:id="1921" w:author="Ognjen Joldzic" w:date="2018-05-13T02:53:00Z" w:initials="OJ">
    <w:p w14:paraId="2902F5C3" w14:textId="77777777" w:rsidR="009B0D46" w:rsidRDefault="009B0D46" w:rsidP="00CB2B3B">
      <w:pPr>
        <w:pStyle w:val="CommentText"/>
      </w:pPr>
      <w:r>
        <w:t>Na šta se tačno odnosi referenca? Prebacite ju negdje gdje spominjete neki pojam ili proceduru koju ste preuzeli iz literature. Isto važi za čitav rad, ako sam negdje propustio.</w:t>
      </w:r>
    </w:p>
  </w:comment>
  <w:comment w:id="1922" w:author="Rajo" w:date="2018-06-17T16:56:00Z" w:initials="R">
    <w:p w14:paraId="199F2878" w14:textId="59E30DBA" w:rsidR="009B0D46" w:rsidRDefault="009B0D46">
      <w:pPr>
        <w:pStyle w:val="CommentText"/>
      </w:pPr>
      <w:r>
        <w:rPr>
          <w:rStyle w:val="CommentReference"/>
        </w:rPr>
        <w:annotationRef/>
      </w:r>
      <w:r>
        <w:t>prepravljeno, odnosi se na cinjenicu da mobilne aplikacije ne mogu procitati tijelo POST zahtjeva i objasnjenje zasto to predstavlja problem</w:t>
      </w:r>
    </w:p>
  </w:comment>
  <w:comment w:id="1931" w:author="Ognjen Joldzic" w:date="2018-05-13T02:56:00Z" w:initials="OJ">
    <w:p w14:paraId="02F63E16" w14:textId="77777777" w:rsidR="009B0D46" w:rsidRDefault="009B0D46" w:rsidP="007303D5">
      <w:pPr>
        <w:pStyle w:val="CommentText"/>
      </w:pPr>
      <w:r>
        <w:t>Ista primjedba za lokaciju ove sekcije kao i za SAML. Pomjerite ovo ranije, tamo gdje se prvi put govori o ostalim specifikacijama iste/slične namjene.</w:t>
      </w:r>
    </w:p>
  </w:comment>
  <w:comment w:id="1932" w:author="Rajo" w:date="2018-06-17T16:56:00Z" w:initials="R">
    <w:p w14:paraId="2516D896" w14:textId="2E558068" w:rsidR="009B0D46" w:rsidRDefault="009B0D46">
      <w:pPr>
        <w:pStyle w:val="CommentText"/>
      </w:pPr>
      <w:r>
        <w:rPr>
          <w:rStyle w:val="CommentReference"/>
        </w:rPr>
        <w:annotationRef/>
      </w:r>
      <w:r>
        <w:t>prepravljeno</w:t>
      </w:r>
    </w:p>
  </w:comment>
  <w:comment w:id="2044" w:author="Ognjen Joldzic" w:date="2018-05-13T02:58:00Z" w:initials="OJ">
    <w:p w14:paraId="3BB88133" w14:textId="77777777" w:rsidR="009B0D46" w:rsidRDefault="009B0D46" w:rsidP="007303D5">
      <w:pPr>
        <w:pStyle w:val="CommentText"/>
      </w:pPr>
      <w:r>
        <w:t>Prednost u odnosu na šta i zašto je to prednost?</w:t>
      </w:r>
    </w:p>
  </w:comment>
  <w:comment w:id="2045" w:author="Rajo" w:date="2018-06-17T16:57:00Z" w:initials="R">
    <w:p w14:paraId="212BDBB1" w14:textId="220A33BE" w:rsidR="009B0D46" w:rsidRDefault="009B0D46">
      <w:pPr>
        <w:pStyle w:val="CommentText"/>
      </w:pPr>
      <w:r>
        <w:rPr>
          <w:rStyle w:val="CommentReference"/>
        </w:rPr>
        <w:annotationRef/>
      </w:r>
      <w:r>
        <w:t>prepravljeno</w:t>
      </w:r>
    </w:p>
  </w:comment>
  <w:comment w:id="2118" w:author="Ognjen Joldzic" w:date="2018-05-13T03:00:00Z" w:initials="OJ">
    <w:p w14:paraId="53197354" w14:textId="77777777" w:rsidR="009B0D46" w:rsidRDefault="009B0D46" w:rsidP="007303D5">
      <w:pPr>
        <w:pStyle w:val="CommentText"/>
      </w:pPr>
      <w:r>
        <w:t>Napisali ste na samom početku ovog poglavlja da je OAuth2 potpuno odbačen.</w:t>
      </w:r>
    </w:p>
  </w:comment>
  <w:comment w:id="2119" w:author="Rajo" w:date="2018-05-31T16:38:00Z" w:initials="R">
    <w:p w14:paraId="126A33B0" w14:textId="091AAAFA" w:rsidR="009B0D46" w:rsidRDefault="009B0D46" w:rsidP="007303D5">
      <w:pPr>
        <w:pStyle w:val="CommentText"/>
      </w:pPr>
      <w:r>
        <w:rPr>
          <w:rStyle w:val="CommentReference"/>
        </w:rPr>
        <w:annotationRef/>
      </w:r>
      <w:r>
        <w:t xml:space="preserve">Htio sam reci da je u jednom periodu zamrla i </w:t>
      </w:r>
      <w:proofErr w:type="gramStart"/>
      <w:r>
        <w:t>da  je</w:t>
      </w:r>
      <w:proofErr w:type="gramEnd"/>
      <w:r>
        <w:t xml:space="preserve"> zgubila popularnost, tako da se nisam vjerovatno dobro izrazio...prepravio sam to</w:t>
      </w:r>
    </w:p>
  </w:comment>
  <w:comment w:id="2233" w:author="Ognjen Joldzic" w:date="2018-05-13T02:15:00Z" w:initials="OJ">
    <w:p w14:paraId="6905E1DC" w14:textId="77777777" w:rsidR="009B0D46" w:rsidRDefault="009B0D46">
      <w:pPr>
        <w:pStyle w:val="CommentText"/>
      </w:pPr>
      <w:r>
        <w:t>Neki su napisani u imperativu, neki nisu. Unificirajte ih.</w:t>
      </w:r>
    </w:p>
  </w:comment>
  <w:comment w:id="2234" w:author="Rajo" w:date="2018-06-17T16:57:00Z" w:initials="R">
    <w:p w14:paraId="7C6FB60B" w14:textId="45398210" w:rsidR="009B0D46" w:rsidRDefault="009B0D46">
      <w:pPr>
        <w:pStyle w:val="CommentText"/>
      </w:pPr>
      <w:r>
        <w:rPr>
          <w:rStyle w:val="CommentReference"/>
        </w:rPr>
        <w:annotationRef/>
      </w:r>
      <w:r>
        <w:t>prepravljeno</w:t>
      </w:r>
    </w:p>
  </w:comment>
  <w:comment w:id="2272" w:author="Ognjen Joldzic" w:date="2018-05-13T02:18:00Z" w:initials="OJ">
    <w:p w14:paraId="21B6AB76" w14:textId="77777777" w:rsidR="009B0D46" w:rsidRDefault="009B0D46">
      <w:pPr>
        <w:pStyle w:val="CommentText"/>
      </w:pPr>
      <w:r>
        <w:t>Nema potrebe da naredna tri pojma imaju svoje sekcije. Neka sve bude u istoj sekciji, a navedite neki slikovit primjer koji će objasniti za šta se koriste ciljevi, uslovi i obaveze</w:t>
      </w:r>
    </w:p>
  </w:comment>
  <w:comment w:id="2273" w:author="Rajo" w:date="2018-06-17T16:57:00Z" w:initials="R">
    <w:p w14:paraId="43042A8E" w14:textId="463D2A43" w:rsidR="009B0D46" w:rsidRDefault="009B0D46">
      <w:pPr>
        <w:pStyle w:val="CommentText"/>
      </w:pPr>
      <w:r>
        <w:rPr>
          <w:rStyle w:val="CommentReference"/>
        </w:rPr>
        <w:annotationRef/>
      </w:r>
      <w:r>
        <w:t>prepravljeno</w:t>
      </w:r>
    </w:p>
  </w:comment>
  <w:comment w:id="2274" w:author="Zoran Djuric" w:date="2018-05-20T09:51:00Z" w:initials="ZD">
    <w:p w14:paraId="200B40C2" w14:textId="394066B6" w:rsidR="009B0D46" w:rsidRDefault="009B0D46">
      <w:pPr>
        <w:pStyle w:val="CommentText"/>
      </w:pPr>
      <w:r>
        <w:rPr>
          <w:rStyle w:val="CommentReference"/>
        </w:rPr>
        <w:annotationRef/>
      </w:r>
      <w:r>
        <w:t>Ovo sve je potrebno objediti u jednu sekciju.</w:t>
      </w:r>
    </w:p>
    <w:p w14:paraId="66071869" w14:textId="260CDD13" w:rsidR="009B0D46" w:rsidRDefault="009B0D46">
      <w:pPr>
        <w:pStyle w:val="CommentText"/>
      </w:pPr>
      <w:r>
        <w:t>Generalno, sekcije sa 2-3 rečenice se obično ne koriste…</w:t>
      </w:r>
    </w:p>
  </w:comment>
  <w:comment w:id="2275" w:author="Rajo" w:date="2018-06-17T16:57:00Z" w:initials="R">
    <w:p w14:paraId="338B2AD3" w14:textId="043C024E" w:rsidR="009B0D46" w:rsidRDefault="009B0D46">
      <w:pPr>
        <w:pStyle w:val="CommentText"/>
      </w:pPr>
      <w:r>
        <w:rPr>
          <w:rStyle w:val="CommentReference"/>
        </w:rPr>
        <w:annotationRef/>
      </w:r>
      <w:r>
        <w:t>prepravljeno</w:t>
      </w:r>
    </w:p>
  </w:comment>
  <w:comment w:id="2587" w:author="Zoran Djuric" w:date="2018-05-20T09:51:00Z" w:initials="ZD">
    <w:p w14:paraId="5689E051" w14:textId="781074C1" w:rsidR="009B0D46" w:rsidRDefault="009B0D46">
      <w:pPr>
        <w:pStyle w:val="CommentText"/>
      </w:pPr>
      <w:r>
        <w:rPr>
          <w:rStyle w:val="CommentReference"/>
        </w:rPr>
        <w:annotationRef/>
      </w:r>
      <w:r>
        <w:t>page break…</w:t>
      </w:r>
    </w:p>
  </w:comment>
  <w:comment w:id="2588" w:author="Rajo" w:date="2018-06-17T16:57:00Z" w:initials="R">
    <w:p w14:paraId="0D312682" w14:textId="7ECBF904" w:rsidR="009B0D46" w:rsidRDefault="009B0D46">
      <w:pPr>
        <w:pStyle w:val="CommentText"/>
      </w:pPr>
      <w:r>
        <w:rPr>
          <w:rStyle w:val="CommentReference"/>
        </w:rPr>
        <w:annotationRef/>
      </w:r>
      <w:r>
        <w:t>prepravljeno</w:t>
      </w:r>
    </w:p>
  </w:comment>
  <w:comment w:id="2654" w:author="Zoran Djuric" w:date="2018-05-20T09:52:00Z" w:initials="ZD">
    <w:p w14:paraId="2A5C0076" w14:textId="20ED06B9" w:rsidR="009B0D46" w:rsidRDefault="009B0D46">
      <w:pPr>
        <w:pStyle w:val="CommentText"/>
      </w:pPr>
      <w:r>
        <w:rPr>
          <w:rStyle w:val="CommentReference"/>
        </w:rPr>
        <w:annotationRef/>
      </w:r>
      <w:r>
        <w:t>termine na engleskom potrebno je “</w:t>
      </w:r>
      <w:proofErr w:type="gramStart"/>
      <w:r>
        <w:rPr>
          <w:i/>
        </w:rPr>
        <w:t>italikovati</w:t>
      </w:r>
      <w:r>
        <w:t>”…</w:t>
      </w:r>
      <w:proofErr w:type="gramEnd"/>
    </w:p>
  </w:comment>
  <w:comment w:id="2655" w:author="Rajo" w:date="2018-06-17T16:58:00Z" w:initials="R">
    <w:p w14:paraId="721D1D0A" w14:textId="1DDAF674" w:rsidR="009B0D46" w:rsidRDefault="009B0D46">
      <w:pPr>
        <w:pStyle w:val="CommentText"/>
      </w:pPr>
      <w:r>
        <w:rPr>
          <w:rStyle w:val="CommentReference"/>
        </w:rPr>
        <w:annotationRef/>
      </w:r>
      <w:r>
        <w:t>prepravljeno</w:t>
      </w:r>
    </w:p>
  </w:comment>
  <w:comment w:id="2733" w:author="Zoran Djuric" w:date="2018-05-20T09:53:00Z" w:initials="ZD">
    <w:p w14:paraId="6A6FB206" w14:textId="70F8806D" w:rsidR="009B0D46" w:rsidRDefault="009B0D46">
      <w:pPr>
        <w:pStyle w:val="CommentText"/>
      </w:pPr>
      <w:r>
        <w:rPr>
          <w:rStyle w:val="CommentReference"/>
        </w:rPr>
        <w:annotationRef/>
      </w:r>
      <w:r>
        <w:t>Ovo je potrebno pojasniti.</w:t>
      </w:r>
    </w:p>
    <w:p w14:paraId="50D4060A" w14:textId="77675E27" w:rsidR="009B0D46" w:rsidRDefault="009B0D46">
      <w:pPr>
        <w:pStyle w:val="CommentText"/>
      </w:pPr>
      <w:r>
        <w:t>Ako korisnik upućuje HTTP GET zahtjev, šta znači da se odgovor vraća POST-om?</w:t>
      </w:r>
    </w:p>
  </w:comment>
  <w:comment w:id="2744" w:author="Zoran Djuric" w:date="2018-05-20T09:54:00Z" w:initials="ZD">
    <w:p w14:paraId="5393F5E7" w14:textId="2EA56A90" w:rsidR="009B0D46" w:rsidRPr="00666E3D" w:rsidRDefault="009B0D46">
      <w:pPr>
        <w:pStyle w:val="CommentText"/>
        <w:rPr>
          <w:strike/>
        </w:rPr>
      </w:pPr>
      <w:r>
        <w:rPr>
          <w:rStyle w:val="CommentReference"/>
        </w:rPr>
        <w:annotationRef/>
      </w:r>
      <w:r>
        <w:t xml:space="preserve">ovo je svakako višak. </w:t>
      </w:r>
    </w:p>
  </w:comment>
  <w:comment w:id="2745" w:author="Rajo" w:date="2018-05-23T21:00:00Z" w:initials="R">
    <w:p w14:paraId="2A7F6F01" w14:textId="1D78B0EB" w:rsidR="009B0D46" w:rsidRDefault="009B0D46">
      <w:pPr>
        <w:pStyle w:val="CommentText"/>
      </w:pPr>
      <w:r>
        <w:rPr>
          <w:rStyle w:val="CommentReference"/>
        </w:rPr>
        <w:annotationRef/>
      </w:r>
      <w:r>
        <w:t>done</w:t>
      </w:r>
    </w:p>
  </w:comment>
  <w:comment w:id="2761" w:author="Zoran Djuric" w:date="2018-05-20T09:54:00Z" w:initials="ZD">
    <w:p w14:paraId="1AF5D87A" w14:textId="6469310B" w:rsidR="009B0D46" w:rsidRDefault="009B0D46">
      <w:pPr>
        <w:pStyle w:val="CommentText"/>
      </w:pPr>
      <w:r>
        <w:rPr>
          <w:rStyle w:val="CommentReference"/>
        </w:rPr>
        <w:annotationRef/>
      </w:r>
      <w:r>
        <w:t>ova sekcija mora zamijeniti mjesto sa prethodnom.</w:t>
      </w:r>
    </w:p>
  </w:comment>
  <w:comment w:id="2762" w:author="Rajo" w:date="2018-06-17T16:58:00Z" w:initials="R">
    <w:p w14:paraId="742D74E3" w14:textId="0009C059" w:rsidR="009B0D46" w:rsidRDefault="009B0D46">
      <w:pPr>
        <w:pStyle w:val="CommentText"/>
      </w:pPr>
      <w:r>
        <w:rPr>
          <w:rStyle w:val="CommentReference"/>
        </w:rPr>
        <w:annotationRef/>
      </w:r>
      <w:r>
        <w:t>prepravljeno</w:t>
      </w:r>
    </w:p>
  </w:comment>
  <w:comment w:id="2957" w:author="Zoran Djuric" w:date="2018-05-20T09:55:00Z" w:initials="ZD">
    <w:p w14:paraId="7D8377FE" w14:textId="0CA73398" w:rsidR="009B0D46" w:rsidRDefault="009B0D46">
      <w:pPr>
        <w:pStyle w:val="CommentText"/>
      </w:pPr>
      <w:r>
        <w:rPr>
          <w:rStyle w:val="CommentReference"/>
        </w:rPr>
        <w:annotationRef/>
      </w:r>
      <w:r>
        <w:rPr>
          <w:rStyle w:val="CommentReference"/>
        </w:rPr>
        <w:t>Da li je ova slika preuzetao od nekud? Ako jeste, napravi svoju. Ako nije, onda ovu koriguj i napravi prevode gdje je to moguće. Npr. Users - Korisnici…</w:t>
      </w:r>
    </w:p>
  </w:comment>
  <w:comment w:id="2958" w:author="Rajo" w:date="2018-06-17T16:58:00Z" w:initials="R">
    <w:p w14:paraId="1124D905" w14:textId="57713DB4" w:rsidR="009B0D46" w:rsidRDefault="009B0D46">
      <w:pPr>
        <w:pStyle w:val="CommentText"/>
      </w:pPr>
      <w:r>
        <w:rPr>
          <w:rStyle w:val="CommentReference"/>
        </w:rPr>
        <w:annotationRef/>
      </w:r>
      <w:r>
        <w:t>prepravljeno</w:t>
      </w:r>
    </w:p>
  </w:comment>
  <w:comment w:id="2988" w:author="Zoran Djuric" w:date="2018-05-20T09:57:00Z" w:initials="ZD">
    <w:p w14:paraId="4E674F76" w14:textId="7D19A858" w:rsidR="009B0D46" w:rsidRDefault="009B0D46">
      <w:pPr>
        <w:pStyle w:val="CommentText"/>
      </w:pPr>
      <w:r>
        <w:rPr>
          <w:rStyle w:val="CommentReference"/>
        </w:rPr>
        <w:annotationRef/>
      </w:r>
      <w:r>
        <w:t>ova nabrajanja su suvišna. Neka to budu rečenice bez nabrajanja…</w:t>
      </w:r>
    </w:p>
  </w:comment>
  <w:comment w:id="2989" w:author="Rajo" w:date="2018-06-17T16:58:00Z" w:initials="R">
    <w:p w14:paraId="2E58F629" w14:textId="3D6B9045" w:rsidR="009B0D46" w:rsidRDefault="009B0D46">
      <w:pPr>
        <w:pStyle w:val="CommentText"/>
      </w:pPr>
      <w:r>
        <w:rPr>
          <w:rStyle w:val="CommentReference"/>
        </w:rPr>
        <w:annotationRef/>
      </w:r>
      <w:r>
        <w:t>prepravljeno</w:t>
      </w:r>
    </w:p>
  </w:comment>
  <w:comment w:id="3065" w:author="Zoran Djuric" w:date="2018-05-20T09:53:00Z" w:initials="ZD">
    <w:p w14:paraId="511004A5" w14:textId="77777777" w:rsidR="009B0D46" w:rsidRDefault="009B0D46" w:rsidP="00763CBB">
      <w:pPr>
        <w:pStyle w:val="CommentText"/>
      </w:pPr>
      <w:r>
        <w:rPr>
          <w:rStyle w:val="CommentReference"/>
        </w:rPr>
        <w:annotationRef/>
      </w:r>
      <w:r>
        <w:t>Ovo je potrebno pojasniti.</w:t>
      </w:r>
    </w:p>
    <w:p w14:paraId="6E8F120B" w14:textId="77777777" w:rsidR="009B0D46" w:rsidRDefault="009B0D46" w:rsidP="00763CBB">
      <w:pPr>
        <w:pStyle w:val="CommentText"/>
      </w:pPr>
      <w:r>
        <w:t>Ako korisnik upućuje HTTP GET zahtjev, šta znači da se odgovor vraća POST-om?</w:t>
      </w:r>
    </w:p>
  </w:comment>
  <w:comment w:id="3063" w:author="Rajo" w:date="2018-05-27T20:07:00Z" w:initials="R">
    <w:p w14:paraId="2518B6C5" w14:textId="7F019558" w:rsidR="009B0D46" w:rsidRDefault="009B0D46">
      <w:pPr>
        <w:pStyle w:val="CommentText"/>
      </w:pPr>
      <w:r>
        <w:rPr>
          <w:rStyle w:val="CommentReference"/>
        </w:rPr>
        <w:annotationRef/>
      </w:r>
      <w:r>
        <w:t xml:space="preserve">“Vracanje odgovora” je trebalo biti u smislu proslijedjivanja servisnog tiketa nakon uspjesne </w:t>
      </w:r>
      <w:proofErr w:type="gramStart"/>
      <w:r>
        <w:t>autentikacije,  tako</w:t>
      </w:r>
      <w:proofErr w:type="gramEnd"/>
      <w:r>
        <w:t xml:space="preserve"> da je sada prepravljeno i premjesteno ispod objasnjenja samog procesa autentikacije. </w:t>
      </w:r>
    </w:p>
  </w:comment>
  <w:comment w:id="3269" w:author="Ognjen Joldzic" w:date="2018-05-13T02:34:00Z" w:initials="OJ">
    <w:p w14:paraId="1E61CF62" w14:textId="77777777" w:rsidR="009B0D46" w:rsidRDefault="009B0D46" w:rsidP="00D34601">
      <w:pPr>
        <w:pStyle w:val="CommentText"/>
      </w:pPr>
      <w:r>
        <w:t>Ako se ova referenca odnosi na sve teze, onda dodajte jednu rečenicu ispred svega (u smislu uvoda), pa onda referencu postavite na kraj te rečenice</w:t>
      </w:r>
    </w:p>
  </w:comment>
  <w:comment w:id="3270" w:author="Rajo" w:date="2018-06-17T16:58:00Z" w:initials="R">
    <w:p w14:paraId="628A7298" w14:textId="5D9A9132" w:rsidR="009B0D46" w:rsidRDefault="009B0D46">
      <w:pPr>
        <w:pStyle w:val="CommentText"/>
      </w:pPr>
      <w:r>
        <w:rPr>
          <w:rStyle w:val="CommentReference"/>
        </w:rPr>
        <w:annotationRef/>
      </w:r>
      <w:r>
        <w:t>prepravljeno</w:t>
      </w:r>
    </w:p>
  </w:comment>
  <w:comment w:id="3284" w:author="Ognjen Joldzic" w:date="2018-05-13T02:34:00Z" w:initials="OJ">
    <w:p w14:paraId="5CEBC5F3" w14:textId="77777777" w:rsidR="009B0D46" w:rsidRDefault="009B0D46">
      <w:pPr>
        <w:pStyle w:val="CommentText"/>
      </w:pPr>
      <w:r>
        <w:t>Ako se ova referenca odnosi na sve teze, onda dodajte jednu rečenicu ispred svega (u smislu uvoda), pa onda referencu postavite na kraj te rečenice</w:t>
      </w:r>
    </w:p>
  </w:comment>
  <w:comment w:id="3285" w:author="Rajo" w:date="2018-05-27T15:39:00Z" w:initials="R">
    <w:p w14:paraId="37853026" w14:textId="1BCFC975" w:rsidR="009B0D46" w:rsidRDefault="009B0D46">
      <w:pPr>
        <w:pStyle w:val="CommentText"/>
      </w:pPr>
      <w:r>
        <w:rPr>
          <w:rStyle w:val="CommentReference"/>
        </w:rPr>
        <w:annotationRef/>
      </w:r>
      <w:r>
        <w:t>done</w:t>
      </w:r>
    </w:p>
  </w:comment>
  <w:comment w:id="3274" w:author="Zoran Djuric" w:date="2018-05-20T09:57:00Z" w:initials="ZD">
    <w:p w14:paraId="5C5C322D" w14:textId="79B814DD" w:rsidR="009B0D46" w:rsidRDefault="009B0D46">
      <w:pPr>
        <w:pStyle w:val="CommentText"/>
      </w:pPr>
      <w:r>
        <w:rPr>
          <w:rStyle w:val="CommentReference"/>
        </w:rPr>
        <w:annotationRef/>
      </w:r>
      <w:r>
        <w:t xml:space="preserve">sekcija nikako ne može početi </w:t>
      </w:r>
      <w:r w:rsidRPr="00C32512">
        <w:rPr>
          <w:i/>
        </w:rPr>
        <w:t>bullet</w:t>
      </w:r>
      <w:r>
        <w:t xml:space="preserve">-ima. Mora postojati uvodna rečenica. Npr. Neke od osnovnih karakteristika </w:t>
      </w:r>
      <w:proofErr w:type="gramStart"/>
      <w:r>
        <w:rPr>
          <w:lang w:val="bs-Latn-BA"/>
        </w:rPr>
        <w:t>Shibboleth  sistema</w:t>
      </w:r>
      <w:proofErr w:type="gramEnd"/>
      <w:r>
        <w:rPr>
          <w:lang w:val="bs-Latn-BA"/>
        </w:rPr>
        <w:t xml:space="preserve"> su</w:t>
      </w:r>
      <w:r>
        <w:t>…</w:t>
      </w:r>
    </w:p>
  </w:comment>
  <w:comment w:id="3275" w:author="Rajo" w:date="2018-06-17T16:59:00Z" w:initials="R">
    <w:p w14:paraId="0DC103F5" w14:textId="58A67034" w:rsidR="009B0D46" w:rsidRDefault="009B0D46">
      <w:pPr>
        <w:pStyle w:val="CommentText"/>
      </w:pPr>
      <w:r>
        <w:rPr>
          <w:rStyle w:val="CommentReference"/>
        </w:rPr>
        <w:annotationRef/>
      </w:r>
      <w:r>
        <w:t>prepravljeno</w:t>
      </w:r>
    </w:p>
  </w:comment>
  <w:comment w:id="3308" w:author="Zoran Djuric" w:date="2018-05-20T09:59:00Z" w:initials="ZD">
    <w:p w14:paraId="26056556" w14:textId="3279AD85" w:rsidR="009B0D46" w:rsidRDefault="009B0D46">
      <w:pPr>
        <w:pStyle w:val="CommentText"/>
      </w:pPr>
      <w:r>
        <w:rPr>
          <w:rStyle w:val="CommentReference"/>
        </w:rPr>
        <w:annotationRef/>
      </w:r>
      <w:r>
        <w:t xml:space="preserve">nema potrebe za opisima, jer je to već urađeno </w:t>
      </w:r>
      <w:proofErr w:type="gramStart"/>
      <w:r>
        <w:t>ranije..</w:t>
      </w:r>
      <w:proofErr w:type="gramEnd"/>
    </w:p>
    <w:p w14:paraId="747EC1BB" w14:textId="77777777" w:rsidR="009B0D46" w:rsidRDefault="009B0D46">
      <w:pPr>
        <w:pStyle w:val="CommentText"/>
      </w:pPr>
    </w:p>
  </w:comment>
  <w:comment w:id="3309" w:author="Rajo" w:date="2018-05-27T15:41:00Z" w:initials="R">
    <w:p w14:paraId="6F0B4E75" w14:textId="0CE57BF3" w:rsidR="009B0D46" w:rsidRDefault="009B0D46">
      <w:pPr>
        <w:pStyle w:val="CommentText"/>
      </w:pPr>
      <w:r>
        <w:rPr>
          <w:rStyle w:val="CommentReference"/>
        </w:rPr>
        <w:annotationRef/>
      </w:r>
      <w:r>
        <w:t>done</w:t>
      </w:r>
    </w:p>
  </w:comment>
  <w:comment w:id="3395" w:author="Zoran Djuric" w:date="2018-05-20T09:59:00Z" w:initials="ZD">
    <w:p w14:paraId="01029060" w14:textId="48411194" w:rsidR="009B0D46" w:rsidRDefault="009B0D46">
      <w:pPr>
        <w:pStyle w:val="CommentText"/>
      </w:pPr>
      <w:r>
        <w:t xml:space="preserve">važi isto </w:t>
      </w:r>
      <w:r>
        <w:rPr>
          <w:rStyle w:val="CommentReference"/>
        </w:rPr>
        <w:annotationRef/>
      </w:r>
      <w:r>
        <w:t>isto kao i za prethodnu sliku. Neću više ponavljati, važi za sve slike u radu…</w:t>
      </w:r>
    </w:p>
  </w:comment>
  <w:comment w:id="3396" w:author="Rajo" w:date="2018-05-24T20:20:00Z" w:initials="R">
    <w:p w14:paraId="4DB6CC7D" w14:textId="5A9086CE" w:rsidR="009B0D46" w:rsidRDefault="009B0D46">
      <w:pPr>
        <w:pStyle w:val="CommentText"/>
      </w:pPr>
      <w:r>
        <w:rPr>
          <w:rStyle w:val="CommentReference"/>
        </w:rPr>
        <w:annotationRef/>
      </w:r>
    </w:p>
  </w:comment>
  <w:comment w:id="3430" w:author="Ognjen Joldzic" w:date="2018-05-13T02:39:00Z" w:initials="OJ">
    <w:p w14:paraId="0D43383A" w14:textId="77777777" w:rsidR="009B0D46" w:rsidRDefault="009B0D46">
      <w:pPr>
        <w:pStyle w:val="CommentText"/>
      </w:pPr>
      <w:r>
        <w:t>Ova i sljedeća sekcija mogu doći u okviru sekcije “Arhitektura”. Nema potrebe za ovolikim usitnjavanjem.</w:t>
      </w:r>
    </w:p>
  </w:comment>
  <w:comment w:id="3653" w:author="Zoran Djuric" w:date="2018-05-20T10:01:00Z" w:initials="ZD">
    <w:p w14:paraId="612C58B6" w14:textId="376219E0" w:rsidR="009B0D46" w:rsidRDefault="009B0D46">
      <w:pPr>
        <w:pStyle w:val="CommentText"/>
      </w:pPr>
      <w:r>
        <w:rPr>
          <w:rStyle w:val="CommentReference"/>
        </w:rPr>
        <w:annotationRef/>
      </w:r>
      <w:r>
        <w:t>isto kao i ranije. Nema potrebe za nabrajanjem. Neka to bude jedna “tečna” rečenica…</w:t>
      </w:r>
    </w:p>
  </w:comment>
  <w:comment w:id="3654" w:author="Rajo" w:date="2018-05-27T15:56:00Z" w:initials="R">
    <w:p w14:paraId="30A9E0B7" w14:textId="0337153F" w:rsidR="009B0D46" w:rsidRDefault="009B0D46">
      <w:pPr>
        <w:pStyle w:val="CommentText"/>
      </w:pPr>
      <w:r>
        <w:rPr>
          <w:rStyle w:val="CommentReference"/>
        </w:rPr>
        <w:annotationRef/>
      </w:r>
      <w:r>
        <w:t>done</w:t>
      </w:r>
    </w:p>
  </w:comment>
  <w:comment w:id="4014" w:author="Zoran Djuric" w:date="2018-05-20T10:02:00Z" w:initials="ZD">
    <w:p w14:paraId="49877AAB" w14:textId="0408CC75" w:rsidR="009B0D46" w:rsidRDefault="009B0D46">
      <w:pPr>
        <w:pStyle w:val="CommentText"/>
      </w:pPr>
      <w:r>
        <w:rPr>
          <w:rStyle w:val="CommentReference"/>
        </w:rPr>
        <w:annotationRef/>
      </w:r>
      <w:r>
        <w:t>važi kao i za prethodne, s tim da ovo može još i da se pojednostavi. Dakle, nacrtajte svoju sliku…</w:t>
      </w:r>
    </w:p>
  </w:comment>
  <w:comment w:id="4032" w:author="Ognjen Joldzic" w:date="2018-05-13T02:42:00Z" w:initials="OJ">
    <w:p w14:paraId="57CCE9E9" w14:textId="77777777" w:rsidR="009B0D46" w:rsidRDefault="009B0D46">
      <w:pPr>
        <w:pStyle w:val="CommentText"/>
      </w:pPr>
      <w:r>
        <w:t>Ovo je već rečeno ranije, nema potrebe da se ponovo naglašava.</w:t>
      </w:r>
    </w:p>
  </w:comment>
  <w:comment w:id="4033" w:author="Rajo" w:date="2018-06-17T16:59:00Z" w:initials="R">
    <w:p w14:paraId="042B6452" w14:textId="32EF5B2B" w:rsidR="009B0D46" w:rsidRDefault="009B0D46">
      <w:pPr>
        <w:pStyle w:val="CommentText"/>
      </w:pPr>
      <w:r>
        <w:rPr>
          <w:rStyle w:val="CommentReference"/>
        </w:rPr>
        <w:annotationRef/>
      </w:r>
      <w:r>
        <w:t>prepravljeno</w:t>
      </w:r>
    </w:p>
  </w:comment>
  <w:comment w:id="4061" w:author="Ognjen Joldzic" w:date="2018-05-13T02:43:00Z" w:initials="OJ">
    <w:p w14:paraId="6B366C1B" w14:textId="77777777" w:rsidR="009B0D46" w:rsidRDefault="009B0D46">
      <w:pPr>
        <w:pStyle w:val="CommentText"/>
      </w:pPr>
      <w:r>
        <w:t>Sva pojašnjenja mogu doći u produžetku odgovarajuće teze - sve zajedno će zauzimati manje prostora u radu.</w:t>
      </w:r>
    </w:p>
  </w:comment>
  <w:comment w:id="4098" w:author="Ognjen Joldzic" w:date="2018-05-13T02:45:00Z" w:initials="OJ">
    <w:p w14:paraId="21DE2732" w14:textId="77777777" w:rsidR="009B0D46" w:rsidRDefault="009B0D46">
      <w:pPr>
        <w:pStyle w:val="CommentText"/>
      </w:pPr>
      <w:r>
        <w:t>Šta to podrazumijeva?</w:t>
      </w:r>
    </w:p>
  </w:comment>
  <w:comment w:id="4099" w:author="Rajo" w:date="2018-06-17T16:59:00Z" w:initials="R">
    <w:p w14:paraId="238950A6" w14:textId="4D115A8E" w:rsidR="009B0D46" w:rsidRDefault="009B0D46">
      <w:pPr>
        <w:pStyle w:val="CommentText"/>
      </w:pPr>
      <w:r>
        <w:rPr>
          <w:rStyle w:val="CommentReference"/>
        </w:rPr>
        <w:annotationRef/>
      </w:r>
      <w:r>
        <w:t>Dodano/prepravljeno</w:t>
      </w:r>
    </w:p>
  </w:comment>
  <w:comment w:id="4129" w:author="Ognjen Joldzic" w:date="2018-05-13T02:44:00Z" w:initials="OJ">
    <w:p w14:paraId="6292657B" w14:textId="77777777" w:rsidR="009B0D46" w:rsidRDefault="009B0D46">
      <w:pPr>
        <w:pStyle w:val="CommentText"/>
      </w:pPr>
      <w:r>
        <w:t>Okruženje/biblioteka</w:t>
      </w:r>
    </w:p>
  </w:comment>
  <w:comment w:id="4139" w:author="Zoran Djuric" w:date="2018-05-20T10:03:00Z" w:initials="ZD">
    <w:p w14:paraId="609856C7" w14:textId="4D4451B2" w:rsidR="009B0D46" w:rsidRDefault="009B0D46">
      <w:pPr>
        <w:pStyle w:val="CommentText"/>
      </w:pPr>
      <w:r>
        <w:rPr>
          <w:rStyle w:val="CommentReference"/>
        </w:rPr>
        <w:annotationRef/>
      </w:r>
      <w:r>
        <w:t>?</w:t>
      </w:r>
    </w:p>
  </w:comment>
  <w:comment w:id="4140" w:author="Rajo" w:date="2018-05-27T16:26:00Z" w:initials="R">
    <w:p w14:paraId="1C4B4DA2" w14:textId="49386D78" w:rsidR="009B0D46" w:rsidRDefault="009B0D46">
      <w:pPr>
        <w:pStyle w:val="CommentText"/>
      </w:pPr>
      <w:r>
        <w:rPr>
          <w:rStyle w:val="CommentReference"/>
        </w:rPr>
        <w:annotationRef/>
      </w:r>
      <w:r>
        <w:t>Dodana slova koja nedostaju</w:t>
      </w:r>
    </w:p>
  </w:comment>
  <w:comment w:id="4585" w:author="Zoran Djuric" w:date="2018-05-20T10:15:00Z" w:initials="ZD">
    <w:p w14:paraId="0512CBD2" w14:textId="77777777" w:rsidR="009B0D46" w:rsidRDefault="009B0D46" w:rsidP="00EF6D08">
      <w:pPr>
        <w:pStyle w:val="CommentText"/>
      </w:pPr>
      <w:r>
        <w:rPr>
          <w:rStyle w:val="CommentReference"/>
        </w:rPr>
        <w:annotationRef/>
      </w:r>
      <w:r>
        <w:t>slično kao i za sekcije od 2-3 rečenice, ni ovi pasusi ne bi trebali biti ovako usitnjeni… Grupišite ih slobodno…</w:t>
      </w:r>
    </w:p>
  </w:comment>
  <w:comment w:id="4587" w:author="Rajo" w:date="2018-06-17T21:10:00Z" w:initials="R">
    <w:p w14:paraId="7ED5DC80" w14:textId="49F86839" w:rsidR="009B0D46" w:rsidRDefault="009B0D46">
      <w:pPr>
        <w:pStyle w:val="CommentText"/>
      </w:pPr>
      <w:r>
        <w:rPr>
          <w:rStyle w:val="CommentReference"/>
        </w:rPr>
        <w:annotationRef/>
      </w:r>
      <w:r>
        <w:t xml:space="preserve">sada sam ovo prebacio gore u svrhu poredenja i prosirio, pa ipak nisam grupisao jer su pasusi dosta veći  </w:t>
      </w:r>
    </w:p>
  </w:comment>
  <w:comment w:id="4185" w:author="Zoran Djuric" w:date="2018-05-20T10:04:00Z" w:initials="ZD">
    <w:p w14:paraId="50FF0842" w14:textId="2D8A8484" w:rsidR="009B0D46" w:rsidRDefault="009B0D46">
      <w:pPr>
        <w:pStyle w:val="CommentText"/>
      </w:pPr>
      <w:r>
        <w:rPr>
          <w:rStyle w:val="CommentReference"/>
        </w:rPr>
        <w:annotationRef/>
      </w:r>
      <w:r>
        <w:t xml:space="preserve">Potrebno je dodati sekciju 8.4 u kojoj se porede 3 prestavljena rješenja. Dobro bi bilo da to poređenje bude predstavljeno jednom matricom (tabelom), gdje će se po osnovnim karakteristikama uporediti sva 3 rješenja. </w:t>
      </w:r>
    </w:p>
    <w:p w14:paraId="491B0B3A" w14:textId="4D7511B0" w:rsidR="009B0D46" w:rsidRDefault="009B0D46">
      <w:pPr>
        <w:pStyle w:val="CommentText"/>
      </w:pPr>
      <w:r>
        <w:t>Svakako, ono što stoji u tabeli, treba da bude potkrijepljeno i tekstom.</w:t>
      </w:r>
    </w:p>
    <w:p w14:paraId="360A8AA1" w14:textId="4C7FEC73" w:rsidR="009B0D46" w:rsidRDefault="009B0D46">
      <w:pPr>
        <w:pStyle w:val="CommentText"/>
      </w:pPr>
      <w:r>
        <w:t>Ovo možemo dodatno prokomentarisati.</w:t>
      </w:r>
    </w:p>
  </w:comment>
  <w:comment w:id="4186" w:author="Rajo" w:date="2018-06-17T19:21:00Z" w:initials="R">
    <w:p w14:paraId="35107CAD" w14:textId="62A3E086" w:rsidR="009B0D46" w:rsidRDefault="009B0D46">
      <w:pPr>
        <w:pStyle w:val="CommentText"/>
      </w:pPr>
      <w:r>
        <w:rPr>
          <w:rStyle w:val="CommentReference"/>
        </w:rPr>
        <w:annotationRef/>
      </w:r>
      <w:r>
        <w:t>Dodano/prepravljeno</w:t>
      </w:r>
    </w:p>
  </w:comment>
  <w:comment w:id="4600" w:author="Zoran Djuric" w:date="2018-05-20T10:07:00Z" w:initials="ZD">
    <w:p w14:paraId="53A65DE2" w14:textId="4CC6B8CB" w:rsidR="009B0D46" w:rsidRDefault="009B0D46">
      <w:pPr>
        <w:pStyle w:val="CommentText"/>
      </w:pPr>
      <w:r>
        <w:rPr>
          <w:rStyle w:val="CommentReference"/>
        </w:rPr>
        <w:annotationRef/>
      </w:r>
      <w:r>
        <w:t xml:space="preserve">ovo poglavlje treba izbaciti, tj. dijelove ovog poglavlja treba prebaciti u ranija. </w:t>
      </w:r>
    </w:p>
    <w:p w14:paraId="744375B0" w14:textId="3057614B" w:rsidR="009B0D46" w:rsidRDefault="009B0D46">
      <w:pPr>
        <w:pStyle w:val="CommentText"/>
      </w:pPr>
      <w:r>
        <w:t>O SAML-u se već govori u 6. poglavlju, tako da taj dio prirodno ide u poglavlj 6.</w:t>
      </w:r>
    </w:p>
    <w:p w14:paraId="2EF2B6B1" w14:textId="447792F7" w:rsidR="009B0D46" w:rsidRDefault="009B0D46">
      <w:pPr>
        <w:pStyle w:val="CommentText"/>
      </w:pPr>
      <w:r>
        <w:t xml:space="preserve">Ovdje svakako nije opisana “strategija izbora”. </w:t>
      </w:r>
    </w:p>
  </w:comment>
  <w:comment w:id="4624" w:author="Ognjen Joldzic" w:date="2018-05-13T02:55:00Z" w:initials="OJ">
    <w:p w14:paraId="2BC222BB" w14:textId="77777777" w:rsidR="009B0D46" w:rsidRDefault="009B0D46">
      <w:pPr>
        <w:pStyle w:val="CommentText"/>
      </w:pPr>
      <w:r>
        <w:t>Ovoj sekciji je mjesto ranije, tamo gdje se i govori o SAML specifikaciji.</w:t>
      </w:r>
    </w:p>
  </w:comment>
  <w:comment w:id="4738" w:author="Ognjen Joldzic" w:date="2018-05-13T02:50:00Z" w:initials="OJ">
    <w:p w14:paraId="51BB3247" w14:textId="77777777" w:rsidR="009B0D46" w:rsidRDefault="009B0D46">
      <w:pPr>
        <w:pStyle w:val="CommentText"/>
      </w:pPr>
      <w:r>
        <w:t>Koji su to nedostaci o kojima ovdje govorite. Nije jasno iz nastavka teksta.</w:t>
      </w:r>
    </w:p>
  </w:comment>
  <w:comment w:id="4739" w:author="Rajo" w:date="2018-05-31T14:34:00Z" w:initials="R">
    <w:p w14:paraId="564FFC41" w14:textId="02BB0D8D" w:rsidR="009B0D46" w:rsidRDefault="009B0D46">
      <w:pPr>
        <w:pStyle w:val="CommentText"/>
      </w:pPr>
      <w:r>
        <w:rPr>
          <w:rStyle w:val="CommentReference"/>
        </w:rPr>
        <w:annotationRef/>
      </w:r>
      <w:r>
        <w:t>done</w:t>
      </w:r>
    </w:p>
  </w:comment>
  <w:comment w:id="4758" w:author="Ognjen Joldzic" w:date="2018-05-13T02:49:00Z" w:initials="OJ">
    <w:p w14:paraId="1584BF89" w14:textId="77777777" w:rsidR="009B0D46" w:rsidRDefault="009B0D46">
      <w:pPr>
        <w:pStyle w:val="CommentText"/>
      </w:pPr>
      <w:r>
        <w:t>Izbacite pitanje</w:t>
      </w:r>
    </w:p>
  </w:comment>
  <w:comment w:id="4761" w:author="Ognjen Joldzic" w:date="2018-05-13T02:51:00Z" w:initials="OJ">
    <w:p w14:paraId="20B4BA45" w14:textId="77777777" w:rsidR="009B0D46" w:rsidRDefault="009B0D46">
      <w:pPr>
        <w:pStyle w:val="CommentText"/>
      </w:pPr>
      <w:r>
        <w:t>I dalje je nejasno šta je tačno problem oko forme. Pojasnite malo ova dva pasusa.</w:t>
      </w:r>
    </w:p>
  </w:comment>
  <w:comment w:id="4762" w:author="Rajo" w:date="2018-05-31T14:34:00Z" w:initials="R">
    <w:p w14:paraId="475054FB" w14:textId="25AF6F5D" w:rsidR="009B0D46" w:rsidRDefault="009B0D46">
      <w:pPr>
        <w:pStyle w:val="CommentText"/>
      </w:pPr>
      <w:r>
        <w:rPr>
          <w:rStyle w:val="CommentReference"/>
        </w:rPr>
        <w:annotationRef/>
      </w:r>
      <w:r>
        <w:t>done</w:t>
      </w:r>
    </w:p>
  </w:comment>
  <w:comment w:id="4807" w:author="Ognjen Joldzic" w:date="2018-05-13T02:52:00Z" w:initials="OJ">
    <w:p w14:paraId="505AB831" w14:textId="77777777" w:rsidR="009B0D46" w:rsidRDefault="009B0D46">
      <w:pPr>
        <w:pStyle w:val="CommentText"/>
      </w:pPr>
      <w:r>
        <w:t>Zar ne bi ovdje bio provajder (tj. pružalac) servisa?</w:t>
      </w:r>
    </w:p>
  </w:comment>
  <w:comment w:id="4821" w:author="Ognjen Joldzic" w:date="2018-05-13T02:53:00Z" w:initials="OJ">
    <w:p w14:paraId="43590272" w14:textId="77777777" w:rsidR="009B0D46" w:rsidRDefault="009B0D46">
      <w:pPr>
        <w:pStyle w:val="CommentText"/>
      </w:pPr>
      <w:r>
        <w:t>Smanjite broj pasusa. Tekst je (nakon ispravki) u redu, ali nema potrebe da pravite novi pasus ako govorite o istoj stvari.</w:t>
      </w:r>
    </w:p>
  </w:comment>
  <w:comment w:id="4822" w:author="Rajo" w:date="2018-05-31T14:20:00Z" w:initials="R">
    <w:p w14:paraId="744B6C67" w14:textId="53EF2D8B" w:rsidR="009B0D46" w:rsidRDefault="009B0D46">
      <w:pPr>
        <w:pStyle w:val="CommentText"/>
      </w:pPr>
      <w:r>
        <w:rPr>
          <w:rStyle w:val="CommentReference"/>
        </w:rPr>
        <w:annotationRef/>
      </w:r>
      <w:r>
        <w:t>done</w:t>
      </w:r>
    </w:p>
  </w:comment>
  <w:comment w:id="4828" w:author="Ognjen Joldzic" w:date="2018-05-13T02:53:00Z" w:initials="OJ">
    <w:p w14:paraId="48BFB6AA" w14:textId="77777777" w:rsidR="009B0D46" w:rsidRDefault="009B0D46">
      <w:pPr>
        <w:pStyle w:val="CommentText"/>
      </w:pPr>
      <w:r>
        <w:t>Na šta se tačno odnosi referenca? Prebacite ju negdje gdje spominjete neki pojam ili proceduru koju ste preuzeli iz literature. Isto važi za čitav rad, ako sam negdje propustio.</w:t>
      </w:r>
    </w:p>
  </w:comment>
  <w:comment w:id="4840" w:author="Ognjen Joldzic" w:date="2018-05-13T02:56:00Z" w:initials="OJ">
    <w:p w14:paraId="7DCF7D22" w14:textId="77777777" w:rsidR="009B0D46" w:rsidRDefault="009B0D46">
      <w:pPr>
        <w:pStyle w:val="CommentText"/>
      </w:pPr>
      <w:r>
        <w:t>Spojite ovu sekciju sa prethodnom.</w:t>
      </w:r>
    </w:p>
  </w:comment>
  <w:comment w:id="4841" w:author="Rajo" w:date="2018-05-30T20:45:00Z" w:initials="R">
    <w:p w14:paraId="26F9CDC3" w14:textId="09888523" w:rsidR="009B0D46" w:rsidRDefault="009B0D46">
      <w:pPr>
        <w:pStyle w:val="CommentText"/>
      </w:pPr>
      <w:r>
        <w:rPr>
          <w:rStyle w:val="CommentReference"/>
        </w:rPr>
        <w:annotationRef/>
      </w:r>
      <w:r>
        <w:t>done</w:t>
      </w:r>
    </w:p>
  </w:comment>
  <w:comment w:id="4873" w:author="Ognjen Joldzic" w:date="2018-05-13T02:56:00Z" w:initials="OJ">
    <w:p w14:paraId="1C007857" w14:textId="77777777" w:rsidR="009B0D46" w:rsidRDefault="009B0D46">
      <w:pPr>
        <w:pStyle w:val="CommentText"/>
      </w:pPr>
      <w:r>
        <w:t>Ista primjedba za lokaciju ove sekcije kao i za SAML. Pomjerite ovo ranije, tamo gdje se prvi put govori o ostalim specifikacijama iste/slične namjene.</w:t>
      </w:r>
    </w:p>
  </w:comment>
  <w:comment w:id="4925" w:author="Ognjen Joldzic" w:date="2018-05-13T02:58:00Z" w:initials="OJ">
    <w:p w14:paraId="5915662A" w14:textId="77777777" w:rsidR="009B0D46" w:rsidRDefault="009B0D46">
      <w:pPr>
        <w:pStyle w:val="CommentText"/>
      </w:pPr>
      <w:r>
        <w:t>Prednost u odnosu na šta i zašto je to prednost?</w:t>
      </w:r>
    </w:p>
  </w:comment>
  <w:comment w:id="4926" w:author="Rajo" w:date="2018-05-31T16:38:00Z" w:initials="R">
    <w:p w14:paraId="6C074FB9" w14:textId="6F8A4DB0" w:rsidR="009B0D46" w:rsidRDefault="009B0D46">
      <w:pPr>
        <w:pStyle w:val="CommentText"/>
      </w:pPr>
      <w:r>
        <w:rPr>
          <w:rStyle w:val="CommentReference"/>
        </w:rPr>
        <w:annotationRef/>
      </w:r>
    </w:p>
  </w:comment>
  <w:comment w:id="4944" w:author="Ognjen Joldzic" w:date="2018-05-13T03:00:00Z" w:initials="OJ">
    <w:p w14:paraId="24FD3AD1" w14:textId="77777777" w:rsidR="009B0D46" w:rsidRDefault="009B0D46">
      <w:pPr>
        <w:pStyle w:val="CommentText"/>
      </w:pPr>
      <w:r>
        <w:t>Napisali ste na samom početku ovog poglavlja da je OAuth2 potpuno odbačen.</w:t>
      </w:r>
    </w:p>
  </w:comment>
  <w:comment w:id="4945" w:author="Rajo" w:date="2018-05-31T16:38:00Z" w:initials="R">
    <w:p w14:paraId="2A44DDF3" w14:textId="5DDF03FF" w:rsidR="009B0D46" w:rsidRDefault="009B0D46">
      <w:pPr>
        <w:pStyle w:val="CommentText"/>
      </w:pPr>
      <w:r>
        <w:rPr>
          <w:rStyle w:val="CommentReference"/>
        </w:rPr>
        <w:annotationRef/>
      </w:r>
      <w:r>
        <w:t xml:space="preserve">Htio sam reci da je u jednom periodu zamrla i </w:t>
      </w:r>
      <w:proofErr w:type="gramStart"/>
      <w:r>
        <w:t>da  je</w:t>
      </w:r>
      <w:proofErr w:type="gramEnd"/>
      <w:r>
        <w:t xml:space="preserve"> zgubila popularnost, tako da se nisam vjerovatno dobro izrazio...prepravicu to</w:t>
      </w:r>
    </w:p>
  </w:comment>
  <w:comment w:id="4951" w:author="Ognjen Joldzic" w:date="2018-05-13T03:02:00Z" w:initials="OJ">
    <w:p w14:paraId="21C62A6F" w14:textId="77777777" w:rsidR="009B0D46" w:rsidRDefault="009B0D46">
      <w:pPr>
        <w:pStyle w:val="CommentText"/>
      </w:pPr>
      <w:r>
        <w:t>Preformulišite naslov u nešto formalnije.</w:t>
      </w:r>
    </w:p>
  </w:comment>
  <w:comment w:id="4985" w:author="Zoran Djuric" w:date="2018-05-20T10:09:00Z" w:initials="ZD">
    <w:p w14:paraId="3A4DE0E7" w14:textId="6A69583C" w:rsidR="009B0D46" w:rsidRDefault="009B0D46">
      <w:pPr>
        <w:pStyle w:val="CommentText"/>
      </w:pPr>
      <w:r>
        <w:rPr>
          <w:rStyle w:val="CommentReference"/>
        </w:rPr>
        <w:annotationRef/>
      </w:r>
      <w:r>
        <w:t>ovo je primjer tog poređenja koje treba da se nađe ranije (sekcija 8,4)</w:t>
      </w:r>
    </w:p>
  </w:comment>
  <w:comment w:id="5009" w:author="Ognjen Joldzic" w:date="2018-05-13T03:07:00Z" w:initials="OJ">
    <w:p w14:paraId="7C5A07F8" w14:textId="77777777" w:rsidR="009B0D46" w:rsidRDefault="009B0D46">
      <w:pPr>
        <w:pStyle w:val="CommentText"/>
      </w:pPr>
      <w:r>
        <w:t>?</w:t>
      </w:r>
    </w:p>
  </w:comment>
  <w:comment w:id="5010" w:author="Rajo" w:date="2018-06-17T16:59:00Z" w:initials="R">
    <w:p w14:paraId="2DCBE376" w14:textId="4D856AC2" w:rsidR="009B0D46" w:rsidRDefault="009B0D46">
      <w:pPr>
        <w:pStyle w:val="CommentText"/>
      </w:pPr>
      <w:r>
        <w:rPr>
          <w:rStyle w:val="CommentReference"/>
        </w:rPr>
        <w:annotationRef/>
      </w:r>
      <w:r>
        <w:t>Dodana referenca</w:t>
      </w:r>
    </w:p>
  </w:comment>
  <w:comment w:id="5136" w:author="Ognjen Joldzic" w:date="2018-05-13T03:09:00Z" w:initials="OJ">
    <w:p w14:paraId="24F0BC1E" w14:textId="77777777" w:rsidR="009B0D46" w:rsidRDefault="009B0D46">
      <w:pPr>
        <w:pStyle w:val="CommentText"/>
      </w:pPr>
      <w:r>
        <w:t>Klijent šalje zahtjev POST metodom?</w:t>
      </w:r>
    </w:p>
  </w:comment>
  <w:comment w:id="5154" w:author="Zoran Djuric" w:date="2018-05-20T10:10:00Z" w:initials="ZD">
    <w:p w14:paraId="2F6F3B0E" w14:textId="3F571C3A" w:rsidR="009B0D46" w:rsidRDefault="009B0D46">
      <w:pPr>
        <w:pStyle w:val="CommentText"/>
      </w:pPr>
      <w:r>
        <w:rPr>
          <w:rStyle w:val="CommentReference"/>
        </w:rPr>
        <w:annotationRef/>
      </w:r>
      <w:r>
        <w:t>zahtjeva -&gt; zahtijeva</w:t>
      </w:r>
    </w:p>
  </w:comment>
  <w:comment w:id="5155" w:author="Rajo" w:date="2018-06-17T16:59:00Z" w:initials="R">
    <w:p w14:paraId="125D81CD" w14:textId="76623632" w:rsidR="009B0D46" w:rsidRDefault="009B0D46">
      <w:pPr>
        <w:pStyle w:val="CommentText"/>
      </w:pPr>
      <w:r>
        <w:rPr>
          <w:rStyle w:val="CommentReference"/>
        </w:rPr>
        <w:annotationRef/>
      </w:r>
      <w:r>
        <w:t>prepravljeno</w:t>
      </w:r>
    </w:p>
  </w:comment>
  <w:comment w:id="5284" w:author="Ognjen Joldzic" w:date="2018-05-13T03:10:00Z" w:initials="OJ">
    <w:p w14:paraId="7F6D6555" w14:textId="77777777" w:rsidR="009B0D46" w:rsidRDefault="009B0D46">
      <w:pPr>
        <w:pStyle w:val="CommentText"/>
      </w:pPr>
      <w:r>
        <w:t>Ko validira potpis? Ko izdaje sertifikate, tj. generiše ključeve?</w:t>
      </w:r>
    </w:p>
  </w:comment>
  <w:comment w:id="5285" w:author="Rajo" w:date="2018-06-17T17:00:00Z" w:initials="R">
    <w:p w14:paraId="30C61D44" w14:textId="7C307BF0" w:rsidR="009B0D46" w:rsidRDefault="009B0D46">
      <w:pPr>
        <w:pStyle w:val="CommentText"/>
      </w:pPr>
      <w:r>
        <w:rPr>
          <w:rStyle w:val="CommentReference"/>
        </w:rPr>
        <w:annotationRef/>
      </w:r>
      <w:r>
        <w:t>Dodano/prepravljeno</w:t>
      </w:r>
    </w:p>
  </w:comment>
  <w:comment w:id="5643" w:author="Ognjen Joldzic" w:date="2018-05-13T03:13:00Z" w:initials="OJ">
    <w:p w14:paraId="22D57C52" w14:textId="77777777" w:rsidR="009B0D46" w:rsidRDefault="009B0D46">
      <w:pPr>
        <w:pStyle w:val="CommentText"/>
      </w:pPr>
      <w:r>
        <w:t>Nedostaje korak autentikacije</w:t>
      </w:r>
    </w:p>
  </w:comment>
  <w:comment w:id="5644" w:author="Rajo" w:date="2018-06-17T17:00:00Z" w:initials="R">
    <w:p w14:paraId="6B0FA916" w14:textId="620C42D2" w:rsidR="009B0D46" w:rsidRDefault="009B0D46">
      <w:pPr>
        <w:pStyle w:val="CommentText"/>
      </w:pPr>
      <w:r>
        <w:rPr>
          <w:rStyle w:val="CommentReference"/>
        </w:rPr>
        <w:annotationRef/>
      </w:r>
      <w:r>
        <w:t>Dodano/prepravljeno</w:t>
      </w:r>
    </w:p>
  </w:comment>
  <w:comment w:id="5810" w:author="Ognjen Joldzic" w:date="2018-05-13T03:16:00Z" w:initials="OJ">
    <w:p w14:paraId="249DF376" w14:textId="77777777" w:rsidR="009B0D46" w:rsidRDefault="009B0D46">
      <w:pPr>
        <w:pStyle w:val="CommentText"/>
      </w:pPr>
      <w:r>
        <w:t>Kako vrši komunikaciju sa njima? Da li ih odmah kontaktira ili čeka da se korisnik eventualno ponovo pojavi?</w:t>
      </w:r>
    </w:p>
  </w:comment>
  <w:comment w:id="5811" w:author="Rajo" w:date="2018-06-02T15:38:00Z" w:initials="R">
    <w:p w14:paraId="17F76D8B" w14:textId="69066648" w:rsidR="009B0D46" w:rsidRDefault="009B0D46">
      <w:pPr>
        <w:pStyle w:val="CommentText"/>
      </w:pPr>
      <w:r>
        <w:rPr>
          <w:rStyle w:val="CommentReference"/>
        </w:rPr>
        <w:annotationRef/>
      </w:r>
      <w:r>
        <w:t>Odmah se vrsi direktna komunikacija izmedju IdP-a i SP aplikacija, odnosno servisa, bez posredstva korisnika. Bilo je navedeno malo nize, ali sam sada to prebacio gore i dole skratio.</w:t>
      </w:r>
    </w:p>
  </w:comment>
  <w:comment w:id="6421" w:author="Zoran Djuric" w:date="2018-05-20T10:16:00Z" w:initials="ZD">
    <w:p w14:paraId="7DA5450B" w14:textId="77777777" w:rsidR="009B0D46" w:rsidRDefault="009B0D46">
      <w:pPr>
        <w:pStyle w:val="CommentText"/>
      </w:pPr>
      <w:r>
        <w:rPr>
          <w:rStyle w:val="CommentReference"/>
        </w:rPr>
        <w:annotationRef/>
      </w:r>
      <w:r>
        <w:t>literature se ne numeriše kao poglavlje…</w:t>
      </w:r>
    </w:p>
    <w:p w14:paraId="4736B82F" w14:textId="29F4AC24" w:rsidR="009B0D46" w:rsidRDefault="009B0D46">
      <w:pPr>
        <w:pStyle w:val="CommentText"/>
      </w:pPr>
      <w:r>
        <w:t>Za navođenje literature konsultujte “Preporuke za pisanje diplomskih radova” - mogu se pronaći na sajtu fakulteta…</w:t>
      </w:r>
    </w:p>
  </w:comment>
  <w:comment w:id="6422" w:author="Rajo" w:date="2018-06-17T17:00:00Z" w:initials="R">
    <w:p w14:paraId="5C77BB12" w14:textId="73EC220F" w:rsidR="009B0D46" w:rsidRDefault="009B0D46">
      <w:pPr>
        <w:pStyle w:val="CommentText"/>
      </w:pPr>
      <w:r>
        <w:rPr>
          <w:rStyle w:val="CommentReference"/>
        </w:rPr>
        <w:annotationRef/>
      </w:r>
      <w:r>
        <w:t>prepravljeno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40E4A415" w15:done="0"/>
  <w15:commentEx w15:paraId="54471207" w15:done="0"/>
  <w15:commentEx w15:paraId="2BF32054" w15:done="0"/>
  <w15:commentEx w15:paraId="10F293CF" w15:paraIdParent="2BF32054" w15:done="0"/>
  <w15:commentEx w15:paraId="068930D1" w15:done="0"/>
  <w15:commentEx w15:paraId="295F076F" w15:done="0"/>
  <w15:commentEx w15:paraId="32D4212F" w15:paraIdParent="295F076F" w15:done="0"/>
  <w15:commentEx w15:paraId="2CEC6D2F" w15:done="0"/>
  <w15:commentEx w15:paraId="2A580326" w15:paraIdParent="2CEC6D2F" w15:done="0"/>
  <w15:commentEx w15:paraId="1509673F" w15:done="0"/>
  <w15:commentEx w15:paraId="193CFD09" w15:paraIdParent="1509673F" w15:done="0"/>
  <w15:commentEx w15:paraId="0A5ACF6B" w15:done="0"/>
  <w15:commentEx w15:paraId="43B5237D" w15:paraIdParent="0A5ACF6B" w15:done="0"/>
  <w15:commentEx w15:paraId="5469E853" w15:done="0"/>
  <w15:commentEx w15:paraId="6483FB9E" w15:paraIdParent="5469E853" w15:done="0"/>
  <w15:commentEx w15:paraId="2F90DE6D" w15:done="0"/>
  <w15:commentEx w15:paraId="6341CFA8" w15:paraIdParent="2F90DE6D" w15:done="0"/>
  <w15:commentEx w15:paraId="3ECFF555" w15:paraIdParent="2F90DE6D" w15:done="0"/>
  <w15:commentEx w15:paraId="63B1DAE8" w15:done="0"/>
  <w15:commentEx w15:paraId="39D233CF" w15:paraIdParent="63B1DAE8" w15:done="0"/>
  <w15:commentEx w15:paraId="67BE7370" w15:paraIdParent="63B1DAE8" w15:done="0"/>
  <w15:commentEx w15:paraId="5D4377C3" w15:done="0"/>
  <w15:commentEx w15:paraId="3593A8CC" w15:paraIdParent="5D4377C3" w15:done="0"/>
  <w15:commentEx w15:paraId="47AD03D4" w15:done="0"/>
  <w15:commentEx w15:paraId="1706CCEE" w15:paraIdParent="47AD03D4" w15:done="0"/>
  <w15:commentEx w15:paraId="0211DBA0" w15:done="0"/>
  <w15:commentEx w15:paraId="10DA360A" w15:paraIdParent="0211DBA0" w15:done="0"/>
  <w15:commentEx w15:paraId="5B410912" w15:done="0"/>
  <w15:commentEx w15:paraId="41D81C8E" w15:done="0"/>
  <w15:commentEx w15:paraId="7C775989" w15:paraIdParent="41D81C8E" w15:done="0"/>
  <w15:commentEx w15:paraId="1ACC3959" w15:done="0"/>
  <w15:commentEx w15:paraId="16F14249" w15:paraIdParent="1ACC3959" w15:done="0"/>
  <w15:commentEx w15:paraId="2902F5C3" w15:done="0"/>
  <w15:commentEx w15:paraId="199F2878" w15:paraIdParent="2902F5C3" w15:done="0"/>
  <w15:commentEx w15:paraId="02F63E16" w15:done="0"/>
  <w15:commentEx w15:paraId="2516D896" w15:paraIdParent="02F63E16" w15:done="0"/>
  <w15:commentEx w15:paraId="3BB88133" w15:done="0"/>
  <w15:commentEx w15:paraId="212BDBB1" w15:paraIdParent="3BB88133" w15:done="0"/>
  <w15:commentEx w15:paraId="53197354" w15:done="0"/>
  <w15:commentEx w15:paraId="126A33B0" w15:paraIdParent="53197354" w15:done="0"/>
  <w15:commentEx w15:paraId="6905E1DC" w15:done="0"/>
  <w15:commentEx w15:paraId="7C6FB60B" w15:paraIdParent="6905E1DC" w15:done="0"/>
  <w15:commentEx w15:paraId="21B6AB76" w15:done="0"/>
  <w15:commentEx w15:paraId="43042A8E" w15:paraIdParent="21B6AB76" w15:done="0"/>
  <w15:commentEx w15:paraId="66071869" w15:done="0"/>
  <w15:commentEx w15:paraId="338B2AD3" w15:paraIdParent="66071869" w15:done="0"/>
  <w15:commentEx w15:paraId="5689E051" w15:done="0"/>
  <w15:commentEx w15:paraId="0D312682" w15:paraIdParent="5689E051" w15:done="0"/>
  <w15:commentEx w15:paraId="2A5C0076" w15:done="0"/>
  <w15:commentEx w15:paraId="721D1D0A" w15:paraIdParent="2A5C0076" w15:done="0"/>
  <w15:commentEx w15:paraId="50D4060A" w15:done="0"/>
  <w15:commentEx w15:paraId="5393F5E7" w15:done="0"/>
  <w15:commentEx w15:paraId="2A7F6F01" w15:paraIdParent="5393F5E7" w15:done="0"/>
  <w15:commentEx w15:paraId="1AF5D87A" w15:done="0"/>
  <w15:commentEx w15:paraId="742D74E3" w15:paraIdParent="1AF5D87A" w15:done="0"/>
  <w15:commentEx w15:paraId="7D8377FE" w15:done="0"/>
  <w15:commentEx w15:paraId="1124D905" w15:paraIdParent="7D8377FE" w15:done="0"/>
  <w15:commentEx w15:paraId="4E674F76" w15:done="0"/>
  <w15:commentEx w15:paraId="2E58F629" w15:paraIdParent="4E674F76" w15:done="0"/>
  <w15:commentEx w15:paraId="6E8F120B" w15:done="0"/>
  <w15:commentEx w15:paraId="2518B6C5" w15:paraIdParent="6E8F120B" w15:done="0"/>
  <w15:commentEx w15:paraId="1E61CF62" w15:done="0"/>
  <w15:commentEx w15:paraId="628A7298" w15:paraIdParent="1E61CF62" w15:done="0"/>
  <w15:commentEx w15:paraId="5CEBC5F3" w15:done="0"/>
  <w15:commentEx w15:paraId="37853026" w15:paraIdParent="5CEBC5F3" w15:done="0"/>
  <w15:commentEx w15:paraId="5C5C322D" w15:done="0"/>
  <w15:commentEx w15:paraId="0DC103F5"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042B6452" w15:paraIdParent="57CCE9E9" w15:done="0"/>
  <w15:commentEx w15:paraId="6B366C1B" w15:done="0"/>
  <w15:commentEx w15:paraId="21DE2732" w15:done="0"/>
  <w15:commentEx w15:paraId="238950A6" w15:paraIdParent="21DE2732" w15:done="0"/>
  <w15:commentEx w15:paraId="6292657B" w15:done="0"/>
  <w15:commentEx w15:paraId="609856C7" w15:done="0"/>
  <w15:commentEx w15:paraId="1C4B4DA2" w15:paraIdParent="609856C7" w15:done="0"/>
  <w15:commentEx w15:paraId="0512CBD2" w15:done="0"/>
  <w15:commentEx w15:paraId="7ED5DC80" w15:paraIdParent="0512CBD2" w15:done="0"/>
  <w15:commentEx w15:paraId="360A8AA1" w15:done="0"/>
  <w15:commentEx w15:paraId="35107CAD" w15:paraIdParent="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DCBE376" w15:paraIdParent="7C5A07F8" w15:done="0"/>
  <w15:commentEx w15:paraId="24F0BC1E" w15:done="0"/>
  <w15:commentEx w15:paraId="2F6F3B0E" w15:done="0"/>
  <w15:commentEx w15:paraId="125D81CD" w15:paraIdParent="2F6F3B0E" w15:done="0"/>
  <w15:commentEx w15:paraId="7F6D6555" w15:done="0"/>
  <w15:commentEx w15:paraId="30C61D44" w15:paraIdParent="7F6D6555" w15:done="0"/>
  <w15:commentEx w15:paraId="22D57C52" w15:done="0"/>
  <w15:commentEx w15:paraId="6B0FA916" w15:paraIdParent="22D57C52" w15:done="0"/>
  <w15:commentEx w15:paraId="249DF376" w15:done="0"/>
  <w15:commentEx w15:paraId="17F76D8B" w15:paraIdParent="249DF376" w15:done="0"/>
  <w15:commentEx w15:paraId="4736B82F" w15:done="0"/>
  <w15:commentEx w15:paraId="5C77BB12" w15:paraIdParent="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40E4A415" w16cid:durableId="1ED10EF3"/>
  <w16cid:commentId w16cid:paraId="54471207" w16cid:durableId="1EAEECB2"/>
  <w16cid:commentId w16cid:paraId="2BF32054" w16cid:durableId="1EAEECB3"/>
  <w16cid:commentId w16cid:paraId="10F293CF" w16cid:durableId="1ED10F8A"/>
  <w16cid:commentId w16cid:paraId="068930D1" w16cid:durableId="1EAEECB4"/>
  <w16cid:commentId w16cid:paraId="295F076F" w16cid:durableId="1EAEF166"/>
  <w16cid:commentId w16cid:paraId="32D4212F" w16cid:durableId="1ED10FC1"/>
  <w16cid:commentId w16cid:paraId="2CEC6D2F" w16cid:durableId="1EAEECB5"/>
  <w16cid:commentId w16cid:paraId="2A580326" w16cid:durableId="1ED10FCE"/>
  <w16cid:commentId w16cid:paraId="1509673F" w16cid:durableId="1EAEECB6"/>
  <w16cid:commentId w16cid:paraId="193CFD09" w16cid:durableId="1ED10FE2"/>
  <w16cid:commentId w16cid:paraId="0A5ACF6B" w16cid:durableId="1EAEECB7"/>
  <w16cid:commentId w16cid:paraId="43B5237D" w16cid:durableId="1EC96D7C"/>
  <w16cid:commentId w16cid:paraId="5469E853" w16cid:durableId="1EAEECBA"/>
  <w16cid:commentId w16cid:paraId="6483FB9E" w16cid:durableId="1ED11102"/>
  <w16cid:commentId w16cid:paraId="2F90DE6D" w16cid:durableId="1EAEECBD"/>
  <w16cid:commentId w16cid:paraId="6341CFA8" w16cid:durableId="1EAEECBE"/>
  <w16cid:commentId w16cid:paraId="3ECFF555" w16cid:durableId="1ED1110B"/>
  <w16cid:commentId w16cid:paraId="63B1DAE8" w16cid:durableId="1EAEECBF"/>
  <w16cid:commentId w16cid:paraId="39D233CF" w16cid:durableId="1EAEECC0"/>
  <w16cid:commentId w16cid:paraId="67BE7370" w16cid:durableId="1ED11110"/>
  <w16cid:commentId w16cid:paraId="5D4377C3" w16cid:durableId="1EAEECC1"/>
  <w16cid:commentId w16cid:paraId="3593A8CC" w16cid:durableId="1ED11119"/>
  <w16cid:commentId w16cid:paraId="47AD03D4" w16cid:durableId="1EAEECC2"/>
  <w16cid:commentId w16cid:paraId="1706CCEE" w16cid:durableId="1ED11126"/>
  <w16cid:commentId w16cid:paraId="0211DBA0" w16cid:durableId="1EAEECC3"/>
  <w16cid:commentId w16cid:paraId="10DA360A" w16cid:durableId="1ED1112F"/>
  <w16cid:commentId w16cid:paraId="5B410912" w16cid:durableId="1EAEECC4"/>
  <w16cid:commentId w16cid:paraId="41D81C8E" w16cid:durableId="1EBAA10D"/>
  <w16cid:commentId w16cid:paraId="7C775989" w16cid:durableId="1ED11136"/>
  <w16cid:commentId w16cid:paraId="1ACC3959" w16cid:durableId="1EBAA10C"/>
  <w16cid:commentId w16cid:paraId="16F14249" w16cid:durableId="1ED1113E"/>
  <w16cid:commentId w16cid:paraId="2902F5C3" w16cid:durableId="1EBAA10A"/>
  <w16cid:commentId w16cid:paraId="199F2878" w16cid:durableId="1ED11143"/>
  <w16cid:commentId w16cid:paraId="02F63E16" w16cid:durableId="1EBAAD8E"/>
  <w16cid:commentId w16cid:paraId="2516D896" w16cid:durableId="1ED1115A"/>
  <w16cid:commentId w16cid:paraId="3BB88133" w16cid:durableId="1EBAAD8D"/>
  <w16cid:commentId w16cid:paraId="212BDBB1" w16cid:durableId="1ED1116B"/>
  <w16cid:commentId w16cid:paraId="53197354" w16cid:durableId="1EBAAD8B"/>
  <w16cid:commentId w16cid:paraId="126A33B0" w16cid:durableId="1EBAAD8A"/>
  <w16cid:commentId w16cid:paraId="6905E1DC" w16cid:durableId="1EAEECC5"/>
  <w16cid:commentId w16cid:paraId="7C6FB60B" w16cid:durableId="1ED1117E"/>
  <w16cid:commentId w16cid:paraId="21B6AB76" w16cid:durableId="1EAEECC6"/>
  <w16cid:commentId w16cid:paraId="43042A8E" w16cid:durableId="1ED11188"/>
  <w16cid:commentId w16cid:paraId="66071869" w16cid:durableId="1EAEECC7"/>
  <w16cid:commentId w16cid:paraId="338B2AD3" w16cid:durableId="1ED1118E"/>
  <w16cid:commentId w16cid:paraId="5689E051" w16cid:durableId="1EAEECC8"/>
  <w16cid:commentId w16cid:paraId="0D312682" w16cid:durableId="1ED11196"/>
  <w16cid:commentId w16cid:paraId="2A5C0076" w16cid:durableId="1EAEECC9"/>
  <w16cid:commentId w16cid:paraId="721D1D0A" w16cid:durableId="1ED1119C"/>
  <w16cid:commentId w16cid:paraId="50D4060A" w16cid:durableId="1EAEECCA"/>
  <w16cid:commentId w16cid:paraId="5393F5E7" w16cid:durableId="1EAEECCB"/>
  <w16cid:commentId w16cid:paraId="2A7F6F01" w16cid:durableId="1EB054E9"/>
  <w16cid:commentId w16cid:paraId="1AF5D87A" w16cid:durableId="1EAEECCC"/>
  <w16cid:commentId w16cid:paraId="742D74E3" w16cid:durableId="1ED111A2"/>
  <w16cid:commentId w16cid:paraId="7D8377FE" w16cid:durableId="1EAEECCD"/>
  <w16cid:commentId w16cid:paraId="1124D905" w16cid:durableId="1ED111A8"/>
  <w16cid:commentId w16cid:paraId="4E674F76" w16cid:durableId="1EAEECCE"/>
  <w16cid:commentId w16cid:paraId="2E58F629" w16cid:durableId="1ED111C0"/>
  <w16cid:commentId w16cid:paraId="2518B6C5" w16cid:durableId="1EB58E7D"/>
  <w16cid:commentId w16cid:paraId="1E61CF62" w16cid:durableId="1EB54F8F"/>
  <w16cid:commentId w16cid:paraId="628A7298" w16cid:durableId="1ED111D3"/>
  <w16cid:commentId w16cid:paraId="5CEBC5F3" w16cid:durableId="1EAEECCF"/>
  <w16cid:commentId w16cid:paraId="37853026" w16cid:durableId="1EB54FA0"/>
  <w16cid:commentId w16cid:paraId="5C5C322D" w16cid:durableId="1EAEECD0"/>
  <w16cid:commentId w16cid:paraId="0DC103F5" w16cid:durableId="1ED111D9"/>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042B6452" w16cid:durableId="1ED111E4"/>
  <w16cid:commentId w16cid:paraId="6B366C1B" w16cid:durableId="1EAEECD7"/>
  <w16cid:commentId w16cid:paraId="21DE2732" w16cid:durableId="1EAEECD8"/>
  <w16cid:commentId w16cid:paraId="238950A6" w16cid:durableId="1ED111EA"/>
  <w16cid:commentId w16cid:paraId="6292657B" w16cid:durableId="1EAEECD9"/>
  <w16cid:commentId w16cid:paraId="609856C7" w16cid:durableId="1EAEECDA"/>
  <w16cid:commentId w16cid:paraId="1C4B4DA2" w16cid:durableId="1EB55ABF"/>
  <w16cid:commentId w16cid:paraId="360A8AA1" w16cid:durableId="1EAEECDB"/>
  <w16cid:commentId w16cid:paraId="35107CAD" w16cid:durableId="1ED1334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DCBE376" w16cid:durableId="1ED11204"/>
  <w16cid:commentId w16cid:paraId="24F0BC1E" w16cid:durableId="1EAEECEB"/>
  <w16cid:commentId w16cid:paraId="2F6F3B0E" w16cid:durableId="1EAEECEC"/>
  <w16cid:commentId w16cid:paraId="125D81CD" w16cid:durableId="1ED1120E"/>
  <w16cid:commentId w16cid:paraId="7F6D6555" w16cid:durableId="1EAEECED"/>
  <w16cid:commentId w16cid:paraId="30C61D44" w16cid:durableId="1ED11213"/>
  <w16cid:commentId w16cid:paraId="22D57C52" w16cid:durableId="1EAEECEE"/>
  <w16cid:commentId w16cid:paraId="6B0FA916" w16cid:durableId="1ED11222"/>
  <w16cid:commentId w16cid:paraId="249DF376" w16cid:durableId="1EAEECF0"/>
  <w16cid:commentId w16cid:paraId="17F76D8B" w16cid:durableId="1EBD3867"/>
  <w16cid:commentId w16cid:paraId="4736B82F" w16cid:durableId="1EAEECF3"/>
  <w16cid:commentId w16cid:paraId="5C77BB12" w16cid:durableId="1ED11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6C56D" w14:textId="77777777" w:rsidR="00DA6BAA" w:rsidRDefault="00DA6BAA">
      <w:pPr>
        <w:spacing w:after="0" w:line="240" w:lineRule="auto"/>
      </w:pPr>
      <w:r>
        <w:separator/>
      </w:r>
    </w:p>
  </w:endnote>
  <w:endnote w:type="continuationSeparator" w:id="0">
    <w:p w14:paraId="0A93C643" w14:textId="77777777" w:rsidR="00DA6BAA" w:rsidRDefault="00DA6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EndPr/>
    <w:sdtContent>
      <w:p w14:paraId="214D9038" w14:textId="77777777" w:rsidR="009B0D46" w:rsidRDefault="00DA6BAA">
        <w:pPr>
          <w:pStyle w:val="Footer"/>
          <w:jc w:val="center"/>
        </w:pPr>
      </w:p>
    </w:sdtContent>
  </w:sdt>
  <w:p w14:paraId="37A27B3A" w14:textId="77777777" w:rsidR="009B0D46" w:rsidRDefault="009B0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EndPr/>
    <w:sdtContent>
      <w:p w14:paraId="0BE93C71" w14:textId="77777777" w:rsidR="009B0D46" w:rsidRDefault="009B0D46">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9B0D46" w:rsidRDefault="009B0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4492E" w14:textId="77777777" w:rsidR="00DA6BAA" w:rsidRDefault="00DA6BAA">
      <w:pPr>
        <w:spacing w:after="0" w:line="240" w:lineRule="auto"/>
      </w:pPr>
      <w:r>
        <w:separator/>
      </w:r>
    </w:p>
  </w:footnote>
  <w:footnote w:type="continuationSeparator" w:id="0">
    <w:p w14:paraId="39819148" w14:textId="77777777" w:rsidR="00DA6BAA" w:rsidRDefault="00DA6BAA">
      <w:pPr>
        <w:spacing w:after="0" w:line="240" w:lineRule="auto"/>
      </w:pPr>
      <w:r>
        <w:continuationSeparator/>
      </w:r>
    </w:p>
  </w:footnote>
  <w:footnote w:id="1">
    <w:p w14:paraId="5D2233C2" w14:textId="77777777" w:rsidR="009B0D46" w:rsidRDefault="009B0D46">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9B0D46" w:rsidRDefault="009B0D46">
      <w:pPr>
        <w:pStyle w:val="FootnoteText"/>
        <w:rPr>
          <w:lang w:val="bs-Latn-BA"/>
        </w:rPr>
      </w:pPr>
      <w:r>
        <w:rPr>
          <w:rStyle w:val="FootnoteReference"/>
        </w:rPr>
        <w:footnoteRef/>
      </w:r>
      <w:r>
        <w:t xml:space="preserve"> https://developers.google.com/identity/sign-in/web/cross-platform-sign-in</w:t>
      </w:r>
    </w:p>
  </w:footnote>
  <w:footnote w:id="3">
    <w:p w14:paraId="11E2EE7B" w14:textId="6C49D5B7" w:rsidR="009B0D46" w:rsidRDefault="009B0D46">
      <w:pPr>
        <w:pStyle w:val="FootnoteText"/>
      </w:pPr>
      <w:ins w:id="640" w:author="Rajo" w:date="2018-06-11T21:10:00Z">
        <w:r>
          <w:rPr>
            <w:rStyle w:val="FootnoteReference"/>
          </w:rPr>
          <w:footnoteRef/>
        </w:r>
        <w:r>
          <w:t xml:space="preserve"> </w:t>
        </w:r>
      </w:ins>
      <w:ins w:id="641" w:author="Rajo" w:date="2018-06-11T21:11:00Z">
        <w:r>
          <w:t>Kolačić koji se automatski briše nakon zatvaranja internet preglednika</w:t>
        </w:r>
      </w:ins>
      <w:ins w:id="642" w:author="Rajo" w:date="2018-06-11T21:52:00Z">
        <w:r>
          <w:t>, odnosno uništavanja sesije</w:t>
        </w:r>
      </w:ins>
    </w:p>
  </w:footnote>
  <w:footnote w:id="4">
    <w:p w14:paraId="1EC5BD22" w14:textId="77777777" w:rsidR="009B0D46" w:rsidRDefault="009B0D46">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5">
    <w:p w14:paraId="2E82EDAF" w14:textId="77777777" w:rsidR="009B0D46" w:rsidRDefault="009B0D46" w:rsidP="007303D5">
      <w:pPr>
        <w:pStyle w:val="FootnoteText"/>
        <w:rPr>
          <w:ins w:id="1949" w:author="Rajo" w:date="2018-05-31T17:21:00Z"/>
        </w:rPr>
      </w:pPr>
      <w:ins w:id="1950" w:author="Rajo" w:date="2018-05-31T17:21:00Z">
        <w:r>
          <w:rPr>
            <w:rStyle w:val="FootnoteReference"/>
          </w:rPr>
          <w:footnoteRef/>
        </w:r>
        <w:r>
          <w:t xml:space="preserve"> https://oauth.net/about/introduction/</w:t>
        </w:r>
      </w:ins>
    </w:p>
  </w:footnote>
  <w:footnote w:id="6">
    <w:p w14:paraId="22F59559" w14:textId="77777777" w:rsidR="009B0D46" w:rsidRDefault="009B0D46">
      <w:pPr>
        <w:pStyle w:val="FootnoteText"/>
      </w:pPr>
      <w:r>
        <w:rPr>
          <w:rStyle w:val="FootnoteReference"/>
        </w:rPr>
        <w:footnoteRef/>
      </w:r>
      <w:r>
        <w:t xml:space="preserve"> https://en.wikipedia.org/wiki/List_of_single_sign-on_implementations</w:t>
      </w:r>
    </w:p>
  </w:footnote>
  <w:footnote w:id="7">
    <w:p w14:paraId="426F428F" w14:textId="77777777" w:rsidR="009B0D46" w:rsidRDefault="009B0D46">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41594FE0" w14:textId="77777777" w:rsidR="009B0D46" w:rsidDel="0079239A" w:rsidRDefault="009B0D46">
      <w:pPr>
        <w:pStyle w:val="FootnoteText"/>
        <w:rPr>
          <w:del w:id="2965" w:author="Rajo" w:date="2018-05-24T19:53:00Z"/>
        </w:rPr>
      </w:pPr>
      <w:del w:id="2966" w:author="Rajo" w:date="2018-05-24T19:53:00Z">
        <w:r w:rsidDel="0079239A">
          <w:rPr>
            <w:rStyle w:val="FootnoteReference"/>
          </w:rPr>
          <w:footnoteRef/>
        </w:r>
        <w:r w:rsidDel="0079239A">
          <w:delText xml:space="preserve"> https://apereo.github.io/cas/5.2.x/planning/Architecture.html</w:delText>
        </w:r>
      </w:del>
    </w:p>
  </w:footnote>
  <w:footnote w:id="9">
    <w:p w14:paraId="1A5A1BBE" w14:textId="77777777" w:rsidR="009B0D46" w:rsidRDefault="009B0D46">
      <w:pPr>
        <w:pStyle w:val="FootnoteText"/>
      </w:pPr>
      <w:r>
        <w:rPr>
          <w:rStyle w:val="FootnoteReference"/>
        </w:rPr>
        <w:footnoteRef/>
      </w:r>
      <w:r>
        <w:t xml:space="preserve"> https://shibboleth.net/downloads/identity-provider/</w:t>
      </w:r>
    </w:p>
  </w:footnote>
  <w:footnote w:id="10">
    <w:p w14:paraId="0DE719EC" w14:textId="77777777" w:rsidR="009B0D46" w:rsidRDefault="009B0D46">
      <w:pPr>
        <w:pStyle w:val="FootnoteText"/>
      </w:pPr>
      <w:r>
        <w:rPr>
          <w:rStyle w:val="FootnoteReference"/>
        </w:rPr>
        <w:footnoteRef/>
      </w:r>
      <w:r>
        <w:t xml:space="preserve"> http://shibboleth.net/downloads/service-provider/latest/</w:t>
      </w:r>
    </w:p>
  </w:footnote>
  <w:footnote w:id="11">
    <w:p w14:paraId="7A436692" w14:textId="77777777" w:rsidR="009B0D46" w:rsidRDefault="009B0D46" w:rsidP="004C46D4">
      <w:pPr>
        <w:pStyle w:val="FootnoteText"/>
        <w:rPr>
          <w:ins w:id="3438" w:author="Rajo" w:date="2018-05-27T15:49:00Z"/>
        </w:rPr>
      </w:pPr>
      <w:ins w:id="3439" w:author="Rajo" w:date="2018-05-27T15:49:00Z">
        <w:r>
          <w:rPr>
            <w:rStyle w:val="FootnoteReference"/>
          </w:rPr>
          <w:footnoteRef/>
        </w:r>
        <w:r>
          <w:t xml:space="preserve"> https://wiki.shibboleth.net/confluence/display/IDP30/SystemRequirements</w:t>
        </w:r>
      </w:ins>
    </w:p>
  </w:footnote>
  <w:footnote w:id="12">
    <w:p w14:paraId="75DA3AAA" w14:textId="77777777" w:rsidR="009B0D46" w:rsidDel="004C46D4" w:rsidRDefault="009B0D46">
      <w:pPr>
        <w:pStyle w:val="FootnoteText"/>
        <w:rPr>
          <w:del w:id="3609" w:author="Rajo" w:date="2018-05-27T15:49:00Z"/>
        </w:rPr>
      </w:pPr>
      <w:del w:id="3610" w:author="Rajo" w:date="2018-05-27T15:49:00Z">
        <w:r w:rsidDel="004C46D4">
          <w:rPr>
            <w:rStyle w:val="FootnoteReference"/>
          </w:rPr>
          <w:footnoteRef/>
        </w:r>
        <w:r w:rsidDel="004C46D4">
          <w:delText xml:space="preserve"> https://wiki.shibboleth.net/confluence/display/IDP30/SystemRequirements</w:delText>
        </w:r>
      </w:del>
    </w:p>
  </w:footnote>
  <w:footnote w:id="13">
    <w:p w14:paraId="500973FB" w14:textId="77777777" w:rsidR="009B0D46" w:rsidRDefault="009B0D46">
      <w:pPr>
        <w:pStyle w:val="FootnoteText"/>
      </w:pPr>
      <w:r>
        <w:rPr>
          <w:rStyle w:val="FootnoteReference"/>
        </w:rPr>
        <w:footnoteRef/>
      </w:r>
      <w:r>
        <w:t xml:space="preserve"> https://wso2.com/blogs/thesource/2015/08/wso2-ten-years-it-takes-two-to-tango/</w:t>
      </w:r>
    </w:p>
  </w:footnote>
  <w:footnote w:id="14">
    <w:p w14:paraId="15B35780" w14:textId="77777777" w:rsidR="009B0D46" w:rsidRDefault="009B0D46">
      <w:pPr>
        <w:pStyle w:val="FootnoteText"/>
      </w:pPr>
      <w:r>
        <w:rPr>
          <w:rStyle w:val="FootnoteReference"/>
        </w:rPr>
        <w:footnoteRef/>
      </w:r>
      <w:r>
        <w:t xml:space="preserve"> https://www.w3.org/TR/2006/CR-wsdl20-20060327/wsdl20-z.pdf</w:t>
      </w:r>
    </w:p>
  </w:footnote>
  <w:footnote w:id="15">
    <w:p w14:paraId="1C3091E2" w14:textId="77777777" w:rsidR="009B0D46" w:rsidRDefault="009B0D46">
      <w:pPr>
        <w:pStyle w:val="FootnoteText"/>
      </w:pPr>
      <w:r>
        <w:rPr>
          <w:rStyle w:val="FootnoteReference"/>
        </w:rPr>
        <w:footnoteRef/>
      </w:r>
      <w:r>
        <w:t xml:space="preserve"> https://wso2.com/products/carbon/release-matrix/</w:t>
      </w:r>
    </w:p>
  </w:footnote>
  <w:footnote w:id="16">
    <w:p w14:paraId="1E4EE4C3" w14:textId="77777777" w:rsidR="009B0D46" w:rsidRDefault="009B0D46" w:rsidP="00FA4FDF">
      <w:pPr>
        <w:pStyle w:val="FootnoteText"/>
        <w:rPr>
          <w:ins w:id="3685" w:author="Rajo" w:date="2018-05-27T16:06:00Z"/>
          <w:lang w:val="bs-Latn-BA"/>
        </w:rPr>
      </w:pPr>
      <w:ins w:id="3686" w:author="Rajo" w:date="2018-05-27T16:06:00Z">
        <w:r>
          <w:rPr>
            <w:rStyle w:val="FootnoteReference"/>
          </w:rPr>
          <w:footnoteRef/>
        </w:r>
        <w:r>
          <w:t xml:space="preserve"> https://docs.wso2.com/display/IS510/Identity+Server+Features</w:t>
        </w:r>
      </w:ins>
    </w:p>
  </w:footnote>
  <w:footnote w:id="17">
    <w:p w14:paraId="0E59506A" w14:textId="77777777" w:rsidR="009B0D46" w:rsidDel="00FA4FDF" w:rsidRDefault="009B0D46">
      <w:pPr>
        <w:pStyle w:val="FootnoteText"/>
        <w:rPr>
          <w:del w:id="3689" w:author="Rajo" w:date="2018-05-27T16:06:00Z"/>
          <w:lang w:val="bs-Latn-BA"/>
        </w:rPr>
      </w:pPr>
      <w:del w:id="3690" w:author="Rajo" w:date="2018-05-27T16:06:00Z">
        <w:r w:rsidDel="00FA4FDF">
          <w:rPr>
            <w:rStyle w:val="FootnoteReference"/>
          </w:rPr>
          <w:footnoteRef/>
        </w:r>
        <w:r w:rsidDel="00FA4FDF">
          <w:delText xml:space="preserve"> https://docs.wso2.com/display/IS510/Identity+Server+Features</w:delText>
        </w:r>
      </w:del>
    </w:p>
  </w:footnote>
  <w:footnote w:id="18">
    <w:p w14:paraId="33B2B091" w14:textId="77777777" w:rsidR="009B0D46" w:rsidRDefault="009B0D46" w:rsidP="00536EBF">
      <w:pPr>
        <w:pStyle w:val="FootnoteText"/>
        <w:rPr>
          <w:ins w:id="3710" w:author="Rajo" w:date="2018-05-27T16:16:00Z"/>
        </w:rPr>
      </w:pPr>
      <w:ins w:id="3711" w:author="Rajo" w:date="2018-05-27T16:16:00Z">
        <w:r>
          <w:rPr>
            <w:rStyle w:val="FootnoteReference"/>
          </w:rPr>
          <w:footnoteRef/>
        </w:r>
        <w:r>
          <w:t xml:space="preserve"> https://docs.wso2.com/display/IS541/Installation+Prerequisites</w:t>
        </w:r>
      </w:ins>
    </w:p>
  </w:footnote>
  <w:footnote w:id="19">
    <w:p w14:paraId="136EA6A9" w14:textId="77777777" w:rsidR="009B0D46" w:rsidDel="00536EBF" w:rsidRDefault="009B0D46">
      <w:pPr>
        <w:pStyle w:val="FootnoteText"/>
        <w:rPr>
          <w:del w:id="4159" w:author="Rajo" w:date="2018-05-27T16:16:00Z"/>
        </w:rPr>
      </w:pPr>
      <w:del w:id="4160" w:author="Rajo" w:date="2018-05-27T16:16:00Z">
        <w:r w:rsidDel="00536EBF">
          <w:rPr>
            <w:rStyle w:val="FootnoteReference"/>
          </w:rPr>
          <w:footnoteRef/>
        </w:r>
        <w:r w:rsidDel="00536EBF">
          <w:delText xml:space="preserve"> https://docs.wso2.com/display/IS541/Installation+Prerequisites</w:delText>
        </w:r>
      </w:del>
    </w:p>
  </w:footnote>
  <w:footnote w:id="20">
    <w:p w14:paraId="16FC650F" w14:textId="77777777" w:rsidR="009B0D46" w:rsidDel="007303D5" w:rsidRDefault="009B0D46">
      <w:pPr>
        <w:pStyle w:val="FootnoteText"/>
        <w:rPr>
          <w:del w:id="4878" w:author="Rajo" w:date="2018-05-31T17:19:00Z"/>
        </w:rPr>
      </w:pPr>
      <w:del w:id="4879" w:author="Rajo" w:date="2018-05-31T17:19:00Z">
        <w:r w:rsidDel="007303D5">
          <w:rPr>
            <w:rStyle w:val="FootnoteReference"/>
          </w:rPr>
          <w:footnoteRef/>
        </w:r>
        <w:r w:rsidDel="007303D5">
          <w:delText xml:space="preserve"> https://oauth.net/about/introduction/</w:delText>
        </w:r>
      </w:del>
    </w:p>
  </w:footnote>
  <w:footnote w:id="21">
    <w:p w14:paraId="6BBDA4BF" w14:textId="66511DDC" w:rsidR="009B0D46" w:rsidRDefault="009B0D46">
      <w:pPr>
        <w:pStyle w:val="FootnoteText"/>
      </w:pPr>
      <w:r>
        <w:rPr>
          <w:rStyle w:val="FootnoteReference"/>
        </w:rPr>
        <w:footnoteRef/>
      </w:r>
      <w:r>
        <w:t xml:space="preserve"> </w:t>
      </w:r>
      <w:ins w:id="5011" w:author="Rajo" w:date="2018-05-27T16:40:00Z">
        <w:r>
          <w:t xml:space="preserve">Shibboleth konzorcijum je organizacija koja </w:t>
        </w:r>
      </w:ins>
      <w:ins w:id="5012" w:author="Rajo" w:date="2018-05-27T16:41:00Z">
        <w:r>
          <w:t xml:space="preserve">obezbjeđuje stalni razvoj i održavanje Shibboleth aplikacija, među kojima se </w:t>
        </w:r>
      </w:ins>
      <w:ins w:id="5013" w:author="Rajo" w:date="2018-05-27T16:42:00Z">
        <w:r>
          <w:t xml:space="preserve">nalazi </w:t>
        </w:r>
      </w:ins>
      <w:ins w:id="5014" w:author="Rajo" w:date="2018-05-27T16:43:00Z">
        <w:r>
          <w:t xml:space="preserve">i </w:t>
        </w:r>
      </w:ins>
      <w:ins w:id="5015" w:author="Rajo" w:date="2018-05-27T16:42:00Z">
        <w:r>
          <w:t>ranije analizirana implementacija SSO rješenja pod nazivom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8D6"/>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62FF"/>
    <w:rsid w:val="00A56448"/>
    <w:rsid w:val="00A56EC1"/>
    <w:rsid w:val="00A572E9"/>
    <w:rsid w:val="00A573CF"/>
    <w:rsid w:val="00A57529"/>
    <w:rsid w:val="00A57F59"/>
    <w:rsid w:val="00A609ED"/>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526B"/>
    <w:rsid w:val="00D75479"/>
    <w:rsid w:val="00D75CA7"/>
    <w:rsid w:val="00D770BC"/>
    <w:rsid w:val="00D772E3"/>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A6BAA"/>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4D98"/>
    <w:rsid w:val="00E857A5"/>
    <w:rsid w:val="00E85B00"/>
    <w:rsid w:val="00E85EBC"/>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 w:type="character" w:styleId="UnresolvedMention">
    <w:name w:val="Unresolved Mention"/>
    <w:basedOn w:val="DefaultParagraphFont"/>
    <w:uiPriority w:val="99"/>
    <w:semiHidden/>
    <w:unhideWhenUsed/>
    <w:rsid w:val="006E5706"/>
    <w:rPr>
      <w:color w:val="605E5C"/>
      <w:shd w:val="clear" w:color="auto" w:fill="E1DFDD"/>
    </w:rPr>
  </w:style>
  <w:style w:type="paragraph" w:styleId="TOCHeading">
    <w:name w:val="TOC Heading"/>
    <w:basedOn w:val="Heading1"/>
    <w:next w:val="Normal"/>
    <w:uiPriority w:val="39"/>
    <w:unhideWhenUsed/>
    <w:qFormat/>
    <w:rsid w:val="00610F25"/>
    <w:pPr>
      <w:numPr>
        <w:numId w:val="0"/>
      </w:numPr>
      <w:spacing w:after="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221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EE250F-D6E2-4F25-A29A-B502CD86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59</Pages>
  <Words>23280</Words>
  <Characters>132701</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Rajo Gajic</dc:creator>
  <cp:lastModifiedBy>Rajo</cp:lastModifiedBy>
  <cp:revision>5414</cp:revision>
  <dcterms:created xsi:type="dcterms:W3CDTF">2016-04-02T11:00:00Z</dcterms:created>
  <dcterms:modified xsi:type="dcterms:W3CDTF">2018-06-18T19:04:00Z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