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3F0B3"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UNIVERZITET U BANJOJ LUCI</w:t>
      </w:r>
    </w:p>
    <w:p w14:paraId="5075DAEB"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ELEKTROTEHNIČKI FAKULTET</w:t>
      </w:r>
    </w:p>
    <w:p w14:paraId="545C45AF" w14:textId="77777777" w:rsidR="00C35BF2" w:rsidRDefault="00C35BF2">
      <w:pPr>
        <w:spacing w:line="240" w:lineRule="auto"/>
        <w:jc w:val="both"/>
        <w:rPr>
          <w:rFonts w:cs="Times New Roman"/>
          <w:sz w:val="28"/>
          <w:szCs w:val="28"/>
          <w:lang w:val="bs-Latn-BA"/>
        </w:rPr>
      </w:pPr>
    </w:p>
    <w:p w14:paraId="72EA1C05" w14:textId="77777777" w:rsidR="00C35BF2" w:rsidRDefault="00C35BF2">
      <w:pPr>
        <w:spacing w:line="240" w:lineRule="auto"/>
        <w:jc w:val="both"/>
        <w:rPr>
          <w:rFonts w:cs="Times New Roman"/>
          <w:sz w:val="28"/>
          <w:szCs w:val="28"/>
          <w:lang w:val="bs-Latn-BA"/>
        </w:rPr>
      </w:pPr>
    </w:p>
    <w:p w14:paraId="1A41D6AB" w14:textId="77777777" w:rsidR="00C35BF2" w:rsidRDefault="00C35BF2">
      <w:pPr>
        <w:spacing w:line="240" w:lineRule="auto"/>
        <w:jc w:val="both"/>
        <w:rPr>
          <w:rFonts w:cs="Times New Roman"/>
          <w:sz w:val="28"/>
          <w:szCs w:val="28"/>
          <w:lang w:val="bs-Latn-BA"/>
        </w:rPr>
      </w:pPr>
    </w:p>
    <w:p w14:paraId="6AD5127E" w14:textId="77777777" w:rsidR="00C35BF2" w:rsidRDefault="00C35BF2">
      <w:pPr>
        <w:spacing w:line="240" w:lineRule="auto"/>
        <w:jc w:val="both"/>
        <w:rPr>
          <w:rFonts w:cs="Times New Roman"/>
          <w:sz w:val="28"/>
          <w:szCs w:val="28"/>
          <w:lang w:val="bs-Latn-BA"/>
        </w:rPr>
      </w:pPr>
    </w:p>
    <w:p w14:paraId="0B336AB5" w14:textId="77777777" w:rsidR="00C35BF2" w:rsidRDefault="00C35BF2">
      <w:pPr>
        <w:spacing w:line="240" w:lineRule="auto"/>
        <w:jc w:val="both"/>
        <w:rPr>
          <w:rFonts w:cs="Times New Roman"/>
          <w:sz w:val="28"/>
          <w:szCs w:val="28"/>
          <w:lang w:val="bs-Latn-BA"/>
        </w:rPr>
      </w:pPr>
    </w:p>
    <w:p w14:paraId="4E9149D7" w14:textId="77777777" w:rsidR="00C35BF2" w:rsidRDefault="00C35BF2">
      <w:pPr>
        <w:spacing w:line="240" w:lineRule="auto"/>
        <w:jc w:val="both"/>
        <w:rPr>
          <w:rFonts w:cs="Times New Roman"/>
          <w:sz w:val="28"/>
          <w:szCs w:val="28"/>
          <w:lang w:val="bs-Latn-BA"/>
        </w:rPr>
      </w:pPr>
    </w:p>
    <w:p w14:paraId="36CA9DC4" w14:textId="77777777" w:rsidR="00C35BF2" w:rsidRDefault="00256AF3">
      <w:pPr>
        <w:spacing w:line="240" w:lineRule="auto"/>
        <w:jc w:val="center"/>
        <w:rPr>
          <w:rFonts w:cs="Times New Roman"/>
          <w:b/>
          <w:szCs w:val="24"/>
          <w:lang w:val="bs-Latn-BA"/>
        </w:rPr>
      </w:pPr>
      <w:r>
        <w:rPr>
          <w:rFonts w:cs="Times New Roman"/>
          <w:b/>
          <w:szCs w:val="24"/>
          <w:lang w:val="bs-Latn-BA"/>
        </w:rPr>
        <w:t>Rajo Gajić</w:t>
      </w:r>
    </w:p>
    <w:p w14:paraId="161327D2" w14:textId="77777777" w:rsidR="00C35BF2" w:rsidRDefault="00C35BF2">
      <w:pPr>
        <w:spacing w:line="240" w:lineRule="auto"/>
        <w:jc w:val="center"/>
        <w:rPr>
          <w:rFonts w:cs="Times New Roman"/>
          <w:b/>
          <w:szCs w:val="24"/>
          <w:lang w:val="bs-Latn-BA"/>
        </w:rPr>
      </w:pPr>
    </w:p>
    <w:p w14:paraId="77EB5EEE" w14:textId="77777777" w:rsidR="00C35BF2" w:rsidRDefault="00256AF3">
      <w:pPr>
        <w:spacing w:line="240" w:lineRule="auto"/>
        <w:jc w:val="center"/>
        <w:rPr>
          <w:rFonts w:cs="Times New Roman"/>
          <w:b/>
          <w:sz w:val="40"/>
          <w:szCs w:val="40"/>
          <w:lang w:val="bs-Latn-BA"/>
        </w:rPr>
      </w:pPr>
      <w:r>
        <w:rPr>
          <w:rFonts w:cs="Times New Roman"/>
          <w:b/>
          <w:sz w:val="40"/>
          <w:szCs w:val="40"/>
          <w:lang w:val="bs-Latn-BA"/>
        </w:rPr>
        <w:t>REALIZACIJA SSO SERVERA</w:t>
      </w:r>
    </w:p>
    <w:p w14:paraId="1BA5C0C8" w14:textId="77777777" w:rsidR="00C35BF2" w:rsidRDefault="00C35BF2">
      <w:pPr>
        <w:spacing w:line="240" w:lineRule="auto"/>
        <w:jc w:val="center"/>
        <w:rPr>
          <w:rFonts w:cs="Times New Roman"/>
          <w:b/>
          <w:sz w:val="40"/>
          <w:szCs w:val="40"/>
          <w:lang w:val="bs-Latn-BA"/>
        </w:rPr>
      </w:pPr>
    </w:p>
    <w:p w14:paraId="40E176EC" w14:textId="77777777" w:rsidR="00C35BF2" w:rsidRDefault="00256AF3">
      <w:pPr>
        <w:spacing w:line="240" w:lineRule="auto"/>
        <w:jc w:val="center"/>
        <w:rPr>
          <w:rFonts w:cs="Times New Roman"/>
          <w:b/>
          <w:szCs w:val="24"/>
          <w:lang w:val="bs-Latn-BA"/>
        </w:rPr>
      </w:pPr>
      <w:r>
        <w:rPr>
          <w:rFonts w:cs="Times New Roman"/>
          <w:b/>
          <w:szCs w:val="24"/>
          <w:lang w:val="bs-Latn-BA"/>
        </w:rPr>
        <w:t>diplomski rad</w:t>
      </w:r>
    </w:p>
    <w:p w14:paraId="249C1367" w14:textId="77777777" w:rsidR="00C35BF2" w:rsidRDefault="00C35BF2">
      <w:pPr>
        <w:spacing w:line="240" w:lineRule="auto"/>
        <w:jc w:val="both"/>
        <w:rPr>
          <w:rFonts w:cs="Times New Roman"/>
          <w:szCs w:val="24"/>
          <w:lang w:val="bs-Latn-BA"/>
        </w:rPr>
      </w:pPr>
    </w:p>
    <w:p w14:paraId="12A11DD4" w14:textId="77777777" w:rsidR="00C35BF2" w:rsidRDefault="00C35BF2">
      <w:pPr>
        <w:spacing w:line="240" w:lineRule="auto"/>
        <w:jc w:val="both"/>
        <w:rPr>
          <w:rFonts w:cs="Times New Roman"/>
          <w:szCs w:val="24"/>
          <w:lang w:val="bs-Latn-BA"/>
        </w:rPr>
      </w:pPr>
    </w:p>
    <w:p w14:paraId="4A020576" w14:textId="77777777" w:rsidR="00C35BF2" w:rsidRDefault="00C35BF2">
      <w:pPr>
        <w:spacing w:line="240" w:lineRule="auto"/>
        <w:jc w:val="both"/>
        <w:rPr>
          <w:rFonts w:cs="Times New Roman"/>
          <w:szCs w:val="24"/>
          <w:lang w:val="bs-Latn-BA"/>
        </w:rPr>
      </w:pPr>
    </w:p>
    <w:p w14:paraId="4A986997" w14:textId="77777777" w:rsidR="00C35BF2" w:rsidRDefault="00C35BF2">
      <w:pPr>
        <w:spacing w:line="240" w:lineRule="auto"/>
        <w:jc w:val="both"/>
        <w:rPr>
          <w:rFonts w:cs="Times New Roman"/>
          <w:szCs w:val="24"/>
          <w:lang w:val="bs-Latn-BA"/>
        </w:rPr>
      </w:pPr>
    </w:p>
    <w:p w14:paraId="5417AB02" w14:textId="77777777" w:rsidR="00C35BF2" w:rsidRDefault="00C35BF2">
      <w:pPr>
        <w:spacing w:line="240" w:lineRule="auto"/>
        <w:jc w:val="both"/>
        <w:rPr>
          <w:rFonts w:cs="Times New Roman"/>
          <w:szCs w:val="24"/>
          <w:lang w:val="bs-Latn-BA"/>
        </w:rPr>
      </w:pPr>
    </w:p>
    <w:p w14:paraId="2B084DCF" w14:textId="77777777" w:rsidR="00C35BF2" w:rsidRDefault="00C35BF2">
      <w:pPr>
        <w:spacing w:line="240" w:lineRule="auto"/>
        <w:jc w:val="both"/>
        <w:rPr>
          <w:rFonts w:cs="Times New Roman"/>
          <w:szCs w:val="24"/>
          <w:lang w:val="bs-Latn-BA"/>
        </w:rPr>
      </w:pPr>
    </w:p>
    <w:p w14:paraId="789DCF1E" w14:textId="77777777" w:rsidR="00C35BF2" w:rsidRDefault="00C35BF2">
      <w:pPr>
        <w:spacing w:line="240" w:lineRule="auto"/>
        <w:jc w:val="both"/>
        <w:rPr>
          <w:rFonts w:cs="Times New Roman"/>
          <w:szCs w:val="24"/>
          <w:lang w:val="bs-Latn-BA"/>
        </w:rPr>
      </w:pPr>
    </w:p>
    <w:p w14:paraId="591FB8B1" w14:textId="77777777" w:rsidR="00C35BF2" w:rsidRDefault="00C35BF2">
      <w:pPr>
        <w:spacing w:line="240" w:lineRule="auto"/>
        <w:jc w:val="both"/>
        <w:rPr>
          <w:rFonts w:cs="Times New Roman"/>
          <w:szCs w:val="24"/>
          <w:lang w:val="bs-Latn-BA"/>
        </w:rPr>
      </w:pPr>
    </w:p>
    <w:p w14:paraId="30FD55D0" w14:textId="77777777" w:rsidR="00C35BF2" w:rsidRDefault="00C35BF2">
      <w:pPr>
        <w:spacing w:line="240" w:lineRule="auto"/>
        <w:jc w:val="both"/>
        <w:rPr>
          <w:rFonts w:cs="Times New Roman"/>
          <w:szCs w:val="24"/>
          <w:lang w:val="bs-Latn-BA"/>
        </w:rPr>
      </w:pPr>
    </w:p>
    <w:p w14:paraId="01D1DB8B" w14:textId="77777777" w:rsidR="00C35BF2" w:rsidRDefault="00C35BF2">
      <w:pPr>
        <w:spacing w:line="240" w:lineRule="auto"/>
        <w:jc w:val="both"/>
        <w:rPr>
          <w:rFonts w:cs="Times New Roman"/>
          <w:szCs w:val="24"/>
          <w:lang w:val="bs-Latn-BA"/>
        </w:rPr>
      </w:pPr>
    </w:p>
    <w:p w14:paraId="6AE001D7" w14:textId="77777777" w:rsidR="00C35BF2" w:rsidRDefault="00C35BF2">
      <w:pPr>
        <w:spacing w:line="240" w:lineRule="auto"/>
        <w:jc w:val="both"/>
        <w:rPr>
          <w:rFonts w:cs="Times New Roman"/>
          <w:szCs w:val="24"/>
          <w:lang w:val="bs-Latn-BA"/>
        </w:rPr>
      </w:pPr>
    </w:p>
    <w:p w14:paraId="2EB3849A" w14:textId="77777777" w:rsidR="00C35BF2" w:rsidRDefault="00C35BF2">
      <w:pPr>
        <w:spacing w:line="240" w:lineRule="auto"/>
        <w:jc w:val="both"/>
        <w:rPr>
          <w:rFonts w:cs="Times New Roman"/>
          <w:szCs w:val="24"/>
          <w:lang w:val="bs-Latn-BA"/>
        </w:rPr>
      </w:pPr>
    </w:p>
    <w:p w14:paraId="37F2DD4A" w14:textId="77777777" w:rsidR="00C35BF2" w:rsidRDefault="00C35BF2">
      <w:pPr>
        <w:spacing w:line="240" w:lineRule="auto"/>
        <w:jc w:val="both"/>
        <w:rPr>
          <w:rFonts w:cs="Times New Roman"/>
          <w:szCs w:val="24"/>
          <w:lang w:val="bs-Latn-BA"/>
        </w:rPr>
      </w:pPr>
    </w:p>
    <w:p w14:paraId="7B203573" w14:textId="77777777" w:rsidR="00C35BF2" w:rsidRDefault="00C35BF2">
      <w:pPr>
        <w:spacing w:line="240" w:lineRule="auto"/>
        <w:jc w:val="both"/>
        <w:rPr>
          <w:rFonts w:cs="Times New Roman"/>
          <w:szCs w:val="24"/>
          <w:lang w:val="bs-Latn-BA"/>
        </w:rPr>
      </w:pPr>
    </w:p>
    <w:p w14:paraId="1DAF6741" w14:textId="76B33BAE" w:rsidR="00C35BF2" w:rsidRDefault="00256AF3">
      <w:pPr>
        <w:tabs>
          <w:tab w:val="left" w:pos="5145"/>
        </w:tabs>
        <w:spacing w:line="240" w:lineRule="auto"/>
        <w:jc w:val="center"/>
        <w:rPr>
          <w:rFonts w:cs="Times New Roman"/>
          <w:b/>
          <w:szCs w:val="24"/>
          <w:lang w:val="bs-Latn-BA"/>
        </w:rPr>
      </w:pPr>
      <w:r>
        <w:rPr>
          <w:rFonts w:cs="Times New Roman"/>
          <w:b/>
          <w:szCs w:val="24"/>
          <w:lang w:val="bs-Latn-BA"/>
        </w:rPr>
        <w:t xml:space="preserve">Banja Luka, </w:t>
      </w:r>
      <w:bookmarkStart w:id="0" w:name="_GoBack"/>
      <w:ins w:id="1" w:author="Rajo" w:date="2018-06-29T20:51:00Z">
        <w:r w:rsidR="001B2825">
          <w:rPr>
            <w:rFonts w:cs="Times New Roman"/>
            <w:b/>
            <w:szCs w:val="24"/>
            <w:lang w:val="bs-Latn-BA"/>
          </w:rPr>
          <w:t>j</w:t>
        </w:r>
      </w:ins>
      <w:ins w:id="2" w:author="Rajo" w:date="2018-06-29T20:50:00Z">
        <w:r w:rsidR="00A31A1D">
          <w:rPr>
            <w:rFonts w:cs="Times New Roman"/>
            <w:b/>
            <w:szCs w:val="24"/>
            <w:lang w:val="bs-Latn-BA"/>
          </w:rPr>
          <w:t xml:space="preserve">ul </w:t>
        </w:r>
      </w:ins>
      <w:bookmarkEnd w:id="0"/>
      <w:r>
        <w:rPr>
          <w:rFonts w:cs="Times New Roman"/>
          <w:b/>
          <w:szCs w:val="24"/>
          <w:lang w:val="bs-Latn-BA"/>
        </w:rPr>
        <w:t>2018</w:t>
      </w:r>
    </w:p>
    <w:p w14:paraId="6D18E06F" w14:textId="77777777" w:rsidR="00C35BF2" w:rsidRDefault="00C35BF2">
      <w:pPr>
        <w:spacing w:line="240" w:lineRule="auto"/>
        <w:jc w:val="both"/>
        <w:rPr>
          <w:rFonts w:cs="Times New Roman"/>
          <w:b/>
          <w:szCs w:val="24"/>
          <w:lang w:val="bs-Latn-BA"/>
        </w:rPr>
      </w:pPr>
    </w:p>
    <w:p w14:paraId="6E66E886" w14:textId="77777777" w:rsidR="00C35BF2" w:rsidRDefault="00C35BF2">
      <w:pPr>
        <w:spacing w:line="240" w:lineRule="auto"/>
        <w:jc w:val="both"/>
        <w:rPr>
          <w:rFonts w:cs="Times New Roman"/>
          <w:b/>
          <w:szCs w:val="24"/>
          <w:lang w:val="bs-Latn-BA"/>
        </w:rPr>
      </w:pPr>
    </w:p>
    <w:p w14:paraId="7CF35396" w14:textId="77777777" w:rsidR="00C35BF2" w:rsidRDefault="00C35BF2">
      <w:pPr>
        <w:spacing w:line="240" w:lineRule="auto"/>
        <w:jc w:val="both"/>
        <w:rPr>
          <w:rFonts w:cs="Times New Roman"/>
          <w:b/>
          <w:szCs w:val="24"/>
          <w:lang w:val="bs-Latn-BA"/>
        </w:rPr>
      </w:pPr>
    </w:p>
    <w:p w14:paraId="1DDAABE3" w14:textId="77777777" w:rsidR="00C35BF2" w:rsidRDefault="00C35BF2">
      <w:pPr>
        <w:spacing w:line="240" w:lineRule="auto"/>
        <w:jc w:val="both"/>
        <w:rPr>
          <w:rFonts w:cs="Times New Roman"/>
          <w:b/>
          <w:szCs w:val="24"/>
          <w:lang w:val="bs-Latn-BA"/>
        </w:rPr>
      </w:pPr>
    </w:p>
    <w:p w14:paraId="6900E9D2" w14:textId="77777777" w:rsidR="00C35BF2" w:rsidRDefault="00C35BF2">
      <w:pPr>
        <w:spacing w:line="240" w:lineRule="auto"/>
        <w:jc w:val="both"/>
        <w:rPr>
          <w:rFonts w:cs="Times New Roman"/>
          <w:b/>
          <w:szCs w:val="24"/>
          <w:lang w:val="bs-Latn-BA"/>
        </w:rPr>
      </w:pPr>
    </w:p>
    <w:p w14:paraId="63170CA1" w14:textId="77777777" w:rsidR="00C35BF2" w:rsidRDefault="00256AF3">
      <w:pPr>
        <w:tabs>
          <w:tab w:val="left" w:pos="2085"/>
        </w:tabs>
        <w:spacing w:line="240" w:lineRule="auto"/>
        <w:jc w:val="both"/>
        <w:rPr>
          <w:rFonts w:cs="Times New Roman"/>
          <w:b/>
          <w:szCs w:val="24"/>
          <w:lang w:val="bs-Latn-BA"/>
        </w:rPr>
      </w:pPr>
      <w:r>
        <w:rPr>
          <w:rFonts w:cs="Times New Roman"/>
          <w:b/>
          <w:szCs w:val="24"/>
          <w:lang w:val="bs-Latn-BA"/>
        </w:rPr>
        <w:t>Tema:</w:t>
      </w:r>
      <w:r>
        <w:rPr>
          <w:rFonts w:cs="Times New Roman"/>
          <w:b/>
          <w:szCs w:val="24"/>
          <w:lang w:val="bs-Latn-BA"/>
        </w:rPr>
        <w:tab/>
        <w:t>REALIZACIJA SSO SERVERA</w:t>
      </w:r>
    </w:p>
    <w:p w14:paraId="064C798C" w14:textId="77777777" w:rsidR="00C35BF2" w:rsidRDefault="00C35BF2">
      <w:pPr>
        <w:tabs>
          <w:tab w:val="left" w:pos="2085"/>
        </w:tabs>
        <w:spacing w:line="240" w:lineRule="auto"/>
        <w:jc w:val="both"/>
        <w:rPr>
          <w:rFonts w:cs="Times New Roman"/>
          <w:szCs w:val="24"/>
          <w:lang w:val="bs-Latn-BA"/>
        </w:rPr>
      </w:pPr>
    </w:p>
    <w:p w14:paraId="3EDFA968" w14:textId="77777777" w:rsidR="00C35BF2" w:rsidRDefault="00C35BF2">
      <w:pPr>
        <w:spacing w:line="240" w:lineRule="auto"/>
        <w:jc w:val="both"/>
        <w:rPr>
          <w:rFonts w:cs="Times New Roman"/>
          <w:szCs w:val="24"/>
          <w:lang w:val="bs-Latn-BA"/>
        </w:rPr>
      </w:pPr>
    </w:p>
    <w:p w14:paraId="2572C171" w14:textId="77777777" w:rsidR="00C35BF2" w:rsidRDefault="00256AF3">
      <w:pPr>
        <w:spacing w:line="240" w:lineRule="auto"/>
        <w:jc w:val="both"/>
        <w:rPr>
          <w:rFonts w:cs="Times New Roman"/>
          <w:b/>
          <w:szCs w:val="24"/>
          <w:lang w:val="bs-Latn-BA"/>
        </w:rPr>
      </w:pPr>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3E73CA8B"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7B2DFCB3"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p>
    <w:p w14:paraId="2E4466CC" w14:textId="77777777" w:rsidR="00C35BF2" w:rsidRDefault="00C35BF2">
      <w:pPr>
        <w:spacing w:line="240" w:lineRule="auto"/>
        <w:jc w:val="both"/>
        <w:rPr>
          <w:rFonts w:cs="Times New Roman"/>
          <w:szCs w:val="24"/>
          <w:lang w:val="bs-Latn-BA"/>
        </w:rPr>
      </w:pPr>
    </w:p>
    <w:p w14:paraId="11287F0C" w14:textId="77777777" w:rsidR="00C35BF2" w:rsidRDefault="00C35BF2">
      <w:pPr>
        <w:spacing w:line="240" w:lineRule="auto"/>
        <w:jc w:val="both"/>
        <w:rPr>
          <w:rFonts w:cs="Times New Roman"/>
          <w:szCs w:val="24"/>
          <w:lang w:val="bs-Latn-BA"/>
        </w:rPr>
      </w:pPr>
    </w:p>
    <w:p w14:paraId="599EA827" w14:textId="77777777" w:rsidR="00C35BF2" w:rsidRDefault="00C35BF2">
      <w:pPr>
        <w:spacing w:line="240" w:lineRule="auto"/>
        <w:jc w:val="both"/>
        <w:rPr>
          <w:rFonts w:cs="Times New Roman"/>
          <w:szCs w:val="24"/>
          <w:lang w:val="bs-Latn-BA"/>
        </w:rPr>
      </w:pPr>
    </w:p>
    <w:p w14:paraId="36A5D43C" w14:textId="77777777" w:rsidR="00C35BF2" w:rsidRDefault="00C35BF2">
      <w:pPr>
        <w:spacing w:line="240" w:lineRule="auto"/>
        <w:jc w:val="both"/>
        <w:rPr>
          <w:rFonts w:cs="Times New Roman"/>
          <w:szCs w:val="24"/>
          <w:lang w:val="bs-Latn-BA"/>
        </w:rPr>
      </w:pPr>
    </w:p>
    <w:p w14:paraId="12CBC323" w14:textId="77777777" w:rsidR="00C35BF2" w:rsidRDefault="00C35BF2">
      <w:pPr>
        <w:spacing w:line="240" w:lineRule="auto"/>
        <w:jc w:val="both"/>
        <w:rPr>
          <w:rFonts w:cs="Times New Roman"/>
          <w:szCs w:val="24"/>
          <w:lang w:val="bs-Latn-BA"/>
        </w:rPr>
      </w:pPr>
    </w:p>
    <w:p w14:paraId="2E09D82D" w14:textId="77777777" w:rsidR="00C35BF2" w:rsidRDefault="00C35BF2">
      <w:pPr>
        <w:spacing w:line="240" w:lineRule="auto"/>
        <w:jc w:val="both"/>
        <w:rPr>
          <w:rFonts w:cs="Times New Roman"/>
          <w:szCs w:val="24"/>
          <w:lang w:val="bs-Latn-BA"/>
        </w:rPr>
      </w:pPr>
    </w:p>
    <w:p w14:paraId="4AB7149B" w14:textId="77777777" w:rsidR="00C35BF2" w:rsidRDefault="00C35BF2">
      <w:pPr>
        <w:spacing w:line="240" w:lineRule="auto"/>
        <w:jc w:val="both"/>
        <w:rPr>
          <w:rFonts w:cs="Times New Roman"/>
          <w:szCs w:val="24"/>
          <w:lang w:val="bs-Latn-BA"/>
        </w:rPr>
      </w:pPr>
    </w:p>
    <w:p w14:paraId="6C9E6B7A" w14:textId="77777777" w:rsidR="00C35BF2" w:rsidRDefault="00C35BF2">
      <w:pPr>
        <w:spacing w:line="240" w:lineRule="auto"/>
        <w:jc w:val="both"/>
        <w:rPr>
          <w:rFonts w:cs="Times New Roman"/>
          <w:szCs w:val="24"/>
          <w:lang w:val="bs-Latn-BA"/>
        </w:rPr>
      </w:pPr>
    </w:p>
    <w:p w14:paraId="148E1A1D" w14:textId="77777777" w:rsidR="00C35BF2" w:rsidRDefault="00C35BF2">
      <w:pPr>
        <w:spacing w:line="240" w:lineRule="auto"/>
        <w:jc w:val="both"/>
        <w:rPr>
          <w:rFonts w:cs="Times New Roman"/>
          <w:szCs w:val="24"/>
          <w:lang w:val="bs-Latn-BA"/>
        </w:rPr>
      </w:pPr>
    </w:p>
    <w:p w14:paraId="2A8C8881" w14:textId="77777777" w:rsidR="00C35BF2" w:rsidRDefault="00C35BF2">
      <w:pPr>
        <w:spacing w:line="240" w:lineRule="auto"/>
        <w:jc w:val="both"/>
        <w:rPr>
          <w:rFonts w:cs="Times New Roman"/>
          <w:szCs w:val="24"/>
          <w:lang w:val="bs-Latn-BA"/>
        </w:rPr>
      </w:pPr>
    </w:p>
    <w:p w14:paraId="6C5D78A7" w14:textId="77777777" w:rsidR="00C35BF2" w:rsidRDefault="00C35BF2">
      <w:pPr>
        <w:spacing w:line="240" w:lineRule="auto"/>
        <w:jc w:val="both"/>
        <w:rPr>
          <w:rFonts w:cs="Times New Roman"/>
          <w:szCs w:val="24"/>
          <w:lang w:val="bs-Latn-BA"/>
        </w:rPr>
      </w:pPr>
    </w:p>
    <w:p w14:paraId="58EA9CEC" w14:textId="77777777" w:rsidR="00C35BF2" w:rsidRDefault="00C35BF2">
      <w:pPr>
        <w:spacing w:line="240" w:lineRule="auto"/>
        <w:jc w:val="both"/>
        <w:rPr>
          <w:rFonts w:cs="Times New Roman"/>
          <w:szCs w:val="24"/>
          <w:lang w:val="bs-Latn-BA"/>
        </w:rPr>
      </w:pPr>
    </w:p>
    <w:p w14:paraId="3B92E61F" w14:textId="77777777" w:rsidR="00C35BF2" w:rsidRDefault="00C35BF2">
      <w:pPr>
        <w:spacing w:line="240" w:lineRule="auto"/>
        <w:jc w:val="both"/>
        <w:rPr>
          <w:rFonts w:cs="Times New Roman"/>
          <w:szCs w:val="24"/>
          <w:lang w:val="bs-Latn-BA"/>
        </w:rPr>
      </w:pPr>
    </w:p>
    <w:p w14:paraId="0D930BAE" w14:textId="77777777" w:rsidR="00C35BF2" w:rsidRDefault="00C35BF2">
      <w:pPr>
        <w:spacing w:line="240" w:lineRule="auto"/>
        <w:jc w:val="both"/>
        <w:rPr>
          <w:rFonts w:cs="Times New Roman"/>
          <w:szCs w:val="24"/>
          <w:lang w:val="bs-Latn-BA"/>
        </w:rPr>
      </w:pPr>
    </w:p>
    <w:p w14:paraId="5D33D293" w14:textId="77777777" w:rsidR="00C35BF2" w:rsidRDefault="00C35BF2">
      <w:pPr>
        <w:tabs>
          <w:tab w:val="left" w:pos="7950"/>
        </w:tabs>
        <w:spacing w:line="240" w:lineRule="auto"/>
        <w:rPr>
          <w:rFonts w:cs="Times New Roman"/>
          <w:b/>
          <w:szCs w:val="24"/>
          <w:lang w:val="bs-Latn-BA"/>
        </w:rPr>
      </w:pPr>
    </w:p>
    <w:p w14:paraId="28222C5E" w14:textId="77777777" w:rsidR="00C35BF2" w:rsidRDefault="00C35BF2">
      <w:pPr>
        <w:tabs>
          <w:tab w:val="left" w:pos="7950"/>
        </w:tabs>
        <w:spacing w:line="240" w:lineRule="auto"/>
        <w:jc w:val="right"/>
        <w:rPr>
          <w:rFonts w:cs="Times New Roman"/>
          <w:b/>
          <w:szCs w:val="24"/>
          <w:lang w:val="bs-Latn-BA"/>
        </w:rPr>
      </w:pPr>
    </w:p>
    <w:p w14:paraId="420CD941" w14:textId="77777777" w:rsidR="00C35BF2" w:rsidRDefault="00256AF3">
      <w:pPr>
        <w:tabs>
          <w:tab w:val="left" w:pos="7950"/>
        </w:tabs>
        <w:spacing w:line="240" w:lineRule="auto"/>
        <w:jc w:val="right"/>
        <w:rPr>
          <w:rFonts w:cs="Times New Roman"/>
          <w:b/>
          <w:szCs w:val="24"/>
          <w:lang w:val="bs-Latn-BA"/>
        </w:rPr>
      </w:pPr>
      <w:r>
        <w:rPr>
          <w:rFonts w:cs="Times New Roman"/>
          <w:b/>
          <w:szCs w:val="24"/>
          <w:lang w:val="bs-Latn-BA"/>
        </w:rPr>
        <w:t>kandidat:</w:t>
      </w:r>
    </w:p>
    <w:p w14:paraId="01F77AEB" w14:textId="77777777" w:rsidR="00C35BF2" w:rsidRDefault="00256AF3">
      <w:pPr>
        <w:tabs>
          <w:tab w:val="left" w:pos="8415"/>
        </w:tabs>
        <w:spacing w:line="240" w:lineRule="auto"/>
        <w:jc w:val="right"/>
        <w:rPr>
          <w:rFonts w:cs="Times New Roman"/>
          <w:b/>
          <w:szCs w:val="24"/>
          <w:lang w:val="bs-Latn-BA"/>
        </w:rPr>
      </w:pPr>
      <w:r>
        <w:rPr>
          <w:rFonts w:cs="Times New Roman"/>
          <w:b/>
          <w:szCs w:val="24"/>
          <w:lang w:val="bs-Latn-BA"/>
        </w:rPr>
        <w:t>Rajo Gajić</w:t>
      </w:r>
    </w:p>
    <w:p w14:paraId="0E3336DB"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5DCC2CDA"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7CE18800"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KATEDRA ZA RAČUNARSKU TEHNIKU</w:t>
      </w:r>
    </w:p>
    <w:p w14:paraId="732B5BE9" w14:textId="77777777" w:rsidR="00C35BF2" w:rsidRDefault="00C35BF2">
      <w:pPr>
        <w:tabs>
          <w:tab w:val="left" w:pos="8415"/>
        </w:tabs>
        <w:spacing w:line="240" w:lineRule="auto"/>
        <w:jc w:val="both"/>
        <w:rPr>
          <w:rFonts w:cs="Times New Roman"/>
          <w:szCs w:val="24"/>
          <w:lang w:val="bs-Latn-BA"/>
        </w:rPr>
      </w:pPr>
    </w:p>
    <w:p w14:paraId="6171F9D8" w14:textId="77777777" w:rsidR="00C35BF2" w:rsidRDefault="00C35BF2">
      <w:pPr>
        <w:spacing w:line="240" w:lineRule="auto"/>
        <w:jc w:val="both"/>
        <w:rPr>
          <w:rFonts w:cs="Times New Roman"/>
          <w:szCs w:val="24"/>
          <w:lang w:val="bs-Latn-BA"/>
        </w:rPr>
      </w:pPr>
    </w:p>
    <w:p w14:paraId="6C8ACB94" w14:textId="77777777" w:rsidR="00C35BF2" w:rsidRDefault="00C35BF2">
      <w:pPr>
        <w:spacing w:line="240" w:lineRule="auto"/>
        <w:jc w:val="both"/>
        <w:rPr>
          <w:rFonts w:cs="Times New Roman"/>
          <w:szCs w:val="24"/>
          <w:lang w:val="bs-Latn-BA"/>
        </w:rPr>
      </w:pPr>
    </w:p>
    <w:p w14:paraId="23B0CD20" w14:textId="77777777" w:rsidR="00C35BF2" w:rsidRDefault="00256AF3">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0BA0EE1" w14:textId="77777777" w:rsidR="00C35BF2" w:rsidRDefault="00C35BF2">
      <w:pPr>
        <w:spacing w:line="240" w:lineRule="auto"/>
        <w:jc w:val="both"/>
        <w:rPr>
          <w:rFonts w:cs="Times New Roman"/>
          <w:sz w:val="28"/>
          <w:szCs w:val="28"/>
          <w:lang w:val="bs-Latn-BA"/>
        </w:rPr>
      </w:pPr>
    </w:p>
    <w:p w14:paraId="0CD9A7CE" w14:textId="77777777" w:rsidR="00C35BF2" w:rsidRDefault="00256AF3">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15074A0D" w14:textId="77777777" w:rsidR="00C35BF2" w:rsidRDefault="00C35BF2">
      <w:pPr>
        <w:spacing w:line="240" w:lineRule="auto"/>
        <w:jc w:val="both"/>
        <w:rPr>
          <w:rFonts w:cs="Times New Roman"/>
          <w:sz w:val="28"/>
          <w:szCs w:val="28"/>
          <w:lang w:val="bs-Latn-BA"/>
        </w:rPr>
      </w:pPr>
    </w:p>
    <w:p w14:paraId="53B0A1C0" w14:textId="77777777" w:rsidR="00C35BF2" w:rsidRDefault="00256AF3">
      <w:pPr>
        <w:spacing w:line="240" w:lineRule="auto"/>
        <w:jc w:val="both"/>
        <w:rPr>
          <w:rFonts w:cs="Times New Roman"/>
          <w:sz w:val="28"/>
          <w:szCs w:val="28"/>
          <w:lang w:val="bs-Latn-BA"/>
        </w:rPr>
      </w:pPr>
      <w:r>
        <w:rPr>
          <w:rFonts w:cs="Times New Roman"/>
          <w:sz w:val="28"/>
          <w:szCs w:val="28"/>
          <w:lang w:val="bs-Latn-BA"/>
        </w:rPr>
        <w:t>Zadatak:</w:t>
      </w:r>
    </w:p>
    <w:p w14:paraId="3A3A121A" w14:textId="77777777" w:rsidR="00C35BF2" w:rsidRDefault="00256AF3">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60D530A2" w14:textId="77777777" w:rsidR="00C35BF2" w:rsidRDefault="00C35BF2">
      <w:pPr>
        <w:spacing w:line="240" w:lineRule="auto"/>
        <w:jc w:val="both"/>
        <w:rPr>
          <w:rFonts w:cs="Times New Roman"/>
          <w:szCs w:val="24"/>
          <w:lang w:val="bs-Latn-BA"/>
        </w:rPr>
      </w:pPr>
    </w:p>
    <w:p w14:paraId="6DB791BD" w14:textId="77777777" w:rsidR="00C35BF2" w:rsidRDefault="00C35BF2">
      <w:pPr>
        <w:spacing w:line="240" w:lineRule="auto"/>
        <w:jc w:val="both"/>
        <w:rPr>
          <w:rFonts w:cs="Times New Roman"/>
          <w:szCs w:val="24"/>
          <w:lang w:val="bs-Latn-BA"/>
        </w:rPr>
      </w:pPr>
    </w:p>
    <w:p w14:paraId="365EE62A" w14:textId="77777777" w:rsidR="00C35BF2" w:rsidRDefault="00C35BF2">
      <w:pPr>
        <w:spacing w:line="240" w:lineRule="auto"/>
        <w:jc w:val="both"/>
        <w:rPr>
          <w:rFonts w:cs="Times New Roman"/>
          <w:szCs w:val="24"/>
          <w:lang w:val="bs-Latn-BA"/>
        </w:rPr>
      </w:pPr>
    </w:p>
    <w:p w14:paraId="71B09F50" w14:textId="77777777" w:rsidR="00C35BF2" w:rsidRDefault="00C35BF2">
      <w:pPr>
        <w:spacing w:line="240" w:lineRule="auto"/>
        <w:jc w:val="both"/>
        <w:rPr>
          <w:rFonts w:cs="Times New Roman"/>
          <w:szCs w:val="24"/>
          <w:lang w:val="bs-Latn-BA"/>
        </w:rPr>
      </w:pPr>
    </w:p>
    <w:p w14:paraId="1FDCB9E6" w14:textId="77777777" w:rsidR="00C35BF2" w:rsidRDefault="00C35BF2">
      <w:pPr>
        <w:spacing w:line="240" w:lineRule="auto"/>
        <w:jc w:val="both"/>
        <w:rPr>
          <w:rFonts w:cs="Times New Roman"/>
          <w:sz w:val="28"/>
          <w:szCs w:val="28"/>
          <w:lang w:val="bs-Latn-BA"/>
        </w:rPr>
      </w:pPr>
    </w:p>
    <w:p w14:paraId="71D46D84" w14:textId="77777777" w:rsidR="00C35BF2" w:rsidRDefault="00256AF3">
      <w:pPr>
        <w:spacing w:line="240" w:lineRule="auto"/>
        <w:jc w:val="both"/>
        <w:rPr>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7D7A4D4C" w14:textId="77777777" w:rsidR="00C35BF2" w:rsidRDefault="00256AF3">
      <w:pPr>
        <w:spacing w:line="240" w:lineRule="auto"/>
        <w:jc w:val="both"/>
        <w:rPr>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57F44FA0" w14:textId="77777777" w:rsidR="00C35BF2" w:rsidRDefault="00C35BF2">
      <w:pPr>
        <w:spacing w:line="240" w:lineRule="auto"/>
        <w:jc w:val="both"/>
        <w:rPr>
          <w:rFonts w:cs="Times New Roman"/>
          <w:sz w:val="28"/>
          <w:szCs w:val="28"/>
          <w:lang w:val="bs-Latn-BA"/>
        </w:rPr>
      </w:pPr>
    </w:p>
    <w:p w14:paraId="529F8012" w14:textId="77777777" w:rsidR="00C35BF2" w:rsidRDefault="00C35BF2">
      <w:pPr>
        <w:spacing w:line="240" w:lineRule="auto"/>
        <w:jc w:val="both"/>
        <w:rPr>
          <w:rFonts w:cs="Times New Roman"/>
          <w:sz w:val="28"/>
          <w:szCs w:val="28"/>
          <w:lang w:val="bs-Latn-BA"/>
        </w:rPr>
      </w:pPr>
    </w:p>
    <w:p w14:paraId="4C010F4D" w14:textId="77777777" w:rsidR="00C35BF2" w:rsidRDefault="00C35BF2">
      <w:pPr>
        <w:spacing w:line="240" w:lineRule="auto"/>
        <w:jc w:val="both"/>
        <w:rPr>
          <w:rFonts w:cs="Times New Roman"/>
          <w:sz w:val="28"/>
          <w:szCs w:val="28"/>
          <w:lang w:val="bs-Latn-BA"/>
        </w:rPr>
      </w:pPr>
    </w:p>
    <w:p w14:paraId="5FB4D1DD" w14:textId="77777777" w:rsidR="00C35BF2" w:rsidRDefault="00C35BF2">
      <w:pPr>
        <w:spacing w:line="240" w:lineRule="auto"/>
        <w:jc w:val="both"/>
        <w:rPr>
          <w:rFonts w:cs="Times New Roman"/>
          <w:sz w:val="28"/>
          <w:szCs w:val="28"/>
          <w:lang w:val="bs-Latn-BA"/>
        </w:rPr>
      </w:pPr>
    </w:p>
    <w:p w14:paraId="36E403C5" w14:textId="68411D19" w:rsidR="00C35BF2" w:rsidRDefault="00256AF3">
      <w:pPr>
        <w:spacing w:line="240" w:lineRule="auto"/>
        <w:jc w:val="both"/>
        <w:rPr>
          <w:rFonts w:cs="Times New Roman"/>
          <w:sz w:val="28"/>
          <w:szCs w:val="28"/>
          <w:lang w:val="bs-Latn-BA"/>
        </w:rPr>
      </w:pPr>
      <w:r>
        <w:rPr>
          <w:rFonts w:cs="Times New Roman"/>
          <w:sz w:val="28"/>
          <w:szCs w:val="28"/>
          <w:lang w:val="bs-Latn-BA"/>
        </w:rPr>
        <w:t xml:space="preserve">Banja Luka, </w:t>
      </w:r>
      <w:ins w:id="3" w:author="Rajo" w:date="2018-06-29T20:51:00Z">
        <w:r w:rsidR="001B2825">
          <w:rPr>
            <w:rFonts w:cs="Times New Roman"/>
            <w:sz w:val="28"/>
            <w:szCs w:val="28"/>
            <w:lang w:val="bs-Latn-BA"/>
          </w:rPr>
          <w:t xml:space="preserve">jul </w:t>
        </w:r>
      </w:ins>
      <w:r>
        <w:rPr>
          <w:rFonts w:cs="Times New Roman"/>
          <w:sz w:val="28"/>
          <w:szCs w:val="28"/>
          <w:lang w:val="bs-Latn-BA"/>
        </w:rPr>
        <w:t>2018</w:t>
      </w:r>
    </w:p>
    <w:sdt>
      <w:sdtPr>
        <w:rPr>
          <w:rFonts w:ascii="Times New Roman" w:eastAsiaTheme="minorHAnsi" w:hAnsi="Times New Roman" w:cstheme="minorBidi"/>
          <w:color w:val="auto"/>
          <w:sz w:val="24"/>
          <w:szCs w:val="22"/>
          <w:lang w:val="bs-Latn-BA"/>
        </w:rPr>
        <w:id w:val="1192879467"/>
      </w:sdtPr>
      <w:sdtEndPr>
        <w:rPr>
          <w:b/>
          <w:bCs/>
        </w:rPr>
      </w:sdtEndPr>
      <w:sdtContent>
        <w:p w14:paraId="64717967" w14:textId="77777777" w:rsidR="00C35BF2" w:rsidRDefault="00256AF3">
          <w:pPr>
            <w:pStyle w:val="TOCHeading1"/>
            <w:spacing w:line="240" w:lineRule="auto"/>
            <w:jc w:val="both"/>
            <w:rPr>
              <w:lang w:val="bs-Latn-BA"/>
            </w:rPr>
          </w:pPr>
          <w:r>
            <w:rPr>
              <w:lang w:val="bs-Latn-BA"/>
            </w:rPr>
            <w:t>Sadržaj</w:t>
          </w:r>
        </w:p>
        <w:p w14:paraId="704B4047" w14:textId="77777777" w:rsidR="00C35BF2" w:rsidRDefault="00C35BF2">
          <w:pPr>
            <w:spacing w:line="240" w:lineRule="auto"/>
            <w:jc w:val="both"/>
            <w:rPr>
              <w:lang w:val="bs-Latn-BA"/>
            </w:rPr>
          </w:pPr>
        </w:p>
        <w:commentRangeStart w:id="4"/>
        <w:commentRangeStart w:id="5"/>
        <w:p w14:paraId="479354FA" w14:textId="09A4192F" w:rsidR="005A78D8" w:rsidRDefault="00256AF3">
          <w:pPr>
            <w:pStyle w:val="TOC1"/>
            <w:rPr>
              <w:ins w:id="6" w:author="Rajo" w:date="2018-06-29T21:22:00Z"/>
              <w:rFonts w:asciiTheme="minorHAnsi" w:eastAsiaTheme="minorEastAsia" w:hAnsiTheme="minorHAnsi"/>
              <w:noProof/>
              <w:sz w:val="22"/>
            </w:rPr>
          </w:pPr>
          <w:r>
            <w:rPr>
              <w:lang w:val="bs-Latn-BA"/>
            </w:rPr>
            <w:fldChar w:fldCharType="begin"/>
          </w:r>
          <w:r>
            <w:rPr>
              <w:lang w:val="bs-Latn-BA"/>
            </w:rPr>
            <w:instrText xml:space="preserve"> TOC \o "1-3" \h \z \u </w:instrText>
          </w:r>
          <w:r>
            <w:rPr>
              <w:lang w:val="bs-Latn-BA"/>
            </w:rPr>
            <w:fldChar w:fldCharType="separate"/>
          </w:r>
          <w:ins w:id="7" w:author="Rajo" w:date="2018-06-29T21:22:00Z">
            <w:r w:rsidR="005A78D8" w:rsidRPr="00381121">
              <w:rPr>
                <w:rStyle w:val="Hyperlink"/>
                <w:noProof/>
              </w:rPr>
              <w:fldChar w:fldCharType="begin"/>
            </w:r>
            <w:r w:rsidR="005A78D8" w:rsidRPr="00381121">
              <w:rPr>
                <w:rStyle w:val="Hyperlink"/>
                <w:noProof/>
              </w:rPr>
              <w:instrText xml:space="preserve"> </w:instrText>
            </w:r>
            <w:r w:rsidR="005A78D8">
              <w:rPr>
                <w:noProof/>
              </w:rPr>
              <w:instrText>HYPERLINK \l "_Toc518070661"</w:instrText>
            </w:r>
            <w:r w:rsidR="005A78D8" w:rsidRPr="00381121">
              <w:rPr>
                <w:rStyle w:val="Hyperlink"/>
                <w:noProof/>
              </w:rPr>
              <w:instrText xml:space="preserve"> </w:instrText>
            </w:r>
            <w:r w:rsidR="005A78D8" w:rsidRPr="00381121">
              <w:rPr>
                <w:rStyle w:val="Hyperlink"/>
                <w:noProof/>
              </w:rPr>
              <w:fldChar w:fldCharType="separate"/>
            </w:r>
            <w:r w:rsidR="005A78D8" w:rsidRPr="00381121">
              <w:rPr>
                <w:rStyle w:val="Hyperlink"/>
                <w:noProof/>
                <w:lang w:val="bs-Latn-BA"/>
              </w:rPr>
              <w:t>1.</w:t>
            </w:r>
            <w:r w:rsidR="005A78D8">
              <w:rPr>
                <w:rFonts w:asciiTheme="minorHAnsi" w:eastAsiaTheme="minorEastAsia" w:hAnsiTheme="minorHAnsi"/>
                <w:noProof/>
                <w:sz w:val="22"/>
              </w:rPr>
              <w:tab/>
            </w:r>
            <w:r w:rsidR="005A78D8" w:rsidRPr="00381121">
              <w:rPr>
                <w:rStyle w:val="Hyperlink"/>
                <w:noProof/>
                <w:lang w:val="bs-Latn-BA"/>
              </w:rPr>
              <w:t>UVOD</w:t>
            </w:r>
            <w:r w:rsidR="005A78D8">
              <w:rPr>
                <w:noProof/>
                <w:webHidden/>
              </w:rPr>
              <w:tab/>
            </w:r>
            <w:r w:rsidR="005A78D8">
              <w:rPr>
                <w:noProof/>
                <w:webHidden/>
              </w:rPr>
              <w:fldChar w:fldCharType="begin"/>
            </w:r>
            <w:r w:rsidR="005A78D8">
              <w:rPr>
                <w:noProof/>
                <w:webHidden/>
              </w:rPr>
              <w:instrText xml:space="preserve"> PAGEREF _Toc518070661 \h </w:instrText>
            </w:r>
          </w:ins>
          <w:r w:rsidR="005A78D8">
            <w:rPr>
              <w:noProof/>
              <w:webHidden/>
            </w:rPr>
          </w:r>
          <w:r w:rsidR="005A78D8">
            <w:rPr>
              <w:noProof/>
              <w:webHidden/>
            </w:rPr>
            <w:fldChar w:fldCharType="separate"/>
          </w:r>
          <w:ins w:id="8" w:author="Rajo" w:date="2018-06-29T22:43:00Z">
            <w:r w:rsidR="00081852">
              <w:rPr>
                <w:noProof/>
                <w:webHidden/>
              </w:rPr>
              <w:t>1</w:t>
            </w:r>
          </w:ins>
          <w:ins w:id="9" w:author="Rajo" w:date="2018-06-29T21:22:00Z">
            <w:r w:rsidR="005A78D8">
              <w:rPr>
                <w:noProof/>
                <w:webHidden/>
              </w:rPr>
              <w:fldChar w:fldCharType="end"/>
            </w:r>
            <w:r w:rsidR="005A78D8" w:rsidRPr="00381121">
              <w:rPr>
                <w:rStyle w:val="Hyperlink"/>
                <w:noProof/>
              </w:rPr>
              <w:fldChar w:fldCharType="end"/>
            </w:r>
          </w:ins>
        </w:p>
        <w:p w14:paraId="7A2FE55D" w14:textId="3ECBBA06" w:rsidR="005A78D8" w:rsidRDefault="005A78D8">
          <w:pPr>
            <w:pStyle w:val="TOC1"/>
            <w:rPr>
              <w:ins w:id="10" w:author="Rajo" w:date="2018-06-29T21:22:00Z"/>
              <w:rFonts w:asciiTheme="minorHAnsi" w:eastAsiaTheme="minorEastAsia" w:hAnsiTheme="minorHAnsi"/>
              <w:noProof/>
              <w:sz w:val="22"/>
            </w:rPr>
          </w:pPr>
          <w:ins w:id="1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"_Toc518070662"</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2.</w:t>
            </w:r>
            <w:r>
              <w:rPr>
                <w:rFonts w:asciiTheme="minorHAnsi" w:eastAsiaTheme="minorEastAsia" w:hAnsiTheme="minorHAnsi"/>
                <w:noProof/>
                <w:sz w:val="22"/>
              </w:rPr>
              <w:tab/>
            </w:r>
            <w:r w:rsidRPr="00381121">
              <w:rPr>
                <w:rStyle w:val="Hyperlink"/>
                <w:noProof/>
                <w:lang w:val="bs-Latn-BA"/>
              </w:rPr>
              <w:t>AUTENTIKACIJA</w:t>
            </w:r>
            <w:r>
              <w:rPr>
                <w:noProof/>
                <w:webHidden/>
              </w:rPr>
              <w:tab/>
            </w:r>
            <w:r>
              <w:rPr>
                <w:noProof/>
                <w:webHidden/>
              </w:rPr>
              <w:fldChar w:fldCharType="begin"/>
            </w:r>
            <w:r>
              <w:rPr>
                <w:noProof/>
                <w:webHidden/>
              </w:rPr>
              <w:instrText xml:space="preserve"> PAGEREF _Toc518070662 \h </w:instrText>
            </w:r>
          </w:ins>
          <w:r>
            <w:rPr>
              <w:noProof/>
              <w:webHidden/>
            </w:rPr>
          </w:r>
          <w:r>
            <w:rPr>
              <w:noProof/>
              <w:webHidden/>
            </w:rPr>
            <w:fldChar w:fldCharType="separate"/>
          </w:r>
          <w:ins w:id="12" w:author="Rajo" w:date="2018-06-29T22:43:00Z">
            <w:r w:rsidR="00081852">
              <w:rPr>
                <w:noProof/>
                <w:webHidden/>
              </w:rPr>
              <w:t>2</w:t>
            </w:r>
          </w:ins>
          <w:ins w:id="13" w:author="Rajo" w:date="2018-06-29T21:22:00Z">
            <w:r>
              <w:rPr>
                <w:noProof/>
                <w:webHidden/>
              </w:rPr>
              <w:fldChar w:fldCharType="end"/>
            </w:r>
            <w:r w:rsidRPr="00381121">
              <w:rPr>
                <w:rStyle w:val="Hyperlink"/>
                <w:noProof/>
              </w:rPr>
              <w:fldChar w:fldCharType="end"/>
            </w:r>
          </w:ins>
        </w:p>
        <w:p w14:paraId="1A7F2C3B" w14:textId="76631505" w:rsidR="005A78D8" w:rsidRDefault="005A78D8">
          <w:pPr>
            <w:pStyle w:val="TOC2"/>
            <w:rPr>
              <w:ins w:id="14" w:author="Rajo" w:date="2018-06-29T21:22:00Z"/>
              <w:rFonts w:asciiTheme="minorHAnsi" w:eastAsiaTheme="minorEastAsia" w:hAnsiTheme="minorHAnsi"/>
              <w:noProof/>
              <w:sz w:val="22"/>
            </w:rPr>
          </w:pPr>
          <w:ins w:id="1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2.1</w:t>
            </w:r>
            <w:r>
              <w:rPr>
                <w:rFonts w:asciiTheme="minorHAnsi" w:eastAsiaTheme="minorEastAsia" w:hAnsiTheme="minorHAnsi"/>
                <w:noProof/>
                <w:sz w:val="22"/>
              </w:rPr>
              <w:tab/>
            </w:r>
            <w:r w:rsidRPr="00381121">
              <w:rPr>
                <w:rStyle w:val="Hyperlink"/>
                <w:noProof/>
                <w:lang w:val="bs-Latn-BA"/>
              </w:rPr>
              <w:t>Autentikacioni faktori</w:t>
            </w:r>
            <w:r>
              <w:rPr>
                <w:noProof/>
                <w:webHidden/>
              </w:rPr>
              <w:tab/>
            </w:r>
            <w:r>
              <w:rPr>
                <w:noProof/>
                <w:webHidden/>
              </w:rPr>
              <w:fldChar w:fldCharType="begin"/>
            </w:r>
            <w:r>
              <w:rPr>
                <w:noProof/>
                <w:webHidden/>
              </w:rPr>
              <w:instrText xml:space="preserve"> PAGEREF _Toc518070663 \h </w:instrText>
            </w:r>
          </w:ins>
          <w:r>
            <w:rPr>
              <w:noProof/>
              <w:webHidden/>
            </w:rPr>
          </w:r>
          <w:r>
            <w:rPr>
              <w:noProof/>
              <w:webHidden/>
            </w:rPr>
            <w:fldChar w:fldCharType="separate"/>
          </w:r>
          <w:ins w:id="16" w:author="Rajo" w:date="2018-06-29T22:43:00Z">
            <w:r w:rsidR="00081852">
              <w:rPr>
                <w:noProof/>
                <w:webHidden/>
              </w:rPr>
              <w:t>2</w:t>
            </w:r>
          </w:ins>
          <w:ins w:id="17" w:author="Rajo" w:date="2018-06-29T21:22:00Z">
            <w:r>
              <w:rPr>
                <w:noProof/>
                <w:webHidden/>
              </w:rPr>
              <w:fldChar w:fldCharType="end"/>
            </w:r>
            <w:r w:rsidRPr="00381121">
              <w:rPr>
                <w:rStyle w:val="Hyperlink"/>
                <w:noProof/>
              </w:rPr>
              <w:fldChar w:fldCharType="end"/>
            </w:r>
          </w:ins>
        </w:p>
        <w:p w14:paraId="1BD08843" w14:textId="3CA567E9" w:rsidR="005A78D8" w:rsidRDefault="005A78D8">
          <w:pPr>
            <w:pStyle w:val="TOC3"/>
            <w:tabs>
              <w:tab w:val="left" w:pos="1320"/>
              <w:tab w:val="right" w:leader="dot" w:pos="9350"/>
            </w:tabs>
            <w:rPr>
              <w:ins w:id="18" w:author="Rajo" w:date="2018-06-29T21:22:00Z"/>
              <w:rFonts w:asciiTheme="minorHAnsi" w:eastAsiaTheme="minorEastAsia" w:hAnsiTheme="minorHAnsi"/>
              <w:noProof/>
              <w:sz w:val="22"/>
            </w:rPr>
          </w:pPr>
          <w:ins w:id="1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2.1.1</w:t>
            </w:r>
            <w:r>
              <w:rPr>
                <w:rFonts w:asciiTheme="minorHAnsi" w:eastAsiaTheme="minorEastAsia" w:hAnsiTheme="minorHAnsi"/>
                <w:noProof/>
                <w:sz w:val="22"/>
              </w:rPr>
              <w:tab/>
            </w:r>
            <w:r w:rsidRPr="00381121">
              <w:rPr>
                <w:rStyle w:val="Hyperlink"/>
                <w:noProof/>
                <w:lang w:val="bs-Latn-BA"/>
              </w:rPr>
              <w:t>Autentikacija upotrebom lozinke</w:t>
            </w:r>
            <w:r>
              <w:rPr>
                <w:noProof/>
                <w:webHidden/>
              </w:rPr>
              <w:tab/>
            </w:r>
            <w:r>
              <w:rPr>
                <w:noProof/>
                <w:webHidden/>
              </w:rPr>
              <w:fldChar w:fldCharType="begin"/>
            </w:r>
            <w:r>
              <w:rPr>
                <w:noProof/>
                <w:webHidden/>
              </w:rPr>
              <w:instrText xml:space="preserve"> PAGEREF _Toc518070664 \h </w:instrText>
            </w:r>
          </w:ins>
          <w:r>
            <w:rPr>
              <w:noProof/>
              <w:webHidden/>
            </w:rPr>
          </w:r>
          <w:r>
            <w:rPr>
              <w:noProof/>
              <w:webHidden/>
            </w:rPr>
            <w:fldChar w:fldCharType="separate"/>
          </w:r>
          <w:ins w:id="20" w:author="Rajo" w:date="2018-06-29T22:43:00Z">
            <w:r w:rsidR="00081852">
              <w:rPr>
                <w:noProof/>
                <w:webHidden/>
              </w:rPr>
              <w:t>3</w:t>
            </w:r>
          </w:ins>
          <w:ins w:id="21" w:author="Rajo" w:date="2018-06-29T21:22:00Z">
            <w:r>
              <w:rPr>
                <w:noProof/>
                <w:webHidden/>
              </w:rPr>
              <w:fldChar w:fldCharType="end"/>
            </w:r>
            <w:r w:rsidRPr="00381121">
              <w:rPr>
                <w:rStyle w:val="Hyperlink"/>
                <w:noProof/>
              </w:rPr>
              <w:fldChar w:fldCharType="end"/>
            </w:r>
          </w:ins>
        </w:p>
        <w:p w14:paraId="2A0827FD" w14:textId="27C50AD9" w:rsidR="005A78D8" w:rsidRDefault="005A78D8">
          <w:pPr>
            <w:pStyle w:val="TOC1"/>
            <w:rPr>
              <w:ins w:id="22" w:author="Rajo" w:date="2018-06-29T21:22:00Z"/>
              <w:rFonts w:asciiTheme="minorHAnsi" w:eastAsiaTheme="minorEastAsia" w:hAnsiTheme="minorHAnsi"/>
              <w:noProof/>
              <w:sz w:val="22"/>
            </w:rPr>
          </w:pPr>
          <w:ins w:id="2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3.</w:t>
            </w:r>
            <w:r>
              <w:rPr>
                <w:rFonts w:asciiTheme="minorHAnsi" w:eastAsiaTheme="minorEastAsia" w:hAnsiTheme="minorHAnsi"/>
                <w:noProof/>
                <w:sz w:val="22"/>
              </w:rPr>
              <w:tab/>
            </w:r>
            <w:r w:rsidRPr="00381121">
              <w:rPr>
                <w:rStyle w:val="Hyperlink"/>
                <w:noProof/>
                <w:lang w:val="bs-Latn-BA"/>
              </w:rPr>
              <w:t>UPRAVLJANJE IDENTITETIMA</w:t>
            </w:r>
            <w:r>
              <w:rPr>
                <w:noProof/>
                <w:webHidden/>
              </w:rPr>
              <w:tab/>
            </w:r>
            <w:r>
              <w:rPr>
                <w:noProof/>
                <w:webHidden/>
              </w:rPr>
              <w:fldChar w:fldCharType="begin"/>
            </w:r>
            <w:r>
              <w:rPr>
                <w:noProof/>
                <w:webHidden/>
              </w:rPr>
              <w:instrText xml:space="preserve"> PAGEREF _Toc518070665 \h </w:instrText>
            </w:r>
          </w:ins>
          <w:r>
            <w:rPr>
              <w:noProof/>
              <w:webHidden/>
            </w:rPr>
          </w:r>
          <w:r>
            <w:rPr>
              <w:noProof/>
              <w:webHidden/>
            </w:rPr>
            <w:fldChar w:fldCharType="separate"/>
          </w:r>
          <w:ins w:id="24" w:author="Rajo" w:date="2018-06-29T22:43:00Z">
            <w:r w:rsidR="00081852">
              <w:rPr>
                <w:noProof/>
                <w:webHidden/>
              </w:rPr>
              <w:t>4</w:t>
            </w:r>
          </w:ins>
          <w:ins w:id="25" w:author="Rajo" w:date="2018-06-29T21:22:00Z">
            <w:r>
              <w:rPr>
                <w:noProof/>
                <w:webHidden/>
              </w:rPr>
              <w:fldChar w:fldCharType="end"/>
            </w:r>
            <w:r w:rsidRPr="00381121">
              <w:rPr>
                <w:rStyle w:val="Hyperlink"/>
                <w:noProof/>
              </w:rPr>
              <w:fldChar w:fldCharType="end"/>
            </w:r>
          </w:ins>
        </w:p>
        <w:p w14:paraId="15F2F0DA" w14:textId="5C931057" w:rsidR="005A78D8" w:rsidRDefault="005A78D8">
          <w:pPr>
            <w:pStyle w:val="TOC1"/>
            <w:rPr>
              <w:ins w:id="26" w:author="Rajo" w:date="2018-06-29T21:22:00Z"/>
              <w:rFonts w:asciiTheme="minorHAnsi" w:eastAsiaTheme="minorEastAsia" w:hAnsiTheme="minorHAnsi"/>
              <w:noProof/>
              <w:sz w:val="22"/>
            </w:rPr>
          </w:pPr>
          <w:ins w:id="2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4.</w:t>
            </w:r>
            <w:r>
              <w:rPr>
                <w:rFonts w:asciiTheme="minorHAnsi" w:eastAsiaTheme="minorEastAsia" w:hAnsiTheme="minorHAnsi"/>
                <w:noProof/>
                <w:sz w:val="22"/>
              </w:rPr>
              <w:tab/>
            </w:r>
            <w:r w:rsidRPr="00381121">
              <w:rPr>
                <w:rStyle w:val="Hyperlink"/>
                <w:noProof/>
                <w:lang w:val="bs-Latn-BA"/>
              </w:rPr>
              <w:t>SINGLE-SIGN-ON (SSO)</w:t>
            </w:r>
            <w:r>
              <w:rPr>
                <w:noProof/>
                <w:webHidden/>
              </w:rPr>
              <w:tab/>
            </w:r>
            <w:r>
              <w:rPr>
                <w:noProof/>
                <w:webHidden/>
              </w:rPr>
              <w:fldChar w:fldCharType="begin"/>
            </w:r>
            <w:r>
              <w:rPr>
                <w:noProof/>
                <w:webHidden/>
              </w:rPr>
              <w:instrText xml:space="preserve"> PAGEREF _Toc518070666 \h </w:instrText>
            </w:r>
          </w:ins>
          <w:r>
            <w:rPr>
              <w:noProof/>
              <w:webHidden/>
            </w:rPr>
          </w:r>
          <w:r>
            <w:rPr>
              <w:noProof/>
              <w:webHidden/>
            </w:rPr>
            <w:fldChar w:fldCharType="separate"/>
          </w:r>
          <w:ins w:id="28" w:author="Rajo" w:date="2018-06-29T22:43:00Z">
            <w:r w:rsidR="00081852">
              <w:rPr>
                <w:noProof/>
                <w:webHidden/>
              </w:rPr>
              <w:t>6</w:t>
            </w:r>
          </w:ins>
          <w:ins w:id="29" w:author="Rajo" w:date="2018-06-29T21:22:00Z">
            <w:r>
              <w:rPr>
                <w:noProof/>
                <w:webHidden/>
              </w:rPr>
              <w:fldChar w:fldCharType="end"/>
            </w:r>
            <w:r w:rsidRPr="00381121">
              <w:rPr>
                <w:rStyle w:val="Hyperlink"/>
                <w:noProof/>
              </w:rPr>
              <w:fldChar w:fldCharType="end"/>
            </w:r>
          </w:ins>
        </w:p>
        <w:p w14:paraId="240E89CE" w14:textId="7DEF090A" w:rsidR="005A78D8" w:rsidRDefault="005A78D8">
          <w:pPr>
            <w:pStyle w:val="TOC1"/>
            <w:rPr>
              <w:ins w:id="30" w:author="Rajo" w:date="2018-06-29T21:22:00Z"/>
              <w:rFonts w:asciiTheme="minorHAnsi" w:eastAsiaTheme="minorEastAsia" w:hAnsiTheme="minorHAnsi"/>
              <w:noProof/>
              <w:sz w:val="22"/>
            </w:rPr>
          </w:pPr>
          <w:ins w:id="3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5.</w:t>
            </w:r>
            <w:r>
              <w:rPr>
                <w:rFonts w:asciiTheme="minorHAnsi" w:eastAsiaTheme="minorEastAsia" w:hAnsiTheme="minorHAnsi"/>
                <w:noProof/>
                <w:sz w:val="22"/>
              </w:rPr>
              <w:tab/>
            </w:r>
            <w:r w:rsidRPr="00381121">
              <w:rPr>
                <w:rStyle w:val="Hyperlink"/>
                <w:noProof/>
                <w:lang w:val="bs-Latn-BA"/>
              </w:rPr>
              <w:t>AUTORIZACIJA I KONTROLA PRISTUPA</w:t>
            </w:r>
            <w:r>
              <w:rPr>
                <w:noProof/>
                <w:webHidden/>
              </w:rPr>
              <w:tab/>
            </w:r>
            <w:r>
              <w:rPr>
                <w:noProof/>
                <w:webHidden/>
              </w:rPr>
              <w:fldChar w:fldCharType="begin"/>
            </w:r>
            <w:r>
              <w:rPr>
                <w:noProof/>
                <w:webHidden/>
              </w:rPr>
              <w:instrText xml:space="preserve"> PAGEREF _Toc518070667 \h </w:instrText>
            </w:r>
          </w:ins>
          <w:r>
            <w:rPr>
              <w:noProof/>
              <w:webHidden/>
            </w:rPr>
          </w:r>
          <w:r>
            <w:rPr>
              <w:noProof/>
              <w:webHidden/>
            </w:rPr>
            <w:fldChar w:fldCharType="separate"/>
          </w:r>
          <w:ins w:id="32" w:author="Rajo" w:date="2018-06-29T22:43:00Z">
            <w:r w:rsidR="00081852">
              <w:rPr>
                <w:noProof/>
                <w:webHidden/>
              </w:rPr>
              <w:t>9</w:t>
            </w:r>
          </w:ins>
          <w:ins w:id="33" w:author="Rajo" w:date="2018-06-29T21:22:00Z">
            <w:r>
              <w:rPr>
                <w:noProof/>
                <w:webHidden/>
              </w:rPr>
              <w:fldChar w:fldCharType="end"/>
            </w:r>
            <w:r w:rsidRPr="00381121">
              <w:rPr>
                <w:rStyle w:val="Hyperlink"/>
                <w:noProof/>
              </w:rPr>
              <w:fldChar w:fldCharType="end"/>
            </w:r>
          </w:ins>
        </w:p>
        <w:p w14:paraId="5CC95690" w14:textId="267604BD" w:rsidR="005A78D8" w:rsidRDefault="005A78D8">
          <w:pPr>
            <w:pStyle w:val="TOC2"/>
            <w:rPr>
              <w:ins w:id="34" w:author="Rajo" w:date="2018-06-29T21:22:00Z"/>
              <w:rFonts w:asciiTheme="minorHAnsi" w:eastAsiaTheme="minorEastAsia" w:hAnsiTheme="minorHAnsi"/>
              <w:noProof/>
              <w:sz w:val="22"/>
            </w:rPr>
          </w:pPr>
          <w:ins w:id="3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"_Toc518070668"</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5.1</w:t>
            </w:r>
            <w:r>
              <w:rPr>
                <w:rFonts w:asciiTheme="minorHAnsi" w:eastAsiaTheme="minorEastAsia" w:hAnsiTheme="minorHAnsi"/>
                <w:noProof/>
                <w:sz w:val="22"/>
              </w:rPr>
              <w:tab/>
            </w:r>
            <w:r w:rsidRPr="00381121">
              <w:rPr>
                <w:rStyle w:val="Hyperlink"/>
                <w:noProof/>
                <w:lang w:val="bs-Latn-BA"/>
              </w:rPr>
              <w:t>Autorizacija</w:t>
            </w:r>
            <w:r>
              <w:rPr>
                <w:noProof/>
                <w:webHidden/>
              </w:rPr>
              <w:tab/>
            </w:r>
            <w:r>
              <w:rPr>
                <w:noProof/>
                <w:webHidden/>
              </w:rPr>
              <w:fldChar w:fldCharType="begin"/>
            </w:r>
            <w:r>
              <w:rPr>
                <w:noProof/>
                <w:webHidden/>
              </w:rPr>
              <w:instrText xml:space="preserve"> PAGEREF _Toc518070668 \h </w:instrText>
            </w:r>
          </w:ins>
          <w:r>
            <w:rPr>
              <w:noProof/>
              <w:webHidden/>
            </w:rPr>
          </w:r>
          <w:r>
            <w:rPr>
              <w:noProof/>
              <w:webHidden/>
            </w:rPr>
            <w:fldChar w:fldCharType="separate"/>
          </w:r>
          <w:ins w:id="36" w:author="Rajo" w:date="2018-06-29T22:43:00Z">
            <w:r w:rsidR="00081852">
              <w:rPr>
                <w:noProof/>
                <w:webHidden/>
              </w:rPr>
              <w:t>9</w:t>
            </w:r>
          </w:ins>
          <w:ins w:id="37" w:author="Rajo" w:date="2018-06-29T21:22:00Z">
            <w:r>
              <w:rPr>
                <w:noProof/>
                <w:webHidden/>
              </w:rPr>
              <w:fldChar w:fldCharType="end"/>
            </w:r>
            <w:r w:rsidRPr="00381121">
              <w:rPr>
                <w:rStyle w:val="Hyperlink"/>
                <w:noProof/>
              </w:rPr>
              <w:fldChar w:fldCharType="end"/>
            </w:r>
          </w:ins>
        </w:p>
        <w:p w14:paraId="330AAB07" w14:textId="5FC7FEE5" w:rsidR="005A78D8" w:rsidRDefault="005A78D8">
          <w:pPr>
            <w:pStyle w:val="TOC2"/>
            <w:rPr>
              <w:ins w:id="38" w:author="Rajo" w:date="2018-06-29T21:22:00Z"/>
              <w:rFonts w:asciiTheme="minorHAnsi" w:eastAsiaTheme="minorEastAsia" w:hAnsiTheme="minorHAnsi"/>
              <w:noProof/>
              <w:sz w:val="22"/>
            </w:rPr>
          </w:pPr>
          <w:ins w:id="3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"_Toc518070671"</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5.2</w:t>
            </w:r>
            <w:r>
              <w:rPr>
                <w:rFonts w:asciiTheme="minorHAnsi" w:eastAsiaTheme="minorEastAsia" w:hAnsiTheme="minorHAnsi"/>
                <w:noProof/>
                <w:sz w:val="22"/>
              </w:rPr>
              <w:tab/>
            </w:r>
            <w:r w:rsidRPr="00381121">
              <w:rPr>
                <w:rStyle w:val="Hyperlink"/>
                <w:noProof/>
                <w:lang w:val="bs-Latn-BA"/>
              </w:rPr>
              <w:t>Kontrola pristupa</w:t>
            </w:r>
            <w:r>
              <w:rPr>
                <w:noProof/>
                <w:webHidden/>
              </w:rPr>
              <w:tab/>
            </w:r>
            <w:r>
              <w:rPr>
                <w:noProof/>
                <w:webHidden/>
              </w:rPr>
              <w:fldChar w:fldCharType="begin"/>
            </w:r>
            <w:r>
              <w:rPr>
                <w:noProof/>
                <w:webHidden/>
              </w:rPr>
              <w:instrText xml:space="preserve"> PAGEREF _Toc518070671 \h </w:instrText>
            </w:r>
          </w:ins>
          <w:r>
            <w:rPr>
              <w:noProof/>
              <w:webHidden/>
            </w:rPr>
          </w:r>
          <w:r>
            <w:rPr>
              <w:noProof/>
              <w:webHidden/>
            </w:rPr>
            <w:fldChar w:fldCharType="separate"/>
          </w:r>
          <w:ins w:id="40" w:author="Rajo" w:date="2018-06-29T22:43:00Z">
            <w:r w:rsidR="00081852">
              <w:rPr>
                <w:noProof/>
                <w:webHidden/>
              </w:rPr>
              <w:t>10</w:t>
            </w:r>
          </w:ins>
          <w:ins w:id="41" w:author="Rajo" w:date="2018-06-29T21:22:00Z">
            <w:r>
              <w:rPr>
                <w:noProof/>
                <w:webHidden/>
              </w:rPr>
              <w:fldChar w:fldCharType="end"/>
            </w:r>
            <w:r w:rsidRPr="00381121">
              <w:rPr>
                <w:rStyle w:val="Hyperlink"/>
                <w:noProof/>
              </w:rPr>
              <w:fldChar w:fldCharType="end"/>
            </w:r>
          </w:ins>
        </w:p>
        <w:p w14:paraId="3B5007C8" w14:textId="58A06BC2" w:rsidR="005A78D8" w:rsidRDefault="005A78D8">
          <w:pPr>
            <w:pStyle w:val="TOC1"/>
            <w:rPr>
              <w:ins w:id="42" w:author="Rajo" w:date="2018-06-29T21:22:00Z"/>
              <w:rFonts w:asciiTheme="minorHAnsi" w:eastAsiaTheme="minorEastAsia" w:hAnsiTheme="minorHAnsi"/>
              <w:noProof/>
              <w:sz w:val="22"/>
            </w:rPr>
          </w:pPr>
          <w:ins w:id="4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"_Toc518070672"</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w:t>
            </w:r>
            <w:r>
              <w:rPr>
                <w:rFonts w:asciiTheme="minorHAnsi" w:eastAsiaTheme="minorEastAsia" w:hAnsiTheme="minorHAnsi"/>
                <w:noProof/>
                <w:sz w:val="22"/>
              </w:rPr>
              <w:tab/>
            </w:r>
            <w:r w:rsidRPr="00381121">
              <w:rPr>
                <w:rStyle w:val="Hyperlink"/>
                <w:noProof/>
                <w:lang w:val="bs-Latn-BA"/>
              </w:rPr>
              <w:t>SAML (</w:t>
            </w:r>
            <w:r w:rsidRPr="00381121">
              <w:rPr>
                <w:rStyle w:val="Hyperlink"/>
                <w:i/>
                <w:iCs/>
                <w:noProof/>
                <w:lang w:val="bs-Latn-BA"/>
              </w:rPr>
              <w:t>SECURITY ASSERTION MARKUP LANGUAGE</w:t>
            </w:r>
            <w:r w:rsidRPr="00381121">
              <w:rPr>
                <w:rStyle w:val="Hyperlink"/>
                <w:noProof/>
                <w:lang w:val="bs-Latn-BA"/>
              </w:rPr>
              <w:t>)</w:t>
            </w:r>
            <w:r>
              <w:rPr>
                <w:noProof/>
                <w:webHidden/>
              </w:rPr>
              <w:tab/>
            </w:r>
            <w:r>
              <w:rPr>
                <w:noProof/>
                <w:webHidden/>
              </w:rPr>
              <w:fldChar w:fldCharType="begin"/>
            </w:r>
            <w:r>
              <w:rPr>
                <w:noProof/>
                <w:webHidden/>
              </w:rPr>
              <w:instrText xml:space="preserve"> PAGEREF _Toc518070672 \h </w:instrText>
            </w:r>
          </w:ins>
          <w:r>
            <w:rPr>
              <w:noProof/>
              <w:webHidden/>
            </w:rPr>
          </w:r>
          <w:r>
            <w:rPr>
              <w:noProof/>
              <w:webHidden/>
            </w:rPr>
            <w:fldChar w:fldCharType="separate"/>
          </w:r>
          <w:ins w:id="44" w:author="Rajo" w:date="2018-06-29T22:43:00Z">
            <w:r w:rsidR="00081852">
              <w:rPr>
                <w:noProof/>
                <w:webHidden/>
              </w:rPr>
              <w:t>12</w:t>
            </w:r>
          </w:ins>
          <w:ins w:id="45" w:author="Rajo" w:date="2018-06-29T21:22:00Z">
            <w:r>
              <w:rPr>
                <w:noProof/>
                <w:webHidden/>
              </w:rPr>
              <w:fldChar w:fldCharType="end"/>
            </w:r>
            <w:r w:rsidRPr="00381121">
              <w:rPr>
                <w:rStyle w:val="Hyperlink"/>
                <w:noProof/>
              </w:rPr>
              <w:fldChar w:fldCharType="end"/>
            </w:r>
          </w:ins>
        </w:p>
        <w:p w14:paraId="08474E24" w14:textId="0D31C9E2" w:rsidR="005A78D8" w:rsidRDefault="005A78D8">
          <w:pPr>
            <w:pStyle w:val="TOC2"/>
            <w:rPr>
              <w:ins w:id="46" w:author="Rajo" w:date="2018-06-29T21:22:00Z"/>
              <w:rFonts w:asciiTheme="minorHAnsi" w:eastAsiaTheme="minorEastAsia" w:hAnsiTheme="minorHAnsi"/>
              <w:noProof/>
              <w:sz w:val="22"/>
            </w:rPr>
          </w:pPr>
          <w:ins w:id="4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6.1</w:t>
            </w:r>
            <w:r>
              <w:rPr>
                <w:rFonts w:asciiTheme="minorHAnsi" w:eastAsiaTheme="minorEastAsia" w:hAnsiTheme="minorHAnsi"/>
                <w:noProof/>
                <w:sz w:val="22"/>
              </w:rPr>
              <w:tab/>
            </w:r>
            <w:r w:rsidRPr="00381121">
              <w:rPr>
                <w:rStyle w:val="Hyperlink"/>
                <w:noProof/>
                <w:lang w:val="bs-Latn-BA"/>
              </w:rPr>
              <w:t>Principi</w:t>
            </w:r>
            <w:r>
              <w:rPr>
                <w:noProof/>
                <w:webHidden/>
              </w:rPr>
              <w:tab/>
            </w:r>
            <w:r>
              <w:rPr>
                <w:noProof/>
                <w:webHidden/>
              </w:rPr>
              <w:fldChar w:fldCharType="begin"/>
            </w:r>
            <w:r>
              <w:rPr>
                <w:noProof/>
                <w:webHidden/>
              </w:rPr>
              <w:instrText xml:space="preserve"> PAGEREF _Toc518070673 \h </w:instrText>
            </w:r>
          </w:ins>
          <w:r>
            <w:rPr>
              <w:noProof/>
              <w:webHidden/>
            </w:rPr>
          </w:r>
          <w:r>
            <w:rPr>
              <w:noProof/>
              <w:webHidden/>
            </w:rPr>
            <w:fldChar w:fldCharType="separate"/>
          </w:r>
          <w:ins w:id="48" w:author="Rajo" w:date="2018-06-29T22:43:00Z">
            <w:r w:rsidR="00081852">
              <w:rPr>
                <w:noProof/>
                <w:webHidden/>
              </w:rPr>
              <w:t>12</w:t>
            </w:r>
          </w:ins>
          <w:ins w:id="49" w:author="Rajo" w:date="2018-06-29T21:22:00Z">
            <w:r>
              <w:rPr>
                <w:noProof/>
                <w:webHidden/>
              </w:rPr>
              <w:fldChar w:fldCharType="end"/>
            </w:r>
            <w:r w:rsidRPr="00381121">
              <w:rPr>
                <w:rStyle w:val="Hyperlink"/>
                <w:noProof/>
              </w:rPr>
              <w:fldChar w:fldCharType="end"/>
            </w:r>
          </w:ins>
        </w:p>
        <w:p w14:paraId="328D5D52" w14:textId="7BF23C33" w:rsidR="005A78D8" w:rsidRDefault="005A78D8">
          <w:pPr>
            <w:pStyle w:val="TOC2"/>
            <w:rPr>
              <w:ins w:id="50" w:author="Rajo" w:date="2018-06-29T21:22:00Z"/>
              <w:rFonts w:asciiTheme="minorHAnsi" w:eastAsiaTheme="minorEastAsia" w:hAnsiTheme="minorHAnsi"/>
              <w:noProof/>
              <w:sz w:val="22"/>
            </w:rPr>
          </w:pPr>
          <w:ins w:id="5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6.2</w:t>
            </w:r>
            <w:r>
              <w:rPr>
                <w:rFonts w:asciiTheme="minorHAnsi" w:eastAsiaTheme="minorEastAsia" w:hAnsiTheme="minorHAnsi"/>
                <w:noProof/>
                <w:sz w:val="22"/>
              </w:rPr>
              <w:tab/>
            </w:r>
            <w:r w:rsidRPr="00381121">
              <w:rPr>
                <w:rStyle w:val="Hyperlink"/>
                <w:noProof/>
              </w:rPr>
              <w:t>Način funkcionisanja</w:t>
            </w:r>
            <w:r w:rsidRPr="00381121">
              <w:rPr>
                <w:rStyle w:val="Hyperlink"/>
                <w:noProof/>
                <w:lang w:val="bs-Latn-BA"/>
              </w:rPr>
              <w:t xml:space="preserve"> SAML</w:t>
            </w:r>
            <w:r w:rsidRPr="00381121">
              <w:rPr>
                <w:rStyle w:val="Hyperlink"/>
                <w:noProof/>
              </w:rPr>
              <w:t>-a</w:t>
            </w:r>
            <w:r>
              <w:rPr>
                <w:noProof/>
                <w:webHidden/>
              </w:rPr>
              <w:tab/>
            </w:r>
            <w:r>
              <w:rPr>
                <w:noProof/>
                <w:webHidden/>
              </w:rPr>
              <w:fldChar w:fldCharType="begin"/>
            </w:r>
            <w:r>
              <w:rPr>
                <w:noProof/>
                <w:webHidden/>
              </w:rPr>
              <w:instrText xml:space="preserve"> PAGEREF _Toc518070674 \h </w:instrText>
            </w:r>
          </w:ins>
          <w:r>
            <w:rPr>
              <w:noProof/>
              <w:webHidden/>
            </w:rPr>
          </w:r>
          <w:r>
            <w:rPr>
              <w:noProof/>
              <w:webHidden/>
            </w:rPr>
            <w:fldChar w:fldCharType="separate"/>
          </w:r>
          <w:ins w:id="52" w:author="Rajo" w:date="2018-06-29T22:43:00Z">
            <w:r w:rsidR="00081852">
              <w:rPr>
                <w:noProof/>
                <w:webHidden/>
              </w:rPr>
              <w:t>13</w:t>
            </w:r>
          </w:ins>
          <w:ins w:id="53" w:author="Rajo" w:date="2018-06-29T21:22:00Z">
            <w:r>
              <w:rPr>
                <w:noProof/>
                <w:webHidden/>
              </w:rPr>
              <w:fldChar w:fldCharType="end"/>
            </w:r>
            <w:r w:rsidRPr="00381121">
              <w:rPr>
                <w:rStyle w:val="Hyperlink"/>
                <w:noProof/>
              </w:rPr>
              <w:fldChar w:fldCharType="end"/>
            </w:r>
          </w:ins>
        </w:p>
        <w:p w14:paraId="7441ED00" w14:textId="69EE50C0" w:rsidR="005A78D8" w:rsidRDefault="005A78D8">
          <w:pPr>
            <w:pStyle w:val="TOC3"/>
            <w:tabs>
              <w:tab w:val="left" w:pos="1320"/>
              <w:tab w:val="right" w:leader="dot" w:pos="9350"/>
            </w:tabs>
            <w:rPr>
              <w:ins w:id="54" w:author="Rajo" w:date="2018-06-29T21:22:00Z"/>
              <w:rFonts w:asciiTheme="minorHAnsi" w:eastAsiaTheme="minorEastAsia" w:hAnsiTheme="minorHAnsi"/>
              <w:noProof/>
              <w:sz w:val="22"/>
            </w:rPr>
          </w:pPr>
          <w:ins w:id="5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6.2.1</w:t>
            </w:r>
            <w:r>
              <w:rPr>
                <w:rFonts w:asciiTheme="minorHAnsi" w:eastAsiaTheme="minorEastAsia" w:hAnsiTheme="minorHAnsi"/>
                <w:noProof/>
                <w:sz w:val="22"/>
              </w:rPr>
              <w:tab/>
            </w:r>
            <w:r w:rsidRPr="00381121">
              <w:rPr>
                <w:rStyle w:val="Hyperlink"/>
                <w:noProof/>
                <w:lang w:val="bs-Latn-BA"/>
              </w:rPr>
              <w:t>Tvrdnje (Assertions)</w:t>
            </w:r>
            <w:r>
              <w:rPr>
                <w:noProof/>
                <w:webHidden/>
              </w:rPr>
              <w:tab/>
            </w:r>
            <w:r>
              <w:rPr>
                <w:noProof/>
                <w:webHidden/>
              </w:rPr>
              <w:fldChar w:fldCharType="begin"/>
            </w:r>
            <w:r>
              <w:rPr>
                <w:noProof/>
                <w:webHidden/>
              </w:rPr>
              <w:instrText xml:space="preserve"> PAGEREF _Toc518070675 \h </w:instrText>
            </w:r>
          </w:ins>
          <w:r>
            <w:rPr>
              <w:noProof/>
              <w:webHidden/>
            </w:rPr>
          </w:r>
          <w:r>
            <w:rPr>
              <w:noProof/>
              <w:webHidden/>
            </w:rPr>
            <w:fldChar w:fldCharType="separate"/>
          </w:r>
          <w:ins w:id="56" w:author="Rajo" w:date="2018-06-29T22:43:00Z">
            <w:r w:rsidR="00081852">
              <w:rPr>
                <w:noProof/>
                <w:webHidden/>
              </w:rPr>
              <w:t>13</w:t>
            </w:r>
          </w:ins>
          <w:ins w:id="57" w:author="Rajo" w:date="2018-06-29T21:22:00Z">
            <w:r>
              <w:rPr>
                <w:noProof/>
                <w:webHidden/>
              </w:rPr>
              <w:fldChar w:fldCharType="end"/>
            </w:r>
            <w:r w:rsidRPr="00381121">
              <w:rPr>
                <w:rStyle w:val="Hyperlink"/>
                <w:noProof/>
              </w:rPr>
              <w:fldChar w:fldCharType="end"/>
            </w:r>
          </w:ins>
        </w:p>
        <w:p w14:paraId="202E0D84" w14:textId="765C0AC1" w:rsidR="005A78D8" w:rsidRDefault="005A78D8">
          <w:pPr>
            <w:pStyle w:val="TOC3"/>
            <w:tabs>
              <w:tab w:val="left" w:pos="1320"/>
              <w:tab w:val="right" w:leader="dot" w:pos="9350"/>
            </w:tabs>
            <w:rPr>
              <w:ins w:id="58" w:author="Rajo" w:date="2018-06-29T21:22:00Z"/>
              <w:rFonts w:asciiTheme="minorHAnsi" w:eastAsiaTheme="minorEastAsia" w:hAnsiTheme="minorHAnsi"/>
              <w:noProof/>
              <w:sz w:val="22"/>
            </w:rPr>
          </w:pPr>
          <w:ins w:id="5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6.2.2</w:t>
            </w:r>
            <w:r>
              <w:rPr>
                <w:rFonts w:asciiTheme="minorHAnsi" w:eastAsiaTheme="minorEastAsia" w:hAnsiTheme="minorHAnsi"/>
                <w:noProof/>
                <w:sz w:val="22"/>
              </w:rPr>
              <w:tab/>
            </w:r>
            <w:r w:rsidRPr="00381121">
              <w:rPr>
                <w:rStyle w:val="Hyperlink"/>
                <w:noProof/>
                <w:lang w:val="bs-Latn-BA"/>
              </w:rPr>
              <w:t>Protokoli (Protocols)</w:t>
            </w:r>
            <w:r>
              <w:rPr>
                <w:noProof/>
                <w:webHidden/>
              </w:rPr>
              <w:tab/>
            </w:r>
            <w:r>
              <w:rPr>
                <w:noProof/>
                <w:webHidden/>
              </w:rPr>
              <w:fldChar w:fldCharType="begin"/>
            </w:r>
            <w:r>
              <w:rPr>
                <w:noProof/>
                <w:webHidden/>
              </w:rPr>
              <w:instrText xml:space="preserve"> PAGEREF _Toc518070676 \h </w:instrText>
            </w:r>
          </w:ins>
          <w:r>
            <w:rPr>
              <w:noProof/>
              <w:webHidden/>
            </w:rPr>
          </w:r>
          <w:r>
            <w:rPr>
              <w:noProof/>
              <w:webHidden/>
            </w:rPr>
            <w:fldChar w:fldCharType="separate"/>
          </w:r>
          <w:ins w:id="60" w:author="Rajo" w:date="2018-06-29T22:43:00Z">
            <w:r w:rsidR="00081852">
              <w:rPr>
                <w:noProof/>
                <w:webHidden/>
              </w:rPr>
              <w:t>14</w:t>
            </w:r>
          </w:ins>
          <w:ins w:id="61" w:author="Rajo" w:date="2018-06-29T21:22:00Z">
            <w:r>
              <w:rPr>
                <w:noProof/>
                <w:webHidden/>
              </w:rPr>
              <w:fldChar w:fldCharType="end"/>
            </w:r>
            <w:r w:rsidRPr="00381121">
              <w:rPr>
                <w:rStyle w:val="Hyperlink"/>
                <w:noProof/>
              </w:rPr>
              <w:fldChar w:fldCharType="end"/>
            </w:r>
          </w:ins>
        </w:p>
        <w:p w14:paraId="21C945D0" w14:textId="08975B79" w:rsidR="005A78D8" w:rsidRDefault="005A78D8">
          <w:pPr>
            <w:pStyle w:val="TOC3"/>
            <w:tabs>
              <w:tab w:val="left" w:pos="1320"/>
              <w:tab w:val="right" w:leader="dot" w:pos="9350"/>
            </w:tabs>
            <w:rPr>
              <w:ins w:id="62" w:author="Rajo" w:date="2018-06-29T21:22:00Z"/>
              <w:rFonts w:asciiTheme="minorHAnsi" w:eastAsiaTheme="minorEastAsia" w:hAnsiTheme="minorHAnsi"/>
              <w:noProof/>
              <w:sz w:val="22"/>
            </w:rPr>
          </w:pPr>
          <w:ins w:id="6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6.2.3</w:t>
            </w:r>
            <w:r>
              <w:rPr>
                <w:rFonts w:asciiTheme="minorHAnsi" w:eastAsiaTheme="minorEastAsia" w:hAnsiTheme="minorHAnsi"/>
                <w:noProof/>
                <w:sz w:val="22"/>
              </w:rPr>
              <w:tab/>
            </w:r>
            <w:r w:rsidRPr="00381121">
              <w:rPr>
                <w:rStyle w:val="Hyperlink"/>
                <w:noProof/>
                <w:lang w:val="bs-Latn-BA"/>
              </w:rPr>
              <w:t>Povezivanja/uvezivanja (Bindings)</w:t>
            </w:r>
            <w:r>
              <w:rPr>
                <w:noProof/>
                <w:webHidden/>
              </w:rPr>
              <w:tab/>
            </w:r>
            <w:r>
              <w:rPr>
                <w:noProof/>
                <w:webHidden/>
              </w:rPr>
              <w:fldChar w:fldCharType="begin"/>
            </w:r>
            <w:r>
              <w:rPr>
                <w:noProof/>
                <w:webHidden/>
              </w:rPr>
              <w:instrText xml:space="preserve"> PAGEREF _Toc518070677 \h </w:instrText>
            </w:r>
          </w:ins>
          <w:r>
            <w:rPr>
              <w:noProof/>
              <w:webHidden/>
            </w:rPr>
          </w:r>
          <w:r>
            <w:rPr>
              <w:noProof/>
              <w:webHidden/>
            </w:rPr>
            <w:fldChar w:fldCharType="separate"/>
          </w:r>
          <w:ins w:id="64" w:author="Rajo" w:date="2018-06-29T22:43:00Z">
            <w:r w:rsidR="00081852">
              <w:rPr>
                <w:noProof/>
                <w:webHidden/>
              </w:rPr>
              <w:t>14</w:t>
            </w:r>
          </w:ins>
          <w:ins w:id="65" w:author="Rajo" w:date="2018-06-29T21:22:00Z">
            <w:r>
              <w:rPr>
                <w:noProof/>
                <w:webHidden/>
              </w:rPr>
              <w:fldChar w:fldCharType="end"/>
            </w:r>
            <w:r w:rsidRPr="00381121">
              <w:rPr>
                <w:rStyle w:val="Hyperlink"/>
                <w:noProof/>
              </w:rPr>
              <w:fldChar w:fldCharType="end"/>
            </w:r>
          </w:ins>
        </w:p>
        <w:p w14:paraId="418813A1" w14:textId="69423B86" w:rsidR="005A78D8" w:rsidRDefault="005A78D8">
          <w:pPr>
            <w:pStyle w:val="TOC2"/>
            <w:rPr>
              <w:ins w:id="66" w:author="Rajo" w:date="2018-06-29T21:22:00Z"/>
              <w:rFonts w:asciiTheme="minorHAnsi" w:eastAsiaTheme="minorEastAsia" w:hAnsiTheme="minorHAnsi"/>
              <w:noProof/>
              <w:sz w:val="22"/>
            </w:rPr>
          </w:pPr>
          <w:ins w:id="6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"_Toc518070678"</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6.3</w:t>
            </w:r>
            <w:r>
              <w:rPr>
                <w:rFonts w:asciiTheme="minorHAnsi" w:eastAsiaTheme="minorEastAsia" w:hAnsiTheme="minorHAnsi"/>
                <w:noProof/>
                <w:sz w:val="22"/>
              </w:rPr>
              <w:tab/>
            </w:r>
            <w:r w:rsidRPr="00381121">
              <w:rPr>
                <w:rStyle w:val="Hyperlink"/>
                <w:noProof/>
                <w:lang w:val="bs-Latn-BA"/>
              </w:rPr>
              <w:t>SAML 2.0</w:t>
            </w:r>
            <w:r>
              <w:rPr>
                <w:noProof/>
                <w:webHidden/>
              </w:rPr>
              <w:tab/>
            </w:r>
            <w:r>
              <w:rPr>
                <w:noProof/>
                <w:webHidden/>
              </w:rPr>
              <w:fldChar w:fldCharType="begin"/>
            </w:r>
            <w:r>
              <w:rPr>
                <w:noProof/>
                <w:webHidden/>
              </w:rPr>
              <w:instrText xml:space="preserve"> PAGEREF _Toc518070678 \h </w:instrText>
            </w:r>
          </w:ins>
          <w:r>
            <w:rPr>
              <w:noProof/>
              <w:webHidden/>
            </w:rPr>
          </w:r>
          <w:r>
            <w:rPr>
              <w:noProof/>
              <w:webHidden/>
            </w:rPr>
            <w:fldChar w:fldCharType="separate"/>
          </w:r>
          <w:ins w:id="68" w:author="Rajo" w:date="2018-06-29T22:43:00Z">
            <w:r w:rsidR="00081852">
              <w:rPr>
                <w:noProof/>
                <w:webHidden/>
              </w:rPr>
              <w:t>14</w:t>
            </w:r>
          </w:ins>
          <w:ins w:id="69" w:author="Rajo" w:date="2018-06-29T21:22:00Z">
            <w:r>
              <w:rPr>
                <w:noProof/>
                <w:webHidden/>
              </w:rPr>
              <w:fldChar w:fldCharType="end"/>
            </w:r>
            <w:r w:rsidRPr="00381121">
              <w:rPr>
                <w:rStyle w:val="Hyperlink"/>
                <w:noProof/>
              </w:rPr>
              <w:fldChar w:fldCharType="end"/>
            </w:r>
          </w:ins>
        </w:p>
        <w:p w14:paraId="1C65E3E1" w14:textId="6A2E1B26" w:rsidR="005A78D8" w:rsidRDefault="005A78D8">
          <w:pPr>
            <w:pStyle w:val="TOC3"/>
            <w:tabs>
              <w:tab w:val="left" w:pos="1320"/>
              <w:tab w:val="right" w:leader="dot" w:pos="9350"/>
            </w:tabs>
            <w:rPr>
              <w:ins w:id="70" w:author="Rajo" w:date="2018-06-29T21:22:00Z"/>
              <w:rFonts w:asciiTheme="minorHAnsi" w:eastAsiaTheme="minorEastAsia" w:hAnsiTheme="minorHAnsi"/>
              <w:noProof/>
              <w:sz w:val="22"/>
            </w:rPr>
          </w:pPr>
          <w:ins w:id="7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"_Toc518070679"</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6.3.1</w:t>
            </w:r>
            <w:r>
              <w:rPr>
                <w:rFonts w:asciiTheme="minorHAnsi" w:eastAsiaTheme="minorEastAsia" w:hAnsiTheme="minorHAnsi"/>
                <w:noProof/>
                <w:sz w:val="22"/>
              </w:rPr>
              <w:tab/>
            </w:r>
            <w:r w:rsidRPr="00381121">
              <w:rPr>
                <w:rStyle w:val="Hyperlink"/>
                <w:noProof/>
                <w:lang w:val="bs-Latn-BA"/>
              </w:rPr>
              <w:t>SAML ograničenja</w:t>
            </w:r>
            <w:r>
              <w:rPr>
                <w:noProof/>
                <w:webHidden/>
              </w:rPr>
              <w:tab/>
            </w:r>
            <w:r>
              <w:rPr>
                <w:noProof/>
                <w:webHidden/>
              </w:rPr>
              <w:fldChar w:fldCharType="begin"/>
            </w:r>
            <w:r>
              <w:rPr>
                <w:noProof/>
                <w:webHidden/>
              </w:rPr>
              <w:instrText xml:space="preserve"> PAGEREF _Toc518070679 \h </w:instrText>
            </w:r>
          </w:ins>
          <w:r>
            <w:rPr>
              <w:noProof/>
              <w:webHidden/>
            </w:rPr>
          </w:r>
          <w:r>
            <w:rPr>
              <w:noProof/>
              <w:webHidden/>
            </w:rPr>
            <w:fldChar w:fldCharType="separate"/>
          </w:r>
          <w:ins w:id="72" w:author="Rajo" w:date="2018-06-29T22:43:00Z">
            <w:r w:rsidR="00081852">
              <w:rPr>
                <w:noProof/>
                <w:webHidden/>
              </w:rPr>
              <w:t>16</w:t>
            </w:r>
          </w:ins>
          <w:ins w:id="73" w:author="Rajo" w:date="2018-06-29T21:22:00Z">
            <w:r>
              <w:rPr>
                <w:noProof/>
                <w:webHidden/>
              </w:rPr>
              <w:fldChar w:fldCharType="end"/>
            </w:r>
            <w:r w:rsidRPr="00381121">
              <w:rPr>
                <w:rStyle w:val="Hyperlink"/>
                <w:noProof/>
              </w:rPr>
              <w:fldChar w:fldCharType="end"/>
            </w:r>
          </w:ins>
        </w:p>
        <w:p w14:paraId="0BE3E0CB" w14:textId="417D7CE5" w:rsidR="005A78D8" w:rsidRDefault="005A78D8">
          <w:pPr>
            <w:pStyle w:val="TOC1"/>
            <w:rPr>
              <w:ins w:id="74" w:author="Rajo" w:date="2018-06-29T21:22:00Z"/>
              <w:rFonts w:asciiTheme="minorHAnsi" w:eastAsiaTheme="minorEastAsia" w:hAnsiTheme="minorHAnsi"/>
              <w:noProof/>
              <w:sz w:val="22"/>
            </w:rPr>
          </w:pPr>
          <w:ins w:id="7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"_Toc518070680"</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7.</w:t>
            </w:r>
            <w:r>
              <w:rPr>
                <w:rFonts w:asciiTheme="minorHAnsi" w:eastAsiaTheme="minorEastAsia" w:hAnsiTheme="minorHAnsi"/>
                <w:noProof/>
                <w:sz w:val="22"/>
              </w:rPr>
              <w:tab/>
            </w:r>
            <w:r w:rsidRPr="00381121">
              <w:rPr>
                <w:rStyle w:val="Hyperlink"/>
                <w:noProof/>
                <w:lang w:val="bs-Latn-BA"/>
              </w:rPr>
              <w:t>OAuth 2.0</w:t>
            </w:r>
            <w:r>
              <w:rPr>
                <w:noProof/>
                <w:webHidden/>
              </w:rPr>
              <w:tab/>
            </w:r>
            <w:r>
              <w:rPr>
                <w:noProof/>
                <w:webHidden/>
              </w:rPr>
              <w:fldChar w:fldCharType="begin"/>
            </w:r>
            <w:r>
              <w:rPr>
                <w:noProof/>
                <w:webHidden/>
              </w:rPr>
              <w:instrText xml:space="preserve"> PAGEREF _Toc518070680 \h </w:instrText>
            </w:r>
          </w:ins>
          <w:r>
            <w:rPr>
              <w:noProof/>
              <w:webHidden/>
            </w:rPr>
          </w:r>
          <w:r>
            <w:rPr>
              <w:noProof/>
              <w:webHidden/>
            </w:rPr>
            <w:fldChar w:fldCharType="separate"/>
          </w:r>
          <w:ins w:id="76" w:author="Rajo" w:date="2018-06-29T22:43:00Z">
            <w:r w:rsidR="00081852">
              <w:rPr>
                <w:noProof/>
                <w:webHidden/>
              </w:rPr>
              <w:t>18</w:t>
            </w:r>
          </w:ins>
          <w:ins w:id="77" w:author="Rajo" w:date="2018-06-29T21:22:00Z">
            <w:r>
              <w:rPr>
                <w:noProof/>
                <w:webHidden/>
              </w:rPr>
              <w:fldChar w:fldCharType="end"/>
            </w:r>
            <w:r w:rsidRPr="00381121">
              <w:rPr>
                <w:rStyle w:val="Hyperlink"/>
                <w:noProof/>
              </w:rPr>
              <w:fldChar w:fldCharType="end"/>
            </w:r>
          </w:ins>
        </w:p>
        <w:p w14:paraId="40338C1C" w14:textId="0E8E2C20" w:rsidR="005A78D8" w:rsidRDefault="005A78D8">
          <w:pPr>
            <w:pStyle w:val="TOC3"/>
            <w:tabs>
              <w:tab w:val="left" w:pos="1320"/>
              <w:tab w:val="right" w:leader="dot" w:pos="9350"/>
            </w:tabs>
            <w:rPr>
              <w:ins w:id="78" w:author="Rajo" w:date="2018-06-29T21:22:00Z"/>
              <w:rFonts w:asciiTheme="minorHAnsi" w:eastAsiaTheme="minorEastAsia" w:hAnsiTheme="minorHAnsi"/>
              <w:noProof/>
              <w:sz w:val="22"/>
            </w:rPr>
          </w:pPr>
          <w:ins w:id="7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"_Toc518070681"</w:instrText>
            </w:r>
            <w:r w:rsidRPr="00381121">
              <w:rPr>
                <w:rStyle w:val="Hyperlink"/>
                <w:noProof/>
              </w:rPr>
              <w:instrText xml:space="preserve"> </w:instrText>
            </w:r>
            <w:r w:rsidRPr="00381121">
              <w:rPr>
                <w:rStyle w:val="Hyperlink"/>
                <w:noProof/>
              </w:rPr>
              <w:fldChar w:fldCharType="separate"/>
            </w:r>
            <w:r w:rsidRPr="00381121">
              <w:rPr>
                <w:rStyle w:val="Hyperlink"/>
                <w:rFonts w:asciiTheme="majorHAnsi" w:eastAsiaTheme="majorEastAsia" w:hAnsiTheme="majorHAnsi" w:cstheme="majorBidi"/>
                <w:i/>
                <w:noProof/>
                <w:lang w:val="bs-Latn-BA"/>
              </w:rPr>
              <w:t>7.1.1</w:t>
            </w:r>
            <w:r>
              <w:rPr>
                <w:rFonts w:asciiTheme="minorHAnsi" w:eastAsiaTheme="minorEastAsia" w:hAnsiTheme="minorHAnsi"/>
                <w:noProof/>
                <w:sz w:val="22"/>
              </w:rPr>
              <w:tab/>
            </w:r>
            <w:r w:rsidRPr="00381121">
              <w:rPr>
                <w:rStyle w:val="Hyperlink"/>
                <w:rFonts w:asciiTheme="majorHAnsi" w:eastAsiaTheme="majorEastAsia" w:hAnsiTheme="majorHAnsi" w:cstheme="majorBidi"/>
                <w:i/>
                <w:noProof/>
                <w:lang w:val="bs-Latn-BA"/>
              </w:rPr>
              <w:t>OAuth2 nedostaci</w:t>
            </w:r>
            <w:r>
              <w:rPr>
                <w:noProof/>
                <w:webHidden/>
              </w:rPr>
              <w:tab/>
            </w:r>
            <w:r>
              <w:rPr>
                <w:noProof/>
                <w:webHidden/>
              </w:rPr>
              <w:fldChar w:fldCharType="begin"/>
            </w:r>
            <w:r>
              <w:rPr>
                <w:noProof/>
                <w:webHidden/>
              </w:rPr>
              <w:instrText xml:space="preserve"> PAGEREF _Toc518070681 \h </w:instrText>
            </w:r>
          </w:ins>
          <w:r>
            <w:rPr>
              <w:noProof/>
              <w:webHidden/>
            </w:rPr>
          </w:r>
          <w:r>
            <w:rPr>
              <w:noProof/>
              <w:webHidden/>
            </w:rPr>
            <w:fldChar w:fldCharType="separate"/>
          </w:r>
          <w:ins w:id="80" w:author="Rajo" w:date="2018-06-29T22:43:00Z">
            <w:r w:rsidR="00081852">
              <w:rPr>
                <w:noProof/>
                <w:webHidden/>
              </w:rPr>
              <w:t>19</w:t>
            </w:r>
          </w:ins>
          <w:ins w:id="81" w:author="Rajo" w:date="2018-06-29T21:22:00Z">
            <w:r>
              <w:rPr>
                <w:noProof/>
                <w:webHidden/>
              </w:rPr>
              <w:fldChar w:fldCharType="end"/>
            </w:r>
            <w:r w:rsidRPr="00381121">
              <w:rPr>
                <w:rStyle w:val="Hyperlink"/>
                <w:noProof/>
              </w:rPr>
              <w:fldChar w:fldCharType="end"/>
            </w:r>
          </w:ins>
        </w:p>
        <w:p w14:paraId="1492E923" w14:textId="43BB2B17" w:rsidR="005A78D8" w:rsidRDefault="005A78D8">
          <w:pPr>
            <w:pStyle w:val="TOC2"/>
            <w:rPr>
              <w:ins w:id="82" w:author="Rajo" w:date="2018-06-29T21:22:00Z"/>
              <w:rFonts w:asciiTheme="minorHAnsi" w:eastAsiaTheme="minorEastAsia" w:hAnsiTheme="minorHAnsi"/>
              <w:noProof/>
              <w:sz w:val="22"/>
            </w:rPr>
          </w:pPr>
          <w:ins w:id="8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"_Toc518070682"</w:instrText>
            </w:r>
            <w:r w:rsidRPr="00381121">
              <w:rPr>
                <w:rStyle w:val="Hyperlink"/>
                <w:noProof/>
              </w:rPr>
              <w:instrText xml:space="preserve"> </w:instrText>
            </w:r>
            <w:r w:rsidRPr="00381121">
              <w:rPr>
                <w:rStyle w:val="Hyperlink"/>
                <w:noProof/>
              </w:rPr>
              <w:fldChar w:fldCharType="separate"/>
            </w:r>
            <w:r w:rsidRPr="00381121">
              <w:rPr>
                <w:rStyle w:val="Hyperlink"/>
                <w:rFonts w:asciiTheme="majorHAnsi" w:eastAsiaTheme="majorEastAsia" w:hAnsiTheme="majorHAnsi" w:cstheme="majorBidi"/>
                <w:noProof/>
                <w:lang w:val="bs-Latn-BA"/>
              </w:rPr>
              <w:t>7.2</w:t>
            </w:r>
            <w:r>
              <w:rPr>
                <w:rFonts w:asciiTheme="minorHAnsi" w:eastAsiaTheme="minorEastAsia" w:hAnsiTheme="minorHAnsi"/>
                <w:noProof/>
                <w:sz w:val="22"/>
              </w:rPr>
              <w:tab/>
            </w:r>
            <w:r w:rsidRPr="00381121">
              <w:rPr>
                <w:rStyle w:val="Hyperlink"/>
                <w:rFonts w:asciiTheme="majorHAnsi" w:eastAsiaTheme="majorEastAsia" w:hAnsiTheme="majorHAnsi" w:cstheme="majorBidi"/>
                <w:noProof/>
                <w:lang w:val="bs-Latn-BA"/>
              </w:rPr>
              <w:t>Poređenje sa SAML-om</w:t>
            </w:r>
            <w:r>
              <w:rPr>
                <w:noProof/>
                <w:webHidden/>
              </w:rPr>
              <w:tab/>
            </w:r>
            <w:r>
              <w:rPr>
                <w:noProof/>
                <w:webHidden/>
              </w:rPr>
              <w:fldChar w:fldCharType="begin"/>
            </w:r>
            <w:r>
              <w:rPr>
                <w:noProof/>
                <w:webHidden/>
              </w:rPr>
              <w:instrText xml:space="preserve"> PAGEREF _Toc518070682 \h </w:instrText>
            </w:r>
          </w:ins>
          <w:r>
            <w:rPr>
              <w:noProof/>
              <w:webHidden/>
            </w:rPr>
          </w:r>
          <w:r>
            <w:rPr>
              <w:noProof/>
              <w:webHidden/>
            </w:rPr>
            <w:fldChar w:fldCharType="separate"/>
          </w:r>
          <w:ins w:id="84" w:author="Rajo" w:date="2018-06-29T22:43:00Z">
            <w:r w:rsidR="00081852">
              <w:rPr>
                <w:noProof/>
                <w:webHidden/>
              </w:rPr>
              <w:t>20</w:t>
            </w:r>
          </w:ins>
          <w:ins w:id="85" w:author="Rajo" w:date="2018-06-29T21:22:00Z">
            <w:r>
              <w:rPr>
                <w:noProof/>
                <w:webHidden/>
              </w:rPr>
              <w:fldChar w:fldCharType="end"/>
            </w:r>
            <w:r w:rsidRPr="00381121">
              <w:rPr>
                <w:rStyle w:val="Hyperlink"/>
                <w:noProof/>
              </w:rPr>
              <w:fldChar w:fldCharType="end"/>
            </w:r>
          </w:ins>
        </w:p>
        <w:p w14:paraId="6306AAD2" w14:textId="4A554D5B" w:rsidR="005A78D8" w:rsidRDefault="005A78D8">
          <w:pPr>
            <w:pStyle w:val="TOC1"/>
            <w:rPr>
              <w:ins w:id="86" w:author="Rajo" w:date="2018-06-29T21:22:00Z"/>
              <w:rFonts w:asciiTheme="minorHAnsi" w:eastAsiaTheme="minorEastAsia" w:hAnsiTheme="minorHAnsi"/>
              <w:noProof/>
              <w:sz w:val="22"/>
            </w:rPr>
          </w:pPr>
          <w:ins w:id="8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w:t>
            </w:r>
            <w:r>
              <w:rPr>
                <w:rFonts w:asciiTheme="minorHAnsi" w:eastAsiaTheme="minorEastAsia" w:hAnsiTheme="minorHAnsi"/>
                <w:noProof/>
                <w:sz w:val="22"/>
              </w:rPr>
              <w:tab/>
            </w:r>
            <w:r w:rsidRPr="00381121">
              <w:rPr>
                <w:rStyle w:val="Hyperlink"/>
                <w:noProof/>
                <w:lang w:val="bs-Latn-BA"/>
              </w:rPr>
              <w:t>XACML (</w:t>
            </w:r>
            <w:r w:rsidRPr="00381121">
              <w:rPr>
                <w:rStyle w:val="Hyperlink"/>
                <w:i/>
                <w:iCs/>
                <w:noProof/>
                <w:lang w:val="bs-Latn-BA"/>
              </w:rPr>
              <w:t>EXTENSIBLE ACCESS CONTROL MARKUP LANGUAGE</w:t>
            </w:r>
            <w:r w:rsidRPr="00381121">
              <w:rPr>
                <w:rStyle w:val="Hyperlink"/>
                <w:noProof/>
                <w:lang w:val="bs-Latn-BA"/>
              </w:rPr>
              <w:t>)</w:t>
            </w:r>
            <w:r>
              <w:rPr>
                <w:noProof/>
                <w:webHidden/>
              </w:rPr>
              <w:tab/>
            </w:r>
            <w:r>
              <w:rPr>
                <w:noProof/>
                <w:webHidden/>
              </w:rPr>
              <w:fldChar w:fldCharType="begin"/>
            </w:r>
            <w:r>
              <w:rPr>
                <w:noProof/>
                <w:webHidden/>
              </w:rPr>
              <w:instrText xml:space="preserve"> PAGEREF _Toc518070683 \h </w:instrText>
            </w:r>
          </w:ins>
          <w:r>
            <w:rPr>
              <w:noProof/>
              <w:webHidden/>
            </w:rPr>
          </w:r>
          <w:r>
            <w:rPr>
              <w:noProof/>
              <w:webHidden/>
            </w:rPr>
            <w:fldChar w:fldCharType="separate"/>
          </w:r>
          <w:ins w:id="88" w:author="Rajo" w:date="2018-06-29T22:43:00Z">
            <w:r w:rsidR="00081852">
              <w:rPr>
                <w:noProof/>
                <w:webHidden/>
              </w:rPr>
              <w:t>21</w:t>
            </w:r>
          </w:ins>
          <w:ins w:id="89" w:author="Rajo" w:date="2018-06-29T21:22:00Z">
            <w:r>
              <w:rPr>
                <w:noProof/>
                <w:webHidden/>
              </w:rPr>
              <w:fldChar w:fldCharType="end"/>
            </w:r>
            <w:r w:rsidRPr="00381121">
              <w:rPr>
                <w:rStyle w:val="Hyperlink"/>
                <w:noProof/>
              </w:rPr>
              <w:fldChar w:fldCharType="end"/>
            </w:r>
          </w:ins>
        </w:p>
        <w:p w14:paraId="11D42298" w14:textId="2E02B377" w:rsidR="005A78D8" w:rsidRDefault="005A78D8">
          <w:pPr>
            <w:pStyle w:val="TOC2"/>
            <w:rPr>
              <w:ins w:id="90" w:author="Rajo" w:date="2018-06-29T21:22:00Z"/>
              <w:rFonts w:asciiTheme="minorHAnsi" w:eastAsiaTheme="minorEastAsia" w:hAnsiTheme="minorHAnsi"/>
              <w:noProof/>
              <w:sz w:val="22"/>
            </w:rPr>
          </w:pPr>
          <w:ins w:id="9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8.1</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_Toc518070684 \h </w:instrText>
            </w:r>
          </w:ins>
          <w:r>
            <w:rPr>
              <w:noProof/>
              <w:webHidden/>
            </w:rPr>
          </w:r>
          <w:r>
            <w:rPr>
              <w:noProof/>
              <w:webHidden/>
            </w:rPr>
            <w:fldChar w:fldCharType="separate"/>
          </w:r>
          <w:ins w:id="92" w:author="Rajo" w:date="2018-06-29T22:43:00Z">
            <w:r w:rsidR="00081852">
              <w:rPr>
                <w:noProof/>
                <w:webHidden/>
              </w:rPr>
              <w:t>21</w:t>
            </w:r>
          </w:ins>
          <w:ins w:id="93" w:author="Rajo" w:date="2018-06-29T21:22:00Z">
            <w:r>
              <w:rPr>
                <w:noProof/>
                <w:webHidden/>
              </w:rPr>
              <w:fldChar w:fldCharType="end"/>
            </w:r>
            <w:r w:rsidRPr="00381121">
              <w:rPr>
                <w:rStyle w:val="Hyperlink"/>
                <w:noProof/>
              </w:rPr>
              <w:fldChar w:fldCharType="end"/>
            </w:r>
          </w:ins>
        </w:p>
        <w:p w14:paraId="123FCEB4" w14:textId="2EED5CC8" w:rsidR="005A78D8" w:rsidRDefault="005A78D8">
          <w:pPr>
            <w:pStyle w:val="TOC2"/>
            <w:rPr>
              <w:ins w:id="94" w:author="Rajo" w:date="2018-06-29T21:22:00Z"/>
              <w:rFonts w:asciiTheme="minorHAnsi" w:eastAsiaTheme="minorEastAsia" w:hAnsiTheme="minorHAnsi"/>
              <w:noProof/>
              <w:sz w:val="22"/>
            </w:rPr>
          </w:pPr>
          <w:ins w:id="9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8.2</w:t>
            </w:r>
            <w:r>
              <w:rPr>
                <w:rFonts w:asciiTheme="minorHAnsi" w:eastAsiaTheme="minorEastAsia" w:hAnsiTheme="minorHAnsi"/>
                <w:noProof/>
                <w:sz w:val="22"/>
              </w:rPr>
              <w:tab/>
            </w:r>
            <w:r w:rsidRPr="00381121">
              <w:rPr>
                <w:rStyle w:val="Hyperlink"/>
                <w:noProof/>
                <w:lang w:val="bs-Latn-BA"/>
              </w:rPr>
              <w:t>Elementi propisa</w:t>
            </w:r>
            <w:r>
              <w:rPr>
                <w:noProof/>
                <w:webHidden/>
              </w:rPr>
              <w:tab/>
            </w:r>
            <w:r>
              <w:rPr>
                <w:noProof/>
                <w:webHidden/>
              </w:rPr>
              <w:fldChar w:fldCharType="begin"/>
            </w:r>
            <w:r>
              <w:rPr>
                <w:noProof/>
                <w:webHidden/>
              </w:rPr>
              <w:instrText xml:space="preserve"> PAGEREF _Toc518070685 \h </w:instrText>
            </w:r>
          </w:ins>
          <w:r>
            <w:rPr>
              <w:noProof/>
              <w:webHidden/>
            </w:rPr>
          </w:r>
          <w:r>
            <w:rPr>
              <w:noProof/>
              <w:webHidden/>
            </w:rPr>
            <w:fldChar w:fldCharType="separate"/>
          </w:r>
          <w:ins w:id="96" w:author="Rajo" w:date="2018-06-29T22:43:00Z">
            <w:r w:rsidR="00081852">
              <w:rPr>
                <w:noProof/>
                <w:webHidden/>
              </w:rPr>
              <w:t>23</w:t>
            </w:r>
          </w:ins>
          <w:ins w:id="97" w:author="Rajo" w:date="2018-06-29T21:22:00Z">
            <w:r>
              <w:rPr>
                <w:noProof/>
                <w:webHidden/>
              </w:rPr>
              <w:fldChar w:fldCharType="end"/>
            </w:r>
            <w:r w:rsidRPr="00381121">
              <w:rPr>
                <w:rStyle w:val="Hyperlink"/>
                <w:noProof/>
              </w:rPr>
              <w:fldChar w:fldCharType="end"/>
            </w:r>
          </w:ins>
        </w:p>
        <w:p w14:paraId="34E98CAF" w14:textId="0B210279" w:rsidR="005A78D8" w:rsidRDefault="005A78D8">
          <w:pPr>
            <w:pStyle w:val="TOC3"/>
            <w:tabs>
              <w:tab w:val="left" w:pos="1320"/>
              <w:tab w:val="right" w:leader="dot" w:pos="9350"/>
            </w:tabs>
            <w:rPr>
              <w:ins w:id="98" w:author="Rajo" w:date="2018-06-29T21:22:00Z"/>
              <w:rFonts w:asciiTheme="minorHAnsi" w:eastAsiaTheme="minorEastAsia" w:hAnsiTheme="minorHAnsi"/>
              <w:noProof/>
              <w:sz w:val="22"/>
            </w:rPr>
          </w:pPr>
          <w:ins w:id="9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8.2.1</w:t>
            </w:r>
            <w:r>
              <w:rPr>
                <w:rFonts w:asciiTheme="minorHAnsi" w:eastAsiaTheme="minorEastAsia" w:hAnsiTheme="minorHAnsi"/>
                <w:noProof/>
                <w:sz w:val="22"/>
              </w:rPr>
              <w:tab/>
            </w:r>
            <w:r w:rsidRPr="00381121">
              <w:rPr>
                <w:rStyle w:val="Hyperlink"/>
                <w:noProof/>
                <w:lang w:val="bs-Latn-BA"/>
              </w:rPr>
              <w:t>Strukturni elementi</w:t>
            </w:r>
            <w:r>
              <w:rPr>
                <w:noProof/>
                <w:webHidden/>
              </w:rPr>
              <w:tab/>
            </w:r>
            <w:r>
              <w:rPr>
                <w:noProof/>
                <w:webHidden/>
              </w:rPr>
              <w:fldChar w:fldCharType="begin"/>
            </w:r>
            <w:r>
              <w:rPr>
                <w:noProof/>
                <w:webHidden/>
              </w:rPr>
              <w:instrText xml:space="preserve"> PAGEREF _Toc518070686 \h </w:instrText>
            </w:r>
          </w:ins>
          <w:r>
            <w:rPr>
              <w:noProof/>
              <w:webHidden/>
            </w:rPr>
          </w:r>
          <w:r>
            <w:rPr>
              <w:noProof/>
              <w:webHidden/>
            </w:rPr>
            <w:fldChar w:fldCharType="separate"/>
          </w:r>
          <w:ins w:id="100" w:author="Rajo" w:date="2018-06-29T22:43:00Z">
            <w:r w:rsidR="00081852">
              <w:rPr>
                <w:noProof/>
                <w:webHidden/>
              </w:rPr>
              <w:t>23</w:t>
            </w:r>
          </w:ins>
          <w:ins w:id="101" w:author="Rajo" w:date="2018-06-29T21:22:00Z">
            <w:r>
              <w:rPr>
                <w:noProof/>
                <w:webHidden/>
              </w:rPr>
              <w:fldChar w:fldCharType="end"/>
            </w:r>
            <w:r w:rsidRPr="00381121">
              <w:rPr>
                <w:rStyle w:val="Hyperlink"/>
                <w:noProof/>
              </w:rPr>
              <w:fldChar w:fldCharType="end"/>
            </w:r>
          </w:ins>
        </w:p>
        <w:p w14:paraId="7EC6DF60" w14:textId="210BB5BE" w:rsidR="005A78D8" w:rsidRDefault="005A78D8">
          <w:pPr>
            <w:pStyle w:val="TOC3"/>
            <w:tabs>
              <w:tab w:val="left" w:pos="1320"/>
              <w:tab w:val="right" w:leader="dot" w:pos="9350"/>
            </w:tabs>
            <w:rPr>
              <w:ins w:id="102" w:author="Rajo" w:date="2018-06-29T21:22:00Z"/>
              <w:rFonts w:asciiTheme="minorHAnsi" w:eastAsiaTheme="minorEastAsia" w:hAnsiTheme="minorHAnsi"/>
              <w:noProof/>
              <w:sz w:val="22"/>
            </w:rPr>
          </w:pPr>
          <w:ins w:id="10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8.2.2</w:t>
            </w:r>
            <w:r>
              <w:rPr>
                <w:rFonts w:asciiTheme="minorHAnsi" w:eastAsiaTheme="minorEastAsia" w:hAnsiTheme="minorHAnsi"/>
                <w:noProof/>
                <w:sz w:val="22"/>
              </w:rPr>
              <w:tab/>
            </w:r>
            <w:r w:rsidRPr="00381121">
              <w:rPr>
                <w:rStyle w:val="Hyperlink"/>
                <w:noProof/>
                <w:lang w:val="bs-Latn-BA"/>
              </w:rPr>
              <w:t>Atributi i kategorije</w:t>
            </w:r>
            <w:r>
              <w:rPr>
                <w:noProof/>
                <w:webHidden/>
              </w:rPr>
              <w:tab/>
            </w:r>
            <w:r>
              <w:rPr>
                <w:noProof/>
                <w:webHidden/>
              </w:rPr>
              <w:fldChar w:fldCharType="begin"/>
            </w:r>
            <w:r>
              <w:rPr>
                <w:noProof/>
                <w:webHidden/>
              </w:rPr>
              <w:instrText xml:space="preserve"> PAGEREF _Toc518070687 \h </w:instrText>
            </w:r>
          </w:ins>
          <w:r>
            <w:rPr>
              <w:noProof/>
              <w:webHidden/>
            </w:rPr>
          </w:r>
          <w:r>
            <w:rPr>
              <w:noProof/>
              <w:webHidden/>
            </w:rPr>
            <w:fldChar w:fldCharType="separate"/>
          </w:r>
          <w:ins w:id="104" w:author="Rajo" w:date="2018-06-29T22:43:00Z">
            <w:r w:rsidR="00081852">
              <w:rPr>
                <w:noProof/>
                <w:webHidden/>
              </w:rPr>
              <w:t>23</w:t>
            </w:r>
          </w:ins>
          <w:ins w:id="105" w:author="Rajo" w:date="2018-06-29T21:22:00Z">
            <w:r>
              <w:rPr>
                <w:noProof/>
                <w:webHidden/>
              </w:rPr>
              <w:fldChar w:fldCharType="end"/>
            </w:r>
            <w:r w:rsidRPr="00381121">
              <w:rPr>
                <w:rStyle w:val="Hyperlink"/>
                <w:noProof/>
              </w:rPr>
              <w:fldChar w:fldCharType="end"/>
            </w:r>
          </w:ins>
        </w:p>
        <w:p w14:paraId="2E7462DB" w14:textId="38C809A7" w:rsidR="005A78D8" w:rsidRDefault="005A78D8">
          <w:pPr>
            <w:pStyle w:val="TOC3"/>
            <w:tabs>
              <w:tab w:val="left" w:pos="1320"/>
              <w:tab w:val="right" w:leader="dot" w:pos="9350"/>
            </w:tabs>
            <w:rPr>
              <w:ins w:id="106" w:author="Rajo" w:date="2018-06-29T21:22:00Z"/>
              <w:rFonts w:asciiTheme="minorHAnsi" w:eastAsiaTheme="minorEastAsia" w:hAnsiTheme="minorHAnsi"/>
              <w:noProof/>
              <w:sz w:val="22"/>
            </w:rPr>
          </w:pPr>
          <w:ins w:id="10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"_Toc518070688"</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8.2.3</w:t>
            </w:r>
            <w:r>
              <w:rPr>
                <w:rFonts w:asciiTheme="minorHAnsi" w:eastAsiaTheme="minorEastAsia" w:hAnsiTheme="minorHAnsi"/>
                <w:noProof/>
                <w:sz w:val="22"/>
              </w:rPr>
              <w:tab/>
            </w:r>
            <w:r w:rsidRPr="00381121">
              <w:rPr>
                <w:rStyle w:val="Hyperlink"/>
                <w:noProof/>
                <w:lang w:val="bs-Latn-BA"/>
              </w:rPr>
              <w:t>Ciljevi, uslovi i obaveze</w:t>
            </w:r>
            <w:r>
              <w:rPr>
                <w:noProof/>
                <w:webHidden/>
              </w:rPr>
              <w:tab/>
            </w:r>
            <w:r>
              <w:rPr>
                <w:noProof/>
                <w:webHidden/>
              </w:rPr>
              <w:fldChar w:fldCharType="begin"/>
            </w:r>
            <w:r>
              <w:rPr>
                <w:noProof/>
                <w:webHidden/>
              </w:rPr>
              <w:instrText xml:space="preserve"> PAGEREF _Toc518070688 \h </w:instrText>
            </w:r>
          </w:ins>
          <w:r>
            <w:rPr>
              <w:noProof/>
              <w:webHidden/>
            </w:rPr>
          </w:r>
          <w:r>
            <w:rPr>
              <w:noProof/>
              <w:webHidden/>
            </w:rPr>
            <w:fldChar w:fldCharType="separate"/>
          </w:r>
          <w:ins w:id="108" w:author="Rajo" w:date="2018-06-29T22:43:00Z">
            <w:r w:rsidR="00081852">
              <w:rPr>
                <w:noProof/>
                <w:webHidden/>
              </w:rPr>
              <w:t>23</w:t>
            </w:r>
          </w:ins>
          <w:ins w:id="109" w:author="Rajo" w:date="2018-06-29T21:22:00Z">
            <w:r>
              <w:rPr>
                <w:noProof/>
                <w:webHidden/>
              </w:rPr>
              <w:fldChar w:fldCharType="end"/>
            </w:r>
            <w:r w:rsidRPr="00381121">
              <w:rPr>
                <w:rStyle w:val="Hyperlink"/>
                <w:noProof/>
              </w:rPr>
              <w:fldChar w:fldCharType="end"/>
            </w:r>
          </w:ins>
        </w:p>
        <w:p w14:paraId="42014480" w14:textId="1266776F" w:rsidR="005A78D8" w:rsidRDefault="005A78D8">
          <w:pPr>
            <w:pStyle w:val="TOC1"/>
            <w:rPr>
              <w:ins w:id="110" w:author="Rajo" w:date="2018-06-29T21:22:00Z"/>
              <w:rFonts w:asciiTheme="minorHAnsi" w:eastAsiaTheme="minorEastAsia" w:hAnsiTheme="minorHAnsi"/>
              <w:noProof/>
              <w:sz w:val="22"/>
            </w:rPr>
          </w:pPr>
          <w:ins w:id="11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"_Toc518070689"</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w:t>
            </w:r>
            <w:r>
              <w:rPr>
                <w:rFonts w:asciiTheme="minorHAnsi" w:eastAsiaTheme="minorEastAsia" w:hAnsiTheme="minorHAnsi"/>
                <w:noProof/>
                <w:sz w:val="22"/>
              </w:rPr>
              <w:tab/>
            </w:r>
            <w:r w:rsidRPr="00381121">
              <w:rPr>
                <w:rStyle w:val="Hyperlink"/>
                <w:rFonts w:eastAsia="Times New Roman"/>
                <w:noProof/>
                <w:lang w:val="bs-Latn-BA"/>
              </w:rPr>
              <w:t>Postojeća SSO rješenja</w:t>
            </w:r>
            <w:r>
              <w:rPr>
                <w:noProof/>
                <w:webHidden/>
              </w:rPr>
              <w:tab/>
            </w:r>
            <w:r>
              <w:rPr>
                <w:noProof/>
                <w:webHidden/>
              </w:rPr>
              <w:fldChar w:fldCharType="begin"/>
            </w:r>
            <w:r>
              <w:rPr>
                <w:noProof/>
                <w:webHidden/>
              </w:rPr>
              <w:instrText xml:space="preserve"> PAGEREF _Toc518070689 \h </w:instrText>
            </w:r>
          </w:ins>
          <w:r>
            <w:rPr>
              <w:noProof/>
              <w:webHidden/>
            </w:rPr>
          </w:r>
          <w:r>
            <w:rPr>
              <w:noProof/>
              <w:webHidden/>
            </w:rPr>
            <w:fldChar w:fldCharType="separate"/>
          </w:r>
          <w:ins w:id="112" w:author="Rajo" w:date="2018-06-29T22:43:00Z">
            <w:r w:rsidR="00081852">
              <w:rPr>
                <w:noProof/>
                <w:webHidden/>
              </w:rPr>
              <w:t>29</w:t>
            </w:r>
          </w:ins>
          <w:ins w:id="113" w:author="Rajo" w:date="2018-06-29T21:22:00Z">
            <w:r>
              <w:rPr>
                <w:noProof/>
                <w:webHidden/>
              </w:rPr>
              <w:fldChar w:fldCharType="end"/>
            </w:r>
            <w:r w:rsidRPr="00381121">
              <w:rPr>
                <w:rStyle w:val="Hyperlink"/>
                <w:noProof/>
              </w:rPr>
              <w:fldChar w:fldCharType="end"/>
            </w:r>
          </w:ins>
        </w:p>
        <w:p w14:paraId="45ADAD47" w14:textId="344C3147" w:rsidR="005A78D8" w:rsidRDefault="005A78D8">
          <w:pPr>
            <w:pStyle w:val="TOC2"/>
            <w:rPr>
              <w:ins w:id="114" w:author="Rajo" w:date="2018-06-29T21:22:00Z"/>
              <w:rFonts w:asciiTheme="minorHAnsi" w:eastAsiaTheme="minorEastAsia" w:hAnsiTheme="minorHAnsi"/>
              <w:noProof/>
              <w:sz w:val="22"/>
            </w:rPr>
          </w:pPr>
          <w:ins w:id="11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"_Toc518070690"</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w:t>
            </w:r>
            <w:r>
              <w:rPr>
                <w:rFonts w:asciiTheme="minorHAnsi" w:eastAsiaTheme="minorEastAsia" w:hAnsiTheme="minorHAnsi"/>
                <w:noProof/>
                <w:sz w:val="22"/>
              </w:rPr>
              <w:tab/>
            </w:r>
            <w:r w:rsidRPr="00381121">
              <w:rPr>
                <w:rStyle w:val="Hyperlink"/>
                <w:noProof/>
                <w:lang w:val="bs-Latn-BA"/>
              </w:rPr>
              <w:t>Apereo CAS (Central Authentication Service)</w:t>
            </w:r>
            <w:r>
              <w:rPr>
                <w:noProof/>
                <w:webHidden/>
              </w:rPr>
              <w:tab/>
            </w:r>
            <w:r>
              <w:rPr>
                <w:noProof/>
                <w:webHidden/>
              </w:rPr>
              <w:fldChar w:fldCharType="begin"/>
            </w:r>
            <w:r>
              <w:rPr>
                <w:noProof/>
                <w:webHidden/>
              </w:rPr>
              <w:instrText xml:space="preserve"> PAGEREF _Toc518070690 \h </w:instrText>
            </w:r>
          </w:ins>
          <w:r>
            <w:rPr>
              <w:noProof/>
              <w:webHidden/>
            </w:rPr>
          </w:r>
          <w:r>
            <w:rPr>
              <w:noProof/>
              <w:webHidden/>
            </w:rPr>
            <w:fldChar w:fldCharType="separate"/>
          </w:r>
          <w:ins w:id="116" w:author="Rajo" w:date="2018-06-29T22:43:00Z">
            <w:r w:rsidR="00081852">
              <w:rPr>
                <w:noProof/>
                <w:webHidden/>
              </w:rPr>
              <w:t>31</w:t>
            </w:r>
          </w:ins>
          <w:ins w:id="117" w:author="Rajo" w:date="2018-06-29T21:22:00Z">
            <w:r>
              <w:rPr>
                <w:noProof/>
                <w:webHidden/>
              </w:rPr>
              <w:fldChar w:fldCharType="end"/>
            </w:r>
            <w:r w:rsidRPr="00381121">
              <w:rPr>
                <w:rStyle w:val="Hyperlink"/>
                <w:noProof/>
              </w:rPr>
              <w:fldChar w:fldCharType="end"/>
            </w:r>
          </w:ins>
        </w:p>
        <w:p w14:paraId="32DD6146" w14:textId="4E7A4577" w:rsidR="005A78D8" w:rsidRDefault="005A78D8">
          <w:pPr>
            <w:pStyle w:val="TOC3"/>
            <w:tabs>
              <w:tab w:val="left" w:pos="1320"/>
              <w:tab w:val="right" w:leader="dot" w:pos="9350"/>
            </w:tabs>
            <w:rPr>
              <w:ins w:id="118" w:author="Rajo" w:date="2018-06-29T21:22:00Z"/>
              <w:rFonts w:asciiTheme="minorHAnsi" w:eastAsiaTheme="minorEastAsia" w:hAnsiTheme="minorHAnsi"/>
              <w:noProof/>
              <w:sz w:val="22"/>
            </w:rPr>
          </w:pPr>
          <w:ins w:id="11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"_Toc518070691"</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_Toc518070691 \h </w:instrText>
            </w:r>
          </w:ins>
          <w:r>
            <w:rPr>
              <w:noProof/>
              <w:webHidden/>
            </w:rPr>
          </w:r>
          <w:r>
            <w:rPr>
              <w:noProof/>
              <w:webHidden/>
            </w:rPr>
            <w:fldChar w:fldCharType="separate"/>
          </w:r>
          <w:ins w:id="120" w:author="Rajo" w:date="2018-06-29T22:43:00Z">
            <w:r w:rsidR="00081852">
              <w:rPr>
                <w:noProof/>
                <w:webHidden/>
              </w:rPr>
              <w:t>31</w:t>
            </w:r>
          </w:ins>
          <w:ins w:id="121" w:author="Rajo" w:date="2018-06-29T21:22:00Z">
            <w:r>
              <w:rPr>
                <w:noProof/>
                <w:webHidden/>
              </w:rPr>
              <w:fldChar w:fldCharType="end"/>
            </w:r>
            <w:r w:rsidRPr="00381121">
              <w:rPr>
                <w:rStyle w:val="Hyperlink"/>
                <w:noProof/>
              </w:rPr>
              <w:fldChar w:fldCharType="end"/>
            </w:r>
          </w:ins>
        </w:p>
        <w:p w14:paraId="71E98428" w14:textId="6165411B" w:rsidR="005A78D8" w:rsidRDefault="005A78D8">
          <w:pPr>
            <w:pStyle w:val="TOC3"/>
            <w:tabs>
              <w:tab w:val="left" w:pos="1320"/>
              <w:tab w:val="right" w:leader="dot" w:pos="9350"/>
            </w:tabs>
            <w:rPr>
              <w:ins w:id="122" w:author="Rajo" w:date="2018-06-29T21:22:00Z"/>
              <w:rFonts w:asciiTheme="minorHAnsi" w:eastAsiaTheme="minorEastAsia" w:hAnsiTheme="minorHAnsi"/>
              <w:noProof/>
              <w:sz w:val="22"/>
            </w:rPr>
          </w:pPr>
          <w:ins w:id="12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"_Toc518070692"</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_Toc518070692 \h </w:instrText>
            </w:r>
          </w:ins>
          <w:r>
            <w:rPr>
              <w:noProof/>
              <w:webHidden/>
            </w:rPr>
          </w:r>
          <w:r>
            <w:rPr>
              <w:noProof/>
              <w:webHidden/>
            </w:rPr>
            <w:fldChar w:fldCharType="separate"/>
          </w:r>
          <w:ins w:id="124" w:author="Rajo" w:date="2018-06-29T22:43:00Z">
            <w:r w:rsidR="00081852">
              <w:rPr>
                <w:noProof/>
                <w:webHidden/>
              </w:rPr>
              <w:t>32</w:t>
            </w:r>
          </w:ins>
          <w:ins w:id="125" w:author="Rajo" w:date="2018-06-29T21:22:00Z">
            <w:r>
              <w:rPr>
                <w:noProof/>
                <w:webHidden/>
              </w:rPr>
              <w:fldChar w:fldCharType="end"/>
            </w:r>
            <w:r w:rsidRPr="00381121">
              <w:rPr>
                <w:rStyle w:val="Hyperlink"/>
                <w:noProof/>
              </w:rPr>
              <w:fldChar w:fldCharType="end"/>
            </w:r>
          </w:ins>
        </w:p>
        <w:p w14:paraId="267FE88C" w14:textId="2D1F90D2" w:rsidR="005A78D8" w:rsidRDefault="005A78D8">
          <w:pPr>
            <w:pStyle w:val="TOC3"/>
            <w:tabs>
              <w:tab w:val="left" w:pos="1320"/>
              <w:tab w:val="right" w:leader="dot" w:pos="9350"/>
            </w:tabs>
            <w:rPr>
              <w:ins w:id="126" w:author="Rajo" w:date="2018-06-29T21:22:00Z"/>
              <w:rFonts w:asciiTheme="minorHAnsi" w:eastAsiaTheme="minorEastAsia" w:hAnsiTheme="minorHAnsi"/>
              <w:noProof/>
              <w:sz w:val="22"/>
            </w:rPr>
          </w:pPr>
          <w:ins w:id="12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9.1.3</w:t>
            </w:r>
            <w:r>
              <w:rPr>
                <w:rFonts w:asciiTheme="minorHAnsi" w:eastAsiaTheme="minorEastAsia" w:hAnsiTheme="minorHAnsi"/>
                <w:noProof/>
                <w:sz w:val="22"/>
              </w:rPr>
              <w:tab/>
            </w:r>
            <w:r w:rsidRPr="00381121">
              <w:rPr>
                <w:rStyle w:val="Hyperlink"/>
                <w:noProof/>
                <w:lang w:val="bs-Latn-BA"/>
              </w:rPr>
              <w:t>Protokoli</w:t>
            </w:r>
            <w:r>
              <w:rPr>
                <w:noProof/>
                <w:webHidden/>
              </w:rPr>
              <w:tab/>
            </w:r>
            <w:r>
              <w:rPr>
                <w:noProof/>
                <w:webHidden/>
              </w:rPr>
              <w:fldChar w:fldCharType="begin"/>
            </w:r>
            <w:r>
              <w:rPr>
                <w:noProof/>
                <w:webHidden/>
              </w:rPr>
              <w:instrText xml:space="preserve"> PAGEREF _Toc518070693 \h </w:instrText>
            </w:r>
          </w:ins>
          <w:r>
            <w:rPr>
              <w:noProof/>
              <w:webHidden/>
            </w:rPr>
          </w:r>
          <w:r>
            <w:rPr>
              <w:noProof/>
              <w:webHidden/>
            </w:rPr>
            <w:fldChar w:fldCharType="separate"/>
          </w:r>
          <w:ins w:id="128" w:author="Rajo" w:date="2018-06-29T22:43:00Z">
            <w:r w:rsidR="00081852">
              <w:rPr>
                <w:noProof/>
                <w:webHidden/>
              </w:rPr>
              <w:t>33</w:t>
            </w:r>
          </w:ins>
          <w:ins w:id="129" w:author="Rajo" w:date="2018-06-29T21:22:00Z">
            <w:r>
              <w:rPr>
                <w:noProof/>
                <w:webHidden/>
              </w:rPr>
              <w:fldChar w:fldCharType="end"/>
            </w:r>
            <w:r w:rsidRPr="00381121">
              <w:rPr>
                <w:rStyle w:val="Hyperlink"/>
                <w:noProof/>
              </w:rPr>
              <w:fldChar w:fldCharType="end"/>
            </w:r>
          </w:ins>
        </w:p>
        <w:p w14:paraId="1408F9A3" w14:textId="3628436D" w:rsidR="005A78D8" w:rsidRDefault="005A78D8">
          <w:pPr>
            <w:pStyle w:val="TOC3"/>
            <w:tabs>
              <w:tab w:val="left" w:pos="1320"/>
              <w:tab w:val="right" w:leader="dot" w:pos="9350"/>
            </w:tabs>
            <w:rPr>
              <w:ins w:id="130" w:author="Rajo" w:date="2018-06-29T21:22:00Z"/>
              <w:rFonts w:asciiTheme="minorHAnsi" w:eastAsiaTheme="minorEastAsia" w:hAnsiTheme="minorHAnsi"/>
              <w:noProof/>
              <w:sz w:val="22"/>
            </w:rPr>
          </w:pPr>
          <w:ins w:id="131" w:author="Rajo" w:date="2018-06-29T21:22:00Z">
            <w:r w:rsidRPr="00381121">
              <w:rPr>
                <w:rStyle w:val="Hyperlink"/>
                <w:noProof/>
              </w:rPr>
              <w:lastRenderedPageBreak/>
              <w:fldChar w:fldCharType="begin"/>
            </w:r>
            <w:r w:rsidRPr="00381121">
              <w:rPr>
                <w:rStyle w:val="Hyperlink"/>
                <w:noProof/>
              </w:rPr>
              <w:instrText xml:space="preserve"> </w:instrText>
            </w:r>
            <w:r>
              <w:rPr>
                <w:noProof/>
              </w:rPr>
              <w:instrText>HYPERLINK \l "_Toc518070694"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9.1.4</w:t>
            </w:r>
            <w:r>
              <w:rPr>
                <w:rFonts w:asciiTheme="minorHAnsi" w:eastAsiaTheme="minorEastAsia" w:hAnsiTheme="minorHAnsi"/>
                <w:noProof/>
                <w:sz w:val="22"/>
              </w:rPr>
              <w:tab/>
            </w:r>
            <w:r w:rsidRPr="00381121">
              <w:rPr>
                <w:rStyle w:val="Hyperlink"/>
                <w:noProof/>
                <w:lang w:val="bs-Latn-BA"/>
              </w:rPr>
              <w:t>CAS protokol</w:t>
            </w:r>
            <w:r>
              <w:rPr>
                <w:noProof/>
                <w:webHidden/>
              </w:rPr>
              <w:tab/>
            </w:r>
            <w:r>
              <w:rPr>
                <w:noProof/>
                <w:webHidden/>
              </w:rPr>
              <w:fldChar w:fldCharType="begin"/>
            </w:r>
            <w:r>
              <w:rPr>
                <w:noProof/>
                <w:webHidden/>
              </w:rPr>
              <w:instrText xml:space="preserve"> PAGEREF _Toc518070694 \h </w:instrText>
            </w:r>
          </w:ins>
          <w:r>
            <w:rPr>
              <w:noProof/>
              <w:webHidden/>
            </w:rPr>
          </w:r>
          <w:r>
            <w:rPr>
              <w:noProof/>
              <w:webHidden/>
            </w:rPr>
            <w:fldChar w:fldCharType="separate"/>
          </w:r>
          <w:ins w:id="132" w:author="Rajo" w:date="2018-06-29T22:43:00Z">
            <w:r w:rsidR="00081852">
              <w:rPr>
                <w:noProof/>
                <w:webHidden/>
              </w:rPr>
              <w:t>33</w:t>
            </w:r>
          </w:ins>
          <w:ins w:id="133" w:author="Rajo" w:date="2018-06-29T21:22:00Z">
            <w:r>
              <w:rPr>
                <w:noProof/>
                <w:webHidden/>
              </w:rPr>
              <w:fldChar w:fldCharType="end"/>
            </w:r>
            <w:r w:rsidRPr="00381121">
              <w:rPr>
                <w:rStyle w:val="Hyperlink"/>
                <w:noProof/>
              </w:rPr>
              <w:fldChar w:fldCharType="end"/>
            </w:r>
          </w:ins>
        </w:p>
        <w:p w14:paraId="375D8D39" w14:textId="0210B30A" w:rsidR="005A78D8" w:rsidRDefault="005A78D8">
          <w:pPr>
            <w:pStyle w:val="TOC2"/>
            <w:rPr>
              <w:ins w:id="134" w:author="Rajo" w:date="2018-06-29T21:22:00Z"/>
              <w:rFonts w:asciiTheme="minorHAnsi" w:eastAsiaTheme="minorEastAsia" w:hAnsiTheme="minorHAnsi"/>
              <w:noProof/>
              <w:sz w:val="22"/>
            </w:rPr>
          </w:pPr>
          <w:ins w:id="13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9.2</w:t>
            </w:r>
            <w:r>
              <w:rPr>
                <w:rFonts w:asciiTheme="minorHAnsi" w:eastAsiaTheme="minorEastAsia" w:hAnsiTheme="minorHAnsi"/>
                <w:noProof/>
                <w:sz w:val="22"/>
              </w:rPr>
              <w:tab/>
            </w:r>
            <w:r w:rsidRPr="00381121">
              <w:rPr>
                <w:rStyle w:val="Hyperlink"/>
                <w:noProof/>
                <w:lang w:val="bs-Latn-BA"/>
              </w:rPr>
              <w:t>Shibboleth</w:t>
            </w:r>
            <w:r>
              <w:rPr>
                <w:noProof/>
                <w:webHidden/>
              </w:rPr>
              <w:tab/>
            </w:r>
            <w:r>
              <w:rPr>
                <w:noProof/>
                <w:webHidden/>
              </w:rPr>
              <w:fldChar w:fldCharType="begin"/>
            </w:r>
            <w:r>
              <w:rPr>
                <w:noProof/>
                <w:webHidden/>
              </w:rPr>
              <w:instrText xml:space="preserve"> PAGEREF _Toc518070695 \h </w:instrText>
            </w:r>
          </w:ins>
          <w:r>
            <w:rPr>
              <w:noProof/>
              <w:webHidden/>
            </w:rPr>
          </w:r>
          <w:r>
            <w:rPr>
              <w:noProof/>
              <w:webHidden/>
            </w:rPr>
            <w:fldChar w:fldCharType="separate"/>
          </w:r>
          <w:ins w:id="136" w:author="Rajo" w:date="2018-06-29T22:43:00Z">
            <w:r w:rsidR="00081852">
              <w:rPr>
                <w:noProof/>
                <w:webHidden/>
              </w:rPr>
              <w:t>35</w:t>
            </w:r>
          </w:ins>
          <w:ins w:id="137" w:author="Rajo" w:date="2018-06-29T21:22:00Z">
            <w:r>
              <w:rPr>
                <w:noProof/>
                <w:webHidden/>
              </w:rPr>
              <w:fldChar w:fldCharType="end"/>
            </w:r>
            <w:r w:rsidRPr="00381121">
              <w:rPr>
                <w:rStyle w:val="Hyperlink"/>
                <w:noProof/>
              </w:rPr>
              <w:fldChar w:fldCharType="end"/>
            </w:r>
          </w:ins>
        </w:p>
        <w:p w14:paraId="1AFFA797" w14:textId="0D92F8E1" w:rsidR="005A78D8" w:rsidRDefault="005A78D8">
          <w:pPr>
            <w:pStyle w:val="TOC3"/>
            <w:tabs>
              <w:tab w:val="left" w:pos="1320"/>
              <w:tab w:val="right" w:leader="dot" w:pos="9350"/>
            </w:tabs>
            <w:rPr>
              <w:ins w:id="138" w:author="Rajo" w:date="2018-06-29T21:22:00Z"/>
              <w:rFonts w:asciiTheme="minorHAnsi" w:eastAsiaTheme="minorEastAsia" w:hAnsiTheme="minorHAnsi"/>
              <w:noProof/>
              <w:sz w:val="22"/>
            </w:rPr>
          </w:pPr>
          <w:ins w:id="13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9.2.1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_Toc518070696 \h </w:instrText>
            </w:r>
          </w:ins>
          <w:r>
            <w:rPr>
              <w:noProof/>
              <w:webHidden/>
            </w:rPr>
          </w:r>
          <w:r>
            <w:rPr>
              <w:noProof/>
              <w:webHidden/>
            </w:rPr>
            <w:fldChar w:fldCharType="separate"/>
          </w:r>
          <w:ins w:id="140" w:author="Rajo" w:date="2018-06-29T22:43:00Z">
            <w:r w:rsidR="00081852">
              <w:rPr>
                <w:noProof/>
                <w:webHidden/>
              </w:rPr>
              <w:t>35</w:t>
            </w:r>
          </w:ins>
          <w:ins w:id="141" w:author="Rajo" w:date="2018-06-29T21:22:00Z">
            <w:r>
              <w:rPr>
                <w:noProof/>
                <w:webHidden/>
              </w:rPr>
              <w:fldChar w:fldCharType="end"/>
            </w:r>
            <w:r w:rsidRPr="00381121">
              <w:rPr>
                <w:rStyle w:val="Hyperlink"/>
                <w:noProof/>
              </w:rPr>
              <w:fldChar w:fldCharType="end"/>
            </w:r>
          </w:ins>
        </w:p>
        <w:p w14:paraId="5CCD0433" w14:textId="1355E3DE" w:rsidR="005A78D8" w:rsidRDefault="005A78D8">
          <w:pPr>
            <w:pStyle w:val="TOC3"/>
            <w:tabs>
              <w:tab w:val="left" w:pos="1320"/>
              <w:tab w:val="right" w:leader="dot" w:pos="9350"/>
            </w:tabs>
            <w:rPr>
              <w:ins w:id="142" w:author="Rajo" w:date="2018-06-29T21:22:00Z"/>
              <w:rFonts w:asciiTheme="minorHAnsi" w:eastAsiaTheme="minorEastAsia" w:hAnsiTheme="minorHAnsi"/>
              <w:noProof/>
              <w:sz w:val="22"/>
            </w:rPr>
          </w:pPr>
          <w:ins w:id="14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9.2.2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_Toc518070697 \h </w:instrText>
            </w:r>
          </w:ins>
          <w:r>
            <w:rPr>
              <w:noProof/>
              <w:webHidden/>
            </w:rPr>
          </w:r>
          <w:r>
            <w:rPr>
              <w:noProof/>
              <w:webHidden/>
            </w:rPr>
            <w:fldChar w:fldCharType="separate"/>
          </w:r>
          <w:ins w:id="144" w:author="Rajo" w:date="2018-06-29T22:43:00Z">
            <w:r w:rsidR="00081852">
              <w:rPr>
                <w:noProof/>
                <w:webHidden/>
              </w:rPr>
              <w:t>36</w:t>
            </w:r>
          </w:ins>
          <w:ins w:id="145" w:author="Rajo" w:date="2018-06-29T21:22:00Z">
            <w:r>
              <w:rPr>
                <w:noProof/>
                <w:webHidden/>
              </w:rPr>
              <w:fldChar w:fldCharType="end"/>
            </w:r>
            <w:r w:rsidRPr="00381121">
              <w:rPr>
                <w:rStyle w:val="Hyperlink"/>
                <w:noProof/>
              </w:rPr>
              <w:fldChar w:fldCharType="end"/>
            </w:r>
          </w:ins>
        </w:p>
        <w:p w14:paraId="40270925" w14:textId="42220A38" w:rsidR="005A78D8" w:rsidRDefault="005A78D8">
          <w:pPr>
            <w:pStyle w:val="TOC2"/>
            <w:rPr>
              <w:ins w:id="146" w:author="Rajo" w:date="2018-06-29T21:22:00Z"/>
              <w:rFonts w:asciiTheme="minorHAnsi" w:eastAsiaTheme="minorEastAsia" w:hAnsiTheme="minorHAnsi"/>
              <w:noProof/>
              <w:sz w:val="22"/>
            </w:rPr>
          </w:pPr>
          <w:ins w:id="14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"_Toc518070698"</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9.3</w:t>
            </w:r>
            <w:r>
              <w:rPr>
                <w:rFonts w:asciiTheme="minorHAnsi" w:eastAsiaTheme="minorEastAsia" w:hAnsiTheme="minorHAnsi"/>
                <w:noProof/>
                <w:sz w:val="22"/>
              </w:rPr>
              <w:tab/>
            </w:r>
            <w:r w:rsidRPr="00381121">
              <w:rPr>
                <w:rStyle w:val="Hyperlink"/>
                <w:noProof/>
                <w:lang w:val="bs-Latn-BA"/>
              </w:rPr>
              <w:t>WSO2 Identity Server</w:t>
            </w:r>
            <w:r>
              <w:rPr>
                <w:noProof/>
                <w:webHidden/>
              </w:rPr>
              <w:tab/>
            </w:r>
            <w:r>
              <w:rPr>
                <w:noProof/>
                <w:webHidden/>
              </w:rPr>
              <w:fldChar w:fldCharType="begin"/>
            </w:r>
            <w:r>
              <w:rPr>
                <w:noProof/>
                <w:webHidden/>
              </w:rPr>
              <w:instrText xml:space="preserve"> PAGEREF _Toc518070698 \h </w:instrText>
            </w:r>
          </w:ins>
          <w:r>
            <w:rPr>
              <w:noProof/>
              <w:webHidden/>
            </w:rPr>
          </w:r>
          <w:r>
            <w:rPr>
              <w:noProof/>
              <w:webHidden/>
            </w:rPr>
            <w:fldChar w:fldCharType="separate"/>
          </w:r>
          <w:ins w:id="148" w:author="Rajo" w:date="2018-06-29T22:43:00Z">
            <w:r w:rsidR="00081852">
              <w:rPr>
                <w:noProof/>
                <w:webHidden/>
              </w:rPr>
              <w:t>38</w:t>
            </w:r>
          </w:ins>
          <w:ins w:id="149" w:author="Rajo" w:date="2018-06-29T21:22:00Z">
            <w:r>
              <w:rPr>
                <w:noProof/>
                <w:webHidden/>
              </w:rPr>
              <w:fldChar w:fldCharType="end"/>
            </w:r>
            <w:r w:rsidRPr="00381121">
              <w:rPr>
                <w:rStyle w:val="Hyperlink"/>
                <w:noProof/>
              </w:rPr>
              <w:fldChar w:fldCharType="end"/>
            </w:r>
          </w:ins>
        </w:p>
        <w:p w14:paraId="3496AA82" w14:textId="1CC220C2" w:rsidR="005A78D8" w:rsidRDefault="005A78D8">
          <w:pPr>
            <w:pStyle w:val="TOC3"/>
            <w:tabs>
              <w:tab w:val="left" w:pos="1320"/>
              <w:tab w:val="right" w:leader="dot" w:pos="9350"/>
            </w:tabs>
            <w:rPr>
              <w:ins w:id="150" w:author="Rajo" w:date="2018-06-29T21:22:00Z"/>
              <w:rFonts w:asciiTheme="minorHAnsi" w:eastAsiaTheme="minorEastAsia" w:hAnsiTheme="minorHAnsi"/>
              <w:noProof/>
              <w:sz w:val="22"/>
            </w:rPr>
          </w:pPr>
          <w:ins w:id="15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"_Toc518070699"</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9.3.1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_Toc518070699 \h </w:instrText>
            </w:r>
          </w:ins>
          <w:r>
            <w:rPr>
              <w:noProof/>
              <w:webHidden/>
            </w:rPr>
          </w:r>
          <w:r>
            <w:rPr>
              <w:noProof/>
              <w:webHidden/>
            </w:rPr>
            <w:fldChar w:fldCharType="separate"/>
          </w:r>
          <w:ins w:id="152" w:author="Rajo" w:date="2018-06-29T22:43:00Z">
            <w:r w:rsidR="00081852">
              <w:rPr>
                <w:noProof/>
                <w:webHidden/>
              </w:rPr>
              <w:t>38</w:t>
            </w:r>
          </w:ins>
          <w:ins w:id="153" w:author="Rajo" w:date="2018-06-29T21:22:00Z">
            <w:r>
              <w:rPr>
                <w:noProof/>
                <w:webHidden/>
              </w:rPr>
              <w:fldChar w:fldCharType="end"/>
            </w:r>
            <w:r w:rsidRPr="00381121">
              <w:rPr>
                <w:rStyle w:val="Hyperlink"/>
                <w:noProof/>
              </w:rPr>
              <w:fldChar w:fldCharType="end"/>
            </w:r>
          </w:ins>
        </w:p>
        <w:p w14:paraId="1317FD71" w14:textId="747B9E3B" w:rsidR="005A78D8" w:rsidRDefault="005A78D8">
          <w:pPr>
            <w:pStyle w:val="TOC3"/>
            <w:tabs>
              <w:tab w:val="left" w:pos="1320"/>
              <w:tab w:val="right" w:leader="dot" w:pos="9350"/>
            </w:tabs>
            <w:rPr>
              <w:ins w:id="154" w:author="Rajo" w:date="2018-06-29T21:22:00Z"/>
              <w:rFonts w:asciiTheme="minorHAnsi" w:eastAsiaTheme="minorEastAsia" w:hAnsiTheme="minorHAnsi"/>
              <w:noProof/>
              <w:sz w:val="22"/>
            </w:rPr>
          </w:pPr>
          <w:ins w:id="15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"_Toc518070700"</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9.3.2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_Toc518070700 \h </w:instrText>
            </w:r>
          </w:ins>
          <w:r>
            <w:rPr>
              <w:noProof/>
              <w:webHidden/>
            </w:rPr>
          </w:r>
          <w:r>
            <w:rPr>
              <w:noProof/>
              <w:webHidden/>
            </w:rPr>
            <w:fldChar w:fldCharType="separate"/>
          </w:r>
          <w:ins w:id="156" w:author="Rajo" w:date="2018-06-29T22:43:00Z">
            <w:r w:rsidR="00081852">
              <w:rPr>
                <w:noProof/>
                <w:webHidden/>
              </w:rPr>
              <w:t>39</w:t>
            </w:r>
          </w:ins>
          <w:ins w:id="157" w:author="Rajo" w:date="2018-06-29T21:22:00Z">
            <w:r>
              <w:rPr>
                <w:noProof/>
                <w:webHidden/>
              </w:rPr>
              <w:fldChar w:fldCharType="end"/>
            </w:r>
            <w:r w:rsidRPr="00381121">
              <w:rPr>
                <w:rStyle w:val="Hyperlink"/>
                <w:noProof/>
              </w:rPr>
              <w:fldChar w:fldCharType="end"/>
            </w:r>
          </w:ins>
        </w:p>
        <w:p w14:paraId="1A62A514" w14:textId="47B3EA6B" w:rsidR="005A78D8" w:rsidRDefault="005A78D8">
          <w:pPr>
            <w:pStyle w:val="TOC3"/>
            <w:tabs>
              <w:tab w:val="left" w:pos="1320"/>
              <w:tab w:val="right" w:leader="dot" w:pos="9350"/>
            </w:tabs>
            <w:rPr>
              <w:ins w:id="158" w:author="Rajo" w:date="2018-06-29T21:22:00Z"/>
              <w:rFonts w:asciiTheme="minorHAnsi" w:eastAsiaTheme="minorEastAsia" w:hAnsiTheme="minorHAnsi"/>
              <w:noProof/>
              <w:sz w:val="22"/>
            </w:rPr>
          </w:pPr>
          <w:ins w:id="15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"_Toc518070701"</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9.3.3</w:t>
            </w:r>
            <w:r>
              <w:rPr>
                <w:rFonts w:asciiTheme="minorHAnsi" w:eastAsiaTheme="minorEastAsia" w:hAnsiTheme="minorHAnsi"/>
                <w:noProof/>
                <w:sz w:val="22"/>
              </w:rPr>
              <w:tab/>
            </w:r>
            <w:r w:rsidRPr="00381121">
              <w:rPr>
                <w:rStyle w:val="Hyperlink"/>
                <w:noProof/>
                <w:lang w:val="bs-Latn-BA"/>
              </w:rPr>
              <w:t>Protokoli</w:t>
            </w:r>
            <w:r>
              <w:rPr>
                <w:noProof/>
                <w:webHidden/>
              </w:rPr>
              <w:tab/>
            </w:r>
            <w:r>
              <w:rPr>
                <w:noProof/>
                <w:webHidden/>
              </w:rPr>
              <w:fldChar w:fldCharType="begin"/>
            </w:r>
            <w:r>
              <w:rPr>
                <w:noProof/>
                <w:webHidden/>
              </w:rPr>
              <w:instrText xml:space="preserve"> PAGEREF _Toc518070701 \h </w:instrText>
            </w:r>
          </w:ins>
          <w:r>
            <w:rPr>
              <w:noProof/>
              <w:webHidden/>
            </w:rPr>
          </w:r>
          <w:r>
            <w:rPr>
              <w:noProof/>
              <w:webHidden/>
            </w:rPr>
            <w:fldChar w:fldCharType="separate"/>
          </w:r>
          <w:ins w:id="160" w:author="Rajo" w:date="2018-06-29T22:43:00Z">
            <w:r w:rsidR="00081852">
              <w:rPr>
                <w:noProof/>
                <w:webHidden/>
              </w:rPr>
              <w:t>41</w:t>
            </w:r>
          </w:ins>
          <w:ins w:id="161" w:author="Rajo" w:date="2018-06-29T21:22:00Z">
            <w:r>
              <w:rPr>
                <w:noProof/>
                <w:webHidden/>
              </w:rPr>
              <w:fldChar w:fldCharType="end"/>
            </w:r>
            <w:r w:rsidRPr="00381121">
              <w:rPr>
                <w:rStyle w:val="Hyperlink"/>
                <w:noProof/>
              </w:rPr>
              <w:fldChar w:fldCharType="end"/>
            </w:r>
          </w:ins>
        </w:p>
        <w:p w14:paraId="5563BF9D" w14:textId="725121A4" w:rsidR="005A78D8" w:rsidRDefault="005A78D8">
          <w:pPr>
            <w:pStyle w:val="TOC2"/>
            <w:rPr>
              <w:ins w:id="162" w:author="Rajo" w:date="2018-06-29T21:22:00Z"/>
              <w:rFonts w:asciiTheme="minorHAnsi" w:eastAsiaTheme="minorEastAsia" w:hAnsiTheme="minorHAnsi"/>
              <w:noProof/>
              <w:sz w:val="22"/>
            </w:rPr>
          </w:pPr>
          <w:ins w:id="16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"_Toc518070702"</w:instrText>
            </w:r>
            <w:r w:rsidRPr="00381121">
              <w:rPr>
                <w:rStyle w:val="Hyperlink"/>
                <w:noProof/>
              </w:rPr>
              <w:instrText xml:space="preserve"> </w:instrText>
            </w:r>
            <w:r w:rsidRPr="00381121">
              <w:rPr>
                <w:rStyle w:val="Hyperlink"/>
                <w:noProof/>
              </w:rPr>
              <w:fldChar w:fldCharType="separate"/>
            </w:r>
            <w:r w:rsidRPr="00381121">
              <w:rPr>
                <w:rStyle w:val="Hyperlink"/>
                <w:noProof/>
              </w:rPr>
              <w:t>9.4</w:t>
            </w:r>
            <w:r>
              <w:rPr>
                <w:rFonts w:asciiTheme="minorHAnsi" w:eastAsiaTheme="minorEastAsia" w:hAnsiTheme="minorHAnsi"/>
                <w:noProof/>
                <w:sz w:val="22"/>
              </w:rPr>
              <w:tab/>
            </w:r>
            <w:r w:rsidRPr="00381121">
              <w:rPr>
                <w:rStyle w:val="Hyperlink"/>
                <w:noProof/>
                <w:lang w:val="bs-Latn-BA"/>
              </w:rPr>
              <w:t>Uporedna analiza postojećih rješenja</w:t>
            </w:r>
            <w:r>
              <w:rPr>
                <w:noProof/>
                <w:webHidden/>
              </w:rPr>
              <w:tab/>
            </w:r>
            <w:r>
              <w:rPr>
                <w:noProof/>
                <w:webHidden/>
              </w:rPr>
              <w:fldChar w:fldCharType="begin"/>
            </w:r>
            <w:r>
              <w:rPr>
                <w:noProof/>
                <w:webHidden/>
              </w:rPr>
              <w:instrText xml:space="preserve"> PAGEREF _Toc518070702 \h </w:instrText>
            </w:r>
          </w:ins>
          <w:r>
            <w:rPr>
              <w:noProof/>
              <w:webHidden/>
            </w:rPr>
          </w:r>
          <w:r>
            <w:rPr>
              <w:noProof/>
              <w:webHidden/>
            </w:rPr>
            <w:fldChar w:fldCharType="separate"/>
          </w:r>
          <w:ins w:id="164" w:author="Rajo" w:date="2018-06-29T22:43:00Z">
            <w:r w:rsidR="00081852">
              <w:rPr>
                <w:noProof/>
                <w:webHidden/>
              </w:rPr>
              <w:t>41</w:t>
            </w:r>
          </w:ins>
          <w:ins w:id="165" w:author="Rajo" w:date="2018-06-29T21:22:00Z">
            <w:r>
              <w:rPr>
                <w:noProof/>
                <w:webHidden/>
              </w:rPr>
              <w:fldChar w:fldCharType="end"/>
            </w:r>
            <w:r w:rsidRPr="00381121">
              <w:rPr>
                <w:rStyle w:val="Hyperlink"/>
                <w:noProof/>
              </w:rPr>
              <w:fldChar w:fldCharType="end"/>
            </w:r>
          </w:ins>
        </w:p>
        <w:p w14:paraId="6EBAD195" w14:textId="5284F0E3" w:rsidR="005A78D8" w:rsidRDefault="005A78D8">
          <w:pPr>
            <w:pStyle w:val="TOC1"/>
            <w:rPr>
              <w:ins w:id="166" w:author="Rajo" w:date="2018-06-29T21:22:00Z"/>
              <w:rFonts w:asciiTheme="minorHAnsi" w:eastAsiaTheme="minorEastAsia" w:hAnsiTheme="minorHAnsi"/>
              <w:noProof/>
              <w:sz w:val="22"/>
            </w:rPr>
          </w:pPr>
          <w:ins w:id="16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10.</w:t>
            </w:r>
            <w:r>
              <w:rPr>
                <w:rFonts w:asciiTheme="minorHAnsi" w:eastAsiaTheme="minorEastAsia" w:hAnsiTheme="minorHAnsi"/>
                <w:noProof/>
                <w:sz w:val="22"/>
              </w:rPr>
              <w:tab/>
            </w:r>
            <w:r w:rsidRPr="00381121">
              <w:rPr>
                <w:rStyle w:val="Hyperlink"/>
                <w:noProof/>
                <w:lang w:val="bs-Latn-BA"/>
              </w:rPr>
              <w:t>IMPLEMENTACIJA SSO SERVERA</w:t>
            </w:r>
            <w:r>
              <w:rPr>
                <w:noProof/>
                <w:webHidden/>
              </w:rPr>
              <w:tab/>
            </w:r>
            <w:r>
              <w:rPr>
                <w:noProof/>
                <w:webHidden/>
              </w:rPr>
              <w:fldChar w:fldCharType="begin"/>
            </w:r>
            <w:r>
              <w:rPr>
                <w:noProof/>
                <w:webHidden/>
              </w:rPr>
              <w:instrText xml:space="preserve"> PAGEREF _Toc518070703 \h </w:instrText>
            </w:r>
          </w:ins>
          <w:r>
            <w:rPr>
              <w:noProof/>
              <w:webHidden/>
            </w:rPr>
          </w:r>
          <w:r>
            <w:rPr>
              <w:noProof/>
              <w:webHidden/>
            </w:rPr>
            <w:fldChar w:fldCharType="separate"/>
          </w:r>
          <w:ins w:id="168" w:author="Rajo" w:date="2018-06-29T22:43:00Z">
            <w:r w:rsidR="00081852">
              <w:rPr>
                <w:noProof/>
                <w:webHidden/>
              </w:rPr>
              <w:t>44</w:t>
            </w:r>
          </w:ins>
          <w:ins w:id="169" w:author="Rajo" w:date="2018-06-29T21:22:00Z">
            <w:r>
              <w:rPr>
                <w:noProof/>
                <w:webHidden/>
              </w:rPr>
              <w:fldChar w:fldCharType="end"/>
            </w:r>
            <w:r w:rsidRPr="00381121">
              <w:rPr>
                <w:rStyle w:val="Hyperlink"/>
                <w:noProof/>
              </w:rPr>
              <w:fldChar w:fldCharType="end"/>
            </w:r>
          </w:ins>
        </w:p>
        <w:p w14:paraId="10074262" w14:textId="707B2E4E" w:rsidR="005A78D8" w:rsidRDefault="005A78D8">
          <w:pPr>
            <w:pStyle w:val="TOC2"/>
            <w:rPr>
              <w:ins w:id="170" w:author="Rajo" w:date="2018-06-29T21:22:00Z"/>
              <w:rFonts w:asciiTheme="minorHAnsi" w:eastAsiaTheme="minorEastAsia" w:hAnsiTheme="minorHAnsi"/>
              <w:noProof/>
              <w:sz w:val="22"/>
            </w:rPr>
          </w:pPr>
          <w:ins w:id="17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10.1</w:t>
            </w:r>
            <w:r>
              <w:rPr>
                <w:rFonts w:asciiTheme="minorHAnsi" w:eastAsiaTheme="minorEastAsia" w:hAnsiTheme="minorHAnsi"/>
                <w:noProof/>
                <w:sz w:val="22"/>
              </w:rPr>
              <w:tab/>
            </w:r>
            <w:r w:rsidRPr="00381121">
              <w:rPr>
                <w:rStyle w:val="Hyperlink"/>
                <w:noProof/>
                <w:lang w:val="bs-Latn-BA"/>
              </w:rPr>
              <w:t>Arhitektura i način funkcionisanja</w:t>
            </w:r>
            <w:r>
              <w:rPr>
                <w:noProof/>
                <w:webHidden/>
              </w:rPr>
              <w:tab/>
            </w:r>
            <w:r>
              <w:rPr>
                <w:noProof/>
                <w:webHidden/>
              </w:rPr>
              <w:fldChar w:fldCharType="begin"/>
            </w:r>
            <w:r>
              <w:rPr>
                <w:noProof/>
                <w:webHidden/>
              </w:rPr>
              <w:instrText xml:space="preserve"> PAGEREF _Toc518070704 \h </w:instrText>
            </w:r>
          </w:ins>
          <w:r>
            <w:rPr>
              <w:noProof/>
              <w:webHidden/>
            </w:rPr>
          </w:r>
          <w:r>
            <w:rPr>
              <w:noProof/>
              <w:webHidden/>
            </w:rPr>
            <w:fldChar w:fldCharType="separate"/>
          </w:r>
          <w:ins w:id="172" w:author="Rajo" w:date="2018-06-29T22:43:00Z">
            <w:r w:rsidR="00081852">
              <w:rPr>
                <w:noProof/>
                <w:webHidden/>
              </w:rPr>
              <w:t>46</w:t>
            </w:r>
          </w:ins>
          <w:ins w:id="173" w:author="Rajo" w:date="2018-06-29T21:22:00Z">
            <w:r>
              <w:rPr>
                <w:noProof/>
                <w:webHidden/>
              </w:rPr>
              <w:fldChar w:fldCharType="end"/>
            </w:r>
            <w:r w:rsidRPr="00381121">
              <w:rPr>
                <w:rStyle w:val="Hyperlink"/>
                <w:noProof/>
              </w:rPr>
              <w:fldChar w:fldCharType="end"/>
            </w:r>
          </w:ins>
        </w:p>
        <w:p w14:paraId="018A69D2" w14:textId="3081F255" w:rsidR="005A78D8" w:rsidRDefault="005A78D8">
          <w:pPr>
            <w:pStyle w:val="TOC2"/>
            <w:rPr>
              <w:ins w:id="174" w:author="Rajo" w:date="2018-06-29T21:22:00Z"/>
              <w:rFonts w:asciiTheme="minorHAnsi" w:eastAsiaTheme="minorEastAsia" w:hAnsiTheme="minorHAnsi"/>
              <w:noProof/>
              <w:sz w:val="22"/>
            </w:rPr>
          </w:pPr>
          <w:ins w:id="17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10.2</w:t>
            </w:r>
            <w:r>
              <w:rPr>
                <w:rFonts w:asciiTheme="minorHAnsi" w:eastAsiaTheme="minorEastAsia" w:hAnsiTheme="minorHAnsi"/>
                <w:noProof/>
                <w:sz w:val="22"/>
              </w:rPr>
              <w:tab/>
            </w:r>
            <w:r w:rsidRPr="00381121">
              <w:rPr>
                <w:rStyle w:val="Hyperlink"/>
                <w:noProof/>
                <w:lang w:val="bs-Latn-BA"/>
              </w:rPr>
              <w:t>Poređenje sa postojećim rješenjima</w:t>
            </w:r>
            <w:r>
              <w:rPr>
                <w:noProof/>
                <w:webHidden/>
              </w:rPr>
              <w:tab/>
            </w:r>
            <w:r>
              <w:rPr>
                <w:noProof/>
                <w:webHidden/>
              </w:rPr>
              <w:fldChar w:fldCharType="begin"/>
            </w:r>
            <w:r>
              <w:rPr>
                <w:noProof/>
                <w:webHidden/>
              </w:rPr>
              <w:instrText xml:space="preserve"> PAGEREF _Toc518070705 \h </w:instrText>
            </w:r>
          </w:ins>
          <w:r>
            <w:rPr>
              <w:noProof/>
              <w:webHidden/>
            </w:rPr>
          </w:r>
          <w:r>
            <w:rPr>
              <w:noProof/>
              <w:webHidden/>
            </w:rPr>
            <w:fldChar w:fldCharType="separate"/>
          </w:r>
          <w:ins w:id="176" w:author="Rajo" w:date="2018-06-29T22:43:00Z">
            <w:r w:rsidR="00081852">
              <w:rPr>
                <w:noProof/>
                <w:webHidden/>
              </w:rPr>
              <w:t>55</w:t>
            </w:r>
          </w:ins>
          <w:ins w:id="177" w:author="Rajo" w:date="2018-06-29T21:22:00Z">
            <w:r>
              <w:rPr>
                <w:noProof/>
                <w:webHidden/>
              </w:rPr>
              <w:fldChar w:fldCharType="end"/>
            </w:r>
            <w:r w:rsidRPr="00381121">
              <w:rPr>
                <w:rStyle w:val="Hyperlink"/>
                <w:noProof/>
              </w:rPr>
              <w:fldChar w:fldCharType="end"/>
            </w:r>
          </w:ins>
        </w:p>
        <w:p w14:paraId="360A43F4" w14:textId="51F61533" w:rsidR="005A78D8" w:rsidRDefault="005A78D8">
          <w:pPr>
            <w:pStyle w:val="TOC1"/>
            <w:rPr>
              <w:ins w:id="178" w:author="Rajo" w:date="2018-06-29T21:22:00Z"/>
              <w:rFonts w:asciiTheme="minorHAnsi" w:eastAsiaTheme="minorEastAsia" w:hAnsiTheme="minorHAnsi"/>
              <w:noProof/>
              <w:sz w:val="22"/>
            </w:rPr>
          </w:pPr>
          <w:ins w:id="17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11.</w:t>
            </w:r>
            <w:r>
              <w:rPr>
                <w:rFonts w:asciiTheme="minorHAnsi" w:eastAsiaTheme="minorEastAsia" w:hAnsiTheme="minorHAnsi"/>
                <w:noProof/>
                <w:sz w:val="22"/>
              </w:rPr>
              <w:tab/>
            </w:r>
            <w:r w:rsidRPr="00381121">
              <w:rPr>
                <w:rStyle w:val="Hyperlink"/>
                <w:noProof/>
                <w:lang w:val="bs-Latn-BA"/>
              </w:rPr>
              <w:t>ZAKLJUČAK</w:t>
            </w:r>
            <w:r>
              <w:rPr>
                <w:noProof/>
                <w:webHidden/>
              </w:rPr>
              <w:tab/>
            </w:r>
            <w:r>
              <w:rPr>
                <w:noProof/>
                <w:webHidden/>
              </w:rPr>
              <w:fldChar w:fldCharType="begin"/>
            </w:r>
            <w:r>
              <w:rPr>
                <w:noProof/>
                <w:webHidden/>
              </w:rPr>
              <w:instrText xml:space="preserve"> PAGEREF _Toc518070706 \h </w:instrText>
            </w:r>
          </w:ins>
          <w:r>
            <w:rPr>
              <w:noProof/>
              <w:webHidden/>
            </w:rPr>
          </w:r>
          <w:r>
            <w:rPr>
              <w:noProof/>
              <w:webHidden/>
            </w:rPr>
            <w:fldChar w:fldCharType="separate"/>
          </w:r>
          <w:ins w:id="180" w:author="Rajo" w:date="2018-06-29T22:43:00Z">
            <w:r w:rsidR="00081852">
              <w:rPr>
                <w:noProof/>
                <w:webHidden/>
              </w:rPr>
              <w:t>58</w:t>
            </w:r>
          </w:ins>
          <w:ins w:id="181" w:author="Rajo" w:date="2018-06-29T21:22:00Z">
            <w:r>
              <w:rPr>
                <w:noProof/>
                <w:webHidden/>
              </w:rPr>
              <w:fldChar w:fldCharType="end"/>
            </w:r>
            <w:r w:rsidRPr="00381121">
              <w:rPr>
                <w:rStyle w:val="Hyperlink"/>
                <w:noProof/>
              </w:rPr>
              <w:fldChar w:fldCharType="end"/>
            </w:r>
          </w:ins>
        </w:p>
        <w:p w14:paraId="42DDB6FE" w14:textId="2E15150A" w:rsidR="005A78D8" w:rsidRDefault="005A78D8">
          <w:pPr>
            <w:pStyle w:val="TOC1"/>
            <w:rPr>
              <w:ins w:id="182" w:author="Rajo" w:date="2018-06-29T21:22:00Z"/>
              <w:rFonts w:asciiTheme="minorHAnsi" w:eastAsiaTheme="minorEastAsia" w:hAnsiTheme="minorHAnsi"/>
              <w:noProof/>
              <w:sz w:val="22"/>
            </w:rPr>
          </w:pPr>
          <w:ins w:id="18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LITERATURA</w:t>
            </w:r>
            <w:r>
              <w:rPr>
                <w:noProof/>
                <w:webHidden/>
              </w:rPr>
              <w:tab/>
            </w:r>
            <w:r>
              <w:rPr>
                <w:noProof/>
                <w:webHidden/>
              </w:rPr>
              <w:fldChar w:fldCharType="begin"/>
            </w:r>
            <w:r>
              <w:rPr>
                <w:noProof/>
                <w:webHidden/>
              </w:rPr>
              <w:instrText xml:space="preserve"> PAGEREF _Toc518070707 \h </w:instrText>
            </w:r>
          </w:ins>
          <w:r>
            <w:rPr>
              <w:noProof/>
              <w:webHidden/>
            </w:rPr>
          </w:r>
          <w:r>
            <w:rPr>
              <w:noProof/>
              <w:webHidden/>
            </w:rPr>
            <w:fldChar w:fldCharType="separate"/>
          </w:r>
          <w:ins w:id="184" w:author="Rajo" w:date="2018-06-29T22:43:00Z">
            <w:r w:rsidR="00081852">
              <w:rPr>
                <w:noProof/>
                <w:webHidden/>
              </w:rPr>
              <w:t>59</w:t>
            </w:r>
          </w:ins>
          <w:ins w:id="185" w:author="Rajo" w:date="2018-06-29T21:22:00Z">
            <w:r>
              <w:rPr>
                <w:noProof/>
                <w:webHidden/>
              </w:rPr>
              <w:fldChar w:fldCharType="end"/>
            </w:r>
            <w:r w:rsidRPr="00381121">
              <w:rPr>
                <w:rStyle w:val="Hyperlink"/>
                <w:noProof/>
              </w:rPr>
              <w:fldChar w:fldCharType="end"/>
            </w:r>
          </w:ins>
        </w:p>
        <w:p w14:paraId="11EDD829" w14:textId="6228856B" w:rsidR="00C35BF2" w:rsidDel="005D26EE" w:rsidRDefault="00256AF3">
          <w:pPr>
            <w:pStyle w:val="TOC1"/>
            <w:rPr>
              <w:del w:id="186" w:author="Rajo" w:date="2018-06-29T19:47:00Z"/>
              <w:rFonts w:asciiTheme="minorHAnsi" w:eastAsiaTheme="minorEastAsia" w:hAnsiTheme="minorHAnsi"/>
              <w:noProof/>
              <w:sz w:val="22"/>
            </w:rPr>
          </w:pPr>
          <w:del w:id="187" w:author="Rajo" w:date="2018-06-29T19:47:00Z">
            <w:r w:rsidRPr="005D26EE" w:rsidDel="005D26EE">
              <w:rPr>
                <w:rStyle w:val="Hyperlink"/>
                <w:noProof/>
                <w:lang w:val="bs-Latn-BA"/>
                <w:rPrChange w:id="188" w:author="Rajo" w:date="2018-06-29T19:47:00Z">
                  <w:rPr>
                    <w:rStyle w:val="Hyperlink"/>
                    <w:lang w:val="bs-Latn-BA"/>
                  </w:rPr>
                </w:rPrChange>
              </w:rPr>
              <w:delText>1.</w:delText>
            </w:r>
            <w:r w:rsidDel="005D26EE">
              <w:rPr>
                <w:rFonts w:asciiTheme="minorHAnsi" w:eastAsiaTheme="minorEastAsia" w:hAnsiTheme="minorHAnsi"/>
                <w:noProof/>
                <w:sz w:val="22"/>
              </w:rPr>
              <w:tab/>
            </w:r>
            <w:r w:rsidRPr="005D26EE" w:rsidDel="005D26EE">
              <w:rPr>
                <w:rStyle w:val="Hyperlink"/>
                <w:noProof/>
                <w:lang w:val="bs-Latn-BA"/>
                <w:rPrChange w:id="189" w:author="Rajo" w:date="2018-06-29T19:47:00Z">
                  <w:rPr>
                    <w:rStyle w:val="Hyperlink"/>
                    <w:lang w:val="bs-Latn-BA"/>
                  </w:rPr>
                </w:rPrChange>
              </w:rPr>
              <w:delText>UVOD</w:delText>
            </w:r>
            <w:r w:rsidDel="005D26EE">
              <w:rPr>
                <w:noProof/>
              </w:rPr>
              <w:tab/>
              <w:delText>1</w:delText>
            </w:r>
          </w:del>
        </w:p>
        <w:p w14:paraId="6C8A53D1" w14:textId="796FE4E3" w:rsidR="00C35BF2" w:rsidDel="005D26EE" w:rsidRDefault="00256AF3">
          <w:pPr>
            <w:pStyle w:val="TOC1"/>
            <w:rPr>
              <w:del w:id="190" w:author="Rajo" w:date="2018-06-29T19:47:00Z"/>
              <w:rFonts w:asciiTheme="minorHAnsi" w:eastAsiaTheme="minorEastAsia" w:hAnsiTheme="minorHAnsi"/>
              <w:noProof/>
              <w:sz w:val="22"/>
            </w:rPr>
          </w:pPr>
          <w:del w:id="191" w:author="Rajo" w:date="2018-06-29T19:47:00Z">
            <w:r w:rsidRPr="005D26EE" w:rsidDel="005D26EE">
              <w:rPr>
                <w:rStyle w:val="Hyperlink"/>
                <w:noProof/>
                <w:lang w:val="bs-Latn-BA"/>
                <w:rPrChange w:id="192" w:author="Rajo" w:date="2018-06-29T19:47:00Z">
                  <w:rPr>
                    <w:rStyle w:val="Hyperlink"/>
                    <w:lang w:val="bs-Latn-BA"/>
                  </w:rPr>
                </w:rPrChange>
              </w:rPr>
              <w:delText>2.</w:delText>
            </w:r>
            <w:r w:rsidDel="005D26EE">
              <w:rPr>
                <w:rFonts w:asciiTheme="minorHAnsi" w:eastAsiaTheme="minorEastAsia" w:hAnsiTheme="minorHAnsi"/>
                <w:noProof/>
                <w:sz w:val="22"/>
              </w:rPr>
              <w:tab/>
            </w:r>
            <w:r w:rsidRPr="005D26EE" w:rsidDel="005D26EE">
              <w:rPr>
                <w:rStyle w:val="Hyperlink"/>
                <w:noProof/>
                <w:lang w:val="bs-Latn-BA"/>
                <w:rPrChange w:id="193" w:author="Rajo" w:date="2018-06-29T19:47:00Z">
                  <w:rPr>
                    <w:rStyle w:val="Hyperlink"/>
                    <w:lang w:val="bs-Latn-BA"/>
                  </w:rPr>
                </w:rPrChange>
              </w:rPr>
              <w:delText>AUTENTIKACIJA</w:delText>
            </w:r>
            <w:r w:rsidDel="005D26EE">
              <w:rPr>
                <w:noProof/>
              </w:rPr>
              <w:tab/>
              <w:delText>2</w:delText>
            </w:r>
          </w:del>
        </w:p>
        <w:p w14:paraId="11BE583D" w14:textId="20E5F63F" w:rsidR="00C35BF2" w:rsidDel="005D26EE" w:rsidRDefault="00256AF3">
          <w:pPr>
            <w:pStyle w:val="TOC2"/>
            <w:rPr>
              <w:del w:id="194" w:author="Rajo" w:date="2018-06-29T19:47:00Z"/>
              <w:rFonts w:asciiTheme="minorHAnsi" w:eastAsiaTheme="minorEastAsia" w:hAnsiTheme="minorHAnsi"/>
              <w:noProof/>
              <w:sz w:val="22"/>
            </w:rPr>
          </w:pPr>
          <w:del w:id="195" w:author="Rajo" w:date="2018-06-29T19:47:00Z">
            <w:r w:rsidRPr="005D26EE" w:rsidDel="005D26EE">
              <w:rPr>
                <w:rStyle w:val="Hyperlink"/>
                <w:noProof/>
                <w:lang w:val="bs-Latn-BA"/>
                <w:rPrChange w:id="196" w:author="Rajo" w:date="2018-06-29T19:47:00Z">
                  <w:rPr>
                    <w:rStyle w:val="Hyperlink"/>
                    <w:lang w:val="bs-Latn-BA"/>
                  </w:rPr>
                </w:rPrChange>
              </w:rPr>
              <w:delText>2.1</w:delText>
            </w:r>
            <w:r w:rsidDel="005D26EE">
              <w:rPr>
                <w:rFonts w:asciiTheme="minorHAnsi" w:eastAsiaTheme="minorEastAsia" w:hAnsiTheme="minorHAnsi"/>
                <w:noProof/>
                <w:sz w:val="22"/>
              </w:rPr>
              <w:tab/>
            </w:r>
            <w:r w:rsidRPr="005D26EE" w:rsidDel="005D26EE">
              <w:rPr>
                <w:rStyle w:val="Hyperlink"/>
                <w:noProof/>
                <w:lang w:val="bs-Latn-BA"/>
                <w:rPrChange w:id="197" w:author="Rajo" w:date="2018-06-29T19:47:00Z">
                  <w:rPr>
                    <w:rStyle w:val="Hyperlink"/>
                    <w:lang w:val="bs-Latn-BA"/>
                  </w:rPr>
                </w:rPrChange>
              </w:rPr>
              <w:delText>Autentikacija upotrebom lozinke</w:delText>
            </w:r>
            <w:r w:rsidDel="005D26EE">
              <w:rPr>
                <w:noProof/>
              </w:rPr>
              <w:tab/>
              <w:delText>2</w:delText>
            </w:r>
          </w:del>
        </w:p>
        <w:p w14:paraId="4E4BD16F" w14:textId="6AC67B4A" w:rsidR="00C35BF2" w:rsidDel="005D26EE" w:rsidRDefault="00256AF3">
          <w:pPr>
            <w:pStyle w:val="TOC2"/>
            <w:rPr>
              <w:del w:id="198" w:author="Rajo" w:date="2018-06-29T19:47:00Z"/>
              <w:rFonts w:asciiTheme="minorHAnsi" w:eastAsiaTheme="minorEastAsia" w:hAnsiTheme="minorHAnsi"/>
              <w:noProof/>
              <w:sz w:val="22"/>
            </w:rPr>
          </w:pPr>
          <w:del w:id="199" w:author="Rajo" w:date="2018-06-29T19:47:00Z">
            <w:r w:rsidRPr="005D26EE" w:rsidDel="005D26EE">
              <w:rPr>
                <w:rStyle w:val="Hyperlink"/>
                <w:noProof/>
                <w:lang w:val="bs-Latn-BA"/>
                <w:rPrChange w:id="200" w:author="Rajo" w:date="2018-06-29T19:47:00Z">
                  <w:rPr>
                    <w:rStyle w:val="Hyperlink"/>
                    <w:lang w:val="bs-Latn-BA"/>
                  </w:rPr>
                </w:rPrChange>
              </w:rPr>
              <w:delText>2.2</w:delText>
            </w:r>
            <w:r w:rsidDel="005D26EE">
              <w:rPr>
                <w:rFonts w:asciiTheme="minorHAnsi" w:eastAsiaTheme="minorEastAsia" w:hAnsiTheme="minorHAnsi"/>
                <w:noProof/>
                <w:sz w:val="22"/>
              </w:rPr>
              <w:tab/>
            </w:r>
            <w:r w:rsidRPr="005D26EE" w:rsidDel="005D26EE">
              <w:rPr>
                <w:rStyle w:val="Hyperlink"/>
                <w:noProof/>
                <w:lang w:val="bs-Latn-BA"/>
                <w:rPrChange w:id="201" w:author="Rajo" w:date="2018-06-29T19:47:00Z">
                  <w:rPr>
                    <w:rStyle w:val="Hyperlink"/>
                    <w:lang w:val="bs-Latn-BA"/>
                  </w:rPr>
                </w:rPrChange>
              </w:rPr>
              <w:delText>Autentikacioni faktori</w:delText>
            </w:r>
            <w:r w:rsidDel="005D26EE">
              <w:rPr>
                <w:noProof/>
              </w:rPr>
              <w:tab/>
              <w:delText>2</w:delText>
            </w:r>
          </w:del>
        </w:p>
        <w:p w14:paraId="4DAE6EC8" w14:textId="16B255AC" w:rsidR="00C35BF2" w:rsidDel="005D26EE" w:rsidRDefault="00256AF3">
          <w:pPr>
            <w:pStyle w:val="TOC1"/>
            <w:rPr>
              <w:del w:id="202" w:author="Rajo" w:date="2018-06-29T19:47:00Z"/>
              <w:rFonts w:asciiTheme="minorHAnsi" w:eastAsiaTheme="minorEastAsia" w:hAnsiTheme="minorHAnsi"/>
              <w:noProof/>
              <w:sz w:val="22"/>
            </w:rPr>
          </w:pPr>
          <w:del w:id="203" w:author="Rajo" w:date="2018-06-29T19:47:00Z">
            <w:r w:rsidRPr="005D26EE" w:rsidDel="005D26EE">
              <w:rPr>
                <w:rStyle w:val="Hyperlink"/>
                <w:noProof/>
                <w:lang w:val="bs-Latn-BA"/>
                <w:rPrChange w:id="204" w:author="Rajo" w:date="2018-06-29T19:47:00Z">
                  <w:rPr>
                    <w:rStyle w:val="Hyperlink"/>
                    <w:lang w:val="bs-Latn-BA"/>
                  </w:rPr>
                </w:rPrChange>
              </w:rPr>
              <w:delText>3.</w:delText>
            </w:r>
            <w:r w:rsidDel="005D26EE">
              <w:rPr>
                <w:rFonts w:asciiTheme="minorHAnsi" w:eastAsiaTheme="minorEastAsia" w:hAnsiTheme="minorHAnsi"/>
                <w:noProof/>
                <w:sz w:val="22"/>
              </w:rPr>
              <w:tab/>
            </w:r>
            <w:r w:rsidRPr="005D26EE" w:rsidDel="005D26EE">
              <w:rPr>
                <w:rStyle w:val="Hyperlink"/>
                <w:noProof/>
                <w:lang w:val="bs-Latn-BA"/>
                <w:rPrChange w:id="205" w:author="Rajo" w:date="2018-06-29T19:47:00Z">
                  <w:rPr>
                    <w:rStyle w:val="Hyperlink"/>
                    <w:lang w:val="bs-Latn-BA"/>
                  </w:rPr>
                </w:rPrChange>
              </w:rPr>
              <w:delText>UPRAVLJANJE IDENTITETIMA</w:delText>
            </w:r>
            <w:r w:rsidDel="005D26EE">
              <w:rPr>
                <w:noProof/>
              </w:rPr>
              <w:tab/>
              <w:delText>4</w:delText>
            </w:r>
          </w:del>
        </w:p>
        <w:p w14:paraId="37DCD83B" w14:textId="0CBFC33B" w:rsidR="00C35BF2" w:rsidDel="005D26EE" w:rsidRDefault="00256AF3">
          <w:pPr>
            <w:pStyle w:val="TOC1"/>
            <w:rPr>
              <w:del w:id="206" w:author="Rajo" w:date="2018-06-29T19:47:00Z"/>
              <w:rFonts w:asciiTheme="minorHAnsi" w:eastAsiaTheme="minorEastAsia" w:hAnsiTheme="minorHAnsi"/>
              <w:noProof/>
              <w:sz w:val="22"/>
            </w:rPr>
          </w:pPr>
          <w:del w:id="207" w:author="Rajo" w:date="2018-06-29T19:47:00Z">
            <w:r w:rsidRPr="005D26EE" w:rsidDel="005D26EE">
              <w:rPr>
                <w:rStyle w:val="Hyperlink"/>
                <w:noProof/>
                <w:lang w:val="bs-Latn-BA"/>
                <w:rPrChange w:id="208" w:author="Rajo" w:date="2018-06-29T19:47:00Z">
                  <w:rPr>
                    <w:rStyle w:val="Hyperlink"/>
                    <w:lang w:val="bs-Latn-BA"/>
                  </w:rPr>
                </w:rPrChange>
              </w:rPr>
              <w:delText>4.</w:delText>
            </w:r>
            <w:r w:rsidDel="005D26EE">
              <w:rPr>
                <w:rFonts w:asciiTheme="minorHAnsi" w:eastAsiaTheme="minorEastAsia" w:hAnsiTheme="minorHAnsi"/>
                <w:noProof/>
                <w:sz w:val="22"/>
              </w:rPr>
              <w:tab/>
            </w:r>
            <w:r w:rsidRPr="005D26EE" w:rsidDel="005D26EE">
              <w:rPr>
                <w:rStyle w:val="Hyperlink"/>
                <w:noProof/>
                <w:lang w:val="bs-Latn-BA"/>
                <w:rPrChange w:id="209" w:author="Rajo" w:date="2018-06-29T19:47:00Z">
                  <w:rPr>
                    <w:rStyle w:val="Hyperlink"/>
                    <w:lang w:val="bs-Latn-BA"/>
                  </w:rPr>
                </w:rPrChange>
              </w:rPr>
              <w:delText>SINGLE-SIGN-ON (SSO)</w:delText>
            </w:r>
            <w:r w:rsidDel="005D26EE">
              <w:rPr>
                <w:noProof/>
              </w:rPr>
              <w:tab/>
              <w:delText>6</w:delText>
            </w:r>
          </w:del>
        </w:p>
        <w:p w14:paraId="2E6026A7" w14:textId="5AF7FD56" w:rsidR="00C35BF2" w:rsidDel="005D26EE" w:rsidRDefault="00256AF3">
          <w:pPr>
            <w:pStyle w:val="TOC1"/>
            <w:rPr>
              <w:del w:id="210" w:author="Rajo" w:date="2018-06-29T19:47:00Z"/>
              <w:rFonts w:asciiTheme="minorHAnsi" w:eastAsiaTheme="minorEastAsia" w:hAnsiTheme="minorHAnsi"/>
              <w:noProof/>
              <w:sz w:val="22"/>
            </w:rPr>
          </w:pPr>
          <w:del w:id="211" w:author="Rajo" w:date="2018-06-29T19:47:00Z">
            <w:r w:rsidRPr="005D26EE" w:rsidDel="005D26EE">
              <w:rPr>
                <w:rStyle w:val="Hyperlink"/>
                <w:noProof/>
                <w:lang w:val="bs-Latn-BA"/>
                <w:rPrChange w:id="212" w:author="Rajo" w:date="2018-06-29T19:47:00Z">
                  <w:rPr>
                    <w:rStyle w:val="Hyperlink"/>
                    <w:lang w:val="bs-Latn-BA"/>
                  </w:rPr>
                </w:rPrChange>
              </w:rPr>
              <w:delText>5.</w:delText>
            </w:r>
            <w:r w:rsidDel="005D26EE">
              <w:rPr>
                <w:rFonts w:asciiTheme="minorHAnsi" w:eastAsiaTheme="minorEastAsia" w:hAnsiTheme="minorHAnsi"/>
                <w:noProof/>
                <w:sz w:val="22"/>
              </w:rPr>
              <w:tab/>
            </w:r>
            <w:r w:rsidRPr="005D26EE" w:rsidDel="005D26EE">
              <w:rPr>
                <w:rStyle w:val="Hyperlink"/>
                <w:noProof/>
                <w:lang w:val="bs-Latn-BA"/>
                <w:rPrChange w:id="213" w:author="Rajo" w:date="2018-06-29T19:47:00Z">
                  <w:rPr>
                    <w:rStyle w:val="Hyperlink"/>
                    <w:lang w:val="bs-Latn-BA"/>
                  </w:rPr>
                </w:rPrChange>
              </w:rPr>
              <w:delText>AUTORIZACIJA I KONTROLA PRISTUPA</w:delText>
            </w:r>
            <w:r w:rsidDel="005D26EE">
              <w:rPr>
                <w:noProof/>
              </w:rPr>
              <w:tab/>
              <w:delText>9</w:delText>
            </w:r>
          </w:del>
        </w:p>
        <w:p w14:paraId="39B798A1" w14:textId="7EA45C8C" w:rsidR="00C35BF2" w:rsidDel="005D26EE" w:rsidRDefault="00256AF3">
          <w:pPr>
            <w:pStyle w:val="TOC2"/>
            <w:rPr>
              <w:del w:id="214" w:author="Rajo" w:date="2018-06-29T19:47:00Z"/>
              <w:rFonts w:asciiTheme="minorHAnsi" w:eastAsiaTheme="minorEastAsia" w:hAnsiTheme="minorHAnsi"/>
              <w:noProof/>
              <w:sz w:val="22"/>
            </w:rPr>
          </w:pPr>
          <w:del w:id="215" w:author="Rajo" w:date="2018-06-29T19:47:00Z">
            <w:r w:rsidRPr="005D26EE" w:rsidDel="005D26EE">
              <w:rPr>
                <w:rStyle w:val="Hyperlink"/>
                <w:noProof/>
                <w:lang w:val="bs-Latn-BA"/>
                <w:rPrChange w:id="216" w:author="Rajo" w:date="2018-06-29T19:47:00Z">
                  <w:rPr>
                    <w:rStyle w:val="Hyperlink"/>
                    <w:lang w:val="bs-Latn-BA"/>
                  </w:rPr>
                </w:rPrChange>
              </w:rPr>
              <w:delText>5.1</w:delText>
            </w:r>
            <w:r w:rsidDel="005D26EE">
              <w:rPr>
                <w:rFonts w:asciiTheme="minorHAnsi" w:eastAsiaTheme="minorEastAsia" w:hAnsiTheme="minorHAnsi"/>
                <w:noProof/>
                <w:sz w:val="22"/>
              </w:rPr>
              <w:tab/>
            </w:r>
            <w:r w:rsidRPr="005D26EE" w:rsidDel="005D26EE">
              <w:rPr>
                <w:rStyle w:val="Hyperlink"/>
                <w:noProof/>
                <w:lang w:val="bs-Latn-BA"/>
                <w:rPrChange w:id="217" w:author="Rajo" w:date="2018-06-29T19:47:00Z">
                  <w:rPr>
                    <w:rStyle w:val="Hyperlink"/>
                    <w:lang w:val="bs-Latn-BA"/>
                  </w:rPr>
                </w:rPrChange>
              </w:rPr>
              <w:delText>Autorizacija</w:delText>
            </w:r>
            <w:r w:rsidDel="005D26EE">
              <w:rPr>
                <w:noProof/>
              </w:rPr>
              <w:tab/>
              <w:delText>9</w:delText>
            </w:r>
          </w:del>
        </w:p>
        <w:p w14:paraId="536728A9" w14:textId="5449B7F2" w:rsidR="00C35BF2" w:rsidDel="005D26EE" w:rsidRDefault="00256AF3">
          <w:pPr>
            <w:pStyle w:val="TOC2"/>
            <w:rPr>
              <w:del w:id="218" w:author="Rajo" w:date="2018-06-29T19:47:00Z"/>
              <w:rFonts w:asciiTheme="minorHAnsi" w:eastAsiaTheme="minorEastAsia" w:hAnsiTheme="minorHAnsi"/>
              <w:noProof/>
              <w:sz w:val="22"/>
            </w:rPr>
          </w:pPr>
          <w:del w:id="219" w:author="Rajo" w:date="2018-06-29T19:47:00Z">
            <w:r w:rsidRPr="005D26EE" w:rsidDel="005D26EE">
              <w:rPr>
                <w:rStyle w:val="Hyperlink"/>
                <w:noProof/>
                <w:lang w:val="bs-Latn-BA"/>
                <w:rPrChange w:id="220" w:author="Rajo" w:date="2018-06-29T19:47:00Z">
                  <w:rPr>
                    <w:rStyle w:val="Hyperlink"/>
                    <w:lang w:val="bs-Latn-BA"/>
                  </w:rPr>
                </w:rPrChange>
              </w:rPr>
              <w:delText>5.2</w:delText>
            </w:r>
            <w:r w:rsidDel="005D26EE">
              <w:rPr>
                <w:rFonts w:asciiTheme="minorHAnsi" w:eastAsiaTheme="minorEastAsia" w:hAnsiTheme="minorHAnsi"/>
                <w:noProof/>
                <w:sz w:val="22"/>
              </w:rPr>
              <w:tab/>
            </w:r>
            <w:r w:rsidRPr="005D26EE" w:rsidDel="005D26EE">
              <w:rPr>
                <w:rStyle w:val="Hyperlink"/>
                <w:noProof/>
                <w:lang w:val="bs-Latn-BA"/>
                <w:rPrChange w:id="221" w:author="Rajo" w:date="2018-06-29T19:47:00Z">
                  <w:rPr>
                    <w:rStyle w:val="Hyperlink"/>
                    <w:lang w:val="bs-Latn-BA"/>
                  </w:rPr>
                </w:rPrChange>
              </w:rPr>
              <w:delText>Kontrola pristupa</w:delText>
            </w:r>
            <w:r w:rsidDel="005D26EE">
              <w:rPr>
                <w:noProof/>
              </w:rPr>
              <w:tab/>
              <w:delText>10</w:delText>
            </w:r>
          </w:del>
        </w:p>
        <w:p w14:paraId="378FC2DF" w14:textId="0A9391D2" w:rsidR="00C35BF2" w:rsidDel="005D26EE" w:rsidRDefault="00256AF3">
          <w:pPr>
            <w:pStyle w:val="TOC1"/>
            <w:rPr>
              <w:del w:id="222" w:author="Rajo" w:date="2018-06-29T19:47:00Z"/>
              <w:rFonts w:asciiTheme="minorHAnsi" w:eastAsiaTheme="minorEastAsia" w:hAnsiTheme="minorHAnsi"/>
              <w:noProof/>
              <w:sz w:val="22"/>
            </w:rPr>
          </w:pPr>
          <w:del w:id="223" w:author="Rajo" w:date="2018-06-29T19:47:00Z">
            <w:r w:rsidRPr="005D26EE" w:rsidDel="005D26EE">
              <w:rPr>
                <w:rStyle w:val="Hyperlink"/>
                <w:noProof/>
                <w:lang w:val="bs-Latn-BA"/>
                <w:rPrChange w:id="224" w:author="Rajo" w:date="2018-06-29T19:47:00Z">
                  <w:rPr>
                    <w:rStyle w:val="Hyperlink"/>
                    <w:lang w:val="bs-Latn-BA"/>
                  </w:rPr>
                </w:rPrChange>
              </w:rPr>
              <w:delText>6.</w:delText>
            </w:r>
            <w:r w:rsidDel="005D26EE">
              <w:rPr>
                <w:rFonts w:asciiTheme="minorHAnsi" w:eastAsiaTheme="minorEastAsia" w:hAnsiTheme="minorHAnsi"/>
                <w:noProof/>
                <w:sz w:val="22"/>
              </w:rPr>
              <w:tab/>
            </w:r>
            <w:r w:rsidRPr="005D26EE" w:rsidDel="005D26EE">
              <w:rPr>
                <w:rStyle w:val="Hyperlink"/>
                <w:noProof/>
                <w:lang w:val="bs-Latn-BA"/>
                <w:rPrChange w:id="225" w:author="Rajo" w:date="2018-06-29T19:47:00Z">
                  <w:rPr>
                    <w:rStyle w:val="Hyperlink"/>
                    <w:lang w:val="bs-Latn-BA"/>
                  </w:rPr>
                </w:rPrChange>
              </w:rPr>
              <w:delText>SAML (SECURITY ASSERTION MARKUP LANGUAGE)</w:delText>
            </w:r>
            <w:r w:rsidDel="005D26EE">
              <w:rPr>
                <w:noProof/>
              </w:rPr>
              <w:tab/>
              <w:delText>12</w:delText>
            </w:r>
          </w:del>
        </w:p>
        <w:p w14:paraId="2133B8EF" w14:textId="21E00FA3" w:rsidR="00C35BF2" w:rsidDel="005D26EE" w:rsidRDefault="00256AF3">
          <w:pPr>
            <w:pStyle w:val="TOC2"/>
            <w:rPr>
              <w:del w:id="226" w:author="Rajo" w:date="2018-06-29T19:47:00Z"/>
              <w:rFonts w:asciiTheme="minorHAnsi" w:eastAsiaTheme="minorEastAsia" w:hAnsiTheme="minorHAnsi"/>
              <w:noProof/>
              <w:sz w:val="22"/>
            </w:rPr>
          </w:pPr>
          <w:del w:id="227" w:author="Rajo" w:date="2018-06-29T19:47:00Z">
            <w:r w:rsidRPr="005D26EE" w:rsidDel="005D26EE">
              <w:rPr>
                <w:rStyle w:val="Hyperlink"/>
                <w:noProof/>
                <w:lang w:val="bs-Latn-BA"/>
                <w:rPrChange w:id="228" w:author="Rajo" w:date="2018-06-29T19:47:00Z">
                  <w:rPr>
                    <w:rStyle w:val="Hyperlink"/>
                    <w:lang w:val="bs-Latn-BA"/>
                  </w:rPr>
                </w:rPrChange>
              </w:rPr>
              <w:delText>6.1</w:delText>
            </w:r>
            <w:r w:rsidDel="005D26EE">
              <w:rPr>
                <w:rFonts w:asciiTheme="minorHAnsi" w:eastAsiaTheme="minorEastAsia" w:hAnsiTheme="minorHAnsi"/>
                <w:noProof/>
                <w:sz w:val="22"/>
              </w:rPr>
              <w:tab/>
            </w:r>
            <w:r w:rsidRPr="005D26EE" w:rsidDel="005D26EE">
              <w:rPr>
                <w:rStyle w:val="Hyperlink"/>
                <w:noProof/>
                <w:lang w:val="bs-Latn-BA"/>
                <w:rPrChange w:id="229" w:author="Rajo" w:date="2018-06-29T19:47:00Z">
                  <w:rPr>
                    <w:rStyle w:val="Hyperlink"/>
                    <w:lang w:val="bs-Latn-BA"/>
                  </w:rPr>
                </w:rPrChange>
              </w:rPr>
              <w:delText>Principi</w:delText>
            </w:r>
            <w:r w:rsidDel="005D26EE">
              <w:rPr>
                <w:noProof/>
              </w:rPr>
              <w:tab/>
              <w:delText>12</w:delText>
            </w:r>
          </w:del>
        </w:p>
        <w:p w14:paraId="584A6D15" w14:textId="2F023047" w:rsidR="00C35BF2" w:rsidDel="005D26EE" w:rsidRDefault="00256AF3">
          <w:pPr>
            <w:pStyle w:val="TOC2"/>
            <w:rPr>
              <w:del w:id="230" w:author="Rajo" w:date="2018-06-29T19:47:00Z"/>
              <w:rFonts w:asciiTheme="minorHAnsi" w:eastAsiaTheme="minorEastAsia" w:hAnsiTheme="minorHAnsi"/>
              <w:noProof/>
              <w:sz w:val="22"/>
            </w:rPr>
          </w:pPr>
          <w:del w:id="231" w:author="Rajo" w:date="2018-06-29T19:47:00Z">
            <w:r w:rsidRPr="005D26EE" w:rsidDel="005D26EE">
              <w:rPr>
                <w:rStyle w:val="Hyperlink"/>
                <w:noProof/>
                <w:lang w:val="bs-Latn-BA"/>
                <w:rPrChange w:id="232" w:author="Rajo" w:date="2018-06-29T19:47:00Z">
                  <w:rPr>
                    <w:rStyle w:val="Hyperlink"/>
                    <w:lang w:val="bs-Latn-BA"/>
                  </w:rPr>
                </w:rPrChange>
              </w:rPr>
              <w:delText>6.2</w:delText>
            </w:r>
            <w:r w:rsidDel="005D26EE">
              <w:rPr>
                <w:rFonts w:asciiTheme="minorHAnsi" w:eastAsiaTheme="minorEastAsia" w:hAnsiTheme="minorHAnsi"/>
                <w:noProof/>
                <w:sz w:val="22"/>
              </w:rPr>
              <w:tab/>
            </w:r>
            <w:r w:rsidRPr="005D26EE" w:rsidDel="005D26EE">
              <w:rPr>
                <w:rStyle w:val="Hyperlink"/>
                <w:noProof/>
                <w:lang w:val="bs-Latn-BA"/>
                <w:rPrChange w:id="233" w:author="Rajo" w:date="2018-06-29T19:47:00Z">
                  <w:rPr>
                    <w:rStyle w:val="Hyperlink"/>
                    <w:lang w:val="bs-Latn-BA"/>
                  </w:rPr>
                </w:rPrChange>
              </w:rPr>
              <w:delText>Kako SAML funkcioniše</w:delText>
            </w:r>
            <w:r w:rsidDel="005D26EE">
              <w:rPr>
                <w:noProof/>
              </w:rPr>
              <w:tab/>
              <w:delText>13</w:delText>
            </w:r>
          </w:del>
        </w:p>
        <w:p w14:paraId="3A47AAAD" w14:textId="2C83B24B" w:rsidR="00C35BF2" w:rsidDel="005D26EE" w:rsidRDefault="00256AF3">
          <w:pPr>
            <w:pStyle w:val="TOC3"/>
            <w:tabs>
              <w:tab w:val="left" w:pos="1320"/>
              <w:tab w:val="right" w:leader="dot" w:pos="9350"/>
            </w:tabs>
            <w:rPr>
              <w:del w:id="234" w:author="Rajo" w:date="2018-06-29T19:47:00Z"/>
              <w:rFonts w:asciiTheme="minorHAnsi" w:eastAsiaTheme="minorEastAsia" w:hAnsiTheme="minorHAnsi"/>
              <w:noProof/>
              <w:sz w:val="22"/>
            </w:rPr>
          </w:pPr>
          <w:del w:id="235" w:author="Rajo" w:date="2018-06-29T19:47:00Z">
            <w:r w:rsidRPr="005D26EE" w:rsidDel="005D26EE">
              <w:rPr>
                <w:rStyle w:val="Hyperlink"/>
                <w:noProof/>
                <w:lang w:val="bs-Latn-BA"/>
                <w:rPrChange w:id="236" w:author="Rajo" w:date="2018-06-29T19:47:00Z">
                  <w:rPr>
                    <w:rStyle w:val="Hyperlink"/>
                    <w:lang w:val="bs-Latn-BA"/>
                  </w:rPr>
                </w:rPrChange>
              </w:rPr>
              <w:delText>6.2.1</w:delText>
            </w:r>
            <w:r w:rsidDel="005D26EE">
              <w:rPr>
                <w:rFonts w:asciiTheme="minorHAnsi" w:eastAsiaTheme="minorEastAsia" w:hAnsiTheme="minorHAnsi"/>
                <w:noProof/>
                <w:sz w:val="22"/>
              </w:rPr>
              <w:tab/>
            </w:r>
            <w:r w:rsidRPr="005D26EE" w:rsidDel="005D26EE">
              <w:rPr>
                <w:rStyle w:val="Hyperlink"/>
                <w:noProof/>
                <w:lang w:val="bs-Latn-BA"/>
                <w:rPrChange w:id="237" w:author="Rajo" w:date="2018-06-29T19:47:00Z">
                  <w:rPr>
                    <w:rStyle w:val="Hyperlink"/>
                    <w:lang w:val="bs-Latn-BA"/>
                  </w:rPr>
                </w:rPrChange>
              </w:rPr>
              <w:delText>Tvrdnje (Assertions)</w:delText>
            </w:r>
            <w:r w:rsidDel="005D26EE">
              <w:rPr>
                <w:noProof/>
              </w:rPr>
              <w:tab/>
              <w:delText>13</w:delText>
            </w:r>
          </w:del>
        </w:p>
        <w:p w14:paraId="6A6B85D6" w14:textId="62F0C528" w:rsidR="00C35BF2" w:rsidDel="005D26EE" w:rsidRDefault="00256AF3">
          <w:pPr>
            <w:pStyle w:val="TOC3"/>
            <w:tabs>
              <w:tab w:val="left" w:pos="1320"/>
              <w:tab w:val="right" w:leader="dot" w:pos="9350"/>
            </w:tabs>
            <w:rPr>
              <w:del w:id="238" w:author="Rajo" w:date="2018-06-29T19:47:00Z"/>
              <w:rFonts w:asciiTheme="minorHAnsi" w:eastAsiaTheme="minorEastAsia" w:hAnsiTheme="minorHAnsi"/>
              <w:noProof/>
              <w:sz w:val="22"/>
            </w:rPr>
          </w:pPr>
          <w:del w:id="239" w:author="Rajo" w:date="2018-06-29T19:47:00Z">
            <w:r w:rsidRPr="005D26EE" w:rsidDel="005D26EE">
              <w:rPr>
                <w:rStyle w:val="Hyperlink"/>
                <w:noProof/>
                <w:lang w:val="bs-Latn-BA"/>
                <w:rPrChange w:id="240" w:author="Rajo" w:date="2018-06-29T19:47:00Z">
                  <w:rPr>
                    <w:rStyle w:val="Hyperlink"/>
                    <w:lang w:val="bs-Latn-BA"/>
                  </w:rPr>
                </w:rPrChange>
              </w:rPr>
              <w:delText>6.2.2</w:delText>
            </w:r>
            <w:r w:rsidDel="005D26EE">
              <w:rPr>
                <w:rFonts w:asciiTheme="minorHAnsi" w:eastAsiaTheme="minorEastAsia" w:hAnsiTheme="minorHAnsi"/>
                <w:noProof/>
                <w:sz w:val="22"/>
              </w:rPr>
              <w:tab/>
            </w:r>
            <w:r w:rsidRPr="005D26EE" w:rsidDel="005D26EE">
              <w:rPr>
                <w:rStyle w:val="Hyperlink"/>
                <w:noProof/>
                <w:lang w:val="bs-Latn-BA"/>
                <w:rPrChange w:id="241" w:author="Rajo" w:date="2018-06-29T19:47:00Z">
                  <w:rPr>
                    <w:rStyle w:val="Hyperlink"/>
                    <w:lang w:val="bs-Latn-BA"/>
                  </w:rPr>
                </w:rPrChange>
              </w:rPr>
              <w:delText>Protokoli (Protocols)</w:delText>
            </w:r>
            <w:r w:rsidDel="005D26EE">
              <w:rPr>
                <w:noProof/>
              </w:rPr>
              <w:tab/>
              <w:delText>14</w:delText>
            </w:r>
          </w:del>
        </w:p>
        <w:p w14:paraId="39FA5E86" w14:textId="0D79E8A1" w:rsidR="00C35BF2" w:rsidDel="005D26EE" w:rsidRDefault="00256AF3">
          <w:pPr>
            <w:pStyle w:val="TOC3"/>
            <w:tabs>
              <w:tab w:val="left" w:pos="1320"/>
              <w:tab w:val="right" w:leader="dot" w:pos="9350"/>
            </w:tabs>
            <w:rPr>
              <w:del w:id="242" w:author="Rajo" w:date="2018-06-29T19:47:00Z"/>
              <w:rFonts w:asciiTheme="minorHAnsi" w:eastAsiaTheme="minorEastAsia" w:hAnsiTheme="minorHAnsi"/>
              <w:noProof/>
              <w:sz w:val="22"/>
            </w:rPr>
          </w:pPr>
          <w:del w:id="243" w:author="Rajo" w:date="2018-06-29T19:47:00Z">
            <w:r w:rsidRPr="005D26EE" w:rsidDel="005D26EE">
              <w:rPr>
                <w:rStyle w:val="Hyperlink"/>
                <w:noProof/>
                <w:lang w:val="bs-Latn-BA"/>
                <w:rPrChange w:id="244" w:author="Rajo" w:date="2018-06-29T19:47:00Z">
                  <w:rPr>
                    <w:rStyle w:val="Hyperlink"/>
                    <w:lang w:val="bs-Latn-BA"/>
                  </w:rPr>
                </w:rPrChange>
              </w:rPr>
              <w:delText>6.2.3</w:delText>
            </w:r>
            <w:r w:rsidDel="005D26EE">
              <w:rPr>
                <w:rFonts w:asciiTheme="minorHAnsi" w:eastAsiaTheme="minorEastAsia" w:hAnsiTheme="minorHAnsi"/>
                <w:noProof/>
                <w:sz w:val="22"/>
              </w:rPr>
              <w:tab/>
            </w:r>
            <w:r w:rsidRPr="005D26EE" w:rsidDel="005D26EE">
              <w:rPr>
                <w:rStyle w:val="Hyperlink"/>
                <w:noProof/>
                <w:lang w:val="bs-Latn-BA"/>
                <w:rPrChange w:id="245" w:author="Rajo" w:date="2018-06-29T19:47:00Z">
                  <w:rPr>
                    <w:rStyle w:val="Hyperlink"/>
                    <w:lang w:val="bs-Latn-BA"/>
                  </w:rPr>
                </w:rPrChange>
              </w:rPr>
              <w:delText>Povezivanja/uvezivanja (Bindings)</w:delText>
            </w:r>
            <w:r w:rsidDel="005D26EE">
              <w:rPr>
                <w:noProof/>
              </w:rPr>
              <w:tab/>
              <w:delText>14</w:delText>
            </w:r>
          </w:del>
        </w:p>
        <w:p w14:paraId="55091737" w14:textId="783D7BDA" w:rsidR="00C35BF2" w:rsidDel="005D26EE" w:rsidRDefault="00256AF3">
          <w:pPr>
            <w:pStyle w:val="TOC3"/>
            <w:tabs>
              <w:tab w:val="left" w:pos="1320"/>
              <w:tab w:val="right" w:leader="dot" w:pos="9350"/>
            </w:tabs>
            <w:rPr>
              <w:del w:id="246" w:author="Rajo" w:date="2018-06-29T19:47:00Z"/>
              <w:rFonts w:asciiTheme="minorHAnsi" w:eastAsiaTheme="minorEastAsia" w:hAnsiTheme="minorHAnsi"/>
              <w:noProof/>
              <w:sz w:val="22"/>
            </w:rPr>
          </w:pPr>
          <w:del w:id="247" w:author="Rajo" w:date="2018-06-29T19:47:00Z">
            <w:r w:rsidRPr="005D26EE" w:rsidDel="005D26EE">
              <w:rPr>
                <w:rStyle w:val="Hyperlink"/>
                <w:noProof/>
                <w:lang w:val="bs-Latn-BA"/>
                <w:rPrChange w:id="248" w:author="Rajo" w:date="2018-06-29T19:47:00Z">
                  <w:rPr>
                    <w:rStyle w:val="Hyperlink"/>
                    <w:lang w:val="bs-Latn-BA"/>
                  </w:rPr>
                </w:rPrChange>
              </w:rPr>
              <w:delText>6.2.4</w:delText>
            </w:r>
            <w:r w:rsidDel="005D26EE">
              <w:rPr>
                <w:rFonts w:asciiTheme="minorHAnsi" w:eastAsiaTheme="minorEastAsia" w:hAnsiTheme="minorHAnsi"/>
                <w:noProof/>
                <w:sz w:val="22"/>
              </w:rPr>
              <w:tab/>
            </w:r>
            <w:r w:rsidRPr="005D26EE" w:rsidDel="005D26EE">
              <w:rPr>
                <w:rStyle w:val="Hyperlink"/>
                <w:noProof/>
                <w:lang w:val="bs-Latn-BA"/>
                <w:rPrChange w:id="249" w:author="Rajo" w:date="2018-06-29T19:47:00Z">
                  <w:rPr>
                    <w:rStyle w:val="Hyperlink"/>
                    <w:lang w:val="bs-Latn-BA"/>
                  </w:rPr>
                </w:rPrChange>
              </w:rPr>
              <w:delText>Profili</w:delText>
            </w:r>
            <w:r w:rsidDel="005D26EE">
              <w:rPr>
                <w:noProof/>
              </w:rPr>
              <w:tab/>
              <w:delText>14</w:delText>
            </w:r>
          </w:del>
        </w:p>
        <w:p w14:paraId="58CC7F55" w14:textId="3EB806B4" w:rsidR="00C35BF2" w:rsidDel="005D26EE" w:rsidRDefault="00256AF3">
          <w:pPr>
            <w:pStyle w:val="TOC1"/>
            <w:rPr>
              <w:del w:id="250" w:author="Rajo" w:date="2018-06-29T19:47:00Z"/>
              <w:rFonts w:asciiTheme="minorHAnsi" w:eastAsiaTheme="minorEastAsia" w:hAnsiTheme="minorHAnsi"/>
              <w:noProof/>
              <w:sz w:val="22"/>
            </w:rPr>
          </w:pPr>
          <w:del w:id="251" w:author="Rajo" w:date="2018-06-29T19:47:00Z">
            <w:r w:rsidRPr="005D26EE" w:rsidDel="005D26EE">
              <w:rPr>
                <w:rStyle w:val="Hyperlink"/>
                <w:noProof/>
                <w:lang w:val="bs-Latn-BA"/>
                <w:rPrChange w:id="252" w:author="Rajo" w:date="2018-06-29T19:47:00Z">
                  <w:rPr>
                    <w:rStyle w:val="Hyperlink"/>
                    <w:lang w:val="bs-Latn-BA"/>
                  </w:rPr>
                </w:rPrChange>
              </w:rPr>
              <w:delText>7.</w:delText>
            </w:r>
            <w:r w:rsidDel="005D26EE">
              <w:rPr>
                <w:rFonts w:asciiTheme="minorHAnsi" w:eastAsiaTheme="minorEastAsia" w:hAnsiTheme="minorHAnsi"/>
                <w:noProof/>
                <w:sz w:val="22"/>
              </w:rPr>
              <w:tab/>
            </w:r>
            <w:r w:rsidRPr="005D26EE" w:rsidDel="005D26EE">
              <w:rPr>
                <w:rStyle w:val="Hyperlink"/>
                <w:noProof/>
                <w:lang w:val="bs-Latn-BA"/>
                <w:rPrChange w:id="253" w:author="Rajo" w:date="2018-06-29T19:47:00Z">
                  <w:rPr>
                    <w:rStyle w:val="Hyperlink"/>
                    <w:lang w:val="bs-Latn-BA"/>
                  </w:rPr>
                </w:rPrChange>
              </w:rPr>
              <w:delText>XACML (EXTENSIBLE ACCESS CONTROL MARKUP LANGUAGE)</w:delText>
            </w:r>
            <w:r w:rsidDel="005D26EE">
              <w:rPr>
                <w:noProof/>
              </w:rPr>
              <w:tab/>
              <w:delText>21</w:delText>
            </w:r>
          </w:del>
        </w:p>
        <w:p w14:paraId="383DBE5D" w14:textId="2D344C9D" w:rsidR="00C35BF2" w:rsidDel="005D26EE" w:rsidRDefault="00256AF3">
          <w:pPr>
            <w:pStyle w:val="TOC2"/>
            <w:rPr>
              <w:del w:id="254" w:author="Rajo" w:date="2018-06-29T19:47:00Z"/>
              <w:rFonts w:asciiTheme="minorHAnsi" w:eastAsiaTheme="minorEastAsia" w:hAnsiTheme="minorHAnsi"/>
              <w:noProof/>
              <w:sz w:val="22"/>
            </w:rPr>
          </w:pPr>
          <w:del w:id="255" w:author="Rajo" w:date="2018-06-29T19:47:00Z">
            <w:r w:rsidRPr="005D26EE" w:rsidDel="005D26EE">
              <w:rPr>
                <w:rStyle w:val="Hyperlink"/>
                <w:noProof/>
                <w:lang w:val="bs-Latn-BA"/>
                <w:rPrChange w:id="256" w:author="Rajo" w:date="2018-06-29T19:47:00Z">
                  <w:rPr>
                    <w:rStyle w:val="Hyperlink"/>
                    <w:lang w:val="bs-Latn-BA"/>
                  </w:rPr>
                </w:rPrChange>
              </w:rPr>
              <w:delText>7.1</w:delText>
            </w:r>
            <w:r w:rsidDel="005D26EE">
              <w:rPr>
                <w:rFonts w:asciiTheme="minorHAnsi" w:eastAsiaTheme="minorEastAsia" w:hAnsiTheme="minorHAnsi"/>
                <w:noProof/>
                <w:sz w:val="22"/>
              </w:rPr>
              <w:tab/>
            </w:r>
            <w:r w:rsidRPr="005D26EE" w:rsidDel="005D26EE">
              <w:rPr>
                <w:rStyle w:val="Hyperlink"/>
                <w:noProof/>
                <w:lang w:val="bs-Latn-BA"/>
                <w:rPrChange w:id="257" w:author="Rajo" w:date="2018-06-29T19:47:00Z">
                  <w:rPr>
                    <w:rStyle w:val="Hyperlink"/>
                    <w:lang w:val="bs-Latn-BA"/>
                  </w:rPr>
                </w:rPrChange>
              </w:rPr>
              <w:delText>Arhitektura</w:delText>
            </w:r>
            <w:r w:rsidDel="005D26EE">
              <w:rPr>
                <w:noProof/>
              </w:rPr>
              <w:tab/>
              <w:delText>21</w:delText>
            </w:r>
          </w:del>
        </w:p>
        <w:p w14:paraId="33BCD180" w14:textId="1DC52B81" w:rsidR="00C35BF2" w:rsidDel="005D26EE" w:rsidRDefault="00256AF3">
          <w:pPr>
            <w:pStyle w:val="TOC2"/>
            <w:rPr>
              <w:del w:id="258" w:author="Rajo" w:date="2018-06-29T19:47:00Z"/>
              <w:rFonts w:asciiTheme="minorHAnsi" w:eastAsiaTheme="minorEastAsia" w:hAnsiTheme="minorHAnsi"/>
              <w:noProof/>
              <w:sz w:val="22"/>
            </w:rPr>
          </w:pPr>
          <w:del w:id="259" w:author="Rajo" w:date="2018-06-29T19:47:00Z">
            <w:r w:rsidRPr="005D26EE" w:rsidDel="005D26EE">
              <w:rPr>
                <w:rStyle w:val="Hyperlink"/>
                <w:noProof/>
                <w:lang w:val="bs-Latn-BA"/>
                <w:rPrChange w:id="260" w:author="Rajo" w:date="2018-06-29T19:47:00Z">
                  <w:rPr>
                    <w:rStyle w:val="Hyperlink"/>
                    <w:lang w:val="bs-Latn-BA"/>
                  </w:rPr>
                </w:rPrChange>
              </w:rPr>
              <w:delText>7.2</w:delText>
            </w:r>
            <w:r w:rsidDel="005D26EE">
              <w:rPr>
                <w:rFonts w:asciiTheme="minorHAnsi" w:eastAsiaTheme="minorEastAsia" w:hAnsiTheme="minorHAnsi"/>
                <w:noProof/>
                <w:sz w:val="22"/>
              </w:rPr>
              <w:tab/>
            </w:r>
            <w:r w:rsidRPr="005D26EE" w:rsidDel="005D26EE">
              <w:rPr>
                <w:rStyle w:val="Hyperlink"/>
                <w:noProof/>
                <w:lang w:val="bs-Latn-BA"/>
                <w:rPrChange w:id="261" w:author="Rajo" w:date="2018-06-29T19:47:00Z">
                  <w:rPr>
                    <w:rStyle w:val="Hyperlink"/>
                    <w:lang w:val="bs-Latn-BA"/>
                  </w:rPr>
                </w:rPrChange>
              </w:rPr>
              <w:delText>Elementi propisa</w:delText>
            </w:r>
            <w:r w:rsidDel="005D26EE">
              <w:rPr>
                <w:noProof/>
              </w:rPr>
              <w:tab/>
              <w:delText>23</w:delText>
            </w:r>
          </w:del>
        </w:p>
        <w:p w14:paraId="6DBDDB90" w14:textId="7F870FA8" w:rsidR="00C35BF2" w:rsidDel="005D26EE" w:rsidRDefault="00256AF3">
          <w:pPr>
            <w:pStyle w:val="TOC3"/>
            <w:tabs>
              <w:tab w:val="left" w:pos="1320"/>
              <w:tab w:val="right" w:leader="dot" w:pos="9350"/>
            </w:tabs>
            <w:rPr>
              <w:del w:id="262" w:author="Rajo" w:date="2018-06-29T19:47:00Z"/>
              <w:rFonts w:asciiTheme="minorHAnsi" w:eastAsiaTheme="minorEastAsia" w:hAnsiTheme="minorHAnsi"/>
              <w:noProof/>
              <w:sz w:val="22"/>
            </w:rPr>
          </w:pPr>
          <w:del w:id="263" w:author="Rajo" w:date="2018-06-29T19:47:00Z">
            <w:r w:rsidRPr="005D26EE" w:rsidDel="005D26EE">
              <w:rPr>
                <w:rStyle w:val="Hyperlink"/>
                <w:noProof/>
                <w:lang w:val="bs-Latn-BA"/>
                <w:rPrChange w:id="264" w:author="Rajo" w:date="2018-06-29T19:47:00Z">
                  <w:rPr>
                    <w:rStyle w:val="Hyperlink"/>
                    <w:lang w:val="bs-Latn-BA"/>
                  </w:rPr>
                </w:rPrChange>
              </w:rPr>
              <w:delText>7.2.1</w:delText>
            </w:r>
            <w:r w:rsidDel="005D26EE">
              <w:rPr>
                <w:rFonts w:asciiTheme="minorHAnsi" w:eastAsiaTheme="minorEastAsia" w:hAnsiTheme="minorHAnsi"/>
                <w:noProof/>
                <w:sz w:val="22"/>
              </w:rPr>
              <w:tab/>
            </w:r>
            <w:r w:rsidRPr="005D26EE" w:rsidDel="005D26EE">
              <w:rPr>
                <w:rStyle w:val="Hyperlink"/>
                <w:noProof/>
                <w:lang w:val="bs-Latn-BA"/>
                <w:rPrChange w:id="265" w:author="Rajo" w:date="2018-06-29T19:47:00Z">
                  <w:rPr>
                    <w:rStyle w:val="Hyperlink"/>
                    <w:lang w:val="bs-Latn-BA"/>
                  </w:rPr>
                </w:rPrChange>
              </w:rPr>
              <w:delText>Strukturni elementi</w:delText>
            </w:r>
            <w:r w:rsidDel="005D26EE">
              <w:rPr>
                <w:noProof/>
              </w:rPr>
              <w:tab/>
              <w:delText>23</w:delText>
            </w:r>
          </w:del>
        </w:p>
        <w:p w14:paraId="279D08C4" w14:textId="4EA40544" w:rsidR="00C35BF2" w:rsidDel="005D26EE" w:rsidRDefault="00256AF3">
          <w:pPr>
            <w:pStyle w:val="TOC3"/>
            <w:tabs>
              <w:tab w:val="left" w:pos="1320"/>
              <w:tab w:val="right" w:leader="dot" w:pos="9350"/>
            </w:tabs>
            <w:rPr>
              <w:del w:id="266" w:author="Rajo" w:date="2018-06-29T19:47:00Z"/>
              <w:rFonts w:asciiTheme="minorHAnsi" w:eastAsiaTheme="minorEastAsia" w:hAnsiTheme="minorHAnsi"/>
              <w:noProof/>
              <w:sz w:val="22"/>
            </w:rPr>
          </w:pPr>
          <w:del w:id="267" w:author="Rajo" w:date="2018-06-29T19:47:00Z">
            <w:r w:rsidRPr="005D26EE" w:rsidDel="005D26EE">
              <w:rPr>
                <w:rStyle w:val="Hyperlink"/>
                <w:noProof/>
                <w:lang w:val="bs-Latn-BA"/>
                <w:rPrChange w:id="268" w:author="Rajo" w:date="2018-06-29T19:47:00Z">
                  <w:rPr>
                    <w:rStyle w:val="Hyperlink"/>
                    <w:lang w:val="bs-Latn-BA"/>
                  </w:rPr>
                </w:rPrChange>
              </w:rPr>
              <w:delText>7.2.2</w:delText>
            </w:r>
            <w:r w:rsidDel="005D26EE">
              <w:rPr>
                <w:rFonts w:asciiTheme="minorHAnsi" w:eastAsiaTheme="minorEastAsia" w:hAnsiTheme="minorHAnsi"/>
                <w:noProof/>
                <w:sz w:val="22"/>
              </w:rPr>
              <w:tab/>
            </w:r>
            <w:r w:rsidRPr="005D26EE" w:rsidDel="005D26EE">
              <w:rPr>
                <w:rStyle w:val="Hyperlink"/>
                <w:noProof/>
                <w:lang w:val="bs-Latn-BA"/>
                <w:rPrChange w:id="269" w:author="Rajo" w:date="2018-06-29T19:47:00Z">
                  <w:rPr>
                    <w:rStyle w:val="Hyperlink"/>
                    <w:lang w:val="bs-Latn-BA"/>
                  </w:rPr>
                </w:rPrChange>
              </w:rPr>
              <w:delText>Atributi i kategorije</w:delText>
            </w:r>
            <w:r w:rsidDel="005D26EE">
              <w:rPr>
                <w:noProof/>
              </w:rPr>
              <w:tab/>
              <w:delText>23</w:delText>
            </w:r>
          </w:del>
        </w:p>
        <w:p w14:paraId="4E661EF2" w14:textId="67DDF0E4" w:rsidR="00C35BF2" w:rsidDel="005D26EE" w:rsidRDefault="00256AF3">
          <w:pPr>
            <w:pStyle w:val="TOC3"/>
            <w:tabs>
              <w:tab w:val="left" w:pos="1320"/>
              <w:tab w:val="right" w:leader="dot" w:pos="9350"/>
            </w:tabs>
            <w:rPr>
              <w:del w:id="270" w:author="Rajo" w:date="2018-06-29T19:47:00Z"/>
              <w:rFonts w:asciiTheme="minorHAnsi" w:eastAsiaTheme="minorEastAsia" w:hAnsiTheme="minorHAnsi"/>
              <w:noProof/>
              <w:sz w:val="22"/>
            </w:rPr>
          </w:pPr>
          <w:del w:id="271" w:author="Rajo" w:date="2018-06-29T19:47:00Z">
            <w:r w:rsidRPr="005D26EE" w:rsidDel="005D26EE">
              <w:rPr>
                <w:rStyle w:val="Hyperlink"/>
                <w:noProof/>
                <w:lang w:val="bs-Latn-BA"/>
                <w:rPrChange w:id="272" w:author="Rajo" w:date="2018-06-29T19:47:00Z">
                  <w:rPr>
                    <w:rStyle w:val="Hyperlink"/>
                    <w:lang w:val="bs-Latn-BA"/>
                  </w:rPr>
                </w:rPrChange>
              </w:rPr>
              <w:delText>7.2.3</w:delText>
            </w:r>
            <w:r w:rsidDel="005D26EE">
              <w:rPr>
                <w:rFonts w:asciiTheme="minorHAnsi" w:eastAsiaTheme="minorEastAsia" w:hAnsiTheme="minorHAnsi"/>
                <w:noProof/>
                <w:sz w:val="22"/>
              </w:rPr>
              <w:tab/>
            </w:r>
            <w:r w:rsidRPr="005D26EE" w:rsidDel="005D26EE">
              <w:rPr>
                <w:rStyle w:val="Hyperlink"/>
                <w:noProof/>
                <w:lang w:val="bs-Latn-BA"/>
                <w:rPrChange w:id="273" w:author="Rajo" w:date="2018-06-29T19:47:00Z">
                  <w:rPr>
                    <w:rStyle w:val="Hyperlink"/>
                    <w:lang w:val="bs-Latn-BA"/>
                  </w:rPr>
                </w:rPrChange>
              </w:rPr>
              <w:delText>Ciljevi</w:delText>
            </w:r>
            <w:r w:rsidDel="005D26EE">
              <w:rPr>
                <w:noProof/>
              </w:rPr>
              <w:tab/>
              <w:delText>23</w:delText>
            </w:r>
          </w:del>
        </w:p>
        <w:p w14:paraId="3EBDF84A" w14:textId="5523A44F" w:rsidR="00C35BF2" w:rsidDel="005D26EE" w:rsidRDefault="00256AF3">
          <w:pPr>
            <w:pStyle w:val="TOC3"/>
            <w:tabs>
              <w:tab w:val="left" w:pos="1320"/>
              <w:tab w:val="right" w:leader="dot" w:pos="9350"/>
            </w:tabs>
            <w:rPr>
              <w:del w:id="274" w:author="Rajo" w:date="2018-06-29T19:47:00Z"/>
              <w:rFonts w:asciiTheme="minorHAnsi" w:eastAsiaTheme="minorEastAsia" w:hAnsiTheme="minorHAnsi"/>
              <w:noProof/>
              <w:sz w:val="22"/>
            </w:rPr>
          </w:pPr>
          <w:del w:id="275" w:author="Rajo" w:date="2018-06-29T19:47:00Z">
            <w:r w:rsidRPr="005D26EE" w:rsidDel="005D26EE">
              <w:rPr>
                <w:rStyle w:val="Hyperlink"/>
                <w:noProof/>
                <w:lang w:val="bs-Latn-BA"/>
                <w:rPrChange w:id="276" w:author="Rajo" w:date="2018-06-29T19:47:00Z">
                  <w:rPr>
                    <w:rStyle w:val="Hyperlink"/>
                    <w:lang w:val="bs-Latn-BA"/>
                  </w:rPr>
                </w:rPrChange>
              </w:rPr>
              <w:delText>7.2.4</w:delText>
            </w:r>
            <w:r w:rsidDel="005D26EE">
              <w:rPr>
                <w:rFonts w:asciiTheme="minorHAnsi" w:eastAsiaTheme="minorEastAsia" w:hAnsiTheme="minorHAnsi"/>
                <w:noProof/>
                <w:sz w:val="22"/>
              </w:rPr>
              <w:tab/>
            </w:r>
            <w:r w:rsidRPr="005D26EE" w:rsidDel="005D26EE">
              <w:rPr>
                <w:rStyle w:val="Hyperlink"/>
                <w:noProof/>
                <w:lang w:val="bs-Latn-BA"/>
                <w:rPrChange w:id="277" w:author="Rajo" w:date="2018-06-29T19:47:00Z">
                  <w:rPr>
                    <w:rStyle w:val="Hyperlink"/>
                    <w:lang w:val="bs-Latn-BA"/>
                  </w:rPr>
                </w:rPrChange>
              </w:rPr>
              <w:delText>Uslovi</w:delText>
            </w:r>
            <w:r w:rsidDel="005D26EE">
              <w:rPr>
                <w:noProof/>
              </w:rPr>
              <w:tab/>
              <w:delText>23</w:delText>
            </w:r>
          </w:del>
        </w:p>
        <w:p w14:paraId="18EB0893" w14:textId="3F9BE91D" w:rsidR="00C35BF2" w:rsidDel="005D26EE" w:rsidRDefault="00256AF3">
          <w:pPr>
            <w:pStyle w:val="TOC3"/>
            <w:tabs>
              <w:tab w:val="left" w:pos="1320"/>
              <w:tab w:val="right" w:leader="dot" w:pos="9350"/>
            </w:tabs>
            <w:rPr>
              <w:del w:id="278" w:author="Rajo" w:date="2018-06-29T19:47:00Z"/>
              <w:rFonts w:asciiTheme="minorHAnsi" w:eastAsiaTheme="minorEastAsia" w:hAnsiTheme="minorHAnsi"/>
              <w:noProof/>
              <w:sz w:val="22"/>
            </w:rPr>
          </w:pPr>
          <w:del w:id="279" w:author="Rajo" w:date="2018-06-29T19:47:00Z">
            <w:r w:rsidRPr="005D26EE" w:rsidDel="005D26EE">
              <w:rPr>
                <w:rStyle w:val="Hyperlink"/>
                <w:noProof/>
                <w:lang w:val="bs-Latn-BA"/>
                <w:rPrChange w:id="280" w:author="Rajo" w:date="2018-06-29T19:47:00Z">
                  <w:rPr>
                    <w:rStyle w:val="Hyperlink"/>
                    <w:lang w:val="bs-Latn-BA"/>
                  </w:rPr>
                </w:rPrChange>
              </w:rPr>
              <w:delText>7.2.5</w:delText>
            </w:r>
            <w:r w:rsidDel="005D26EE">
              <w:rPr>
                <w:rFonts w:asciiTheme="minorHAnsi" w:eastAsiaTheme="minorEastAsia" w:hAnsiTheme="minorHAnsi"/>
                <w:noProof/>
                <w:sz w:val="22"/>
              </w:rPr>
              <w:tab/>
            </w:r>
            <w:r w:rsidRPr="005D26EE" w:rsidDel="005D26EE">
              <w:rPr>
                <w:rStyle w:val="Hyperlink"/>
                <w:noProof/>
                <w:lang w:val="bs-Latn-BA"/>
                <w:rPrChange w:id="281" w:author="Rajo" w:date="2018-06-29T19:47:00Z">
                  <w:rPr>
                    <w:rStyle w:val="Hyperlink"/>
                    <w:lang w:val="bs-Latn-BA"/>
                  </w:rPr>
                </w:rPrChange>
              </w:rPr>
              <w:delText>Obaveze</w:delText>
            </w:r>
            <w:r w:rsidDel="005D26EE">
              <w:rPr>
                <w:noProof/>
              </w:rPr>
              <w:tab/>
              <w:delText>23</w:delText>
            </w:r>
          </w:del>
        </w:p>
        <w:p w14:paraId="0BB4B324" w14:textId="588D679C" w:rsidR="00C35BF2" w:rsidDel="005D26EE" w:rsidRDefault="00256AF3">
          <w:pPr>
            <w:pStyle w:val="TOC2"/>
            <w:rPr>
              <w:del w:id="282" w:author="Rajo" w:date="2018-06-29T19:47:00Z"/>
              <w:rFonts w:asciiTheme="minorHAnsi" w:eastAsiaTheme="minorEastAsia" w:hAnsiTheme="minorHAnsi"/>
              <w:noProof/>
              <w:sz w:val="22"/>
            </w:rPr>
          </w:pPr>
          <w:del w:id="283" w:author="Rajo" w:date="2018-06-29T19:47:00Z">
            <w:r w:rsidRPr="005D26EE" w:rsidDel="005D26EE">
              <w:rPr>
                <w:rStyle w:val="Hyperlink"/>
                <w:noProof/>
                <w:lang w:val="bs-Latn-BA"/>
                <w:rPrChange w:id="284" w:author="Rajo" w:date="2018-06-29T19:47:00Z">
                  <w:rPr>
                    <w:rStyle w:val="Hyperlink"/>
                    <w:lang w:val="bs-Latn-BA"/>
                  </w:rPr>
                </w:rPrChange>
              </w:rPr>
              <w:delText>7.3</w:delText>
            </w:r>
            <w:r w:rsidDel="005D26EE">
              <w:rPr>
                <w:rFonts w:asciiTheme="minorHAnsi" w:eastAsiaTheme="minorEastAsia" w:hAnsiTheme="minorHAnsi"/>
                <w:noProof/>
                <w:sz w:val="22"/>
              </w:rPr>
              <w:tab/>
            </w:r>
            <w:r w:rsidRPr="005D26EE" w:rsidDel="005D26EE">
              <w:rPr>
                <w:rStyle w:val="Hyperlink"/>
                <w:noProof/>
                <w:lang w:val="bs-Latn-BA"/>
                <w:rPrChange w:id="285" w:author="Rajo" w:date="2018-06-29T19:47:00Z">
                  <w:rPr>
                    <w:rStyle w:val="Hyperlink"/>
                    <w:lang w:val="bs-Latn-BA"/>
                  </w:rPr>
                </w:rPrChange>
              </w:rPr>
              <w:delText>Primjer propisa</w:delText>
            </w:r>
            <w:r w:rsidDel="005D26EE">
              <w:rPr>
                <w:noProof/>
              </w:rPr>
              <w:tab/>
              <w:delText>23</w:delText>
            </w:r>
          </w:del>
        </w:p>
        <w:p w14:paraId="2E492759" w14:textId="30A904BC" w:rsidR="00C35BF2" w:rsidDel="005D26EE" w:rsidRDefault="00256AF3">
          <w:pPr>
            <w:pStyle w:val="TOC1"/>
            <w:rPr>
              <w:del w:id="286" w:author="Rajo" w:date="2018-06-29T19:47:00Z"/>
              <w:rFonts w:asciiTheme="minorHAnsi" w:eastAsiaTheme="minorEastAsia" w:hAnsiTheme="minorHAnsi"/>
              <w:noProof/>
              <w:sz w:val="22"/>
            </w:rPr>
          </w:pPr>
          <w:del w:id="287" w:author="Rajo" w:date="2018-06-29T19:47:00Z">
            <w:r w:rsidRPr="005D26EE" w:rsidDel="005D26EE">
              <w:rPr>
                <w:rStyle w:val="Hyperlink"/>
                <w:rFonts w:eastAsia="Times New Roman"/>
                <w:noProof/>
                <w:lang w:val="bs-Latn-BA"/>
                <w:rPrChange w:id="288" w:author="Rajo" w:date="2018-06-29T19:47:00Z">
                  <w:rPr>
                    <w:rStyle w:val="Hyperlink"/>
                    <w:rFonts w:eastAsia="Times New Roman"/>
                    <w:lang w:val="bs-Latn-BA"/>
                  </w:rPr>
                </w:rPrChange>
              </w:rPr>
              <w:delText>8.</w:delText>
            </w:r>
            <w:r w:rsidDel="005D26EE">
              <w:rPr>
                <w:rFonts w:asciiTheme="minorHAnsi" w:eastAsiaTheme="minorEastAsia" w:hAnsiTheme="minorHAnsi"/>
                <w:noProof/>
                <w:sz w:val="22"/>
              </w:rPr>
              <w:tab/>
            </w:r>
            <w:r w:rsidRPr="005D26EE" w:rsidDel="005D26EE">
              <w:rPr>
                <w:rStyle w:val="Hyperlink"/>
                <w:rFonts w:eastAsia="Times New Roman"/>
                <w:noProof/>
                <w:lang w:val="bs-Latn-BA"/>
                <w:rPrChange w:id="289" w:author="Rajo" w:date="2018-06-29T19:47:00Z">
                  <w:rPr>
                    <w:rStyle w:val="Hyperlink"/>
                    <w:rFonts w:eastAsia="Times New Roman"/>
                    <w:lang w:val="bs-Latn-BA"/>
                  </w:rPr>
                </w:rPrChange>
              </w:rPr>
              <w:delText>Postojeća SSO rješenja</w:delText>
            </w:r>
            <w:r w:rsidDel="005D26EE">
              <w:rPr>
                <w:noProof/>
              </w:rPr>
              <w:tab/>
              <w:delText>26</w:delText>
            </w:r>
          </w:del>
        </w:p>
        <w:p w14:paraId="47774ECF" w14:textId="0F03E009" w:rsidR="00C35BF2" w:rsidDel="005D26EE" w:rsidRDefault="00256AF3">
          <w:pPr>
            <w:pStyle w:val="TOC2"/>
            <w:rPr>
              <w:del w:id="290" w:author="Rajo" w:date="2018-06-29T19:47:00Z"/>
              <w:rFonts w:asciiTheme="minorHAnsi" w:eastAsiaTheme="minorEastAsia" w:hAnsiTheme="minorHAnsi"/>
              <w:noProof/>
              <w:sz w:val="22"/>
            </w:rPr>
          </w:pPr>
          <w:del w:id="291" w:author="Rajo" w:date="2018-06-29T19:47:00Z">
            <w:r w:rsidRPr="005D26EE" w:rsidDel="005D26EE">
              <w:rPr>
                <w:rStyle w:val="Hyperlink"/>
                <w:noProof/>
                <w:lang w:val="bs-Latn-BA"/>
                <w:rPrChange w:id="292" w:author="Rajo" w:date="2018-06-29T19:47:00Z">
                  <w:rPr>
                    <w:rStyle w:val="Hyperlink"/>
                    <w:lang w:val="bs-Latn-BA"/>
                  </w:rPr>
                </w:rPrChange>
              </w:rPr>
              <w:delText>8.1</w:delText>
            </w:r>
            <w:r w:rsidDel="005D26EE">
              <w:rPr>
                <w:rFonts w:asciiTheme="minorHAnsi" w:eastAsiaTheme="minorEastAsia" w:hAnsiTheme="minorHAnsi"/>
                <w:noProof/>
                <w:sz w:val="22"/>
              </w:rPr>
              <w:tab/>
            </w:r>
            <w:r w:rsidRPr="005D26EE" w:rsidDel="005D26EE">
              <w:rPr>
                <w:rStyle w:val="Hyperlink"/>
                <w:noProof/>
                <w:lang w:val="bs-Latn-BA"/>
                <w:rPrChange w:id="293" w:author="Rajo" w:date="2018-06-29T19:47:00Z">
                  <w:rPr>
                    <w:rStyle w:val="Hyperlink"/>
                    <w:lang w:val="bs-Latn-BA"/>
                  </w:rPr>
                </w:rPrChange>
              </w:rPr>
              <w:delText>Apereo CAS (Central Authentication Service)</w:delText>
            </w:r>
            <w:r w:rsidDel="005D26EE">
              <w:rPr>
                <w:noProof/>
              </w:rPr>
              <w:tab/>
              <w:delText>28</w:delText>
            </w:r>
          </w:del>
        </w:p>
        <w:p w14:paraId="47172DFF" w14:textId="2A4EF1B1" w:rsidR="00C35BF2" w:rsidDel="005D26EE" w:rsidRDefault="00256AF3">
          <w:pPr>
            <w:pStyle w:val="TOC3"/>
            <w:tabs>
              <w:tab w:val="left" w:pos="1320"/>
              <w:tab w:val="right" w:leader="dot" w:pos="9350"/>
            </w:tabs>
            <w:rPr>
              <w:del w:id="294" w:author="Rajo" w:date="2018-06-29T19:47:00Z"/>
              <w:rFonts w:asciiTheme="minorHAnsi" w:eastAsiaTheme="minorEastAsia" w:hAnsiTheme="minorHAnsi"/>
              <w:noProof/>
              <w:sz w:val="22"/>
            </w:rPr>
          </w:pPr>
          <w:del w:id="295" w:author="Rajo" w:date="2018-06-29T19:47:00Z">
            <w:r w:rsidRPr="005D26EE" w:rsidDel="005D26EE">
              <w:rPr>
                <w:rStyle w:val="Hyperlink"/>
                <w:noProof/>
                <w:lang w:val="bs-Latn-BA"/>
                <w:rPrChange w:id="296" w:author="Rajo" w:date="2018-06-29T19:47:00Z">
                  <w:rPr>
                    <w:rStyle w:val="Hyperlink"/>
                    <w:lang w:val="bs-Latn-BA"/>
                  </w:rPr>
                </w:rPrChange>
              </w:rPr>
              <w:delText>8.1.1</w:delText>
            </w:r>
            <w:r w:rsidDel="005D26EE">
              <w:rPr>
                <w:rFonts w:asciiTheme="minorHAnsi" w:eastAsiaTheme="minorEastAsia" w:hAnsiTheme="minorHAnsi"/>
                <w:noProof/>
                <w:sz w:val="22"/>
              </w:rPr>
              <w:tab/>
            </w:r>
            <w:r w:rsidRPr="005D26EE" w:rsidDel="005D26EE">
              <w:rPr>
                <w:rStyle w:val="Hyperlink"/>
                <w:noProof/>
                <w:lang w:val="bs-Latn-BA"/>
                <w:rPrChange w:id="297" w:author="Rajo" w:date="2018-06-29T19:47:00Z">
                  <w:rPr>
                    <w:rStyle w:val="Hyperlink"/>
                    <w:lang w:val="bs-Latn-BA"/>
                  </w:rPr>
                </w:rPrChange>
              </w:rPr>
              <w:delText>Osnovne karakteristike</w:delText>
            </w:r>
            <w:r w:rsidDel="005D26EE">
              <w:rPr>
                <w:noProof/>
              </w:rPr>
              <w:tab/>
              <w:delText>28</w:delText>
            </w:r>
          </w:del>
        </w:p>
        <w:p w14:paraId="5F4C5E76" w14:textId="7FCFD5E9" w:rsidR="00C35BF2" w:rsidDel="005D26EE" w:rsidRDefault="00256AF3">
          <w:pPr>
            <w:pStyle w:val="TOC3"/>
            <w:tabs>
              <w:tab w:val="left" w:pos="1320"/>
              <w:tab w:val="right" w:leader="dot" w:pos="9350"/>
            </w:tabs>
            <w:rPr>
              <w:del w:id="298" w:author="Rajo" w:date="2018-06-29T19:47:00Z"/>
              <w:rFonts w:asciiTheme="minorHAnsi" w:eastAsiaTheme="minorEastAsia" w:hAnsiTheme="minorHAnsi"/>
              <w:noProof/>
              <w:sz w:val="22"/>
            </w:rPr>
          </w:pPr>
          <w:del w:id="299" w:author="Rajo" w:date="2018-06-29T19:47:00Z">
            <w:r w:rsidRPr="005D26EE" w:rsidDel="005D26EE">
              <w:rPr>
                <w:rStyle w:val="Hyperlink"/>
                <w:noProof/>
                <w:lang w:val="bs-Latn-BA"/>
                <w:rPrChange w:id="300" w:author="Rajo" w:date="2018-06-29T19:47:00Z">
                  <w:rPr>
                    <w:rStyle w:val="Hyperlink"/>
                    <w:lang w:val="bs-Latn-BA"/>
                  </w:rPr>
                </w:rPrChange>
              </w:rPr>
              <w:delText>8.1.2</w:delText>
            </w:r>
            <w:r w:rsidDel="005D26EE">
              <w:rPr>
                <w:rFonts w:asciiTheme="minorHAnsi" w:eastAsiaTheme="minorEastAsia" w:hAnsiTheme="minorHAnsi"/>
                <w:noProof/>
                <w:sz w:val="22"/>
              </w:rPr>
              <w:tab/>
            </w:r>
            <w:r w:rsidRPr="005D26EE" w:rsidDel="005D26EE">
              <w:rPr>
                <w:rStyle w:val="Hyperlink"/>
                <w:noProof/>
                <w:lang w:val="bs-Latn-BA"/>
                <w:rPrChange w:id="301" w:author="Rajo" w:date="2018-06-29T19:47:00Z">
                  <w:rPr>
                    <w:rStyle w:val="Hyperlink"/>
                    <w:lang w:val="bs-Latn-BA"/>
                  </w:rPr>
                </w:rPrChange>
              </w:rPr>
              <w:delText>CAS protokol</w:delText>
            </w:r>
            <w:r w:rsidDel="005D26EE">
              <w:rPr>
                <w:noProof/>
              </w:rPr>
              <w:tab/>
              <w:delText>28</w:delText>
            </w:r>
          </w:del>
        </w:p>
        <w:p w14:paraId="0FD0B202" w14:textId="16F2BCF0" w:rsidR="00C35BF2" w:rsidDel="005D26EE" w:rsidRDefault="00256AF3">
          <w:pPr>
            <w:pStyle w:val="TOC3"/>
            <w:tabs>
              <w:tab w:val="left" w:pos="1320"/>
              <w:tab w:val="right" w:leader="dot" w:pos="9350"/>
            </w:tabs>
            <w:rPr>
              <w:del w:id="302" w:author="Rajo" w:date="2018-06-29T19:47:00Z"/>
              <w:rFonts w:asciiTheme="minorHAnsi" w:eastAsiaTheme="minorEastAsia" w:hAnsiTheme="minorHAnsi"/>
              <w:noProof/>
              <w:sz w:val="22"/>
            </w:rPr>
          </w:pPr>
          <w:del w:id="303" w:author="Rajo" w:date="2018-06-29T19:47:00Z">
            <w:r w:rsidRPr="005D26EE" w:rsidDel="005D26EE">
              <w:rPr>
                <w:rStyle w:val="Hyperlink"/>
                <w:noProof/>
                <w:lang w:val="bs-Latn-BA"/>
                <w:rPrChange w:id="304" w:author="Rajo" w:date="2018-06-29T19:47:00Z">
                  <w:rPr>
                    <w:rStyle w:val="Hyperlink"/>
                    <w:lang w:val="bs-Latn-BA"/>
                  </w:rPr>
                </w:rPrChange>
              </w:rPr>
              <w:delText>8.1.3</w:delText>
            </w:r>
            <w:r w:rsidDel="005D26EE">
              <w:rPr>
                <w:rFonts w:asciiTheme="minorHAnsi" w:eastAsiaTheme="minorEastAsia" w:hAnsiTheme="minorHAnsi"/>
                <w:noProof/>
                <w:sz w:val="22"/>
              </w:rPr>
              <w:tab/>
            </w:r>
            <w:r w:rsidRPr="005D26EE" w:rsidDel="005D26EE">
              <w:rPr>
                <w:rStyle w:val="Hyperlink"/>
                <w:noProof/>
                <w:lang w:val="bs-Latn-BA"/>
                <w:rPrChange w:id="305" w:author="Rajo" w:date="2018-06-29T19:47:00Z">
                  <w:rPr>
                    <w:rStyle w:val="Hyperlink"/>
                    <w:lang w:val="bs-Latn-BA"/>
                  </w:rPr>
                </w:rPrChange>
              </w:rPr>
              <w:delText>Arhitektura</w:delText>
            </w:r>
            <w:r w:rsidDel="005D26EE">
              <w:rPr>
                <w:noProof/>
              </w:rPr>
              <w:tab/>
              <w:delText>29</w:delText>
            </w:r>
          </w:del>
        </w:p>
        <w:p w14:paraId="5449A1BC" w14:textId="575C92F5" w:rsidR="00C35BF2" w:rsidDel="005D26EE" w:rsidRDefault="00256AF3">
          <w:pPr>
            <w:pStyle w:val="TOC3"/>
            <w:tabs>
              <w:tab w:val="left" w:pos="1320"/>
              <w:tab w:val="right" w:leader="dot" w:pos="9350"/>
            </w:tabs>
            <w:rPr>
              <w:del w:id="306" w:author="Rajo" w:date="2018-06-29T19:47:00Z"/>
              <w:rFonts w:asciiTheme="minorHAnsi" w:eastAsiaTheme="minorEastAsia" w:hAnsiTheme="minorHAnsi"/>
              <w:noProof/>
              <w:sz w:val="22"/>
            </w:rPr>
          </w:pPr>
          <w:del w:id="307" w:author="Rajo" w:date="2018-06-29T19:47:00Z">
            <w:r w:rsidRPr="005D26EE" w:rsidDel="005D26EE">
              <w:rPr>
                <w:rStyle w:val="Hyperlink"/>
                <w:noProof/>
                <w:lang w:val="bs-Latn-BA"/>
                <w:rPrChange w:id="308" w:author="Rajo" w:date="2018-06-29T19:47:00Z">
                  <w:rPr>
                    <w:rStyle w:val="Hyperlink"/>
                    <w:lang w:val="bs-Latn-BA"/>
                  </w:rPr>
                </w:rPrChange>
              </w:rPr>
              <w:delText>8.1.4</w:delText>
            </w:r>
            <w:r w:rsidDel="005D26EE">
              <w:rPr>
                <w:rFonts w:asciiTheme="minorHAnsi" w:eastAsiaTheme="minorEastAsia" w:hAnsiTheme="minorHAnsi"/>
                <w:noProof/>
                <w:sz w:val="22"/>
              </w:rPr>
              <w:tab/>
            </w:r>
            <w:r w:rsidRPr="005D26EE" w:rsidDel="005D26EE">
              <w:rPr>
                <w:rStyle w:val="Hyperlink"/>
                <w:noProof/>
                <w:lang w:val="bs-Latn-BA"/>
                <w:rPrChange w:id="309" w:author="Rajo" w:date="2018-06-29T19:47:00Z">
                  <w:rPr>
                    <w:rStyle w:val="Hyperlink"/>
                    <w:lang w:val="bs-Latn-BA"/>
                  </w:rPr>
                </w:rPrChange>
              </w:rPr>
              <w:delText>Protokoli</w:delText>
            </w:r>
            <w:r w:rsidDel="005D26EE">
              <w:rPr>
                <w:noProof/>
              </w:rPr>
              <w:tab/>
              <w:delText>30</w:delText>
            </w:r>
          </w:del>
        </w:p>
        <w:p w14:paraId="27CE8D2E" w14:textId="4AD18C0C" w:rsidR="00C35BF2" w:rsidDel="005D26EE" w:rsidRDefault="00256AF3">
          <w:pPr>
            <w:pStyle w:val="TOC2"/>
            <w:rPr>
              <w:del w:id="310" w:author="Rajo" w:date="2018-06-29T19:47:00Z"/>
              <w:rFonts w:asciiTheme="minorHAnsi" w:eastAsiaTheme="minorEastAsia" w:hAnsiTheme="minorHAnsi"/>
              <w:noProof/>
              <w:sz w:val="22"/>
            </w:rPr>
          </w:pPr>
          <w:del w:id="311" w:author="Rajo" w:date="2018-06-29T19:47:00Z">
            <w:r w:rsidRPr="005D26EE" w:rsidDel="005D26EE">
              <w:rPr>
                <w:rStyle w:val="Hyperlink"/>
                <w:noProof/>
                <w:lang w:val="bs-Latn-BA"/>
                <w:rPrChange w:id="312" w:author="Rajo" w:date="2018-06-29T19:47:00Z">
                  <w:rPr>
                    <w:rStyle w:val="Hyperlink"/>
                    <w:lang w:val="bs-Latn-BA"/>
                  </w:rPr>
                </w:rPrChange>
              </w:rPr>
              <w:delText>8.2</w:delText>
            </w:r>
            <w:r w:rsidDel="005D26EE">
              <w:rPr>
                <w:rFonts w:asciiTheme="minorHAnsi" w:eastAsiaTheme="minorEastAsia" w:hAnsiTheme="minorHAnsi"/>
                <w:noProof/>
                <w:sz w:val="22"/>
              </w:rPr>
              <w:tab/>
            </w:r>
            <w:r w:rsidRPr="005D26EE" w:rsidDel="005D26EE">
              <w:rPr>
                <w:rStyle w:val="Hyperlink"/>
                <w:noProof/>
                <w:lang w:val="bs-Latn-BA"/>
                <w:rPrChange w:id="313" w:author="Rajo" w:date="2018-06-29T19:47:00Z">
                  <w:rPr>
                    <w:rStyle w:val="Hyperlink"/>
                    <w:lang w:val="bs-Latn-BA"/>
                  </w:rPr>
                </w:rPrChange>
              </w:rPr>
              <w:delText>Shibboleth</w:delText>
            </w:r>
            <w:r w:rsidDel="005D26EE">
              <w:rPr>
                <w:noProof/>
              </w:rPr>
              <w:tab/>
              <w:delText>32</w:delText>
            </w:r>
          </w:del>
        </w:p>
        <w:p w14:paraId="3A0AD60F" w14:textId="2722D020" w:rsidR="00C35BF2" w:rsidDel="005D26EE" w:rsidRDefault="00256AF3">
          <w:pPr>
            <w:pStyle w:val="TOC3"/>
            <w:tabs>
              <w:tab w:val="left" w:pos="1320"/>
              <w:tab w:val="right" w:leader="dot" w:pos="9350"/>
            </w:tabs>
            <w:rPr>
              <w:del w:id="314" w:author="Rajo" w:date="2018-06-29T19:47:00Z"/>
              <w:rFonts w:asciiTheme="minorHAnsi" w:eastAsiaTheme="minorEastAsia" w:hAnsiTheme="minorHAnsi"/>
              <w:noProof/>
              <w:sz w:val="22"/>
            </w:rPr>
          </w:pPr>
          <w:del w:id="315" w:author="Rajo" w:date="2018-06-29T19:47:00Z">
            <w:r w:rsidRPr="005D26EE" w:rsidDel="005D26EE">
              <w:rPr>
                <w:rStyle w:val="Hyperlink"/>
                <w:noProof/>
                <w:lang w:val="bs-Latn-BA"/>
                <w:rPrChange w:id="316" w:author="Rajo" w:date="2018-06-29T19:47:00Z">
                  <w:rPr>
                    <w:rStyle w:val="Hyperlink"/>
                    <w:lang w:val="bs-Latn-BA"/>
                  </w:rPr>
                </w:rPrChange>
              </w:rPr>
              <w:delText>8.2.1</w:delText>
            </w:r>
            <w:r w:rsidDel="005D26EE">
              <w:rPr>
                <w:rFonts w:asciiTheme="minorHAnsi" w:eastAsiaTheme="minorEastAsia" w:hAnsiTheme="minorHAnsi"/>
                <w:noProof/>
                <w:sz w:val="22"/>
              </w:rPr>
              <w:tab/>
            </w:r>
            <w:r w:rsidRPr="005D26EE" w:rsidDel="005D26EE">
              <w:rPr>
                <w:rStyle w:val="Hyperlink"/>
                <w:noProof/>
                <w:lang w:val="bs-Latn-BA"/>
                <w:rPrChange w:id="317" w:author="Rajo" w:date="2018-06-29T19:47:00Z">
                  <w:rPr>
                    <w:rStyle w:val="Hyperlink"/>
                    <w:lang w:val="bs-Latn-BA"/>
                  </w:rPr>
                </w:rPrChange>
              </w:rPr>
              <w:delText>Osnovne karakteristike</w:delText>
            </w:r>
            <w:r w:rsidDel="005D26EE">
              <w:rPr>
                <w:noProof/>
              </w:rPr>
              <w:tab/>
              <w:delText>32</w:delText>
            </w:r>
          </w:del>
        </w:p>
        <w:p w14:paraId="4CC2C7B4" w14:textId="72FE5D09" w:rsidR="00C35BF2" w:rsidDel="005D26EE" w:rsidRDefault="00256AF3">
          <w:pPr>
            <w:pStyle w:val="TOC3"/>
            <w:tabs>
              <w:tab w:val="left" w:pos="1320"/>
              <w:tab w:val="right" w:leader="dot" w:pos="9350"/>
            </w:tabs>
            <w:rPr>
              <w:del w:id="318" w:author="Rajo" w:date="2018-06-29T19:47:00Z"/>
              <w:rFonts w:asciiTheme="minorHAnsi" w:eastAsiaTheme="minorEastAsia" w:hAnsiTheme="minorHAnsi"/>
              <w:noProof/>
              <w:sz w:val="22"/>
            </w:rPr>
          </w:pPr>
          <w:del w:id="319" w:author="Rajo" w:date="2018-06-29T19:47:00Z">
            <w:r w:rsidRPr="005D26EE" w:rsidDel="005D26EE">
              <w:rPr>
                <w:rStyle w:val="Hyperlink"/>
                <w:noProof/>
                <w:lang w:val="bs-Latn-BA"/>
                <w:rPrChange w:id="320" w:author="Rajo" w:date="2018-06-29T19:47:00Z">
                  <w:rPr>
                    <w:rStyle w:val="Hyperlink"/>
                    <w:lang w:val="bs-Latn-BA"/>
                  </w:rPr>
                </w:rPrChange>
              </w:rPr>
              <w:delText>8.2.2</w:delText>
            </w:r>
            <w:r w:rsidDel="005D26EE">
              <w:rPr>
                <w:rFonts w:asciiTheme="minorHAnsi" w:eastAsiaTheme="minorEastAsia" w:hAnsiTheme="minorHAnsi"/>
                <w:noProof/>
                <w:sz w:val="22"/>
              </w:rPr>
              <w:tab/>
            </w:r>
            <w:r w:rsidRPr="005D26EE" w:rsidDel="005D26EE">
              <w:rPr>
                <w:rStyle w:val="Hyperlink"/>
                <w:noProof/>
                <w:lang w:val="bs-Latn-BA"/>
                <w:rPrChange w:id="321" w:author="Rajo" w:date="2018-06-29T19:47:00Z">
                  <w:rPr>
                    <w:rStyle w:val="Hyperlink"/>
                    <w:lang w:val="bs-Latn-BA"/>
                  </w:rPr>
                </w:rPrChange>
              </w:rPr>
              <w:delText>Arhitektura</w:delText>
            </w:r>
            <w:r w:rsidDel="005D26EE">
              <w:rPr>
                <w:noProof/>
              </w:rPr>
              <w:tab/>
              <w:delText>33</w:delText>
            </w:r>
          </w:del>
        </w:p>
        <w:p w14:paraId="67741E74" w14:textId="33E0A8E1" w:rsidR="00C35BF2" w:rsidDel="005D26EE" w:rsidRDefault="00256AF3">
          <w:pPr>
            <w:pStyle w:val="TOC3"/>
            <w:tabs>
              <w:tab w:val="left" w:pos="1320"/>
              <w:tab w:val="right" w:leader="dot" w:pos="9350"/>
            </w:tabs>
            <w:rPr>
              <w:del w:id="322" w:author="Rajo" w:date="2018-06-29T19:47:00Z"/>
              <w:rFonts w:asciiTheme="minorHAnsi" w:eastAsiaTheme="minorEastAsia" w:hAnsiTheme="minorHAnsi"/>
              <w:noProof/>
              <w:sz w:val="22"/>
            </w:rPr>
          </w:pPr>
          <w:del w:id="323" w:author="Rajo" w:date="2018-06-29T19:47:00Z">
            <w:r w:rsidRPr="005D26EE" w:rsidDel="005D26EE">
              <w:rPr>
                <w:rStyle w:val="Hyperlink"/>
                <w:noProof/>
                <w:lang w:val="bs-Latn-BA"/>
                <w:rPrChange w:id="324" w:author="Rajo" w:date="2018-06-29T19:47:00Z">
                  <w:rPr>
                    <w:rStyle w:val="Hyperlink"/>
                    <w:lang w:val="bs-Latn-BA"/>
                  </w:rPr>
                </w:rPrChange>
              </w:rPr>
              <w:delText>8.2.3</w:delText>
            </w:r>
            <w:r w:rsidDel="005D26EE">
              <w:rPr>
                <w:rFonts w:asciiTheme="minorHAnsi" w:eastAsiaTheme="minorEastAsia" w:hAnsiTheme="minorHAnsi"/>
                <w:noProof/>
                <w:sz w:val="22"/>
              </w:rPr>
              <w:tab/>
            </w:r>
            <w:r w:rsidRPr="005D26EE" w:rsidDel="005D26EE">
              <w:rPr>
                <w:rStyle w:val="Hyperlink"/>
                <w:noProof/>
                <w:lang w:val="bs-Latn-BA"/>
                <w:rPrChange w:id="325" w:author="Rajo" w:date="2018-06-29T19:47:00Z">
                  <w:rPr>
                    <w:rStyle w:val="Hyperlink"/>
                    <w:lang w:val="bs-Latn-BA"/>
                  </w:rPr>
                </w:rPrChange>
              </w:rPr>
              <w:delText>Provajder identiteta – IdP</w:delText>
            </w:r>
            <w:r w:rsidDel="005D26EE">
              <w:rPr>
                <w:noProof/>
              </w:rPr>
              <w:tab/>
              <w:delText>34</w:delText>
            </w:r>
          </w:del>
        </w:p>
        <w:p w14:paraId="6CC12EB7" w14:textId="413184CD" w:rsidR="00C35BF2" w:rsidDel="005D26EE" w:rsidRDefault="00256AF3">
          <w:pPr>
            <w:pStyle w:val="TOC3"/>
            <w:tabs>
              <w:tab w:val="left" w:pos="1320"/>
              <w:tab w:val="right" w:leader="dot" w:pos="9350"/>
            </w:tabs>
            <w:rPr>
              <w:del w:id="326" w:author="Rajo" w:date="2018-06-29T19:47:00Z"/>
              <w:rFonts w:asciiTheme="minorHAnsi" w:eastAsiaTheme="minorEastAsia" w:hAnsiTheme="minorHAnsi"/>
              <w:noProof/>
              <w:sz w:val="22"/>
            </w:rPr>
          </w:pPr>
          <w:del w:id="327" w:author="Rajo" w:date="2018-06-29T19:47:00Z">
            <w:r w:rsidRPr="005D26EE" w:rsidDel="005D26EE">
              <w:rPr>
                <w:rStyle w:val="Hyperlink"/>
                <w:noProof/>
                <w:lang w:val="bs-Latn-BA"/>
                <w:rPrChange w:id="328" w:author="Rajo" w:date="2018-06-29T19:47:00Z">
                  <w:rPr>
                    <w:rStyle w:val="Hyperlink"/>
                    <w:lang w:val="bs-Latn-BA"/>
                  </w:rPr>
                </w:rPrChange>
              </w:rPr>
              <w:delText>8.2.4</w:delText>
            </w:r>
            <w:r w:rsidDel="005D26EE">
              <w:rPr>
                <w:rFonts w:asciiTheme="minorHAnsi" w:eastAsiaTheme="minorEastAsia" w:hAnsiTheme="minorHAnsi"/>
                <w:noProof/>
                <w:sz w:val="22"/>
              </w:rPr>
              <w:tab/>
            </w:r>
            <w:r w:rsidRPr="005D26EE" w:rsidDel="005D26EE">
              <w:rPr>
                <w:rStyle w:val="Hyperlink"/>
                <w:noProof/>
                <w:lang w:val="bs-Latn-BA"/>
                <w:rPrChange w:id="329" w:author="Rajo" w:date="2018-06-29T19:47:00Z">
                  <w:rPr>
                    <w:rStyle w:val="Hyperlink"/>
                    <w:lang w:val="bs-Latn-BA"/>
                  </w:rPr>
                </w:rPrChange>
              </w:rPr>
              <w:delText>Servis provajder – SP</w:delText>
            </w:r>
            <w:r w:rsidDel="005D26EE">
              <w:rPr>
                <w:noProof/>
              </w:rPr>
              <w:tab/>
              <w:delText>35</w:delText>
            </w:r>
          </w:del>
        </w:p>
        <w:p w14:paraId="4A2A15DF" w14:textId="64A32AD3" w:rsidR="00C35BF2" w:rsidDel="005D26EE" w:rsidRDefault="00256AF3">
          <w:pPr>
            <w:pStyle w:val="TOC2"/>
            <w:rPr>
              <w:del w:id="330" w:author="Rajo" w:date="2018-06-29T19:47:00Z"/>
              <w:rFonts w:asciiTheme="minorHAnsi" w:eastAsiaTheme="minorEastAsia" w:hAnsiTheme="minorHAnsi"/>
              <w:noProof/>
              <w:sz w:val="22"/>
            </w:rPr>
          </w:pPr>
          <w:del w:id="331" w:author="Rajo" w:date="2018-06-29T19:47:00Z">
            <w:r w:rsidRPr="005D26EE" w:rsidDel="005D26EE">
              <w:rPr>
                <w:rStyle w:val="Hyperlink"/>
                <w:noProof/>
                <w:lang w:val="bs-Latn-BA"/>
                <w:rPrChange w:id="332" w:author="Rajo" w:date="2018-06-29T19:47:00Z">
                  <w:rPr>
                    <w:rStyle w:val="Hyperlink"/>
                    <w:lang w:val="bs-Latn-BA"/>
                  </w:rPr>
                </w:rPrChange>
              </w:rPr>
              <w:delText>8.3</w:delText>
            </w:r>
            <w:r w:rsidDel="005D26EE">
              <w:rPr>
                <w:rFonts w:asciiTheme="minorHAnsi" w:eastAsiaTheme="minorEastAsia" w:hAnsiTheme="minorHAnsi"/>
                <w:noProof/>
                <w:sz w:val="22"/>
              </w:rPr>
              <w:tab/>
            </w:r>
            <w:r w:rsidRPr="005D26EE" w:rsidDel="005D26EE">
              <w:rPr>
                <w:rStyle w:val="Hyperlink"/>
                <w:noProof/>
                <w:lang w:val="bs-Latn-BA"/>
                <w:rPrChange w:id="333" w:author="Rajo" w:date="2018-06-29T19:47:00Z">
                  <w:rPr>
                    <w:rStyle w:val="Hyperlink"/>
                    <w:lang w:val="bs-Latn-BA"/>
                  </w:rPr>
                </w:rPrChange>
              </w:rPr>
              <w:delText>WSO2 Identity Server</w:delText>
            </w:r>
            <w:r w:rsidDel="005D26EE">
              <w:rPr>
                <w:noProof/>
              </w:rPr>
              <w:tab/>
              <w:delText>35</w:delText>
            </w:r>
          </w:del>
        </w:p>
        <w:p w14:paraId="4B95DB5C" w14:textId="5227A738" w:rsidR="00C35BF2" w:rsidDel="005D26EE" w:rsidRDefault="00256AF3">
          <w:pPr>
            <w:pStyle w:val="TOC3"/>
            <w:tabs>
              <w:tab w:val="left" w:pos="1320"/>
              <w:tab w:val="right" w:leader="dot" w:pos="9350"/>
            </w:tabs>
            <w:rPr>
              <w:del w:id="334" w:author="Rajo" w:date="2018-06-29T19:47:00Z"/>
              <w:rFonts w:asciiTheme="minorHAnsi" w:eastAsiaTheme="minorEastAsia" w:hAnsiTheme="minorHAnsi"/>
              <w:noProof/>
              <w:sz w:val="22"/>
            </w:rPr>
          </w:pPr>
          <w:del w:id="335" w:author="Rajo" w:date="2018-06-29T19:47:00Z">
            <w:r w:rsidRPr="005D26EE" w:rsidDel="005D26EE">
              <w:rPr>
                <w:rStyle w:val="Hyperlink"/>
                <w:noProof/>
                <w:lang w:val="bs-Latn-BA"/>
                <w:rPrChange w:id="336" w:author="Rajo" w:date="2018-06-29T19:47:00Z">
                  <w:rPr>
                    <w:rStyle w:val="Hyperlink"/>
                    <w:lang w:val="bs-Latn-BA"/>
                  </w:rPr>
                </w:rPrChange>
              </w:rPr>
              <w:delText>8.3.1</w:delText>
            </w:r>
            <w:r w:rsidDel="005D26EE">
              <w:rPr>
                <w:rFonts w:asciiTheme="minorHAnsi" w:eastAsiaTheme="minorEastAsia" w:hAnsiTheme="minorHAnsi"/>
                <w:noProof/>
                <w:sz w:val="22"/>
              </w:rPr>
              <w:tab/>
            </w:r>
            <w:r w:rsidRPr="005D26EE" w:rsidDel="005D26EE">
              <w:rPr>
                <w:rStyle w:val="Hyperlink"/>
                <w:noProof/>
                <w:lang w:val="bs-Latn-BA"/>
                <w:rPrChange w:id="337" w:author="Rajo" w:date="2018-06-29T19:47:00Z">
                  <w:rPr>
                    <w:rStyle w:val="Hyperlink"/>
                    <w:lang w:val="bs-Latn-BA"/>
                  </w:rPr>
                </w:rPrChange>
              </w:rPr>
              <w:delText>Osnovne karakteristike</w:delText>
            </w:r>
            <w:r w:rsidDel="005D26EE">
              <w:rPr>
                <w:noProof/>
              </w:rPr>
              <w:tab/>
              <w:delText>35</w:delText>
            </w:r>
          </w:del>
        </w:p>
        <w:p w14:paraId="4F0D3FF9" w14:textId="6352028F" w:rsidR="00C35BF2" w:rsidDel="005D26EE" w:rsidRDefault="00256AF3">
          <w:pPr>
            <w:pStyle w:val="TOC3"/>
            <w:tabs>
              <w:tab w:val="left" w:pos="1320"/>
              <w:tab w:val="right" w:leader="dot" w:pos="9350"/>
            </w:tabs>
            <w:rPr>
              <w:del w:id="338" w:author="Rajo" w:date="2018-06-29T19:47:00Z"/>
              <w:rFonts w:asciiTheme="minorHAnsi" w:eastAsiaTheme="minorEastAsia" w:hAnsiTheme="minorHAnsi"/>
              <w:noProof/>
              <w:sz w:val="22"/>
            </w:rPr>
          </w:pPr>
          <w:del w:id="339" w:author="Rajo" w:date="2018-06-29T19:47:00Z">
            <w:r w:rsidRPr="005D26EE" w:rsidDel="005D26EE">
              <w:rPr>
                <w:rStyle w:val="Hyperlink"/>
                <w:noProof/>
                <w:lang w:val="bs-Latn-BA"/>
                <w:rPrChange w:id="340" w:author="Rajo" w:date="2018-06-29T19:47:00Z">
                  <w:rPr>
                    <w:rStyle w:val="Hyperlink"/>
                    <w:lang w:val="bs-Latn-BA"/>
                  </w:rPr>
                </w:rPrChange>
              </w:rPr>
              <w:delText>8.3.2</w:delText>
            </w:r>
            <w:r w:rsidDel="005D26EE">
              <w:rPr>
                <w:rFonts w:asciiTheme="minorHAnsi" w:eastAsiaTheme="minorEastAsia" w:hAnsiTheme="minorHAnsi"/>
                <w:noProof/>
                <w:sz w:val="22"/>
              </w:rPr>
              <w:tab/>
            </w:r>
            <w:r w:rsidRPr="005D26EE" w:rsidDel="005D26EE">
              <w:rPr>
                <w:rStyle w:val="Hyperlink"/>
                <w:noProof/>
                <w:lang w:val="bs-Latn-BA"/>
                <w:rPrChange w:id="341" w:author="Rajo" w:date="2018-06-29T19:47:00Z">
                  <w:rPr>
                    <w:rStyle w:val="Hyperlink"/>
                    <w:lang w:val="bs-Latn-BA"/>
                  </w:rPr>
                </w:rPrChange>
              </w:rPr>
              <w:delText>Arhitektura</w:delText>
            </w:r>
            <w:r w:rsidDel="005D26EE">
              <w:rPr>
                <w:noProof/>
              </w:rPr>
              <w:tab/>
              <w:delText>36</w:delText>
            </w:r>
          </w:del>
        </w:p>
        <w:p w14:paraId="4A5C0E58" w14:textId="19F2D9CD" w:rsidR="00C35BF2" w:rsidDel="005D26EE" w:rsidRDefault="00256AF3">
          <w:pPr>
            <w:pStyle w:val="TOC3"/>
            <w:tabs>
              <w:tab w:val="left" w:pos="1320"/>
              <w:tab w:val="right" w:leader="dot" w:pos="9350"/>
            </w:tabs>
            <w:rPr>
              <w:del w:id="342" w:author="Rajo" w:date="2018-06-29T19:47:00Z"/>
              <w:rFonts w:asciiTheme="minorHAnsi" w:eastAsiaTheme="minorEastAsia" w:hAnsiTheme="minorHAnsi"/>
              <w:noProof/>
              <w:sz w:val="22"/>
            </w:rPr>
          </w:pPr>
          <w:del w:id="343" w:author="Rajo" w:date="2018-06-29T19:47:00Z">
            <w:r w:rsidRPr="005D26EE" w:rsidDel="005D26EE">
              <w:rPr>
                <w:rStyle w:val="Hyperlink"/>
                <w:noProof/>
                <w:lang w:val="bs-Latn-BA"/>
                <w:rPrChange w:id="344" w:author="Rajo" w:date="2018-06-29T19:47:00Z">
                  <w:rPr>
                    <w:rStyle w:val="Hyperlink"/>
                    <w:lang w:val="bs-Latn-BA"/>
                  </w:rPr>
                </w:rPrChange>
              </w:rPr>
              <w:delText>8.3.3</w:delText>
            </w:r>
            <w:r w:rsidDel="005D26EE">
              <w:rPr>
                <w:rFonts w:asciiTheme="minorHAnsi" w:eastAsiaTheme="minorEastAsia" w:hAnsiTheme="minorHAnsi"/>
                <w:noProof/>
                <w:sz w:val="22"/>
              </w:rPr>
              <w:tab/>
            </w:r>
            <w:r w:rsidRPr="005D26EE" w:rsidDel="005D26EE">
              <w:rPr>
                <w:rStyle w:val="Hyperlink"/>
                <w:noProof/>
                <w:lang w:val="bs-Latn-BA"/>
                <w:rPrChange w:id="345" w:author="Rajo" w:date="2018-06-29T19:47:00Z">
                  <w:rPr>
                    <w:rStyle w:val="Hyperlink"/>
                    <w:lang w:val="bs-Latn-BA"/>
                  </w:rPr>
                </w:rPrChange>
              </w:rPr>
              <w:delText>Servis provajder – SP</w:delText>
            </w:r>
            <w:r w:rsidDel="005D26EE">
              <w:rPr>
                <w:noProof/>
              </w:rPr>
              <w:tab/>
              <w:delText>38</w:delText>
            </w:r>
          </w:del>
        </w:p>
        <w:p w14:paraId="489F2C78" w14:textId="343D9AA9" w:rsidR="00C35BF2" w:rsidDel="005D26EE" w:rsidRDefault="00256AF3">
          <w:pPr>
            <w:pStyle w:val="TOC3"/>
            <w:tabs>
              <w:tab w:val="left" w:pos="1320"/>
              <w:tab w:val="right" w:leader="dot" w:pos="9350"/>
            </w:tabs>
            <w:rPr>
              <w:del w:id="346" w:author="Rajo" w:date="2018-06-29T19:47:00Z"/>
              <w:rFonts w:asciiTheme="minorHAnsi" w:eastAsiaTheme="minorEastAsia" w:hAnsiTheme="minorHAnsi"/>
              <w:noProof/>
              <w:sz w:val="22"/>
            </w:rPr>
          </w:pPr>
          <w:del w:id="347" w:author="Rajo" w:date="2018-06-29T19:47:00Z">
            <w:r w:rsidRPr="005D26EE" w:rsidDel="005D26EE">
              <w:rPr>
                <w:rStyle w:val="Hyperlink"/>
                <w:noProof/>
                <w:lang w:val="bs-Latn-BA"/>
                <w:rPrChange w:id="348" w:author="Rajo" w:date="2018-06-29T19:47:00Z">
                  <w:rPr>
                    <w:rStyle w:val="Hyperlink"/>
                    <w:lang w:val="bs-Latn-BA"/>
                  </w:rPr>
                </w:rPrChange>
              </w:rPr>
              <w:delText>8.3.4</w:delText>
            </w:r>
            <w:r w:rsidDel="005D26EE">
              <w:rPr>
                <w:rFonts w:asciiTheme="minorHAnsi" w:eastAsiaTheme="minorEastAsia" w:hAnsiTheme="minorHAnsi"/>
                <w:noProof/>
                <w:sz w:val="22"/>
              </w:rPr>
              <w:tab/>
            </w:r>
            <w:r w:rsidRPr="005D26EE" w:rsidDel="005D26EE">
              <w:rPr>
                <w:rStyle w:val="Hyperlink"/>
                <w:noProof/>
                <w:lang w:val="bs-Latn-BA"/>
                <w:rPrChange w:id="349" w:author="Rajo" w:date="2018-06-29T19:47:00Z">
                  <w:rPr>
                    <w:rStyle w:val="Hyperlink"/>
                    <w:lang w:val="bs-Latn-BA"/>
                  </w:rPr>
                </w:rPrChange>
              </w:rPr>
              <w:delText>Protokoli</w:delText>
            </w:r>
            <w:r w:rsidDel="005D26EE">
              <w:rPr>
                <w:noProof/>
              </w:rPr>
              <w:tab/>
              <w:delText>38</w:delText>
            </w:r>
          </w:del>
        </w:p>
        <w:p w14:paraId="1D79E404" w14:textId="7B08162E" w:rsidR="00C35BF2" w:rsidDel="005D26EE" w:rsidRDefault="00256AF3">
          <w:pPr>
            <w:pStyle w:val="TOC1"/>
            <w:rPr>
              <w:del w:id="350" w:author="Rajo" w:date="2018-06-29T19:47:00Z"/>
              <w:rFonts w:asciiTheme="minorHAnsi" w:eastAsiaTheme="minorEastAsia" w:hAnsiTheme="minorHAnsi"/>
              <w:noProof/>
              <w:sz w:val="22"/>
            </w:rPr>
          </w:pPr>
          <w:del w:id="351" w:author="Rajo" w:date="2018-06-29T19:47:00Z">
            <w:r w:rsidRPr="005D26EE" w:rsidDel="005D26EE">
              <w:rPr>
                <w:rStyle w:val="Hyperlink"/>
                <w:noProof/>
                <w:lang w:val="bs-Latn-BA"/>
                <w:rPrChange w:id="352" w:author="Rajo" w:date="2018-06-29T19:47:00Z">
                  <w:rPr>
                    <w:rStyle w:val="Hyperlink"/>
                    <w:lang w:val="bs-Latn-BA"/>
                  </w:rPr>
                </w:rPrChange>
              </w:rPr>
              <w:delText>9.</w:delText>
            </w:r>
            <w:r w:rsidDel="005D26EE">
              <w:rPr>
                <w:rFonts w:asciiTheme="minorHAnsi" w:eastAsiaTheme="minorEastAsia" w:hAnsiTheme="minorHAnsi"/>
                <w:noProof/>
                <w:sz w:val="22"/>
              </w:rPr>
              <w:tab/>
            </w:r>
            <w:r w:rsidRPr="005D26EE" w:rsidDel="005D26EE">
              <w:rPr>
                <w:rStyle w:val="Hyperlink"/>
                <w:noProof/>
                <w:lang w:val="bs-Latn-BA"/>
                <w:rPrChange w:id="353" w:author="Rajo" w:date="2018-06-29T19:47:00Z">
                  <w:rPr>
                    <w:rStyle w:val="Hyperlink"/>
                    <w:lang w:val="bs-Latn-BA"/>
                  </w:rPr>
                </w:rPrChange>
              </w:rPr>
              <w:delText>IZBOR STRATEGIJE ZA REALIZACIJU SSO SERVERA</w:delText>
            </w:r>
            <w:r w:rsidDel="005D26EE">
              <w:rPr>
                <w:noProof/>
              </w:rPr>
              <w:tab/>
              <w:delText>39</w:delText>
            </w:r>
          </w:del>
        </w:p>
        <w:p w14:paraId="682D40EC" w14:textId="22DD0739" w:rsidR="00C35BF2" w:rsidDel="005D26EE" w:rsidRDefault="00256AF3">
          <w:pPr>
            <w:pStyle w:val="TOC2"/>
            <w:rPr>
              <w:del w:id="354" w:author="Rajo" w:date="2018-06-29T19:47:00Z"/>
              <w:rFonts w:asciiTheme="minorHAnsi" w:eastAsiaTheme="minorEastAsia" w:hAnsiTheme="minorHAnsi"/>
              <w:noProof/>
              <w:sz w:val="22"/>
            </w:rPr>
          </w:pPr>
          <w:del w:id="355" w:author="Rajo" w:date="2018-06-29T19:47:00Z">
            <w:r w:rsidRPr="005D26EE" w:rsidDel="005D26EE">
              <w:rPr>
                <w:rStyle w:val="Hyperlink"/>
                <w:noProof/>
                <w:lang w:val="bs-Latn-BA"/>
                <w:rPrChange w:id="356" w:author="Rajo" w:date="2018-06-29T19:47:00Z">
                  <w:rPr>
                    <w:rStyle w:val="Hyperlink"/>
                    <w:lang w:val="bs-Latn-BA"/>
                  </w:rPr>
                </w:rPrChange>
              </w:rPr>
              <w:delText>9.1</w:delText>
            </w:r>
            <w:r w:rsidDel="005D26EE">
              <w:rPr>
                <w:rFonts w:asciiTheme="minorHAnsi" w:eastAsiaTheme="minorEastAsia" w:hAnsiTheme="minorHAnsi"/>
                <w:noProof/>
                <w:sz w:val="22"/>
              </w:rPr>
              <w:tab/>
            </w:r>
            <w:r w:rsidRPr="005D26EE" w:rsidDel="005D26EE">
              <w:rPr>
                <w:rStyle w:val="Hyperlink"/>
                <w:noProof/>
                <w:lang w:val="bs-Latn-BA"/>
                <w:rPrChange w:id="357" w:author="Rajo" w:date="2018-06-29T19:47:00Z">
                  <w:rPr>
                    <w:rStyle w:val="Hyperlink"/>
                    <w:lang w:val="bs-Latn-BA"/>
                  </w:rPr>
                </w:rPrChange>
              </w:rPr>
              <w:delText>SAML 2.0</w:delText>
            </w:r>
            <w:r w:rsidDel="005D26EE">
              <w:rPr>
                <w:noProof/>
              </w:rPr>
              <w:tab/>
              <w:delText>39</w:delText>
            </w:r>
          </w:del>
        </w:p>
        <w:p w14:paraId="2B2084EA" w14:textId="725BCE81" w:rsidR="00C35BF2" w:rsidDel="005D26EE" w:rsidRDefault="00256AF3">
          <w:pPr>
            <w:pStyle w:val="TOC3"/>
            <w:tabs>
              <w:tab w:val="left" w:pos="1320"/>
              <w:tab w:val="right" w:leader="dot" w:pos="9350"/>
            </w:tabs>
            <w:rPr>
              <w:del w:id="358" w:author="Rajo" w:date="2018-06-29T19:47:00Z"/>
              <w:rFonts w:asciiTheme="minorHAnsi" w:eastAsiaTheme="minorEastAsia" w:hAnsiTheme="minorHAnsi"/>
              <w:noProof/>
              <w:sz w:val="22"/>
            </w:rPr>
          </w:pPr>
          <w:del w:id="359" w:author="Rajo" w:date="2018-06-29T19:47:00Z">
            <w:r w:rsidRPr="005D26EE" w:rsidDel="005D26EE">
              <w:rPr>
                <w:rStyle w:val="Hyperlink"/>
                <w:noProof/>
                <w:lang w:val="bs-Latn-BA"/>
                <w:rPrChange w:id="360" w:author="Rajo" w:date="2018-06-29T19:47:00Z">
                  <w:rPr>
                    <w:rStyle w:val="Hyperlink"/>
                    <w:lang w:val="bs-Latn-BA"/>
                  </w:rPr>
                </w:rPrChange>
              </w:rPr>
              <w:delText>9.1.1</w:delText>
            </w:r>
            <w:r w:rsidDel="005D26EE">
              <w:rPr>
                <w:rFonts w:asciiTheme="minorHAnsi" w:eastAsiaTheme="minorEastAsia" w:hAnsiTheme="minorHAnsi"/>
                <w:noProof/>
                <w:sz w:val="22"/>
              </w:rPr>
              <w:tab/>
            </w:r>
            <w:r w:rsidRPr="005D26EE" w:rsidDel="005D26EE">
              <w:rPr>
                <w:rStyle w:val="Hyperlink"/>
                <w:noProof/>
                <w:lang w:val="bs-Latn-BA"/>
                <w:rPrChange w:id="361" w:author="Rajo" w:date="2018-06-29T19:47:00Z">
                  <w:rPr>
                    <w:rStyle w:val="Hyperlink"/>
                    <w:lang w:val="bs-Latn-BA"/>
                  </w:rPr>
                </w:rPrChange>
              </w:rPr>
              <w:delText>SAML ograničenja</w:delText>
            </w:r>
            <w:r w:rsidDel="005D26EE">
              <w:rPr>
                <w:noProof/>
              </w:rPr>
              <w:tab/>
              <w:delText>39</w:delText>
            </w:r>
          </w:del>
        </w:p>
        <w:p w14:paraId="1997BD0F" w14:textId="507D28D8" w:rsidR="00C35BF2" w:rsidDel="005D26EE" w:rsidRDefault="00256AF3">
          <w:pPr>
            <w:pStyle w:val="TOC3"/>
            <w:tabs>
              <w:tab w:val="left" w:pos="1320"/>
              <w:tab w:val="right" w:leader="dot" w:pos="9350"/>
            </w:tabs>
            <w:rPr>
              <w:del w:id="362" w:author="Rajo" w:date="2018-06-29T19:47:00Z"/>
              <w:rFonts w:asciiTheme="minorHAnsi" w:eastAsiaTheme="minorEastAsia" w:hAnsiTheme="minorHAnsi"/>
              <w:noProof/>
              <w:sz w:val="22"/>
            </w:rPr>
          </w:pPr>
          <w:del w:id="363" w:author="Rajo" w:date="2018-06-29T19:47:00Z">
            <w:r w:rsidRPr="005D26EE" w:rsidDel="005D26EE">
              <w:rPr>
                <w:rStyle w:val="Hyperlink"/>
                <w:noProof/>
                <w:lang w:val="bs-Latn-BA"/>
                <w:rPrChange w:id="364" w:author="Rajo" w:date="2018-06-29T19:47:00Z">
                  <w:rPr>
                    <w:rStyle w:val="Hyperlink"/>
                    <w:lang w:val="bs-Latn-BA"/>
                  </w:rPr>
                </w:rPrChange>
              </w:rPr>
              <w:delText>9.1.2</w:delText>
            </w:r>
            <w:r w:rsidDel="005D26EE">
              <w:rPr>
                <w:rFonts w:asciiTheme="minorHAnsi" w:eastAsiaTheme="minorEastAsia" w:hAnsiTheme="minorHAnsi"/>
                <w:noProof/>
                <w:sz w:val="22"/>
              </w:rPr>
              <w:tab/>
            </w:r>
            <w:r w:rsidRPr="005D26EE" w:rsidDel="005D26EE">
              <w:rPr>
                <w:rStyle w:val="Hyperlink"/>
                <w:noProof/>
                <w:lang w:val="bs-Latn-BA"/>
                <w:rPrChange w:id="365" w:author="Rajo" w:date="2018-06-29T19:47:00Z">
                  <w:rPr>
                    <w:rStyle w:val="Hyperlink"/>
                    <w:lang w:val="bs-Latn-BA"/>
                  </w:rPr>
                </w:rPrChange>
              </w:rPr>
              <w:delText>Zaobilazno rješenje SAML HTTP POST uvezivanja</w:delText>
            </w:r>
            <w:r w:rsidDel="005D26EE">
              <w:rPr>
                <w:noProof/>
              </w:rPr>
              <w:tab/>
              <w:delText>39</w:delText>
            </w:r>
          </w:del>
        </w:p>
        <w:p w14:paraId="6D3C96D4" w14:textId="6F180EF2" w:rsidR="00C35BF2" w:rsidDel="005D26EE" w:rsidRDefault="00256AF3">
          <w:pPr>
            <w:pStyle w:val="TOC2"/>
            <w:rPr>
              <w:del w:id="366" w:author="Rajo" w:date="2018-06-29T19:47:00Z"/>
              <w:rFonts w:asciiTheme="minorHAnsi" w:eastAsiaTheme="minorEastAsia" w:hAnsiTheme="minorHAnsi"/>
              <w:noProof/>
              <w:sz w:val="22"/>
            </w:rPr>
          </w:pPr>
          <w:del w:id="367" w:author="Rajo" w:date="2018-06-29T19:47:00Z">
            <w:r w:rsidRPr="005D26EE" w:rsidDel="005D26EE">
              <w:rPr>
                <w:rStyle w:val="Hyperlink"/>
                <w:noProof/>
                <w:lang w:val="bs-Latn-BA"/>
                <w:rPrChange w:id="368" w:author="Rajo" w:date="2018-06-29T19:47:00Z">
                  <w:rPr>
                    <w:rStyle w:val="Hyperlink"/>
                    <w:lang w:val="bs-Latn-BA"/>
                  </w:rPr>
                </w:rPrChange>
              </w:rPr>
              <w:delText>9.2</w:delText>
            </w:r>
            <w:r w:rsidDel="005D26EE">
              <w:rPr>
                <w:rFonts w:asciiTheme="minorHAnsi" w:eastAsiaTheme="minorEastAsia" w:hAnsiTheme="minorHAnsi"/>
                <w:noProof/>
                <w:sz w:val="22"/>
              </w:rPr>
              <w:tab/>
            </w:r>
            <w:r w:rsidRPr="005D26EE" w:rsidDel="005D26EE">
              <w:rPr>
                <w:rStyle w:val="Hyperlink"/>
                <w:noProof/>
                <w:lang w:val="bs-Latn-BA"/>
                <w:rPrChange w:id="369" w:author="Rajo" w:date="2018-06-29T19:47:00Z">
                  <w:rPr>
                    <w:rStyle w:val="Hyperlink"/>
                    <w:lang w:val="bs-Latn-BA"/>
                  </w:rPr>
                </w:rPrChange>
              </w:rPr>
              <w:delText>OAuth 2.0</w:delText>
            </w:r>
            <w:r w:rsidDel="005D26EE">
              <w:rPr>
                <w:noProof/>
              </w:rPr>
              <w:tab/>
              <w:delText>39</w:delText>
            </w:r>
          </w:del>
        </w:p>
        <w:p w14:paraId="48732D90" w14:textId="4401461B" w:rsidR="00C35BF2" w:rsidDel="005D26EE" w:rsidRDefault="00256AF3">
          <w:pPr>
            <w:pStyle w:val="TOC3"/>
            <w:tabs>
              <w:tab w:val="left" w:pos="1320"/>
              <w:tab w:val="right" w:leader="dot" w:pos="9350"/>
            </w:tabs>
            <w:rPr>
              <w:del w:id="370" w:author="Rajo" w:date="2018-06-29T19:47:00Z"/>
              <w:rFonts w:asciiTheme="minorHAnsi" w:eastAsiaTheme="minorEastAsia" w:hAnsiTheme="minorHAnsi"/>
              <w:noProof/>
              <w:sz w:val="22"/>
            </w:rPr>
          </w:pPr>
          <w:del w:id="371" w:author="Rajo" w:date="2018-06-29T19:47:00Z">
            <w:r w:rsidRPr="005D26EE" w:rsidDel="005D26EE">
              <w:rPr>
                <w:rStyle w:val="Hyperlink"/>
                <w:noProof/>
                <w:lang w:val="bs-Latn-BA"/>
                <w:rPrChange w:id="372" w:author="Rajo" w:date="2018-06-29T19:47:00Z">
                  <w:rPr>
                    <w:rStyle w:val="Hyperlink"/>
                    <w:lang w:val="bs-Latn-BA"/>
                  </w:rPr>
                </w:rPrChange>
              </w:rPr>
              <w:delText>9.2.1</w:delText>
            </w:r>
            <w:r w:rsidDel="005D26EE">
              <w:rPr>
                <w:rFonts w:asciiTheme="minorHAnsi" w:eastAsiaTheme="minorEastAsia" w:hAnsiTheme="minorHAnsi"/>
                <w:noProof/>
                <w:sz w:val="22"/>
              </w:rPr>
              <w:tab/>
            </w:r>
            <w:r w:rsidRPr="005D26EE" w:rsidDel="005D26EE">
              <w:rPr>
                <w:rStyle w:val="Hyperlink"/>
                <w:noProof/>
                <w:lang w:val="bs-Latn-BA"/>
                <w:rPrChange w:id="373" w:author="Rajo" w:date="2018-06-29T19:47:00Z">
                  <w:rPr>
                    <w:rStyle w:val="Hyperlink"/>
                    <w:lang w:val="bs-Latn-BA"/>
                  </w:rPr>
                </w:rPrChange>
              </w:rPr>
              <w:delText>OAuth2 nedostaci</w:delText>
            </w:r>
            <w:r w:rsidDel="005D26EE">
              <w:rPr>
                <w:noProof/>
              </w:rPr>
              <w:tab/>
              <w:delText>39</w:delText>
            </w:r>
          </w:del>
        </w:p>
        <w:p w14:paraId="05A7D28B" w14:textId="5D83F69C" w:rsidR="00C35BF2" w:rsidDel="005D26EE" w:rsidRDefault="00256AF3">
          <w:pPr>
            <w:pStyle w:val="TOC2"/>
            <w:rPr>
              <w:del w:id="374" w:author="Rajo" w:date="2018-06-29T19:47:00Z"/>
              <w:rFonts w:asciiTheme="minorHAnsi" w:eastAsiaTheme="minorEastAsia" w:hAnsiTheme="minorHAnsi"/>
              <w:noProof/>
              <w:sz w:val="22"/>
            </w:rPr>
          </w:pPr>
          <w:del w:id="375" w:author="Rajo" w:date="2018-06-29T19:47:00Z">
            <w:r w:rsidRPr="005D26EE" w:rsidDel="005D26EE">
              <w:rPr>
                <w:rStyle w:val="Hyperlink"/>
                <w:noProof/>
                <w:lang w:val="bs-Latn-BA"/>
                <w:rPrChange w:id="376" w:author="Rajo" w:date="2018-06-29T19:47:00Z">
                  <w:rPr>
                    <w:rStyle w:val="Hyperlink"/>
                    <w:lang w:val="bs-Latn-BA"/>
                  </w:rPr>
                </w:rPrChange>
              </w:rPr>
              <w:delText>9.3</w:delText>
            </w:r>
            <w:r w:rsidDel="005D26EE">
              <w:rPr>
                <w:rFonts w:asciiTheme="minorHAnsi" w:eastAsiaTheme="minorEastAsia" w:hAnsiTheme="minorHAnsi"/>
                <w:noProof/>
                <w:sz w:val="22"/>
              </w:rPr>
              <w:tab/>
            </w:r>
            <w:r w:rsidRPr="005D26EE" w:rsidDel="005D26EE">
              <w:rPr>
                <w:rStyle w:val="Hyperlink"/>
                <w:noProof/>
                <w:lang w:val="bs-Latn-BA"/>
                <w:rPrChange w:id="377" w:author="Rajo" w:date="2018-06-29T19:47:00Z">
                  <w:rPr>
                    <w:rStyle w:val="Hyperlink"/>
                    <w:lang w:val="bs-Latn-BA"/>
                  </w:rPr>
                </w:rPrChange>
              </w:rPr>
              <w:delText>Rezime – SAML vs. OAuth2</w:delText>
            </w:r>
            <w:r w:rsidDel="005D26EE">
              <w:rPr>
                <w:noProof/>
              </w:rPr>
              <w:tab/>
              <w:delText>39</w:delText>
            </w:r>
          </w:del>
        </w:p>
        <w:p w14:paraId="1244E12F" w14:textId="6F92653D" w:rsidR="00C35BF2" w:rsidDel="005D26EE" w:rsidRDefault="00256AF3">
          <w:pPr>
            <w:pStyle w:val="TOC1"/>
            <w:rPr>
              <w:del w:id="378" w:author="Rajo" w:date="2018-06-29T19:47:00Z"/>
              <w:rFonts w:asciiTheme="minorHAnsi" w:eastAsiaTheme="minorEastAsia" w:hAnsiTheme="minorHAnsi"/>
              <w:noProof/>
              <w:sz w:val="22"/>
            </w:rPr>
          </w:pPr>
          <w:del w:id="379" w:author="Rajo" w:date="2018-06-29T19:47:00Z">
            <w:r w:rsidRPr="005D26EE" w:rsidDel="005D26EE">
              <w:rPr>
                <w:rStyle w:val="Hyperlink"/>
                <w:noProof/>
                <w:lang w:val="bs-Latn-BA"/>
                <w:rPrChange w:id="380" w:author="Rajo" w:date="2018-06-29T19:47:00Z">
                  <w:rPr>
                    <w:rStyle w:val="Hyperlink"/>
                    <w:lang w:val="bs-Latn-BA"/>
                  </w:rPr>
                </w:rPrChange>
              </w:rPr>
              <w:delText>10.</w:delText>
            </w:r>
            <w:r w:rsidDel="005D26EE">
              <w:rPr>
                <w:rFonts w:asciiTheme="minorHAnsi" w:eastAsiaTheme="minorEastAsia" w:hAnsiTheme="minorHAnsi"/>
                <w:noProof/>
                <w:sz w:val="22"/>
              </w:rPr>
              <w:tab/>
            </w:r>
            <w:r w:rsidRPr="005D26EE" w:rsidDel="005D26EE">
              <w:rPr>
                <w:rStyle w:val="Hyperlink"/>
                <w:noProof/>
                <w:lang w:val="bs-Latn-BA"/>
                <w:rPrChange w:id="381" w:author="Rajo" w:date="2018-06-29T19:47:00Z">
                  <w:rPr>
                    <w:rStyle w:val="Hyperlink"/>
                    <w:lang w:val="bs-Latn-BA"/>
                  </w:rPr>
                </w:rPrChange>
              </w:rPr>
              <w:delText>IMPLEMENTACIJA SSO SERVERA</w:delText>
            </w:r>
            <w:r w:rsidDel="005D26EE">
              <w:rPr>
                <w:noProof/>
              </w:rPr>
              <w:tab/>
              <w:delText>39</w:delText>
            </w:r>
          </w:del>
        </w:p>
        <w:p w14:paraId="777F94DF" w14:textId="34DEE510" w:rsidR="00C35BF2" w:rsidDel="005D26EE" w:rsidRDefault="00256AF3">
          <w:pPr>
            <w:pStyle w:val="TOC2"/>
            <w:rPr>
              <w:del w:id="382" w:author="Rajo" w:date="2018-06-29T19:47:00Z"/>
              <w:rFonts w:asciiTheme="minorHAnsi" w:eastAsiaTheme="minorEastAsia" w:hAnsiTheme="minorHAnsi"/>
              <w:noProof/>
              <w:sz w:val="22"/>
            </w:rPr>
          </w:pPr>
          <w:del w:id="383" w:author="Rajo" w:date="2018-06-29T19:47:00Z">
            <w:r w:rsidRPr="005D26EE" w:rsidDel="005D26EE">
              <w:rPr>
                <w:rStyle w:val="Hyperlink"/>
                <w:noProof/>
                <w:lang w:val="bs-Latn-BA"/>
                <w:rPrChange w:id="384" w:author="Rajo" w:date="2018-06-29T19:47:00Z">
                  <w:rPr>
                    <w:rStyle w:val="Hyperlink"/>
                    <w:lang w:val="bs-Latn-BA"/>
                  </w:rPr>
                </w:rPrChange>
              </w:rPr>
              <w:delText>10.1</w:delText>
            </w:r>
            <w:r w:rsidDel="005D26EE">
              <w:rPr>
                <w:rFonts w:asciiTheme="minorHAnsi" w:eastAsiaTheme="minorEastAsia" w:hAnsiTheme="minorHAnsi"/>
                <w:noProof/>
                <w:sz w:val="22"/>
              </w:rPr>
              <w:tab/>
            </w:r>
            <w:r w:rsidRPr="005D26EE" w:rsidDel="005D26EE">
              <w:rPr>
                <w:rStyle w:val="Hyperlink"/>
                <w:noProof/>
                <w:lang w:val="bs-Latn-BA"/>
                <w:rPrChange w:id="385" w:author="Rajo" w:date="2018-06-29T19:47:00Z">
                  <w:rPr>
                    <w:rStyle w:val="Hyperlink"/>
                    <w:lang w:val="bs-Latn-BA"/>
                  </w:rPr>
                </w:rPrChange>
              </w:rPr>
              <w:delText>SAML 2.0 Web Browser SSO profil</w:delText>
            </w:r>
            <w:r w:rsidDel="005D26EE">
              <w:rPr>
                <w:noProof/>
              </w:rPr>
              <w:tab/>
              <w:delText>41</w:delText>
            </w:r>
          </w:del>
        </w:p>
        <w:p w14:paraId="747F362E" w14:textId="1409D70E" w:rsidR="00C35BF2" w:rsidDel="005D26EE" w:rsidRDefault="00256AF3">
          <w:pPr>
            <w:pStyle w:val="TOC2"/>
            <w:rPr>
              <w:del w:id="386" w:author="Rajo" w:date="2018-06-29T19:47:00Z"/>
              <w:rFonts w:asciiTheme="minorHAnsi" w:eastAsiaTheme="minorEastAsia" w:hAnsiTheme="minorHAnsi"/>
              <w:noProof/>
              <w:sz w:val="22"/>
            </w:rPr>
          </w:pPr>
          <w:del w:id="387" w:author="Rajo" w:date="2018-06-29T19:47:00Z">
            <w:r w:rsidRPr="005D26EE" w:rsidDel="005D26EE">
              <w:rPr>
                <w:rStyle w:val="Hyperlink"/>
                <w:noProof/>
                <w:lang w:val="bs-Latn-BA"/>
                <w:rPrChange w:id="388" w:author="Rajo" w:date="2018-06-29T19:47:00Z">
                  <w:rPr>
                    <w:rStyle w:val="Hyperlink"/>
                    <w:lang w:val="bs-Latn-BA"/>
                  </w:rPr>
                </w:rPrChange>
              </w:rPr>
              <w:delText>10.2</w:delText>
            </w:r>
            <w:r w:rsidDel="005D26EE">
              <w:rPr>
                <w:rFonts w:asciiTheme="minorHAnsi" w:eastAsiaTheme="minorEastAsia" w:hAnsiTheme="minorHAnsi"/>
                <w:noProof/>
                <w:sz w:val="22"/>
              </w:rPr>
              <w:tab/>
            </w:r>
            <w:r w:rsidRPr="005D26EE" w:rsidDel="005D26EE">
              <w:rPr>
                <w:rStyle w:val="Hyperlink"/>
                <w:noProof/>
                <w:lang w:val="bs-Latn-BA"/>
                <w:rPrChange w:id="389" w:author="Rajo" w:date="2018-06-29T19:47:00Z">
                  <w:rPr>
                    <w:rStyle w:val="Hyperlink"/>
                    <w:lang w:val="bs-Latn-BA"/>
                  </w:rPr>
                </w:rPrChange>
              </w:rPr>
              <w:delText>Arhitektura i način funkcionisanja</w:delText>
            </w:r>
            <w:r w:rsidDel="005D26EE">
              <w:rPr>
                <w:noProof/>
              </w:rPr>
              <w:tab/>
              <w:delText>47</w:delText>
            </w:r>
          </w:del>
        </w:p>
        <w:p w14:paraId="4F4E76A0" w14:textId="12D863EC" w:rsidR="00C35BF2" w:rsidDel="005D26EE" w:rsidRDefault="00256AF3">
          <w:pPr>
            <w:pStyle w:val="TOC1"/>
            <w:rPr>
              <w:del w:id="390" w:author="Rajo" w:date="2018-06-29T19:47:00Z"/>
              <w:rFonts w:asciiTheme="minorHAnsi" w:eastAsiaTheme="minorEastAsia" w:hAnsiTheme="minorHAnsi"/>
              <w:noProof/>
              <w:sz w:val="22"/>
            </w:rPr>
          </w:pPr>
          <w:del w:id="391" w:author="Rajo" w:date="2018-06-29T19:47:00Z">
            <w:r w:rsidRPr="005D26EE" w:rsidDel="005D26EE">
              <w:rPr>
                <w:rStyle w:val="Hyperlink"/>
                <w:noProof/>
                <w:lang w:val="bs-Latn-BA"/>
                <w:rPrChange w:id="392" w:author="Rajo" w:date="2018-06-29T19:47:00Z">
                  <w:rPr>
                    <w:rStyle w:val="Hyperlink"/>
                    <w:lang w:val="bs-Latn-BA"/>
                  </w:rPr>
                </w:rPrChange>
              </w:rPr>
              <w:delText>11.</w:delText>
            </w:r>
            <w:r w:rsidDel="005D26EE">
              <w:rPr>
                <w:rFonts w:asciiTheme="minorHAnsi" w:eastAsiaTheme="minorEastAsia" w:hAnsiTheme="minorHAnsi"/>
                <w:noProof/>
                <w:sz w:val="22"/>
              </w:rPr>
              <w:tab/>
            </w:r>
            <w:r w:rsidRPr="005D26EE" w:rsidDel="005D26EE">
              <w:rPr>
                <w:rStyle w:val="Hyperlink"/>
                <w:noProof/>
                <w:lang w:val="bs-Latn-BA"/>
                <w:rPrChange w:id="393" w:author="Rajo" w:date="2018-06-29T19:47:00Z">
                  <w:rPr>
                    <w:rStyle w:val="Hyperlink"/>
                    <w:lang w:val="bs-Latn-BA"/>
                  </w:rPr>
                </w:rPrChange>
              </w:rPr>
              <w:delText>UPOREDNA ANALIZA SSO RJEŠENJA</w:delText>
            </w:r>
            <w:r w:rsidDel="005D26EE">
              <w:rPr>
                <w:noProof/>
              </w:rPr>
              <w:tab/>
              <w:delText>50</w:delText>
            </w:r>
          </w:del>
        </w:p>
        <w:p w14:paraId="1029B1F8" w14:textId="7A442738" w:rsidR="00C35BF2" w:rsidDel="005D26EE" w:rsidRDefault="00256AF3">
          <w:pPr>
            <w:pStyle w:val="TOC1"/>
            <w:rPr>
              <w:del w:id="394" w:author="Rajo" w:date="2018-06-29T19:47:00Z"/>
              <w:rFonts w:asciiTheme="minorHAnsi" w:eastAsiaTheme="minorEastAsia" w:hAnsiTheme="minorHAnsi"/>
              <w:noProof/>
              <w:sz w:val="22"/>
            </w:rPr>
          </w:pPr>
          <w:del w:id="395" w:author="Rajo" w:date="2018-06-29T19:47:00Z">
            <w:r w:rsidRPr="005D26EE" w:rsidDel="005D26EE">
              <w:rPr>
                <w:rStyle w:val="Hyperlink"/>
                <w:noProof/>
                <w:lang w:val="bs-Latn-BA"/>
                <w:rPrChange w:id="396" w:author="Rajo" w:date="2018-06-29T19:47:00Z">
                  <w:rPr>
                    <w:rStyle w:val="Hyperlink"/>
                    <w:lang w:val="bs-Latn-BA"/>
                  </w:rPr>
                </w:rPrChange>
              </w:rPr>
              <w:delText>12.</w:delText>
            </w:r>
            <w:r w:rsidDel="005D26EE">
              <w:rPr>
                <w:rFonts w:asciiTheme="minorHAnsi" w:eastAsiaTheme="minorEastAsia" w:hAnsiTheme="minorHAnsi"/>
                <w:noProof/>
                <w:sz w:val="22"/>
              </w:rPr>
              <w:tab/>
            </w:r>
            <w:r w:rsidRPr="005D26EE" w:rsidDel="005D26EE">
              <w:rPr>
                <w:rStyle w:val="Hyperlink"/>
                <w:noProof/>
                <w:lang w:val="bs-Latn-BA"/>
                <w:rPrChange w:id="397" w:author="Rajo" w:date="2018-06-29T19:47:00Z">
                  <w:rPr>
                    <w:rStyle w:val="Hyperlink"/>
                    <w:lang w:val="bs-Latn-BA"/>
                  </w:rPr>
                </w:rPrChange>
              </w:rPr>
              <w:delText>ZAKLJUČAK</w:delText>
            </w:r>
            <w:r w:rsidDel="005D26EE">
              <w:rPr>
                <w:noProof/>
              </w:rPr>
              <w:tab/>
              <w:delText>52</w:delText>
            </w:r>
          </w:del>
        </w:p>
        <w:p w14:paraId="2A9D2267" w14:textId="79652D50" w:rsidR="00C35BF2" w:rsidDel="005D26EE" w:rsidRDefault="00256AF3">
          <w:pPr>
            <w:pStyle w:val="TOC1"/>
            <w:rPr>
              <w:del w:id="398" w:author="Rajo" w:date="2018-06-29T19:47:00Z"/>
              <w:rFonts w:asciiTheme="minorHAnsi" w:eastAsiaTheme="minorEastAsia" w:hAnsiTheme="minorHAnsi"/>
              <w:noProof/>
              <w:sz w:val="22"/>
            </w:rPr>
          </w:pPr>
          <w:del w:id="399" w:author="Rajo" w:date="2018-06-29T19:47:00Z">
            <w:r w:rsidRPr="005D26EE" w:rsidDel="005D26EE">
              <w:rPr>
                <w:rStyle w:val="Hyperlink"/>
                <w:noProof/>
                <w:lang w:val="bs-Latn-BA"/>
                <w:rPrChange w:id="400" w:author="Rajo" w:date="2018-06-29T19:47:00Z">
                  <w:rPr>
                    <w:rStyle w:val="Hyperlink"/>
                    <w:lang w:val="bs-Latn-BA"/>
                  </w:rPr>
                </w:rPrChange>
              </w:rPr>
              <w:delText>13.</w:delText>
            </w:r>
            <w:r w:rsidDel="005D26EE">
              <w:rPr>
                <w:rFonts w:asciiTheme="minorHAnsi" w:eastAsiaTheme="minorEastAsia" w:hAnsiTheme="minorHAnsi"/>
                <w:noProof/>
                <w:sz w:val="22"/>
              </w:rPr>
              <w:tab/>
            </w:r>
            <w:r w:rsidRPr="005D26EE" w:rsidDel="005D26EE">
              <w:rPr>
                <w:rStyle w:val="Hyperlink"/>
                <w:noProof/>
                <w:lang w:val="bs-Latn-BA"/>
                <w:rPrChange w:id="401" w:author="Rajo" w:date="2018-06-29T19:47:00Z">
                  <w:rPr>
                    <w:rStyle w:val="Hyperlink"/>
                    <w:lang w:val="bs-Latn-BA"/>
                  </w:rPr>
                </w:rPrChange>
              </w:rPr>
              <w:delText>LITERATURA</w:delText>
            </w:r>
            <w:r w:rsidDel="005D26EE">
              <w:rPr>
                <w:noProof/>
              </w:rPr>
              <w:tab/>
              <w:delText>53</w:delText>
            </w:r>
          </w:del>
        </w:p>
        <w:p w14:paraId="693DA2CE" w14:textId="7DC8DCE6" w:rsidR="00C35BF2" w:rsidRDefault="00256AF3">
          <w:pPr>
            <w:tabs>
              <w:tab w:val="right" w:pos="9360"/>
            </w:tabs>
            <w:spacing w:line="240" w:lineRule="auto"/>
            <w:jc w:val="both"/>
            <w:rPr>
              <w:b/>
              <w:bCs/>
              <w:lang w:val="bs-Latn-BA"/>
            </w:rPr>
            <w:sectPr w:rsidR="00C35BF2">
              <w:footerReference w:type="default" r:id="rId8"/>
              <w:pgSz w:w="12240" w:h="15840"/>
              <w:pgMar w:top="1440" w:right="1440" w:bottom="1440" w:left="1440" w:header="720" w:footer="720" w:gutter="0"/>
              <w:cols w:space="720"/>
              <w:docGrid w:linePitch="360"/>
            </w:sectPr>
          </w:pPr>
          <w:r>
            <w:rPr>
              <w:b/>
              <w:bCs/>
              <w:lang w:val="bs-Latn-BA"/>
            </w:rPr>
            <w:fldChar w:fldCharType="end"/>
          </w:r>
          <w:commentRangeEnd w:id="4"/>
          <w:r w:rsidR="00440D69">
            <w:rPr>
              <w:rStyle w:val="CommentReference"/>
            </w:rPr>
            <w:commentReference w:id="4"/>
          </w:r>
          <w:commentRangeEnd w:id="5"/>
          <w:r w:rsidR="00E86A7D">
            <w:rPr>
              <w:rStyle w:val="CommentReference"/>
            </w:rPr>
            <w:commentReference w:id="5"/>
          </w:r>
        </w:p>
      </w:sdtContent>
    </w:sdt>
    <w:p w14:paraId="7C9BAD6C" w14:textId="77777777" w:rsidR="00C35BF2" w:rsidRDefault="00256AF3">
      <w:pPr>
        <w:pStyle w:val="Heading1"/>
        <w:spacing w:line="240" w:lineRule="auto"/>
        <w:jc w:val="both"/>
        <w:rPr>
          <w:lang w:val="bs-Latn-BA"/>
        </w:rPr>
      </w:pPr>
      <w:bookmarkStart w:id="402" w:name="_Toc518070661"/>
      <w:r>
        <w:rPr>
          <w:lang w:val="bs-Latn-BA"/>
        </w:rPr>
        <w:lastRenderedPageBreak/>
        <w:t>UVOD</w:t>
      </w:r>
      <w:bookmarkEnd w:id="402"/>
    </w:p>
    <w:p w14:paraId="7B58FA59" w14:textId="77777777" w:rsidR="00C35BF2" w:rsidRDefault="00256AF3">
      <w:pPr>
        <w:spacing w:line="240" w:lineRule="auto"/>
        <w:ind w:firstLine="36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1F891AC0" w14:textId="77777777" w:rsidR="00C35BF2" w:rsidRDefault="00256AF3">
      <w:pPr>
        <w:spacing w:line="240" w:lineRule="auto"/>
        <w:ind w:firstLine="36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69D3F94F" w14:textId="77777777" w:rsidR="00C35BF2" w:rsidRDefault="00256AF3">
      <w:pPr>
        <w:pStyle w:val="ListParagraph1"/>
        <w:numPr>
          <w:ilvl w:val="0"/>
          <w:numId w:val="3"/>
        </w:numPr>
        <w:spacing w:line="240" w:lineRule="auto"/>
        <w:jc w:val="both"/>
        <w:rPr>
          <w:lang w:val="bs-Latn-BA"/>
        </w:rPr>
      </w:pPr>
      <w:r>
        <w:rPr>
          <w:lang w:val="bs-Latn-BA"/>
        </w:rPr>
        <w:t>Jednostavan i brz proces prijave korisnika</w:t>
      </w:r>
      <w:r>
        <w:t>,</w:t>
      </w:r>
    </w:p>
    <w:p w14:paraId="0410496F" w14:textId="77777777" w:rsidR="00C35BF2" w:rsidRDefault="00256AF3">
      <w:pPr>
        <w:pStyle w:val="ListParagraph1"/>
        <w:numPr>
          <w:ilvl w:val="0"/>
          <w:numId w:val="3"/>
        </w:numPr>
        <w:spacing w:line="240" w:lineRule="auto"/>
        <w:jc w:val="both"/>
        <w:rPr>
          <w:lang w:val="bs-Latn-BA"/>
        </w:rPr>
      </w:pPr>
      <w:r>
        <w:rPr>
          <w:lang w:val="bs-Latn-BA"/>
        </w:rPr>
        <w:t>Olakšano održavanje korisničkih naloga</w:t>
      </w:r>
      <w:r>
        <w:t>,</w:t>
      </w:r>
    </w:p>
    <w:p w14:paraId="7FDDD2DB" w14:textId="77777777" w:rsidR="00C35BF2" w:rsidRDefault="00256AF3">
      <w:pPr>
        <w:pStyle w:val="ListParagraph1"/>
        <w:numPr>
          <w:ilvl w:val="0"/>
          <w:numId w:val="3"/>
        </w:numPr>
        <w:spacing w:line="240" w:lineRule="auto"/>
        <w:jc w:val="both"/>
        <w:rPr>
          <w:lang w:val="bs-Latn-BA"/>
        </w:rPr>
      </w:pPr>
      <w:r>
        <w:rPr>
          <w:lang w:val="bs-Latn-BA"/>
        </w:rPr>
        <w:t>Povećana sigurnost sistema</w:t>
      </w:r>
      <w:r>
        <w:t>,</w:t>
      </w:r>
    </w:p>
    <w:p w14:paraId="7BEF09DA" w14:textId="77777777" w:rsidR="00C35BF2" w:rsidRDefault="00256AF3">
      <w:pPr>
        <w:pStyle w:val="ListParagraph1"/>
        <w:numPr>
          <w:ilvl w:val="0"/>
          <w:numId w:val="3"/>
        </w:numPr>
        <w:spacing w:line="240" w:lineRule="auto"/>
        <w:jc w:val="both"/>
        <w:rPr>
          <w:lang w:val="bs-Latn-BA"/>
        </w:rPr>
      </w:pPr>
      <w:r>
        <w:rPr>
          <w:lang w:val="bs-Latn-BA"/>
        </w:rPr>
        <w:t>Istorija pristupa aplikacijama</w:t>
      </w:r>
    </w:p>
    <w:p w14:paraId="1C59D86C" w14:textId="77777777" w:rsidR="00C35BF2" w:rsidRDefault="00256AF3">
      <w:pPr>
        <w:spacing w:line="240" w:lineRule="auto"/>
        <w:ind w:firstLine="36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3DD07430" w14:textId="77777777" w:rsidR="00C35BF2" w:rsidRDefault="00256AF3">
      <w:pPr>
        <w:spacing w:line="240" w:lineRule="auto"/>
        <w:ind w:firstLine="360"/>
        <w:jc w:val="both"/>
        <w:rPr>
          <w:lang w:val="bs-Latn-BA"/>
        </w:rPr>
      </w:pPr>
      <w:r>
        <w:rPr>
          <w:lang w:val="bs-Latn-BA"/>
        </w:rPr>
        <w:t>Osnovni podprocesi SSO procesa, kao što su autentikacija,  upravljanje identitetima, te autorizacija i kontrola pristupa, koji grubo rečeno služe za utvrđivanje identiteta korisnika i njegovih dozvola na sistemu, opisani su u poglavljima 2, 3 i 5, respektivno. Sam opis SSO procesa, kao i odgovarajućih sistema koji učestvuju u njemu, nalazi u 4. poglavlju. U poglavljima 6, 7 i 8 izvršena je analiza SAML, OAuth i XACML standarda/protokola koji se mogu koristiti pri razmijeni autentikacionih i autorizacionih poruka između sistema uključenih u SSO proces. Poglavlje 9 sadrži pregled i analizu postojećih SSO rješenja. Na kraju, u 10. poglavlju su dati detalji implementacije SSO servera koji je praktični dio ovog rada, kao i njegova uporedna analiza sa postojećim rješenjima.</w:t>
      </w:r>
      <w:r>
        <w:rPr>
          <w:lang w:val="bs-Latn-BA"/>
        </w:rPr>
        <w:br w:type="page"/>
      </w:r>
    </w:p>
    <w:p w14:paraId="01061DD3" w14:textId="77777777" w:rsidR="00C35BF2" w:rsidRDefault="00256AF3">
      <w:pPr>
        <w:pStyle w:val="Heading1"/>
        <w:spacing w:line="240" w:lineRule="auto"/>
        <w:jc w:val="both"/>
        <w:rPr>
          <w:lang w:val="bs-Latn-BA"/>
        </w:rPr>
      </w:pPr>
      <w:bookmarkStart w:id="403" w:name="_Toc518070662"/>
      <w:r>
        <w:rPr>
          <w:lang w:val="bs-Latn-BA"/>
        </w:rPr>
        <w:lastRenderedPageBreak/>
        <w:t>AUTENTIKACIJA</w:t>
      </w:r>
      <w:bookmarkEnd w:id="403"/>
    </w:p>
    <w:p w14:paraId="62B2C699" w14:textId="77777777" w:rsidR="00C35BF2" w:rsidRDefault="00256AF3">
      <w:pPr>
        <w:spacing w:line="240" w:lineRule="auto"/>
        <w:ind w:firstLine="360"/>
        <w:jc w:val="both"/>
        <w:rPr>
          <w:lang w:val="bs-Latn-BA"/>
        </w:rPr>
      </w:pPr>
      <w:r>
        <w:rPr>
          <w:lang w:val="bs-Latn-BA"/>
        </w:rPr>
        <w:t xml:space="preserve">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ovlašćenje za pristup sistemu. </w:t>
      </w:r>
    </w:p>
    <w:p w14:paraId="7F79B618" w14:textId="77777777" w:rsidR="00C35BF2" w:rsidRDefault="00256AF3">
      <w:pPr>
        <w:spacing w:line="240" w:lineRule="auto"/>
        <w:ind w:firstLine="360"/>
        <w:jc w:val="both"/>
        <w:rPr>
          <w:lang w:val="bs-Latn-BA"/>
        </w:rPr>
      </w:pPr>
      <w:r>
        <w:rPr>
          <w:lang w:val="bs-Latn-BA"/>
        </w:rPr>
        <w:t xml:space="preserve">Autentikacija može biti sprovedena upotrebom pristupnih podataka, SSO sistema, biometrijski, digitalnim sertifikatima i javnim ključevima. </w:t>
      </w:r>
    </w:p>
    <w:p w14:paraId="7B4BAC34" w14:textId="77777777" w:rsidR="00C35BF2" w:rsidRDefault="00256AF3">
      <w:pPr>
        <w:spacing w:line="240" w:lineRule="auto"/>
        <w:ind w:firstLine="36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11A3FE7" w14:textId="77777777" w:rsidR="00C35BF2" w:rsidRDefault="00C35BF2">
      <w:pPr>
        <w:spacing w:line="240" w:lineRule="auto"/>
        <w:jc w:val="both"/>
        <w:rPr>
          <w:lang w:val="bs-Latn-BA"/>
        </w:rPr>
      </w:pPr>
    </w:p>
    <w:p w14:paraId="071241E2" w14:textId="77777777" w:rsidR="00C35BF2" w:rsidRDefault="00256AF3">
      <w:pPr>
        <w:pStyle w:val="Heading2"/>
        <w:spacing w:line="240" w:lineRule="auto"/>
        <w:jc w:val="both"/>
        <w:rPr>
          <w:lang w:val="bs-Latn-BA"/>
        </w:rPr>
      </w:pPr>
      <w:bookmarkStart w:id="404" w:name="_Toc518070663"/>
      <w:r>
        <w:rPr>
          <w:lang w:val="bs-Latn-BA"/>
        </w:rPr>
        <w:t>Autentikacioni faktori</w:t>
      </w:r>
      <w:bookmarkEnd w:id="404"/>
    </w:p>
    <w:p w14:paraId="62764115" w14:textId="77777777" w:rsidR="00C35BF2" w:rsidRDefault="00256AF3">
      <w:pPr>
        <w:spacing w:line="240" w:lineRule="auto"/>
        <w:ind w:firstLine="360"/>
        <w:jc w:val="both"/>
        <w:rPr>
          <w:lang w:val="bs-Latn-BA"/>
        </w:rPr>
      </w:pPr>
      <w:r>
        <w:rPr>
          <w:lang w:val="bs-Latn-BA"/>
        </w:rPr>
        <w: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t>
      </w:r>
      <w:r>
        <w:rPr>
          <w:vertAlign w:val="superscript"/>
          <w:lang w:val="bs-Latn-BA"/>
        </w:rPr>
        <w:t>[1]</w:t>
      </w:r>
    </w:p>
    <w:p w14:paraId="6DABB57E" w14:textId="77777777" w:rsidR="00C35BF2" w:rsidRDefault="00256AF3">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r>
        <w:rPr>
          <w:i/>
          <w:lang w:val="bs-Latn-BA"/>
        </w:rPr>
        <w:t>Personal Identification Number - PIN</w:t>
      </w:r>
      <w:r>
        <w:rPr>
          <w:lang w:val="bs-Latn-BA"/>
        </w:rPr>
        <w:t>), korisničko ime, lozinka ili odgovor na t</w:t>
      </w:r>
      <w:r>
        <w:rPr>
          <w:lang w:val="bs-Latn-BA"/>
        </w:rPr>
        <w:lastRenderedPageBreak/>
        <w:t xml:space="preserve">ajno pitanje. </w:t>
      </w:r>
    </w:p>
    <w:p w14:paraId="6F5E8E11" w14:textId="77777777" w:rsidR="00C35BF2" w:rsidRDefault="00256AF3">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197D2694" w14:textId="77777777" w:rsidR="00C35BF2" w:rsidRDefault="00256AF3">
      <w:pPr>
        <w:pStyle w:val="ListParagraph1"/>
        <w:numPr>
          <w:ilvl w:val="0"/>
          <w:numId w:val="4"/>
        </w:numPr>
        <w:spacing w:line="240" w:lineRule="auto"/>
        <w:jc w:val="both"/>
        <w:rPr>
          <w:lang w:val="bs-Latn-BA"/>
        </w:rPr>
      </w:pPr>
      <w:r>
        <w:rPr>
          <w:lang w:val="bs-Latn-BA"/>
        </w:rPr>
        <w:t>Faktori nasljeđivanja – kategorija identifikatora koja se sastoji od elemenata koji su svojstveni pojedincu, u obliku biometrijskih podataka kao što su npr. otisak prsta, mrežnjača oka itd.</w:t>
      </w:r>
    </w:p>
    <w:p w14:paraId="713DADBD" w14:textId="77777777" w:rsidR="00C35BF2" w:rsidRDefault="00256AF3">
      <w:pPr>
        <w:spacing w:line="240" w:lineRule="auto"/>
        <w:ind w:firstLine="360"/>
        <w:jc w:val="both"/>
        <w:rPr>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663F31C8" w14:textId="77777777" w:rsidR="00C35BF2" w:rsidRDefault="00256AF3">
      <w:pPr>
        <w:spacing w:line="240" w:lineRule="auto"/>
        <w:ind w:firstLine="360"/>
        <w:jc w:val="both"/>
        <w:rPr>
          <w:lang w:val="bs-Latn-BA"/>
        </w:rPr>
      </w:pPr>
      <w:r>
        <w:rPr>
          <w:lang w:val="bs-Latn-BA"/>
        </w:rPr>
        <w:t>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Na ovaj način sigurnost se znatno uvećava, s obzirom na to da je mala vjerovatnoća da će napadač doći u posjed svim faktorima koji su potrebni za autentikaciju.</w:t>
      </w:r>
      <w:r>
        <w:rPr>
          <w:vertAlign w:val="superscript"/>
          <w:lang w:val="bs-Latn-BA"/>
        </w:rPr>
        <w:t xml:space="preserve"> </w:t>
      </w:r>
    </w:p>
    <w:p w14:paraId="2165A4E4" w14:textId="77777777" w:rsidR="00C35BF2" w:rsidRDefault="00256AF3">
      <w:pPr>
        <w:pStyle w:val="Heading3"/>
        <w:rPr>
          <w:lang w:val="bs-Latn-BA"/>
        </w:rPr>
      </w:pPr>
      <w:bookmarkStart w:id="405" w:name="_Toc518070664"/>
      <w:r>
        <w:rPr>
          <w:lang w:val="bs-Latn-BA"/>
        </w:rPr>
        <w:t>Aute</w:t>
      </w:r>
      <w:r>
        <w:rPr>
          <w:lang w:val="bs-Latn-BA"/>
        </w:rPr>
        <w:lastRenderedPageBreak/>
        <w:t>ntikacija upotrebom lozinke</w:t>
      </w:r>
      <w:bookmarkEnd w:id="405"/>
      <w:r>
        <w:rPr>
          <w:lang w:val="bs-Latn-BA"/>
        </w:rPr>
        <w:t xml:space="preserve"> </w:t>
      </w:r>
    </w:p>
    <w:p w14:paraId="5373937F" w14:textId="77777777" w:rsidR="00C35BF2" w:rsidRDefault="00256AF3">
      <w:pPr>
        <w:spacing w:line="240" w:lineRule="auto"/>
        <w:ind w:firstLine="360"/>
        <w:jc w:val="both"/>
        <w:rPr>
          <w:lang w:val="bs-Latn-BA"/>
        </w:rPr>
      </w:pPr>
      <w:r>
        <w:rPr>
          <w:lang w:val="bs-Latn-BA"/>
        </w:rPr>
        <w:t>U privatnim i javnim računarskim mrežama (uključujući internet), autentikacija se najčešće realizuje upotrebom korisničkog imena i lozinke. Pretpostavlja se da je poznavanje pristupnih podataka dovoljna garancija da je korisnik ispravan, tj. onaj za koga se pre</w:t>
      </w:r>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p>
    <w:p w14:paraId="13EE52B8" w14:textId="77777777" w:rsidR="00C35BF2" w:rsidRDefault="00256AF3">
      <w:pPr>
        <w:spacing w:line="240" w:lineRule="auto"/>
        <w:ind w:firstLine="360"/>
        <w:jc w:val="both"/>
        <w:rPr>
          <w:lang w:val="bs-Latn-BA"/>
        </w:rPr>
      </w:pPr>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p>
    <w:p w14:paraId="38E81FAE" w14:textId="77777777" w:rsidR="00C35BF2" w:rsidRDefault="00256AF3">
      <w:pPr>
        <w:spacing w:line="240" w:lineRule="auto"/>
        <w:ind w:firstLine="360"/>
        <w:jc w:val="both"/>
        <w:rPr>
          <w:lang w:val="bs-Latn-BA"/>
        </w:rPr>
      </w:pPr>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p>
    <w:p w14:paraId="3C1430F3" w14:textId="77777777" w:rsidR="00C35BF2" w:rsidRDefault="00256AF3">
      <w:pPr>
        <w:spacing w:line="240" w:lineRule="auto"/>
        <w:ind w:firstLine="360"/>
        <w:jc w:val="both"/>
        <w:rPr>
          <w:lang w:val="bs-Latn-BA"/>
        </w:rPr>
      </w:pPr>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p>
    <w:p w14:paraId="6DA6B2D7" w14:textId="77777777" w:rsidR="00C35BF2" w:rsidRDefault="00256AF3">
      <w:pPr>
        <w:spacing w:line="240" w:lineRule="auto"/>
        <w:ind w:firstLine="360"/>
        <w:jc w:val="both"/>
        <w:rPr>
          <w:lang w:val="bs-Latn-BA"/>
        </w:rPr>
      </w:pPr>
      <w:r>
        <w:rPr>
          <w:lang w:val="bs-Latn-BA"/>
        </w:rPr>
        <w:br w:type="page"/>
      </w:r>
    </w:p>
    <w:p w14:paraId="2F27D6C5" w14:textId="77777777" w:rsidR="00C35BF2" w:rsidRDefault="00256AF3">
      <w:pPr>
        <w:pStyle w:val="Heading1"/>
        <w:spacing w:line="240" w:lineRule="auto"/>
        <w:jc w:val="both"/>
        <w:rPr>
          <w:lang w:val="bs-Latn-BA"/>
        </w:rPr>
      </w:pPr>
      <w:bookmarkStart w:id="406" w:name="_Toc518070665"/>
      <w:r>
        <w:rPr>
          <w:lang w:val="bs-Latn-BA"/>
        </w:rPr>
        <w:t>UPRAVLJANJE IDENTITETIMA</w:t>
      </w:r>
      <w:bookmarkEnd w:id="406"/>
    </w:p>
    <w:p w14:paraId="2667165D" w14:textId="77777777" w:rsidR="00C35BF2" w:rsidRDefault="00256AF3">
      <w:pPr>
        <w:spacing w:line="240" w:lineRule="auto"/>
        <w:ind w:firstLine="360"/>
        <w:jc w:val="both"/>
        <w:rPr>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5BD1BC9C" w14:textId="77777777" w:rsidR="00C35BF2" w:rsidRDefault="00256AF3">
      <w:pPr>
        <w:spacing w:line="240" w:lineRule="auto"/>
        <w:ind w:firstLine="360"/>
        <w:jc w:val="both"/>
        <w:rPr>
          <w:lang w:val="bs-Latn-BA"/>
        </w:rPr>
      </w:pPr>
      <w:r>
        <w:rPr>
          <w:lang w:val="bs-Latn-BA"/>
        </w:rPr>
        <w:t>Na najnižem nivou, upravljanje identitetima podrazumijeva definisanje onoga št</w:t>
      </w:r>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183D89CF" w14:textId="77777777" w:rsidR="00C35BF2" w:rsidRDefault="00256AF3">
      <w:pPr>
        <w:spacing w:line="240" w:lineRule="auto"/>
        <w:ind w:firstLine="360"/>
        <w:jc w:val="both"/>
        <w:rPr>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r>
        <w:rPr>
          <w:i/>
          <w:lang w:val="bs-Latn-BA"/>
        </w:rPr>
        <w:t>roles</w:t>
      </w:r>
      <w:r>
        <w:rPr>
          <w:lang w:val="bs-Latn-BA"/>
        </w:rPr>
        <w:t>) kojima treba upravljati. Kako se povećava broj sistema koji se uvode, povećava se i napor za administratore</w:t>
      </w:r>
      <w:r>
        <w:t xml:space="preserve"> sistema</w:t>
      </w:r>
      <w:r>
        <w:rPr>
          <w:lang w:val="bs-Latn-BA"/>
        </w:rPr>
        <w:t xml:space="preserve"> i timove za podršku. </w:t>
      </w:r>
    </w:p>
    <w:p w14:paraId="0BDC9B93" w14:textId="77777777" w:rsidR="00C35BF2" w:rsidRDefault="00256AF3">
      <w:pPr>
        <w:spacing w:line="240" w:lineRule="auto"/>
        <w:ind w:firstLine="360"/>
        <w:jc w:val="both"/>
        <w:rPr>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294913EC" w14:textId="77777777" w:rsidR="00C35BF2" w:rsidRDefault="00256AF3">
      <w:pPr>
        <w:spacing w:line="240" w:lineRule="auto"/>
        <w:ind w:firstLine="360"/>
        <w:jc w:val="both"/>
        <w:rPr>
          <w:lang w:val="bs-Latn-BA"/>
        </w:rPr>
      </w:pPr>
      <w:r>
        <w:rPr>
          <w:lang w:val="bs-Latn-BA"/>
        </w:rPr>
        <w:t>Odgovor, odnosno rješenje, na prethodno navedene izazove nalazi se u upotrebi SSO-a i sistema za upravljanje identitetima. Odgovarajuća implementacija takvog sistema može značajno umanjiti cjelokupan administrativni posao neophodan pri upra</w:t>
      </w:r>
      <w:r>
        <w:rPr>
          <w:lang w:val="bs-Latn-BA"/>
        </w:rPr>
        <w:lastRenderedPageBreak/>
        <w:t>vljanju korisničkim informacijama u centralizovanom skladištu. Neki od problema koje ovakav sistem može riješiti su:</w:t>
      </w:r>
    </w:p>
    <w:p w14:paraId="738DFD14" w14:textId="77777777" w:rsidR="00C35BF2" w:rsidRDefault="00256AF3">
      <w:pPr>
        <w:pStyle w:val="ListParagraph1"/>
        <w:numPr>
          <w:ilvl w:val="0"/>
          <w:numId w:val="5"/>
        </w:numPr>
        <w:spacing w:line="240" w:lineRule="auto"/>
        <w:jc w:val="both"/>
        <w:rPr>
          <w:lang w:val="bs-Latn-BA"/>
        </w:rPr>
      </w:pPr>
      <w:r>
        <w:t>p</w:t>
      </w:r>
      <w:r>
        <w:rPr>
          <w:lang w:val="bs-Latn-BA"/>
        </w:rPr>
        <w:t xml:space="preserve">revelik broj timova uključen u administraciju </w:t>
      </w:r>
      <w:r>
        <w:rPr>
          <w:lang w:val="bs-Latn-BA"/>
        </w:rPr>
        <w:lastRenderedPageBreak/>
        <w:t>korisnika</w:t>
      </w:r>
      <w:r>
        <w:t>,</w:t>
      </w:r>
    </w:p>
    <w:p w14:paraId="2932D8E2" w14:textId="77777777" w:rsidR="00C35BF2" w:rsidRDefault="00256AF3">
      <w:pPr>
        <w:pStyle w:val="ListParagraph1"/>
        <w:numPr>
          <w:ilvl w:val="0"/>
          <w:numId w:val="5"/>
        </w:numPr>
        <w:spacing w:line="240" w:lineRule="auto"/>
        <w:jc w:val="both"/>
        <w:rPr>
          <w:lang w:val="bs-Latn-BA"/>
        </w:rPr>
      </w:pPr>
      <w:r>
        <w:rPr>
          <w:lang w:val="bs-Latn-BA"/>
        </w:rPr>
        <w:t xml:space="preserve">jednostavnija dodjela/uskraćivanje prava i privilegija pristupa različitim dijelovima informacionog sistema u okviru organizacije, </w:t>
      </w:r>
    </w:p>
    <w:p w14:paraId="1EB7303E" w14:textId="77777777" w:rsidR="00C35BF2" w:rsidRDefault="00256AF3">
      <w:pPr>
        <w:pStyle w:val="ListParagraph1"/>
        <w:numPr>
          <w:ilvl w:val="0"/>
          <w:numId w:val="5"/>
        </w:numPr>
        <w:spacing w:line="240" w:lineRule="auto"/>
        <w:jc w:val="both"/>
        <w:rPr>
          <w:lang w:val="bs-Latn-BA"/>
        </w:rPr>
      </w:pPr>
      <w:r>
        <w:t>k</w:t>
      </w:r>
      <w:r>
        <w:rPr>
          <w:lang w:val="bs-Latn-BA"/>
        </w:rPr>
        <w:t>reiranje naloga od strane zaposlenih koji nisu stručni i odgovorni za to</w:t>
      </w:r>
      <w:r>
        <w:t>,</w:t>
      </w:r>
    </w:p>
    <w:p w14:paraId="74C281B4" w14:textId="77777777" w:rsidR="00C35BF2" w:rsidRDefault="00256AF3">
      <w:pPr>
        <w:pStyle w:val="ListParagraph1"/>
        <w:numPr>
          <w:ilvl w:val="0"/>
          <w:numId w:val="5"/>
        </w:numPr>
        <w:spacing w:line="240" w:lineRule="auto"/>
        <w:jc w:val="both"/>
        <w:rPr>
          <w:lang w:val="bs-Latn-BA"/>
        </w:rPr>
      </w:pPr>
      <w:r>
        <w:t>n</w:t>
      </w:r>
      <w:r>
        <w:rPr>
          <w:lang w:val="bs-Latn-BA"/>
        </w:rPr>
        <w:t>epostojanje standarda pri kreiranju korisničkih naloga, što dovodi do toga da jedan korisnik ima više različitih naloga sa različitim dozvolama u okviru istog sistema</w:t>
      </w:r>
    </w:p>
    <w:p w14:paraId="64F6C5A8" w14:textId="77777777" w:rsidR="00C35BF2" w:rsidRDefault="00256AF3">
      <w:pPr>
        <w:pStyle w:val="ListParagraph1"/>
        <w:numPr>
          <w:ilvl w:val="0"/>
          <w:numId w:val="5"/>
        </w:numPr>
        <w:spacing w:line="240" w:lineRule="auto"/>
        <w:jc w:val="both"/>
        <w:rPr>
          <w:lang w:val="bs-Latn-BA"/>
        </w:rPr>
      </w:pPr>
      <w:r>
        <w:t>s</w:t>
      </w:r>
      <w:r>
        <w:rPr>
          <w:lang w:val="bs-Latn-BA"/>
        </w:rPr>
        <w:t>por odziv pri održavanju naloga, zbog postojanja birokratije u održavanju različitih sistema i koordinisanja različitih pristupnih pravila između nekoliko grupa</w:t>
      </w:r>
      <w:r>
        <w:t>,</w:t>
      </w:r>
      <w:r>
        <w:rPr>
          <w:lang w:val="bs-Latn-BA"/>
        </w:rPr>
        <w:t xml:space="preserve"> </w:t>
      </w:r>
    </w:p>
    <w:p w14:paraId="6A09B431" w14:textId="77777777" w:rsidR="00C35BF2" w:rsidRDefault="00256AF3">
      <w:pPr>
        <w:pStyle w:val="ListParagraph1"/>
        <w:numPr>
          <w:ilvl w:val="0"/>
          <w:numId w:val="5"/>
        </w:numPr>
        <w:spacing w:line="240" w:lineRule="auto"/>
        <w:jc w:val="both"/>
        <w:rPr>
          <w:lang w:val="bs-Latn-BA"/>
        </w:rPr>
      </w:pPr>
      <w:r>
        <w:t>s</w:t>
      </w:r>
      <w:r>
        <w:rPr>
          <w:lang w:val="bs-Latn-BA"/>
        </w:rPr>
        <w:t>uvišne ili netačne informacije koje djelimično identifikuju direktorije i identitete</w:t>
      </w:r>
    </w:p>
    <w:p w14:paraId="1152A6CD" w14:textId="77777777" w:rsidR="00C35BF2" w:rsidRDefault="00256AF3">
      <w:pPr>
        <w:spacing w:line="240" w:lineRule="auto"/>
        <w:ind w:firstLine="360"/>
        <w:jc w:val="both"/>
        <w:rPr>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2AD5C8A3" w14:textId="77777777" w:rsidR="00C35BF2" w:rsidRDefault="00256AF3">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r>
        <w:rPr>
          <w:i/>
          <w:lang w:val="bs-Latn-BA"/>
        </w:rPr>
        <w:t>cloud)</w:t>
      </w:r>
      <w:r>
        <w:rPr>
          <w:lang w:val="bs-Latn-BA"/>
        </w:rPr>
        <w:t>. Jezgro sistema za upravljanje identitetima čine pravila koja definišu koji uređaji i korisnici su dozvoljeni na mreži i šta korisnik može postići, zavisno od tipa njegovog uređaja, lokacije i drugih faktora. Velika prednost je i izvještavanje o aktivnostima sistema koje proizvodi revizijski dnevnik u koji se bilježe sve specifične aktivnosti koje su izvršene.</w:t>
      </w:r>
      <w:r>
        <w:rPr>
          <w:vertAlign w:val="superscript"/>
          <w:lang w:val="bs-Latn-BA"/>
        </w:rPr>
        <w:t xml:space="preserve"> [2] [3]</w:t>
      </w:r>
    </w:p>
    <w:p w14:paraId="667ED799" w14:textId="77777777" w:rsidR="00C35BF2" w:rsidRDefault="00256AF3">
      <w:pPr>
        <w:spacing w:line="240" w:lineRule="auto"/>
        <w:jc w:val="both"/>
        <w:rPr>
          <w:lang w:val="bs-Latn-BA"/>
        </w:rPr>
      </w:pPr>
      <w:r>
        <w:rPr>
          <w:lang w:val="bs-Latn-BA"/>
        </w:rPr>
        <w:br w:type="page"/>
      </w:r>
    </w:p>
    <w:p w14:paraId="2B22063D" w14:textId="77777777" w:rsidR="00C35BF2" w:rsidRDefault="00256AF3">
      <w:pPr>
        <w:pStyle w:val="Heading1"/>
        <w:spacing w:line="240" w:lineRule="auto"/>
        <w:jc w:val="both"/>
        <w:rPr>
          <w:lang w:val="bs-Latn-BA"/>
        </w:rPr>
      </w:pPr>
      <w:bookmarkStart w:id="407" w:name="_Toc518070666"/>
      <w:r>
        <w:rPr>
          <w:lang w:val="bs-Latn-BA"/>
        </w:rPr>
        <w:t>SINGLE-SIGN-ON (SSO)</w:t>
      </w:r>
      <w:bookmarkEnd w:id="407"/>
    </w:p>
    <w:p w14:paraId="53561D16" w14:textId="77777777" w:rsidR="00C35BF2" w:rsidRDefault="00256AF3">
      <w:pPr>
        <w:spacing w:line="240" w:lineRule="auto"/>
        <w:ind w:firstLine="360"/>
        <w:jc w:val="both"/>
        <w:rPr>
          <w:lang w:val="bs-Latn-BA"/>
        </w:rPr>
      </w:pPr>
      <w:r>
        <w:rPr>
          <w:lang w:val="bs-Latn-BA"/>
        </w:rPr>
        <w:t>SSO je mehanizam za autentikaciju korisnika koji omogućava da se on upotrebom jednog para korisničkog imena i lozinke prijavi na više različitih aplikacija (kojima ima prava pristupa) povezanih na SSO server, bez potrebe da ih unosi svaki put. Unosi ih samo pri autentikaciji na strani SSO servera, koja se vrši nakon što prvi put pristupi nekoj od aplikacija koje su na njega povezane. Nakon toga, prilikom pristupa svim ostalim aplikacijama, korisnik će biti automatski prijavljen posredstvom servera, sve dok u okviru njega posjeduje važeću sesiju u okviru koje je autentikovan. Time se rješava i problem postojanja pojedin</w:t>
      </w:r>
      <w:r>
        <w:rPr>
          <w:lang w:val="bs-Latn-BA"/>
        </w:rPr>
        <w:lastRenderedPageBreak/>
        <w:t>ačnih pristupnih podataka za svaku od aplikacija, što u slučaju njihovog velikog broja može predstavljati veliki problem za korisnika koji ih mora pamtiti. Takođe, postojanje centralizovanog sistema, kao i skladišta u kom se čuvaju svi pristupni podaci i dozvole korisnika, znatno olakšava posao njihovog uređivanja.</w:t>
      </w:r>
    </w:p>
    <w:p w14:paraId="29A6C769" w14:textId="77777777" w:rsidR="00C35BF2" w:rsidRDefault="00256AF3">
      <w:pPr>
        <w:spacing w:line="240" w:lineRule="auto"/>
        <w:ind w:firstLine="360"/>
        <w:jc w:val="both"/>
        <w:rPr>
          <w:lang w:val="bs-Latn-BA"/>
        </w:rPr>
      </w:pPr>
      <w:r>
        <w:rPr>
          <w:lang w:val="bs-Latn-BA"/>
        </w:rPr>
        <w:t xml:space="preserve">Na </w:t>
      </w:r>
      <w:r w:rsidRPr="009F016E">
        <w:rPr>
          <w:lang w:val="bs-Latn-BA"/>
          <w:rPrChange w:id="408" w:author="Rajo" w:date="2018-06-29T19:49:00Z">
            <w:rPr>
              <w:b/>
              <w:lang w:val="bs-Latn-BA"/>
            </w:rPr>
          </w:rPrChange>
        </w:rPr>
        <w:t>Slici 4.1</w:t>
      </w:r>
      <w:r>
        <w:rPr>
          <w:lang w:val="bs-Latn-BA"/>
        </w:rPr>
        <w:t xml:space="preserve"> prikazan je scenario prijave korisnika na dvije različite aplikacije, bez upotrebe SSO servera.</w:t>
      </w:r>
    </w:p>
    <w:p w14:paraId="7E3CC8A1" w14:textId="067F3DC9" w:rsidR="00C35BF2" w:rsidRDefault="00256AF3">
      <w:pPr>
        <w:keepNext/>
        <w:spacing w:line="240" w:lineRule="auto"/>
        <w:jc w:val="both"/>
        <w:rPr>
          <w:lang w:val="bs-Latn-BA"/>
        </w:rPr>
      </w:pPr>
      <w:r>
        <w:rPr>
          <w:noProof/>
        </w:rPr>
        <mc:AlternateContent>
          <mc:Choice Requires="wpc">
            <w:drawing>
              <wp:inline distT="0" distB="0" distL="0" distR="0" wp14:anchorId="084BA160" wp14:editId="587A83C4">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348DEAA" w14:textId="77777777" w:rsidR="00665B6C" w:rsidRDefault="00665B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7031C58"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3BD84B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20E25EA8"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A8977C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143E710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B9B91D"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3C790A3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6EADDD8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26E9D4"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42DBC98C"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5A01109"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7FD251AE"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5769A" w14:textId="77777777" w:rsidR="00665B6C" w:rsidRDefault="00665B6C">
                              <w:pPr>
                                <w:spacing w:after="0"/>
                                <w:jc w:val="center"/>
                                <w:rPr>
                                  <w:rFonts w:ascii="Microsoft Sans Serif" w:hAnsi="Microsoft Sans Serif" w:cs="Microsoft Sans Serif"/>
                                  <w:b/>
                                  <w:sz w:val="20"/>
                                  <w:szCs w:val="20"/>
                                </w:rPr>
                              </w:pPr>
                              <w:r>
                                <w:rPr>
                                  <w:rFonts w:ascii="Microsoft Sans Serif" w:hAnsi="Microsoft Sans Serif" w:cs="Microsoft Sans Serif"/>
                                  <w:b/>
                                  <w:sz w:val="20"/>
                                  <w:szCs w:val="20"/>
                                </w:rPr>
                                <w:t>Zaštićeni resurs</w:t>
                              </w:r>
                            </w:p>
                          </w:txbxContent>
                        </wps:txbx>
                        <wps:bodyPr rot="0" spcFirstLastPara="0" vertOverflow="overflow" horzOverflow="overflow" vert="horz" wrap="square" lIns="0" tIns="0" rIns="0" bIns="0" numCol="1" spcCol="0" rtlCol="0" fromWordArt="0" anchor="ctr" anchorCtr="0" forceAA="0" compatLnSpc="1">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25BB7"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wps:txbx>
                        <wps:bodyPr rot="0" spcFirstLastPara="0" vert="horz" wrap="square" lIns="0" tIns="0" rIns="0" bIns="0" numCol="1" spcCol="0" rtlCol="0" fromWordArt="0" anchor="ctr" anchorCtr="0" forceAA="0" compatLnSpc="1">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5C99FB8A"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8FB3BFE"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25875CF4" w14:textId="77777777" w:rsidR="00665B6C" w:rsidRDefault="00665B6C">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419287"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Zaštićeni resurs</w:t>
                              </w:r>
                            </w:p>
                          </w:txbxContent>
                        </wps:txbx>
                        <wps:bodyPr rot="0" spcFirstLastPara="0" vert="horz" wrap="square" lIns="0" tIns="0" rIns="0" bIns="0" numCol="1" spcCol="0" rtlCol="0" fromWordArt="0" anchor="ctr" anchorCtr="0" forceAA="0" compatLnSpc="1">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AA460" w14:textId="77777777" w:rsidR="00665B6C" w:rsidRDefault="00665B6C">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wps:txbx>
                        <wps:bodyPr rot="0" spcFirstLastPara="0" vert="horz" wrap="square" lIns="0" tIns="0" rIns="0" bIns="0" numCol="1" spcCol="0" rtlCol="0" fromWordArt="0" anchor="ctr" anchorCtr="0" forceAA="0" compatLnSpc="1">
                          <a:noAutofit/>
                        </wps:bodyPr>
                      </wps:wsp>
                    </wpc:wpc>
                  </a:graphicData>
                </a:graphic>
              </wp:inline>
            </w:drawing>
          </mc:Choice>
          <mc:Fallback>
            <w:pict>
              <v:group w14:anchorId="084BA160"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roundrect id="Rectangle: Rounded Corners 21" o:spid="_x0000_s1028" style="position:absolute;left:2952;top:285;width:15240;height:14288;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" filled="f" strokecolor="black [3213]" strokeweight="1.5pt">
                  <v:stroke dashstyle="dash"/>
                  <v:textbox>
                    <w:txbxContent>
                      <w:p w14:paraId="2348DEAA" w14:textId="77777777" w:rsidR="00665B6C" w:rsidRDefault="00665B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v:textbox>
                </v:roundrect>
                <v:oval id="Oval 226" o:spid="_x0000_s1029"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53" o:spid="_x0000_s1030" style="position:absolute;left:22118;top:523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7031C58"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225" o:spid="_x0000_s1031"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2" type="#_x0000_t33" style="position:absolute;left:32004;top:14478;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3" type="#_x0000_t33" style="position:absolute;left:10654;top:14573;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4" type="#_x0000_t32" style="position:absolute;left:18606;top:7715;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" strokecolor="black [3200]">
                  <v:stroke endarrow="block"/>
                </v:shape>
                <v:shape id="Straight Arrow Connector 64" o:spid="_x0000_s1035" type="#_x0000_t32" style="position:absolute;left:37517;top:7715;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6" style="position:absolute;left:3618;top:4086;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43BD84B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37" type="#_x0000_t202" style="position:absolute;left:6091;top:4161;width:1142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" filled="f" stroked="f" strokeweight=".5pt">
                  <v:textbox inset="0">
                    <w:txbxContent>
                      <w:p w14:paraId="20E25EA8"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oval id="Oval 73" o:spid="_x0000_s1038"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2A8977C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39"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" filled="f" stroked="f" strokeweight=".5pt">
                  <v:textbox inset="0">
                    <w:txbxContent>
                      <w:p w14:paraId="143E710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75" o:spid="_x0000_s1040"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2CB9B91D"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1"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" filled="f" stroked="f" strokeweight=".5pt">
                  <v:textbox inset="0">
                    <w:txbxContent>
                      <w:p w14:paraId="3C790A3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042"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" filled="f" stroked="f" strokeweight=".5pt">
                  <v:textbox inset="0">
                    <w:txbxContent>
                      <w:p w14:paraId="6EADDD8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3" style="position:absolute;left:19326;top:1082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3826E9D4"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4" type="#_x0000_t202" style="position:absolute;left:19135;top:12947;width:905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" filled="f" stroked="f" strokeweight=".5pt">
                  <v:textbox inset="0">
                    <w:txbxContent>
                      <w:p w14:paraId="42DBC98C"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oval id="Oval 80" o:spid="_x0000_s1045" style="position:absolute;left:37995;top:10822;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35A01109"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46" type="#_x0000_t202" style="position:absolute;left:31984;top:12947;width:9154;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" filled="f" stroked="f" strokeweight=".5pt">
                  <v:textbox inset="0">
                    <w:txbxContent>
                      <w:p w14:paraId="7FD251AE"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roundrect id="Rectangle: Rounded Corners 50" o:spid="_x0000_s1047" style="position:absolute;left:3429;top:10572;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" fillcolor="#c0504d [3205]" stroked="f" strokeweight="2pt">
                  <v:textbox inset="0,0,0,0">
                    <w:txbxContent>
                      <w:p w14:paraId="5315769A" w14:textId="77777777" w:rsidR="00665B6C" w:rsidRDefault="00665B6C">
                        <w:pPr>
                          <w:spacing w:after="0"/>
                          <w:jc w:val="center"/>
                          <w:rPr>
                            <w:rFonts w:ascii="Microsoft Sans Serif" w:hAnsi="Microsoft Sans Serif" w:cs="Microsoft Sans Serif"/>
                            <w:b/>
                            <w:sz w:val="20"/>
                            <w:szCs w:val="20"/>
                          </w:rPr>
                        </w:pPr>
                        <w:r>
                          <w:rPr>
                            <w:rFonts w:ascii="Microsoft Sans Serif" w:hAnsi="Microsoft Sans Serif" w:cs="Microsoft Sans Serif"/>
                            <w:b/>
                            <w:sz w:val="20"/>
                            <w:szCs w:val="20"/>
                          </w:rPr>
                          <w:t>Zaštićeni resurs</w:t>
                        </w:r>
                      </w:p>
                    </w:txbxContent>
                  </v:textbox>
                </v:roundrect>
                <v:roundrect id="Rectangle: Rounded Corners 511" o:spid="_x0000_s1048" style="position:absolute;left:3429;top:66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" fillcolor="#4bacc6 [3208]" stroked="f" strokeweight="2pt">
                  <v:textbox inset="0,0,0,0">
                    <w:txbxContent>
                      <w:p w14:paraId="69525BB7"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v:textbox>
                </v:roundrect>
                <v:roundrect id="Rectangle: Rounded Corners 513" o:spid="_x0000_s1049" style="position:absolute;left:40852;top:161;width:15250;height:14287;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" filled="f" strokecolor="black [3213]" strokeweight="1.5pt">
                  <v:stroke dashstyle="dash"/>
                  <v:textbox>
                    <w:txbxContent>
                      <w:p w14:paraId="5C99FB8A"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v:textbox>
                </v:roundrect>
                <v:oval id="Oval 514" o:spid="_x0000_s1050" style="position:absolute;left:41906;top:386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" fillcolor="#f90" stroked="f">
                  <v:textbox inset="0,0,0,0">
                    <w:txbxContent>
                      <w:p w14:paraId="18FB3BFE"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v:textbox>
                </v:oval>
                <v:shape id="Text Box 231" o:spid="_x0000_s1051" type="#_x0000_t202" style="position:absolute;left:44376;top:3863;width:114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" filled="f" stroked="f" strokeweight=".5pt">
                  <v:textbox inset="0">
                    <w:txbxContent>
                      <w:p w14:paraId="25875CF4" w14:textId="77777777" w:rsidR="00665B6C" w:rsidRDefault="00665B6C">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v:textbox>
                </v:shape>
                <v:roundrect id="Rectangle: Rounded Corners 516" o:spid="_x0000_s1052" style="position:absolute;left:41335;top:104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" fillcolor="#c0504d [3205]" stroked="f" strokeweight="2pt">
                  <v:textbox inset="0,0,0,0">
                    <w:txbxContent>
                      <w:p w14:paraId="5A419287"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Zaštićeni resurs</w:t>
                        </w:r>
                      </w:p>
                    </w:txbxContent>
                  </v:textbox>
                </v:roundrect>
                <v:roundrect id="Rectangle: Rounded Corners 517" o:spid="_x0000_s1053" style="position:absolute;left:41335;top:6603;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" fillcolor="#4bacc6 [3208]" stroked="f" strokeweight="2pt">
                  <v:textbox inset="0,0,0,0">
                    <w:txbxContent>
                      <w:p w14:paraId="17BAA460" w14:textId="77777777" w:rsidR="00665B6C" w:rsidRDefault="00665B6C">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v:textbox>
                </v:roundrect>
                <w10:anchorlock/>
              </v:group>
            </w:pict>
          </mc:Fallback>
        </mc:AlternateContent>
      </w:r>
    </w:p>
    <w:p w14:paraId="7CE9BF3F" w14:textId="77777777" w:rsidR="00C35BF2" w:rsidRDefault="00256AF3">
      <w:pPr>
        <w:pStyle w:val="Caption"/>
        <w:jc w:val="center"/>
        <w:rPr>
          <w:lang w:val="bs-Latn-BA"/>
        </w:rPr>
      </w:pPr>
      <w:r>
        <w:rPr>
          <w:lang w:val="bs-Latn-BA"/>
        </w:rPr>
        <w:t>Slika 4.1 – Rješenje bez SSO servera</w:t>
      </w:r>
    </w:p>
    <w:p w14:paraId="2E5AD058" w14:textId="77777777" w:rsidR="00C35BF2" w:rsidRDefault="00256AF3">
      <w:pPr>
        <w:spacing w:line="240" w:lineRule="auto"/>
        <w:ind w:firstLine="360"/>
        <w:jc w:val="both"/>
        <w:rPr>
          <w:lang w:val="bs-Latn-BA"/>
        </w:rPr>
      </w:pPr>
      <w:r>
        <w:rPr>
          <w:lang w:val="bs-Latn-BA"/>
        </w:rPr>
        <w:t>Sa prethodne slike je moguće vidjeti da se korisnik prilikom pristupa svakoj od aplikacija mora ponovno prijaviti, koristeći odgovarajuće pristupne podatke. To može oduzeti dosta vremena i predstavljati dodatnu distrakciju za korisnika, naročito ako se radi o poslovnom okruženju gdje korisnik svakodnevno koristi veliki broj različitih aplikacija i alata za obavljanje svojih poslova. Dakle, cilj je olakšati proces prijave korisnika u različite aplikacije, bez njegove direktne interakcije. Na najjednostavniji način, to bi se moglo postići dijeljenjem kolačića (</w:t>
      </w:r>
      <w:r>
        <w:rPr>
          <w:i/>
          <w:lang w:val="bs-Latn-BA"/>
        </w:rPr>
        <w:t>cookies</w:t>
      </w:r>
      <w:r>
        <w:rPr>
          <w:lang w:val="bs-Latn-BA"/>
        </w:rPr>
        <w:t>) koji se u okviru preglednika kreiraju na zahtjev servera aplikacija koja ih šalje, a služe za čuvanje podataka o korisniku koji su relevantni za nju. Uobičajeno je da nakon uspješne prijave korisnika, aplikacija kreira sesijski kolačić</w:t>
      </w:r>
      <w:r>
        <w:rPr>
          <w:rStyle w:val="FootnoteReference"/>
          <w:lang w:val="bs-Latn-BA"/>
        </w:rPr>
        <w:footnoteReference w:id="3"/>
      </w:r>
      <w:r>
        <w:rPr>
          <w:lang w:val="bs-Latn-BA"/>
        </w:rPr>
        <w:t xml:space="preserve"> koji sadrži određene informacije o njemu, ili identifikator sesije na strani servera aplikacije, koja takođe sadrži informacije o korisniku. Kolačić se od strane preglednika automatski šalje uz svaki naredni zahtjev ka toj aplikaciji koja ga je i kreirala. Na osnovu toga, aplikacija zna o kom korisniku se radi, ili ukoliko kolačić predstavlja identifikator sesije, koja je njegova odgovarajuća sesija na strani servera u okviru koje se nalaze podaci o njemu. Ukoliko bi kolačić sadržao podatak koji identifikuje korisnika u okviru jedne aplikacije, npr. korisničko ime ili email adresu, druga aplikacija bi teoretski to mogla pročitati iz kolačića, i na osnovu te informacije mogla bi automatski identifikovati i prijaviti korisnika. Međutim, iz sigurnosne mjere, odnosno pravila u okviru preglednika poznatog kao „pravilo istog porijekla“ </w:t>
      </w:r>
      <w:r>
        <w:rPr>
          <w:i/>
          <w:lang w:val="bs-Latn-BA"/>
        </w:rPr>
        <w:t>(same-origin-policy</w:t>
      </w:r>
      <w:r>
        <w:rPr>
          <w:lang w:val="bs-Latn-BA"/>
        </w:rPr>
        <w:t xml:space="preserve">), pristup kolačićima je dozvoljen samo onim aplikacijama koje su izdale zahtjev za njihovo kreiranje. Prema tome, aplikacija2 ne može pristupiti kolačiću kreiranom od strane aplikacije1, kao što je i predstavljeno na </w:t>
      </w:r>
      <w:r w:rsidRPr="009F016E">
        <w:rPr>
          <w:lang w:val="bs-Latn-BA"/>
          <w:rPrChange w:id="409" w:author="Rajo" w:date="2018-06-29T19:49:00Z">
            <w:rPr>
              <w:b/>
              <w:lang w:val="bs-Latn-BA"/>
            </w:rPr>
          </w:rPrChange>
        </w:rPr>
        <w:t>Slici 4.2</w:t>
      </w:r>
      <w:r w:rsidRPr="00AF5E11">
        <w:rPr>
          <w:lang w:val="bs-Latn-BA"/>
        </w:rPr>
        <w:t>.</w:t>
      </w:r>
    </w:p>
    <w:p w14:paraId="6CF78E91" w14:textId="77777777" w:rsidR="00C35BF2" w:rsidRDefault="00256AF3">
      <w:pPr>
        <w:keepNext/>
        <w:spacing w:line="240" w:lineRule="auto"/>
        <w:jc w:val="both"/>
        <w:rPr>
          <w:lang w:val="bs-Latn-BA"/>
        </w:rPr>
      </w:pPr>
      <w:commentRangeStart w:id="410"/>
      <w:r>
        <w:rPr>
          <w:noProof/>
        </w:rPr>
        <mc:AlternateContent>
          <mc:Choice Requires="wpc">
            <w:drawing>
              <wp:inline distT="0" distB="0" distL="0" distR="0" wp14:anchorId="6F1DD044" wp14:editId="690CE6F6">
                <wp:extent cx="5876290" cy="2780665"/>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8F1379"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931A3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821CFA"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243C72"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41B9212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EE39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5C28D44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1B131DE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08FF69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6BFF310"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334E5B2"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5FD0E5E0" w14:textId="77777777" w:rsidR="00665B6C" w:rsidRDefault="00665B6C">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89025" w14:textId="77777777" w:rsidR="00665B6C" w:rsidRDefault="00665B6C">
                              <w:pPr>
                                <w:spacing w:after="0"/>
                                <w:jc w:val="center"/>
                                <w:rPr>
                                  <w:rFonts w:ascii="Microsoft Sans Serif" w:hAnsi="Microsoft Sans Serif" w:cs="Microsoft Sans Serif"/>
                                  <w:b/>
                                  <w:sz w:val="20"/>
                                  <w:szCs w:val="20"/>
                                </w:rPr>
                              </w:pPr>
                              <w:r>
                                <w:rPr>
                                  <w:rFonts w:ascii="Microsoft Sans Serif" w:hAnsi="Microsoft Sans Serif" w:cs="Microsoft Sans Serif"/>
                                  <w:b/>
                                  <w:sz w:val="20"/>
                                  <w:szCs w:val="20"/>
                                </w:rPr>
                                <w:t>Zaštićeni resurs</w:t>
                              </w:r>
                            </w:p>
                          </w:txbxContent>
                        </wps:txbx>
                        <wps:bodyPr rot="0" spcFirstLastPara="0" vertOverflow="overflow" horzOverflow="overflow" vert="horz" wrap="square" lIns="0" tIns="0" rIns="0" bIns="0" numCol="1" spcCol="0" rtlCol="0" fromWordArt="0" anchor="ctr" anchorCtr="0" forceAA="0" compatLnSpc="1">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60298"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wps:txbx>
                        <wps:bodyPr rot="0" spcFirstLastPara="0" vert="horz" wrap="square" lIns="0" tIns="0" rIns="0" bIns="0" numCol="1" spcCol="0" rtlCol="0" fromWordArt="0" anchor="ctr" anchorCtr="0" forceAA="0" compatLnSpc="1">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31C38ACD"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C657FB"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179506C5" w14:textId="77777777" w:rsidR="00665B6C" w:rsidRDefault="00665B6C">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25E03"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Zaštićeni resurs</w:t>
                              </w:r>
                            </w:p>
                          </w:txbxContent>
                        </wps:txbx>
                        <wps:bodyPr rot="0" spcFirstLastPara="0" vert="horz" wrap="square" lIns="0" tIns="0" rIns="0" bIns="0" numCol="1" spcCol="0" rtlCol="0" fromWordArt="0" anchor="ctr" anchorCtr="0" forceAA="0" compatLnSpc="1">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711E1D"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Komponenta za autentikaciju</w:t>
                              </w:r>
                            </w:p>
                          </w:txbxContent>
                        </wps:txbx>
                        <wps:bodyPr rot="0" spcFirstLastPara="0" vert="horz" wrap="square" lIns="0" tIns="0" rIns="0" bIns="0" numCol="1" spcCol="0" rtlCol="0" fromWordArt="0" anchor="ctr" anchorCtr="0" forceAA="0" compatLnSpc="1">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449FD6D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g:wgp>
                        <wpg:cNvPr id="7" name="Group 7"/>
                        <wpg:cNvGrpSpPr/>
                        <wpg:grpSpPr>
                          <a:xfrm>
                            <a:off x="3448050" y="333375"/>
                            <a:ext cx="333375" cy="304800"/>
                            <a:chOff x="2857500" y="209550"/>
                            <a:chExt cx="333375" cy="304800"/>
                          </a:xfrm>
                        </wpg:grpSpPr>
                        <wps:wsp>
                          <wps:cNvPr id="4" name="Straight Connector 4"/>
                          <wps:cNvCnPr/>
                          <wps:spPr>
                            <a:xfrm>
                              <a:off x="2886075" y="20955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6" name="Straight Connector 6"/>
                          <wps:cNvCnPr/>
                          <wps:spPr>
                            <a:xfrm flipV="1">
                              <a:off x="2857500" y="20955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g:wgp>
                      <wpg:wgp>
                        <wpg:cNvPr id="512" name="Group 512"/>
                        <wpg:cNvGrpSpPr/>
                        <wpg:grpSpPr>
                          <a:xfrm>
                            <a:off x="4618650" y="351449"/>
                            <a:ext cx="482424" cy="441073"/>
                            <a:chOff x="0" y="0"/>
                            <a:chExt cx="333375" cy="304800"/>
                          </a:xfrm>
                        </wpg:grpSpPr>
                        <wps:wsp>
                          <wps:cNvPr id="518" name="Straight Connector 518"/>
                          <wps:cNvCnPr/>
                          <wps:spPr>
                            <a:xfrm>
                              <a:off x="28575" y="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37" name="Straight Connector 537"/>
                          <wps:cNvCnPr/>
                          <wps:spPr>
                            <a:xfrm flipV="1">
                              <a:off x="0" y="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g:wgp>
                    </wpc:wpc>
                  </a:graphicData>
                </a:graphic>
              </wp:inline>
            </w:drawing>
          </mc:Choice>
          <mc:Fallback>
            <w:pict>
              <v:group w14:anchorId="6F1DD044" id="Canvas 544" o:spid="_x0000_s1054" editas="canvas" style="width:462.7pt;height:218.95pt;mso-position-horizontal-relative:char;mso-position-vertical-relative:line" coordsize="58762,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">
                <v:shape id="_x0000_s1055" type="#_x0000_t75" style="position:absolute;width:58762;height:27806;visibility:visible;mso-wrap-style:square">
                  <v:fill o:detectmouseclick="t"/>
                  <v:path o:connecttype="none"/>
                </v:shape>
                <v:oval id="Oval 232" o:spid="_x0000_s1056" style="position:absolute;left:26658;top:1933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" fillcolor="white [3201]" strokecolor="black [3200]" strokeweight=".5pt"/>
                <v:roundrect id="Rectangle: Rounded Corners 247" o:spid="_x0000_s1057" style="position:absolute;left:22118;top:685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" fillcolor="#f90" stroked="f">
                  <v:textbox>
                    <w:txbxContent>
                      <w:p w14:paraId="418F1379"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225" o:spid="_x0000_s1058" type="#_x0000_t75" alt="User" style="position:absolute;left:27762;top:2038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">
                  <v:imagedata r:id="rId13" o:title="User"/>
                </v:shape>
                <v:shape id="Connector: Elbow 520" o:spid="_x0000_s1059" type="#_x0000_t33" style="position:absolute;left:32004;top:16097;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" strokecolor="black [3040]">
                  <v:stroke endarrow="block"/>
                </v:shape>
                <v:shape id="Connector: Elbow 521" o:spid="_x0000_s1060" type="#_x0000_t33" style="position:absolute;left:10654;top:16192;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" strokecolor="black [3040]">
                  <v:stroke endarrow="block"/>
                </v:shape>
                <v:shape id="Straight Arrow Connector 522" o:spid="_x0000_s1061" type="#_x0000_t32" style="position:absolute;left:18606;top:9334;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" strokecolor="black [3200]">
                  <v:stroke endarrow="block"/>
                </v:shape>
                <v:shape id="Straight Arrow Connector 523" o:spid="_x0000_s1062" type="#_x0000_t32" style="position:absolute;left:37517;top:9334;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" strokecolor="black [3213]">
                  <v:stroke endarrow="block"/>
                </v:shape>
                <v:oval id="Oval 524" o:spid="_x0000_s1063" style="position:absolute;left:3904;top:5505;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" fillcolor="#f90" stroked="f">
                  <v:textbox inset="0,0,0,0">
                    <w:txbxContent>
                      <w:p w14:paraId="53931A3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525" o:spid="_x0000_s1064" type="#_x0000_t202" style="position:absolute;left:6281;top:5619;width:1206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" filled="f" stroked="f" strokeweight=".5pt">
                  <v:textbox inset="0">
                    <w:txbxContent>
                      <w:p w14:paraId="4C821CFA"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oval id="Oval 526" o:spid="_x0000_s1065" style="position:absolute;left:10653;top:23178;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" fillcolor="#f90" stroked="f">
                  <v:textbox inset="0,0,0,0">
                    <w:txbxContent>
                      <w:p w14:paraId="78243C72"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66" type="#_x0000_t202" style="position:absolute;left:13511;top:2318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" filled="f" stroked="f" strokeweight=".5pt">
                  <v:textbox inset="0">
                    <w:txbxContent>
                      <w:p w14:paraId="41B9212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528" o:spid="_x0000_s1067" style="position:absolute;left:41138;top:2294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" fillcolor="#f90" stroked="f">
                  <v:textbox inset="0,0,0,0">
                    <w:txbxContent>
                      <w:p w14:paraId="009EE39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68" type="#_x0000_t202" style="position:absolute;left:43995;top:2295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" filled="f" stroked="f" strokeweight=".5pt">
                  <v:textbox inset="0">
                    <w:txbxContent>
                      <w:p w14:paraId="5C28D44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069" type="#_x0000_t202" style="position:absolute;left:26658;top:2504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" filled="f" stroked="f" strokeweight=".5pt">
                  <v:textbox inset="0">
                    <w:txbxContent>
                      <w:p w14:paraId="1B131DE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531" o:spid="_x0000_s1070" style="position:absolute;left:19326;top:1244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" fillcolor="#f90" stroked="f">
                  <v:textbox inset="0,0,0,0">
                    <w:txbxContent>
                      <w:p w14:paraId="308FF69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1" type="#_x0000_t202" style="position:absolute;left:19135;top:14566;width:905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" filled="f" stroked="f" strokeweight=".5pt">
                  <v:textbox inset="0">
                    <w:txbxContent>
                      <w:p w14:paraId="26BFF310"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oval id="Oval 533" o:spid="_x0000_s1072" style="position:absolute;left:38011;top:6743;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" fillcolor="#f90" stroked="f">
                  <v:textbox inset="0,0,0,0">
                    <w:txbxContent>
                      <w:p w14:paraId="2334E5B2"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v:textbox>
                </v:oval>
                <v:shape id="Text Box 231" o:spid="_x0000_s1073" type="#_x0000_t202" style="position:absolute;left:29896;top:3136;width:1094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" filled="f" stroked="f" strokeweight=".5pt">
                  <v:textbox inset="0">
                    <w:txbxContent>
                      <w:p w14:paraId="5FD0E5E0" w14:textId="77777777" w:rsidR="00665B6C" w:rsidRDefault="00665B6C">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v:textbox>
                </v:shape>
                <v:roundrect id="Rectangle: Rounded Corners 535" o:spid="_x0000_s1074" style="position:absolute;left:3429;top:12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" fillcolor="#c0504d [3205]" stroked="f" strokeweight="2pt">
                  <v:textbox inset="0,0,0,0">
                    <w:txbxContent>
                      <w:p w14:paraId="2EE89025" w14:textId="77777777" w:rsidR="00665B6C" w:rsidRDefault="00665B6C">
                        <w:pPr>
                          <w:spacing w:after="0"/>
                          <w:jc w:val="center"/>
                          <w:rPr>
                            <w:rFonts w:ascii="Microsoft Sans Serif" w:hAnsi="Microsoft Sans Serif" w:cs="Microsoft Sans Serif"/>
                            <w:b/>
                            <w:sz w:val="20"/>
                            <w:szCs w:val="20"/>
                          </w:rPr>
                        </w:pPr>
                        <w:r>
                          <w:rPr>
                            <w:rFonts w:ascii="Microsoft Sans Serif" w:hAnsi="Microsoft Sans Serif" w:cs="Microsoft Sans Serif"/>
                            <w:b/>
                            <w:sz w:val="20"/>
                            <w:szCs w:val="20"/>
                          </w:rPr>
                          <w:t>Zaštićeni resurs</w:t>
                        </w:r>
                      </w:p>
                    </w:txbxContent>
                  </v:textbox>
                </v:roundrect>
                <v:roundrect id="Rectangle: Rounded Corners 536" o:spid="_x0000_s1075" style="position:absolute;left:3429;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" fillcolor="#4bacc6 [3208]" stroked="f" strokeweight="2pt">
                  <v:textbox inset="0,0,0,0">
                    <w:txbxContent>
                      <w:p w14:paraId="1F660298"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v:textbox>
                </v:roundrect>
                <v:roundrect id="Rectangle: Rounded Corners 538" o:spid="_x0000_s1076" style="position:absolute;left:40704;top:666;width:15588;height:15522;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" filled="f" strokecolor="black [3213]" strokeweight="1.5pt">
                  <v:stroke dashstyle="dash"/>
                  <v:textbox>
                    <w:txbxContent>
                      <w:p w14:paraId="31C38ACD"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v:textbox>
                </v:roundrect>
                <v:oval id="Oval 539" o:spid="_x0000_s1077" style="position:absolute;left:42382;top:5038;width:20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" fillcolor="#f90" stroked="f">
                  <v:textbox inset="0,0,0,0">
                    <w:txbxContent>
                      <w:p w14:paraId="53C657FB"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v:textbox>
                </v:oval>
                <v:shape id="Text Box 231" o:spid="_x0000_s1078" type="#_x0000_t202" style="position:absolute;left:44862;top:3790;width:11145;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" filled="f" stroked="f" strokeweight=".5pt">
                  <v:textbox inset="0">
                    <w:txbxContent>
                      <w:p w14:paraId="179506C5" w14:textId="77777777" w:rsidR="00665B6C" w:rsidRDefault="00665B6C">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v:textbox>
                </v:shape>
                <v:roundrect id="Rectangle: Rounded Corners 541" o:spid="_x0000_s1079" style="position:absolute;left:41335;top:12067;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" fillcolor="#c0504d [3205]" stroked="f" strokeweight="2pt">
                  <v:textbox inset="0,0,0,0">
                    <w:txbxContent>
                      <w:p w14:paraId="41B25E03"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Zaštićeni resurs</w:t>
                        </w:r>
                      </w:p>
                    </w:txbxContent>
                  </v:textbox>
                </v:roundrect>
                <v:roundrect id="Rectangle: Rounded Corners 542" o:spid="_x0000_s1080" style="position:absolute;left:41335;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" fillcolor="#4bacc6 [3208]" stroked="f" strokeweight="2pt">
                  <v:textbox inset="0,0,0,0">
                    <w:txbxContent>
                      <w:p w14:paraId="4F711E1D"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Komponenta za autentikaciju</w:t>
                        </w:r>
                      </w:p>
                    </w:txbxContent>
                  </v:textbox>
                </v:roundrect>
                <v:roundrect id="Rectangle: Rounded Corners 546" o:spid="_x0000_s1081" style="position:absolute;left:2952;top:762;width:15389;height:1560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" filled="f" strokecolor="black [3213]" strokeweight="1.5pt">
                  <v:stroke dashstyle="dash"/>
                  <v:textbox>
                    <w:txbxContent>
                      <w:p w14:paraId="449FD6D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v:textbox>
                </v:roundrect>
                <v:group id="Group 7" o:spid="_x0000_s1082" style="position:absolute;left:34480;top:3333;width:3334;height:3048" coordorigin="28575,2095" coordsize="33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4" o:spid="_x0000_s1083" style="position:absolute;visibility:visible;mso-wrap-style:square" from="28860,2095" to="31908,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" strokecolor="#bc4542 [3045]"/>
                  <v:line id="Straight Connector 6" o:spid="_x0000_s1084" style="position:absolute;flip:y;visibility:visible;mso-wrap-style:square" from="28575,2095" to="3162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" strokecolor="#bc4542 [3045]"/>
                </v:group>
                <v:group id="Group 512" o:spid="_x0000_s1085" style="position:absolute;left:46186;top:3514;width:4824;height:4411" coordsize="33337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line id="Straight Connector 518" o:spid="_x0000_s1086" style="position:absolute;visibility:visible;mso-wrap-style:square" from="28575,0" to="3333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" strokecolor="#bc4542 [3045]"/>
                  <v:line id="Straight Connector 537" o:spid="_x0000_s1087" style="position:absolute;flip:y;visibility:visible;mso-wrap-style:square" from="0,0" to="304800,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" strokecolor="#bc4542 [3045]"/>
                </v:group>
                <w10:anchorlock/>
              </v:group>
            </w:pict>
          </mc:Fallback>
        </mc:AlternateContent>
      </w:r>
      <w:commentRangeEnd w:id="410"/>
      <w:r w:rsidR="0078508D">
        <w:rPr>
          <w:rStyle w:val="CommentReference"/>
        </w:rPr>
        <w:commentReference w:id="410"/>
      </w:r>
    </w:p>
    <w:p w14:paraId="70253F44" w14:textId="77777777" w:rsidR="00C35BF2" w:rsidRDefault="00256AF3">
      <w:pPr>
        <w:pStyle w:val="Caption"/>
        <w:jc w:val="center"/>
        <w:rPr>
          <w:lang w:val="bs-Latn-BA"/>
        </w:rPr>
      </w:pPr>
      <w:r>
        <w:rPr>
          <w:lang w:val="bs-Latn-BA"/>
        </w:rPr>
        <w:t>Slika 4.2 - Pravilo istog porijekla</w:t>
      </w:r>
    </w:p>
    <w:p w14:paraId="5FF917CD" w14:textId="77777777" w:rsidR="00C35BF2" w:rsidRDefault="00256AF3">
      <w:pPr>
        <w:spacing w:line="240" w:lineRule="auto"/>
        <w:ind w:firstLine="360"/>
        <w:jc w:val="both"/>
        <w:rPr>
          <w:lang w:val="bs-Latn-BA"/>
        </w:rPr>
      </w:pPr>
      <w:r>
        <w:rPr>
          <w:lang w:val="bs-Latn-BA"/>
        </w:rPr>
        <w:t>Gore navedeni problem, odnosno problem dijeljenja autentikacionih podataka o korisniku, može se riješiti upotrebom SSO servera kao centralnog autentikacio</w:t>
      </w:r>
      <w:r>
        <w:rPr>
          <w:lang w:val="bs-Latn-BA"/>
        </w:rPr>
        <w:lastRenderedPageBreak/>
        <w:t xml:space="preserve">nog servera u okviru kog je on autentikovan. Kao takav, on sadrži određene informacije o korisniku, na osnovu kojih se putem njega može izvršiti prijava korisnika i na sve ostale aplikacije koje su na njega povezane. U uobičajenoj konfiguraciji SSO-a koja je prikazana na narednoj </w:t>
      </w:r>
      <w:r w:rsidRPr="009F016E">
        <w:rPr>
          <w:lang w:val="bs-Latn-BA"/>
          <w:rPrChange w:id="411" w:author="Rajo" w:date="2018-06-29T19:49:00Z">
            <w:rPr>
              <w:b/>
              <w:lang w:val="bs-Latn-BA"/>
            </w:rPr>
          </w:rPrChange>
        </w:rPr>
        <w:t>Slici 4.4</w:t>
      </w:r>
      <w:r>
        <w:rPr>
          <w:lang w:val="bs-Latn-BA"/>
        </w:rPr>
        <w:t>, korisnik prvo odlazi na aplikaciju1 na koju još uvijek nije prijavljen, zbog čega se vrši preusmjeravanje na SSO server. Ukoliko korisnik nije bio prijavljen u okviru njega (sesijski kolačić kao identifikator odgovarajuće sesije nije dostupan), korisnik se prvo autentikuje na centralnom autentikacionom serveru gdje dobija svoju sesiju i odgovarajući sesijski kolačić. Nakon toga, on se preusmjerava nazad na izvornu aplikaciju zajedno sa autentikacionim tokenom na osnovu kog se vrši autentikacija i kreiranje odgovarajuće sesije u okviru aplikacije1, s obzirom na to da token sadrži sve informacije potrebne za to. Sada, ukoliko korisnik posjeti aplikaciju2 u okviru koje još uvijek nije prijavljen, ponovo se vrši preusmjeravanje na SSO server. Međutim, kako je korisnik ovaj put već prijavljen u okviru njega, odnosno posjeduje sesijski kolačić koji drži informaciju o sesiji u okviru koje je on autentiko</w:t>
      </w:r>
      <w:r>
        <w:rPr>
          <w:lang w:val="bs-Latn-BA"/>
        </w:rPr>
        <w:lastRenderedPageBreak/>
        <w:t>van na SSO server, nije potrebna ponovna identifikacija korisnika, već se on automatski preusmjerava na izvornu aplikaciju (aplikacija2) zajedno sa tokenom. Autentikacioni token ponovo sadrži informacije neophodne za autentikaciju korisnika, ali ovaj put u okviru aplikacije2, tako da se token koristi za autentikaciju i u okviru nje.</w:t>
      </w:r>
    </w:p>
    <w:p w14:paraId="1524CB25" w14:textId="77777777" w:rsidR="009F016E" w:rsidRDefault="00256AF3" w:rsidP="00AF5E11">
      <w:pPr>
        <w:keepNext/>
        <w:spacing w:line="240" w:lineRule="auto"/>
        <w:jc w:val="both"/>
        <w:rPr>
          <w:ins w:id="412" w:author="Rajo" w:date="2018-06-29T19:54:00Z"/>
        </w:rPr>
      </w:pPr>
      <w:r>
        <w:rPr>
          <w:noProof/>
        </w:rPr>
        <mc:AlternateContent>
          <mc:Choice Requires="wpc">
            <w:drawing>
              <wp:inline distT="0" distB="0" distL="0" distR="0" wp14:anchorId="50DD4242" wp14:editId="5343B44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A7E578B"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0DEE29"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08A8082F" w14:textId="77777777" w:rsidR="00665B6C" w:rsidRDefault="00665B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F8975B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0E0D33B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E019D9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516D995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FCC6F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20810886"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4A63769"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6FD3A2C"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27262FAD" w14:textId="77777777" w:rsidR="00665B6C" w:rsidRDefault="00665B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kolačića </w:t>
                              </w:r>
                            </w:p>
                            <w:p w14:paraId="7EFFC6A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60E057D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 SSO server</w:t>
                              </w:r>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A3527A9"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2D87A334"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C73ED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328C2B34"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2F413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3736890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AA65A98"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 za SSO server</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A952BE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F3CD46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367EE83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Preusmijeravanje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60BB3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3E2A00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4D55C40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16"/>
                                  <w:szCs w:val="16"/>
                                  <w:lang w:val="sr-Latn-RS"/>
                                </w:rPr>
                                <w:t>Identifikacija korisnika ili očitavanje postojećeg kolačića koji sadrži identifikator sesije</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D8C0D0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6834E2CB"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626CF8A9" w14:textId="77777777" w:rsidR="00665B6C" w:rsidRDefault="00665B6C">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DCCCF" w14:textId="77777777" w:rsidR="00665B6C" w:rsidRDefault="00665B6C">
                              <w:pPr>
                                <w:pStyle w:val="NormalWeb"/>
                                <w:spacing w:before="0" w:beforeAutospacing="0" w:after="0" w:afterAutospacing="0" w:line="254" w:lineRule="auto"/>
                                <w:jc w:val="center"/>
                              </w:pPr>
                              <w:r>
                                <w:rPr>
                                  <w:rFonts w:ascii="Microsoft Sans Serif" w:eastAsia="Calibri" w:hAnsi="Microsoft Sans Serif"/>
                                  <w:b/>
                                  <w:bCs/>
                                  <w:color w:val="FFFFFF"/>
                                  <w:sz w:val="20"/>
                                  <w:szCs w:val="20"/>
                                </w:rPr>
                                <w:t>Zaštićeni resurs</w:t>
                              </w:r>
                            </w:p>
                          </w:txbxContent>
                        </wps:txbx>
                        <wps:bodyPr rot="0" spcFirstLastPara="0" vert="horz" wrap="square" lIns="0" tIns="0" rIns="0" bIns="0" numCol="1" spcCol="0" rtlCol="0" fromWordArt="0" anchor="ctr" anchorCtr="0" forceAA="0" compatLnSpc="1">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51497" w14:textId="77777777" w:rsidR="00665B6C" w:rsidRDefault="00665B6C">
                              <w:pPr>
                                <w:pStyle w:val="NormalWeb"/>
                                <w:spacing w:before="0" w:beforeAutospacing="0" w:after="16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Komponenta za autentikaciju</w:t>
                              </w:r>
                            </w:p>
                          </w:txbxContent>
                        </wps:txbx>
                        <wps:bodyPr rot="0" spcFirstLastPara="0" vert="horz" wrap="square" lIns="0" tIns="0" rIns="0" bIns="0" numCol="1" spcCol="0" rtlCol="0" fromWordArt="0" anchor="ctr" anchorCtr="0" forceAA="0" compatLnSpc="1">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8FD767" w14:textId="77777777" w:rsidR="00665B6C" w:rsidRDefault="00665B6C">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475AF" w14:textId="77777777" w:rsidR="00665B6C" w:rsidRDefault="00665B6C">
                              <w:pPr>
                                <w:pStyle w:val="NormalWeb"/>
                                <w:spacing w:before="0" w:beforeAutospacing="0" w:after="0" w:afterAutospacing="0" w:line="252" w:lineRule="auto"/>
                                <w:jc w:val="center"/>
                              </w:pPr>
                              <w:r>
                                <w:rPr>
                                  <w:rFonts w:ascii="Microsoft Sans Serif" w:eastAsia="Calibri" w:hAnsi="Microsoft Sans Serif"/>
                                  <w:b/>
                                  <w:bCs/>
                                  <w:color w:val="FFFFFF"/>
                                  <w:sz w:val="20"/>
                                  <w:szCs w:val="20"/>
                                </w:rPr>
                                <w:t>Zaštićeni resurs</w:t>
                              </w:r>
                            </w:p>
                          </w:txbxContent>
                        </wps:txbx>
                        <wps:bodyPr rot="0" spcFirstLastPara="0" vert="horz" wrap="square" lIns="0" tIns="0" rIns="0" bIns="0" numCol="1" spcCol="0" rtlCol="0" fromWordArt="0" anchor="ctr" anchorCtr="0" forceAA="0" compatLnSpc="1">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B642" w14:textId="77777777" w:rsidR="00665B6C" w:rsidRDefault="00665B6C">
                              <w:pPr>
                                <w:pStyle w:val="NormalWeb"/>
                                <w:spacing w:before="0" w:beforeAutospacing="0" w:after="160" w:afterAutospacing="0" w:line="254" w:lineRule="auto"/>
                                <w:jc w:val="center"/>
                              </w:pPr>
                              <w:r>
                                <w:rPr>
                                  <w:rFonts w:ascii="Microsoft Sans Serif" w:eastAsia="Calibri" w:hAnsi="Microsoft Sans Serif"/>
                                  <w:b/>
                                  <w:bCs/>
                                  <w:color w:val="FFFFFF"/>
                                  <w:sz w:val="20"/>
                                  <w:szCs w:val="20"/>
                                </w:rPr>
                                <w:t>Komponenta za autentikaciju</w:t>
                              </w:r>
                            </w:p>
                          </w:txbxContent>
                        </wps:txbx>
                        <wps:bodyPr rot="0" spcFirstLastPara="0" vert="horz" wrap="square" lIns="0" tIns="0" rIns="0" bIns="0" numCol="1" spcCol="0" rtlCol="0" fromWordArt="0" anchor="ctr" anchorCtr="0" forceAA="0" compatLnSpc="1">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50DD4242" id="Canvas 110" o:spid="_x0000_s1088"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">
                <v:shape id="_x0000_s1089" type="#_x0000_t75" style="position:absolute;width:58762;height:32385;visibility:visible;mso-wrap-style:square">
                  <v:fill o:detectmouseclick="t"/>
                  <v:path o:connecttype="none"/>
                </v:shape>
                <v:oval id="Oval 82" o:spid="_x0000_s1090"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4" o:spid="_x0000_s1091"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1A7E578B"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88" o:spid="_x0000_s1092"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093" type="#_x0000_t33" style="position:absolute;left:32014;top:21032;width:19084;height:59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094" type="#_x0000_t33" style="position:absolute;left:7845;top:21045;width:18823;height:59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095" type="#_x0000_t32" style="position:absolute;left:15541;top:18378;width:6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" strokecolor="black [3200]">
                  <v:stroke endarrow="block"/>
                </v:shape>
                <v:shape id="Straight Arrow Connector 92" o:spid="_x0000_s1096" type="#_x0000_t32" style="position:absolute;left:37399;top:18568;width:6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097" style="position:absolute;left:15636;top:4080;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E0DEE29"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098" type="#_x0000_t202" style="position:absolute;left:17844;top:3485;width:8634;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08A8082F" w14:textId="77777777" w:rsidR="00665B6C" w:rsidRDefault="00665B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v:textbox>
                </v:shape>
                <v:oval id="Oval 96" o:spid="_x0000_s1099" style="position:absolute;left:55330;top:1029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2F8975B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00" type="#_x0000_t202" style="position:absolute;left:45646;top:9415;width:942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" filled="f" stroked="f" strokeweight=".5pt">
                  <v:textbox inset="0">
                    <w:txbxContent>
                      <w:p w14:paraId="0E0D33B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Autentikacija upotrebom tokena</w:t>
                        </w:r>
                      </w:p>
                    </w:txbxContent>
                  </v:textbox>
                </v:shape>
                <v:oval id="Oval 98" o:spid="_x0000_s1101"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3E019D9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02"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516D995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100" o:spid="_x0000_s1103"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5DFCC6F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04"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20810886"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105"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4A63769"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06" style="position:absolute;left:16097;top:18940;width:2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26FD3A2C"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07" type="#_x0000_t202" style="position:absolute;left:15897;top:20946;width:9144;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27262FAD" w14:textId="77777777" w:rsidR="00665B6C" w:rsidRDefault="00665B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kolačića </w:t>
                        </w:r>
                      </w:p>
                      <w:p w14:paraId="7EFFC6A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v:textbox>
                </v:shape>
                <v:roundrect id="Rectangle: Rounded Corners 174" o:spid="_x0000_s1108" style="position:absolute;left:21905;top:5605;width:15613;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60E057D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 SSO server</w:t>
                        </w:r>
                      </w:p>
                    </w:txbxContent>
                  </v:textbox>
                </v:roundrect>
                <v:oval id="Oval 176" o:spid="_x0000_s1109" style="position:absolute;left:41053;top:19079;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A3527A9"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10" type="#_x0000_t202" style="position:absolute;left:35423;top:20749;width:8868;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2D87A334"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v:textbox>
                </v:shape>
                <v:oval id="Oval 183" o:spid="_x0000_s1111" style="position:absolute;left:1654;top:990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54C73ED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12" type="#_x0000_t202" style="position:absolute;left:4588;top:9219;width:960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328C2B34"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v:textbox>
                </v:shape>
                <v:oval id="Oval 185" o:spid="_x0000_s1113" style="position:absolute;left:19445;top:941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412F413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14" type="#_x0000_t202" style="position:absolute;left:16278;top:11122;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3736890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v:textbox>
                </v:shape>
                <v:shape id="Straight Arrow Connector 187" o:spid="_x0000_s1115" type="#_x0000_t32" style="position:absolute;left:29700;top:10558;width:12;height:5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16" type="#_x0000_t202" style="position:absolute;left:30070;top:12252;width:86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AA65A98"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 za SSO server</w:t>
                        </w:r>
                      </w:p>
                    </w:txbxContent>
                  </v:textbox>
                </v:shape>
                <v:oval id="Oval 190" o:spid="_x0000_s1117" style="position:absolute;left:26859;top:1342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0A952BE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18" style="position:absolute;left:41040;top:882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7F3CD46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19" type="#_x0000_t202" style="position:absolute;left:33988;top:10372;width:1011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367EE83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Preusmijeravanje na</w:t>
                        </w:r>
                      </w:p>
                    </w:txbxContent>
                  </v:textbox>
                </v:shape>
                <v:oval id="Oval 205" o:spid="_x0000_s1120" style="position:absolute;left:27515;top:3133;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1F60BB3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21" style="position:absolute;left:29712;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13E2A00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22" type="#_x0000_t202" style="position:absolute;left:17643;width:24299;height:3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4D55C40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16"/>
                            <w:szCs w:val="16"/>
                            <w:lang w:val="sr-Latn-RS"/>
                          </w:rPr>
                          <w:t>Identifikacija korisnika ili očitavanje postojećeg kolačića koji sadrži identifikator sesije</w:t>
                        </w:r>
                      </w:p>
                    </w:txbxContent>
                  </v:textbox>
                </v:shape>
                <v:oval id="Oval 215" o:spid="_x0000_s1123" style="position:absolute;left:37994;top:5038;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3D8C0D0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24" type="#_x0000_t202" style="position:absolute;left:38668;top:2080;width:989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6834E2CB"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v:textbox>
                </v:shape>
                <v:roundrect id="Rectangle: Rounded Corners 559" o:spid="_x0000_s1125" style="position:absolute;left:53;top:5532;width:15583;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" filled="f" strokecolor="black [3213]" strokeweight="1.5pt">
                  <v:stroke dashstyle="dash"/>
                  <v:textbox>
                    <w:txbxContent>
                      <w:p w14:paraId="626CF8A9" w14:textId="77777777" w:rsidR="00665B6C" w:rsidRDefault="00665B6C">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v:textbox>
                </v:roundrect>
                <v:roundrect id="Rectangle: Rounded Corners 562" o:spid="_x0000_s1126" style="position:absolute;left:682;top:16930;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" fillcolor="#c0504d [3205]" stroked="f" strokeweight="2pt">
                  <v:textbox inset="0,0,0,0">
                    <w:txbxContent>
                      <w:p w14:paraId="66FDCCCF" w14:textId="77777777" w:rsidR="00665B6C" w:rsidRDefault="00665B6C">
                        <w:pPr>
                          <w:pStyle w:val="NormalWeb"/>
                          <w:spacing w:before="0" w:beforeAutospacing="0" w:after="0" w:afterAutospacing="0" w:line="254" w:lineRule="auto"/>
                          <w:jc w:val="center"/>
                        </w:pPr>
                        <w:r>
                          <w:rPr>
                            <w:rFonts w:ascii="Microsoft Sans Serif" w:eastAsia="Calibri" w:hAnsi="Microsoft Sans Serif"/>
                            <w:b/>
                            <w:bCs/>
                            <w:color w:val="FFFFFF"/>
                            <w:sz w:val="20"/>
                            <w:szCs w:val="20"/>
                          </w:rPr>
                          <w:t>Zaštićeni resurs</w:t>
                        </w:r>
                      </w:p>
                    </w:txbxContent>
                  </v:textbox>
                </v:roundrect>
                <v:roundrect id="Rectangle: Rounded Corners 563" o:spid="_x0000_s1127" style="position:absolute;left:682;top:1305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" fillcolor="#4bacc6 [3208]" stroked="f" strokeweight="2pt">
                  <v:textbox inset="0,0,0,0">
                    <w:txbxContent>
                      <w:p w14:paraId="71C51497" w14:textId="77777777" w:rsidR="00665B6C" w:rsidRDefault="00665B6C">
                        <w:pPr>
                          <w:pStyle w:val="NormalWeb"/>
                          <w:spacing w:before="0" w:beforeAutospacing="0" w:after="16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Komponenta za autentikaciju</w:t>
                        </w:r>
                      </w:p>
                    </w:txbxContent>
                  </v:textbox>
                </v:roundrect>
                <v:shape id="Straight Arrow Connector 565" o:spid="_x0000_s1128" type="#_x0000_t32" style="position:absolute;left:15543;top:7479;width:6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" strokecolor="black [3200]">
                  <v:stroke endarrow="block"/>
                </v:shape>
                <v:shape id="Straight Arrow Connector 567" o:spid="_x0000_s1129" type="#_x0000_t32" style="position:absolute;left:15636;top:8680;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" strokecolor="black [3200]">
                  <v:stroke endarrow="block"/>
                </v:shape>
                <v:roundrect id="Rectangle: Rounded Corners 568" o:spid="_x0000_s1130" style="position:absolute;left:43434;top:5519;width:15328;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" filled="f" strokecolor="black [3213]" strokeweight="1.5pt">
                  <v:stroke dashstyle="dash"/>
                  <v:textbox>
                    <w:txbxContent>
                      <w:p w14:paraId="7E8FD767" w14:textId="77777777" w:rsidR="00665B6C" w:rsidRDefault="00665B6C">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v:textbox>
                </v:roundrect>
                <v:roundrect id="Rectangle: Rounded Corners 569" o:spid="_x0000_s1131" style="position:absolute;left:43808;top:1691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" fillcolor="#c0504d [3205]" stroked="f" strokeweight="2pt">
                  <v:textbox inset="0,0,0,0">
                    <w:txbxContent>
                      <w:p w14:paraId="256475AF" w14:textId="77777777" w:rsidR="00665B6C" w:rsidRDefault="00665B6C">
                        <w:pPr>
                          <w:pStyle w:val="NormalWeb"/>
                          <w:spacing w:before="0" w:beforeAutospacing="0" w:after="0" w:afterAutospacing="0" w:line="252" w:lineRule="auto"/>
                          <w:jc w:val="center"/>
                        </w:pPr>
                        <w:r>
                          <w:rPr>
                            <w:rFonts w:ascii="Microsoft Sans Serif" w:eastAsia="Calibri" w:hAnsi="Microsoft Sans Serif"/>
                            <w:b/>
                            <w:bCs/>
                            <w:color w:val="FFFFFF"/>
                            <w:sz w:val="20"/>
                            <w:szCs w:val="20"/>
                          </w:rPr>
                          <w:t>Zaštićeni resurs</w:t>
                        </w:r>
                      </w:p>
                    </w:txbxContent>
                  </v:textbox>
                </v:roundrect>
                <v:roundrect id="Rectangle: Rounded Corners 570" o:spid="_x0000_s1132" style="position:absolute;left:43808;top:13043;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" fillcolor="#4bacc6 [3208]" stroked="f" strokeweight="2pt">
                  <v:textbox inset="0,0,0,0">
                    <w:txbxContent>
                      <w:p w14:paraId="10FDB642" w14:textId="77777777" w:rsidR="00665B6C" w:rsidRDefault="00665B6C">
                        <w:pPr>
                          <w:pStyle w:val="NormalWeb"/>
                          <w:spacing w:before="0" w:beforeAutospacing="0" w:after="160" w:afterAutospacing="0" w:line="254" w:lineRule="auto"/>
                          <w:jc w:val="center"/>
                        </w:pPr>
                        <w:r>
                          <w:rPr>
                            <w:rFonts w:ascii="Microsoft Sans Serif" w:eastAsia="Calibri" w:hAnsi="Microsoft Sans Serif"/>
                            <w:b/>
                            <w:bCs/>
                            <w:color w:val="FFFFFF"/>
                            <w:sz w:val="20"/>
                            <w:szCs w:val="20"/>
                          </w:rPr>
                          <w:t>Komponenta za autentikaciju</w:t>
                        </w:r>
                      </w:p>
                    </w:txbxContent>
                  </v:textbox>
                </v:roundrect>
                <v:shape id="Straight Arrow Connector 571" o:spid="_x0000_s1133" type="#_x0000_t32" style="position:absolute;left:37518;top:7479;width:5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" strokecolor="black [3200]">
                  <v:stroke endarrow="block"/>
                </v:shape>
                <v:shape id="Straight Arrow Connector 572" o:spid="_x0000_s1134" type="#_x0000_t32" style="position:absolute;left:37399;top:8680;width:5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" strokecolor="black [3200]">
                  <v:stroke endarrow="block"/>
                </v:shape>
                <w10:anchorlock/>
              </v:group>
            </w:pict>
          </mc:Fallback>
        </mc:AlternateContent>
      </w:r>
    </w:p>
    <w:p w14:paraId="7212F64D" w14:textId="7794886A" w:rsidR="00C35BF2" w:rsidRDefault="009F016E">
      <w:pPr>
        <w:pStyle w:val="Caption"/>
        <w:jc w:val="center"/>
        <w:rPr>
          <w:lang w:val="bs-Latn-BA"/>
        </w:rPr>
        <w:pPrChange w:id="413" w:author="Rajo" w:date="2018-06-29T19:54:00Z">
          <w:pPr>
            <w:keepNext/>
            <w:spacing w:line="240" w:lineRule="auto"/>
            <w:jc w:val="both"/>
          </w:pPr>
        </w:pPrChange>
      </w:pPr>
      <w:ins w:id="414" w:author="Rajo" w:date="2018-06-29T19:54:00Z">
        <w:r>
          <w:t xml:space="preserve">Slika </w:t>
        </w:r>
        <w:r>
          <w:fldChar w:fldCharType="begin"/>
        </w:r>
        <w:r>
          <w:instrText xml:space="preserve"> STYLEREF 1 \s </w:instrText>
        </w:r>
      </w:ins>
      <w:r>
        <w:fldChar w:fldCharType="separate"/>
      </w:r>
      <w:r w:rsidR="00081852">
        <w:rPr>
          <w:noProof/>
        </w:rPr>
        <w:t>4</w:t>
      </w:r>
      <w:ins w:id="415" w:author="Rajo" w:date="2018-06-29T19:54:00Z">
        <w:r>
          <w:fldChar w:fldCharType="end"/>
        </w:r>
        <w:r>
          <w:t xml:space="preserve">.3 - </w:t>
        </w:r>
        <w:r>
          <w:rPr>
            <w:lang w:val="bs-Latn-BA"/>
          </w:rPr>
          <w:t>Uobičajeni SSO scenario</w:t>
        </w:r>
        <w:r>
          <w:rPr>
            <w:rStyle w:val="CommentReference"/>
          </w:rPr>
          <w:commentReference w:id="416"/>
        </w:r>
        <w:r w:rsidR="00A60C09">
          <w:rPr>
            <w:rStyle w:val="CommentReference"/>
            <w:b w:val="0"/>
            <w:bCs w:val="0"/>
            <w:i w:val="0"/>
          </w:rPr>
          <w:commentReference w:id="417"/>
        </w:r>
      </w:ins>
    </w:p>
    <w:p w14:paraId="5C7FD837" w14:textId="7417C506" w:rsidR="00C35BF2" w:rsidRDefault="00256AF3">
      <w:pPr>
        <w:spacing w:line="240" w:lineRule="auto"/>
        <w:ind w:firstLine="360"/>
        <w:jc w:val="both"/>
        <w:rPr>
          <w:lang w:val="bs-Latn-BA"/>
        </w:rPr>
      </w:pPr>
      <w:commentRangeStart w:id="418"/>
      <w:del w:id="419" w:author="Rajo" w:date="2018-06-29T19:54:00Z">
        <w:r w:rsidDel="009F016E">
          <w:rPr>
            <w:lang w:val="bs-Latn-BA"/>
          </w:rPr>
          <w:delText xml:space="preserve">Slika </w:delText>
        </w:r>
        <w:r w:rsidDel="009F016E">
          <w:rPr>
            <w:b/>
            <w:bCs/>
            <w:i/>
            <w:sz w:val="18"/>
            <w:szCs w:val="18"/>
            <w:lang w:val="bs-Latn-BA"/>
          </w:rPr>
          <w:fldChar w:fldCharType="begin"/>
        </w:r>
        <w:r w:rsidDel="009F016E">
          <w:rPr>
            <w:lang w:val="bs-Latn-BA"/>
          </w:rPr>
          <w:delInstrText xml:space="preserve"> STYLEREF 1 \s </w:delInstrText>
        </w:r>
        <w:r w:rsidDel="009F016E">
          <w:rPr>
            <w:b/>
            <w:bCs/>
            <w:i/>
            <w:sz w:val="18"/>
            <w:szCs w:val="18"/>
            <w:lang w:val="bs-Latn-BA"/>
          </w:rPr>
          <w:fldChar w:fldCharType="separate"/>
        </w:r>
        <w:r w:rsidDel="009F016E">
          <w:rPr>
            <w:lang w:val="bs-Latn-BA"/>
          </w:rPr>
          <w:delText>4</w:delText>
        </w:r>
        <w:r w:rsidDel="009F016E">
          <w:rPr>
            <w:b/>
            <w:bCs/>
            <w:i/>
            <w:sz w:val="18"/>
            <w:szCs w:val="18"/>
            <w:lang w:val="bs-Latn-BA"/>
          </w:rPr>
          <w:fldChar w:fldCharType="end"/>
        </w:r>
        <w:r w:rsidDel="009F016E">
          <w:rPr>
            <w:lang w:val="bs-Latn-BA"/>
          </w:rPr>
          <w:delText>.4 - Uobičajeni SSO scenario</w:delText>
        </w:r>
      </w:del>
      <w:commentRangeEnd w:id="418"/>
      <w:r w:rsidR="00440D69">
        <w:rPr>
          <w:rStyle w:val="CommentReference"/>
        </w:rPr>
        <w:commentReference w:id="418"/>
      </w: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koje posredstvom njega vrše autentikaciju. Korisnicima se posle registracije dodjeljuju odgovarajuća prava pristupa određenim aplikacijama, nakon čega su u stanju da pristupe tim aplikacijama kada prvi unesu svoje pristupne podatke, što eliminiše višestruke unose i prijavu. SSO takođe smanjuje vrijeme i cijenu uređivanja velikog broja korisničkih naloga koje administratori sistema moraju da održavaju, a koristan je i za dokumentovanje pristupa te praćenje aktivnosti korisnika. </w:t>
      </w:r>
      <w:r>
        <w:rPr>
          <w:vertAlign w:val="superscript"/>
          <w:lang w:val="bs-Latn-BA"/>
        </w:rPr>
        <w:t>[4]</w:t>
      </w:r>
      <w:r>
        <w:rPr>
          <w:lang w:val="bs-Latn-BA"/>
        </w:rPr>
        <w:t xml:space="preserve"> </w:t>
      </w:r>
    </w:p>
    <w:p w14:paraId="2F9693B8" w14:textId="42733196" w:rsidR="00C35BF2" w:rsidRDefault="00256AF3">
      <w:pPr>
        <w:spacing w:line="240" w:lineRule="auto"/>
        <w:ind w:firstLine="360"/>
        <w:jc w:val="both"/>
        <w:rPr>
          <w:ins w:id="420" w:author="Rajo" w:date="2018-06-29T19:58:00Z"/>
          <w:lang w:val="bs-Latn-BA"/>
        </w:rPr>
      </w:pPr>
      <w:r>
        <w:rPr>
          <w:lang w:val="bs-Latn-BA"/>
        </w:rPr>
        <w:t>Potencijalni sigurnosni problem upotrebe SSO sistema za autentikaciju korisnika, u odnosu na postojanje više nezavisnih sistema u okviru kojih korisnik mora pojedinačno da se prijavljuje, ogleda se u znatno većoj šteti koja nastaje ukoliko napadač dođe do njegovih pristupnih podataka. U tom slučaju, napadač bi automatski imao pristup svim aplikacijama koje korisnika autentikuju posredstvom tog SSO sistema.</w:t>
      </w:r>
    </w:p>
    <w:p w14:paraId="1335BBEB" w14:textId="0432AA14" w:rsidR="002A3D61" w:rsidRDefault="002A3D61">
      <w:pPr>
        <w:rPr>
          <w:lang w:val="bs-Latn-BA"/>
        </w:rPr>
        <w:pPrChange w:id="421" w:author="Rajo" w:date="2018-06-29T19:58:00Z">
          <w:pPr>
            <w:spacing w:line="240" w:lineRule="auto"/>
            <w:ind w:firstLine="360"/>
            <w:jc w:val="both"/>
          </w:pPr>
        </w:pPrChange>
      </w:pPr>
      <w:ins w:id="422" w:author="Rajo" w:date="2018-06-29T19:58:00Z">
        <w:r>
          <w:rPr>
            <w:lang w:val="bs-Latn-BA"/>
          </w:rPr>
          <w:br w:type="page"/>
        </w:r>
      </w:ins>
    </w:p>
    <w:p w14:paraId="3EADB63D" w14:textId="3D73A3FA" w:rsidR="00C35BF2" w:rsidRDefault="00256AF3">
      <w:pPr>
        <w:pStyle w:val="Heading1"/>
        <w:spacing w:line="240" w:lineRule="auto"/>
        <w:jc w:val="both"/>
        <w:rPr>
          <w:lang w:val="bs-Latn-BA"/>
        </w:rPr>
      </w:pPr>
      <w:bookmarkStart w:id="423" w:name="_Toc518070667"/>
      <w:commentRangeStart w:id="424"/>
      <w:commentRangeStart w:id="425"/>
      <w:r>
        <w:rPr>
          <w:lang w:val="bs-Latn-BA"/>
        </w:rPr>
        <w:t>AUTORIZACIJA I KONTROLA PRISTUPA</w:t>
      </w:r>
      <w:commentRangeEnd w:id="424"/>
      <w:r w:rsidR="00440D69">
        <w:rPr>
          <w:rStyle w:val="CommentReference"/>
          <w:rFonts w:ascii="Times New Roman" w:eastAsiaTheme="minorHAnsi" w:hAnsi="Times New Roman" w:cstheme="minorBidi"/>
          <w:color w:val="auto"/>
        </w:rPr>
        <w:commentReference w:id="424"/>
      </w:r>
      <w:commentRangeEnd w:id="425"/>
      <w:r w:rsidR="002A3D61">
        <w:rPr>
          <w:rStyle w:val="CommentReference"/>
          <w:rFonts w:ascii="Times New Roman" w:eastAsiaTheme="minorHAnsi" w:hAnsi="Times New Roman" w:cstheme="minorBidi"/>
          <w:color w:val="auto"/>
        </w:rPr>
        <w:commentReference w:id="425"/>
      </w:r>
      <w:bookmarkEnd w:id="423"/>
    </w:p>
    <w:p w14:paraId="29350513" w14:textId="77777777" w:rsidR="00C35BF2" w:rsidRDefault="00C35BF2">
      <w:pPr>
        <w:spacing w:line="240" w:lineRule="auto"/>
        <w:jc w:val="both"/>
        <w:rPr>
          <w:lang w:val="bs-Latn-BA"/>
        </w:rPr>
      </w:pPr>
    </w:p>
    <w:p w14:paraId="7210653E" w14:textId="77777777" w:rsidR="00C35BF2" w:rsidRDefault="00256AF3">
      <w:pPr>
        <w:pStyle w:val="Heading2"/>
        <w:spacing w:line="240" w:lineRule="auto"/>
        <w:jc w:val="both"/>
        <w:rPr>
          <w:lang w:val="bs-Latn-BA"/>
        </w:rPr>
      </w:pPr>
      <w:bookmarkStart w:id="426" w:name="_Toc518070668"/>
      <w:r>
        <w:rPr>
          <w:lang w:val="bs-Latn-BA"/>
        </w:rPr>
        <w:t>Autorizacija</w:t>
      </w:r>
      <w:bookmarkEnd w:id="426"/>
    </w:p>
    <w:p w14:paraId="7A08F654" w14:textId="77777777" w:rsidR="00C35BF2" w:rsidRDefault="00256AF3">
      <w:pPr>
        <w:spacing w:line="240" w:lineRule="auto"/>
        <w:ind w:firstLine="360"/>
        <w:jc w:val="both"/>
        <w:rPr>
          <w:lang w:val="bs-Latn-BA"/>
        </w:rPr>
      </w:pPr>
      <w:r>
        <w:rPr>
          <w:lang w:val="bs-Latn-BA"/>
        </w:rPr>
        <w:t xml:space="preserve">Autorizacija korisnika je proces utvrđivanja prava koje on posjeduje u okviru sistema, nakon što se prethodno autentikovao, odnosno potvrdio svoj identitet. Sistem na osnovu identiteta korisnika pronalazi neke dodatne informacije o njemu, kao npr. da li pripada nekoj određenoj grupi korisnika, koja je njegova uloga u okviru sistema itd., te na osnovu toga sprovodi pravila, odnosno određuje kojim resursima on može pristupiti i koje akcije su mu dozvoljene. Kako bi sistem bio u stanju da sprovodi ta pravila, on osim informacija o samom korisniku, mora imati definisane propise koji određuju prava i dozvole koje npr. određene grupe i tipovi korisnika imaju ka resursima ili funkcionalnostima sistema. Uobičajeno je da se korisniku nakon registracije, bilo automatski ili od strane administratora sistema, dodjeljuje pripadnost odgovarajućoj grupi (grupama) i/ili odgovarajuća uloga, čime on stiče određena prava pristupa koja data grupa/uloga ima ka određenim resursima i funkcionalnostima sistema. </w:t>
      </w:r>
    </w:p>
    <w:p w14:paraId="44DEE9A1" w14:textId="77777777" w:rsidR="00C35BF2" w:rsidRDefault="00256AF3">
      <w:pPr>
        <w:spacing w:line="240" w:lineRule="auto"/>
        <w:ind w:firstLine="360"/>
        <w:jc w:val="both"/>
        <w:rPr>
          <w:lang w:val="bs-Latn-BA"/>
        </w:rPr>
      </w:pPr>
      <w:r>
        <w:rPr>
          <w:lang w:val="bs-Latn-BA"/>
        </w:rPr>
        <w:t>Autorizacija je bitna iz razloga što većina sistema, bilo poslovnih ili namijenjenih javnosti, posjeduje određene dijelove/ogranke koji ne bi trebali biti dostupni svima. Zavisno od veličine sistema, on može posjedovati određeni broj ogranaka koji sadrže osjetljive resurse i podatke, i kojima bi trebali moći pristupiti samo korisnici koji pripadaju tom ogranku, odnosno određenoj grupi. Nakon što se u okviru sistema/organizacije definišu grupe korisnika, kao npr. u okviru banke - klijenti, menadžment, finansije, tehničko osoblje, računovodstvo itd., potrebno je d</w:t>
      </w:r>
      <w:r>
        <w:rPr>
          <w:lang w:val="bs-Latn-BA"/>
        </w:rPr>
        <w:lastRenderedPageBreak/>
        <w:t>efinisati kojim resursima i funkcionalnostima njihovi članovi imaju pristup i koje akcije oni mogu vršiti nad njima. Npr. u slučaju online sistema banke, korisnik iz grupe klijenata ima pristup pregledu isključivo svojih transakcija kao i mogućnost obavljanja novih, dok korisnik iz grupe finansija ima samo mogućnost pregleda transakcija svojih klijenata. Kako bi gore navedeno bilo moguće ostvariti i definisati, sigurnosni sistemi određenog tipa kao što je npr. IAM (</w:t>
      </w:r>
      <w:r>
        <w:rPr>
          <w:i/>
          <w:lang w:val="bs-Latn-BA"/>
        </w:rPr>
        <w:t>Identity and Access Management</w:t>
      </w:r>
      <w:r>
        <w:rPr>
          <w:lang w:val="bs-Latn-BA"/>
        </w:rPr>
        <w:t xml:space="preserve">) posjeduju funkcionalnost koja administratorima nudi mogućnost kreiranja/uređivanja autorizacionih pravila, uključujući sve ono što je potrebno za to, odnosno kreiranje/uređivanje korisničkih naloga, grupa, uloga, privilegija, dozvola itd. </w:t>
      </w:r>
    </w:p>
    <w:p w14:paraId="36B59BBB" w14:textId="5088F291" w:rsidR="002E016E" w:rsidRDefault="00256AF3" w:rsidP="002E016E">
      <w:pPr>
        <w:spacing w:line="240" w:lineRule="auto"/>
        <w:ind w:firstLine="360"/>
        <w:jc w:val="both"/>
        <w:rPr>
          <w:ins w:id="427" w:author="Rajo" w:date="2018-06-29T20:17:00Z"/>
          <w:lang w:val="bs-Latn-BA"/>
        </w:rPr>
      </w:pPr>
      <w:r>
        <w:rPr>
          <w:lang w:val="bs-Latn-BA"/>
        </w:rPr>
        <w:t xml:space="preserve">Pored gore navedenog načina definisanja autorizacionih propisa, koji predstavlja njihovo eksplicitno kreiranja od strane administratora sistema upotrebom odgovarajućih alata, oni mogu biti i implicitno kreirani od strane korisnika sistema, kao što je to npr. slučaj sa socijalnim mrežama. Nekada ranije su te mogućnosti bile prilično ograničene i svodile su se na samo nekoliko pravila koje korisnik može definisati. Međutim, u današnje vrijeme je povjerljivost informacija koje korisnik dijeli o sebi veoma bitna tema, pa on kroz određena podešavanja u okviru sistema na raspolaganju ima dosta veći broj sigurnosnih propisa koje može implicitno podesiti kako bi se zaštitio od neželjenog pristupa, odnosno kako bi informacije o sebi podijelio isključivo sa ciljnom grupom korisnika i to na određeni način, ili im potpuno onemogućio pristup. </w:t>
      </w:r>
      <w:r>
        <w:rPr>
          <w:vertAlign w:val="superscript"/>
          <w:lang w:val="bs-Latn-BA"/>
        </w:rPr>
        <w:t>[5] [6]</w:t>
      </w:r>
      <w:ins w:id="428" w:author="Rajo" w:date="2018-06-29T20:17:00Z">
        <w:r w:rsidR="002E016E">
          <w:rPr>
            <w:lang w:val="bs-Latn-BA"/>
          </w:rPr>
          <w:t xml:space="preserve"> </w:t>
        </w:r>
      </w:ins>
    </w:p>
    <w:p w14:paraId="74FAB1EE" w14:textId="769F01AB" w:rsidR="002E016E" w:rsidRDefault="002E016E">
      <w:pPr>
        <w:rPr>
          <w:ins w:id="429" w:author="Rajo" w:date="2018-06-29T20:17:00Z"/>
          <w:lang w:val="bs-Latn-BA"/>
        </w:rPr>
      </w:pPr>
      <w:ins w:id="430" w:author="Rajo" w:date="2018-06-29T20:17:00Z">
        <w:r>
          <w:rPr>
            <w:lang w:val="bs-Latn-BA"/>
          </w:rPr>
          <w:br w:type="page"/>
        </w:r>
      </w:ins>
    </w:p>
    <w:p w14:paraId="4D1006FD" w14:textId="77777777" w:rsidR="00C35BF2" w:rsidDel="002E016E" w:rsidRDefault="00C35BF2">
      <w:pPr>
        <w:rPr>
          <w:del w:id="431" w:author="Rajo" w:date="2018-06-29T20:17:00Z"/>
          <w:lang w:val="bs-Latn-BA"/>
        </w:rPr>
        <w:pPrChange w:id="432" w:author="Rajo" w:date="2018-06-29T20:17:00Z">
          <w:pPr>
            <w:spacing w:line="240" w:lineRule="auto"/>
            <w:ind w:firstLine="360"/>
            <w:jc w:val="both"/>
          </w:pPr>
        </w:pPrChange>
      </w:pPr>
      <w:bookmarkStart w:id="433" w:name="_Toc518070669"/>
      <w:bookmarkEnd w:id="433"/>
    </w:p>
    <w:p w14:paraId="70BA6043" w14:textId="7AE8FA23" w:rsidR="00102653" w:rsidDel="002E016E" w:rsidRDefault="00102653" w:rsidP="00AF5E11">
      <w:pPr>
        <w:spacing w:line="240" w:lineRule="auto"/>
        <w:jc w:val="both"/>
        <w:rPr>
          <w:del w:id="434" w:author="Rajo" w:date="2018-06-29T20:17:00Z"/>
          <w:lang w:val="bs-Latn-BA"/>
        </w:rPr>
      </w:pPr>
      <w:bookmarkStart w:id="435" w:name="_Toc518070670"/>
      <w:bookmarkEnd w:id="435"/>
    </w:p>
    <w:p w14:paraId="3787CF13" w14:textId="457A92DA" w:rsidR="00C35BF2" w:rsidRDefault="00256AF3">
      <w:pPr>
        <w:pStyle w:val="Heading2"/>
        <w:spacing w:line="240" w:lineRule="auto"/>
        <w:jc w:val="both"/>
        <w:rPr>
          <w:lang w:val="bs-Latn-BA"/>
        </w:rPr>
      </w:pPr>
      <w:bookmarkStart w:id="436" w:name="_Toc518070671"/>
      <w:r>
        <w:rPr>
          <w:lang w:val="bs-Latn-BA"/>
        </w:rPr>
        <w:t>Kontrola pristupa</w:t>
      </w:r>
      <w:bookmarkEnd w:id="436"/>
    </w:p>
    <w:p w14:paraId="701FEE95" w14:textId="77777777" w:rsidR="00C35BF2" w:rsidRDefault="00256AF3">
      <w:pPr>
        <w:spacing w:line="240" w:lineRule="auto"/>
        <w:ind w:firstLine="360"/>
        <w:jc w:val="both"/>
        <w:rPr>
          <w:lang w:val="bs-Latn-BA"/>
        </w:rPr>
      </w:pPr>
      <w:r>
        <w:rPr>
          <w:lang w:val="bs-Latn-BA"/>
        </w:rPr>
        <w:t xml:space="preserve">Uopšteno govoreći, kontrola pristupa obuhvata procese autentikacije i autorizacije. Međutim, preciznije rečeno, kontrola pristupa se odnosi na odobrenje pristupa već autentikovanom korisniku ka nekom konkretnom resursu, pri čemu sistem tu odluku donosi na osnovu dozvola koje su mu dodijeljene kao i na osnovu atributa samog resursa. Pored toga, može se oslanjati i na neke dodatne informacije vezane za uslove/okruženje u kojim se sprovodi, kao npr. lokaciju korisnika, njegovu IP/MAC adresu, trenutni datum i vrijeme itd. Dok autorizacioni propisi definišu čemu određeni korisnik ili grupa korisnika može pristupiti, kontrola pristupa predstavlja metode koje se koriste za njihovo sprovođenje. </w:t>
      </w:r>
    </w:p>
    <w:p w14:paraId="1410AC70" w14:textId="77777777" w:rsidR="00C35BF2" w:rsidRDefault="00256AF3">
      <w:pPr>
        <w:spacing w:line="240" w:lineRule="auto"/>
        <w:ind w:firstLine="360"/>
        <w:jc w:val="both"/>
        <w:rPr>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5EB40426" w14:textId="77777777" w:rsidR="00C35BF2" w:rsidRDefault="00256AF3">
      <w:pPr>
        <w:spacing w:line="240" w:lineRule="auto"/>
        <w:ind w:firstLine="360"/>
        <w:jc w:val="both"/>
        <w:rPr>
          <w:lang w:val="bs-Latn-BA"/>
        </w:rPr>
      </w:pPr>
      <w:r>
        <w:rPr>
          <w:lang w:val="bs-Latn-BA"/>
        </w:rPr>
        <w:t>Postoji više različitih modela kontrole pristupa:</w:t>
      </w:r>
      <w:r>
        <w:rPr>
          <w:vertAlign w:val="superscript"/>
          <w:lang w:val="bs-Latn-BA"/>
        </w:rPr>
        <w:t xml:space="preserve"> [5] [6]</w:t>
      </w:r>
    </w:p>
    <w:p w14:paraId="3B10203D" w14:textId="77777777" w:rsidR="00C35BF2" w:rsidRDefault="00256AF3">
      <w:pPr>
        <w:pStyle w:val="ListParagraph1"/>
        <w:numPr>
          <w:ilvl w:val="0"/>
          <w:numId w:val="6"/>
        </w:numPr>
        <w:spacing w:line="240" w:lineRule="auto"/>
        <w:jc w:val="both"/>
        <w:rPr>
          <w:lang w:val="bs-Latn-BA"/>
        </w:rPr>
      </w:pPr>
      <w:r>
        <w:rPr>
          <w:lang w:val="bs-Latn-BA"/>
        </w:rPr>
        <w:t>Kontrola pristupa zasnovana na atributima (</w:t>
      </w:r>
      <w:r>
        <w:rPr>
          <w:i/>
          <w:lang w:val="bs-Latn-BA"/>
        </w:rPr>
        <w:t>Attribute-based Access Control</w:t>
      </w:r>
      <w:r>
        <w:rPr>
          <w:lang w:val="bs-Latn-BA"/>
        </w:rPr>
        <w:t xml:space="preserve"> - ABAC) – sprovodi se tako što se provjerava jesu li odgovarajući atributi subjekta, kao i atributi objekata kojima on pristupa, u skladu sa definisanim propisima</w:t>
      </w:r>
      <w:r>
        <w:t>,</w:t>
      </w:r>
    </w:p>
    <w:p w14:paraId="74B1965B" w14:textId="77777777" w:rsidR="00C35BF2" w:rsidRDefault="00256AF3">
      <w:pPr>
        <w:pStyle w:val="ListParagraph1"/>
        <w:numPr>
          <w:ilvl w:val="0"/>
          <w:numId w:val="6"/>
        </w:numPr>
        <w:spacing w:line="240" w:lineRule="auto"/>
        <w:jc w:val="both"/>
        <w:rPr>
          <w:lang w:val="bs-Latn-BA"/>
        </w:rPr>
      </w:pPr>
      <w:r>
        <w:rPr>
          <w:lang w:val="bs-Latn-BA"/>
        </w:rPr>
        <w:t>Diskreciona kontrola pristupa (</w:t>
      </w:r>
      <w:r>
        <w:rPr>
          <w:i/>
          <w:lang w:val="bs-Latn-BA"/>
        </w:rPr>
        <w:t>Discretionary Access Control</w:t>
      </w:r>
      <w:r>
        <w:rPr>
          <w:lang w:val="bs-Latn-BA"/>
        </w:rPr>
        <w:t xml:space="preserve"> - DAC) – ograničavanje pristupa objektima vrši se na osnovu identiteta subjekta i grupa kojima on pripada. Kontrola je diskre</w:t>
      </w:r>
      <w:r>
        <w:rPr>
          <w:lang w:val="bs-Latn-BA"/>
        </w:rPr>
        <w:lastRenderedPageBreak/>
        <w:t>ciona u smislu da subjekat sa određenom dozvolom za pristup, može da prenese tu dozvolu na bilo koji drugi subjekat</w:t>
      </w:r>
      <w:r>
        <w:t>,</w:t>
      </w:r>
    </w:p>
    <w:p w14:paraId="5BE204DD" w14:textId="77777777" w:rsidR="00C35BF2" w:rsidRDefault="00256AF3">
      <w:pPr>
        <w:pStyle w:val="ListParagraph1"/>
        <w:numPr>
          <w:ilvl w:val="0"/>
          <w:numId w:val="6"/>
        </w:numPr>
        <w:spacing w:line="240" w:lineRule="auto"/>
        <w:jc w:val="both"/>
        <w:rPr>
          <w:lang w:val="bs-Latn-BA"/>
        </w:rPr>
      </w:pPr>
      <w:r>
        <w:rPr>
          <w:lang w:val="bs-Latn-BA"/>
        </w:rPr>
        <w:t>Kontrola pristupa zasnovana na istoriji (</w:t>
      </w:r>
      <w:r>
        <w:rPr>
          <w:i/>
          <w:lang w:val="bs-Latn-BA"/>
        </w:rPr>
        <w:t>History-Based Access Control</w:t>
      </w:r>
      <w:r>
        <w:rPr>
          <w:lang w:val="bs-Latn-BA"/>
        </w:rPr>
        <w:t xml:space="preserve"> - HBAC) – pristup se odobrava ili ograničava na osnovu trenutne analize istorije svi</w:t>
      </w:r>
      <w:r>
        <w:rPr>
          <w:lang w:val="bs-Latn-BA"/>
        </w:rPr>
        <w:lastRenderedPageBreak/>
        <w:t>h aktivnosti koje su se odvijale na sistemu</w:t>
      </w:r>
      <w:r>
        <w:t>,</w:t>
      </w:r>
    </w:p>
    <w:p w14:paraId="08E16A08" w14:textId="77777777" w:rsidR="00C35BF2" w:rsidRDefault="00256AF3">
      <w:pPr>
        <w:pStyle w:val="ListParagraph1"/>
        <w:numPr>
          <w:ilvl w:val="0"/>
          <w:numId w:val="6"/>
        </w:numPr>
        <w:spacing w:line="240" w:lineRule="auto"/>
        <w:jc w:val="both"/>
        <w:rPr>
          <w:lang w:val="bs-Latn-BA"/>
        </w:rPr>
      </w:pPr>
      <w:r>
        <w:rPr>
          <w:lang w:val="bs-Latn-BA"/>
        </w:rPr>
        <w:t>Kontrola pristupa zasnovana na identitetu (</w:t>
      </w:r>
      <w:r>
        <w:rPr>
          <w:i/>
          <w:lang w:val="bs-Latn-BA"/>
        </w:rPr>
        <w:t>Identity-Based Access Control</w:t>
      </w:r>
      <w:r>
        <w:rPr>
          <w:lang w:val="bs-Latn-BA"/>
        </w:rPr>
        <w:t xml:space="preserve"> - IBAC) –pristup objektu se odobrava ili ograničava na osnovu utvrđenog identiteta subjekta, zavisno od toga da li je na listi onih koji imaju tu dozvolu ili ne</w:t>
      </w:r>
      <w:r>
        <w:t>,</w:t>
      </w:r>
    </w:p>
    <w:p w14:paraId="4AAD5CEB" w14:textId="77777777" w:rsidR="00C35BF2" w:rsidRDefault="00256AF3">
      <w:pPr>
        <w:pStyle w:val="ListParagraph1"/>
        <w:numPr>
          <w:ilvl w:val="0"/>
          <w:numId w:val="6"/>
        </w:numPr>
        <w:spacing w:line="240" w:lineRule="auto"/>
        <w:jc w:val="both"/>
        <w:rPr>
          <w:lang w:val="bs-Latn-BA"/>
        </w:rPr>
      </w:pPr>
      <w:r>
        <w:rPr>
          <w:lang w:val="bs-Latn-BA"/>
        </w:rPr>
        <w:t>Obavezna kontrola pristupa – (</w:t>
      </w:r>
      <w:r>
        <w:rPr>
          <w:i/>
          <w:lang w:val="bs-Latn-BA"/>
        </w:rPr>
        <w:t>Mandatory Access Control</w:t>
      </w:r>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77D27D0F" w14:textId="77777777" w:rsidR="00C35BF2" w:rsidRDefault="00256AF3">
      <w:pPr>
        <w:pStyle w:val="ListParagraph1"/>
        <w:numPr>
          <w:ilvl w:val="0"/>
          <w:numId w:val="6"/>
        </w:numPr>
        <w:spacing w:line="240" w:lineRule="auto"/>
        <w:jc w:val="both"/>
        <w:rPr>
          <w:lang w:val="bs-Latn-BA"/>
        </w:rPr>
      </w:pPr>
      <w:r>
        <w:rPr>
          <w:lang w:val="bs-Latn-BA"/>
        </w:rPr>
        <w:t>Kontrola pristupa zasnovana na organizaciji (</w:t>
      </w:r>
      <w:r>
        <w:rPr>
          <w:i/>
          <w:lang w:val="bs-Latn-BA"/>
        </w:rPr>
        <w:t xml:space="preserve">Organization-Based Access Control </w:t>
      </w:r>
      <w:r>
        <w:rPr>
          <w:lang w:val="bs-Latn-BA"/>
        </w:rPr>
        <w:t xml:space="preserve">- OrBAC) – svi sigurnosni propisi su podešeni specifično za svaku od organizacija, pri čemu su definisani od strane same organizacije. Na taj način, moguće je istovremeno upravljati sa nekoliko sigurnosnih propisa, povezanih sa različitim organizacijama. </w:t>
      </w:r>
    </w:p>
    <w:p w14:paraId="6114928C" w14:textId="77777777" w:rsidR="00C35BF2" w:rsidRDefault="00256AF3">
      <w:pPr>
        <w:pStyle w:val="ListParagraph1"/>
        <w:numPr>
          <w:ilvl w:val="0"/>
          <w:numId w:val="6"/>
        </w:numPr>
        <w:spacing w:line="240" w:lineRule="auto"/>
        <w:jc w:val="both"/>
        <w:rPr>
          <w:lang w:val="bs-Latn-BA"/>
        </w:rPr>
      </w:pPr>
      <w:r>
        <w:rPr>
          <w:lang w:val="bs-Latn-BA"/>
        </w:rPr>
        <w:t>Kontrola pristupa zasnovana na ulogama (</w:t>
      </w:r>
      <w:r>
        <w:rPr>
          <w:i/>
          <w:lang w:val="bs-Latn-BA"/>
        </w:rPr>
        <w:t>Role-Based Access Control</w:t>
      </w:r>
      <w:r>
        <w:rPr>
          <w:lang w:val="bs-Latn-BA"/>
        </w:rPr>
        <w:t xml:space="preserve"> - RBAC) – ograničavanje pristupa objektima vrši se na osnovu uloga koja posjeduje određeni subjekat, odnosno koje su mu dodijeljene. Uloge se definišu u </w:t>
      </w:r>
      <w:r>
        <w:t xml:space="preserve">skladu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6D46E67D" w14:textId="77777777" w:rsidR="00C35BF2" w:rsidRDefault="00256AF3">
      <w:pPr>
        <w:pStyle w:val="ListParagraph1"/>
        <w:numPr>
          <w:ilvl w:val="0"/>
          <w:numId w:val="6"/>
        </w:numPr>
        <w:spacing w:line="240" w:lineRule="auto"/>
        <w:jc w:val="both"/>
        <w:rPr>
          <w:lang w:val="bs-Latn-BA"/>
        </w:rPr>
      </w:pPr>
      <w:r>
        <w:rPr>
          <w:lang w:val="bs-Latn-BA"/>
        </w:rPr>
        <w:t>Kontrola pristupa zasnovana na pravilima (</w:t>
      </w:r>
      <w:r>
        <w:rPr>
          <w:i/>
          <w:lang w:val="bs-Latn-BA"/>
        </w:rPr>
        <w:t>Rule-Based Access Control</w:t>
      </w:r>
      <w:r>
        <w:rPr>
          <w:lang w:val="bs-Latn-BA"/>
        </w:rPr>
        <w:t xml:space="preserve"> - RAC) – pristup objektu se dozvoljava ili sprečava u zavisnosti od skupa pravila koje je definisao administrator sistema. Pristupna pravila se čuvaju u odgovarajućoj listi, specifičnoj za taj objekat.</w:t>
      </w:r>
      <w:r>
        <w:rPr>
          <w:lang w:val="bs-Latn-BA"/>
        </w:rPr>
        <w:br w:type="page"/>
      </w:r>
    </w:p>
    <w:p w14:paraId="54053D40" w14:textId="77777777" w:rsidR="00C35BF2" w:rsidRDefault="00256AF3">
      <w:pPr>
        <w:pStyle w:val="Heading1"/>
        <w:spacing w:line="240" w:lineRule="auto"/>
        <w:jc w:val="both"/>
        <w:rPr>
          <w:lang w:val="bs-Latn-BA"/>
        </w:rPr>
      </w:pPr>
      <w:bookmarkStart w:id="437" w:name="_Toc518070672"/>
      <w:r>
        <w:rPr>
          <w:lang w:val="bs-Latn-BA"/>
        </w:rPr>
        <w:t>SAML (</w:t>
      </w:r>
      <w:r>
        <w:rPr>
          <w:i/>
          <w:iCs/>
          <w:lang w:val="bs-Latn-BA"/>
        </w:rPr>
        <w:t>SECURITY ASSERTION MARKUP LANGUAGE</w:t>
      </w:r>
      <w:r>
        <w:rPr>
          <w:lang w:val="bs-Latn-BA"/>
        </w:rPr>
        <w:t>)</w:t>
      </w:r>
      <w:bookmarkEnd w:id="437"/>
    </w:p>
    <w:p w14:paraId="680B9332" w14:textId="77777777" w:rsidR="00C35BF2" w:rsidRDefault="00256AF3">
      <w:pPr>
        <w:spacing w:line="240" w:lineRule="auto"/>
        <w:ind w:firstLine="360"/>
        <w:jc w:val="both"/>
        <w:rPr>
          <w:lang w:val="bs-Latn-BA"/>
        </w:rPr>
      </w:pPr>
      <w:r>
        <w:rPr>
          <w:lang w:val="bs-Latn-BA"/>
        </w:rPr>
        <w:t>SAML je otvoreni, standardizovani format poruka, tj. protokol zasnovan na XML-u, koji služi za razmjenu autentikacionih i autorizacionih podataka. Komunikacija u kojoj se razmjenjuju takve poruke se najčešće vrši između davaoca identiteta i davaoca usluge,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r>
        <w:rPr>
          <w:vertAlign w:val="superscript"/>
          <w:lang w:val="bs-Latn-BA"/>
        </w:rPr>
        <w:t>[7]</w:t>
      </w:r>
    </w:p>
    <w:p w14:paraId="1F1AC1ED" w14:textId="77777777" w:rsidR="00C35BF2" w:rsidRDefault="00C35BF2">
      <w:pPr>
        <w:spacing w:line="240" w:lineRule="auto"/>
        <w:jc w:val="both"/>
        <w:rPr>
          <w:lang w:val="bs-Latn-BA"/>
        </w:rPr>
      </w:pPr>
    </w:p>
    <w:p w14:paraId="608E75FD" w14:textId="77777777" w:rsidR="00C35BF2" w:rsidRDefault="00256AF3">
      <w:pPr>
        <w:pStyle w:val="Heading2"/>
        <w:spacing w:line="240" w:lineRule="auto"/>
        <w:jc w:val="both"/>
        <w:rPr>
          <w:lang w:val="bs-Latn-BA"/>
        </w:rPr>
      </w:pPr>
      <w:bookmarkStart w:id="438" w:name="_Toc518070673"/>
      <w:r>
        <w:rPr>
          <w:lang w:val="bs-Latn-BA"/>
        </w:rPr>
        <w:t>Principi</w:t>
      </w:r>
      <w:bookmarkEnd w:id="438"/>
    </w:p>
    <w:p w14:paraId="54516365" w14:textId="77777777" w:rsidR="00C35BF2" w:rsidRDefault="00256AF3">
      <w:pPr>
        <w:spacing w:line="240" w:lineRule="auto"/>
        <w:ind w:firstLine="360"/>
        <w:jc w:val="both"/>
        <w:rPr>
          <w:lang w:val="bs-Latn-BA"/>
        </w:rPr>
      </w:pPr>
      <w:r>
        <w:rPr>
          <w:lang w:val="bs-Latn-BA"/>
        </w:rPr>
        <w:t xml:space="preserve">Postoje tri različite uloge u scenarijima koje propisuje SAML specifikacija: </w:t>
      </w:r>
      <w:r>
        <w:rPr>
          <w:vertAlign w:val="superscript"/>
          <w:lang w:val="bs-Latn-BA"/>
        </w:rPr>
        <w:t>[8]</w:t>
      </w:r>
    </w:p>
    <w:p w14:paraId="515EF687" w14:textId="77777777" w:rsidR="00C35BF2" w:rsidRDefault="00256AF3">
      <w:pPr>
        <w:pStyle w:val="ListParagraph1"/>
        <w:numPr>
          <w:ilvl w:val="0"/>
          <w:numId w:val="7"/>
        </w:numPr>
        <w:spacing w:line="240" w:lineRule="auto"/>
        <w:jc w:val="both"/>
        <w:rPr>
          <w:lang w:val="bs-Latn-BA"/>
        </w:rPr>
      </w:pPr>
      <w:r>
        <w:t>k</w:t>
      </w:r>
      <w:r>
        <w:rPr>
          <w:lang w:val="bs-Latn-BA"/>
        </w:rPr>
        <w:t>orisnik</w:t>
      </w:r>
      <w:r>
        <w:rPr>
          <w:i/>
          <w:lang w:val="bs-Latn-BA"/>
        </w:rPr>
        <w:t xml:space="preserve"> (Principal)</w:t>
      </w:r>
      <w:r>
        <w:rPr>
          <w:lang w:val="bs-Latn-BA"/>
        </w:rPr>
        <w:t xml:space="preserve"> - subjekat koji može biti autentikovan u o</w:t>
      </w:r>
      <w:r>
        <w:rPr>
          <w:lang w:val="bs-Latn-BA"/>
        </w:rPr>
        <w:lastRenderedPageBreak/>
        <w:t>kviru određenog sigurnosnog domena</w:t>
      </w:r>
      <w:r>
        <w:t>,</w:t>
      </w:r>
    </w:p>
    <w:p w14:paraId="432474E8" w14:textId="77777777" w:rsidR="00C35BF2" w:rsidRDefault="00256AF3">
      <w:pPr>
        <w:pStyle w:val="ListParagraph1"/>
        <w:numPr>
          <w:ilvl w:val="0"/>
          <w:numId w:val="7"/>
        </w:numPr>
        <w:spacing w:line="240" w:lineRule="auto"/>
        <w:jc w:val="both"/>
        <w:rPr>
          <w:lang w:val="bs-Latn-BA"/>
        </w:rPr>
      </w:pPr>
      <w:r>
        <w:t>davalac identiteta</w:t>
      </w:r>
      <w:r>
        <w:rPr>
          <w:lang w:val="bs-Latn-BA"/>
        </w:rPr>
        <w:t xml:space="preserve"> (</w:t>
      </w:r>
      <w:r>
        <w:rPr>
          <w:i/>
          <w:lang w:val="bs-Latn-BA"/>
        </w:rPr>
        <w:t xml:space="preserve">Identity Provider </w:t>
      </w:r>
      <w:r>
        <w:rPr>
          <w:lang w:val="bs-Latn-BA"/>
        </w:rPr>
        <w:t>- IdP) - sistem koji služi za dodavanje, održavanje i upravljanje informacijama o identitetu subjekta, kao i za njihovo izdavanje u obliku SAML tvrdnji koje su opisane u tački 6.2.1</w:t>
      </w:r>
      <w:r>
        <w:t>,</w:t>
      </w:r>
    </w:p>
    <w:p w14:paraId="68A5B648" w14:textId="77777777" w:rsidR="00C35BF2" w:rsidRDefault="00256AF3">
      <w:pPr>
        <w:pStyle w:val="ListParagraph1"/>
        <w:numPr>
          <w:ilvl w:val="0"/>
          <w:numId w:val="7"/>
        </w:numPr>
        <w:spacing w:line="240" w:lineRule="auto"/>
        <w:jc w:val="both"/>
        <w:rPr>
          <w:lang w:val="bs-Latn-BA"/>
        </w:rPr>
      </w:pPr>
      <w:r>
        <w:t>davalac usluge</w:t>
      </w:r>
      <w:r>
        <w:rPr>
          <w:lang w:val="bs-Latn-BA"/>
        </w:rPr>
        <w:t xml:space="preserve"> (</w:t>
      </w:r>
      <w:r>
        <w:rPr>
          <w:i/>
          <w:lang w:val="bs-Latn-BA"/>
        </w:rPr>
        <w:t xml:space="preserve">Service Provider </w:t>
      </w:r>
      <w:r>
        <w:rPr>
          <w:lang w:val="bs-Latn-BA"/>
        </w:rPr>
        <w:t>- SP)</w:t>
      </w:r>
      <w:r>
        <w:rPr>
          <w:i/>
          <w:lang w:val="bs-Latn-BA"/>
        </w:rPr>
        <w:t xml:space="preserve"> </w:t>
      </w:r>
      <w:r>
        <w:rPr>
          <w:lang w:val="bs-Latn-BA"/>
        </w:rPr>
        <w:t>- sistem odnosno servis čijim resursima korisnik želi pristupiti, i koji obavlja komunikaciju sa davaocem identiteta u cilju sprovođenja kontrole pristupa</w:t>
      </w:r>
      <w:r>
        <w:t>.</w:t>
      </w:r>
    </w:p>
    <w:p w14:paraId="384EC55E" w14:textId="77777777" w:rsidR="00C35BF2" w:rsidRDefault="00256AF3">
      <w:pPr>
        <w:spacing w:line="240" w:lineRule="auto"/>
        <w:ind w:firstLine="360"/>
        <w:jc w:val="both"/>
        <w:rPr>
          <w:lang w:val="bs-Latn-BA"/>
        </w:rPr>
      </w:pPr>
      <w:r>
        <w:rPr>
          <w:lang w:val="bs-Latn-BA"/>
        </w:rPr>
        <w:t>Uobičajeni tok dešavanja u tim scenarijima počinje tako što korisnik traži pristup resursu ili određenoj usluzi na strani davaoca usluge. On zatim od davaoca identiteta zahtijeva i dobavlja tvrdnje o identitetu korisnika, te na osnovu njih vrši odluke o pravima pristupa zahtijevanim resursima i uslugama.</w:t>
      </w:r>
    </w:p>
    <w:p w14:paraId="40F67F7D" w14:textId="77777777" w:rsidR="00C35BF2" w:rsidRDefault="00256AF3">
      <w:pPr>
        <w:spacing w:line="240" w:lineRule="auto"/>
        <w:ind w:firstLine="360"/>
        <w:jc w:val="both"/>
        <w:rPr>
          <w:lang w:val="bs-Latn-BA"/>
        </w:rPr>
      </w:pPr>
      <w:r>
        <w:rPr>
          <w:lang w:val="bs-Latn-BA"/>
        </w:rPr>
        <w:t xml:space="preserve">Davalac identiteta, prije nego što dostavi tvrdnju o identitetu korisnika davaoca usluge, može tražiti neke dodatne informacije od korisnika, kao što su korisničko ime i lozinka, kako bi utvrdio njegov identitet. SAML specifikuje tvrdnje između tri strane, naročito poruke kojim se tvrdi identitet korisnika od strane davaoca identiteta prema davaoca usluge. Po SAML specifikaciji, jedan davalac identiteta može slati tvrdnje različitim davaocima usluge. Slično, jedan davalac usluge može se oslanjati i vjerovati tvrdnjama dobijenim od strane više nezavisnih davalaca identiteta. </w:t>
      </w:r>
    </w:p>
    <w:p w14:paraId="4B85BE2B" w14:textId="77777777" w:rsidR="00C35BF2" w:rsidRDefault="00256AF3">
      <w:pPr>
        <w:spacing w:line="240" w:lineRule="auto"/>
        <w:ind w:firstLine="360"/>
        <w:jc w:val="both"/>
        <w:rPr>
          <w:lang w:val="bs-Latn-BA"/>
        </w:rPr>
      </w:pPr>
      <w:r>
        <w:rPr>
          <w:lang w:val="bs-Latn-BA"/>
        </w:rPr>
        <w:t>SAML ne definiše način na koji će se korisnik autentikovati na strani davaoca identiteta. Mogu se koristiti korisničko ime i lozinka ili neki drugi oblik autentikacije, uključujući autentikaciju u više koraka, tj. višestepenu autentikaciju (</w:t>
      </w:r>
      <w:r>
        <w:rPr>
          <w:i/>
          <w:lang w:val="bs-Latn-BA"/>
        </w:rPr>
        <w:t>multi factor</w:t>
      </w:r>
      <w:r>
        <w:rPr>
          <w:lang w:val="bs-Latn-BA"/>
        </w:rPr>
        <w:t>).</w:t>
      </w:r>
    </w:p>
    <w:p w14:paraId="64DD56B4" w14:textId="77777777" w:rsidR="00C35BF2" w:rsidRDefault="00C35BF2">
      <w:pPr>
        <w:rPr>
          <w:lang w:val="bs-Latn-BA"/>
        </w:rPr>
      </w:pPr>
    </w:p>
    <w:p w14:paraId="1A54247D" w14:textId="77777777" w:rsidR="00C35BF2" w:rsidRDefault="00256AF3">
      <w:pPr>
        <w:pStyle w:val="Heading2"/>
        <w:spacing w:line="240" w:lineRule="auto"/>
        <w:jc w:val="both"/>
        <w:rPr>
          <w:lang w:val="bs-Latn-BA"/>
        </w:rPr>
      </w:pPr>
      <w:bookmarkStart w:id="439" w:name="_Toc518070674"/>
      <w:r>
        <w:t>Način funkcionisanja</w:t>
      </w:r>
      <w:r>
        <w:rPr>
          <w:lang w:val="bs-Latn-BA"/>
        </w:rPr>
        <w:t xml:space="preserve"> SAML</w:t>
      </w:r>
      <w:r>
        <w:t>-a</w:t>
      </w:r>
      <w:bookmarkEnd w:id="439"/>
      <w:r>
        <w:rPr>
          <w:lang w:val="bs-Latn-BA"/>
        </w:rPr>
        <w:t xml:space="preserve"> </w:t>
      </w:r>
    </w:p>
    <w:p w14:paraId="290894DF" w14:textId="77777777" w:rsidR="00C35BF2" w:rsidRDefault="00256AF3">
      <w:pPr>
        <w:spacing w:line="240" w:lineRule="auto"/>
        <w:ind w:firstLine="360"/>
        <w:jc w:val="both"/>
        <w:rPr>
          <w:lang w:val="bs-Latn-BA"/>
        </w:rPr>
      </w:pPr>
      <w:r>
        <w:rPr>
          <w:lang w:val="bs-Latn-BA"/>
        </w:rPr>
        <w:t xml:space="preserve">SAML je niz XML baziranih poruka koje daju informaciju o tome da li je korisnik autentikovan, kakva prava pristupa i uloge posjeduje, te </w:t>
      </w:r>
      <w:r>
        <w:rPr>
          <w:lang w:val="bs-Latn-BA"/>
        </w:rPr>
        <w:lastRenderedPageBreak/>
        <w:t xml:space="preserve">na koji način može koristiti podatke i resurse na osnovu toga. Kompatibilan je sa HTTP, SMTP, FTP i SOAP protokolima, uz niz ostalih protokola i tehnologija. </w:t>
      </w:r>
      <w:r>
        <w:rPr>
          <w:vertAlign w:val="superscript"/>
          <w:lang w:val="bs-Latn-BA"/>
        </w:rPr>
        <w:t>[8]</w:t>
      </w:r>
    </w:p>
    <w:p w14:paraId="4943F119" w14:textId="77777777" w:rsidR="00C35BF2" w:rsidRDefault="00256AF3">
      <w:pPr>
        <w:spacing w:line="240" w:lineRule="auto"/>
        <w:ind w:firstLine="360"/>
        <w:jc w:val="both"/>
        <w:rPr>
          <w:lang w:val="bs-Latn-BA"/>
        </w:rPr>
      </w:pPr>
      <w:r>
        <w:rPr>
          <w:lang w:val="bs-Latn-BA"/>
        </w:rPr>
        <w:t>Glavne komponente SAML specifikacije su:</w:t>
      </w:r>
    </w:p>
    <w:p w14:paraId="4E852DDD" w14:textId="77777777" w:rsidR="00C35BF2" w:rsidRDefault="00256AF3">
      <w:pPr>
        <w:pStyle w:val="ListParagraph1"/>
        <w:numPr>
          <w:ilvl w:val="0"/>
          <w:numId w:val="8"/>
        </w:numPr>
        <w:spacing w:line="240" w:lineRule="auto"/>
        <w:jc w:val="both"/>
        <w:rPr>
          <w:lang w:val="bs-Latn-BA"/>
        </w:rPr>
      </w:pPr>
      <w:r>
        <w:rPr>
          <w:lang w:val="bs-Latn-BA"/>
        </w:rPr>
        <w:t>Tvrdnje (</w:t>
      </w:r>
      <w:r>
        <w:rPr>
          <w:i/>
          <w:lang w:val="bs-Latn-BA"/>
        </w:rPr>
        <w:t>Assertions</w:t>
      </w:r>
      <w:r>
        <w:rPr>
          <w:lang w:val="bs-Latn-BA"/>
        </w:rPr>
        <w:t>)</w:t>
      </w:r>
    </w:p>
    <w:p w14:paraId="663D52B2" w14:textId="77777777" w:rsidR="00C35BF2" w:rsidRDefault="00256AF3">
      <w:pPr>
        <w:pStyle w:val="ListParagraph1"/>
        <w:numPr>
          <w:ilvl w:val="0"/>
          <w:numId w:val="8"/>
        </w:numPr>
        <w:spacing w:line="240" w:lineRule="auto"/>
        <w:jc w:val="both"/>
        <w:rPr>
          <w:lang w:val="bs-Latn-BA"/>
        </w:rPr>
      </w:pPr>
      <w:r>
        <w:rPr>
          <w:lang w:val="bs-Latn-BA"/>
        </w:rPr>
        <w:t>Protokoli (</w:t>
      </w:r>
      <w:r>
        <w:rPr>
          <w:i/>
          <w:lang w:val="bs-Latn-BA"/>
        </w:rPr>
        <w:t>Protocols</w:t>
      </w:r>
      <w:r>
        <w:rPr>
          <w:lang w:val="bs-Latn-BA"/>
        </w:rPr>
        <w:t>)</w:t>
      </w:r>
    </w:p>
    <w:p w14:paraId="599A6794" w14:textId="77777777" w:rsidR="00C35BF2" w:rsidRDefault="00256AF3">
      <w:pPr>
        <w:pStyle w:val="ListParagraph1"/>
        <w:numPr>
          <w:ilvl w:val="0"/>
          <w:numId w:val="8"/>
        </w:numPr>
        <w:spacing w:line="240" w:lineRule="auto"/>
        <w:jc w:val="both"/>
        <w:rPr>
          <w:lang w:val="bs-Latn-BA"/>
        </w:rPr>
      </w:pPr>
      <w:r>
        <w:rPr>
          <w:lang w:val="bs-Latn-BA"/>
        </w:rPr>
        <w:t>Povezivanja/uvezivanja (</w:t>
      </w:r>
      <w:r>
        <w:rPr>
          <w:i/>
          <w:lang w:val="bs-Latn-BA"/>
        </w:rPr>
        <w:t>Bindings</w:t>
      </w:r>
      <w:r>
        <w:rPr>
          <w:lang w:val="bs-Latn-BA"/>
        </w:rPr>
        <w:t>)</w:t>
      </w:r>
    </w:p>
    <w:p w14:paraId="13848EB5" w14:textId="77777777" w:rsidR="00C35BF2" w:rsidRDefault="00256AF3">
      <w:pPr>
        <w:pStyle w:val="ListParagraph1"/>
        <w:numPr>
          <w:ilvl w:val="0"/>
          <w:numId w:val="8"/>
        </w:numPr>
        <w:spacing w:line="240" w:lineRule="auto"/>
        <w:jc w:val="both"/>
        <w:rPr>
          <w:lang w:val="bs-Latn-BA"/>
        </w:rPr>
      </w:pPr>
      <w:r>
        <w:rPr>
          <w:lang w:val="bs-Latn-BA"/>
        </w:rPr>
        <w:t>Profili (</w:t>
      </w:r>
      <w:r>
        <w:rPr>
          <w:i/>
          <w:lang w:val="bs-Latn-BA"/>
        </w:rPr>
        <w:t>Profiles</w:t>
      </w:r>
      <w:r>
        <w:rPr>
          <w:lang w:val="bs-Latn-BA"/>
        </w:rPr>
        <w:t>)</w:t>
      </w:r>
    </w:p>
    <w:p w14:paraId="5F63657B" w14:textId="77777777" w:rsidR="00C35BF2" w:rsidRDefault="00C35BF2">
      <w:pPr>
        <w:spacing w:line="240" w:lineRule="auto"/>
        <w:jc w:val="both"/>
        <w:rPr>
          <w:lang w:val="bs-Latn-BA"/>
        </w:rPr>
      </w:pPr>
    </w:p>
    <w:p w14:paraId="03391493" w14:textId="77777777" w:rsidR="00C35BF2" w:rsidRDefault="00256AF3">
      <w:pPr>
        <w:pStyle w:val="Heading3"/>
        <w:spacing w:line="240" w:lineRule="auto"/>
        <w:jc w:val="both"/>
        <w:rPr>
          <w:lang w:val="bs-Latn-BA"/>
        </w:rPr>
      </w:pPr>
      <w:bookmarkStart w:id="440" w:name="_Toc518070675"/>
      <w:r>
        <w:rPr>
          <w:lang w:val="bs-Latn-BA"/>
        </w:rPr>
        <w:t>Tvrdnje (Assertions)</w:t>
      </w:r>
      <w:bookmarkEnd w:id="440"/>
    </w:p>
    <w:p w14:paraId="3FD70CAA" w14:textId="77777777" w:rsidR="00C35BF2" w:rsidRDefault="00256AF3">
      <w:pPr>
        <w:spacing w:line="240" w:lineRule="auto"/>
        <w:ind w:firstLine="360"/>
        <w:jc w:val="both"/>
        <w:rPr>
          <w:lang w:val="bs-Latn-BA"/>
        </w:rPr>
      </w:pPr>
      <w:r>
        <w:rPr>
          <w:lang w:val="bs-Latn-BA"/>
        </w:rPr>
        <w:t>SAML tvrdnja predstavlja skup sigurnosnih informacija dobijenih od strane davaoca identiteta.  Primjer koji prikazuje strukturu SAML tvrdnje:</w:t>
      </w:r>
    </w:p>
    <w:p w14:paraId="380DB79E" w14:textId="77777777" w:rsidR="00C35BF2" w:rsidRDefault="00256AF3">
      <w:pPr>
        <w:spacing w:line="240" w:lineRule="auto"/>
        <w:jc w:val="both"/>
        <w:rPr>
          <w:lang w:val="bs-Latn-BA"/>
        </w:rPr>
      </w:pPr>
      <w:r>
        <w:rPr>
          <w:noProof/>
        </w:rPr>
        <mc:AlternateContent>
          <mc:Choice Requires="wps">
            <w:drawing>
              <wp:inline distT="0" distB="0" distL="0" distR="0" wp14:anchorId="676884AD" wp14:editId="2FB6BC1D">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799058"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102FAC2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665B6C" w:rsidRDefault="00665B6C">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665B6C" w:rsidRDefault="00665B6C">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665B6C" w:rsidRDefault="00665B6C">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676884AD" id="Text Box 2" o:spid="_x0000_s1135"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BSlEsZDAgAArgQA&#10;AA4AAAAAAAAAAAAAAAAALgIAAGRycy9lMm9Eb2MueG1sUEsBAi0AFAAGAAgAAAAhACb+fL/dAAAA&#10;BQEAAA8AAAAAAAAAAAAAAAAAnQQAAGRycy9kb3ducmV2LnhtbFBLBQYAAAAABAAEAPMAAACnBQAA&#10;AAA=&#10;" fillcolor="#dbe5f1 [660]" strokecolor="#8db3e2 [1311]">
                <v:textbox>
                  <w:txbxContent>
                    <w:p w14:paraId="40799058"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102FAC2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665B6C" w:rsidRDefault="00665B6C">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665B6C" w:rsidRDefault="00665B6C">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665B6C" w:rsidRDefault="00665B6C">
                      <w:pPr>
                        <w:rPr>
                          <w:rFonts w:ascii="Courier New" w:hAnsi="Courier New" w:cs="Courier New"/>
                          <w:sz w:val="22"/>
                          <w:lang w:val="sr-Latn-BA"/>
                        </w:rPr>
                      </w:pPr>
                    </w:p>
                  </w:txbxContent>
                </v:textbox>
                <w10:anchorlock/>
              </v:shape>
            </w:pict>
          </mc:Fallback>
        </mc:AlternateContent>
      </w:r>
    </w:p>
    <w:p w14:paraId="0149FB6C" w14:textId="77777777" w:rsidR="00C35BF2" w:rsidRDefault="00256AF3">
      <w:pPr>
        <w:spacing w:line="240" w:lineRule="auto"/>
        <w:ind w:firstLine="360"/>
        <w:jc w:val="both"/>
        <w:rPr>
          <w:lang w:val="bs-Latn-BA"/>
        </w:rPr>
      </w:pPr>
      <w:r>
        <w:rPr>
          <w:lang w:val="bs-Latn-BA"/>
        </w:rPr>
        <w:t>SAML tvrdnje se obično prenose od strane davaoca identiteta prema davaoca usluge. Tvrdnje sadrže izjave (</w:t>
      </w:r>
      <w:r>
        <w:rPr>
          <w:i/>
          <w:lang w:val="bs-Latn-BA"/>
        </w:rPr>
        <w:t>statements</w:t>
      </w:r>
      <w:r>
        <w:rPr>
          <w:lang w:val="bs-Latn-BA"/>
        </w:rPr>
        <w:t xml:space="preserve">) koje davalac usluge koristi kako bi donio odluku o pravima pristupa korisnika, nakon što on uputi zahtjev za pristup određenom resursu ili usluzi. Postoje tri vrste izjava koje SAML prenosi: </w:t>
      </w:r>
      <w:r>
        <w:rPr>
          <w:vertAlign w:val="superscript"/>
          <w:lang w:val="bs-Latn-BA"/>
        </w:rPr>
        <w:t>[8]</w:t>
      </w:r>
    </w:p>
    <w:p w14:paraId="0E3F1B9B" w14:textId="77777777" w:rsidR="00C35BF2" w:rsidRDefault="00256AF3">
      <w:pPr>
        <w:pStyle w:val="ListParagraph1"/>
        <w:numPr>
          <w:ilvl w:val="0"/>
          <w:numId w:val="9"/>
        </w:numPr>
        <w:spacing w:line="240" w:lineRule="auto"/>
        <w:jc w:val="both"/>
        <w:rPr>
          <w:lang w:val="bs-Latn-BA"/>
        </w:rPr>
      </w:pPr>
      <w:r>
        <w:rPr>
          <w:b/>
          <w:lang w:val="bs-Latn-BA"/>
        </w:rPr>
        <w:t>Autentikacione izjave (</w:t>
      </w:r>
      <w:r>
        <w:rPr>
          <w:b/>
          <w:i/>
          <w:lang w:val="bs-Latn-BA"/>
        </w:rPr>
        <w:t>Authentication statements</w:t>
      </w:r>
      <w:r>
        <w:rPr>
          <w:b/>
          <w:lang w:val="bs-Latn-BA"/>
        </w:rPr>
        <w:t>)</w:t>
      </w:r>
      <w:r>
        <w:rPr>
          <w:lang w:val="bs-Latn-BA"/>
        </w:rPr>
        <w:t xml:space="preserve"> – govore davaoca usluge da se korisnik autentikovao na strani davaoca identiteta u određeno vrijeme i upotrebom određene metode za autentikaciju</w:t>
      </w:r>
    </w:p>
    <w:p w14:paraId="2612B3B9" w14:textId="77777777" w:rsidR="00C35BF2" w:rsidRDefault="00256AF3">
      <w:pPr>
        <w:pStyle w:val="ListParagraph1"/>
        <w:numPr>
          <w:ilvl w:val="0"/>
          <w:numId w:val="9"/>
        </w:numPr>
        <w:spacing w:line="240" w:lineRule="auto"/>
        <w:jc w:val="both"/>
        <w:rPr>
          <w:b/>
          <w:lang w:val="bs-Latn-BA"/>
        </w:rPr>
      </w:pPr>
      <w:r>
        <w:rPr>
          <w:b/>
          <w:lang w:val="bs-Latn-BA"/>
        </w:rPr>
        <w:t>Atributske izjave (</w:t>
      </w:r>
      <w:r>
        <w:rPr>
          <w:b/>
          <w:i/>
          <w:lang w:val="bs-Latn-BA"/>
        </w:rPr>
        <w:t>Attribute statements</w:t>
      </w:r>
      <w:r>
        <w:rPr>
          <w:b/>
          <w:lang w:val="bs-Latn-BA"/>
        </w:rPr>
        <w:t xml:space="preserve">) – </w:t>
      </w:r>
      <w:r>
        <w:rPr>
          <w:lang w:val="bs-Latn-BA"/>
        </w:rPr>
        <w:t xml:space="preserve">govore koji specifični atributi su vezani za subjekat odnosno korisnika. Atribut predstavlja jednostavan par podataka, predstavljen u  obliku „naziv-vrijednost“. Strana koja konzumira te poruke koristi atribute kako bi donijela odluke o dozvolama i pravima pristupa. </w:t>
      </w:r>
    </w:p>
    <w:p w14:paraId="368577D8" w14:textId="77777777" w:rsidR="00C35BF2" w:rsidRDefault="00256AF3">
      <w:pPr>
        <w:pStyle w:val="ListParagraph1"/>
        <w:numPr>
          <w:ilvl w:val="0"/>
          <w:numId w:val="9"/>
        </w:numPr>
        <w:spacing w:line="240" w:lineRule="auto"/>
        <w:jc w:val="both"/>
        <w:rPr>
          <w:lang w:val="bs-Latn-BA"/>
        </w:rPr>
      </w:pPr>
      <w:r>
        <w:rPr>
          <w:b/>
          <w:lang w:val="bs-Latn-BA"/>
        </w:rPr>
        <w:t>Autorizacione odluke (</w:t>
      </w:r>
      <w:r>
        <w:rPr>
          <w:b/>
          <w:i/>
          <w:lang w:val="bs-Latn-BA"/>
        </w:rPr>
        <w:t>Authorization decision statements</w:t>
      </w:r>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w:t>
      </w:r>
      <w:r w:rsidRPr="00102653">
        <w:rPr>
          <w:lang w:val="bs-Latn-BA"/>
          <w:rPrChange w:id="441" w:author="Rajo" w:date="2018-06-29T20:00:00Z">
            <w:rPr>
              <w:b/>
              <w:lang w:val="bs-Latn-BA"/>
            </w:rPr>
          </w:rPrChange>
        </w:rPr>
        <w:t>Glavi 8</w:t>
      </w:r>
      <w:r>
        <w:rPr>
          <w:lang w:val="bs-Latn-BA"/>
        </w:rPr>
        <w:t xml:space="preserve">. </w:t>
      </w:r>
    </w:p>
    <w:p w14:paraId="39535B12" w14:textId="77777777" w:rsidR="00C35BF2" w:rsidRDefault="00C35BF2">
      <w:pPr>
        <w:spacing w:line="240" w:lineRule="auto"/>
        <w:jc w:val="both"/>
        <w:rPr>
          <w:lang w:val="bs-Latn-BA"/>
        </w:rPr>
      </w:pPr>
    </w:p>
    <w:p w14:paraId="4DD9892C" w14:textId="77777777" w:rsidR="00C35BF2" w:rsidRDefault="00256AF3">
      <w:pPr>
        <w:pStyle w:val="Heading3"/>
        <w:spacing w:line="240" w:lineRule="auto"/>
        <w:jc w:val="both"/>
        <w:rPr>
          <w:lang w:val="bs-Latn-BA"/>
        </w:rPr>
      </w:pPr>
      <w:bookmarkStart w:id="442" w:name="_Toc518070676"/>
      <w:r>
        <w:rPr>
          <w:lang w:val="bs-Latn-BA"/>
        </w:rPr>
        <w:t>Protokoli (Protocols)</w:t>
      </w:r>
      <w:bookmarkEnd w:id="442"/>
    </w:p>
    <w:p w14:paraId="2D702956" w14:textId="77777777" w:rsidR="00C35BF2" w:rsidRDefault="00256AF3">
      <w:pPr>
        <w:spacing w:line="240" w:lineRule="auto"/>
        <w:ind w:firstLine="360"/>
        <w:jc w:val="both"/>
        <w:rPr>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2EEA59A" w14:textId="77777777" w:rsidR="00C35BF2" w:rsidRDefault="00256AF3">
      <w:pPr>
        <w:spacing w:line="240" w:lineRule="auto"/>
        <w:ind w:firstLine="360"/>
        <w:jc w:val="both"/>
        <w:rPr>
          <w:lang w:val="bs-Latn-BA"/>
        </w:rPr>
      </w:pPr>
      <w:r>
        <w:rPr>
          <w:lang w:val="bs-Latn-BA"/>
        </w:rPr>
        <w:t>Najbitniji tip zahtjeva SAML protokola se naziva upit (</w:t>
      </w:r>
      <w:r>
        <w:rPr>
          <w:i/>
          <w:lang w:val="bs-Latn-BA"/>
        </w:rPr>
        <w:t>query</w:t>
      </w:r>
      <w:r>
        <w:rPr>
          <w:lang w:val="bs-Latn-BA"/>
        </w:rPr>
        <w:t xml:space="preserve">). Davalac usluge upit šalje direktno davaocu identiteta putem sigurnog kanala (npr. upotrebom HTTPS protokola), čime se obezbjeđuje da će podaci biti zaštićeni od neovlašćene upotrebe. U skladu sa tri tipa izjava, postoje tri tipa SAML upita: </w:t>
      </w:r>
      <w:r>
        <w:rPr>
          <w:vertAlign w:val="superscript"/>
          <w:lang w:val="bs-Latn-BA"/>
        </w:rPr>
        <w:t>[8]</w:t>
      </w:r>
    </w:p>
    <w:p w14:paraId="5853EB39" w14:textId="77777777" w:rsidR="00C35BF2" w:rsidRDefault="00256AF3">
      <w:pPr>
        <w:pStyle w:val="ListParagraph1"/>
        <w:numPr>
          <w:ilvl w:val="0"/>
          <w:numId w:val="10"/>
        </w:numPr>
        <w:spacing w:line="240" w:lineRule="auto"/>
        <w:jc w:val="both"/>
        <w:rPr>
          <w:lang w:val="bs-Latn-BA"/>
        </w:rPr>
      </w:pPr>
      <w:r>
        <w:rPr>
          <w:lang w:val="bs-Latn-BA"/>
        </w:rPr>
        <w:t>Autentikacioni upit</w:t>
      </w:r>
    </w:p>
    <w:p w14:paraId="2673C13A" w14:textId="77777777" w:rsidR="00C35BF2" w:rsidRDefault="00256AF3">
      <w:pPr>
        <w:pStyle w:val="ListParagraph1"/>
        <w:numPr>
          <w:ilvl w:val="0"/>
          <w:numId w:val="10"/>
        </w:numPr>
        <w:spacing w:line="240" w:lineRule="auto"/>
        <w:jc w:val="both"/>
        <w:rPr>
          <w:lang w:val="bs-Latn-BA"/>
        </w:rPr>
      </w:pPr>
      <w:r>
        <w:rPr>
          <w:lang w:val="bs-Latn-BA"/>
        </w:rPr>
        <w:t>Atributski upit</w:t>
      </w:r>
    </w:p>
    <w:p w14:paraId="41C8878A" w14:textId="77777777" w:rsidR="00C35BF2" w:rsidRDefault="00256AF3">
      <w:pPr>
        <w:pStyle w:val="ListParagraph1"/>
        <w:numPr>
          <w:ilvl w:val="0"/>
          <w:numId w:val="10"/>
        </w:numPr>
        <w:spacing w:line="240" w:lineRule="auto"/>
        <w:jc w:val="both"/>
        <w:rPr>
          <w:lang w:val="bs-Latn-BA"/>
        </w:rPr>
      </w:pPr>
      <w:r>
        <w:rPr>
          <w:lang w:val="bs-Latn-BA"/>
        </w:rPr>
        <w:t>Upit autorizacijske odluke</w:t>
      </w:r>
    </w:p>
    <w:p w14:paraId="45049F2F" w14:textId="77777777" w:rsidR="00C35BF2" w:rsidRDefault="00256AF3">
      <w:pPr>
        <w:spacing w:line="240" w:lineRule="auto"/>
        <w:ind w:firstLine="360"/>
        <w:jc w:val="both"/>
        <w:rPr>
          <w:lang w:val="bs-Latn-BA"/>
        </w:rPr>
      </w:pPr>
      <w:r>
        <w:rPr>
          <w:lang w:val="bs-Latn-BA"/>
        </w:rPr>
        <w:t xml:space="preserve">Među navedenim, atributski upit je </w:t>
      </w:r>
      <w:r>
        <w:rPr>
          <w:lang w:val="bs-Latn-BA"/>
        </w:rPr>
        <w:lastRenderedPageBreak/>
        <w:t>možda najvažniji iz razloga što se atributske izjave često koriste za pružanje podataka o korisniku na osnovu kojih strana koja je izdala upit može nadalje samostalno donositi odluke o njegovim pravima pristupa. Npr. autorizacijski upit koji kao rezultat vraća osnovne informacije o korisniku zajedno sa ulogama koje on posjeduje u okviru sistema koji je izdao taj upit, na osnovu čega za tog korisnika kreira odgovarajući sigurnosni kontekst.</w:t>
      </w:r>
    </w:p>
    <w:p w14:paraId="5D5BB70C" w14:textId="77777777" w:rsidR="00C35BF2" w:rsidRDefault="00C35BF2">
      <w:pPr>
        <w:spacing w:line="240" w:lineRule="auto"/>
        <w:jc w:val="both"/>
        <w:rPr>
          <w:lang w:val="bs-Latn-BA"/>
        </w:rPr>
      </w:pPr>
    </w:p>
    <w:p w14:paraId="228A338F" w14:textId="77777777" w:rsidR="00C35BF2" w:rsidRDefault="00256AF3">
      <w:pPr>
        <w:pStyle w:val="Heading3"/>
        <w:spacing w:line="240" w:lineRule="auto"/>
        <w:jc w:val="both"/>
        <w:rPr>
          <w:lang w:val="bs-Latn-BA"/>
        </w:rPr>
      </w:pPr>
      <w:bookmarkStart w:id="443" w:name="_Toc518070677"/>
      <w:r>
        <w:rPr>
          <w:lang w:val="bs-Latn-BA"/>
        </w:rPr>
        <w:t>Povezivanja/uvezivanja (Bindings)</w:t>
      </w:r>
      <w:bookmarkEnd w:id="443"/>
    </w:p>
    <w:p w14:paraId="2AE8B384" w14:textId="77777777" w:rsidR="00C35BF2" w:rsidRDefault="00256AF3">
      <w:pPr>
        <w:spacing w:line="240" w:lineRule="auto"/>
        <w:ind w:firstLine="360"/>
        <w:jc w:val="both"/>
        <w:rPr>
          <w:lang w:val="bs-Latn-BA"/>
        </w:rPr>
      </w:pPr>
      <w:r>
        <w:rPr>
          <w:lang w:val="bs-Latn-BA"/>
        </w:rPr>
        <w:t>SAML povezivanje je mapiranje SAML poruka u standardne formate poruka i komunikacione protokole. Npr., SAML SOAP povezivanje specifikuje na koji način se SAML poruka enkapsulira u SOAP poruku, koja je najčešće vezana za HTTP poruku.</w:t>
      </w:r>
    </w:p>
    <w:p w14:paraId="3C3B9C21" w14:textId="77777777" w:rsidR="00C35BF2" w:rsidRDefault="00256AF3">
      <w:pPr>
        <w:spacing w:line="240" w:lineRule="auto"/>
        <w:ind w:firstLine="360"/>
        <w:jc w:val="both"/>
        <w:rPr>
          <w:lang w:val="bs-Latn-BA"/>
        </w:rPr>
      </w:pPr>
      <w:r>
        <w:rPr>
          <w:lang w:val="bs-Latn-BA"/>
        </w:rPr>
        <w:t xml:space="preserve">SAML 1.1 definiše samo jedno povezivanje – SAML SOAP, dok SAML 2.0 sadrži potpuno novu specifikaciju povezivanja koja definiše sledeće standarde: </w:t>
      </w:r>
      <w:r>
        <w:rPr>
          <w:vertAlign w:val="superscript"/>
          <w:lang w:val="bs-Latn-BA"/>
        </w:rPr>
        <w:t>[8]</w:t>
      </w:r>
    </w:p>
    <w:p w14:paraId="55E17B46" w14:textId="77777777" w:rsidR="00C35BF2" w:rsidRDefault="00256AF3">
      <w:pPr>
        <w:numPr>
          <w:ilvl w:val="0"/>
          <w:numId w:val="11"/>
        </w:numPr>
        <w:spacing w:after="0" w:line="240" w:lineRule="auto"/>
        <w:jc w:val="both"/>
        <w:rPr>
          <w:i/>
          <w:lang w:val="bs-Latn-BA"/>
        </w:rPr>
      </w:pPr>
      <w:r>
        <w:rPr>
          <w:i/>
          <w:lang w:val="bs-Latn-BA"/>
        </w:rPr>
        <w:t>SAML SOAP Binding (based on SOAP 1.1)</w:t>
      </w:r>
      <w:r>
        <w:rPr>
          <w:i/>
        </w:rPr>
        <w:t>,</w:t>
      </w:r>
    </w:p>
    <w:p w14:paraId="46430BBD" w14:textId="77777777" w:rsidR="00C35BF2" w:rsidRDefault="00256AF3">
      <w:pPr>
        <w:numPr>
          <w:ilvl w:val="0"/>
          <w:numId w:val="11"/>
        </w:numPr>
        <w:spacing w:after="0" w:line="240" w:lineRule="auto"/>
        <w:jc w:val="both"/>
        <w:rPr>
          <w:i/>
          <w:lang w:val="bs-Latn-BA"/>
        </w:rPr>
      </w:pPr>
      <w:r>
        <w:rPr>
          <w:i/>
          <w:lang w:val="bs-Latn-BA"/>
        </w:rPr>
        <w:t>Reverse SOAP (PAOS) Binding</w:t>
      </w:r>
      <w:r>
        <w:rPr>
          <w:i/>
        </w:rPr>
        <w:t>,</w:t>
      </w:r>
    </w:p>
    <w:p w14:paraId="15262D4D" w14:textId="77777777" w:rsidR="00C35BF2" w:rsidRDefault="00256AF3">
      <w:pPr>
        <w:numPr>
          <w:ilvl w:val="0"/>
          <w:numId w:val="11"/>
        </w:numPr>
        <w:spacing w:after="0" w:line="240" w:lineRule="auto"/>
        <w:jc w:val="both"/>
        <w:rPr>
          <w:i/>
          <w:lang w:val="bs-Latn-BA"/>
        </w:rPr>
      </w:pPr>
      <w:r>
        <w:rPr>
          <w:i/>
          <w:lang w:val="bs-Latn-BA"/>
        </w:rPr>
        <w:t>HTTP Redirect (GET) Binding</w:t>
      </w:r>
      <w:r>
        <w:rPr>
          <w:i/>
        </w:rPr>
        <w:t>,</w:t>
      </w:r>
    </w:p>
    <w:p w14:paraId="74A49C11" w14:textId="77777777" w:rsidR="00C35BF2" w:rsidRDefault="00256AF3">
      <w:pPr>
        <w:numPr>
          <w:ilvl w:val="0"/>
          <w:numId w:val="11"/>
        </w:numPr>
        <w:spacing w:after="0" w:line="240" w:lineRule="auto"/>
        <w:jc w:val="both"/>
        <w:rPr>
          <w:i/>
          <w:lang w:val="bs-Latn-BA"/>
        </w:rPr>
      </w:pPr>
      <w:r>
        <w:rPr>
          <w:i/>
          <w:lang w:val="bs-Latn-BA"/>
        </w:rPr>
        <w:t>HTTP POST Binding</w:t>
      </w:r>
      <w:r>
        <w:rPr>
          <w:i/>
        </w:rPr>
        <w:t>,</w:t>
      </w:r>
    </w:p>
    <w:p w14:paraId="6A0421BF" w14:textId="77777777" w:rsidR="00C35BF2" w:rsidRDefault="00256AF3">
      <w:pPr>
        <w:numPr>
          <w:ilvl w:val="0"/>
          <w:numId w:val="11"/>
        </w:numPr>
        <w:spacing w:after="0" w:line="240" w:lineRule="auto"/>
        <w:jc w:val="both"/>
        <w:rPr>
          <w:i/>
          <w:lang w:val="bs-Latn-BA"/>
        </w:rPr>
      </w:pPr>
      <w:r>
        <w:rPr>
          <w:i/>
          <w:lang w:val="bs-Latn-BA"/>
        </w:rPr>
        <w:t>HTTP Artifact Binding</w:t>
      </w:r>
      <w:r>
        <w:rPr>
          <w:i/>
        </w:rPr>
        <w:t>,</w:t>
      </w:r>
    </w:p>
    <w:p w14:paraId="3B8F9A0B" w14:textId="77777777" w:rsidR="00C35BF2" w:rsidRDefault="00256AF3">
      <w:pPr>
        <w:numPr>
          <w:ilvl w:val="0"/>
          <w:numId w:val="11"/>
        </w:numPr>
        <w:spacing w:after="0" w:line="240" w:lineRule="auto"/>
        <w:jc w:val="both"/>
        <w:rPr>
          <w:lang w:val="bs-Latn-BA"/>
        </w:rPr>
      </w:pPr>
      <w:r>
        <w:rPr>
          <w:i/>
          <w:lang w:val="bs-Latn-BA"/>
        </w:rPr>
        <w:t>SAML URI Binding</w:t>
      </w:r>
      <w:r>
        <w:rPr>
          <w:i/>
        </w:rPr>
        <w:t>.</w:t>
      </w:r>
    </w:p>
    <w:p w14:paraId="0F1562ED" w14:textId="77777777" w:rsidR="00C35BF2" w:rsidRDefault="00C35BF2">
      <w:pPr>
        <w:spacing w:line="240" w:lineRule="auto"/>
        <w:jc w:val="both"/>
        <w:rPr>
          <w:lang w:val="bs-Latn-BA"/>
        </w:rPr>
      </w:pPr>
    </w:p>
    <w:p w14:paraId="4280EA26" w14:textId="77777777" w:rsidR="00C35BF2" w:rsidRDefault="00256AF3">
      <w:pPr>
        <w:pStyle w:val="Heading2"/>
        <w:spacing w:line="240" w:lineRule="auto"/>
        <w:jc w:val="both"/>
        <w:rPr>
          <w:lang w:val="bs-Latn-BA"/>
        </w:rPr>
      </w:pPr>
      <w:bookmarkStart w:id="444" w:name="_Toc518070678"/>
      <w:r>
        <w:rPr>
          <w:lang w:val="bs-Latn-BA"/>
        </w:rPr>
        <w:t>SAML 2.0</w:t>
      </w:r>
      <w:bookmarkEnd w:id="444"/>
    </w:p>
    <w:p w14:paraId="66A39BA7" w14:textId="77777777" w:rsidR="00C35BF2" w:rsidRDefault="00256AF3">
      <w:pPr>
        <w:spacing w:line="240" w:lineRule="auto"/>
        <w:ind w:firstLine="360"/>
        <w:jc w:val="both"/>
        <w:rPr>
          <w:lang w:val="bs-Latn-BA"/>
        </w:rPr>
      </w:pPr>
      <w:r>
        <w:rPr>
          <w:lang w:val="bs-Latn-BA"/>
        </w:rPr>
        <w:t xml:space="preserve">SAML 2.0 predstavlja drugu verziju ranije opisanog skupa otvorenih standarda pod nazivom SAML, potvrđenu od strane OASIS u Martu 2005. godine kao zamjenu za SAML 1.1. 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p>
    <w:p w14:paraId="2D974C6E" w14:textId="77777777" w:rsidR="00C35BF2" w:rsidRDefault="00256AF3">
      <w:pPr>
        <w:spacing w:line="240" w:lineRule="auto"/>
        <w:ind w:firstLine="360"/>
        <w:jc w:val="both"/>
        <w:rPr>
          <w:lang w:val="bs-Latn-BA"/>
        </w:rPr>
      </w:pPr>
      <w:r>
        <w:rPr>
          <w:lang w:val="bs-Latn-BA"/>
        </w:rPr>
        <w:t>Posmatrajući na nekom nižem, tj. tehničkom nivou u odnosu na navedeno u paragrafu 6.1, učesnici u SAML scenarijima su sledeći:</w:t>
      </w:r>
      <w:r>
        <w:rPr>
          <w:lang w:val="bs-Latn-BA"/>
        </w:rPr>
        <w:tab/>
      </w:r>
    </w:p>
    <w:p w14:paraId="205BEDFB" w14:textId="77777777" w:rsidR="00C35BF2" w:rsidRDefault="00256AF3">
      <w:pPr>
        <w:pStyle w:val="ListParagraph1"/>
        <w:numPr>
          <w:ilvl w:val="0"/>
          <w:numId w:val="12"/>
        </w:numPr>
        <w:spacing w:line="240" w:lineRule="auto"/>
        <w:jc w:val="both"/>
        <w:rPr>
          <w:lang w:val="bs-Latn-BA"/>
        </w:rPr>
      </w:pPr>
      <w:r>
        <w:rPr>
          <w:lang w:val="bs-Latn-BA"/>
        </w:rPr>
        <w:t>Klijent (</w:t>
      </w:r>
      <w:r>
        <w:rPr>
          <w:i/>
          <w:lang w:val="bs-Latn-BA"/>
        </w:rPr>
        <w:t>Client</w:t>
      </w:r>
      <w:r>
        <w:rPr>
          <w:lang w:val="bs-Latn-BA"/>
        </w:rPr>
        <w:t>) - web aplikacija učitana u okviru web preglednika korisnika, kojom korisnik međud</w:t>
      </w:r>
      <w:r>
        <w:rPr>
          <w:lang w:val="bs-Latn-BA"/>
        </w:rPr>
        <w:lastRenderedPageBreak/>
        <w:t>jeluje sa davaocem usluge</w:t>
      </w:r>
    </w:p>
    <w:p w14:paraId="01C57DBF" w14:textId="77777777" w:rsidR="00C35BF2" w:rsidRDefault="00256AF3">
      <w:pPr>
        <w:pStyle w:val="ListParagraph1"/>
        <w:numPr>
          <w:ilvl w:val="0"/>
          <w:numId w:val="12"/>
        </w:numPr>
        <w:spacing w:line="240" w:lineRule="auto"/>
        <w:jc w:val="both"/>
        <w:rPr>
          <w:lang w:val="bs-Latn-BA"/>
        </w:rPr>
      </w:pPr>
      <w:r>
        <w:rPr>
          <w:lang w:val="bs-Latn-BA"/>
        </w:rPr>
        <w:t>Davalac usluge (</w:t>
      </w:r>
      <w:r>
        <w:rPr>
          <w:i/>
          <w:lang w:val="bs-Latn-BA"/>
        </w:rPr>
        <w:t>Service Provider</w:t>
      </w:r>
      <w:r>
        <w:rPr>
          <w:lang w:val="bs-Latn-BA"/>
        </w:rPr>
        <w:t xml:space="preserve"> - SP) – </w:t>
      </w:r>
      <w:r>
        <w:rPr>
          <w:i/>
          <w:lang w:val="bs-Latn-BA"/>
        </w:rPr>
        <w:t>web</w:t>
      </w:r>
      <w:r>
        <w:rPr>
          <w:lang w:val="bs-Latn-BA"/>
        </w:rPr>
        <w:t xml:space="preserve"> server čijim uslugama i resursima korisnik pokušava pristupiti putem klijenta</w:t>
      </w:r>
    </w:p>
    <w:p w14:paraId="1075A769" w14:textId="77777777" w:rsidR="00C35BF2" w:rsidRDefault="00256AF3">
      <w:pPr>
        <w:pStyle w:val="ListParagraph1"/>
        <w:numPr>
          <w:ilvl w:val="0"/>
          <w:numId w:val="12"/>
        </w:numPr>
        <w:spacing w:line="240" w:lineRule="auto"/>
        <w:jc w:val="both"/>
        <w:rPr>
          <w:lang w:val="bs-Latn-BA"/>
        </w:rPr>
      </w:pPr>
      <w:r>
        <w:rPr>
          <w:lang w:val="bs-Latn-BA"/>
        </w:rPr>
        <w:t>Davalac identiteta (</w:t>
      </w:r>
      <w:r>
        <w:rPr>
          <w:i/>
          <w:lang w:val="bs-Latn-BA"/>
        </w:rPr>
        <w:t>Identity Provider</w:t>
      </w:r>
      <w:r>
        <w:rPr>
          <w:lang w:val="bs-Latn-BA"/>
        </w:rPr>
        <w:t xml:space="preserve"> - IdP) – server koji posjeduje identitet i pristupne podatke korisnika, i koristi se za utvrđivanje njegovog identiteta</w:t>
      </w:r>
    </w:p>
    <w:p w14:paraId="0CA42245" w14:textId="77777777" w:rsidR="00C35BF2" w:rsidRDefault="00256AF3">
      <w:pPr>
        <w:spacing w:line="240" w:lineRule="auto"/>
        <w:ind w:firstLine="360"/>
        <w:jc w:val="both"/>
        <w:rPr>
          <w:lang w:val="bs-Latn-BA"/>
        </w:rPr>
      </w:pPr>
      <w:r>
        <w:rPr>
          <w:lang w:val="bs-Latn-BA"/>
        </w:rPr>
        <w:t xml:space="preserve">Dijagram najčešćeg scenarija upotrebe SAML-a, dat je na narednoj </w:t>
      </w:r>
      <w:r w:rsidRPr="00102653">
        <w:rPr>
          <w:lang w:val="bs-Latn-BA"/>
          <w:rPrChange w:id="445" w:author="Rajo" w:date="2018-06-29T20:00:00Z">
            <w:rPr>
              <w:b/>
              <w:lang w:val="bs-Latn-BA"/>
            </w:rPr>
          </w:rPrChange>
        </w:rPr>
        <w:t>Slici 6.1</w:t>
      </w:r>
      <w:r w:rsidRPr="00AF5E11">
        <w:rPr>
          <w:lang w:val="bs-Latn-BA"/>
        </w:rPr>
        <w:t>.</w:t>
      </w:r>
    </w:p>
    <w:p w14:paraId="0FC36140" w14:textId="77777777" w:rsidR="00C35BF2" w:rsidRDefault="00256AF3">
      <w:pPr>
        <w:keepNext/>
        <w:spacing w:line="240" w:lineRule="auto"/>
        <w:jc w:val="both"/>
        <w:rPr>
          <w:lang w:val="bs-Latn-BA"/>
        </w:rPr>
      </w:pPr>
      <w:r>
        <w:rPr>
          <w:noProof/>
        </w:rPr>
        <mc:AlternateContent>
          <mc:Choice Requires="wpc">
            <w:drawing>
              <wp:inline distT="0" distB="0" distL="0" distR="0" wp14:anchorId="105B6128" wp14:editId="1CAAECFD">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88060ED"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Davalac usluge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5D3FE3"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69B95B2"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Davalac identiteta / IdP</w:t>
                              </w:r>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44076"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63B3"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62D3F"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F913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190B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7E0F2E0C"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Korisnik posjećuje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FA0A309" w14:textId="77777777" w:rsidR="00665B6C" w:rsidRDefault="00665B6C">
                              <w:pPr>
                                <w:pStyle w:val="NormalWeb"/>
                                <w:spacing w:before="0" w:beforeAutospacing="0" w:after="0" w:afterAutospacing="0" w:line="276" w:lineRule="auto"/>
                                <w:jc w:val="center"/>
                                <w:rPr>
                                  <w:rFonts w:ascii="Microsoft Sans Serif" w:eastAsia="Calibri" w:hAnsi="Microsoft Sans Serif"/>
                                  <w:b/>
                                  <w:bCs/>
                                  <w:sz w:val="20"/>
                                  <w:szCs w:val="20"/>
                                </w:rPr>
                              </w:pPr>
                              <w:r>
                                <w:rPr>
                                  <w:rFonts w:ascii="Microsoft Sans Serif" w:eastAsia="Calibri" w:hAnsi="Microsoft Sans Serif"/>
                                  <w:b/>
                                  <w:bCs/>
                                  <w:sz w:val="20"/>
                                  <w:szCs w:val="20"/>
                                </w:rPr>
                                <w:t xml:space="preserve">Generiše </w:t>
                              </w:r>
                            </w:p>
                            <w:p w14:paraId="709B479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F48D95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na IdP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0709C85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 usvojen</w:t>
                              </w:r>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4405F525" w14:textId="77777777" w:rsidR="00665B6C" w:rsidRDefault="00665B6C">
                              <w:pPr>
                                <w:pStyle w:val="NormalWeb"/>
                                <w:spacing w:before="0" w:beforeAutospacing="0" w:after="0" w:afterAutospacing="0"/>
                                <w:jc w:val="center"/>
                              </w:pPr>
                              <w:r>
                                <w:rPr>
                                  <w:rFonts w:ascii="Microsoft Sans Serif" w:eastAsia="Calibri" w:hAnsi="Microsoft Sans Serif"/>
                                  <w:b/>
                                  <w:bCs/>
                                  <w:sz w:val="20"/>
                                  <w:szCs w:val="20"/>
                                </w:rPr>
                                <w:t>Korisnik poslan na stranicu za prijavu u okviru IdP-a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44D70F64"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Korisnik se prijavljuje</w:t>
                              </w:r>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17A0024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SAML token generisan</w:t>
                              </w:r>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A2C48B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Preusmjeravanje na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4B8B9D7D"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Korisnik prijavljen u okviru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105B6128" id="Canvas 420" o:spid="_x0000_s1136"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">
                <v:shape id="_x0000_s1137" type="#_x0000_t75" style="position:absolute;width:59150;height:33432;visibility:visible;mso-wrap-style:square">
                  <v:fill o:detectmouseclick="t"/>
                  <v:path o:connecttype="none"/>
                </v:shape>
                <v:roundrect id="Rectangle: Rounded Corners 11" o:spid="_x0000_s1138"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788060ED"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Davalac usluge / SP</w:t>
                        </w:r>
                      </w:p>
                    </w:txbxContent>
                  </v:textbox>
                </v:roundrect>
                <v:roundrect id="Rectangle: Rounded Corners 12" o:spid="_x0000_s1139"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345D3FE3"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v:textbox>
                </v:roundrect>
                <v:roundrect id="Rectangle: Rounded Corners 16" o:spid="_x0000_s1140"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669B95B2"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Davalac identiteta / IdP</w:t>
                        </w:r>
                      </w:p>
                    </w:txbxContent>
                  </v:textbox>
                </v:roundrect>
                <v:line id="Straight Connector 25" o:spid="_x0000_s1141"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42"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43"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44"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45"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70044076"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46"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58B163B3"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47"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48"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49"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55462D3F"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50"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51"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52"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53"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198F913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54"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5CC190B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55"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56"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7E0F2E0C"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Korisnik posjećuje URL</w:t>
                        </w:r>
                      </w:p>
                    </w:txbxContent>
                  </v:textbox>
                </v:shape>
                <v:shape id="Text Box 105" o:spid="_x0000_s1157"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FA0A309" w14:textId="77777777" w:rsidR="00665B6C" w:rsidRDefault="00665B6C">
                        <w:pPr>
                          <w:pStyle w:val="NormalWeb"/>
                          <w:spacing w:before="0" w:beforeAutospacing="0" w:after="0" w:afterAutospacing="0" w:line="276" w:lineRule="auto"/>
                          <w:jc w:val="center"/>
                          <w:rPr>
                            <w:rFonts w:ascii="Microsoft Sans Serif" w:eastAsia="Calibri" w:hAnsi="Microsoft Sans Serif"/>
                            <w:b/>
                            <w:bCs/>
                            <w:sz w:val="20"/>
                            <w:szCs w:val="20"/>
                          </w:rPr>
                        </w:pPr>
                        <w:r>
                          <w:rPr>
                            <w:rFonts w:ascii="Microsoft Sans Serif" w:eastAsia="Calibri" w:hAnsi="Microsoft Sans Serif"/>
                            <w:b/>
                            <w:bCs/>
                            <w:sz w:val="20"/>
                            <w:szCs w:val="20"/>
                          </w:rPr>
                          <w:t xml:space="preserve">Generiše </w:t>
                        </w:r>
                      </w:p>
                      <w:p w14:paraId="709B479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158"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F48D95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na IdP </w:t>
                        </w:r>
                      </w:p>
                    </w:txbxContent>
                  </v:textbox>
                </v:shape>
                <v:shape id="Text Box 105" o:spid="_x0000_s1159"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0709C85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 usvojen</w:t>
                        </w:r>
                      </w:p>
                    </w:txbxContent>
                  </v:textbox>
                </v:shape>
                <v:shape id="Text Box 105" o:spid="_x0000_s1160"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4405F525" w14:textId="77777777" w:rsidR="00665B6C" w:rsidRDefault="00665B6C">
                        <w:pPr>
                          <w:pStyle w:val="NormalWeb"/>
                          <w:spacing w:before="0" w:beforeAutospacing="0" w:after="0" w:afterAutospacing="0"/>
                          <w:jc w:val="center"/>
                        </w:pPr>
                        <w:r>
                          <w:rPr>
                            <w:rFonts w:ascii="Microsoft Sans Serif" w:eastAsia="Calibri" w:hAnsi="Microsoft Sans Serif"/>
                            <w:b/>
                            <w:bCs/>
                            <w:sz w:val="20"/>
                            <w:szCs w:val="20"/>
                          </w:rPr>
                          <w:t>Korisnik poslan na stranicu za prijavu u okviru IdP-a</w:t>
                        </w:r>
                      </w:p>
                    </w:txbxContent>
                  </v:textbox>
                </v:shape>
                <v:shape id="Text Box 105" o:spid="_x0000_s1161"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44D70F64"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Korisnik se prijavljuje</w:t>
                        </w:r>
                      </w:p>
                    </w:txbxContent>
                  </v:textbox>
                </v:shape>
                <v:shape id="Text Box 105" o:spid="_x0000_s1162"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17A0024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SAML token generisan</w:t>
                        </w:r>
                      </w:p>
                    </w:txbxContent>
                  </v:textbox>
                </v:shape>
                <v:shape id="Text Box 105" o:spid="_x0000_s1163"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A2C48B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Preusmjeravanje na SP</w:t>
                        </w:r>
                      </w:p>
                    </w:txbxContent>
                  </v:textbox>
                </v:shape>
                <v:shape id="Text Box 105" o:spid="_x0000_s1164"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4B8B9D7D"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Korisnik prijavljen u okviru SP-a</w:t>
                        </w:r>
                      </w:p>
                    </w:txbxContent>
                  </v:textbox>
                </v:shape>
                <w10:anchorlock/>
              </v:group>
            </w:pict>
          </mc:Fallback>
        </mc:AlternateContent>
      </w:r>
    </w:p>
    <w:p w14:paraId="55767FDB" w14:textId="1EC2764B" w:rsidR="00C35BF2" w:rsidRDefault="00256AF3">
      <w:pPr>
        <w:pStyle w:val="Caption"/>
        <w:jc w:val="center"/>
        <w:rPr>
          <w:lang w:val="bs-Latn-BA"/>
        </w:rPr>
      </w:pPr>
      <w:r>
        <w:rPr>
          <w:lang w:val="bs-Latn-BA"/>
        </w:rPr>
        <w:t xml:space="preserve">Slika  </w:t>
      </w:r>
      <w:ins w:id="446"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6</w:t>
      </w:r>
      <w:ins w:id="447"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48" w:author="Rajo" w:date="2018-06-29T22:43:00Z">
        <w:r w:rsidR="00081852">
          <w:rPr>
            <w:noProof/>
            <w:lang w:val="bs-Latn-BA"/>
          </w:rPr>
          <w:t>1</w:t>
        </w:r>
      </w:ins>
      <w:ins w:id="449" w:author="Rajo" w:date="2018-06-29T19:54:00Z">
        <w:r w:rsidR="009F016E">
          <w:rPr>
            <w:lang w:val="bs-Latn-BA"/>
          </w:rPr>
          <w:fldChar w:fldCharType="end"/>
        </w:r>
      </w:ins>
      <w:del w:id="450"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6</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Najčešći scenario upotrebe SAML-a</w:t>
      </w:r>
    </w:p>
    <w:p w14:paraId="3E13E9D2" w14:textId="77777777" w:rsidR="00C35BF2" w:rsidRDefault="00256AF3">
      <w:pPr>
        <w:spacing w:line="240" w:lineRule="auto"/>
        <w:ind w:firstLine="360"/>
        <w:jc w:val="both"/>
        <w:rPr>
          <w:lang w:val="bs-Latn-BA"/>
        </w:rPr>
      </w:pPr>
      <w:r>
        <w:rPr>
          <w:lang w:val="bs-Latn-BA"/>
        </w:rPr>
        <w:t xml:space="preserve">Primjer jednog slučaja upotrebe, koji opisuje gornji dijagram: </w:t>
      </w:r>
      <w:r>
        <w:rPr>
          <w:vertAlign w:val="superscript"/>
          <w:lang w:val="bs-Latn-BA"/>
        </w:rPr>
        <w:t>[20]</w:t>
      </w:r>
    </w:p>
    <w:p w14:paraId="1CFE0165" w14:textId="77777777" w:rsidR="00C35BF2" w:rsidRDefault="00256AF3">
      <w:pPr>
        <w:pStyle w:val="ListParagraph1"/>
        <w:numPr>
          <w:ilvl w:val="0"/>
          <w:numId w:val="13"/>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p>
    <w:p w14:paraId="57884CF1" w14:textId="77777777" w:rsidR="00C35BF2" w:rsidRDefault="00256AF3">
      <w:pPr>
        <w:pStyle w:val="ListParagraph1"/>
        <w:numPr>
          <w:ilvl w:val="0"/>
          <w:numId w:val="13"/>
        </w:numPr>
        <w:spacing w:line="240" w:lineRule="auto"/>
        <w:jc w:val="both"/>
        <w:rPr>
          <w:lang w:val="bs-Latn-BA"/>
        </w:rPr>
      </w:pPr>
      <w:r>
        <w:rPr>
          <w:lang w:val="bs-Latn-BA"/>
        </w:rPr>
        <w: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(IdP), s ciljem autentikacije korisnika. IdP prima zahtjev, dekodira ga, ukoliko je potrebno dešifruje, te provjerava potpis.</w:t>
      </w:r>
    </w:p>
    <w:p w14:paraId="22FC9DCF" w14:textId="77777777" w:rsidR="00C35BF2" w:rsidRDefault="00256AF3">
      <w:pPr>
        <w:pStyle w:val="ListParagraph1"/>
        <w:numPr>
          <w:ilvl w:val="0"/>
          <w:numId w:val="13"/>
        </w:numPr>
        <w:spacing w:line="240" w:lineRule="auto"/>
        <w:jc w:val="both"/>
        <w:rPr>
          <w:lang w:val="bs-Latn-BA"/>
        </w:rPr>
      </w:pPr>
      <w:r>
        <w:rPr>
          <w:lang w:val="bs-Latn-BA"/>
        </w:rPr>
        <w:t>C – Ukoliko je autentikacioni zahtjev ispravan, IdP će korisniku prikazati stranicu za prijavu na kojoj može unijeti svoje korisničko ime i lozinku.</w:t>
      </w:r>
    </w:p>
    <w:p w14:paraId="503EC306" w14:textId="77777777" w:rsidR="00C35BF2" w:rsidRDefault="00256AF3">
      <w:pPr>
        <w:pStyle w:val="ListParagraph1"/>
        <w:numPr>
          <w:ilvl w:val="0"/>
          <w:numId w:val="13"/>
        </w:numPr>
        <w:spacing w:line="240" w:lineRule="auto"/>
        <w:jc w:val="both"/>
        <w:rPr>
          <w:lang w:val="bs-Latn-BA"/>
        </w:rPr>
      </w:pPr>
      <w:r>
        <w:rPr>
          <w:lang w:val="bs-Latn-BA"/>
        </w:rPr>
        <w:t>D – Nakon što se korisnik uspješno prijavio, IdP generiše SAML token koji sadrži informacije o identitetu korisnika (kao što su korisničko ime, email adresa itd.) i zajedno sa tokenom preusmjerava korisnika nazad na SP.</w:t>
      </w:r>
    </w:p>
    <w:p w14:paraId="12CC9932" w14:textId="77777777" w:rsidR="00C35BF2" w:rsidRDefault="00256AF3">
      <w:pPr>
        <w:pStyle w:val="ListParagraph1"/>
        <w:numPr>
          <w:ilvl w:val="0"/>
          <w:numId w:val="13"/>
        </w:numPr>
        <w:spacing w:line="240" w:lineRule="auto"/>
        <w:jc w:val="both"/>
        <w:rPr>
          <w:lang w:val="bs-Latn-BA"/>
        </w:rPr>
      </w:pPr>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p>
    <w:p w14:paraId="4E1DC8BD" w14:textId="77777777" w:rsidR="00C35BF2" w:rsidRDefault="00256AF3">
      <w:pPr>
        <w:spacing w:line="240" w:lineRule="auto"/>
        <w:ind w:firstLine="360"/>
        <w:jc w:val="both"/>
        <w:rPr>
          <w:lang w:val="bs-Latn-BA"/>
        </w:rPr>
      </w:pPr>
      <w:r>
        <w:rPr>
          <w:lang w:val="bs-Latn-BA"/>
        </w:rPr>
        <w:t>Na kraju jednog ovakvog procesa, korisnik može koristiti SP kao prijavljeni korisnik. Pristupni podaci korisnika se nikada ne prosljeđuju kroz SP nego samo kroz IdP.</w:t>
      </w:r>
    </w:p>
    <w:p w14:paraId="67AACFA0" w14:textId="77777777" w:rsidR="00C35BF2" w:rsidRDefault="00C35BF2">
      <w:pPr>
        <w:spacing w:line="240" w:lineRule="auto"/>
        <w:ind w:firstLine="360"/>
        <w:jc w:val="both"/>
        <w:rPr>
          <w:lang w:val="bs-Latn-BA"/>
        </w:rPr>
      </w:pPr>
    </w:p>
    <w:p w14:paraId="1EEC2C95" w14:textId="77777777" w:rsidR="00C35BF2" w:rsidRDefault="00256AF3">
      <w:pPr>
        <w:pStyle w:val="Heading3"/>
        <w:spacing w:line="240" w:lineRule="auto"/>
        <w:jc w:val="both"/>
        <w:rPr>
          <w:lang w:val="bs-Latn-BA"/>
        </w:rPr>
      </w:pPr>
      <w:bookmarkStart w:id="451" w:name="_Toc518070679"/>
      <w:r>
        <w:rPr>
          <w:lang w:val="bs-Latn-BA"/>
        </w:rPr>
        <w:t>SAML ograničenja</w:t>
      </w:r>
      <w:bookmarkEnd w:id="451"/>
    </w:p>
    <w:p w14:paraId="6577027B" w14:textId="77777777" w:rsidR="00C35BF2" w:rsidRDefault="00256AF3">
      <w:pPr>
        <w:spacing w:line="240" w:lineRule="auto"/>
        <w:ind w:firstLine="576"/>
        <w:jc w:val="both"/>
        <w:rPr>
          <w:lang w:val="bs-Latn-BA"/>
        </w:rPr>
      </w:pPr>
      <w:r>
        <w:rPr>
          <w:lang w:val="bs-Latn-BA"/>
        </w:rPr>
        <w:t xml:space="preserve">SAML podržava koncept uvezivanja. To je u suštini sredstvo kojim se vrši „preusmjeravanje“ korisnika između SP-a i IdP-a u cilju razmjene SAML autentikacionih poruka, kako bi se izvršila njegova autentikacija. Npr. u koraku </w:t>
      </w:r>
      <w:r>
        <w:rPr>
          <w:b/>
          <w:lang w:val="bs-Latn-BA"/>
        </w:rPr>
        <w:t>D</w:t>
      </w:r>
      <w:r>
        <w:rPr>
          <w:lang w:val="bs-Latn-BA"/>
        </w:rPr>
        <w:t>, IdP „preusmjerava“ korisnika nazad na SP kako bi mu (posredstvom korisnika) poslao SAML token kao odgovor na autentikacioni zahtijev. Dva bitna tipa uvezivanja su HTTP preusmjeravanje (</w:t>
      </w:r>
      <w:r>
        <w:rPr>
          <w:i/>
          <w:lang w:val="bs-Latn-BA"/>
        </w:rPr>
        <w:t>HTTP Redirect (GET)</w:t>
      </w:r>
      <w:r>
        <w:rPr>
          <w:lang w:val="bs-Latn-BA"/>
        </w:rPr>
        <w:t xml:space="preserve">) i HTTP POST, uvedena u SAML 2.0 specifikaciji. </w:t>
      </w:r>
    </w:p>
    <w:p w14:paraId="21A704EC" w14:textId="77777777" w:rsidR="00C35BF2" w:rsidRDefault="00256AF3">
      <w:pPr>
        <w:spacing w:line="240" w:lineRule="auto"/>
        <w:ind w:firstLine="360"/>
        <w:jc w:val="both"/>
        <w:rPr>
          <w:lang w:val="bs-Latn-BA"/>
        </w:rPr>
      </w:pPr>
      <w:r>
        <w:rPr>
          <w:i/>
          <w:lang w:val="bs-Latn-BA"/>
        </w:rPr>
        <w:t>HTTP Redirect (GET)</w:t>
      </w:r>
      <w:r>
        <w:rPr>
          <w:lang w:val="bs-Latn-BA"/>
        </w:rPr>
        <w:t xml:space="preserve"> uvezivanje predstavlja korištenje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HTTP Redirect</w:t>
      </w:r>
      <w:r>
        <w:rPr>
          <w:lang w:val="bs-Latn-BA"/>
        </w:rPr>
        <w:t xml:space="preserve"> odgovora.</w:t>
      </w:r>
    </w:p>
    <w:p w14:paraId="1F749C37" w14:textId="77777777" w:rsidR="00C35BF2" w:rsidRDefault="00256AF3">
      <w:pPr>
        <w:spacing w:line="240" w:lineRule="auto"/>
        <w:ind w:firstLine="360"/>
        <w:jc w:val="both"/>
        <w:rPr>
          <w:lang w:val="bs-Latn-BA"/>
        </w:rPr>
      </w:pPr>
      <w:r>
        <w:rPr>
          <w:lang w:val="bs-Latn-BA"/>
        </w:rPr>
        <w:t xml:space="preserve">Preporučeni način uvezivanja - HTTP POST, takođe ime svoje nedostatke. Npr. SAML specifikacija preporučuje da se u koraku </w:t>
      </w:r>
      <w:r>
        <w:rPr>
          <w:b/>
          <w:lang w:val="bs-Latn-BA"/>
        </w:rPr>
        <w:t>D</w:t>
      </w:r>
      <w:r>
        <w:rPr>
          <w:lang w:val="bs-Latn-BA"/>
        </w:rPr>
        <w:t xml:space="preserve"> u kom se vrši slanje informacija o korisniku (u obliku SAML tokena) od strane IdP-a ka SP-u (posredstvom korisnika), korist upravo HTTP POST uvezivanje.</w:t>
      </w:r>
      <w:r>
        <w:rPr>
          <w:b/>
          <w:lang w:val="bs-Latn-BA"/>
        </w:rPr>
        <w:t xml:space="preserve"> </w:t>
      </w:r>
      <w:r>
        <w:rPr>
          <w:lang w:val="bs-Latn-BA"/>
        </w:rPr>
        <w:t>To podrazumijeva da IdP korisniku usluži HTML stranicu sa formom koja sadrži SAML token, ima akciju koja upućuje nazad na SP (na pristupnu tačku za obradu SAML odgovora), te koja kao metodu za slanje koristi „PO</w:t>
      </w:r>
      <w:r>
        <w:rPr>
          <w:lang w:val="bs-Latn-BA"/>
        </w:rPr>
        <w:lastRenderedPageBreak/>
        <w:t xml:space="preserve">ST“. Forma može sadržati dugmić na koji korisnik treba kliknuti kako bi je poslao, ili se može koristiti JavaScript funkcija za 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(IdP), što će rezultovati time da aplikacija preusmjerava korisnika</w:t>
      </w:r>
      <w:r>
        <w:rPr>
          <w:lang w:val="bs-Latn-BA"/>
        </w:rPr>
        <w:lastRenderedPageBreak/>
        <w:t xml:space="preserve"> na stranicu za prijavu u okviru IdP-a, koja se otvara u okviru internet preglednika na telefonu. Nakon što se korisnik autentikovao, IdP ga treba nekako poslati zajedno sa SAML tokenom nazad do aplikacije, odnosno kao što je gore objašnjeno usluživanjem stranice sa odgovarajućom formom. U ovom slučaju, s obzirom na to da korisnika treba vratiti na mobilnu aplikaciju, IdP će generisati formu koja kao akciju ima prilagođeni URL za pokretanje te aplikacije (npr. „my-app://authenticate“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r>
        <w:rPr>
          <w:vertAlign w:val="superscript"/>
          <w:lang w:val="bs-Latn-BA"/>
        </w:rPr>
        <w:t>[20]</w:t>
      </w:r>
    </w:p>
    <w:p w14:paraId="5799B296" w14:textId="77777777" w:rsidR="00C35BF2" w:rsidRDefault="00256AF3">
      <w:pPr>
        <w:tabs>
          <w:tab w:val="left" w:pos="720"/>
        </w:tabs>
        <w:spacing w:line="240" w:lineRule="auto"/>
        <w:ind w:firstLine="360"/>
        <w:jc w:val="both"/>
        <w:rPr>
          <w:vertAlign w:val="superscript"/>
          <w:lang w:val="bs-Latn-BA"/>
        </w:rPr>
      </w:pPr>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„my-app://authenticate/?SAMLResponse=gfhvcmijtrra...“). Proksi server bi zatim mogao upotrijebiti HTTP preusmjeravanje kako bi doveo do toga da uređaj pokrene aplikaciju korištenjem generisanog URL-a. Kako je SAML token sada dio URL-a, aplikacija ga može izdvojiti i pročitati, te upotrijebiti za prijavu korisnika.</w:t>
      </w:r>
    </w:p>
    <w:p w14:paraId="3E64FEB5" w14:textId="77777777" w:rsidR="00C35BF2" w:rsidRDefault="00256AF3">
      <w:pPr>
        <w:spacing w:line="240" w:lineRule="auto"/>
        <w:jc w:val="both"/>
        <w:rPr>
          <w:lang w:val="bs-Latn-BA"/>
        </w:rPr>
      </w:pPr>
      <w:r>
        <w:rPr>
          <w:lang w:val="bs-Latn-BA"/>
        </w:rPr>
        <w:br w:type="page"/>
      </w:r>
    </w:p>
    <w:p w14:paraId="438C33E7" w14:textId="77777777" w:rsidR="00C35BF2" w:rsidRDefault="00256AF3">
      <w:pPr>
        <w:pStyle w:val="Heading1"/>
        <w:rPr>
          <w:lang w:val="bs-Latn-BA"/>
        </w:rPr>
      </w:pPr>
      <w:bookmarkStart w:id="452" w:name="_Toc518070680"/>
      <w:r>
        <w:rPr>
          <w:lang w:val="bs-Latn-BA"/>
        </w:rPr>
        <w:t>OAuth 2.0</w:t>
      </w:r>
      <w:bookmarkEnd w:id="452"/>
    </w:p>
    <w:p w14:paraId="74B01010" w14:textId="77777777" w:rsidR="00C35BF2" w:rsidRDefault="00256AF3">
      <w:pPr>
        <w:spacing w:line="240" w:lineRule="auto"/>
        <w:ind w:firstLine="360"/>
        <w:jc w:val="both"/>
        <w:rPr>
          <w:lang w:val="bs-Latn-BA"/>
        </w:rPr>
      </w:pPr>
      <w:r>
        <w:rPr>
          <w:lang w:val="bs-Latn-BA"/>
        </w:rPr>
        <w:t xml:space="preserve">Za razliku od SAML-a, OAuth 2.0 (nadalje </w:t>
      </w:r>
      <w:r>
        <w:rPr>
          <w:lang w:val="bs-Latn-BA"/>
        </w:rPr>
        <w:lastRenderedPageBreak/>
        <w:t>OAuth2) je specifikacija koja je bila gotovo u potpunosti odbačena krajem 2012. godine, međutim vremenom je ipak zaživjela pa je danas koriste i Facebook, Google, Twitter te mnogi drugih. Objavljena je 2010. godine kao zamjena za inicijalnu verziju OAuth-a, koja je nastala 2007. godine kao autentikaciona metoda za Twitter API.</w:t>
      </w:r>
      <w:r>
        <w:rPr>
          <w:vertAlign w:val="superscript"/>
          <w:lang w:val="bs-Latn-BA"/>
        </w:rPr>
        <w:footnoteReference w:id="5"/>
      </w:r>
      <w:r>
        <w:rPr>
          <w:lang w:val="bs-Latn-BA"/>
        </w:rPr>
        <w:t xml:space="preserve"> Kao i prva verzija OAuth-a, OAuth2 omoguć</w:t>
      </w:r>
      <w:r>
        <w:t>ava</w:t>
      </w:r>
      <w:r>
        <w:rPr>
          <w:lang w:val="bs-Latn-BA"/>
        </w:rPr>
        <w:t xml:space="preserve"> internet korisnicima da odobre </w:t>
      </w:r>
      <w:r>
        <w:rPr>
          <w:i/>
          <w:lang w:val="bs-Latn-BA"/>
        </w:rPr>
        <w:t>web</w:t>
      </w:r>
      <w:r>
        <w:rPr>
          <w:lang w:val="bs-Latn-BA"/>
        </w:rPr>
        <w:t xml:space="preserve"> stranicama ili aplikacijama pristup svojim informacijama na drugim </w:t>
      </w:r>
      <w:r>
        <w:rPr>
          <w:i/>
          <w:lang w:val="bs-Latn-BA"/>
        </w:rPr>
        <w:t>web</w:t>
      </w:r>
      <w:r>
        <w:rPr>
          <w:lang w:val="bs-Latn-BA"/>
        </w:rPr>
        <w:t xml:space="preserve"> stranicama, bez dijeljenja lozinke. Ima prednost u odnosu na SAML u tome što je to novija specifikacija i što uzima u obzir napredak i razvoj svijeta tehnologije. </w:t>
      </w:r>
    </w:p>
    <w:p w14:paraId="21652C47" w14:textId="77777777" w:rsidR="00C35BF2" w:rsidRDefault="00256AF3">
      <w:pPr>
        <w:spacing w:line="240" w:lineRule="auto"/>
        <w:ind w:firstLine="360"/>
        <w:jc w:val="both"/>
        <w:rPr>
          <w:lang w:val="bs-Latn-BA"/>
        </w:rPr>
      </w:pPr>
      <w:r>
        <w:rPr>
          <w:lang w:val="bs-Latn-BA"/>
        </w:rPr>
        <w:t>Iako kao zadatak rada nije navedena analiza OAuth2-a, on je u okviru ove glave ukratko predstavljen, iz razloga što predstavlja dobru alternativu SAML-u i pokriva neke njegove nedostatke, kao što je standardizovana podrška za nativne mobilne aplikacije koje su danas izuzetno bitne i rasprostranjene. SAML i OAuth2 koriste slične pojmove za slične koncepte. Zbog poređenja, pored OAuth2 izraza, u zagradama se navodi i ekvivalentan SAML izraz:</w:t>
      </w:r>
    </w:p>
    <w:p w14:paraId="41605A03" w14:textId="77777777" w:rsidR="00C35BF2" w:rsidRDefault="00256AF3">
      <w:pPr>
        <w:numPr>
          <w:ilvl w:val="0"/>
          <w:numId w:val="14"/>
        </w:numPr>
        <w:spacing w:line="240" w:lineRule="auto"/>
        <w:contextualSpacing/>
        <w:jc w:val="both"/>
        <w:rPr>
          <w:lang w:val="bs-Latn-BA"/>
        </w:rPr>
      </w:pPr>
      <w:r>
        <w:rPr>
          <w:lang w:val="bs-Latn-BA"/>
        </w:rPr>
        <w:t xml:space="preserve">Server resursa – </w:t>
      </w:r>
      <w:r>
        <w:rPr>
          <w:i/>
          <w:lang w:val="bs-Latn-BA"/>
        </w:rPr>
        <w:t>Resource Server</w:t>
      </w:r>
      <w:r>
        <w:rPr>
          <w:lang w:val="bs-Latn-BA"/>
        </w:rPr>
        <w:t xml:space="preserve"> (</w:t>
      </w:r>
      <w:r>
        <w:rPr>
          <w:i/>
          <w:lang w:val="bs-Latn-BA"/>
        </w:rPr>
        <w:t>Service Provider</w:t>
      </w:r>
      <w:r>
        <w:rPr>
          <w:lang w:val="bs-Latn-BA"/>
        </w:rPr>
        <w:t xml:space="preserve">) – </w:t>
      </w:r>
      <w:r>
        <w:rPr>
          <w:i/>
          <w:lang w:val="bs-Latn-BA"/>
        </w:rPr>
        <w:t>web</w:t>
      </w:r>
      <w:r>
        <w:rPr>
          <w:lang w:val="bs-Latn-BA"/>
        </w:rPr>
        <w:t xml:space="preserve"> server čijim informacijama korisnik pokušava pristupiti.</w:t>
      </w:r>
    </w:p>
    <w:p w14:paraId="286A041A" w14:textId="77777777" w:rsidR="00C35BF2" w:rsidRDefault="00256AF3">
      <w:pPr>
        <w:numPr>
          <w:ilvl w:val="0"/>
          <w:numId w:val="14"/>
        </w:numPr>
        <w:spacing w:line="240" w:lineRule="auto"/>
        <w:contextualSpacing/>
        <w:jc w:val="both"/>
        <w:rPr>
          <w:lang w:val="bs-Latn-BA"/>
        </w:rPr>
      </w:pPr>
      <w:r>
        <w:rPr>
          <w:lang w:val="bs-Latn-BA"/>
        </w:rPr>
        <w:t xml:space="preserve">Klijent – </w:t>
      </w:r>
      <w:r>
        <w:rPr>
          <w:i/>
          <w:lang w:val="bs-Latn-BA"/>
        </w:rPr>
        <w:t>Client</w:t>
      </w:r>
      <w:r>
        <w:rPr>
          <w:lang w:val="bs-Latn-BA"/>
        </w:rPr>
        <w:t xml:space="preserve"> – način na koji korisnik međudjeluje sa serverom resursa. To može biti </w:t>
      </w:r>
      <w:r>
        <w:rPr>
          <w:i/>
          <w:lang w:val="bs-Latn-BA"/>
        </w:rPr>
        <w:t>web</w:t>
      </w:r>
      <w:r>
        <w:rPr>
          <w:lang w:val="bs-Latn-BA"/>
        </w:rPr>
        <w:t xml:space="preserve"> aplikacija, nativna mobilna aplikacija, desktop aplikacija, serverska aplikacija itd. </w:t>
      </w:r>
    </w:p>
    <w:p w14:paraId="062C1937" w14:textId="77777777" w:rsidR="00C35BF2" w:rsidRDefault="00256AF3">
      <w:pPr>
        <w:numPr>
          <w:ilvl w:val="0"/>
          <w:numId w:val="14"/>
        </w:numPr>
        <w:spacing w:line="240" w:lineRule="auto"/>
        <w:contextualSpacing/>
        <w:jc w:val="both"/>
        <w:rPr>
          <w:lang w:val="bs-Latn-BA"/>
        </w:rPr>
      </w:pPr>
      <w:r>
        <w:rPr>
          <w:lang w:val="bs-Latn-BA"/>
        </w:rPr>
        <w:t xml:space="preserve">Autorizacioni server - </w:t>
      </w:r>
      <w:r>
        <w:rPr>
          <w:i/>
          <w:lang w:val="bs-Latn-BA"/>
        </w:rPr>
        <w:t>Authorization Server</w:t>
      </w:r>
      <w:r>
        <w:rPr>
          <w:lang w:val="bs-Latn-BA"/>
        </w:rPr>
        <w:t xml:space="preserve"> (</w:t>
      </w:r>
      <w:r>
        <w:rPr>
          <w:i/>
          <w:lang w:val="bs-Latn-BA"/>
        </w:rPr>
        <w:t>Identity Provider</w:t>
      </w:r>
      <w:r>
        <w:rPr>
          <w:lang w:val="bs-Latn-BA"/>
        </w:rPr>
        <w:t>) - server koji posjeduje identitet i pristupne podatke korisnika, tj. utvrđuje njegov identitet i prava pristupa.</w:t>
      </w:r>
    </w:p>
    <w:p w14:paraId="64CFF632" w14:textId="77777777" w:rsidR="00C35BF2" w:rsidRDefault="00C35BF2">
      <w:pPr>
        <w:spacing w:line="240" w:lineRule="auto"/>
        <w:contextualSpacing/>
        <w:jc w:val="both"/>
        <w:rPr>
          <w:lang w:val="bs-Latn-BA"/>
        </w:rPr>
      </w:pPr>
    </w:p>
    <w:p w14:paraId="1924C43E" w14:textId="77777777" w:rsidR="00C35BF2" w:rsidRDefault="00256AF3">
      <w:pPr>
        <w:spacing w:line="240" w:lineRule="auto"/>
        <w:ind w:firstLine="360"/>
        <w:jc w:val="both"/>
        <w:rPr>
          <w:lang w:val="bs-Latn-BA"/>
        </w:rPr>
      </w:pPr>
      <w:r>
        <w:rPr>
          <w:noProof/>
        </w:rPr>
        <mc:AlternateContent>
          <mc:Choice Requires="wps">
            <w:drawing>
              <wp:anchor distT="0" distB="0" distL="114300" distR="114300" simplePos="0" relativeHeight="251658240" behindDoc="0" locked="0" layoutInCell="1" allowOverlap="1" wp14:anchorId="645254E3" wp14:editId="458F8465">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2DBBBD56" w14:textId="54075447" w:rsidR="00665B6C" w:rsidRDefault="00665B6C">
                            <w:pPr>
                              <w:pStyle w:val="Caption"/>
                              <w:jc w:val="center"/>
                            </w:pPr>
                            <w:r>
                              <w:t xml:space="preserve">Slika </w:t>
                            </w:r>
                            <w:ins w:id="453" w:author="Rajo" w:date="2018-06-29T19:54:00Z">
                              <w:r>
                                <w:fldChar w:fldCharType="begin"/>
                              </w:r>
                              <w:r>
                                <w:instrText xml:space="preserve"> STYLEREF 1 \s </w:instrText>
                              </w:r>
                            </w:ins>
                            <w:r>
                              <w:fldChar w:fldCharType="separate"/>
                            </w:r>
                            <w:r w:rsidR="00081852">
                              <w:rPr>
                                <w:noProof/>
                              </w:rPr>
                              <w:t>7</w:t>
                            </w:r>
                            <w:ins w:id="454" w:author="Rajo" w:date="2018-06-29T19:54:00Z">
                              <w:r>
                                <w:fldChar w:fldCharType="end"/>
                              </w:r>
                              <w:r>
                                <w:t>.</w:t>
                              </w:r>
                              <w:r>
                                <w:fldChar w:fldCharType="begin"/>
                              </w:r>
                              <w:r>
                                <w:instrText xml:space="preserve"> SEQ Slika \* ARABIC \s 1 </w:instrText>
                              </w:r>
                            </w:ins>
                            <w:r>
                              <w:fldChar w:fldCharType="separate"/>
                            </w:r>
                            <w:ins w:id="455" w:author="Rajo" w:date="2018-06-29T22:43:00Z">
                              <w:r w:rsidR="00081852">
                                <w:rPr>
                                  <w:noProof/>
                                </w:rPr>
                                <w:t>1</w:t>
                              </w:r>
                            </w:ins>
                            <w:ins w:id="456" w:author="Rajo" w:date="2018-06-29T19:54:00Z">
                              <w:r>
                                <w:fldChar w:fldCharType="end"/>
                              </w:r>
                            </w:ins>
                            <w:del w:id="457" w:author="Rajo" w:date="2018-06-29T19:54:00Z">
                              <w:r w:rsidDel="009F016E">
                                <w:fldChar w:fldCharType="begin"/>
                              </w:r>
                              <w:r w:rsidDel="009F016E">
                                <w:delInstrText xml:space="preserve"> STYLEREF 1 \s </w:delInstrText>
                              </w:r>
                              <w:r w:rsidDel="009F016E">
                                <w:fldChar w:fldCharType="separate"/>
                              </w:r>
                              <w:r w:rsidDel="009F016E">
                                <w:delText>7</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1</w:delText>
                              </w:r>
                              <w:r w:rsidDel="009F016E">
                                <w:fldChar w:fldCharType="end"/>
                              </w:r>
                            </w:del>
                            <w:r>
                              <w:t xml:space="preserve"> - </w:t>
                            </w:r>
                            <w:r>
                              <w:rPr>
                                <w:lang w:val="bs-Latn-BA"/>
                              </w:rPr>
                              <w:t>OAuth2 scenario upotrebe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45254E3" id="Text Box 507" o:spid="_x0000_s1165" type="#_x0000_t202" style="position:absolute;left:0;text-align:left;margin-left:15.75pt;margin-top:275.75pt;width:452.25pt;height:1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" stroked="f">
                <v:textbox inset="0,0,0,0">
                  <w:txbxContent>
                    <w:p w14:paraId="2DBBBD56" w14:textId="54075447" w:rsidR="00665B6C" w:rsidRDefault="00665B6C">
                      <w:pPr>
                        <w:pStyle w:val="Caption"/>
                        <w:jc w:val="center"/>
                      </w:pPr>
                      <w:r>
                        <w:t xml:space="preserve">Slika </w:t>
                      </w:r>
                      <w:ins w:id="458" w:author="Rajo" w:date="2018-06-29T19:54:00Z">
                        <w:r>
                          <w:fldChar w:fldCharType="begin"/>
                        </w:r>
                        <w:r>
                          <w:instrText xml:space="preserve"> STYLEREF 1 \s </w:instrText>
                        </w:r>
                      </w:ins>
                      <w:r>
                        <w:fldChar w:fldCharType="separate"/>
                      </w:r>
                      <w:r w:rsidR="00081852">
                        <w:rPr>
                          <w:noProof/>
                        </w:rPr>
                        <w:t>7</w:t>
                      </w:r>
                      <w:ins w:id="459" w:author="Rajo" w:date="2018-06-29T19:54:00Z">
                        <w:r>
                          <w:fldChar w:fldCharType="end"/>
                        </w:r>
                        <w:r>
                          <w:t>.</w:t>
                        </w:r>
                        <w:r>
                          <w:fldChar w:fldCharType="begin"/>
                        </w:r>
                        <w:r>
                          <w:instrText xml:space="preserve"> SEQ Slika \* ARABIC \s 1 </w:instrText>
                        </w:r>
                      </w:ins>
                      <w:r>
                        <w:fldChar w:fldCharType="separate"/>
                      </w:r>
                      <w:ins w:id="460" w:author="Rajo" w:date="2018-06-29T22:43:00Z">
                        <w:r w:rsidR="00081852">
                          <w:rPr>
                            <w:noProof/>
                          </w:rPr>
                          <w:t>1</w:t>
                        </w:r>
                      </w:ins>
                      <w:ins w:id="461" w:author="Rajo" w:date="2018-06-29T19:54:00Z">
                        <w:r>
                          <w:fldChar w:fldCharType="end"/>
                        </w:r>
                      </w:ins>
                      <w:del w:id="462" w:author="Rajo" w:date="2018-06-29T19:54:00Z">
                        <w:r w:rsidDel="009F016E">
                          <w:fldChar w:fldCharType="begin"/>
                        </w:r>
                        <w:r w:rsidDel="009F016E">
                          <w:delInstrText xml:space="preserve"> STYLEREF 1 \s </w:delInstrText>
                        </w:r>
                        <w:r w:rsidDel="009F016E">
                          <w:fldChar w:fldCharType="separate"/>
                        </w:r>
                        <w:r w:rsidDel="009F016E">
                          <w:delText>7</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1</w:delText>
                        </w:r>
                        <w:r w:rsidDel="009F016E">
                          <w:fldChar w:fldCharType="end"/>
                        </w:r>
                      </w:del>
                      <w:r>
                        <w:t xml:space="preserve"> - </w:t>
                      </w:r>
                      <w:r>
                        <w:rPr>
                          <w:lang w:val="bs-Latn-BA"/>
                        </w:rPr>
                        <w:t>OAuth2 scenario upotrebe</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2DD7012A" wp14:editId="2C54865F">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47D5EE6D"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Server resursa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343A0188"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773585F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148FDB11" w14:textId="77777777" w:rsidR="00665B6C" w:rsidRDefault="00665B6C">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710D9573"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670561A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565143D9"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7A3E9D9B"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095E34D"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Klijent zahtijeva autorizaciju</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39CCF41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Dobija dozvolu za autorizaciju</w:t>
                              </w:r>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1CCFC357" w14:textId="77777777" w:rsidR="00665B6C" w:rsidRDefault="00665B6C">
                              <w:pPr>
                                <w:pStyle w:val="NormalWeb"/>
                                <w:spacing w:before="0" w:beforeAutospacing="0" w:after="0" w:afterAutospacing="0"/>
                                <w:jc w:val="center"/>
                              </w:pPr>
                              <w:r>
                                <w:rPr>
                                  <w:rFonts w:ascii="Microsoft Sans Serif" w:eastAsia="Calibri" w:hAnsi="Microsoft Sans Serif"/>
                                  <w:b/>
                                  <w:bCs/>
                                  <w:sz w:val="20"/>
                                  <w:szCs w:val="20"/>
                                </w:rPr>
                                <w:t>Klijent zahtijeva pristupni token koristeći odobrenje</w:t>
                              </w:r>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47ED148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Klijent zahtijeva zaštićeni resurs koristeći pristupni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283684D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SR provjerava pristupni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79E1E060"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8767323"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Klijent prima resurs</w:t>
                              </w:r>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1C52372"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F669BEF"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Odobrava i izdaje pristupni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24A102D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Šalje informacije o korisniku</w:t>
                              </w:r>
                            </w:p>
                          </w:txbxContent>
                        </wps:txbx>
                        <wps:bodyPr rot="0" spcFirstLastPara="0" vert="horz" wrap="square" lIns="91440" tIns="45720" rIns="91440" bIns="0" numCol="1" spcCol="0" rtlCol="0" fromWordArt="0" anchor="t" anchorCtr="0" forceAA="0" compatLnSpc="1">
                          <a:noAutofit/>
                        </wps:bodyPr>
                      </wps:wsp>
                    </wpc:wpc>
                  </a:graphicData>
                </a:graphic>
              </wp:anchor>
            </w:drawing>
          </mc:Choice>
          <mc:Fallback>
            <w:pict>
              <v:group w14:anchorId="2DD7012A" id="Canvas 505" o:spid="_x0000_s1166" editas="canvas" style="position:absolute;left:0;text-align:left;margin-left:15.75pt;margin-top:28.95pt;width:452.25pt;height:244.3pt;z-index:251656192;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">
                <v:shape id="_x0000_s1167" type="#_x0000_t75" style="position:absolute;width:57435;height:31026;visibility:visible;mso-wrap-style:square">
                  <v:fill o:detectmouseclick="t"/>
                  <v:path o:connecttype="none"/>
                </v:shape>
                <v:roundrect id="Rectangle: Rounded Corners 421" o:spid="_x0000_s1168"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47D5EE6D"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Server resursa / SR</w:t>
                        </w:r>
                      </w:p>
                    </w:txbxContent>
                  </v:textbox>
                </v:roundrect>
                <v:roundrect id="Rectangle: Rounded Corners 422" o:spid="_x0000_s1169"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343A0188"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v:textbox>
                </v:roundrect>
                <v:roundrect id="Rectangle: Rounded Corners 427" o:spid="_x0000_s1170"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773585F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171"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172"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173"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174"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175"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148FDB11" w14:textId="77777777" w:rsidR="00665B6C" w:rsidRDefault="00665B6C">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v:textbox>
                </v:oval>
                <v:oval id="Oval 433" o:spid="_x0000_s1176"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710D9573"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v:textbox>
                </v:oval>
                <v:line id="Straight Connector 437" o:spid="_x0000_s1177"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178"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179"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670561A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v:textbox>
                </v:oval>
                <v:line id="Straight Connector 487" o:spid="_x0000_s1180"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181"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182"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565143D9"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v:textbox>
                </v:oval>
                <v:oval id="Oval 490" o:spid="_x0000_s1183"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7A3E9D9B"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v:textbox>
                </v:oval>
                <v:line id="Straight Connector 491" o:spid="_x0000_s1184"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185"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095E34D"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Klijent zahtijeva autorizaciju</w:t>
                        </w:r>
                      </w:p>
                    </w:txbxContent>
                  </v:textbox>
                </v:shape>
                <v:shape id="Text Box 105" o:spid="_x0000_s1186"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39CCF41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Dobija dozvolu za autorizaciju</w:t>
                        </w:r>
                      </w:p>
                    </w:txbxContent>
                  </v:textbox>
                </v:shape>
                <v:shape id="Text Box 105" o:spid="_x0000_s1187"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1CCFC357" w14:textId="77777777" w:rsidR="00665B6C" w:rsidRDefault="00665B6C">
                        <w:pPr>
                          <w:pStyle w:val="NormalWeb"/>
                          <w:spacing w:before="0" w:beforeAutospacing="0" w:after="0" w:afterAutospacing="0"/>
                          <w:jc w:val="center"/>
                        </w:pPr>
                        <w:r>
                          <w:rPr>
                            <w:rFonts w:ascii="Microsoft Sans Serif" w:eastAsia="Calibri" w:hAnsi="Microsoft Sans Serif"/>
                            <w:b/>
                            <w:bCs/>
                            <w:sz w:val="20"/>
                            <w:szCs w:val="20"/>
                          </w:rPr>
                          <w:t>Klijent zahtijeva pristupni token koristeći odobrenje</w:t>
                        </w:r>
                      </w:p>
                    </w:txbxContent>
                  </v:textbox>
                </v:shape>
                <v:shape id="Text Box 105" o:spid="_x0000_s1188"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47ED148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Klijent zahtijeva zaštićeni resurs koristeći pristupni token</w:t>
                        </w:r>
                      </w:p>
                    </w:txbxContent>
                  </v:textbox>
                </v:shape>
                <v:shape id="Text Box 105" o:spid="_x0000_s1189"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283684D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SR provjerava pristupni token</w:t>
                        </w:r>
                      </w:p>
                    </w:txbxContent>
                  </v:textbox>
                </v:shape>
                <v:line id="Straight Connector 497" o:spid="_x0000_s1190"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191"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79E1E060"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v:textbox>
                </v:oval>
                <v:line id="Straight Connector 499" o:spid="_x0000_s1192"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193"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8767323"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Klijent prima resurs</w:t>
                        </w:r>
                      </w:p>
                    </w:txbxContent>
                  </v:textbox>
                </v:shape>
                <v:line id="Straight Connector 501" o:spid="_x0000_s1194"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195"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1C52372"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v:textbox>
                </v:oval>
                <v:shape id="Text Box 105" o:spid="_x0000_s1196"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F669BEF"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Odobrava i izdaje pristupni token</w:t>
                        </w:r>
                      </w:p>
                    </w:txbxContent>
                  </v:textbox>
                </v:shape>
                <v:shape id="Text Box 105" o:spid="_x0000_s1197"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24A102D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Šalje informacije o korisniku</w:t>
                        </w:r>
                      </w:p>
                    </w:txbxContent>
                  </v:textbox>
                </v:shape>
                <w10:wrap type="square"/>
              </v:group>
            </w:pict>
          </mc:Fallback>
        </mc:AlternateContent>
      </w:r>
      <w:r>
        <w:rPr>
          <w:lang w:val="bs-Latn-BA"/>
        </w:rPr>
        <w:t>Na visokom nivou, OAuth2 scenario upotrebe se ne razlikuje mnogo od SAML scenarija:</w:t>
      </w:r>
    </w:p>
    <w:p w14:paraId="32893D77" w14:textId="77777777" w:rsidR="00C35BF2" w:rsidRDefault="00256AF3">
      <w:pPr>
        <w:spacing w:line="240" w:lineRule="auto"/>
        <w:ind w:firstLine="360"/>
        <w:jc w:val="both"/>
        <w:rPr>
          <w:lang w:val="bs-Latn-BA"/>
        </w:rPr>
      </w:pPr>
      <w:r>
        <w:rPr>
          <w:lang w:val="bs-Latn-BA"/>
        </w:rPr>
        <w:t>Primjer slučaja upotrebe korišten i kod ranije opisanog SAML-a:</w:t>
      </w:r>
    </w:p>
    <w:p w14:paraId="5607C7E2" w14:textId="77777777" w:rsidR="00C35BF2" w:rsidRDefault="00256AF3">
      <w:pPr>
        <w:numPr>
          <w:ilvl w:val="0"/>
          <w:numId w:val="15"/>
        </w:numPr>
        <w:spacing w:line="240" w:lineRule="auto"/>
        <w:contextualSpacing/>
        <w:jc w:val="both"/>
        <w:rPr>
          <w:lang w:val="bs-Latn-BA"/>
        </w:rPr>
      </w:pPr>
      <w:r>
        <w:rPr>
          <w:lang w:val="bs-Latn-BA"/>
        </w:rPr>
        <w:t xml:space="preserve">A – korisnik otvara </w:t>
      </w:r>
      <w:r>
        <w:rPr>
          <w:i/>
          <w:lang w:val="bs-Latn-BA"/>
        </w:rPr>
        <w:t>web</w:t>
      </w:r>
      <w:r>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p>
    <w:p w14:paraId="038C1826" w14:textId="77777777" w:rsidR="00C35BF2" w:rsidRDefault="00256AF3">
      <w:pPr>
        <w:numPr>
          <w:ilvl w:val="0"/>
          <w:numId w:val="15"/>
        </w:numPr>
        <w:spacing w:line="240" w:lineRule="auto"/>
        <w:contextualSpacing/>
        <w:jc w:val="both"/>
        <w:rPr>
          <w:lang w:val="bs-Latn-BA"/>
        </w:rPr>
      </w:pPr>
      <w:r>
        <w:rPr>
          <w:lang w:val="bs-Latn-BA"/>
        </w:rPr>
        <w:t>B – SR prima kod odobrenja autorizacije kao dio preusmjeravanja i prosljeđuje ga klijentu</w:t>
      </w:r>
    </w:p>
    <w:p w14:paraId="308724A0" w14:textId="77777777" w:rsidR="00C35BF2" w:rsidRDefault="00256AF3">
      <w:pPr>
        <w:numPr>
          <w:ilvl w:val="0"/>
          <w:numId w:val="15"/>
        </w:numPr>
        <w:spacing w:line="240" w:lineRule="auto"/>
        <w:contextualSpacing/>
        <w:jc w:val="both"/>
        <w:rPr>
          <w:lang w:val="bs-Latn-BA"/>
        </w:rPr>
      </w:pPr>
      <w:r>
        <w:rPr>
          <w:lang w:val="bs-Latn-BA"/>
        </w:rPr>
        <w:t>C – klijent zatim koristi taj kod odobrenja autorizacije kako bi zahtijevao pristupni token od autorizacionog servera</w:t>
      </w:r>
    </w:p>
    <w:p w14:paraId="4B94D827" w14:textId="77777777" w:rsidR="00C35BF2" w:rsidRDefault="00256AF3">
      <w:pPr>
        <w:numPr>
          <w:ilvl w:val="0"/>
          <w:numId w:val="15"/>
        </w:numPr>
        <w:spacing w:line="240" w:lineRule="auto"/>
        <w:contextualSpacing/>
        <w:jc w:val="both"/>
        <w:rPr>
          <w:lang w:val="bs-Latn-BA"/>
        </w:rPr>
      </w:pPr>
      <w:r>
        <w:rPr>
          <w:lang w:val="bs-Latn-BA"/>
        </w:rPr>
        <w:t xml:space="preserve">D – ukoliko je kod odobrenja autorizacije ispravan, autorizacioni server odobrava i izdaje pristupni token. Pristupni token se zatim koristi od strane klijenta pri zahtijevanju resursa od servera sa resursima. </w:t>
      </w:r>
    </w:p>
    <w:p w14:paraId="28353BB1" w14:textId="77777777" w:rsidR="00C35BF2" w:rsidRDefault="00256AF3">
      <w:pPr>
        <w:numPr>
          <w:ilvl w:val="0"/>
          <w:numId w:val="15"/>
        </w:numPr>
        <w:spacing w:line="240" w:lineRule="auto"/>
        <w:contextualSpacing/>
        <w:jc w:val="both"/>
        <w:rPr>
          <w:lang w:val="bs-Latn-BA"/>
        </w:rPr>
      </w:pPr>
      <w:r>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p>
    <w:p w14:paraId="1D3FC1E1" w14:textId="77777777" w:rsidR="00C35BF2" w:rsidRDefault="00256AF3">
      <w:pPr>
        <w:numPr>
          <w:ilvl w:val="0"/>
          <w:numId w:val="15"/>
        </w:numPr>
        <w:spacing w:line="240" w:lineRule="auto"/>
        <w:contextualSpacing/>
        <w:jc w:val="both"/>
        <w:rPr>
          <w:lang w:val="bs-Latn-BA"/>
        </w:rPr>
      </w:pPr>
      <w:r>
        <w:rPr>
          <w:lang w:val="bs-Latn-BA"/>
        </w:rPr>
        <w:t>F – nakon provjere korisničkog zahtjeva, SP korisniku šalje zahtijevani resurs.</w:t>
      </w:r>
    </w:p>
    <w:p w14:paraId="31FDA0A4" w14:textId="77777777" w:rsidR="00C35BF2" w:rsidRDefault="00C35BF2">
      <w:pPr>
        <w:spacing w:line="240" w:lineRule="auto"/>
        <w:jc w:val="both"/>
        <w:rPr>
          <w:lang w:val="bs-Latn-BA"/>
        </w:rPr>
      </w:pPr>
    </w:p>
    <w:p w14:paraId="6A088D7D" w14:textId="77777777" w:rsidR="00C35BF2" w:rsidRDefault="00256AF3">
      <w:pPr>
        <w:spacing w:line="240" w:lineRule="auto"/>
        <w:ind w:firstLine="360"/>
        <w:jc w:val="both"/>
        <w:rPr>
          <w:lang w:val="bs-Latn-BA"/>
        </w:rPr>
      </w:pPr>
      <w:r>
        <w:rPr>
          <w:lang w:val="bs-Latn-BA"/>
        </w:rPr>
        <w:t xml:space="preserve">Ovo je najčešći OAuth2 tok dešavanja: tok autorizacijskog koda. OAuth2 nudi tri dodatna toka dešavanja (odobrenja autorizacije) koji su namijenjeni malo drugačijim scenarijima, kao što su JavaScript aplikacije u okviru jedne stranice, </w:t>
      </w:r>
      <w:r>
        <w:rPr>
          <w:lang w:val="bs-Latn-BA"/>
        </w:rPr>
        <w:lastRenderedPageBreak/>
        <w:t xml:space="preserve">nativne mobilne aplikacije, nativne desktop aplikacije, standardne web aplikacije, i serverske aplikacije gdje korisnik nije direktno uključen u dešavanja već je dao odobrenje da aplikacija djeluje u njegovo ime. </w:t>
      </w:r>
    </w:p>
    <w:p w14:paraId="6528F369" w14:textId="77777777" w:rsidR="00C35BF2" w:rsidRDefault="00256AF3">
      <w:pPr>
        <w:spacing w:line="240" w:lineRule="auto"/>
        <w:ind w:firstLine="360"/>
        <w:jc w:val="both"/>
        <w:rPr>
          <w:lang w:val="bs-Latn-BA"/>
        </w:rPr>
      </w:pPr>
      <w:r>
        <w:rPr>
          <w:lang w:val="bs-Latn-BA"/>
        </w:rPr>
        <w:t>Prednost OAuth2 tokova dešavanja u odnosu na SAML tokove, je to što se slanje pristupnog tokena od autorizacionog servera ka serveru sa resursima (posredstvom klijenta) vrši upotrebom HTTP preusmjeravanja (</w:t>
      </w:r>
      <w:r>
        <w:rPr>
          <w:i/>
          <w:lang w:val="bs-Latn-BA"/>
        </w:rPr>
        <w:t>HTTP Redirect (GET)</w:t>
      </w:r>
      <w:r>
        <w:rPr>
          <w:lang w:val="bs-Latn-BA"/>
        </w:rPr>
        <w:t xml:space="preserve">), pri čemu se on prosljeđuje kao parametar zahtjeva. To predstavlja prednost u odnosu na tok dešavanja naveden kod SAML-a, iz razloga što se na taj način izbjegava upotreba HTTP POST uvezivanja koje sa sobom nosi problem pristupa tijelu HTTP POST zahtjeva od strane nativnih (npr. mobilnih) aplikacija, čime se olakšava njihova integracija sa SSO serverom. OAuth2 takođe ne pretpostavlja da je klijent u stvari </w:t>
      </w:r>
      <w:r>
        <w:rPr>
          <w:i/>
          <w:lang w:val="bs-Latn-BA"/>
        </w:rPr>
        <w:t>web</w:t>
      </w:r>
      <w:r>
        <w:rPr>
          <w:lang w:val="bs-Latn-BA"/>
        </w:rPr>
        <w:t xml:space="preserve"> preglednik, dok </w:t>
      </w:r>
      <w:r>
        <w:rPr>
          <w:i/>
          <w:lang w:val="bs-Latn-BA"/>
        </w:rPr>
        <w:t>SAML Web Browser SSO Profil</w:t>
      </w:r>
      <w:r>
        <w:rPr>
          <w:lang w:val="bs-Latn-BA"/>
        </w:rPr>
        <w:t xml:space="preserve"> ima tu pretpostavku. </w:t>
      </w:r>
    </w:p>
    <w:p w14:paraId="6F0EFEC6" w14:textId="77777777" w:rsidR="00C35BF2" w:rsidRDefault="00256AF3">
      <w:pPr>
        <w:spacing w:line="240" w:lineRule="auto"/>
        <w:ind w:firstLine="360"/>
        <w:jc w:val="both"/>
        <w:rPr>
          <w:lang w:val="bs-Latn-BA"/>
        </w:rPr>
      </w:pPr>
      <w:r>
        <w:rPr>
          <w:lang w:val="bs-Latn-BA"/>
        </w:rPr>
        <w:t xml:space="preserve">Prema gore navedenom, OAuth2 se može koristiti u okviru nativnih mobilnih aplikacija, bez potrebe za zaobilaznim rješenjima kao što je to slučaj sa SAML-om. </w:t>
      </w:r>
      <w:r>
        <w:rPr>
          <w:vertAlign w:val="superscript"/>
          <w:lang w:val="bs-Latn-BA"/>
        </w:rPr>
        <w:t>[20]</w:t>
      </w:r>
    </w:p>
    <w:p w14:paraId="2D50E6E5" w14:textId="77777777" w:rsidR="00C35BF2" w:rsidRDefault="00C35BF2">
      <w:pPr>
        <w:spacing w:line="240" w:lineRule="auto"/>
        <w:jc w:val="both"/>
        <w:rPr>
          <w:lang w:val="bs-Latn-BA"/>
        </w:rPr>
      </w:pPr>
    </w:p>
    <w:p w14:paraId="13B6A780" w14:textId="77777777" w:rsidR="00C35BF2" w:rsidRDefault="00256AF3">
      <w:pPr>
        <w:keepNext/>
        <w:keepLines/>
        <w:numPr>
          <w:ilvl w:val="2"/>
          <w:numId w:val="1"/>
        </w:numPr>
        <w:spacing w:before="40" w:line="240" w:lineRule="auto"/>
        <w:jc w:val="both"/>
        <w:outlineLvl w:val="2"/>
        <w:rPr>
          <w:rFonts w:asciiTheme="majorHAnsi" w:eastAsiaTheme="majorEastAsia" w:hAnsiTheme="majorHAnsi" w:cstheme="majorBidi"/>
          <w:i/>
          <w:color w:val="244061" w:themeColor="accent1" w:themeShade="80"/>
          <w:szCs w:val="24"/>
          <w:lang w:val="bs-Latn-BA"/>
        </w:rPr>
      </w:pPr>
      <w:bookmarkStart w:id="463" w:name="_Toc518070681"/>
      <w:r>
        <w:rPr>
          <w:rFonts w:asciiTheme="majorHAnsi" w:eastAsiaTheme="majorEastAsia" w:hAnsiTheme="majorHAnsi" w:cstheme="majorBidi"/>
          <w:i/>
          <w:color w:val="244061" w:themeColor="accent1" w:themeShade="80"/>
          <w:szCs w:val="24"/>
          <w:lang w:val="bs-Latn-BA"/>
        </w:rPr>
        <w:t>OAuth2 nedostaci</w:t>
      </w:r>
      <w:bookmarkEnd w:id="463"/>
    </w:p>
    <w:p w14:paraId="614497D7" w14:textId="77777777" w:rsidR="00C35BF2" w:rsidRDefault="00256AF3">
      <w:pPr>
        <w:spacing w:line="240" w:lineRule="auto"/>
        <w:ind w:firstLine="360"/>
        <w:jc w:val="both"/>
        <w:rPr>
          <w:lang w:val="bs-Latn-BA"/>
        </w:rPr>
      </w:pPr>
      <w:r>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p>
    <w:p w14:paraId="1F81F1BE" w14:textId="77777777" w:rsidR="00C35BF2" w:rsidRDefault="00256AF3">
      <w:pPr>
        <w:spacing w:line="240" w:lineRule="auto"/>
        <w:ind w:firstLine="360"/>
        <w:jc w:val="both"/>
        <w:rPr>
          <w:lang w:val="bs-Latn-BA"/>
        </w:rPr>
      </w:pPr>
      <w:r>
        <w:rPr>
          <w:lang w:val="bs-Latn-BA"/>
        </w:rPr>
        <w:t>Postoji dosta toga gdje OAuth2 specifikacija navodi da</w:t>
      </w:r>
      <w:r>
        <w:rPr>
          <w:lang w:val="bs-Latn-BA"/>
        </w:rPr>
        <w:lastRenderedPageBreak/>
        <w:t xml:space="preserve"> su stvari „van okvira ove specifikacije“. To predstavlja jednu od mana OAuth2 specifikacije jer su mnoge stvari prepuštene implementaciji, što bi u jednom trenutku moglo dovesti do nekompatibilne implementacije.</w:t>
      </w:r>
    </w:p>
    <w:p w14:paraId="5723C94F" w14:textId="77777777" w:rsidR="00C35BF2" w:rsidRDefault="00256AF3">
      <w:pPr>
        <w:spacing w:line="240" w:lineRule="auto"/>
        <w:ind w:firstLine="360"/>
        <w:jc w:val="both"/>
        <w:rPr>
          <w:lang w:val="bs-Latn-BA"/>
        </w:rPr>
      </w:pPr>
      <w:r>
        <w:rPr>
          <w:lang w:val="bs-Latn-BA"/>
        </w:rPr>
        <w:t xml:space="preserve">OAuth2 je ipak široko prihvaćen od strane Google-a, Facebook-a, Salesforce-a, Twitter-a i mnogih drugih. Najbolja osobina OAuth2 je njegova jednostavnost. Kao alternativa, OpenID Connect Basic Profile, izgrađen na OAuth2, popunjava neke oblasti i praznine koje sama OAuth2 specifikacija ne definiše. </w:t>
      </w:r>
      <w:r>
        <w:rPr>
          <w:vertAlign w:val="superscript"/>
          <w:lang w:val="bs-Latn-BA"/>
        </w:rPr>
        <w:t>[20]</w:t>
      </w:r>
    </w:p>
    <w:p w14:paraId="12EEB9E3" w14:textId="77777777" w:rsidR="00C35BF2" w:rsidRDefault="00C35BF2">
      <w:pPr>
        <w:spacing w:line="240" w:lineRule="auto"/>
        <w:jc w:val="both"/>
        <w:rPr>
          <w:lang w:val="bs-Latn-BA"/>
        </w:rPr>
      </w:pPr>
    </w:p>
    <w:p w14:paraId="6B5DF94D" w14:textId="77777777" w:rsidR="00C35BF2" w:rsidRDefault="00256AF3">
      <w:pPr>
        <w:keepNext/>
        <w:keepLines/>
        <w:numPr>
          <w:ilvl w:val="1"/>
          <w:numId w:val="1"/>
        </w:numPr>
        <w:spacing w:before="40" w:line="240" w:lineRule="auto"/>
        <w:jc w:val="both"/>
        <w:outlineLvl w:val="1"/>
        <w:rPr>
          <w:rFonts w:asciiTheme="majorHAnsi" w:eastAsiaTheme="majorEastAsia" w:hAnsiTheme="majorHAnsi" w:cstheme="majorBidi"/>
          <w:color w:val="365F91" w:themeColor="accent1" w:themeShade="BF"/>
          <w:sz w:val="26"/>
          <w:szCs w:val="26"/>
          <w:lang w:val="bs-Latn-BA"/>
        </w:rPr>
      </w:pPr>
      <w:bookmarkStart w:id="464" w:name="_Toc518070682"/>
      <w:r>
        <w:rPr>
          <w:rFonts w:asciiTheme="majorHAnsi" w:eastAsiaTheme="majorEastAsia" w:hAnsiTheme="majorHAnsi" w:cstheme="majorBidi"/>
          <w:color w:val="365F91" w:themeColor="accent1" w:themeShade="BF"/>
          <w:sz w:val="26"/>
          <w:szCs w:val="26"/>
          <w:lang w:val="bs-Latn-BA"/>
        </w:rPr>
        <w:t>Poređenje sa SAML-om</w:t>
      </w:r>
      <w:bookmarkEnd w:id="464"/>
    </w:p>
    <w:p w14:paraId="0F31F5E3" w14:textId="77777777" w:rsidR="00C35BF2" w:rsidRDefault="00256AF3">
      <w:pPr>
        <w:spacing w:line="240" w:lineRule="auto"/>
        <w:ind w:firstLine="360"/>
        <w:jc w:val="both"/>
        <w:rPr>
          <w:lang w:val="bs-Latn-BA"/>
        </w:rPr>
      </w:pPr>
      <w:r>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p>
    <w:p w14:paraId="0AB2C322" w14:textId="77777777" w:rsidR="00C35BF2" w:rsidRDefault="00256AF3">
      <w:pPr>
        <w:spacing w:line="240" w:lineRule="auto"/>
        <w:ind w:firstLine="360"/>
        <w:jc w:val="both"/>
        <w:rPr>
          <w:lang w:val="bs-Latn-BA"/>
        </w:rPr>
      </w:pPr>
      <w:r>
        <w:rPr>
          <w:lang w:val="bs-Latn-BA"/>
        </w:rPr>
        <w:t>Sa druge strane, upotrebom OAuth2 moguće je poništiti pristupni token na autorizacionom serveru, i onemogućiti njegovu dalju upotrebu na resursnom serveru. Takođe, OAuth2 nudi jednostavnije i više standarizovano rješenje za podršku nativnih aplikacija, jer se njegovom upotrebom izbjegavaju zaobilazna rješenja, za razliku od SAML-a. Prema tome, oba pristupa imaju svoje prednosti u odnosu na određene potrebe i zahtjeve, i predstavljaju dobra rješenja za implementaciju SSO sistema.</w:t>
      </w:r>
    </w:p>
    <w:p w14:paraId="06F4B5A3" w14:textId="77777777" w:rsidR="00C35BF2" w:rsidRDefault="00256AF3">
      <w:pPr>
        <w:spacing w:line="240" w:lineRule="auto"/>
        <w:ind w:firstLine="360"/>
        <w:jc w:val="both"/>
        <w:rPr>
          <w:lang w:val="bs-Latn-BA"/>
        </w:rPr>
      </w:pPr>
      <w:r>
        <w:rPr>
          <w:lang w:val="bs-Latn-BA"/>
        </w:rPr>
        <w:t>Međutim, kako ovaj rad prvenstveno pokriva i sadrži detaljniju analizu SAML specifikacije, i pri tome ne uključuje integraciju mobilne nativne aplikacije u komunikaciju sa SSO serverom, za implementaciju koja predstavlja praktični dio rada i koja je detaljnije opisana u 10. poglavlju, korišten je SAML standard odnosno specifikacija.</w:t>
      </w:r>
      <w:r>
        <w:rPr>
          <w:lang w:val="bs-Latn-BA"/>
        </w:rPr>
        <w:br w:type="page"/>
      </w:r>
    </w:p>
    <w:p w14:paraId="74E8F039" w14:textId="77777777" w:rsidR="00C35BF2" w:rsidRDefault="00256AF3">
      <w:pPr>
        <w:pStyle w:val="Heading1"/>
        <w:spacing w:line="240" w:lineRule="auto"/>
        <w:jc w:val="both"/>
        <w:rPr>
          <w:lang w:val="bs-Latn-BA"/>
        </w:rPr>
      </w:pPr>
      <w:bookmarkStart w:id="465" w:name="_Toc518070683"/>
      <w:r>
        <w:rPr>
          <w:lang w:val="bs-Latn-BA"/>
        </w:rPr>
        <w:t>XACML (</w:t>
      </w:r>
      <w:r>
        <w:rPr>
          <w:i/>
          <w:iCs/>
          <w:lang w:val="bs-Latn-BA"/>
        </w:rPr>
        <w:t>EXTENSIBLE ACCESS CONTROL MARKUP LANGUAGE</w:t>
      </w:r>
      <w:r>
        <w:rPr>
          <w:lang w:val="bs-Latn-BA"/>
        </w:rPr>
        <w:t>)</w:t>
      </w:r>
      <w:bookmarkEnd w:id="465"/>
    </w:p>
    <w:p w14:paraId="2754BBE3" w14:textId="77777777" w:rsidR="00C35BF2" w:rsidRDefault="00256AF3">
      <w:pPr>
        <w:spacing w:line="240" w:lineRule="auto"/>
        <w:ind w:firstLine="360"/>
        <w:jc w:val="both"/>
        <w:rPr>
          <w:lang w:val="bs-Latn-BA"/>
        </w:rPr>
      </w:pPr>
      <w:r>
        <w:rPr>
          <w:lang w:val="bs-Latn-BA"/>
        </w:rPr>
        <w:t>XACML (</w:t>
      </w:r>
      <w:r>
        <w:rPr>
          <w:i/>
          <w:lang w:val="bs-Latn-BA"/>
        </w:rPr>
        <w:t>eXtensible Access Control Markup Language</w:t>
      </w:r>
      <w:r>
        <w:rPr>
          <w:lang w:val="bs-Latn-BA"/>
        </w:rPr>
        <w:t xml:space="preserve">) je standard koji definiše jezik zasnovan na XML-u, dizajniran za iskazivanje sigurnosnih propisa i prava pristupa podacima u okviru </w:t>
      </w:r>
      <w:r>
        <w:rPr>
          <w:i/>
          <w:lang w:val="bs-Latn-BA"/>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r>
        <w:rPr>
          <w:i/>
          <w:lang w:val="bs-Latn-BA"/>
        </w:rPr>
        <w:t>eXtensible Access Control Language</w:t>
      </w:r>
      <w:r>
        <w:rPr>
          <w:lang w:val="bs-Latn-BA"/>
        </w:rPr>
        <w:t xml:space="preserve">). </w:t>
      </w:r>
      <w:r>
        <w:rPr>
          <w:vertAlign w:val="superscript"/>
          <w:lang w:val="bs-Latn-BA"/>
        </w:rPr>
        <w:t>[9]</w:t>
      </w:r>
    </w:p>
    <w:p w14:paraId="78B8ACA2" w14:textId="77777777" w:rsidR="00C35BF2" w:rsidRDefault="00256AF3">
      <w:pPr>
        <w:spacing w:line="240" w:lineRule="auto"/>
        <w:ind w:firstLine="360"/>
        <w:jc w:val="both"/>
        <w:rPr>
          <w:lang w:val="bs-Latn-BA"/>
        </w:rPr>
      </w:pPr>
      <w:r>
        <w:rPr>
          <w:lang w:val="bs-Latn-BA"/>
        </w:rPr>
        <w:t xml:space="preserve">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w:t>
      </w:r>
      <w:r>
        <w:rPr>
          <w:lang w:val="bs-Latn-BA"/>
        </w:rPr>
        <w:lastRenderedPageBreak/>
        <w:t>kontrolu pristupa na osnovu uloga, što znači da se odluke o pristupu korisnika određenom resursu donose na osnovu uloga koje su mu dodijeljene i koje sa sobom donose određene dozvole.</w:t>
      </w:r>
    </w:p>
    <w:p w14:paraId="5FC3B364" w14:textId="77777777" w:rsidR="00C35BF2" w:rsidRDefault="00256AF3">
      <w:pPr>
        <w:spacing w:line="240" w:lineRule="auto"/>
        <w:ind w:firstLine="360"/>
        <w:jc w:val="both"/>
        <w:rPr>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p>
    <w:p w14:paraId="71C5FCEF" w14:textId="77777777" w:rsidR="00C35BF2" w:rsidRDefault="00C35BF2">
      <w:pPr>
        <w:spacing w:line="240" w:lineRule="auto"/>
        <w:jc w:val="both"/>
        <w:rPr>
          <w:lang w:val="bs-Latn-BA"/>
        </w:rPr>
      </w:pPr>
    </w:p>
    <w:p w14:paraId="53855575" w14:textId="77777777" w:rsidR="00C35BF2" w:rsidRDefault="00256AF3">
      <w:pPr>
        <w:pStyle w:val="Heading2"/>
        <w:spacing w:line="240" w:lineRule="auto"/>
        <w:jc w:val="both"/>
        <w:rPr>
          <w:lang w:val="bs-Latn-BA"/>
        </w:rPr>
      </w:pPr>
      <w:bookmarkStart w:id="466" w:name="_Toc518070684"/>
      <w:r>
        <w:rPr>
          <w:lang w:val="bs-Latn-BA"/>
        </w:rPr>
        <w:t>Arhitektura</w:t>
      </w:r>
      <w:bookmarkEnd w:id="466"/>
    </w:p>
    <w:p w14:paraId="3D2C546D" w14:textId="77777777" w:rsidR="00C35BF2" w:rsidRDefault="00256AF3">
      <w:pPr>
        <w:spacing w:line="240" w:lineRule="auto"/>
        <w:ind w:firstLine="360"/>
        <w:jc w:val="both"/>
        <w:rPr>
          <w:lang w:val="bs-Latn-BA"/>
        </w:rPr>
      </w:pPr>
      <w:r>
        <w:rPr>
          <w:lang w:val="bs-Latn-BA"/>
        </w:rPr>
        <w:t xml:space="preserve">Arhitektura XACML-a i primjer odvijanja procesa autorizacije prikazani su na </w:t>
      </w:r>
      <w:r w:rsidRPr="00102653">
        <w:rPr>
          <w:lang w:val="bs-Latn-BA"/>
          <w:rPrChange w:id="467" w:author="Rajo" w:date="2018-06-29T20:00:00Z">
            <w:rPr>
              <w:b/>
              <w:lang w:val="bs-Latn-BA"/>
            </w:rPr>
          </w:rPrChange>
        </w:rPr>
        <w:t>Slici 8.1</w:t>
      </w:r>
      <w:r>
        <w:rPr>
          <w:lang w:val="bs-Latn-BA"/>
        </w:rPr>
        <w:t>. Pojmovi koji se koriste pri opisu ovakvih procesa su sledeći:</w:t>
      </w:r>
    </w:p>
    <w:p w14:paraId="68AFBB27" w14:textId="77777777" w:rsidR="00C35BF2" w:rsidRDefault="00256AF3">
      <w:pPr>
        <w:pStyle w:val="ListParagraph1"/>
        <w:numPr>
          <w:ilvl w:val="0"/>
          <w:numId w:val="16"/>
        </w:numPr>
        <w:spacing w:line="240" w:lineRule="auto"/>
        <w:jc w:val="both"/>
        <w:rPr>
          <w:lang w:val="bs-Latn-BA"/>
        </w:rPr>
      </w:pPr>
      <w:r>
        <w:rPr>
          <w:lang w:val="bs-Latn-BA"/>
        </w:rPr>
        <w:t>P</w:t>
      </w:r>
      <w:r>
        <w:t>A</w:t>
      </w:r>
      <w:r>
        <w:rPr>
          <w:lang w:val="bs-Latn-BA"/>
        </w:rPr>
        <w:t>P (</w:t>
      </w:r>
      <w:r>
        <w:rPr>
          <w:i/>
          <w:lang w:val="bs-Latn-BA"/>
        </w:rPr>
        <w:t>Policy Administration Point</w:t>
      </w:r>
      <w:r>
        <w:rPr>
          <w:lang w:val="bs-Latn-BA"/>
        </w:rPr>
        <w:t>) – tačka upravljanja propisima je tačka koja upravlja propisima vezanim za autorizaciju, odnosno dodijelu prava pristupa</w:t>
      </w:r>
    </w:p>
    <w:p w14:paraId="38ABB40A" w14:textId="77777777" w:rsidR="00C35BF2" w:rsidRDefault="00256AF3">
      <w:pPr>
        <w:pStyle w:val="ListParagraph1"/>
        <w:numPr>
          <w:ilvl w:val="0"/>
          <w:numId w:val="16"/>
        </w:numPr>
        <w:spacing w:line="240" w:lineRule="auto"/>
        <w:jc w:val="both"/>
        <w:rPr>
          <w:lang w:val="bs-Latn-BA"/>
        </w:rPr>
      </w:pPr>
      <w:r>
        <w:rPr>
          <w:lang w:val="bs-Latn-BA"/>
        </w:rPr>
        <w:t>PDP (</w:t>
      </w:r>
      <w:r>
        <w:rPr>
          <w:i/>
          <w:lang w:val="bs-Latn-BA"/>
        </w:rPr>
        <w:t>Policy Decision Point</w:t>
      </w:r>
      <w:r>
        <w:rPr>
          <w:lang w:val="bs-Latn-BA"/>
        </w:rPr>
        <w:t xml:space="preserve">) - tačka donošenja odluka je tačka koja prije izdavanja odluka o </w:t>
      </w:r>
      <w:r>
        <w:rPr>
          <w:lang w:val="bs-Latn-BA"/>
        </w:rPr>
        <w:lastRenderedPageBreak/>
        <w:t>pristupu, procijenjuje zahtjev za pristup na osnovu autorizacionih propisa</w:t>
      </w:r>
    </w:p>
    <w:p w14:paraId="2E26BA8D" w14:textId="77777777" w:rsidR="00C35BF2" w:rsidRDefault="00256AF3">
      <w:pPr>
        <w:pStyle w:val="ListParagraph1"/>
        <w:numPr>
          <w:ilvl w:val="0"/>
          <w:numId w:val="16"/>
        </w:numPr>
        <w:spacing w:line="240" w:lineRule="auto"/>
        <w:jc w:val="both"/>
        <w:rPr>
          <w:lang w:val="bs-Latn-BA"/>
        </w:rPr>
      </w:pPr>
      <w:r>
        <w:rPr>
          <w:lang w:val="bs-Latn-BA"/>
        </w:rPr>
        <w:t>PEP (</w:t>
      </w:r>
      <w:r>
        <w:rPr>
          <w:i/>
          <w:lang w:val="bs-Latn-BA"/>
        </w:rPr>
        <w:t>Policy Enforcement Point</w:t>
      </w:r>
      <w:r>
        <w:rPr>
          <w:lang w:val="bs-Latn-BA"/>
        </w:rPr>
        <w:t>) - tačka izvršenja propisa je tačka koja presreće zahtjev korisnika za pristupu resursu, izdaje PDP-u zahtjev za donošenje odluke kako bi se utvrdilo da li je korisniku pristup odobren ili ne, a zatim postupa po toj odluci</w:t>
      </w:r>
    </w:p>
    <w:p w14:paraId="1ECF81AD" w14:textId="77777777" w:rsidR="00C35BF2" w:rsidRDefault="00256AF3">
      <w:pPr>
        <w:pStyle w:val="ListParagraph1"/>
        <w:numPr>
          <w:ilvl w:val="0"/>
          <w:numId w:val="16"/>
        </w:numPr>
        <w:spacing w:line="240" w:lineRule="auto"/>
        <w:jc w:val="both"/>
        <w:rPr>
          <w:lang w:val="bs-Latn-BA"/>
        </w:rPr>
      </w:pPr>
      <w:r>
        <w:rPr>
          <w:lang w:val="bs-Latn-BA"/>
        </w:rPr>
        <w:t>PIP (</w:t>
      </w:r>
      <w:r>
        <w:rPr>
          <w:i/>
          <w:lang w:val="bs-Latn-BA"/>
        </w:rPr>
        <w:t>Policy Information Point</w:t>
      </w:r>
      <w:r>
        <w:rPr>
          <w:lang w:val="bs-Latn-BA"/>
        </w:rPr>
        <w:t>) – informativna tačka je tačka koja služi kao izvor informacija o vrijednostima atributa nekog entiteta u okviru sistemu (npr. korisnik, resurs, akcija, okruženje)</w:t>
      </w:r>
    </w:p>
    <w:p w14:paraId="19AE8425" w14:textId="77777777" w:rsidR="00C35BF2" w:rsidRDefault="00256AF3">
      <w:pPr>
        <w:pStyle w:val="ListParagraph1"/>
        <w:numPr>
          <w:ilvl w:val="0"/>
          <w:numId w:val="16"/>
        </w:numPr>
        <w:spacing w:line="240" w:lineRule="auto"/>
        <w:jc w:val="both"/>
        <w:rPr>
          <w:lang w:val="bs-Latn-BA"/>
        </w:rPr>
      </w:pPr>
      <w:r>
        <w:rPr>
          <w:lang w:val="bs-Latn-BA"/>
        </w:rPr>
        <w:t>PRP (</w:t>
      </w:r>
      <w:r>
        <w:rPr>
          <w:i/>
          <w:lang w:val="bs-Latn-BA"/>
        </w:rPr>
        <w:t>Policy Retrieval Point</w:t>
      </w:r>
      <w:r>
        <w:rPr>
          <w:lang w:val="bs-Latn-BA"/>
        </w:rPr>
        <w:t>) - tačka pribavljanja propisa je tačka u kojoj su smješteni XACML propisi vezani za autorizaciju pristupa, najčešće baza podataka ili sistem datoteka</w:t>
      </w:r>
    </w:p>
    <w:p w14:paraId="57103F0E" w14:textId="77777777" w:rsidR="00C35BF2" w:rsidRDefault="00256AF3">
      <w:pPr>
        <w:keepNext/>
        <w:spacing w:line="240" w:lineRule="auto"/>
        <w:jc w:val="both"/>
        <w:rPr>
          <w:lang w:val="bs-Latn-BA"/>
        </w:rPr>
      </w:pPr>
      <w:r>
        <w:rPr>
          <w:noProof/>
        </w:rPr>
        <mc:AlternateContent>
          <mc:Choice Requires="wpc">
            <w:drawing>
              <wp:inline distT="0" distB="0" distL="0" distR="0" wp14:anchorId="41B3A362" wp14:editId="238FBB46">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F8AA5B" w14:textId="77777777" w:rsidR="00665B6C" w:rsidRDefault="00665B6C">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09B9C8F7" w14:textId="77777777" w:rsidR="00665B6C" w:rsidRDefault="00665B6C">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DCDBD"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4AD9158D"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E494"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3F17A860"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CA675"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5145B57"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74A3EE1C" w14:textId="77777777" w:rsidR="00665B6C" w:rsidRDefault="00665B6C">
                              <w:pPr>
                                <w:pStyle w:val="ListParagraph2"/>
                                <w:numPr>
                                  <w:ilvl w:val="0"/>
                                  <w:numId w:val="17"/>
                                </w:numPr>
                                <w:jc w:val="center"/>
                                <w:rPr>
                                  <w:rFonts w:ascii="Microsoft Sans Serif" w:hAnsi="Microsoft Sans Serif" w:cs="Microsoft Sans Serif"/>
                                  <w:sz w:val="22"/>
                                </w:rPr>
                              </w:pPr>
                              <w:r>
                                <w:rPr>
                                  <w:rFonts w:ascii="Microsoft Sans Serif" w:hAnsi="Microsoft Sans Serif" w:cs="Microsoft Sans Serif"/>
                                  <w:sz w:val="22"/>
                                </w:rPr>
                                <w:t>Učitavanje resursa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286C3C7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2. Provjera da li korisnik ima pristup resursu?</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11F42365"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3. Proc</w:t>
                              </w:r>
                              <w:del w:id="468" w:author="Rajo" w:date="2018-06-29T20:01:00Z">
                                <w:r w:rsidDel="00102653">
                                  <w:rPr>
                                    <w:rFonts w:ascii="Microsoft Sans Serif" w:eastAsia="Calibri" w:hAnsi="Microsoft Sans Serif"/>
                                    <w:sz w:val="22"/>
                                    <w:szCs w:val="22"/>
                                  </w:rPr>
                                  <w:delText>i</w:delText>
                                </w:r>
                              </w:del>
                              <w:r>
                                <w:rPr>
                                  <w:rFonts w:ascii="Microsoft Sans Serif" w:eastAsia="Calibri" w:hAnsi="Microsoft Sans Serif"/>
                                  <w:sz w:val="22"/>
                                  <w:szCs w:val="22"/>
                                </w:rPr>
                                <w:t xml:space="preserve">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0B3DC7FE"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Upravljanje</w:t>
                              </w:r>
                            </w:p>
                            <w:p w14:paraId="5C2E1378"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1B75F0BD" w14:textId="77777777" w:rsidR="00665B6C" w:rsidRDefault="00665B6C">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3.a..Pribavljanje</w:t>
                              </w:r>
                            </w:p>
                            <w:p w14:paraId="16A14221" w14:textId="77777777" w:rsidR="00665B6C" w:rsidRDefault="00665B6C">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1E7F13D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4. Odobravanje pristupa ka resursu</w:t>
                              </w:r>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3920315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22"/>
                                  <w:szCs w:val="22"/>
                                </w:rPr>
                                <w:t>5. Učitavanje resursa</w:t>
                              </w:r>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4DA60"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7855F816"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55055953" w14:textId="77777777" w:rsidR="00665B6C" w:rsidRDefault="00665B6C">
                              <w:pPr>
                                <w:pStyle w:val="NormalWeb"/>
                                <w:spacing w:before="0" w:beforeAutospacing="0" w:after="0" w:afterAutospacing="0" w:line="276" w:lineRule="auto"/>
                              </w:pPr>
                              <w:r>
                                <w:rPr>
                                  <w:rFonts w:ascii="Microsoft Sans Serif" w:eastAsia="Calibri" w:hAnsi="Microsoft Sans Serif"/>
                                  <w:sz w:val="20"/>
                                  <w:szCs w:val="20"/>
                                </w:rPr>
                                <w:t>Pribavljanje</w:t>
                              </w:r>
                            </w:p>
                            <w:p w14:paraId="4940A1EA" w14:textId="77777777" w:rsidR="00665B6C" w:rsidRDefault="00665B6C">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41B3A362" id="Canvas 1" o:spid="_x0000_s1198"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">
                <v:shape id="_x0000_s1199" type="#_x0000_t75" style="position:absolute;width:59328;height:33997;visibility:visible;mso-wrap-style:square">
                  <v:fill o:detectmouseclick="t"/>
                  <v:path o:connecttype="none"/>
                </v:shape>
                <v:group id="Group 49" o:spid="_x0000_s1200"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01"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02"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203"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04"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23F8AA5B" w14:textId="77777777" w:rsidR="00665B6C" w:rsidRDefault="00665B6C">
                          <w:pPr>
                            <w:rPr>
                              <w:rFonts w:ascii="Arial Black" w:hAnsi="Arial Black"/>
                            </w:rPr>
                          </w:pPr>
                        </w:p>
                      </w:txbxContent>
                    </v:textbox>
                  </v:oval>
                  <v:shape id="Text Box 22" o:spid="_x0000_s1205"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9B9C8F7" w14:textId="77777777" w:rsidR="00665B6C" w:rsidRDefault="00665B6C">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06"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07"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62EDCDBD"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08"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4AD9158D"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09"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10"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384AE494"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11"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3F17A860"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12"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13"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55CCA675"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14"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5145B57"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15"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16"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17"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18"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19"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20"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21"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22"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23"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24"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25"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26"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27"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28"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29"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30"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31"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32"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33"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34"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35"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36"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37"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38"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39"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40"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41"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42"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43"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44"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45"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46"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47"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48"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49"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50"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51"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52"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53"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54"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55"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56"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4A3EE1C" w14:textId="77777777" w:rsidR="00665B6C" w:rsidRDefault="00665B6C">
                        <w:pPr>
                          <w:pStyle w:val="ListParagraph2"/>
                          <w:numPr>
                            <w:ilvl w:val="0"/>
                            <w:numId w:val="17"/>
                          </w:numPr>
                          <w:jc w:val="center"/>
                          <w:rPr>
                            <w:rFonts w:ascii="Microsoft Sans Serif" w:hAnsi="Microsoft Sans Serif" w:cs="Microsoft Sans Serif"/>
                            <w:sz w:val="22"/>
                          </w:rPr>
                        </w:pPr>
                        <w:r>
                          <w:rPr>
                            <w:rFonts w:ascii="Microsoft Sans Serif" w:hAnsi="Microsoft Sans Serif" w:cs="Microsoft Sans Serif"/>
                            <w:sz w:val="22"/>
                          </w:rPr>
                          <w:t>Učitavanje resursa</w:t>
                        </w:r>
                      </w:p>
                    </w:txbxContent>
                  </v:textbox>
                </v:shape>
                <v:shape id="Text Box 3" o:spid="_x0000_s1257"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286C3C7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2. Provjera da li korisnik ima pristup resursu?</w:t>
                        </w:r>
                      </w:p>
                    </w:txbxContent>
                  </v:textbox>
                </v:shape>
                <v:shape id="Text Box 3" o:spid="_x0000_s1258"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11F42365"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3. Proc</w:t>
                        </w:r>
                        <w:del w:id="469" w:author="Rajo" w:date="2018-06-29T20:01:00Z">
                          <w:r w:rsidDel="00102653">
                            <w:rPr>
                              <w:rFonts w:ascii="Microsoft Sans Serif" w:eastAsia="Calibri" w:hAnsi="Microsoft Sans Serif"/>
                              <w:sz w:val="22"/>
                              <w:szCs w:val="22"/>
                            </w:rPr>
                            <w:delText>i</w:delText>
                          </w:r>
                        </w:del>
                        <w:r>
                          <w:rPr>
                            <w:rFonts w:ascii="Microsoft Sans Serif" w:eastAsia="Calibri" w:hAnsi="Microsoft Sans Serif"/>
                            <w:sz w:val="22"/>
                            <w:szCs w:val="22"/>
                          </w:rPr>
                          <w:t xml:space="preserve">jena zahtijeva na osnovu propisa  </w:t>
                        </w:r>
                      </w:p>
                    </w:txbxContent>
                  </v:textbox>
                </v:shape>
                <v:shape id="Text Box 3" o:spid="_x0000_s1259"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0B3DC7FE"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Upravljanje</w:t>
                        </w:r>
                      </w:p>
                      <w:p w14:paraId="5C2E1378"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260"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B75F0BD" w14:textId="77777777" w:rsidR="00665B6C" w:rsidRDefault="00665B6C">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3.a..Pribavljanje</w:t>
                        </w:r>
                      </w:p>
                      <w:p w14:paraId="16A14221" w14:textId="77777777" w:rsidR="00665B6C" w:rsidRDefault="00665B6C">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261"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1E7F13D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4. Odobravanje pristupa ka resursu</w:t>
                        </w:r>
                      </w:p>
                    </w:txbxContent>
                  </v:textbox>
                </v:shape>
                <v:shape id="Text Box 3" o:spid="_x0000_s1262"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3920315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22"/>
                            <w:szCs w:val="22"/>
                          </w:rPr>
                          <w:t>5. Učitavanje resursa</w:t>
                        </w:r>
                      </w:p>
                    </w:txbxContent>
                  </v:textbox>
                </v:shape>
                <v:group id="Group 293" o:spid="_x0000_s1263"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64"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4EB4DA60"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65"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7855F816"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66"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67"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68"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69"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70"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71"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72"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55055953" w14:textId="77777777" w:rsidR="00665B6C" w:rsidRDefault="00665B6C">
                        <w:pPr>
                          <w:pStyle w:val="NormalWeb"/>
                          <w:spacing w:before="0" w:beforeAutospacing="0" w:after="0" w:afterAutospacing="0" w:line="276" w:lineRule="auto"/>
                        </w:pPr>
                        <w:r>
                          <w:rPr>
                            <w:rFonts w:ascii="Microsoft Sans Serif" w:eastAsia="Calibri" w:hAnsi="Microsoft Sans Serif"/>
                            <w:sz w:val="20"/>
                            <w:szCs w:val="20"/>
                          </w:rPr>
                          <w:t>Pribavljanje</w:t>
                        </w:r>
                      </w:p>
                      <w:p w14:paraId="4940A1EA" w14:textId="77777777" w:rsidR="00665B6C" w:rsidRDefault="00665B6C">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54FDE18" w14:textId="5B7C2E42" w:rsidR="00C35BF2" w:rsidRDefault="00256AF3">
      <w:pPr>
        <w:pStyle w:val="Caption"/>
        <w:jc w:val="center"/>
        <w:rPr>
          <w:lang w:val="bs-Latn-BA"/>
        </w:rPr>
      </w:pPr>
      <w:commentRangeStart w:id="470"/>
      <w:commentRangeStart w:id="471"/>
      <w:r>
        <w:rPr>
          <w:lang w:val="bs-Latn-BA"/>
        </w:rPr>
        <w:t xml:space="preserve">Slika </w:t>
      </w:r>
      <w:ins w:id="472"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8</w:t>
      </w:r>
      <w:ins w:id="473"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74" w:author="Rajo" w:date="2018-06-29T22:43:00Z">
        <w:r w:rsidR="00081852">
          <w:rPr>
            <w:noProof/>
            <w:lang w:val="bs-Latn-BA"/>
          </w:rPr>
          <w:t>1</w:t>
        </w:r>
      </w:ins>
      <w:ins w:id="475" w:author="Rajo" w:date="2018-06-29T19:54:00Z">
        <w:r w:rsidR="009F016E">
          <w:rPr>
            <w:lang w:val="bs-Latn-BA"/>
          </w:rPr>
          <w:fldChar w:fldCharType="end"/>
        </w:r>
      </w:ins>
      <w:del w:id="476"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8</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Proces XACLML autorizacije</w:t>
      </w:r>
      <w:commentRangeEnd w:id="470"/>
      <w:r>
        <w:commentReference w:id="470"/>
      </w:r>
      <w:commentRangeEnd w:id="471"/>
      <w:r w:rsidR="00102653">
        <w:rPr>
          <w:rStyle w:val="CommentReference"/>
          <w:b w:val="0"/>
          <w:bCs w:val="0"/>
          <w:i w:val="0"/>
        </w:rPr>
        <w:commentReference w:id="471"/>
      </w:r>
    </w:p>
    <w:p w14:paraId="040808AD" w14:textId="77777777" w:rsidR="00C35BF2" w:rsidRDefault="00256AF3">
      <w:pPr>
        <w:spacing w:line="240" w:lineRule="auto"/>
        <w:ind w:firstLine="360"/>
        <w:jc w:val="both"/>
        <w:rPr>
          <w:lang w:val="bs-Latn-BA"/>
        </w:rPr>
      </w:pPr>
      <w:r>
        <w:rPr>
          <w:lang w:val="bs-Latn-BA"/>
        </w:rPr>
        <w:t xml:space="preserve">Odvijanje procesa autorizacije opisano je narednim koracima: </w:t>
      </w:r>
      <w:r>
        <w:rPr>
          <w:vertAlign w:val="superscript"/>
          <w:lang w:val="bs-Latn-BA"/>
        </w:rPr>
        <w:t>[9]</w:t>
      </w:r>
    </w:p>
    <w:p w14:paraId="4341930A" w14:textId="77777777" w:rsidR="00C35BF2" w:rsidRDefault="00256AF3">
      <w:pPr>
        <w:pStyle w:val="ListParagraph1"/>
        <w:numPr>
          <w:ilvl w:val="0"/>
          <w:numId w:val="18"/>
        </w:numPr>
        <w:spacing w:line="240" w:lineRule="auto"/>
        <w:jc w:val="both"/>
        <w:rPr>
          <w:lang w:val="bs-Latn-BA"/>
        </w:rPr>
      </w:pPr>
      <w:r>
        <w:rPr>
          <w:lang w:val="bs-Latn-BA"/>
        </w:rPr>
        <w:t>Korisnik šalje zahtjev za pristup resursu, koji zatim biva presretnut od strane PEP-a, odnosno tačke za izvršenje propisa</w:t>
      </w:r>
      <w:r>
        <w:t>,</w:t>
      </w:r>
    </w:p>
    <w:p w14:paraId="45B2B755" w14:textId="77777777" w:rsidR="00C35BF2" w:rsidRDefault="00256AF3">
      <w:pPr>
        <w:pStyle w:val="ListParagraph1"/>
        <w:numPr>
          <w:ilvl w:val="0"/>
          <w:numId w:val="18"/>
        </w:numPr>
        <w:spacing w:line="240" w:lineRule="auto"/>
        <w:jc w:val="both"/>
        <w:rPr>
          <w:lang w:val="bs-Latn-BA"/>
        </w:rPr>
      </w:pPr>
      <w:r>
        <w:rPr>
          <w:lang w:val="bs-Latn-BA"/>
        </w:rPr>
        <w:t>PEP taj zahtjev konvertuje u XACML zahtjev za autorizaciju i prosljeđuje ga PDP-u, odnosno tački za donošenje odluka</w:t>
      </w:r>
      <w:r>
        <w:t>,</w:t>
      </w:r>
    </w:p>
    <w:p w14:paraId="74300367" w14:textId="77777777" w:rsidR="00C35BF2" w:rsidRDefault="00256AF3">
      <w:pPr>
        <w:pStyle w:val="ListParagraph1"/>
        <w:numPr>
          <w:ilvl w:val="0"/>
          <w:numId w:val="18"/>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70FF8A37" w14:textId="77777777" w:rsidR="00C35BF2" w:rsidRDefault="00256AF3">
      <w:pPr>
        <w:pStyle w:val="ListParagraph1"/>
        <w:numPr>
          <w:ilvl w:val="1"/>
          <w:numId w:val="18"/>
        </w:numPr>
        <w:spacing w:line="240" w:lineRule="auto"/>
        <w:jc w:val="both"/>
        <w:rPr>
          <w:lang w:val="bs-Latn-BA"/>
        </w:rPr>
      </w:pPr>
      <w:r>
        <w:rPr>
          <w:lang w:val="bs-Latn-BA"/>
        </w:rPr>
        <w:t>Ukoliko je potrebno, PDP takođe od informativnih tačaka (PIP) dobavlja vrijednosti atributa koji se odnose na entitete sistema</w:t>
      </w:r>
    </w:p>
    <w:p w14:paraId="16664D4E" w14:textId="77777777" w:rsidR="00C35BF2" w:rsidRDefault="00256AF3">
      <w:pPr>
        <w:pStyle w:val="ListParagraph1"/>
        <w:numPr>
          <w:ilvl w:val="0"/>
          <w:numId w:val="18"/>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6DB05D69" w14:textId="77777777" w:rsidR="00C35BF2" w:rsidRDefault="00256AF3">
      <w:pPr>
        <w:pStyle w:val="ListParagraph1"/>
        <w:numPr>
          <w:ilvl w:val="0"/>
          <w:numId w:val="18"/>
        </w:numPr>
        <w:spacing w:line="240" w:lineRule="auto"/>
        <w:jc w:val="both"/>
        <w:rPr>
          <w:lang w:val="bs-Latn-BA"/>
        </w:rPr>
      </w:pPr>
      <w:r>
        <w:rPr>
          <w:lang w:val="bs-Latn-BA"/>
        </w:rPr>
        <w:t xml:space="preserve">PEP korisniku dozvoljava ili zabranjuje pristup, zavisno od prethodno dobijene odluke </w:t>
      </w:r>
    </w:p>
    <w:p w14:paraId="21FC6834" w14:textId="77777777" w:rsidR="00C35BF2" w:rsidRDefault="00C35BF2">
      <w:pPr>
        <w:spacing w:line="240" w:lineRule="auto"/>
        <w:jc w:val="both"/>
        <w:rPr>
          <w:lang w:val="bs-Latn-BA"/>
        </w:rPr>
      </w:pPr>
    </w:p>
    <w:p w14:paraId="6B364B76" w14:textId="77777777" w:rsidR="00C35BF2" w:rsidRDefault="00256AF3">
      <w:pPr>
        <w:spacing w:line="240" w:lineRule="auto"/>
        <w:jc w:val="both"/>
        <w:rPr>
          <w:lang w:val="bs-Latn-BA"/>
        </w:rPr>
      </w:pPr>
      <w:r>
        <w:rPr>
          <w:lang w:val="bs-Latn-BA"/>
        </w:rPr>
        <w:br w:type="page"/>
      </w:r>
    </w:p>
    <w:p w14:paraId="1CF9CD07" w14:textId="77777777" w:rsidR="00C35BF2" w:rsidRDefault="00256AF3">
      <w:pPr>
        <w:pStyle w:val="Heading2"/>
        <w:spacing w:line="240" w:lineRule="auto"/>
        <w:jc w:val="both"/>
        <w:rPr>
          <w:lang w:val="bs-Latn-BA"/>
        </w:rPr>
      </w:pPr>
      <w:bookmarkStart w:id="477" w:name="_Toc518070685"/>
      <w:r>
        <w:rPr>
          <w:rStyle w:val="Heading2Char"/>
          <w:lang w:val="bs-Latn-BA"/>
        </w:rPr>
        <w:t>Elementi</w:t>
      </w:r>
      <w:r>
        <w:rPr>
          <w:lang w:val="bs-Latn-BA"/>
        </w:rPr>
        <w:t xml:space="preserve"> propisa</w:t>
      </w:r>
      <w:bookmarkEnd w:id="477"/>
    </w:p>
    <w:p w14:paraId="363B5365" w14:textId="77777777" w:rsidR="00C35BF2" w:rsidRDefault="00C35BF2">
      <w:pPr>
        <w:spacing w:line="240" w:lineRule="auto"/>
        <w:jc w:val="both"/>
        <w:rPr>
          <w:lang w:val="bs-Latn-BA"/>
        </w:rPr>
      </w:pPr>
    </w:p>
    <w:p w14:paraId="1CFB18F8" w14:textId="77777777" w:rsidR="00C35BF2" w:rsidRDefault="00256AF3">
      <w:pPr>
        <w:pStyle w:val="Heading3"/>
        <w:spacing w:line="240" w:lineRule="auto"/>
        <w:jc w:val="both"/>
        <w:rPr>
          <w:lang w:val="bs-Latn-BA"/>
        </w:rPr>
      </w:pPr>
      <w:bookmarkStart w:id="478" w:name="_Toc518070686"/>
      <w:r>
        <w:rPr>
          <w:lang w:val="bs-Latn-BA"/>
        </w:rPr>
        <w:t>Strukturni elementi</w:t>
      </w:r>
      <w:bookmarkEnd w:id="478"/>
    </w:p>
    <w:p w14:paraId="67F99C50" w14:textId="77777777" w:rsidR="00C35BF2" w:rsidRDefault="00256AF3">
      <w:pPr>
        <w:spacing w:line="240" w:lineRule="auto"/>
        <w:ind w:firstLine="360"/>
        <w:jc w:val="both"/>
        <w:rPr>
          <w:lang w:val="bs-Latn-BA"/>
        </w:rPr>
      </w:pPr>
      <w:r>
        <w:rPr>
          <w:lang w:val="bs-Latn-BA"/>
        </w:rPr>
        <w:t xml:space="preserve">XACML je sačinjen od tri različita nivoa elemenata: </w:t>
      </w:r>
      <w:r>
        <w:rPr>
          <w:vertAlign w:val="superscript"/>
          <w:lang w:val="bs-Latn-BA"/>
        </w:rPr>
        <w:t>[9]</w:t>
      </w:r>
    </w:p>
    <w:p w14:paraId="6DEE8812" w14:textId="77777777" w:rsidR="00C35BF2" w:rsidRDefault="00256AF3">
      <w:pPr>
        <w:pStyle w:val="ListParagraph1"/>
        <w:numPr>
          <w:ilvl w:val="0"/>
          <w:numId w:val="19"/>
        </w:numPr>
        <w:spacing w:line="240" w:lineRule="auto"/>
        <w:jc w:val="both"/>
        <w:rPr>
          <w:lang w:val="bs-Latn-BA"/>
        </w:rPr>
      </w:pPr>
      <w:r>
        <w:rPr>
          <w:lang w:val="bs-Latn-BA"/>
        </w:rPr>
        <w:t>Set propisa (</w:t>
      </w:r>
      <w:r>
        <w:rPr>
          <w:i/>
          <w:lang w:val="bs-Latn-BA"/>
        </w:rPr>
        <w:t>PolicySet</w:t>
      </w:r>
      <w:r>
        <w:rPr>
          <w:lang w:val="bs-Latn-BA"/>
        </w:rPr>
        <w:t>)</w:t>
      </w:r>
    </w:p>
    <w:p w14:paraId="72E700AA" w14:textId="77777777" w:rsidR="00C35BF2" w:rsidRDefault="00256AF3">
      <w:pPr>
        <w:pStyle w:val="ListParagraph1"/>
        <w:numPr>
          <w:ilvl w:val="0"/>
          <w:numId w:val="19"/>
        </w:numPr>
        <w:spacing w:line="240" w:lineRule="auto"/>
        <w:jc w:val="both"/>
        <w:rPr>
          <w:lang w:val="bs-Latn-BA"/>
        </w:rPr>
      </w:pPr>
      <w:r>
        <w:rPr>
          <w:lang w:val="bs-Latn-BA"/>
        </w:rPr>
        <w:t>Propis (</w:t>
      </w:r>
      <w:r>
        <w:rPr>
          <w:i/>
          <w:lang w:val="bs-Latn-BA"/>
        </w:rPr>
        <w:t>Policy</w:t>
      </w:r>
      <w:r>
        <w:rPr>
          <w:lang w:val="bs-Latn-BA"/>
        </w:rPr>
        <w:t>)</w:t>
      </w:r>
    </w:p>
    <w:p w14:paraId="231169C7" w14:textId="77777777" w:rsidR="00C35BF2" w:rsidRDefault="00256AF3">
      <w:pPr>
        <w:pStyle w:val="ListParagraph1"/>
        <w:numPr>
          <w:ilvl w:val="0"/>
          <w:numId w:val="19"/>
        </w:numPr>
        <w:spacing w:line="240" w:lineRule="auto"/>
        <w:jc w:val="both"/>
        <w:rPr>
          <w:lang w:val="bs-Latn-BA"/>
        </w:rPr>
      </w:pPr>
      <w:r>
        <w:rPr>
          <w:lang w:val="bs-Latn-BA"/>
        </w:rPr>
        <w:t>Pravilo (</w:t>
      </w:r>
      <w:r>
        <w:rPr>
          <w:i/>
          <w:lang w:val="bs-Latn-BA"/>
        </w:rPr>
        <w:t>Rule</w:t>
      </w:r>
      <w:r>
        <w:rPr>
          <w:lang w:val="bs-Latn-BA"/>
        </w:rPr>
        <w:t>)</w:t>
      </w:r>
    </w:p>
    <w:p w14:paraId="6E13C00C" w14:textId="77777777" w:rsidR="00C35BF2" w:rsidRDefault="00256AF3">
      <w:pPr>
        <w:spacing w:line="240" w:lineRule="auto"/>
        <w:ind w:firstLine="360"/>
        <w:jc w:val="both"/>
        <w:rPr>
          <w:lang w:val="bs-Latn-BA"/>
        </w:rPr>
      </w:pPr>
      <w:r>
        <w:rPr>
          <w:lang w:val="bs-Latn-BA"/>
        </w:rPr>
        <w:t xml:space="preserve">Set propisa može sadržati bilo koji broj propisa i setova propisa, dok propis može sadržati bilo koji broj pravila. </w:t>
      </w:r>
    </w:p>
    <w:p w14:paraId="06BB7483" w14:textId="77777777" w:rsidR="00C35BF2" w:rsidRDefault="00C35BF2">
      <w:pPr>
        <w:spacing w:line="240" w:lineRule="auto"/>
        <w:jc w:val="both"/>
        <w:rPr>
          <w:lang w:val="bs-Latn-BA"/>
        </w:rPr>
      </w:pPr>
    </w:p>
    <w:p w14:paraId="60718BA5" w14:textId="77777777" w:rsidR="00C35BF2" w:rsidRDefault="00256AF3">
      <w:pPr>
        <w:pStyle w:val="Heading3"/>
        <w:spacing w:line="240" w:lineRule="auto"/>
        <w:jc w:val="both"/>
        <w:rPr>
          <w:lang w:val="bs-Latn-BA"/>
        </w:rPr>
      </w:pPr>
      <w:bookmarkStart w:id="479" w:name="_Toc518070687"/>
      <w:r>
        <w:rPr>
          <w:lang w:val="bs-Latn-BA"/>
        </w:rPr>
        <w:t>Atributi i kategorije</w:t>
      </w:r>
      <w:bookmarkEnd w:id="479"/>
    </w:p>
    <w:p w14:paraId="7F0732C5" w14:textId="77777777" w:rsidR="00C35BF2" w:rsidRDefault="00256AF3">
      <w:pPr>
        <w:spacing w:line="240" w:lineRule="auto"/>
        <w:ind w:firstLine="360"/>
        <w:jc w:val="both"/>
        <w:rPr>
          <w:lang w:val="bs-Latn-BA"/>
        </w:rPr>
      </w:pPr>
      <w:r>
        <w:rPr>
          <w:lang w:val="bs-Latn-BA"/>
        </w:rPr>
        <w:t>Propisi, setovi propisa, pravila i zahtijevi odnose se na entitete sistema, odnosno subjekte, resurse, okruženja i akcije</w:t>
      </w:r>
      <w:r>
        <w:t xml:space="preserve">. </w:t>
      </w:r>
      <w:r>
        <w:rPr>
          <w:vertAlign w:val="superscript"/>
          <w:lang w:val="bs-Latn-BA"/>
        </w:rPr>
        <w:t>[9]</w:t>
      </w:r>
    </w:p>
    <w:p w14:paraId="5233BD1B" w14:textId="77777777" w:rsidR="00C35BF2" w:rsidRDefault="00256AF3">
      <w:pPr>
        <w:pStyle w:val="ListParagraph1"/>
        <w:numPr>
          <w:ilvl w:val="0"/>
          <w:numId w:val="20"/>
        </w:numPr>
        <w:spacing w:line="240" w:lineRule="auto"/>
        <w:jc w:val="both"/>
        <w:rPr>
          <w:lang w:val="bs-Latn-BA"/>
        </w:rPr>
      </w:pPr>
      <w:r>
        <w:t>s</w:t>
      </w:r>
      <w:r>
        <w:rPr>
          <w:lang w:val="bs-Latn-BA"/>
        </w:rPr>
        <w:t>ubjekat je entitet koji zahtijeva pristup, te može imati jedan ili više atributa</w:t>
      </w:r>
      <w:r>
        <w:t>,</w:t>
      </w:r>
    </w:p>
    <w:p w14:paraId="25EA934C" w14:textId="77777777" w:rsidR="00C35BF2" w:rsidRDefault="00256AF3">
      <w:pPr>
        <w:pStyle w:val="ListParagraph1"/>
        <w:numPr>
          <w:ilvl w:val="0"/>
          <w:numId w:val="20"/>
        </w:numPr>
        <w:spacing w:line="240" w:lineRule="auto"/>
        <w:jc w:val="both"/>
        <w:rPr>
          <w:lang w:val="bs-Latn-BA"/>
        </w:rPr>
      </w:pPr>
      <w:r>
        <w:t>r</w:t>
      </w:r>
      <w:r>
        <w:rPr>
          <w:lang w:val="bs-Latn-BA"/>
        </w:rPr>
        <w:t>esurs je podatak, servis ili sistemska komponenta koja takođe može imat</w:t>
      </w:r>
      <w:r>
        <w:rPr>
          <w:lang w:val="bs-Latn-BA"/>
        </w:rPr>
        <w:lastRenderedPageBreak/>
        <w:t>i jedan ili više atributa</w:t>
      </w:r>
      <w:r>
        <w:t>,</w:t>
      </w:r>
    </w:p>
    <w:p w14:paraId="33217FF6" w14:textId="77777777" w:rsidR="00C35BF2" w:rsidRDefault="00256AF3">
      <w:pPr>
        <w:pStyle w:val="ListParagraph1"/>
        <w:numPr>
          <w:ilvl w:val="0"/>
          <w:numId w:val="20"/>
        </w:numPr>
        <w:spacing w:line="240" w:lineRule="auto"/>
        <w:jc w:val="both"/>
        <w:rPr>
          <w:lang w:val="bs-Latn-BA"/>
        </w:rPr>
      </w:pPr>
      <w:r>
        <w:t>a</w:t>
      </w:r>
      <w:r>
        <w:rPr>
          <w:lang w:val="bs-Latn-BA"/>
        </w:rPr>
        <w:t>kcija definiše tip zahtjeva za pristup određenom resursu. Ima jedan ili više atributa</w:t>
      </w:r>
      <w:r>
        <w:t>,</w:t>
      </w:r>
    </w:p>
    <w:p w14:paraId="2736C06F" w14:textId="77777777" w:rsidR="00C35BF2" w:rsidRDefault="00256AF3">
      <w:pPr>
        <w:pStyle w:val="ListParagraph1"/>
        <w:numPr>
          <w:ilvl w:val="0"/>
          <w:numId w:val="20"/>
        </w:numPr>
        <w:spacing w:line="240" w:lineRule="auto"/>
        <w:jc w:val="both"/>
        <w:rPr>
          <w:lang w:val="bs-Latn-BA"/>
        </w:rPr>
      </w:pPr>
      <w:r>
        <w:t>o</w:t>
      </w:r>
      <w:r>
        <w:rPr>
          <w:lang w:val="bs-Latn-BA"/>
        </w:rPr>
        <w:t xml:space="preserve">kruženje može poslužiti kao dodatni izvor informacija </w:t>
      </w:r>
    </w:p>
    <w:p w14:paraId="7A812169" w14:textId="77777777" w:rsidR="00C35BF2" w:rsidRDefault="00C35BF2">
      <w:pPr>
        <w:spacing w:line="240" w:lineRule="auto"/>
        <w:jc w:val="both"/>
        <w:rPr>
          <w:lang w:val="bs-Latn-BA"/>
        </w:rPr>
      </w:pPr>
    </w:p>
    <w:p w14:paraId="46EBB719" w14:textId="77777777" w:rsidR="00C35BF2" w:rsidRDefault="00256AF3">
      <w:pPr>
        <w:pStyle w:val="Heading3"/>
        <w:spacing w:line="240" w:lineRule="auto"/>
        <w:jc w:val="both"/>
        <w:rPr>
          <w:lang w:val="bs-Latn-BA"/>
        </w:rPr>
      </w:pPr>
      <w:bookmarkStart w:id="480" w:name="_Toc518070688"/>
      <w:r>
        <w:rPr>
          <w:lang w:val="bs-Latn-BA"/>
        </w:rPr>
        <w:t>Ciljevi, uslovi i obaveze</w:t>
      </w:r>
      <w:bookmarkEnd w:id="480"/>
    </w:p>
    <w:p w14:paraId="5BDC20F5" w14:textId="77777777" w:rsidR="00C35BF2" w:rsidRDefault="00256AF3">
      <w:pPr>
        <w:spacing w:line="240" w:lineRule="auto"/>
        <w:ind w:firstLine="360"/>
        <w:jc w:val="both"/>
        <w:rPr>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26E93FE8" w14:textId="77777777" w:rsidR="00C35BF2" w:rsidRDefault="00256AF3">
      <w:pPr>
        <w:spacing w:line="240" w:lineRule="auto"/>
        <w:ind w:firstLine="360"/>
        <w:jc w:val="both"/>
        <w:rPr>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5D456625" w14:textId="77777777" w:rsidR="00C35BF2" w:rsidRDefault="00256AF3">
      <w:pPr>
        <w:spacing w:line="240" w:lineRule="auto"/>
        <w:ind w:firstLine="360"/>
        <w:jc w:val="both"/>
        <w:rPr>
          <w:b/>
          <w:lang w:val="bs-Latn-BA"/>
        </w:rPr>
      </w:pPr>
      <w:r>
        <w:rPr>
          <w:lang w:val="bs-Latn-BA"/>
        </w:rPr>
        <w:t xml:space="preserve">U okviru XACML-a moguće je koristiti koncept pod nazivom obaveze. To je direktiva od tačke donošenja odluka (PDP) do tačke izvršenja propisa (PEP) o tome šta </w:t>
      </w:r>
      <w:r>
        <w:rPr>
          <w:lang w:val="bs-Latn-BA"/>
        </w:rPr>
        <w:lastRenderedPageBreak/>
        <w:t xml:space="preserve">se mora izvršiti prije ili posle odobrenja pristupa. Ukoliko tačka izvršenja propisa nije u stanju da se pridržava te direktive, odobreni pristup može ili ne mora biti realizovan. </w:t>
      </w:r>
      <w:r>
        <w:rPr>
          <w:vertAlign w:val="superscript"/>
          <w:lang w:val="bs-Latn-BA"/>
        </w:rPr>
        <w:t>[9]</w:t>
      </w:r>
    </w:p>
    <w:p w14:paraId="4A6C827E" w14:textId="77777777" w:rsidR="00C35BF2" w:rsidRDefault="00256AF3">
      <w:pPr>
        <w:spacing w:line="240" w:lineRule="auto"/>
        <w:ind w:firstLine="360"/>
        <w:jc w:val="both"/>
        <w:rPr>
          <w:lang w:val="bs-Latn-BA"/>
        </w:rPr>
      </w:pPr>
      <w:r>
        <w:rPr>
          <w:lang w:val="bs-Latn-BA"/>
        </w:rPr>
        <w:t>U narednom dijelu su kao sastavni elementi primjera jednog propisa, pojedinačno navedeni i objašnjeni po jedan cilj, pravilo (sa uslovom) i obaveza. Za primjer je uzet propis koji kaže da korisnici</w:t>
      </w:r>
      <w:r>
        <w:t xml:space="preserve"> čija se email adresa završava sa</w:t>
      </w:r>
      <w:r>
        <w:rPr>
          <w:lang w:val="bs-Latn-BA"/>
        </w:rPr>
        <w:t xml:space="preserve"> „@bankaintesa.rs“ i koji pripadaju grupi administratora, imaju prav</w:t>
      </w:r>
      <w:r>
        <w:rPr>
          <w:lang w:val="bs-Latn-BA"/>
        </w:rPr>
        <w:lastRenderedPageBreak/>
        <w:t>o na uvid u sve transakcije klijenata banke, dostupne na adresi „http://www.bankaintesa.rs/panel/pregledTransakcija.html“. Ukoliko email adresa korisnika nije sa datog domena ili on ne pripada grupi administratora,  pristup će mu biti onemogućen (uz pretpostavku da je sistem podešen tako da je pristup podrazumijevano onemogućen). Pored toga, biće evidentirani svi odbijeni zahtjevi na koje je dati propis bio primjenjiv.</w:t>
      </w:r>
    </w:p>
    <w:p w14:paraId="3FD6E893" w14:textId="2C3356F2" w:rsidR="00C35BF2" w:rsidRDefault="00256AF3">
      <w:pPr>
        <w:keepNext/>
        <w:spacing w:line="240" w:lineRule="auto"/>
        <w:jc w:val="center"/>
      </w:pPr>
      <w:del w:id="481" w:author="Rajo" w:date="2018-06-29T20:33:00Z">
        <w:r w:rsidDel="00AF5E11">
          <w:rPr>
            <w:noProof/>
          </w:rPr>
          <w:drawing>
            <wp:inline distT="0" distB="0" distL="0" distR="0" wp14:anchorId="5C1029A5" wp14:editId="6EB46BE0">
              <wp:extent cx="5306060"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25719" cy="5095279"/>
                      </a:xfrm>
                      <a:prstGeom prst="rect">
                        <a:avLst/>
                      </a:prstGeom>
                      <a:noFill/>
                      <a:ln>
                        <a:noFill/>
                      </a:ln>
                    </pic:spPr>
                  </pic:pic>
                </a:graphicData>
              </a:graphic>
            </wp:inline>
          </w:drawing>
        </w:r>
      </w:del>
      <w:ins w:id="482" w:author="Rajo" w:date="2018-06-29T20:33:00Z">
        <w:r w:rsidR="0016786A">
          <w:rPr>
            <w:noProof/>
          </w:rPr>
          <w:drawing>
            <wp:inline distT="0" distB="0" distL="0" distR="0" wp14:anchorId="2B52CDFF" wp14:editId="7FDC4AFC">
              <wp:extent cx="5934075" cy="4781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ins>
    </w:p>
    <w:p w14:paraId="32A53036" w14:textId="2436D74C" w:rsidR="00C35BF2" w:rsidRDefault="00256AF3">
      <w:pPr>
        <w:pStyle w:val="Caption"/>
        <w:jc w:val="center"/>
      </w:pPr>
      <w:commentRangeStart w:id="483"/>
      <w:commentRangeStart w:id="484"/>
      <w:r>
        <w:t xml:space="preserve">Slika </w:t>
      </w:r>
      <w:ins w:id="485" w:author="Rajo" w:date="2018-06-29T19:54:00Z">
        <w:r w:rsidR="009F016E">
          <w:fldChar w:fldCharType="begin"/>
        </w:r>
        <w:r w:rsidR="009F016E">
          <w:instrText xml:space="preserve"> STYLEREF 1 \s </w:instrText>
        </w:r>
      </w:ins>
      <w:r w:rsidR="009F016E">
        <w:fldChar w:fldCharType="separate"/>
      </w:r>
      <w:r w:rsidR="00081852">
        <w:rPr>
          <w:noProof/>
        </w:rPr>
        <w:t>8</w:t>
      </w:r>
      <w:ins w:id="486"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87" w:author="Rajo" w:date="2018-06-29T22:43:00Z">
        <w:r w:rsidR="00081852">
          <w:rPr>
            <w:noProof/>
          </w:rPr>
          <w:t>2</w:t>
        </w:r>
      </w:ins>
      <w:ins w:id="488" w:author="Rajo" w:date="2018-06-29T19:54:00Z">
        <w:r w:rsidR="009F016E">
          <w:fldChar w:fldCharType="end"/>
        </w:r>
      </w:ins>
      <w:del w:id="489"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2</w:delText>
        </w:r>
        <w:r w:rsidDel="009F016E">
          <w:fldChar w:fldCharType="end"/>
        </w:r>
      </w:del>
      <w:r>
        <w:t xml:space="preserve"> - primjer cilja</w:t>
      </w:r>
      <w:commentRangeEnd w:id="483"/>
      <w:r w:rsidR="00440D69">
        <w:rPr>
          <w:rStyle w:val="CommentReference"/>
          <w:b w:val="0"/>
          <w:bCs w:val="0"/>
          <w:i w:val="0"/>
        </w:rPr>
        <w:commentReference w:id="483"/>
      </w:r>
      <w:commentRangeEnd w:id="484"/>
      <w:r w:rsidR="008E35D2">
        <w:rPr>
          <w:rStyle w:val="CommentReference"/>
          <w:b w:val="0"/>
          <w:bCs w:val="0"/>
          <w:i w:val="0"/>
        </w:rPr>
        <w:commentReference w:id="484"/>
      </w:r>
    </w:p>
    <w:p w14:paraId="0637552C" w14:textId="77777777" w:rsidR="00C35BF2" w:rsidRDefault="00256AF3">
      <w:pPr>
        <w:spacing w:line="240" w:lineRule="auto"/>
        <w:ind w:firstLine="360"/>
        <w:jc w:val="both"/>
        <w:rPr>
          <w:lang w:val="bs-Latn-BA"/>
        </w:rPr>
      </w:pPr>
      <w:r>
        <w:rPr>
          <w:lang w:val="bs-Latn-BA"/>
        </w:rPr>
        <w:t xml:space="preserve">Na prethodnoj </w:t>
      </w:r>
      <w:r w:rsidRPr="00360253">
        <w:rPr>
          <w:lang w:val="bs-Latn-BA"/>
          <w:rPrChange w:id="490" w:author="Rajo" w:date="2018-06-29T20:02:00Z">
            <w:rPr>
              <w:b/>
              <w:lang w:val="bs-Latn-BA"/>
            </w:rPr>
          </w:rPrChange>
        </w:rPr>
        <w:t>Slici 8.2</w:t>
      </w:r>
      <w:r>
        <w:rPr>
          <w:lang w:val="bs-Latn-BA"/>
        </w:rPr>
        <w:t xml:space="preserve"> prikazan je cilj propisa iz navedenog primjera. Kao što je moguće vidjeti, da bi propis i pravila definisana u okviru njega uopšte bili primijenjeni na određeni zahtjev,  on mora biti upućen ka stranici za uvid u sve transakcije klijenata, i to  od strane korisnika čija se email adresa završava sa „@bankaintesa.rs“.</w:t>
      </w:r>
    </w:p>
    <w:p w14:paraId="13CB2C63" w14:textId="77777777" w:rsidR="00C35BF2" w:rsidRDefault="00256AF3">
      <w:pPr>
        <w:keepNext/>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Naredna </w:t>
      </w:r>
      <w:r w:rsidRPr="00360253">
        <w:rPr>
          <w:rFonts w:eastAsia="Times New Roman" w:cs="Times New Roman"/>
          <w:bCs/>
          <w:color w:val="000000" w:themeColor="text1"/>
          <w:szCs w:val="24"/>
          <w:lang w:val="bs-Latn-BA"/>
          <w:rPrChange w:id="491" w:author="Rajo" w:date="2018-06-29T20:02:00Z">
            <w:rPr>
              <w:rFonts w:eastAsia="Times New Roman" w:cs="Times New Roman"/>
              <w:b/>
              <w:bCs/>
              <w:color w:val="000000" w:themeColor="text1"/>
              <w:szCs w:val="24"/>
              <w:lang w:val="bs-Latn-BA"/>
            </w:rPr>
          </w:rPrChange>
        </w:rPr>
        <w:t>Slika 8.3</w:t>
      </w:r>
      <w:r>
        <w:rPr>
          <w:rFonts w:eastAsia="Times New Roman" w:cs="Times New Roman"/>
          <w:bCs/>
          <w:color w:val="000000" w:themeColor="text1"/>
          <w:szCs w:val="24"/>
          <w:lang w:val="bs-Latn-BA"/>
        </w:rPr>
        <w:t xml:space="preserve"> predstavlja pravilo definisano u okviru propisa, koje sadrži uslov da pravo pristupa u uvid svih transakcija klijenata banke imaju samo korisnici koji pripadaju grupi administratora. U suprotnom, uslov pravila „UvidUTransakcijeKlijenata“ neće biti zadovoljen i neće biti postignut efekt odobrenja pristupa (</w:t>
      </w:r>
      <w:r>
        <w:rPr>
          <w:rFonts w:eastAsia="Times New Roman" w:cs="Times New Roman"/>
          <w:bCs/>
          <w:i/>
          <w:color w:val="000000" w:themeColor="text1"/>
          <w:szCs w:val="24"/>
          <w:lang w:val="bs-Latn-BA"/>
        </w:rPr>
        <w:t>Permit</w:t>
      </w:r>
      <w:r>
        <w:rPr>
          <w:rFonts w:eastAsia="Times New Roman" w:cs="Times New Roman"/>
          <w:bCs/>
          <w:color w:val="000000" w:themeColor="text1"/>
          <w:szCs w:val="24"/>
          <w:lang w:val="bs-Latn-BA"/>
        </w:rPr>
        <w:t>). Nakon toga će biti primijenjeno zaključno, tzv. „propadajuće“ (</w:t>
      </w:r>
      <w:r>
        <w:rPr>
          <w:rFonts w:eastAsia="Times New Roman" w:cs="Times New Roman"/>
          <w:bCs/>
          <w:i/>
          <w:color w:val="000000" w:themeColor="text1"/>
          <w:szCs w:val="24"/>
          <w:lang w:val="bs-Latn-BA"/>
        </w:rPr>
        <w:t>fall-through</w:t>
      </w:r>
      <w:r>
        <w:rPr>
          <w:rFonts w:eastAsia="Times New Roman" w:cs="Times New Roman"/>
          <w:bCs/>
          <w:color w:val="000000" w:themeColor="text1"/>
          <w:szCs w:val="24"/>
          <w:lang w:val="bs-Latn-BA"/>
        </w:rPr>
        <w:t>) pravilo, koje kao što i sam propis nalaže, osigurava da u slučaju nezadovoljavanja prethodnih pravila pristup bude odbijen (</w:t>
      </w:r>
      <w:r>
        <w:rPr>
          <w:rFonts w:eastAsia="Times New Roman" w:cs="Times New Roman"/>
          <w:bCs/>
          <w:i/>
          <w:color w:val="000000" w:themeColor="text1"/>
          <w:szCs w:val="24"/>
          <w:lang w:val="bs-Latn-BA"/>
        </w:rPr>
        <w:t>Deny</w:t>
      </w:r>
      <w:r>
        <w:rPr>
          <w:rFonts w:eastAsia="Times New Roman" w:cs="Times New Roman"/>
          <w:bCs/>
          <w:color w:val="000000" w:themeColor="text1"/>
          <w:szCs w:val="24"/>
          <w:lang w:val="bs-Latn-BA"/>
        </w:rPr>
        <w:t>).</w:t>
      </w:r>
    </w:p>
    <w:p w14:paraId="74729CAA" w14:textId="0770AA32" w:rsidR="00C35BF2" w:rsidRDefault="00256AF3">
      <w:pPr>
        <w:keepNext/>
        <w:jc w:val="center"/>
        <w:rPr>
          <w:rFonts w:eastAsia="Times New Roman" w:cs="Times New Roman"/>
          <w:bCs/>
          <w:color w:val="000000" w:themeColor="text1"/>
          <w:szCs w:val="24"/>
          <w:lang w:val="bs-Latn-BA"/>
        </w:rPr>
        <w:pPrChange w:id="492" w:author="Rajo" w:date="2018-06-29T20:43:00Z">
          <w:pPr>
            <w:keepNext/>
            <w:jc w:val="both"/>
          </w:pPr>
        </w:pPrChange>
      </w:pPr>
      <w:r>
        <w:rPr>
          <w:rFonts w:eastAsia="Times New Roman" w:cs="Times New Roman"/>
          <w:bCs/>
          <w:color w:val="000000" w:themeColor="text1"/>
          <w:szCs w:val="24"/>
          <w:lang w:val="bs-Latn-BA"/>
        </w:rPr>
        <w:br/>
      </w:r>
      <w:del w:id="493" w:author="Rajo" w:date="2018-06-29T20:43:00Z">
        <w:r w:rsidDel="0016786A">
          <w:rPr>
            <w:rFonts w:eastAsia="Times New Roman" w:cs="Times New Roman"/>
            <w:bCs/>
            <w:noProof/>
            <w:color w:val="000000" w:themeColor="text1"/>
            <w:szCs w:val="24"/>
          </w:rPr>
          <w:drawing>
            <wp:inline distT="0" distB="0" distL="0" distR="0" wp14:anchorId="5BE5A7D1" wp14:editId="1984E6E7">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095500"/>
                      </a:xfrm>
                      <a:prstGeom prst="rect">
                        <a:avLst/>
                      </a:prstGeom>
                      <a:noFill/>
                      <a:ln>
                        <a:noFill/>
                      </a:ln>
                    </pic:spPr>
                  </pic:pic>
                </a:graphicData>
              </a:graphic>
            </wp:inline>
          </w:drawing>
        </w:r>
      </w:del>
      <w:ins w:id="494" w:author="Rajo" w:date="2018-06-29T20:43:00Z">
        <w:r w:rsidR="0016786A">
          <w:rPr>
            <w:noProof/>
          </w:rPr>
          <w:drawing>
            <wp:inline distT="0" distB="0" distL="0" distR="0" wp14:anchorId="7A39841E" wp14:editId="34930697">
              <wp:extent cx="589597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305050"/>
                      </a:xfrm>
                      <a:prstGeom prst="rect">
                        <a:avLst/>
                      </a:prstGeom>
                      <a:noFill/>
                      <a:ln>
                        <a:noFill/>
                      </a:ln>
                    </pic:spPr>
                  </pic:pic>
                </a:graphicData>
              </a:graphic>
            </wp:inline>
          </w:drawing>
        </w:r>
      </w:ins>
    </w:p>
    <w:p w14:paraId="6BF129A1" w14:textId="1498B423" w:rsidR="00C35BF2" w:rsidRDefault="00256AF3">
      <w:pPr>
        <w:pStyle w:val="Caption"/>
        <w:jc w:val="center"/>
      </w:pPr>
      <w:r>
        <w:t xml:space="preserve">Slika </w:t>
      </w:r>
      <w:ins w:id="495" w:author="Rajo" w:date="2018-06-29T19:54:00Z">
        <w:r w:rsidR="009F016E">
          <w:fldChar w:fldCharType="begin"/>
        </w:r>
        <w:r w:rsidR="009F016E">
          <w:instrText xml:space="preserve"> STYLEREF 1 \s </w:instrText>
        </w:r>
      </w:ins>
      <w:r w:rsidR="009F016E">
        <w:fldChar w:fldCharType="separate"/>
      </w:r>
      <w:r w:rsidR="00081852">
        <w:rPr>
          <w:noProof/>
        </w:rPr>
        <w:t>8</w:t>
      </w:r>
      <w:ins w:id="496"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97" w:author="Rajo" w:date="2018-06-29T22:43:00Z">
        <w:r w:rsidR="00081852">
          <w:rPr>
            <w:noProof/>
          </w:rPr>
          <w:t>3</w:t>
        </w:r>
      </w:ins>
      <w:ins w:id="498" w:author="Rajo" w:date="2018-06-29T19:54:00Z">
        <w:r w:rsidR="009F016E">
          <w:fldChar w:fldCharType="end"/>
        </w:r>
      </w:ins>
      <w:del w:id="499"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3</w:delText>
        </w:r>
        <w:r w:rsidDel="009F016E">
          <w:fldChar w:fldCharType="end"/>
        </w:r>
      </w:del>
      <w:r>
        <w:t xml:space="preserve"> - primjer pravila sa uslovom</w:t>
      </w:r>
    </w:p>
    <w:p w14:paraId="1DD6F9B4" w14:textId="77777777" w:rsidR="00C35BF2" w:rsidRDefault="00256AF3">
      <w:pPr>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Poslednji element propisa predstavlja obaveza koja nalaže da se svi odbijeni pokušaji pristupa (oni koji su rezultovali efektom </w:t>
      </w:r>
      <w:r>
        <w:rPr>
          <w:rFonts w:eastAsia="Times New Roman" w:cs="Times New Roman"/>
          <w:bCs/>
          <w:i/>
          <w:color w:val="000000" w:themeColor="text1"/>
          <w:szCs w:val="24"/>
          <w:lang w:val="bs-Latn-BA"/>
        </w:rPr>
        <w:t>Deny</w:t>
      </w:r>
      <w:r>
        <w:rPr>
          <w:rFonts w:eastAsia="Times New Roman" w:cs="Times New Roman"/>
          <w:bCs/>
          <w:color w:val="000000" w:themeColor="text1"/>
          <w:szCs w:val="24"/>
          <w:lang w:val="bs-Latn-BA"/>
        </w:rPr>
        <w:t xml:space="preserve">) evidentiraju. </w:t>
      </w:r>
    </w:p>
    <w:p w14:paraId="5B363DBD" w14:textId="76D254D5" w:rsidR="00C35BF2" w:rsidRDefault="00256AF3">
      <w:pPr>
        <w:keepNext/>
        <w:jc w:val="center"/>
      </w:pPr>
      <w:del w:id="500" w:author="Rajo" w:date="2018-06-29T20:44:00Z">
        <w:r w:rsidDel="0016786A">
          <w:rPr>
            <w:rFonts w:eastAsia="Times New Roman" w:cs="Times New Roman"/>
            <w:bCs/>
            <w:noProof/>
            <w:color w:val="000000" w:themeColor="text1"/>
            <w:szCs w:val="24"/>
          </w:rPr>
          <w:drawing>
            <wp:inline distT="0" distB="0" distL="0" distR="0" wp14:anchorId="5504F0F1" wp14:editId="4DF04D8F">
              <wp:extent cx="4419600" cy="27012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25861" cy="2705487"/>
                      </a:xfrm>
                      <a:prstGeom prst="rect">
                        <a:avLst/>
                      </a:prstGeom>
                      <a:noFill/>
                      <a:ln>
                        <a:noFill/>
                      </a:ln>
                    </pic:spPr>
                  </pic:pic>
                </a:graphicData>
              </a:graphic>
            </wp:inline>
          </w:drawing>
        </w:r>
      </w:del>
      <w:ins w:id="501" w:author="Rajo" w:date="2018-06-29T20:44:00Z">
        <w:r w:rsidR="0016786A">
          <w:rPr>
            <w:noProof/>
          </w:rPr>
          <w:drawing>
            <wp:inline distT="0" distB="0" distL="0" distR="0" wp14:anchorId="095E0C53" wp14:editId="69DE4213">
              <wp:extent cx="4752975" cy="2781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2781300"/>
                      </a:xfrm>
                      <a:prstGeom prst="rect">
                        <a:avLst/>
                      </a:prstGeom>
                      <a:noFill/>
                      <a:ln>
                        <a:noFill/>
                      </a:ln>
                    </pic:spPr>
                  </pic:pic>
                </a:graphicData>
              </a:graphic>
            </wp:inline>
          </w:drawing>
        </w:r>
      </w:ins>
    </w:p>
    <w:p w14:paraId="4AEB6336" w14:textId="3B060D15" w:rsidR="00C35BF2" w:rsidRDefault="00256AF3">
      <w:pPr>
        <w:pStyle w:val="Caption"/>
        <w:jc w:val="center"/>
      </w:pPr>
      <w:r>
        <w:t xml:space="preserve">Slika </w:t>
      </w:r>
      <w:ins w:id="502" w:author="Rajo" w:date="2018-06-29T19:54:00Z">
        <w:r w:rsidR="009F016E">
          <w:fldChar w:fldCharType="begin"/>
        </w:r>
        <w:r w:rsidR="009F016E">
          <w:instrText xml:space="preserve"> STYLEREF 1 \s </w:instrText>
        </w:r>
      </w:ins>
      <w:r w:rsidR="009F016E">
        <w:fldChar w:fldCharType="separate"/>
      </w:r>
      <w:r w:rsidR="00081852">
        <w:rPr>
          <w:noProof/>
        </w:rPr>
        <w:t>8</w:t>
      </w:r>
      <w:ins w:id="503" w:author="Rajo" w:date="2018-06-29T19:54:00Z">
        <w:r w:rsidR="009F016E">
          <w:fldChar w:fldCharType="end"/>
        </w:r>
        <w:r w:rsidR="009F016E">
          <w:t>.</w:t>
        </w:r>
        <w:r w:rsidR="009F016E">
          <w:fldChar w:fldCharType="begin"/>
        </w:r>
        <w:r w:rsidR="009F016E">
          <w:instrText xml:space="preserve"> SEQ Slika </w:instrText>
        </w:r>
        <w:r w:rsidR="009F016E">
          <w:lastRenderedPageBreak/>
          <w:instrText xml:space="preserve">\* ARABIC \s 1 </w:instrText>
        </w:r>
      </w:ins>
      <w:r w:rsidR="009F016E">
        <w:fldChar w:fldCharType="separate"/>
      </w:r>
      <w:ins w:id="504" w:author="Rajo" w:date="2018-06-29T22:43:00Z">
        <w:r w:rsidR="00081852">
          <w:rPr>
            <w:noProof/>
          </w:rPr>
          <w:t>4</w:t>
        </w:r>
      </w:ins>
      <w:ins w:id="505" w:author="Rajo" w:date="2018-06-29T19:54:00Z">
        <w:r w:rsidR="009F016E">
          <w:fldChar w:fldCharType="end"/>
        </w:r>
      </w:ins>
      <w:del w:id="506"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4</w:delText>
        </w:r>
        <w:r w:rsidDel="009F016E">
          <w:fldChar w:fldCharType="end"/>
        </w:r>
      </w:del>
      <w:r>
        <w:t xml:space="preserve"> - primjer obaveze</w:t>
      </w:r>
    </w:p>
    <w:p w14:paraId="4349E981" w14:textId="77777777" w:rsidR="00C35BF2" w:rsidRDefault="00256AF3">
      <w:pPr>
        <w:rPr>
          <w:rFonts w:asciiTheme="majorHAnsi" w:eastAsia="Times New Roman" w:hAnsiTheme="majorHAnsi" w:cstheme="majorBidi"/>
          <w:color w:val="365F91" w:themeColor="accent1" w:themeShade="BF"/>
          <w:sz w:val="32"/>
          <w:szCs w:val="32"/>
          <w:lang w:val="bs-Latn-BA"/>
        </w:rPr>
      </w:pPr>
      <w:r>
        <w:rPr>
          <w:rFonts w:eastAsia="Times New Roman"/>
          <w:lang w:val="bs-Latn-BA"/>
        </w:rPr>
        <w:br w:type="page"/>
      </w:r>
    </w:p>
    <w:p w14:paraId="058FE05E" w14:textId="77777777" w:rsidR="00C35BF2" w:rsidRDefault="00256AF3">
      <w:pPr>
        <w:pStyle w:val="Heading1"/>
        <w:spacing w:line="240" w:lineRule="auto"/>
        <w:jc w:val="both"/>
        <w:rPr>
          <w:lang w:val="bs-Latn-BA"/>
        </w:rPr>
      </w:pPr>
      <w:bookmarkStart w:id="507" w:name="_Toc518070689"/>
      <w:r>
        <w:rPr>
          <w:rFonts w:eastAsia="Times New Roman"/>
          <w:lang w:val="bs-Latn-BA"/>
        </w:rPr>
        <w:t>Postojeća SSO rješenja</w:t>
      </w:r>
      <w:bookmarkEnd w:id="507"/>
    </w:p>
    <w:p w14:paraId="7B9F3C34" w14:textId="77777777" w:rsidR="00C35BF2" w:rsidRDefault="00256AF3">
      <w:pPr>
        <w:spacing w:line="240" w:lineRule="auto"/>
        <w:ind w:firstLine="360"/>
        <w:jc w:val="both"/>
        <w:rPr>
          <w:lang w:val="bs-Latn-BA"/>
        </w:rPr>
      </w:pPr>
      <w:r>
        <w:rPr>
          <w:lang w:val="bs-Latn-BA"/>
        </w:rPr>
        <w:t xml:space="preserve">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w:t>
      </w:r>
      <w:r w:rsidRPr="00360253">
        <w:rPr>
          <w:lang w:val="bs-Latn-BA"/>
          <w:rPrChange w:id="508" w:author="Rajo" w:date="2018-06-29T20:02:00Z">
            <w:rPr>
              <w:b/>
              <w:lang w:val="bs-Latn-BA"/>
            </w:rPr>
          </w:rPrChange>
        </w:rPr>
        <w:t>Tabeli 9.1</w:t>
      </w:r>
      <w:r>
        <w:rPr>
          <w:lang w:val="bs-Latn-BA"/>
        </w:rPr>
        <w:t xml:space="preserve"> dat je pregled nekih od postojećih rješenja SSO sistema.</w:t>
      </w:r>
    </w:p>
    <w:p w14:paraId="26D590BA" w14:textId="581766F0" w:rsidR="00C35BF2" w:rsidRDefault="00256AF3">
      <w:pPr>
        <w:pStyle w:val="Caption"/>
        <w:keepNext/>
        <w:jc w:val="center"/>
        <w:rPr>
          <w:lang w:val="bs-Latn-BA"/>
        </w:rPr>
      </w:pPr>
      <w:r>
        <w:rPr>
          <w:lang w:val="bs-Latn-BA"/>
        </w:rPr>
        <w:t>Tabela 9.</w:t>
      </w:r>
      <w:r>
        <w:rPr>
          <w:lang w:val="bs-Latn-BA"/>
        </w:rPr>
        <w:fldChar w:fldCharType="begin"/>
      </w:r>
      <w:r>
        <w:rPr>
          <w:lang w:val="bs-Latn-BA"/>
        </w:rPr>
        <w:instrText xml:space="preserve"> SEQ Tabela \* ARABIC \s 1 </w:instrText>
      </w:r>
      <w:r>
        <w:rPr>
          <w:lang w:val="bs-Latn-BA"/>
        </w:rPr>
        <w:fldChar w:fldCharType="separate"/>
      </w:r>
      <w:r w:rsidR="00081852">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C35BF2" w14:paraId="46B06F55"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6A1DF088"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9A17DC1"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Izdavač</w:t>
            </w:r>
          </w:p>
        </w:tc>
        <w:tc>
          <w:tcPr>
            <w:tcW w:w="2165" w:type="dxa"/>
            <w:shd w:val="clear" w:color="auto" w:fill="DBE5F1" w:themeFill="accent1" w:themeFillTint="33"/>
            <w:tcMar>
              <w:top w:w="48" w:type="dxa"/>
              <w:left w:w="96" w:type="dxa"/>
              <w:bottom w:w="48" w:type="dxa"/>
              <w:right w:w="315" w:type="dxa"/>
            </w:tcMar>
            <w:vAlign w:val="center"/>
          </w:tcPr>
          <w:p w14:paraId="6362219D"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w:t>
            </w:r>
            <w:r>
              <w:rPr>
                <w:rFonts w:ascii="Arial" w:hAnsi="Arial" w:cs="Arial"/>
                <w:b/>
                <w:bCs/>
                <w:color w:val="222222"/>
                <w:sz w:val="21"/>
                <w:szCs w:val="21"/>
                <w:lang w:val="bs-Latn-BA"/>
              </w:rPr>
              <w:lastRenderedPageBreak/>
              <w:t>icenca</w:t>
            </w:r>
          </w:p>
        </w:tc>
      </w:tr>
      <w:tr w:rsidR="00C35BF2" w14:paraId="007FD74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9ABEDE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3D3024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Pirean</w:t>
            </w:r>
          </w:p>
        </w:tc>
        <w:tc>
          <w:tcPr>
            <w:tcW w:w="2165" w:type="dxa"/>
            <w:shd w:val="clear" w:color="auto" w:fill="FFFFFF" w:themeFill="background1"/>
            <w:tcMar>
              <w:top w:w="48" w:type="dxa"/>
              <w:left w:w="96" w:type="dxa"/>
              <w:bottom w:w="48" w:type="dxa"/>
              <w:right w:w="96" w:type="dxa"/>
            </w:tcMar>
            <w:vAlign w:val="center"/>
          </w:tcPr>
          <w:p w14:paraId="610B105E"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41C47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73165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Accounts &amp; SSO</w:t>
            </w:r>
          </w:p>
        </w:tc>
        <w:tc>
          <w:tcPr>
            <w:tcW w:w="3624" w:type="dxa"/>
            <w:shd w:val="clear" w:color="auto" w:fill="FFFFFF" w:themeFill="background1"/>
            <w:tcMar>
              <w:top w:w="48" w:type="dxa"/>
              <w:left w:w="96" w:type="dxa"/>
              <w:bottom w:w="48" w:type="dxa"/>
              <w:right w:w="96" w:type="dxa"/>
            </w:tcMar>
            <w:vAlign w:val="center"/>
          </w:tcPr>
          <w:p w14:paraId="312DB78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41E61E11"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484E22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E50F6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Active Directory Federation Services</w:t>
            </w:r>
          </w:p>
        </w:tc>
        <w:tc>
          <w:tcPr>
            <w:tcW w:w="3624" w:type="dxa"/>
            <w:shd w:val="clear" w:color="auto" w:fill="FFFFFF" w:themeFill="background1"/>
            <w:tcMar>
              <w:top w:w="48" w:type="dxa"/>
              <w:left w:w="96" w:type="dxa"/>
              <w:bottom w:w="48" w:type="dxa"/>
              <w:right w:w="96" w:type="dxa"/>
            </w:tcMar>
            <w:vAlign w:val="center"/>
          </w:tcPr>
          <w:p w14:paraId="5D8CB7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7A55CAB3"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69768FD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8888AC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Aerobase</w:t>
            </w:r>
          </w:p>
        </w:tc>
        <w:tc>
          <w:tcPr>
            <w:tcW w:w="3624" w:type="dxa"/>
            <w:shd w:val="clear" w:color="auto" w:fill="FFFFFF" w:themeFill="background1"/>
            <w:tcMar>
              <w:top w:w="48" w:type="dxa"/>
              <w:left w:w="96" w:type="dxa"/>
              <w:bottom w:w="48" w:type="dxa"/>
              <w:right w:w="96" w:type="dxa"/>
            </w:tcMar>
            <w:vAlign w:val="center"/>
          </w:tcPr>
          <w:p w14:paraId="29408AA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Aerobase</w:t>
            </w:r>
          </w:p>
        </w:tc>
        <w:tc>
          <w:tcPr>
            <w:tcW w:w="2165" w:type="dxa"/>
            <w:shd w:val="clear" w:color="auto" w:fill="FFFFFF" w:themeFill="background1"/>
            <w:tcMar>
              <w:top w:w="48" w:type="dxa"/>
              <w:left w:w="96" w:type="dxa"/>
              <w:bottom w:w="48" w:type="dxa"/>
              <w:right w:w="96" w:type="dxa"/>
            </w:tcMar>
            <w:vAlign w:val="center"/>
          </w:tcPr>
          <w:p w14:paraId="2C12D4B3"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Open source</w:t>
            </w:r>
          </w:p>
        </w:tc>
      </w:tr>
      <w:tr w:rsidR="00C35BF2" w14:paraId="6B11043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85F5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18EEE76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202FF685"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C57DD1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6DB78C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AuthStack</w:t>
            </w:r>
          </w:p>
        </w:tc>
        <w:tc>
          <w:tcPr>
            <w:tcW w:w="3624" w:type="dxa"/>
            <w:shd w:val="clear" w:color="auto" w:fill="FFFFFF" w:themeFill="background1"/>
            <w:tcMar>
              <w:top w:w="48" w:type="dxa"/>
              <w:left w:w="96" w:type="dxa"/>
              <w:bottom w:w="48" w:type="dxa"/>
              <w:right w:w="96" w:type="dxa"/>
            </w:tcMar>
            <w:vAlign w:val="center"/>
          </w:tcPr>
          <w:p w14:paraId="2CB5A9E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Buckhill Ltd</w:t>
            </w:r>
          </w:p>
        </w:tc>
        <w:tc>
          <w:tcPr>
            <w:tcW w:w="2165" w:type="dxa"/>
            <w:shd w:val="clear" w:color="auto" w:fill="FFFFFF" w:themeFill="background1"/>
            <w:tcMar>
              <w:top w:w="48" w:type="dxa"/>
              <w:left w:w="96" w:type="dxa"/>
              <w:bottom w:w="48" w:type="dxa"/>
              <w:right w:w="96" w:type="dxa"/>
            </w:tcMar>
            <w:vAlign w:val="center"/>
          </w:tcPr>
          <w:p w14:paraId="50432E6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69FA15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C993A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Bitium</w:t>
            </w:r>
          </w:p>
        </w:tc>
        <w:tc>
          <w:tcPr>
            <w:tcW w:w="3624" w:type="dxa"/>
            <w:shd w:val="clear" w:color="auto" w:fill="FFFFFF" w:themeFill="background1"/>
            <w:tcMar>
              <w:top w:w="48" w:type="dxa"/>
              <w:left w:w="96" w:type="dxa"/>
              <w:bottom w:w="48" w:type="dxa"/>
              <w:right w:w="96" w:type="dxa"/>
            </w:tcMar>
            <w:vAlign w:val="center"/>
          </w:tcPr>
          <w:p w14:paraId="7D31138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Bitium</w:t>
            </w:r>
          </w:p>
        </w:tc>
        <w:tc>
          <w:tcPr>
            <w:tcW w:w="2165" w:type="dxa"/>
            <w:shd w:val="clear" w:color="auto" w:fill="FFFFFF" w:themeFill="background1"/>
            <w:tcMar>
              <w:top w:w="48" w:type="dxa"/>
              <w:left w:w="96" w:type="dxa"/>
              <w:bottom w:w="48" w:type="dxa"/>
              <w:right w:w="96" w:type="dxa"/>
            </w:tcMar>
            <w:vAlign w:val="center"/>
          </w:tcPr>
          <w:p w14:paraId="5EC7EB6D"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773AA9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4FC8FC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(formerly CA Siteminder)</w:t>
            </w:r>
          </w:p>
        </w:tc>
        <w:tc>
          <w:tcPr>
            <w:tcW w:w="3624" w:type="dxa"/>
            <w:shd w:val="clear" w:color="auto" w:fill="FFFFFF" w:themeFill="background1"/>
            <w:tcMar>
              <w:top w:w="48" w:type="dxa"/>
              <w:left w:w="96" w:type="dxa"/>
              <w:bottom w:w="48" w:type="dxa"/>
              <w:right w:w="96" w:type="dxa"/>
            </w:tcMar>
            <w:vAlign w:val="center"/>
          </w:tcPr>
          <w:p w14:paraId="08244F4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740176E2"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Commercial software</w:t>
            </w:r>
          </w:p>
        </w:tc>
      </w:tr>
      <w:tr w:rsidR="00C35BF2" w14:paraId="6A86C80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76EF3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CAS / Central Authentication Service</w:t>
            </w:r>
          </w:p>
        </w:tc>
        <w:tc>
          <w:tcPr>
            <w:tcW w:w="3624" w:type="dxa"/>
            <w:shd w:val="clear" w:color="auto" w:fill="FFFFFF" w:themeFill="background1"/>
            <w:tcMar>
              <w:top w:w="48" w:type="dxa"/>
              <w:left w:w="96" w:type="dxa"/>
              <w:bottom w:w="48" w:type="dxa"/>
              <w:right w:w="96" w:type="dxa"/>
            </w:tcMar>
            <w:vAlign w:val="center"/>
          </w:tcPr>
          <w:p w14:paraId="0DC2F80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Apereo</w:t>
            </w:r>
          </w:p>
        </w:tc>
        <w:tc>
          <w:tcPr>
            <w:tcW w:w="2165" w:type="dxa"/>
            <w:shd w:val="clear" w:color="auto" w:fill="FFFFFF" w:themeFill="background1"/>
            <w:tcMar>
              <w:top w:w="48" w:type="dxa"/>
              <w:left w:w="96" w:type="dxa"/>
              <w:bottom w:w="48" w:type="dxa"/>
              <w:right w:w="96" w:type="dxa"/>
            </w:tcMar>
            <w:vAlign w:val="center"/>
          </w:tcPr>
          <w:p w14:paraId="0BB2EEFB"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&amp; Open Source</w:t>
            </w:r>
          </w:p>
        </w:tc>
      </w:tr>
      <w:tr w:rsidR="00C35BF2" w14:paraId="4B39A25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FB3D0B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CoSign single sign on</w:t>
            </w:r>
          </w:p>
        </w:tc>
        <w:tc>
          <w:tcPr>
            <w:tcW w:w="3624" w:type="dxa"/>
            <w:shd w:val="clear" w:color="auto" w:fill="FFFFFF" w:themeFill="background1"/>
            <w:tcMar>
              <w:top w:w="48" w:type="dxa"/>
              <w:left w:w="96" w:type="dxa"/>
              <w:bottom w:w="48" w:type="dxa"/>
              <w:right w:w="96" w:type="dxa"/>
            </w:tcMar>
            <w:vAlign w:val="center"/>
          </w:tcPr>
          <w:p w14:paraId="405BB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University of Michigan</w:t>
            </w:r>
          </w:p>
        </w:tc>
        <w:tc>
          <w:tcPr>
            <w:tcW w:w="2165" w:type="dxa"/>
            <w:shd w:val="clear" w:color="auto" w:fill="FFFFFF" w:themeFill="background1"/>
            <w:tcMar>
              <w:top w:w="48" w:type="dxa"/>
              <w:left w:w="96" w:type="dxa"/>
              <w:bottom w:w="48" w:type="dxa"/>
              <w:right w:w="96" w:type="dxa"/>
            </w:tcMar>
            <w:vAlign w:val="center"/>
          </w:tcPr>
          <w:p w14:paraId="1AABC88E"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Academic</w:t>
            </w:r>
          </w:p>
        </w:tc>
      </w:tr>
      <w:tr w:rsidR="00C35BF2" w14:paraId="62B854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D14AFC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DistributedAccessControlSystem(DACS)</w:t>
            </w:r>
          </w:p>
        </w:tc>
        <w:tc>
          <w:tcPr>
            <w:tcW w:w="3624" w:type="dxa"/>
            <w:shd w:val="clear" w:color="auto" w:fill="FFFFFF" w:themeFill="background1"/>
            <w:tcMar>
              <w:top w:w="48" w:type="dxa"/>
              <w:left w:w="96" w:type="dxa"/>
              <w:bottom w:w="48" w:type="dxa"/>
              <w:right w:w="96" w:type="dxa"/>
            </w:tcMar>
            <w:vAlign w:val="center"/>
          </w:tcPr>
          <w:p w14:paraId="1DA8418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Distributed Systems Software</w:t>
            </w:r>
          </w:p>
        </w:tc>
        <w:tc>
          <w:tcPr>
            <w:tcW w:w="2165" w:type="dxa"/>
            <w:shd w:val="clear" w:color="auto" w:fill="FFFFFF" w:themeFill="background1"/>
            <w:tcMar>
              <w:top w:w="48" w:type="dxa"/>
              <w:left w:w="96" w:type="dxa"/>
              <w:bottom w:w="48" w:type="dxa"/>
              <w:right w:w="96" w:type="dxa"/>
            </w:tcMar>
            <w:vAlign w:val="center"/>
          </w:tcPr>
          <w:p w14:paraId="5AE6C8F5"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54351A6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49F77A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Sign On Engine</w:t>
            </w:r>
          </w:p>
        </w:tc>
        <w:tc>
          <w:tcPr>
            <w:tcW w:w="3624" w:type="dxa"/>
            <w:shd w:val="clear" w:color="auto" w:fill="FFFFFF" w:themeFill="background1"/>
            <w:tcMar>
              <w:top w:w="48" w:type="dxa"/>
              <w:left w:w="96" w:type="dxa"/>
              <w:bottom w:w="48" w:type="dxa"/>
              <w:right w:w="96" w:type="dxa"/>
            </w:tcMar>
            <w:vAlign w:val="center"/>
          </w:tcPr>
          <w:p w14:paraId="04BDC37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QueenslandUniversity of Technology</w:t>
            </w:r>
          </w:p>
        </w:tc>
        <w:tc>
          <w:tcPr>
            <w:tcW w:w="2165" w:type="dxa"/>
            <w:shd w:val="clear" w:color="auto" w:fill="FFFFFF" w:themeFill="background1"/>
            <w:tcMar>
              <w:top w:w="48" w:type="dxa"/>
              <w:left w:w="96" w:type="dxa"/>
              <w:bottom w:w="48" w:type="dxa"/>
              <w:right w:w="96" w:type="dxa"/>
            </w:tcMar>
            <w:vAlign w:val="center"/>
          </w:tcPr>
          <w:p w14:paraId="7F0093DA"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15A202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443370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71A34F0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Evidian</w:t>
            </w:r>
          </w:p>
        </w:tc>
        <w:tc>
          <w:tcPr>
            <w:tcW w:w="2165" w:type="dxa"/>
            <w:shd w:val="clear" w:color="auto" w:fill="FFFFFF" w:themeFill="background1"/>
            <w:tcMar>
              <w:top w:w="48" w:type="dxa"/>
              <w:left w:w="96" w:type="dxa"/>
              <w:bottom w:w="48" w:type="dxa"/>
              <w:right w:w="96" w:type="dxa"/>
            </w:tcMar>
            <w:vAlign w:val="center"/>
          </w:tcPr>
          <w:p w14:paraId="211AA112"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Commercial software</w:t>
            </w:r>
          </w:p>
        </w:tc>
      </w:tr>
      <w:tr w:rsidR="00C35BF2" w14:paraId="35FBA42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3576B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 connect</w:t>
            </w:r>
          </w:p>
        </w:tc>
        <w:tc>
          <w:tcPr>
            <w:tcW w:w="3624" w:type="dxa"/>
            <w:shd w:val="clear" w:color="auto" w:fill="FFFFFF" w:themeFill="background1"/>
            <w:tcMar>
              <w:top w:w="48" w:type="dxa"/>
              <w:left w:w="96" w:type="dxa"/>
              <w:bottom w:w="48" w:type="dxa"/>
              <w:right w:w="96" w:type="dxa"/>
            </w:tcMar>
            <w:vAlign w:val="center"/>
          </w:tcPr>
          <w:p w14:paraId="4BB1F47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4FB4110"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13604FD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D565D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Forgerock Access Manager</w:t>
            </w:r>
          </w:p>
        </w:tc>
        <w:tc>
          <w:tcPr>
            <w:tcW w:w="3624" w:type="dxa"/>
            <w:shd w:val="clear" w:color="auto" w:fill="FFFFFF" w:themeFill="background1"/>
            <w:tcMar>
              <w:top w:w="48" w:type="dxa"/>
              <w:left w:w="96" w:type="dxa"/>
              <w:bottom w:w="48" w:type="dxa"/>
              <w:right w:w="96" w:type="dxa"/>
            </w:tcMar>
            <w:vAlign w:val="center"/>
          </w:tcPr>
          <w:p w14:paraId="42B1356F"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ForgeRock</w:t>
            </w:r>
          </w:p>
        </w:tc>
        <w:tc>
          <w:tcPr>
            <w:tcW w:w="2165" w:type="dxa"/>
            <w:shd w:val="clear" w:color="auto" w:fill="FFFFFF" w:themeFill="background1"/>
            <w:tcMar>
              <w:top w:w="48" w:type="dxa"/>
              <w:left w:w="96" w:type="dxa"/>
              <w:bottom w:w="48" w:type="dxa"/>
              <w:right w:w="96" w:type="dxa"/>
            </w:tcMar>
            <w:vAlign w:val="center"/>
          </w:tcPr>
          <w:p w14:paraId="235BC9FA"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Commercial</w:t>
            </w:r>
          </w:p>
        </w:tc>
      </w:tr>
      <w:tr w:rsidR="00C35BF2" w14:paraId="11127DC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0E2D02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FreeIPA</w:t>
            </w:r>
          </w:p>
        </w:tc>
        <w:tc>
          <w:tcPr>
            <w:tcW w:w="3624" w:type="dxa"/>
            <w:shd w:val="clear" w:color="auto" w:fill="FFFFFF" w:themeFill="background1"/>
            <w:tcMar>
              <w:top w:w="48" w:type="dxa"/>
              <w:left w:w="96" w:type="dxa"/>
              <w:bottom w:w="48" w:type="dxa"/>
              <w:right w:w="96" w:type="dxa"/>
            </w:tcMar>
            <w:vAlign w:val="center"/>
          </w:tcPr>
          <w:p w14:paraId="4858501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7F058028"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07591AC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D6F65C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 Enterprise Identity Mapping</w:t>
            </w:r>
          </w:p>
        </w:tc>
        <w:tc>
          <w:tcPr>
            <w:tcW w:w="3624" w:type="dxa"/>
            <w:shd w:val="clear" w:color="auto" w:fill="FFFFFF" w:themeFill="background1"/>
            <w:tcMar>
              <w:top w:w="48" w:type="dxa"/>
              <w:left w:w="96" w:type="dxa"/>
              <w:bottom w:w="48" w:type="dxa"/>
              <w:right w:w="96" w:type="dxa"/>
            </w:tcMar>
            <w:vAlign w:val="center"/>
          </w:tcPr>
          <w:p w14:paraId="05A139A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2D566C"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725ED58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065A2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 Tivoli Access Manager</w:t>
            </w:r>
          </w:p>
        </w:tc>
        <w:tc>
          <w:tcPr>
            <w:tcW w:w="3624" w:type="dxa"/>
            <w:shd w:val="clear" w:color="auto" w:fill="FFFFFF" w:themeFill="background1"/>
            <w:tcMar>
              <w:top w:w="48" w:type="dxa"/>
              <w:left w:w="96" w:type="dxa"/>
              <w:bottom w:w="48" w:type="dxa"/>
              <w:right w:w="96" w:type="dxa"/>
            </w:tcMar>
            <w:vAlign w:val="center"/>
          </w:tcPr>
          <w:p w14:paraId="5604EC6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EE4F24"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0C34ED9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32270F"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IceWall SSO</w:t>
            </w:r>
          </w:p>
        </w:tc>
        <w:tc>
          <w:tcPr>
            <w:tcW w:w="3624" w:type="dxa"/>
            <w:shd w:val="clear" w:color="auto" w:fill="FFFFFF" w:themeFill="background1"/>
            <w:tcMar>
              <w:top w:w="48" w:type="dxa"/>
              <w:left w:w="96" w:type="dxa"/>
              <w:bottom w:w="48" w:type="dxa"/>
              <w:right w:w="96" w:type="dxa"/>
            </w:tcMar>
            <w:vAlign w:val="center"/>
          </w:tcPr>
          <w:p w14:paraId="0E1138E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45C0B03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711EBBF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8BC23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ImprivataOneSign</w:t>
            </w:r>
          </w:p>
        </w:tc>
        <w:tc>
          <w:tcPr>
            <w:tcW w:w="3624" w:type="dxa"/>
            <w:shd w:val="clear" w:color="auto" w:fill="FFFFFF" w:themeFill="background1"/>
            <w:tcMar>
              <w:top w:w="48" w:type="dxa"/>
              <w:left w:w="96" w:type="dxa"/>
              <w:bottom w:w="48" w:type="dxa"/>
              <w:right w:w="96" w:type="dxa"/>
            </w:tcMar>
            <w:vAlign w:val="center"/>
          </w:tcPr>
          <w:p w14:paraId="3DA6F50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Imprivata</w:t>
            </w:r>
          </w:p>
        </w:tc>
        <w:tc>
          <w:tcPr>
            <w:tcW w:w="2165" w:type="dxa"/>
            <w:shd w:val="clear" w:color="auto" w:fill="FFFFFF" w:themeFill="background1"/>
            <w:tcMar>
              <w:top w:w="48" w:type="dxa"/>
              <w:left w:w="96" w:type="dxa"/>
              <w:bottom w:w="48" w:type="dxa"/>
              <w:right w:w="96" w:type="dxa"/>
            </w:tcMar>
            <w:vAlign w:val="center"/>
          </w:tcPr>
          <w:p w14:paraId="4912CBBC"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0FDB24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1EF12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JanrainFederate SSO</w:t>
            </w:r>
          </w:p>
        </w:tc>
        <w:tc>
          <w:tcPr>
            <w:tcW w:w="3624" w:type="dxa"/>
            <w:shd w:val="clear" w:color="auto" w:fill="FFFFFF" w:themeFill="background1"/>
            <w:tcMar>
              <w:top w:w="48" w:type="dxa"/>
              <w:left w:w="96" w:type="dxa"/>
              <w:bottom w:w="48" w:type="dxa"/>
              <w:right w:w="96" w:type="dxa"/>
            </w:tcMar>
            <w:vAlign w:val="center"/>
          </w:tcPr>
          <w:p w14:paraId="1516B5B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Janrain</w:t>
            </w:r>
          </w:p>
        </w:tc>
        <w:tc>
          <w:tcPr>
            <w:tcW w:w="2165" w:type="dxa"/>
            <w:shd w:val="clear" w:color="auto" w:fill="FFFFFF" w:themeFill="background1"/>
            <w:tcMar>
              <w:top w:w="48" w:type="dxa"/>
              <w:left w:w="96" w:type="dxa"/>
              <w:bottom w:w="48" w:type="dxa"/>
              <w:right w:w="96" w:type="dxa"/>
            </w:tcMar>
            <w:vAlign w:val="center"/>
          </w:tcPr>
          <w:p w14:paraId="2345348C"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29FC41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FAC47D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JBoss SSO</w:t>
            </w:r>
          </w:p>
        </w:tc>
        <w:tc>
          <w:tcPr>
            <w:tcW w:w="3624" w:type="dxa"/>
            <w:shd w:val="clear" w:color="auto" w:fill="FFFFFF" w:themeFill="background1"/>
            <w:tcMar>
              <w:top w:w="48" w:type="dxa"/>
              <w:left w:w="96" w:type="dxa"/>
              <w:bottom w:w="48" w:type="dxa"/>
              <w:right w:w="96" w:type="dxa"/>
            </w:tcMar>
            <w:vAlign w:val="center"/>
          </w:tcPr>
          <w:p w14:paraId="5F4C25D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0753BDA9"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0578C26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632ECC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5AB1F47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77FB79B3"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5BAA354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C61B4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Keycloak</w:t>
            </w:r>
          </w:p>
        </w:tc>
        <w:tc>
          <w:tcPr>
            <w:tcW w:w="3624" w:type="dxa"/>
            <w:shd w:val="clear" w:color="auto" w:fill="FFFFFF" w:themeFill="background1"/>
            <w:tcMar>
              <w:top w:w="48" w:type="dxa"/>
              <w:left w:w="96" w:type="dxa"/>
              <w:bottom w:w="48" w:type="dxa"/>
              <w:right w:w="96" w:type="dxa"/>
            </w:tcMar>
            <w:vAlign w:val="center"/>
          </w:tcPr>
          <w:p w14:paraId="3F10E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079E36D5"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Open source</w:t>
            </w:r>
          </w:p>
        </w:tc>
      </w:tr>
      <w:tr w:rsidR="00C35BF2" w14:paraId="683722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CB1C4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LoginRadius</w:t>
            </w:r>
          </w:p>
        </w:tc>
        <w:tc>
          <w:tcPr>
            <w:tcW w:w="3624" w:type="dxa"/>
            <w:shd w:val="clear" w:color="auto" w:fill="FFFFFF" w:themeFill="background1"/>
            <w:tcMar>
              <w:top w:w="48" w:type="dxa"/>
              <w:left w:w="96" w:type="dxa"/>
              <w:bottom w:w="48" w:type="dxa"/>
              <w:right w:w="96" w:type="dxa"/>
            </w:tcMar>
            <w:vAlign w:val="center"/>
          </w:tcPr>
          <w:p w14:paraId="2A093CD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LoginRadius Inc.</w:t>
            </w:r>
          </w:p>
        </w:tc>
        <w:tc>
          <w:tcPr>
            <w:tcW w:w="2165" w:type="dxa"/>
            <w:shd w:val="clear" w:color="auto" w:fill="FFFFFF" w:themeFill="background1"/>
            <w:tcMar>
              <w:top w:w="48" w:type="dxa"/>
              <w:left w:w="96" w:type="dxa"/>
              <w:bottom w:w="48" w:type="dxa"/>
              <w:right w:w="96" w:type="dxa"/>
            </w:tcMar>
            <w:vAlign w:val="center"/>
          </w:tcPr>
          <w:p w14:paraId="3F70DF6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47F0289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628BA3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037C1A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4AFF8723"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E87D55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51679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 account</w:t>
            </w:r>
          </w:p>
        </w:tc>
        <w:tc>
          <w:tcPr>
            <w:tcW w:w="3624" w:type="dxa"/>
            <w:shd w:val="clear" w:color="auto" w:fill="FFFFFF" w:themeFill="background1"/>
            <w:tcMar>
              <w:top w:w="48" w:type="dxa"/>
              <w:left w:w="96" w:type="dxa"/>
              <w:bottom w:w="48" w:type="dxa"/>
              <w:right w:w="96" w:type="dxa"/>
            </w:tcMar>
            <w:vAlign w:val="center"/>
          </w:tcPr>
          <w:p w14:paraId="4500040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2CA7DAF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8BF152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C10AA3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myOneLogin</w:t>
            </w:r>
          </w:p>
        </w:tc>
        <w:tc>
          <w:tcPr>
            <w:tcW w:w="3624" w:type="dxa"/>
            <w:shd w:val="clear" w:color="auto" w:fill="FFFFFF" w:themeFill="background1"/>
            <w:tcMar>
              <w:top w:w="48" w:type="dxa"/>
              <w:left w:w="96" w:type="dxa"/>
              <w:bottom w:w="48" w:type="dxa"/>
              <w:right w:w="96" w:type="dxa"/>
            </w:tcMar>
            <w:vAlign w:val="center"/>
          </w:tcPr>
          <w:p w14:paraId="265E2B7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VMware</w:t>
            </w:r>
          </w:p>
        </w:tc>
        <w:tc>
          <w:tcPr>
            <w:tcW w:w="2165" w:type="dxa"/>
            <w:shd w:val="clear" w:color="auto" w:fill="FFFFFF" w:themeFill="background1"/>
            <w:tcMar>
              <w:top w:w="48" w:type="dxa"/>
              <w:left w:w="96" w:type="dxa"/>
              <w:bottom w:w="48" w:type="dxa"/>
              <w:right w:w="96" w:type="dxa"/>
            </w:tcMar>
            <w:vAlign w:val="center"/>
          </w:tcPr>
          <w:p w14:paraId="05B62BE8"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48C465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9C84D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 Access Manager</w:t>
            </w:r>
          </w:p>
        </w:tc>
        <w:tc>
          <w:tcPr>
            <w:tcW w:w="3624" w:type="dxa"/>
            <w:shd w:val="clear" w:color="auto" w:fill="FFFFFF" w:themeFill="background1"/>
            <w:tcMar>
              <w:top w:w="48" w:type="dxa"/>
              <w:left w:w="96" w:type="dxa"/>
              <w:bottom w:w="48" w:type="dxa"/>
              <w:right w:w="96" w:type="dxa"/>
            </w:tcMar>
            <w:vAlign w:val="center"/>
          </w:tcPr>
          <w:p w14:paraId="30A1F57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w:t>
            </w:r>
          </w:p>
        </w:tc>
        <w:tc>
          <w:tcPr>
            <w:tcW w:w="2165" w:type="dxa"/>
            <w:shd w:val="clear" w:color="auto" w:fill="FFFFFF" w:themeFill="background1"/>
            <w:tcMar>
              <w:top w:w="48" w:type="dxa"/>
              <w:left w:w="96" w:type="dxa"/>
              <w:bottom w:w="48" w:type="dxa"/>
              <w:right w:w="96" w:type="dxa"/>
            </w:tcMar>
            <w:vAlign w:val="center"/>
          </w:tcPr>
          <w:p w14:paraId="5053A921"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413EEAA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3019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Numina Application Framework</w:t>
            </w:r>
          </w:p>
        </w:tc>
        <w:tc>
          <w:tcPr>
            <w:tcW w:w="3624" w:type="dxa"/>
            <w:shd w:val="clear" w:color="auto" w:fill="FFFFFF" w:themeFill="background1"/>
            <w:tcMar>
              <w:top w:w="48" w:type="dxa"/>
              <w:left w:w="96" w:type="dxa"/>
              <w:bottom w:w="48" w:type="dxa"/>
              <w:right w:w="96" w:type="dxa"/>
            </w:tcMar>
            <w:vAlign w:val="center"/>
          </w:tcPr>
          <w:p w14:paraId="4B101DF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Numina Solutions</w:t>
            </w:r>
          </w:p>
        </w:tc>
        <w:tc>
          <w:tcPr>
            <w:tcW w:w="2165" w:type="dxa"/>
            <w:shd w:val="clear" w:color="auto" w:fill="FFFFFF" w:themeFill="background1"/>
            <w:tcMar>
              <w:top w:w="48" w:type="dxa"/>
              <w:left w:w="96" w:type="dxa"/>
              <w:bottom w:w="48" w:type="dxa"/>
              <w:right w:w="96" w:type="dxa"/>
            </w:tcMar>
            <w:vAlign w:val="center"/>
          </w:tcPr>
          <w:p w14:paraId="4459B9EF"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941F9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5BDDB6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OneLogin</w:t>
            </w:r>
          </w:p>
        </w:tc>
        <w:tc>
          <w:tcPr>
            <w:tcW w:w="3624" w:type="dxa"/>
            <w:shd w:val="clear" w:color="auto" w:fill="FFFFFF" w:themeFill="background1"/>
            <w:tcMar>
              <w:top w:w="48" w:type="dxa"/>
              <w:left w:w="96" w:type="dxa"/>
              <w:bottom w:w="48" w:type="dxa"/>
              <w:right w:w="96" w:type="dxa"/>
            </w:tcMar>
            <w:vAlign w:val="center"/>
          </w:tcPr>
          <w:p w14:paraId="7F97794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OneLogin Inc.</w:t>
            </w:r>
          </w:p>
        </w:tc>
        <w:tc>
          <w:tcPr>
            <w:tcW w:w="2165" w:type="dxa"/>
            <w:shd w:val="clear" w:color="auto" w:fill="FFFFFF" w:themeFill="background1"/>
            <w:tcMar>
              <w:top w:w="48" w:type="dxa"/>
              <w:left w:w="96" w:type="dxa"/>
              <w:bottom w:w="48" w:type="dxa"/>
              <w:right w:w="96" w:type="dxa"/>
            </w:tcMar>
            <w:vAlign w:val="center"/>
          </w:tcPr>
          <w:p w14:paraId="711477B9"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62ABFA3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319289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OpenAM</w:t>
            </w:r>
          </w:p>
        </w:tc>
        <w:tc>
          <w:tcPr>
            <w:tcW w:w="3624" w:type="dxa"/>
            <w:shd w:val="clear" w:color="auto" w:fill="FFFFFF" w:themeFill="background1"/>
            <w:tcMar>
              <w:top w:w="48" w:type="dxa"/>
              <w:left w:w="96" w:type="dxa"/>
              <w:bottom w:w="48" w:type="dxa"/>
              <w:right w:w="96" w:type="dxa"/>
            </w:tcMar>
            <w:vAlign w:val="center"/>
          </w:tcPr>
          <w:p w14:paraId="6736A05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 Identity Community</w:t>
            </w:r>
          </w:p>
        </w:tc>
        <w:tc>
          <w:tcPr>
            <w:tcW w:w="2165" w:type="dxa"/>
            <w:shd w:val="clear" w:color="auto" w:fill="FFFFFF" w:themeFill="background1"/>
            <w:tcMar>
              <w:top w:w="48" w:type="dxa"/>
              <w:left w:w="96" w:type="dxa"/>
              <w:bottom w:w="48" w:type="dxa"/>
              <w:right w:w="96" w:type="dxa"/>
            </w:tcMar>
            <w:vAlign w:val="center"/>
          </w:tcPr>
          <w:p w14:paraId="35B10224"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CDDL</w:t>
            </w:r>
          </w:p>
        </w:tc>
      </w:tr>
      <w:tr w:rsidR="00C35BF2" w14:paraId="6B7520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AA9FED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OpenAthens</w:t>
            </w:r>
          </w:p>
        </w:tc>
        <w:tc>
          <w:tcPr>
            <w:tcW w:w="3624" w:type="dxa"/>
            <w:shd w:val="clear" w:color="auto" w:fill="FFFFFF" w:themeFill="background1"/>
            <w:tcMar>
              <w:top w:w="48" w:type="dxa"/>
              <w:left w:w="96" w:type="dxa"/>
              <w:bottom w:w="48" w:type="dxa"/>
              <w:right w:w="96" w:type="dxa"/>
            </w:tcMar>
            <w:vAlign w:val="center"/>
          </w:tcPr>
          <w:p w14:paraId="66A2848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Eduserv</w:t>
            </w:r>
          </w:p>
        </w:tc>
        <w:tc>
          <w:tcPr>
            <w:tcW w:w="2165" w:type="dxa"/>
            <w:shd w:val="clear" w:color="auto" w:fill="FFFFFF" w:themeFill="background1"/>
            <w:tcMar>
              <w:top w:w="48" w:type="dxa"/>
              <w:left w:w="96" w:type="dxa"/>
              <w:bottom w:w="48" w:type="dxa"/>
              <w:right w:w="96" w:type="dxa"/>
            </w:tcMar>
            <w:vAlign w:val="center"/>
          </w:tcPr>
          <w:p w14:paraId="03C303CA"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229CA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6F3FC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Identity Management</w:t>
            </w:r>
          </w:p>
        </w:tc>
        <w:tc>
          <w:tcPr>
            <w:tcW w:w="3624" w:type="dxa"/>
            <w:shd w:val="clear" w:color="auto" w:fill="FFFFFF" w:themeFill="background1"/>
            <w:tcMar>
              <w:top w:w="48" w:type="dxa"/>
              <w:left w:w="96" w:type="dxa"/>
              <w:bottom w:w="48" w:type="dxa"/>
              <w:right w:w="96" w:type="dxa"/>
            </w:tcMar>
            <w:vAlign w:val="center"/>
          </w:tcPr>
          <w:p w14:paraId="51EDAA4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25AB27FD"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23884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849CC0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ORY Hydra</w:t>
            </w:r>
          </w:p>
        </w:tc>
        <w:tc>
          <w:tcPr>
            <w:tcW w:w="3624" w:type="dxa"/>
            <w:shd w:val="clear" w:color="auto" w:fill="FFFFFF" w:themeFill="background1"/>
            <w:tcMar>
              <w:top w:w="48" w:type="dxa"/>
              <w:left w:w="96" w:type="dxa"/>
              <w:bottom w:w="48" w:type="dxa"/>
              <w:right w:w="96" w:type="dxa"/>
            </w:tcMar>
            <w:vAlign w:val="center"/>
          </w:tcPr>
          <w:p w14:paraId="12248E8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ORY GmbH</w:t>
            </w:r>
          </w:p>
        </w:tc>
        <w:tc>
          <w:tcPr>
            <w:tcW w:w="2165" w:type="dxa"/>
            <w:shd w:val="clear" w:color="auto" w:fill="FFFFFF" w:themeFill="background1"/>
            <w:tcMar>
              <w:top w:w="48" w:type="dxa"/>
              <w:left w:w="96" w:type="dxa"/>
              <w:bottom w:w="48" w:type="dxa"/>
              <w:right w:w="96" w:type="dxa"/>
            </w:tcMar>
            <w:vAlign w:val="center"/>
          </w:tcPr>
          <w:p w14:paraId="1F7D4337"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0CF9750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AC7E0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PortalGuard</w:t>
            </w:r>
          </w:p>
        </w:tc>
        <w:tc>
          <w:tcPr>
            <w:tcW w:w="3624" w:type="dxa"/>
            <w:shd w:val="clear" w:color="auto" w:fill="FFFFFF" w:themeFill="background1"/>
            <w:tcMar>
              <w:top w:w="48" w:type="dxa"/>
              <w:left w:w="96" w:type="dxa"/>
              <w:bottom w:w="48" w:type="dxa"/>
              <w:right w:w="96" w:type="dxa"/>
            </w:tcMar>
            <w:vAlign w:val="center"/>
          </w:tcPr>
          <w:p w14:paraId="7A6C0E3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PistolStar, Inc.</w:t>
            </w:r>
          </w:p>
        </w:tc>
        <w:tc>
          <w:tcPr>
            <w:tcW w:w="2165" w:type="dxa"/>
            <w:shd w:val="clear" w:color="auto" w:fill="FFFFFF" w:themeFill="background1"/>
            <w:tcMar>
              <w:top w:w="48" w:type="dxa"/>
              <w:left w:w="96" w:type="dxa"/>
              <w:bottom w:w="48" w:type="dxa"/>
              <w:right w:w="96" w:type="dxa"/>
            </w:tcMar>
            <w:vAlign w:val="center"/>
          </w:tcPr>
          <w:p w14:paraId="1E6B1460"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2B2CC78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0B525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SecureLogin</w:t>
            </w:r>
          </w:p>
        </w:tc>
        <w:tc>
          <w:tcPr>
            <w:tcW w:w="3624" w:type="dxa"/>
            <w:shd w:val="clear" w:color="auto" w:fill="FFFFFF" w:themeFill="background1"/>
            <w:tcMar>
              <w:top w:w="48" w:type="dxa"/>
              <w:left w:w="96" w:type="dxa"/>
              <w:bottom w:w="48" w:type="dxa"/>
              <w:right w:w="96" w:type="dxa"/>
            </w:tcMar>
            <w:vAlign w:val="center"/>
          </w:tcPr>
          <w:p w14:paraId="2262309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w:t>
            </w:r>
          </w:p>
        </w:tc>
        <w:tc>
          <w:tcPr>
            <w:tcW w:w="2165" w:type="dxa"/>
            <w:shd w:val="clear" w:color="auto" w:fill="FFFFFF" w:themeFill="background1"/>
            <w:tcMar>
              <w:top w:w="48" w:type="dxa"/>
              <w:left w:w="96" w:type="dxa"/>
              <w:bottom w:w="48" w:type="dxa"/>
              <w:right w:w="96" w:type="dxa"/>
            </w:tcMar>
            <w:vAlign w:val="center"/>
          </w:tcPr>
          <w:p w14:paraId="2BEFD78B"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2B94F6E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FEFBD0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Shibboleth</w:t>
            </w:r>
          </w:p>
        </w:tc>
        <w:tc>
          <w:tcPr>
            <w:tcW w:w="3624" w:type="dxa"/>
            <w:shd w:val="clear" w:color="auto" w:fill="FFFFFF" w:themeFill="background1"/>
            <w:tcMar>
              <w:top w:w="48" w:type="dxa"/>
              <w:left w:w="96" w:type="dxa"/>
              <w:bottom w:w="48" w:type="dxa"/>
              <w:right w:w="96" w:type="dxa"/>
            </w:tcMar>
            <w:vAlign w:val="center"/>
          </w:tcPr>
          <w:p w14:paraId="5B33320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Shibboleth</w:t>
            </w:r>
          </w:p>
        </w:tc>
        <w:tc>
          <w:tcPr>
            <w:tcW w:w="2165" w:type="dxa"/>
            <w:shd w:val="clear" w:color="auto" w:fill="FFFFFF" w:themeFill="background1"/>
            <w:tcMar>
              <w:top w:w="48" w:type="dxa"/>
              <w:left w:w="96" w:type="dxa"/>
              <w:bottom w:w="48" w:type="dxa"/>
              <w:right w:w="96" w:type="dxa"/>
            </w:tcMar>
            <w:vAlign w:val="center"/>
          </w:tcPr>
          <w:p w14:paraId="5612D57D"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&amp; Open Source</w:t>
            </w:r>
          </w:p>
        </w:tc>
      </w:tr>
      <w:tr w:rsidR="00C35BF2" w14:paraId="47ACAB4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CD1A5C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Ubuntu Single Sign On</w:t>
            </w:r>
          </w:p>
        </w:tc>
        <w:tc>
          <w:tcPr>
            <w:tcW w:w="3624" w:type="dxa"/>
            <w:shd w:val="clear" w:color="auto" w:fill="FFFFFF" w:themeFill="background1"/>
            <w:tcMar>
              <w:top w:w="48" w:type="dxa"/>
              <w:left w:w="96" w:type="dxa"/>
              <w:bottom w:w="48" w:type="dxa"/>
              <w:right w:w="96" w:type="dxa"/>
            </w:tcMar>
            <w:vAlign w:val="center"/>
          </w:tcPr>
          <w:p w14:paraId="61D0DE2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Canonical Ltd.</w:t>
            </w:r>
          </w:p>
        </w:tc>
        <w:tc>
          <w:tcPr>
            <w:tcW w:w="2165" w:type="dxa"/>
            <w:shd w:val="clear" w:color="auto" w:fill="FFFFFF" w:themeFill="background1"/>
            <w:tcMar>
              <w:top w:w="48" w:type="dxa"/>
              <w:left w:w="96" w:type="dxa"/>
              <w:bottom w:w="48" w:type="dxa"/>
              <w:right w:w="96" w:type="dxa"/>
            </w:tcMar>
            <w:vAlign w:val="center"/>
          </w:tcPr>
          <w:p w14:paraId="24E6DCAD"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E03B6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633486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Univention Corporate Server</w:t>
            </w:r>
          </w:p>
        </w:tc>
        <w:tc>
          <w:tcPr>
            <w:tcW w:w="3624" w:type="dxa"/>
            <w:shd w:val="clear" w:color="auto" w:fill="FFFFFF" w:themeFill="background1"/>
            <w:tcMar>
              <w:top w:w="48" w:type="dxa"/>
              <w:left w:w="96" w:type="dxa"/>
              <w:bottom w:w="48" w:type="dxa"/>
              <w:right w:w="96" w:type="dxa"/>
            </w:tcMar>
            <w:vAlign w:val="center"/>
          </w:tcPr>
          <w:p w14:paraId="386DD5E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Univention</w:t>
            </w:r>
          </w:p>
        </w:tc>
        <w:tc>
          <w:tcPr>
            <w:tcW w:w="2165" w:type="dxa"/>
            <w:shd w:val="clear" w:color="auto" w:fill="FFFFFF" w:themeFill="background1"/>
            <w:tcMar>
              <w:top w:w="48" w:type="dxa"/>
              <w:left w:w="96" w:type="dxa"/>
              <w:bottom w:w="48" w:type="dxa"/>
              <w:right w:w="96" w:type="dxa"/>
            </w:tcMar>
            <w:vAlign w:val="center"/>
          </w:tcPr>
          <w:p w14:paraId="68B334F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&amp; Open Source</w:t>
            </w:r>
          </w:p>
        </w:tc>
      </w:tr>
      <w:tr w:rsidR="00C35BF2" w14:paraId="3BAEC73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F8AC23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 Identity Server</w:t>
            </w:r>
          </w:p>
        </w:tc>
        <w:tc>
          <w:tcPr>
            <w:tcW w:w="3624" w:type="dxa"/>
            <w:shd w:val="clear" w:color="auto" w:fill="FFFFFF" w:themeFill="background1"/>
            <w:tcMar>
              <w:top w:w="48" w:type="dxa"/>
              <w:left w:w="96" w:type="dxa"/>
              <w:bottom w:w="48" w:type="dxa"/>
              <w:right w:w="96" w:type="dxa"/>
            </w:tcMar>
            <w:vAlign w:val="center"/>
          </w:tcPr>
          <w:p w14:paraId="79492C2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72F467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&amp; Open Source</w:t>
            </w:r>
          </w:p>
        </w:tc>
      </w:tr>
      <w:tr w:rsidR="00C35BF2" w14:paraId="7E392B8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1CE16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5E00A34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5985D495" w14:textId="77777777" w:rsidR="00C35BF2" w:rsidRDefault="00256AF3">
            <w:pPr>
              <w:keepNext/>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bl>
    <w:p w14:paraId="724793E3" w14:textId="77777777" w:rsidR="00C35BF2" w:rsidRDefault="00C35BF2">
      <w:pPr>
        <w:pStyle w:val="Caption"/>
        <w:rPr>
          <w:lang w:val="bs-Latn-BA"/>
        </w:rPr>
      </w:pPr>
    </w:p>
    <w:p w14:paraId="3F014DFF" w14:textId="77777777" w:rsidR="00C35BF2" w:rsidRDefault="00256AF3">
      <w:pPr>
        <w:spacing w:line="240" w:lineRule="auto"/>
        <w:ind w:firstLine="360"/>
        <w:jc w:val="both"/>
        <w:rPr>
          <w:lang w:val="bs-Latn-BA"/>
        </w:rPr>
      </w:pPr>
      <w:r>
        <w:rPr>
          <w:lang w:val="bs-Latn-BA"/>
        </w:rPr>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r>
        <w:rPr>
          <w:i/>
          <w:lang w:val="bs-Latn-BA"/>
        </w:rPr>
        <w:t>OpenSource</w:t>
      </w:r>
      <w:r>
        <w:rPr>
          <w:rStyle w:val="FootnoteReference"/>
          <w:i/>
          <w:lang w:val="bs-Latn-BA"/>
        </w:rPr>
        <w:footnoteReference w:id="7"/>
      </w:r>
      <w:r>
        <w:rPr>
          <w:i/>
          <w:lang w:val="bs-Latn-BA"/>
        </w:rPr>
        <w:t xml:space="preserve"> </w:t>
      </w:r>
      <w:r>
        <w:rPr>
          <w:lang w:val="bs-Latn-BA"/>
        </w:rPr>
        <w:t>rješen</w:t>
      </w:r>
      <w:r>
        <w:rPr>
          <w:lang w:val="bs-Latn-BA"/>
        </w:rPr>
        <w:lastRenderedPageBreak/>
        <w:t>ja. Na osnovu gore navedenog, za pregled i analizu su izabrana tri sl</w:t>
      </w:r>
      <w:r>
        <w:t>j</w:t>
      </w:r>
      <w:r>
        <w:rPr>
          <w:lang w:val="bs-Latn-BA"/>
        </w:rPr>
        <w:t>edeća:</w:t>
      </w:r>
    </w:p>
    <w:p w14:paraId="301A0415" w14:textId="77777777" w:rsidR="00C35BF2" w:rsidRDefault="00256AF3">
      <w:pPr>
        <w:pStyle w:val="ListParagraph1"/>
        <w:numPr>
          <w:ilvl w:val="0"/>
          <w:numId w:val="21"/>
        </w:numPr>
        <w:spacing w:line="240" w:lineRule="auto"/>
        <w:jc w:val="both"/>
        <w:rPr>
          <w:lang w:val="bs-Latn-BA"/>
        </w:rPr>
      </w:pPr>
      <w:r>
        <w:rPr>
          <w:lang w:val="bs-Latn-BA"/>
        </w:rPr>
        <w:t>Apereo CAS (Central Authentication Service)</w:t>
      </w:r>
    </w:p>
    <w:p w14:paraId="711B684D" w14:textId="77777777" w:rsidR="00C35BF2" w:rsidRDefault="00256AF3">
      <w:pPr>
        <w:pStyle w:val="ListParagraph1"/>
        <w:numPr>
          <w:ilvl w:val="0"/>
          <w:numId w:val="21"/>
        </w:numPr>
        <w:spacing w:line="240" w:lineRule="auto"/>
        <w:jc w:val="both"/>
        <w:rPr>
          <w:lang w:val="bs-Latn-BA"/>
        </w:rPr>
      </w:pPr>
      <w:r>
        <w:rPr>
          <w:lang w:val="bs-Latn-BA"/>
        </w:rPr>
        <w:t>Shibboleth</w:t>
      </w:r>
    </w:p>
    <w:p w14:paraId="437D4789" w14:textId="77777777" w:rsidR="00C35BF2" w:rsidRDefault="00256AF3">
      <w:pPr>
        <w:pStyle w:val="ListParagraph1"/>
        <w:numPr>
          <w:ilvl w:val="0"/>
          <w:numId w:val="21"/>
        </w:numPr>
        <w:spacing w:line="240" w:lineRule="auto"/>
        <w:jc w:val="both"/>
        <w:rPr>
          <w:lang w:val="bs-Latn-BA"/>
        </w:rPr>
      </w:pPr>
      <w:r>
        <w:rPr>
          <w:lang w:val="bs-Latn-BA"/>
        </w:rPr>
        <w:t>WSO2 Identity Server</w:t>
      </w:r>
    </w:p>
    <w:p w14:paraId="382E2C76" w14:textId="77777777" w:rsidR="00C35BF2" w:rsidRDefault="00C35BF2">
      <w:pPr>
        <w:spacing w:line="240" w:lineRule="auto"/>
        <w:jc w:val="both"/>
        <w:rPr>
          <w:lang w:val="bs-Latn-BA"/>
        </w:rPr>
      </w:pPr>
    </w:p>
    <w:p w14:paraId="5E6C6E9A" w14:textId="77777777" w:rsidR="00C35BF2" w:rsidRDefault="00256AF3">
      <w:pPr>
        <w:pStyle w:val="Heading2"/>
        <w:spacing w:line="240" w:lineRule="auto"/>
        <w:jc w:val="both"/>
        <w:rPr>
          <w:lang w:val="bs-Latn-BA"/>
        </w:rPr>
      </w:pPr>
      <w:bookmarkStart w:id="509" w:name="_Toc518070690"/>
      <w:r>
        <w:rPr>
          <w:lang w:val="bs-Latn-BA"/>
        </w:rPr>
        <w:t>Apereo CAS (Central Authentication Service)</w:t>
      </w:r>
      <w:bookmarkEnd w:id="509"/>
    </w:p>
    <w:p w14:paraId="00DBEB95" w14:textId="77777777" w:rsidR="00C35BF2" w:rsidRDefault="00256AF3">
      <w:pPr>
        <w:spacing w:line="240" w:lineRule="auto"/>
        <w:ind w:firstLine="360"/>
        <w:jc w:val="both"/>
        <w:rPr>
          <w:lang w:val="bs-Latn-BA"/>
        </w:rPr>
      </w:pPr>
      <w:r>
        <w:rPr>
          <w:lang w:val="bs-Latn-BA"/>
        </w:rPr>
        <w:t xml:space="preserve">CAS predstavlja protokol i implementaciju servera za </w:t>
      </w:r>
      <w:r>
        <w:rPr>
          <w:i/>
          <w:lang w:val="bs-Latn-BA"/>
        </w:rPr>
        <w:t xml:space="preserve">Single Sign-On </w:t>
      </w:r>
      <w:r>
        <w:rPr>
          <w:lang w:val="bs-Latn-BA"/>
        </w:rPr>
        <w:t>na mreži. Projekat je započet 2</w:t>
      </w:r>
      <w:r>
        <w:rPr>
          <w:lang w:val="bs-Latn-BA"/>
        </w:rPr>
        <w:lastRenderedPageBreak/>
        <w:t xml:space="preserve">001. godine na Yale univerzitetu, a njegov osnivač je Shawn Bazern,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Java in Administration Special Interest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Sakai fondacijom, i ove dvije organizacije su ujedinjene u Apereo fondaciju koja i dalje radi na razvoju i održavanju CAS-a. </w:t>
      </w:r>
      <w:r>
        <w:rPr>
          <w:vertAlign w:val="superscript"/>
          <w:lang w:val="bs-Latn-BA"/>
        </w:rPr>
        <w:t>[10]</w:t>
      </w:r>
    </w:p>
    <w:p w14:paraId="0FE95A3F" w14:textId="77777777" w:rsidR="00C35BF2" w:rsidRDefault="00C35BF2">
      <w:pPr>
        <w:spacing w:line="240" w:lineRule="auto"/>
        <w:jc w:val="both"/>
        <w:rPr>
          <w:lang w:val="bs-Latn-BA"/>
        </w:rPr>
      </w:pPr>
    </w:p>
    <w:p w14:paraId="0637CF53" w14:textId="77777777" w:rsidR="00C35BF2" w:rsidRDefault="00256AF3">
      <w:pPr>
        <w:pStyle w:val="Heading3"/>
        <w:spacing w:line="240" w:lineRule="auto"/>
        <w:jc w:val="both"/>
        <w:rPr>
          <w:lang w:val="bs-Latn-BA"/>
        </w:rPr>
      </w:pPr>
      <w:bookmarkStart w:id="510" w:name="_Toc518070691"/>
      <w:r>
        <w:rPr>
          <w:lang w:val="bs-Latn-BA"/>
        </w:rPr>
        <w:t>Osnovne karakteristike</w:t>
      </w:r>
      <w:bookmarkEnd w:id="510"/>
    </w:p>
    <w:p w14:paraId="2619571E" w14:textId="77777777" w:rsidR="00C35BF2" w:rsidRDefault="00256AF3">
      <w:pPr>
        <w:ind w:firstLine="360"/>
        <w:rPr>
          <w:rStyle w:val="s"/>
        </w:rPr>
      </w:pPr>
      <w:r>
        <w:rPr>
          <w:rStyle w:val="s"/>
        </w:rPr>
        <w:t xml:space="preserve">Neke od osnovnih karakteristika ovog SSO rješenja su sledeće: </w:t>
      </w:r>
      <w:r>
        <w:rPr>
          <w:vertAlign w:val="superscript"/>
          <w:lang w:val="bs-Latn-BA"/>
        </w:rPr>
        <w:t>[11]</w:t>
      </w:r>
    </w:p>
    <w:p w14:paraId="352FDF52" w14:textId="77777777" w:rsidR="00C35BF2" w:rsidRDefault="00256AF3">
      <w:pPr>
        <w:pStyle w:val="ListParagraph1"/>
        <w:numPr>
          <w:ilvl w:val="0"/>
          <w:numId w:val="22"/>
        </w:numPr>
        <w:spacing w:line="240" w:lineRule="auto"/>
        <w:jc w:val="both"/>
        <w:rPr>
          <w:lang w:val="bs-Latn-BA"/>
        </w:rPr>
      </w:pPr>
      <w:r>
        <w:rPr>
          <w:lang w:val="bs-Latn-BA"/>
        </w:rPr>
        <w:t>Java server zasnovan na Spring Framework-u</w:t>
      </w:r>
      <w:r>
        <w:t>,</w:t>
      </w:r>
    </w:p>
    <w:p w14:paraId="08971E94" w14:textId="77777777" w:rsidR="00C35BF2" w:rsidRDefault="00256AF3">
      <w:pPr>
        <w:pStyle w:val="ListParagraph1"/>
        <w:numPr>
          <w:ilvl w:val="0"/>
          <w:numId w:val="22"/>
        </w:numPr>
        <w:spacing w:line="240" w:lineRule="auto"/>
        <w:jc w:val="both"/>
        <w:rPr>
          <w:lang w:val="bs-Latn-BA"/>
        </w:rPr>
      </w:pPr>
      <w:r>
        <w:t>a</w:t>
      </w:r>
      <w:r>
        <w:rPr>
          <w:lang w:val="bs-Latn-BA"/>
        </w:rPr>
        <w:t>utentikacija u odnosu na LDAP, bazu podataka, ActiveDirectory itd</w:t>
      </w:r>
      <w:r>
        <w:t>,</w:t>
      </w:r>
    </w:p>
    <w:p w14:paraId="287CBE10" w14:textId="77777777" w:rsidR="00C35BF2" w:rsidRDefault="00256AF3">
      <w:pPr>
        <w:pStyle w:val="ListParagraph1"/>
        <w:numPr>
          <w:ilvl w:val="0"/>
          <w:numId w:val="22"/>
        </w:numPr>
        <w:spacing w:line="240" w:lineRule="auto"/>
        <w:jc w:val="both"/>
        <w:rPr>
          <w:lang w:val="bs-Latn-BA"/>
        </w:rPr>
      </w:pPr>
      <w:r>
        <w:t>p</w:t>
      </w:r>
      <w:r>
        <w:rPr>
          <w:lang w:val="bs-Latn-BA"/>
        </w:rPr>
        <w:t>odrška za različite protokole – CAS, SAML, WS-Federation, OAuth2, OpenID</w:t>
      </w:r>
      <w:r>
        <w:t>,</w:t>
      </w:r>
    </w:p>
    <w:p w14:paraId="54944709" w14:textId="77777777" w:rsidR="00C35BF2" w:rsidRDefault="00256AF3">
      <w:pPr>
        <w:pStyle w:val="ListParagraph1"/>
        <w:numPr>
          <w:ilvl w:val="0"/>
          <w:numId w:val="22"/>
        </w:numPr>
        <w:spacing w:line="240" w:lineRule="auto"/>
        <w:jc w:val="both"/>
        <w:rPr>
          <w:lang w:val="bs-Latn-BA"/>
        </w:rPr>
      </w:pPr>
      <w:r>
        <w:t>p</w:t>
      </w:r>
      <w:r>
        <w:rPr>
          <w:lang w:val="bs-Latn-BA"/>
        </w:rPr>
        <w:t>odrška za višestepenu autentikaciju posredstvom provajdera kao što su DuoSecurity, Google Authenticator, Microsoft Azure itd</w:t>
      </w:r>
      <w:r>
        <w:t>,</w:t>
      </w:r>
    </w:p>
    <w:p w14:paraId="577616F2" w14:textId="77777777" w:rsidR="00C35BF2" w:rsidRDefault="00256AF3">
      <w:pPr>
        <w:pStyle w:val="ListParagraph1"/>
        <w:numPr>
          <w:ilvl w:val="0"/>
          <w:numId w:val="22"/>
        </w:numPr>
        <w:spacing w:line="240" w:lineRule="auto"/>
        <w:jc w:val="both"/>
        <w:rPr>
          <w:lang w:val="bs-Latn-BA"/>
        </w:rPr>
      </w:pPr>
      <w:r>
        <w:t>p</w:t>
      </w:r>
      <w:r>
        <w:rPr>
          <w:lang w:val="bs-Latn-BA"/>
        </w:rPr>
        <w:t>odrška za delegaciju autentikacije vanjskim provajderima kao što su ADFS, Facebook, Twitter itd</w:t>
      </w:r>
      <w:r>
        <w:t>,</w:t>
      </w:r>
    </w:p>
    <w:p w14:paraId="685B2F02" w14:textId="77777777" w:rsidR="00C35BF2" w:rsidRDefault="00256AF3">
      <w:pPr>
        <w:pStyle w:val="ListParagraph1"/>
        <w:numPr>
          <w:ilvl w:val="0"/>
          <w:numId w:val="22"/>
        </w:numPr>
        <w:spacing w:line="240" w:lineRule="auto"/>
        <w:jc w:val="both"/>
        <w:rPr>
          <w:lang w:val="bs-Latn-BA"/>
        </w:rPr>
      </w:pPr>
      <w:r>
        <w:t>u</w:t>
      </w:r>
      <w:r>
        <w:rPr>
          <w:lang w:val="bs-Latn-BA"/>
        </w:rPr>
        <w:t>pravljanje lozinkama, nadzor ponašanja sistema, statistika u realnom vremenu</w:t>
      </w:r>
      <w:r>
        <w:t>,</w:t>
      </w:r>
    </w:p>
    <w:p w14:paraId="0D274B8D" w14:textId="77777777" w:rsidR="00C35BF2" w:rsidRDefault="00256AF3">
      <w:pPr>
        <w:pStyle w:val="ListParagraph1"/>
        <w:numPr>
          <w:ilvl w:val="0"/>
          <w:numId w:val="22"/>
        </w:numPr>
        <w:spacing w:line="240" w:lineRule="auto"/>
        <w:jc w:val="both"/>
        <w:rPr>
          <w:lang w:val="bs-Latn-BA"/>
        </w:rPr>
      </w:pPr>
      <w:r>
        <w:t>u</w:t>
      </w:r>
      <w:r>
        <w:rPr>
          <w:lang w:val="bs-Latn-BA"/>
        </w:rPr>
        <w:t>pravljanje i registrovanje klijentskih aplikacija sa određenim autentikacionim propisima</w:t>
      </w:r>
      <w:r>
        <w:t>,</w:t>
      </w:r>
    </w:p>
    <w:p w14:paraId="378A224F" w14:textId="77777777" w:rsidR="00C35BF2" w:rsidRDefault="00256AF3">
      <w:pPr>
        <w:pStyle w:val="ListParagraph1"/>
        <w:numPr>
          <w:ilvl w:val="0"/>
          <w:numId w:val="22"/>
        </w:numPr>
        <w:spacing w:line="240" w:lineRule="auto"/>
        <w:jc w:val="both"/>
        <w:rPr>
          <w:lang w:val="bs-Latn-BA"/>
        </w:rPr>
      </w:pPr>
      <w:r>
        <w:t>p</w:t>
      </w:r>
      <w:r>
        <w:rPr>
          <w:lang w:val="bs-Latn-BA"/>
        </w:rPr>
        <w:t xml:space="preserve">odrška za različite platforme – Java, .Net, PHP, Perl, Apache itd. </w:t>
      </w:r>
    </w:p>
    <w:p w14:paraId="4953127B" w14:textId="77777777" w:rsidR="00C35BF2" w:rsidRDefault="00C35BF2">
      <w:pPr>
        <w:spacing w:line="240" w:lineRule="auto"/>
        <w:jc w:val="both"/>
        <w:rPr>
          <w:lang w:val="bs-Latn-BA"/>
        </w:rPr>
      </w:pPr>
    </w:p>
    <w:p w14:paraId="12F8D419" w14:textId="77777777" w:rsidR="00C35BF2" w:rsidRDefault="00256AF3">
      <w:pPr>
        <w:pStyle w:val="Heading3"/>
        <w:spacing w:line="240" w:lineRule="auto"/>
        <w:jc w:val="both"/>
        <w:rPr>
          <w:lang w:val="bs-Latn-BA"/>
        </w:rPr>
      </w:pPr>
      <w:bookmarkStart w:id="511" w:name="_Toc518070692"/>
      <w:r>
        <w:rPr>
          <w:lang w:val="bs-Latn-BA"/>
        </w:rPr>
        <w:t>Arhitektura</w:t>
      </w:r>
      <w:bookmarkEnd w:id="511"/>
    </w:p>
    <w:p w14:paraId="6EED8DA2" w14:textId="77777777" w:rsidR="00C35BF2" w:rsidRDefault="00256AF3">
      <w:pPr>
        <w:spacing w:line="240" w:lineRule="auto"/>
        <w:ind w:firstLine="360"/>
        <w:jc w:val="both"/>
        <w:rPr>
          <w:lang w:val="bs-Latn-BA"/>
        </w:rPr>
      </w:pPr>
      <w:r>
        <w:rPr>
          <w:lang w:val="bs-Latn-BA"/>
        </w:rPr>
        <w:t xml:space="preserve">CAS server i klijent su dvije osnovne komponente arhitekture CAS sistema, predstavljene na </w:t>
      </w:r>
      <w:r w:rsidRPr="00D7473D">
        <w:rPr>
          <w:lang w:val="bs-Latn-BA"/>
          <w:rPrChange w:id="512" w:author="Rajo" w:date="2018-06-29T20:12:00Z">
            <w:rPr>
              <w:b/>
              <w:lang w:val="bs-Latn-BA"/>
            </w:rPr>
          </w:rPrChange>
        </w:rPr>
        <w:t>Slici 9.1</w:t>
      </w:r>
      <w:r>
        <w:rPr>
          <w:lang w:val="bs-Latn-BA"/>
        </w:rPr>
        <w:t xml:space="preserve">, i mogu da vrše komunikaciju različitim vrstama podržanih protokola, navedenih u tački 8.1.3. </w:t>
      </w:r>
      <w:r>
        <w:rPr>
          <w:vertAlign w:val="superscript"/>
          <w:lang w:val="bs-Latn-BA"/>
        </w:rPr>
        <w:t>[14]</w:t>
      </w:r>
    </w:p>
    <w:p w14:paraId="2A5F75CA" w14:textId="77777777" w:rsidR="00C35BF2" w:rsidRDefault="00256AF3">
      <w:pPr>
        <w:keepNext/>
        <w:spacing w:line="240" w:lineRule="auto"/>
        <w:jc w:val="center"/>
        <w:rPr>
          <w:lang w:val="bs-Latn-BA"/>
        </w:rPr>
      </w:pPr>
      <w:r>
        <w:rPr>
          <w:noProof/>
        </w:rPr>
        <mc:AlternateContent>
          <mc:Choice Requires="wpc">
            <w:drawing>
              <wp:inline distT="0" distB="0" distL="0" distR="0" wp14:anchorId="3AB08A2F" wp14:editId="21B20AD0">
                <wp:extent cx="5486400" cy="667639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712F0A09" w14:textId="77777777" w:rsidR="00665B6C" w:rsidRDefault="00665B6C">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1F4F1D88"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CAS klijenti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69EF8"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CAS protokol</w:t>
                              </w:r>
                            </w:p>
                          </w:txbxContent>
                        </wps:txbx>
                        <wps:bodyPr rot="0" spcFirstLastPara="0" vertOverflow="overflow" horzOverflow="overflow" vert="vert270" wrap="square" lIns="91440" tIns="0" rIns="0" bIns="0" numCol="1" spcCol="0" rtlCol="0" fromWordArt="0" anchor="ctr" anchorCtr="0" forceAA="0" compatLnSpc="1">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4AEAEBA7" w14:textId="77777777" w:rsidR="00665B6C" w:rsidRDefault="00665B6C">
                              <w:pPr>
                                <w:jc w:val="center"/>
                                <w:rPr>
                                  <w:rFonts w:ascii="Microsoft Sans Serif" w:hAnsi="Microsoft Sans Serif" w:cs="Microsoft Sans Serif"/>
                                  <w:sz w:val="22"/>
                                </w:rPr>
                              </w:pPr>
                              <w:r>
                                <w:rPr>
                                  <w:rFonts w:ascii="Microsoft Sans Serif" w:hAnsi="Microsoft Sans Serif" w:cs="Microsoft Sans Serif"/>
                                  <w:sz w:val="22"/>
                                </w:rPr>
                                <w:t>Apache aplikacija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2BC9CA48"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Java aplikacija</w:t>
                              </w:r>
                            </w:p>
                          </w:txbxContent>
                        </wps:txbx>
                        <wps:bodyPr rot="0" spcFirstLastPara="0" vert="horz" wrap="square" lIns="91440" tIns="45720" rIns="91440" bIns="45720" numCol="1" spcCol="0" rtlCol="0" fromWordArt="0" anchor="ctr" anchorCtr="0" forceAA="0" compatLnSpc="1">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05FD1FC7"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Google aplikacija</w:t>
                              </w:r>
                            </w:p>
                          </w:txbxContent>
                        </wps:txbx>
                        <wps:bodyPr rot="0" spcFirstLastPara="0" vert="horz" wrap="square" lIns="91440" tIns="45720" rIns="91440" bIns="45720" numCol="1" spcCol="0" rtlCol="0" fromWordArt="0" anchor="ctr" anchorCtr="0" forceAA="0" compatLnSpc="1">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BE772"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SAML protokol</w:t>
                              </w:r>
                            </w:p>
                          </w:txbxContent>
                        </wps:txbx>
                        <wps:bodyPr rot="0" spcFirstLastPara="0" vertOverflow="overflow" horzOverflow="overflow" vert="vert270" wrap="square" lIns="91440" tIns="0" rIns="0" bIns="0" numCol="1" spcCol="0" rtlCol="0" fromWordArt="0" anchor="ctr" anchorCtr="0" forceAA="0" compatLnSpc="1">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B4C3"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OAuth protokol</w:t>
                              </w:r>
                            </w:p>
                          </w:txbxContent>
                        </wps:txbx>
                        <wps:bodyPr rot="0" spcFirstLastPara="0" vertOverflow="overflow" horzOverflow="overflow" vert="vert270" wrap="square" lIns="91440" tIns="0" rIns="0" bIns="0" numCol="1" spcCol="0" rtlCol="0" fromWordArt="0" anchor="ctr" anchorCtr="0" forceAA="0" compatLnSpc="1">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144FBEA2" w14:textId="77777777" w:rsidR="00665B6C" w:rsidRDefault="00665B6C">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wps:txbx>
                        <wps:bodyPr rot="0" spcFirstLastPara="0" vert="horz" wrap="square" lIns="91440" tIns="45720" rIns="91440" bIns="45720" numCol="1" spcCol="0" rtlCol="0" fromWordArt="0" anchor="t" anchorCtr="0" forceAA="0" compatLnSpc="1">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2BF53" w14:textId="77777777" w:rsidR="00665B6C" w:rsidRDefault="00665B6C">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MVC/Webflow</w:t>
                              </w:r>
                            </w:p>
                          </w:txbxContent>
                        </wps:txbx>
                        <wps:bodyPr rot="0" spcFirstLastPara="0" vertOverflow="overflow" horzOverflow="overflow" vert="horz" wrap="square" lIns="0" tIns="45720" rIns="0" bIns="0" numCol="1" spcCol="0" rtlCol="0" fromWordArt="0" anchor="ctr" anchorCtr="0" forceAA="0" compatLnSpc="1">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72DD5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Upravljanje tiketima</w:t>
                              </w:r>
                            </w:p>
                          </w:txbxContent>
                        </wps:txbx>
                        <wps:bodyPr rot="0" spcFirstLastPara="0" vert="horz" wrap="square" lIns="0" tIns="45720" rIns="0" bIns="0" numCol="1" spcCol="0" rtlCol="0" fromWordArt="0" anchor="ctr" anchorCtr="0" forceAA="0" compatLnSpc="1">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893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wps:txbx>
                        <wps:bodyPr rot="0" spcFirstLastPara="0" vert="horz" wrap="square" lIns="0" tIns="45720" rIns="0" bIns="0" numCol="1" spcCol="0" rtlCol="0" fromWordArt="0" anchor="ctr" anchorCtr="0" forceAA="0" compatLnSpc="1">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60C1D04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wps:txbx>
                        <wps:bodyPr rot="0" spcFirstLastPara="0" vert="horz" wrap="square" lIns="91440" tIns="45720" rIns="91440" bIns="45720" numCol="1" spcCol="0" rtlCol="0" fromWordArt="0" anchor="ctr" anchorCtr="0" forceAA="0" compatLnSpc="1">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17579E3"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wps:txbx>
                        <wps:bodyPr rot="0" spcFirstLastPara="0" vert="horz" wrap="square" lIns="91440" tIns="45720" rIns="91440" bIns="45720" numCol="1" spcCol="0" rtlCol="0" fromWordArt="0" anchor="ctr" anchorCtr="0" forceAA="0" compatLnSpc="1">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F5A9CF1"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wps:txbx>
                        <wps:bodyPr rot="0" spcFirstLastPara="0" vert="horz" wrap="square" lIns="91440" tIns="45720" rIns="91440" bIns="45720" numCol="1" spcCol="0" rtlCol="0" fromWordArt="0" anchor="ctr" anchorCtr="0" forceAA="0" compatLnSpc="1">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262DF888" w14:textId="77777777" w:rsidR="00665B6C" w:rsidRDefault="00665B6C">
                              <w:pPr>
                                <w:jc w:val="center"/>
                                <w:rPr>
                                  <w:rFonts w:ascii="Microsoft Sans Serif" w:hAnsi="Microsoft Sans Serif" w:cs="Microsoft Sans Serif"/>
                                </w:rPr>
                              </w:pPr>
                              <w:r>
                                <w:rPr>
                                  <w:rFonts w:ascii="Microsoft Sans Serif" w:hAnsi="Microsoft Sans Serif" w:cs="Microsoft Sans Serif"/>
                                </w:rPr>
                                <w:t>LDAP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9" name="Text Box 132"/>
                        <wps:cNvSpPr txBox="1"/>
                        <wps:spPr>
                          <a:xfrm>
                            <a:off x="2837475" y="6360458"/>
                            <a:ext cx="838200" cy="260350"/>
                          </a:xfrm>
                          <a:prstGeom prst="rect">
                            <a:avLst/>
                          </a:prstGeom>
                          <a:noFill/>
                          <a:ln w="6350">
                            <a:noFill/>
                          </a:ln>
                        </wps:spPr>
                        <wps:txbx>
                          <w:txbxContent>
                            <w:p w14:paraId="52911DC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wps:txbx>
                        <wps:bodyPr rot="0" spcFirstLastPara="0" vert="horz" wrap="square" lIns="91440" tIns="45720" rIns="91440" bIns="45720" numCol="1" spcCol="0" rtlCol="0" fromWordArt="0" anchor="t" anchorCtr="0" forceAA="0" compatLnSpc="1">
                          <a:noAutofit/>
                        </wps:bodyPr>
                      </wps:wsp>
                      <wps:wsp>
                        <wps:cNvPr id="410" name="Text Box 132"/>
                        <wps:cNvSpPr txBox="1"/>
                        <wps:spPr>
                          <a:xfrm>
                            <a:off x="3760765" y="6349398"/>
                            <a:ext cx="1390650" cy="260350"/>
                          </a:xfrm>
                          <a:prstGeom prst="rect">
                            <a:avLst/>
                          </a:prstGeom>
                          <a:noFill/>
                          <a:ln w="6350">
                            <a:noFill/>
                          </a:ln>
                        </wps:spPr>
                        <wps:txbx>
                          <w:txbxContent>
                            <w:p w14:paraId="12EA81EB"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wps:txbx>
                        <wps:bodyPr rot="0" spcFirstLastPara="0" vert="horz" wrap="square" lIns="91440" tIns="45720" rIns="91440" bIns="45720" numCol="1" spcCol="0" rtlCol="0" fromWordArt="0" anchor="t" anchorCtr="0" forceAA="0" compatLnSpc="1">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c:wpc>
                  </a:graphicData>
                </a:graphic>
              </wp:inline>
            </w:drawing>
          </mc:Choice>
          <mc:Fallback>
            <w:pict>
              <v:group w14:anchorId="3AB08A2F" id="Canvas 8" o:spid="_x0000_s1273" editas="canvas" style="width:6in;height:525.7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">
                <v:shape id="_x0000_s1274" type="#_x0000_t75" style="position:absolute;width:54864;height:66763;visibility:visible;mso-wrap-style:square">
                  <v:fill o:detectmouseclick="t"/>
                  <v:path o:connecttype="none"/>
                </v:shape>
                <v:shape id="Graphic 240" o:spid="_x0000_s1275"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76"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77"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78"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712F0A09" w14:textId="77777777" w:rsidR="00665B6C" w:rsidRDefault="00665B6C">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v:textbox>
                </v:shape>
                <v:shape id="Text Box 19" o:spid="_x0000_s1279"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F4F1D88"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CAS klijenti</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80"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04B69EF8"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CAS protokol</w:t>
                        </w:r>
                      </w:p>
                    </w:txbxContent>
                  </v:textbox>
                </v:shape>
                <v:roundrect id="Rectangle: Rounded Corners 17" o:spid="_x0000_s1281"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4AEAEBA7" w14:textId="77777777" w:rsidR="00665B6C" w:rsidRDefault="00665B6C">
                        <w:pPr>
                          <w:jc w:val="center"/>
                          <w:rPr>
                            <w:rFonts w:ascii="Microsoft Sans Serif" w:hAnsi="Microsoft Sans Serif" w:cs="Microsoft Sans Serif"/>
                            <w:sz w:val="22"/>
                          </w:rPr>
                        </w:pPr>
                        <w:r>
                          <w:rPr>
                            <w:rFonts w:ascii="Microsoft Sans Serif" w:hAnsi="Microsoft Sans Serif" w:cs="Microsoft Sans Serif"/>
                            <w:sz w:val="22"/>
                          </w:rPr>
                          <w:t>Apache aplikacija</w:t>
                        </w:r>
                      </w:p>
                    </w:txbxContent>
                  </v:textbox>
                </v:roundrect>
                <v:roundrect id="Rectangle: Rounded Corners 380" o:spid="_x0000_s1282"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2BC9CA48"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Java aplikacija</w:t>
                        </w:r>
                      </w:p>
                    </w:txbxContent>
                  </v:textbox>
                </v:roundrect>
                <v:roundrect id="Rectangle: Rounded Corners 382" o:spid="_x0000_s1283"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05FD1FC7"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Google aplikacija</w:t>
                        </w:r>
                      </w:p>
                    </w:txbxContent>
                  </v:textbox>
                </v:roundrect>
                <v:shape id="Arrow: Up-Down 28" o:spid="_x0000_s1284"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000BE772"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SAML protokol</w:t>
                        </w:r>
                      </w:p>
                    </w:txbxContent>
                  </v:textbox>
                </v:shape>
                <v:shape id="Arrow: Up-Down 29" o:spid="_x0000_s1285"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DDBB4C3"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OAuth protokol</w:t>
                        </w:r>
                      </w:p>
                    </w:txbxContent>
                  </v:textbox>
                </v:shape>
                <v:shape id="Connector: Elbow 31" o:spid="_x0000_s1286"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287"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288"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289"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144FBEA2" w14:textId="77777777" w:rsidR="00665B6C" w:rsidRDefault="00665B6C">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v:textbox>
                </v:shape>
                <v:roundrect id="Rectangle: Rounded Corners 128" o:spid="_x0000_s1290"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0C12BF53" w14:textId="77777777" w:rsidR="00665B6C" w:rsidRDefault="00665B6C">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MVC/Webflow</w:t>
                        </w:r>
                      </w:p>
                    </w:txbxContent>
                  </v:textbox>
                </v:roundrect>
                <v:roundrect id="Rectangle: Rounded Corners 386" o:spid="_x0000_s1291"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0172DD5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Upravljanje tiketima</w:t>
                        </w:r>
                      </w:p>
                    </w:txbxContent>
                  </v:textbox>
                </v:roundrect>
                <v:roundrect id="Rectangle: Rounded Corners 387" o:spid="_x0000_s1292"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9E9893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v:textbox>
                </v:roundrect>
                <v:roundrect id="Rectangle: Rounded Corners 389" o:spid="_x0000_s1293"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60C1D04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v:textbox>
                </v:roundrect>
                <v:roundrect id="Rectangle: Rounded Corners 392" o:spid="_x0000_s1294"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117579E3"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v:textbox>
                </v:roundrect>
                <v:roundrect id="Rectangle: Rounded Corners 393" o:spid="_x0000_s1295"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1F5A9CF1"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296"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297"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298"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299"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00"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01"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02"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03"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04"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05"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06"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07"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08"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09"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10"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11"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12"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62DF888" w14:textId="77777777" w:rsidR="00665B6C" w:rsidRDefault="00665B6C">
                        <w:pPr>
                          <w:jc w:val="center"/>
                          <w:rPr>
                            <w:rFonts w:ascii="Microsoft Sans Serif" w:hAnsi="Microsoft Sans Serif" w:cs="Microsoft Sans Serif"/>
                          </w:rPr>
                        </w:pPr>
                        <w:r>
                          <w:rPr>
                            <w:rFonts w:ascii="Microsoft Sans Serif" w:hAnsi="Microsoft Sans Serif" w:cs="Microsoft Sans Serif"/>
                          </w:rPr>
                          <w:t>LDAP</w:t>
                        </w:r>
                      </w:p>
                    </w:txbxContent>
                  </v:textbox>
                </v:shape>
                <v:shape id="Text Box 132" o:spid="_x0000_s1313"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52911DC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v:textbox>
                </v:shape>
                <v:shape id="Text Box 132" o:spid="_x0000_s1314"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12EA81EB"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v:textbox>
                </v:shape>
                <v:shape id="Arrow: Up-Down 133" o:spid="_x0000_s1315"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16"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17"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p>
    <w:p w14:paraId="2B369CA0" w14:textId="7F0E8C17" w:rsidR="00C35BF2" w:rsidRDefault="00256AF3">
      <w:pPr>
        <w:pStyle w:val="Caption"/>
        <w:jc w:val="center"/>
        <w:rPr>
          <w:lang w:val="bs-Latn-BA"/>
        </w:rPr>
      </w:pPr>
      <w:r>
        <w:rPr>
          <w:lang w:val="bs-Latn-BA"/>
        </w:rPr>
        <w:t xml:space="preserve">Slika </w:t>
      </w:r>
      <w:ins w:id="513"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9</w:t>
      </w:r>
      <w:ins w:id="514"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15" w:author="Rajo" w:date="2018-06-29T22:43:00Z">
        <w:r w:rsidR="00081852">
          <w:rPr>
            <w:noProof/>
            <w:lang w:val="bs-Latn-BA"/>
          </w:rPr>
          <w:t>1</w:t>
        </w:r>
      </w:ins>
      <w:ins w:id="516" w:author="Rajo" w:date="2018-06-29T19:54:00Z">
        <w:r w:rsidR="009F016E">
          <w:rPr>
            <w:lang w:val="bs-Latn-BA"/>
          </w:rPr>
          <w:fldChar w:fldCharType="end"/>
        </w:r>
      </w:ins>
      <w:del w:id="517"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Arhitektura CAS sistema</w:t>
      </w:r>
    </w:p>
    <w:p w14:paraId="69238296" w14:textId="77777777" w:rsidR="00C35BF2" w:rsidRDefault="00256AF3">
      <w:pPr>
        <w:spacing w:line="240" w:lineRule="auto"/>
        <w:ind w:firstLine="360"/>
        <w:jc w:val="both"/>
        <w:rPr>
          <w:lang w:val="bs-Latn-BA"/>
        </w:rPr>
      </w:pPr>
      <w:r>
        <w:rPr>
          <w:b/>
          <w:lang w:val="bs-Latn-BA"/>
        </w:rPr>
        <w:t>CAS server</w:t>
      </w:r>
      <w:r>
        <w:rPr>
          <w:lang w:val="bs-Latn-BA"/>
        </w:rPr>
        <w:t xml:space="preserve"> je  Java servlet izgrađen na Spring Framework-u, a sastoji se od sledećih podsistema, koji predstavljaju tri različita sloja servera:</w:t>
      </w:r>
    </w:p>
    <w:p w14:paraId="125593E1" w14:textId="77777777" w:rsidR="00C35BF2" w:rsidRDefault="00256AF3">
      <w:pPr>
        <w:pStyle w:val="ListParagraph1"/>
        <w:numPr>
          <w:ilvl w:val="0"/>
          <w:numId w:val="23"/>
        </w:numPr>
        <w:spacing w:line="240" w:lineRule="auto"/>
        <w:jc w:val="both"/>
        <w:rPr>
          <w:lang w:val="bs-Latn-BA"/>
        </w:rPr>
      </w:pPr>
      <w:r>
        <w:rPr>
          <w:lang w:val="bs-Latn-BA"/>
        </w:rPr>
        <w:t>Web (Spring MVC/Spring Webflow)</w:t>
      </w:r>
    </w:p>
    <w:p w14:paraId="7816DAFA" w14:textId="77777777" w:rsidR="00C35BF2" w:rsidRDefault="00256AF3">
      <w:pPr>
        <w:pStyle w:val="ListParagraph1"/>
        <w:numPr>
          <w:ilvl w:val="0"/>
          <w:numId w:val="23"/>
        </w:numPr>
        <w:spacing w:line="240" w:lineRule="auto"/>
        <w:jc w:val="both"/>
        <w:rPr>
          <w:lang w:val="bs-Latn-BA"/>
        </w:rPr>
      </w:pPr>
      <w:r>
        <w:rPr>
          <w:lang w:val="bs-Latn-BA"/>
        </w:rPr>
        <w:t>Tiketi</w:t>
      </w:r>
    </w:p>
    <w:p w14:paraId="1FDBAA86" w14:textId="77777777" w:rsidR="00C35BF2" w:rsidRDefault="00256AF3">
      <w:pPr>
        <w:pStyle w:val="ListParagraph1"/>
        <w:numPr>
          <w:ilvl w:val="0"/>
          <w:numId w:val="23"/>
        </w:numPr>
        <w:spacing w:line="240" w:lineRule="auto"/>
        <w:jc w:val="both"/>
        <w:rPr>
          <w:lang w:val="bs-Latn-BA"/>
        </w:rPr>
      </w:pPr>
      <w:r>
        <w:rPr>
          <w:lang w:val="bs-Latn-BA"/>
        </w:rPr>
        <w:t>Autentikacija</w:t>
      </w:r>
    </w:p>
    <w:p w14:paraId="49299A57" w14:textId="77777777" w:rsidR="00C35BF2" w:rsidRDefault="00256AF3">
      <w:pPr>
        <w:spacing w:line="240" w:lineRule="auto"/>
        <w:ind w:firstLine="360"/>
        <w:jc w:val="both"/>
        <w:rPr>
          <w:lang w:val="bs-Latn-BA"/>
        </w:rPr>
      </w:pPr>
      <w:r>
        <w:rPr>
          <w:lang w:val="bs-Latn-BA"/>
        </w:rPr>
        <w:t>Web sloj predstavlja pristupnu tačku koja vrši komunikaciju sa vanjskim sistemima, uključujući i CAS klijente. Oslanja se na podsistem tiket</w:t>
      </w:r>
      <w:r>
        <w:rPr>
          <w:lang w:val="bs-Latn-BA"/>
        </w:rPr>
        <w:lastRenderedPageBreak/>
        <w: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autentikaciju provjerava pristupne podatke korisnika u odnosnu na bazu podataka, LDAP bazu, ActiveDirectory servis ili drugi od podržanih izvora autentikacionih podataka.</w:t>
      </w:r>
    </w:p>
    <w:p w14:paraId="5C12D644" w14:textId="77777777" w:rsidR="00C35BF2" w:rsidRDefault="00256AF3">
      <w:pPr>
        <w:spacing w:line="240" w:lineRule="auto"/>
        <w:ind w:firstLine="360"/>
        <w:jc w:val="both"/>
        <w:rPr>
          <w:lang w:val="bs-Latn-BA"/>
        </w:rPr>
      </w:pPr>
      <w:r>
        <w:rPr>
          <w:lang w:val="bs-Latn-BA"/>
        </w:rPr>
        <w:t xml:space="preserve">Kao glavne zadatke ima autentikaciju korisnika, te odobravanje pristupa CAS servisima, tj. klijentima, izdavanjem i provjeravanjem tiketa. </w:t>
      </w:r>
    </w:p>
    <w:p w14:paraId="59B2E6A9" w14:textId="77777777" w:rsidR="00C35BF2" w:rsidRDefault="00256AF3">
      <w:pPr>
        <w:ind w:firstLine="360"/>
        <w:rPr>
          <w:lang w:val="bs-Latn-BA"/>
        </w:rPr>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(Apache Httpd Server, Java, .NET, PHP, Perl, Pyton, Ruby) i aplikacije (Canvas, Atlassian Confluence/Jira, Drupal, Liferay, UPortal...) kako bi one mogle da komuniciraju sa CAS serverom. </w:t>
      </w:r>
    </w:p>
    <w:p w14:paraId="3F47DA2E" w14:textId="77777777" w:rsidR="00C35BF2" w:rsidRDefault="00C35BF2">
      <w:pPr>
        <w:rPr>
          <w:lang w:val="bs-Latn-BA"/>
        </w:rPr>
      </w:pPr>
    </w:p>
    <w:p w14:paraId="4289E90F" w14:textId="77777777" w:rsidR="00C35BF2" w:rsidRDefault="00256AF3">
      <w:pPr>
        <w:pStyle w:val="Heading3"/>
        <w:spacing w:line="240" w:lineRule="auto"/>
        <w:jc w:val="both"/>
        <w:rPr>
          <w:lang w:val="bs-Latn-BA"/>
        </w:rPr>
      </w:pPr>
      <w:bookmarkStart w:id="518" w:name="_Toc518070693"/>
      <w:r>
        <w:rPr>
          <w:lang w:val="bs-Latn-BA"/>
        </w:rPr>
        <w:t>Protokoli</w:t>
      </w:r>
      <w:bookmarkEnd w:id="518"/>
    </w:p>
    <w:p w14:paraId="3FBEAFD4" w14:textId="77777777" w:rsidR="00C35BF2" w:rsidRDefault="00256AF3">
      <w:pPr>
        <w:spacing w:line="240" w:lineRule="auto"/>
        <w:ind w:firstLine="360"/>
        <w:jc w:val="both"/>
        <w:rPr>
          <w:lang w:val="bs-Latn-BA"/>
        </w:rPr>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Single-Log-Out</w:t>
      </w:r>
      <w:r>
        <w:rPr>
          <w:lang w:val="bs-Latn-BA"/>
        </w:rPr>
        <w:t xml:space="preserve"> (SLO). </w:t>
      </w:r>
      <w:r>
        <w:rPr>
          <w:vertAlign w:val="superscript"/>
          <w:lang w:val="bs-Latn-BA"/>
        </w:rPr>
        <w:t>[14]</w:t>
      </w:r>
    </w:p>
    <w:p w14:paraId="116C2785" w14:textId="77777777" w:rsidR="00C35BF2" w:rsidRDefault="00256AF3">
      <w:pPr>
        <w:spacing w:line="240" w:lineRule="auto"/>
        <w:ind w:firstLine="360"/>
        <w:jc w:val="both"/>
        <w:rPr>
          <w:lang w:val="bs-Latn-BA"/>
        </w:rPr>
      </w:pPr>
      <w:r>
        <w:rPr>
          <w:lang w:val="bs-Latn-BA"/>
        </w:rPr>
        <w:t>Podržani su sledeći protokoli:</w:t>
      </w:r>
    </w:p>
    <w:p w14:paraId="7D34C213" w14:textId="77777777" w:rsidR="00C35BF2" w:rsidRDefault="00256AF3">
      <w:pPr>
        <w:pStyle w:val="ListParagraph1"/>
        <w:numPr>
          <w:ilvl w:val="0"/>
          <w:numId w:val="24"/>
        </w:numPr>
        <w:spacing w:line="240" w:lineRule="auto"/>
        <w:jc w:val="both"/>
        <w:rPr>
          <w:lang w:val="bs-Latn-BA"/>
        </w:rPr>
      </w:pPr>
      <w:r>
        <w:rPr>
          <w:lang w:val="bs-Latn-BA"/>
        </w:rPr>
        <w:t>CAS (1.x, 2.x, 3.x)</w:t>
      </w:r>
    </w:p>
    <w:p w14:paraId="6C064BE9" w14:textId="77777777" w:rsidR="00C35BF2" w:rsidRDefault="00256AF3">
      <w:pPr>
        <w:pStyle w:val="ListParagraph1"/>
        <w:numPr>
          <w:ilvl w:val="0"/>
          <w:numId w:val="24"/>
        </w:numPr>
        <w:spacing w:line="240" w:lineRule="auto"/>
        <w:jc w:val="both"/>
        <w:rPr>
          <w:lang w:val="bs-Latn-BA"/>
        </w:rPr>
      </w:pPr>
      <w:r>
        <w:rPr>
          <w:lang w:val="bs-Latn-BA"/>
        </w:rPr>
        <w:t>SAML (v1.1 i v2)</w:t>
      </w:r>
    </w:p>
    <w:p w14:paraId="489B10F8" w14:textId="77777777" w:rsidR="00C35BF2" w:rsidRDefault="00256AF3">
      <w:pPr>
        <w:pStyle w:val="ListParagraph1"/>
        <w:numPr>
          <w:ilvl w:val="0"/>
          <w:numId w:val="24"/>
        </w:numPr>
        <w:spacing w:line="240" w:lineRule="auto"/>
        <w:jc w:val="both"/>
        <w:rPr>
          <w:lang w:val="bs-Latn-BA"/>
        </w:rPr>
      </w:pPr>
      <w:r>
        <w:rPr>
          <w:lang w:val="bs-Latn-BA"/>
        </w:rPr>
        <w:t>OpenID / OpenID Connect</w:t>
      </w:r>
    </w:p>
    <w:p w14:paraId="7FE6E683" w14:textId="77777777" w:rsidR="00C35BF2" w:rsidRDefault="00256AF3">
      <w:pPr>
        <w:pStyle w:val="ListParagraph1"/>
        <w:numPr>
          <w:ilvl w:val="0"/>
          <w:numId w:val="24"/>
        </w:numPr>
        <w:spacing w:line="240" w:lineRule="auto"/>
        <w:jc w:val="both"/>
        <w:rPr>
          <w:lang w:val="bs-Latn-BA"/>
        </w:rPr>
      </w:pPr>
      <w:r>
        <w:rPr>
          <w:lang w:val="bs-Latn-BA"/>
        </w:rPr>
        <w:t>OAuth 2.0</w:t>
      </w:r>
    </w:p>
    <w:p w14:paraId="5826296C" w14:textId="77777777" w:rsidR="00C35BF2" w:rsidRDefault="00256AF3">
      <w:pPr>
        <w:pStyle w:val="ListParagraph1"/>
        <w:numPr>
          <w:ilvl w:val="0"/>
          <w:numId w:val="24"/>
        </w:numPr>
        <w:spacing w:line="240" w:lineRule="auto"/>
        <w:jc w:val="both"/>
        <w:rPr>
          <w:lang w:val="bs-Latn-BA"/>
        </w:rPr>
      </w:pPr>
      <w:r>
        <w:rPr>
          <w:lang w:val="bs-Latn-BA"/>
        </w:rPr>
        <w:t>WS Federation</w:t>
      </w:r>
    </w:p>
    <w:p w14:paraId="4B0FFB8F" w14:textId="77777777" w:rsidR="00C35BF2" w:rsidRDefault="00C35BF2">
      <w:pPr>
        <w:spacing w:line="240" w:lineRule="auto"/>
        <w:jc w:val="both"/>
        <w:rPr>
          <w:lang w:val="bs-Latn-BA"/>
        </w:rPr>
      </w:pPr>
    </w:p>
    <w:p w14:paraId="3F32894C" w14:textId="77777777" w:rsidR="00C35BF2" w:rsidRDefault="00256AF3">
      <w:pPr>
        <w:pStyle w:val="Heading3"/>
        <w:spacing w:line="240" w:lineRule="auto"/>
        <w:jc w:val="both"/>
        <w:rPr>
          <w:lang w:val="bs-Latn-BA"/>
        </w:rPr>
      </w:pPr>
      <w:bookmarkStart w:id="519" w:name="_Toc518070694"/>
      <w:r>
        <w:rPr>
          <w:lang w:val="bs-Latn-BA"/>
        </w:rPr>
        <w:t>CAS protokol</w:t>
      </w:r>
      <w:bookmarkEnd w:id="519"/>
    </w:p>
    <w:p w14:paraId="10C9F51D" w14:textId="77777777" w:rsidR="00C35BF2" w:rsidRDefault="00256AF3">
      <w:pPr>
        <w:spacing w:line="240" w:lineRule="auto"/>
        <w:ind w:firstLine="360"/>
        <w:jc w:val="both"/>
        <w:rPr>
          <w:lang w:val="bs-Latn-BA"/>
        </w:rPr>
      </w:pPr>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p>
    <w:p w14:paraId="2ECD1E78" w14:textId="77777777" w:rsidR="00C35BF2" w:rsidRDefault="00256AF3">
      <w:pPr>
        <w:pStyle w:val="ListParagraph1"/>
        <w:numPr>
          <w:ilvl w:val="0"/>
          <w:numId w:val="25"/>
        </w:numPr>
        <w:spacing w:line="240" w:lineRule="auto"/>
        <w:jc w:val="both"/>
        <w:rPr>
          <w:lang w:val="bs-Latn-BA"/>
        </w:rPr>
      </w:pPr>
      <w:r>
        <w:rPr>
          <w:lang w:val="bs-Latn-BA"/>
        </w:rPr>
        <w:t>CAS server je zadužen za autentikaciju korisnika i odobravanje pristupa aplikacijama</w:t>
      </w:r>
    </w:p>
    <w:p w14:paraId="0E16BFA2" w14:textId="77777777" w:rsidR="00C35BF2" w:rsidRDefault="00256AF3">
      <w:pPr>
        <w:pStyle w:val="ListParagraph1"/>
        <w:numPr>
          <w:ilvl w:val="0"/>
          <w:numId w:val="25"/>
        </w:numPr>
        <w:spacing w:line="240" w:lineRule="auto"/>
        <w:jc w:val="both"/>
        <w:rPr>
          <w:lang w:val="bs-Latn-BA"/>
        </w:rPr>
      </w:pPr>
      <w:r>
        <w:rPr>
          <w:lang w:val="bs-Latn-BA"/>
        </w:rPr>
        <w:t>CAS klijent štiti CAS aplikaciju i dobavlja identitet korisnika od CAS servera</w:t>
      </w:r>
    </w:p>
    <w:p w14:paraId="19C25BC2" w14:textId="77777777" w:rsidR="00C35BF2" w:rsidRDefault="00256AF3">
      <w:pPr>
        <w:spacing w:line="240" w:lineRule="auto"/>
        <w:ind w:firstLine="360"/>
        <w:jc w:val="both"/>
        <w:rPr>
          <w:lang w:val="bs-Latn-BA"/>
        </w:rPr>
      </w:pPr>
      <w:r>
        <w:rPr>
          <w:lang w:val="bs-Latn-BA"/>
        </w:rPr>
        <w:t xml:space="preserve"> Osnovna CAS autentikacija koja omogućava </w:t>
      </w:r>
      <w:r>
        <w:rPr>
          <w:i/>
          <w:lang w:val="bs-Latn-BA"/>
        </w:rPr>
        <w:t>Single-Sign-On</w:t>
      </w:r>
      <w:r>
        <w:rPr>
          <w:lang w:val="bs-Latn-BA"/>
        </w:rPr>
        <w:t xml:space="preserve"> funkcionalnost, implementirana još u verziji CAS 1.0, veoma je jednostavna i u osnovi funkcioniše na sledeći način:  </w:t>
      </w:r>
    </w:p>
    <w:p w14:paraId="5046D3E7" w14:textId="77777777" w:rsidR="00C35BF2" w:rsidRDefault="00256AF3">
      <w:pPr>
        <w:spacing w:line="240" w:lineRule="auto"/>
        <w:ind w:firstLine="360"/>
        <w:jc w:val="both"/>
        <w:rPr>
          <w:vertAlign w:val="superscript"/>
          <w:lang w:val="bs-Latn-BA"/>
        </w:rPr>
      </w:pPr>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p>
    <w:p w14:paraId="483C281F" w14:textId="77777777" w:rsidR="00C35BF2" w:rsidRDefault="00256AF3">
      <w:pPr>
        <w:spacing w:line="240" w:lineRule="auto"/>
        <w:ind w:firstLine="360"/>
        <w:jc w:val="both"/>
        <w:rPr>
          <w:lang w:val="bs-Latn-BA"/>
        </w:rPr>
      </w:pPr>
      <w:r>
        <w:rPr>
          <w:lang w:val="bs-Latn-BA"/>
        </w:rPr>
        <w:t xml:space="preserve">Preusmjeravanje klijenta od strane aplikacije ka CAS serveru kako bi se izvršila autentikacija, obično rezultuje slanjem HTTP GET zahtjeva (ili nekog drugog zavisno od tipa inicijalnog zahtjeva koji je klijent uputio aplikaciji prije nego što ga je ona preusmjerila na server) ka pristupnoj tački u okviru servera, namijenjenoj za autentikaciju korisnika (npr. </w:t>
      </w:r>
      <w:r>
        <w:rPr>
          <w:i/>
          <w:lang w:val="bs-Latn-BA"/>
        </w:rPr>
        <w:t>/login</w:t>
      </w:r>
      <w:r>
        <w:rPr>
          <w:lang w:val="bs-Latn-BA"/>
        </w:rPr>
        <w:t xml:space="preserve">). Kao opcioni parametri tog zahtjeva mogu se proslijediti </w:t>
      </w:r>
      <w:r>
        <w:rPr>
          <w:i/>
          <w:lang w:val="bs-Latn-BA"/>
        </w:rPr>
        <w:t>service</w:t>
      </w:r>
      <w:r>
        <w:rPr>
          <w:lang w:val="bs-Latn-BA"/>
        </w:rPr>
        <w:t xml:space="preserve"> i </w:t>
      </w:r>
      <w:r>
        <w:rPr>
          <w:i/>
          <w:lang w:val="bs-Latn-BA"/>
        </w:rPr>
        <w:t>method</w:t>
      </w:r>
      <w:r>
        <w:rPr>
          <w:lang w:val="bs-Latn-BA"/>
        </w:rPr>
        <w:t xml:space="preserve"> parametri. Taj zahtjev će, ukoliko korisnik još nije prijavljen u okviru servera, rezultovati prikazom forme za prijavu. Nakon što korisnik formu popuni ispravnim pristupnim podacima i pošalje je serveru (obično putem HTTP POST zahtjeva), on će biti uspješno prijav</w:t>
      </w:r>
      <w:r>
        <w:rPr>
          <w:lang w:val="bs-Latn-BA"/>
        </w:rPr>
        <w:lastRenderedPageBreak/>
        <w:t xml:space="preserve">ljen u okviru njega. Zavisno od parametara proslijeđenih u okviru inicijalnog zahtjeva za prijavu na server (na </w:t>
      </w:r>
      <w:r>
        <w:rPr>
          <w:i/>
          <w:lang w:val="bs-Latn-BA"/>
        </w:rPr>
        <w:t>/login</w:t>
      </w:r>
      <w:r>
        <w:rPr>
          <w:lang w:val="bs-Latn-BA"/>
        </w:rPr>
        <w:t xml:space="preserve">) i njihovih vrijednosti, on će nakon uspješne prijave korisnika, na određeni način vratiti „odgovor“ u smislu preusmjeravanja klijenta/korisnika nazad na aplikaciju (ukoliko je </w:t>
      </w:r>
      <w:r>
        <w:rPr>
          <w:i/>
          <w:lang w:val="bs-Latn-BA"/>
        </w:rPr>
        <w:t>service</w:t>
      </w:r>
      <w:r>
        <w:rPr>
          <w:lang w:val="bs-Latn-BA"/>
        </w:rPr>
        <w:t xml:space="preserve"> parametar koji obično predstavlja putanju do aplikacije dostupan) zajedno sa servisnim tiketom koji mu se dodjeljuje. Ukoliko </w:t>
      </w:r>
      <w:r>
        <w:rPr>
          <w:i/>
          <w:lang w:val="bs-Latn-BA"/>
        </w:rPr>
        <w:t>service</w:t>
      </w:r>
      <w:r>
        <w:rPr>
          <w:lang w:val="bs-Latn-BA"/>
        </w:rPr>
        <w:t xml:space="preserve"> parametar nije dostupan, server će prikazati poruku da je korisnik uspješno prijavljen. Što se tiče </w:t>
      </w:r>
      <w:r>
        <w:rPr>
          <w:i/>
          <w:lang w:val="bs-Latn-BA"/>
        </w:rPr>
        <w:t>method</w:t>
      </w:r>
      <w:r>
        <w:rPr>
          <w:lang w:val="bs-Latn-BA"/>
        </w:rPr>
        <w:t xml:space="preserve"> parametra, ukoliko nije dostupan, server će uobičajeno izvršiti preusmjeravanje korisnika  na putanju proslijeđenu kao vrijednosti </w:t>
      </w:r>
      <w:r>
        <w:rPr>
          <w:i/>
          <w:lang w:val="bs-Latn-BA"/>
        </w:rPr>
        <w:t>service</w:t>
      </w:r>
      <w:r>
        <w:rPr>
          <w:lang w:val="bs-Latn-BA"/>
        </w:rPr>
        <w:t xml:space="preserve"> parametra (dodajući i servisni tiket kao parametar). Međutim, za aplikacije koje zahtijevaju „vraćanje odgovora“ (servisnog tiketa) na </w:t>
      </w:r>
      <w:r>
        <w:rPr>
          <w:i/>
          <w:lang w:val="bs-Latn-BA"/>
        </w:rPr>
        <w:t>service</w:t>
      </w:r>
      <w:r>
        <w:rPr>
          <w:lang w:val="bs-Latn-BA"/>
        </w:rPr>
        <w:t xml:space="preserve"> putanju upotrebom HTTP POST zahtjeva (u okviru njegovo tijela), server će korisniku uslužiti stranicu sa formom koja sadrži tiket, te kao akciju forme ima putanju proslijeđenu u okviru </w:t>
      </w:r>
      <w:r>
        <w:rPr>
          <w:i/>
          <w:lang w:val="bs-Latn-BA"/>
        </w:rPr>
        <w:t>service</w:t>
      </w:r>
      <w:r>
        <w:rPr>
          <w:lang w:val="bs-Latn-BA"/>
        </w:rPr>
        <w:t xml:space="preserve"> parametra, a kao metodu za slanje ima podešenu vrijednost „POST“. Ova stranica će obično sadržati i poruku za korisnika da mora poslati/potvrditi formu kako bi se vratio nazad na željenu aplikaciju (CAS servis), ili će se to slanje forme izvršiti automatski nakon određenog vremena upotrebom JavaScript-a. </w:t>
      </w:r>
    </w:p>
    <w:p w14:paraId="46DC19FC" w14:textId="77777777" w:rsidR="00C35BF2" w:rsidRDefault="00256AF3">
      <w:pPr>
        <w:spacing w:line="240" w:lineRule="auto"/>
        <w:ind w:firstLine="360"/>
        <w:jc w:val="both"/>
        <w:rPr>
          <w:lang w:val="bs-Latn-BA"/>
        </w:rPr>
      </w:pPr>
      <w:r>
        <w:rPr>
          <w:lang w:val="bs-Latn-BA"/>
        </w:rPr>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p>
    <w:p w14:paraId="04DDA188" w14:textId="77777777" w:rsidR="00C35BF2" w:rsidRDefault="00256AF3">
      <w:pPr>
        <w:spacing w:line="240" w:lineRule="auto"/>
        <w:ind w:firstLine="360"/>
        <w:jc w:val="both"/>
        <w:rPr>
          <w:lang w:val="bs-Latn-BA"/>
        </w:rPr>
      </w:pPr>
      <w:r>
        <w:rPr>
          <w:lang w:val="bs-Latn-BA"/>
        </w:rPr>
        <w:t>Najvažnije unapređenje u verziji CAS 3.0 u odnosu na verziju CAS 2.0 predstavlja mogućnost dobavljanja autentikacije i određenih atributa koji se odnose na nalog korisnika, putem nove pristupne tačke (</w:t>
      </w:r>
      <w:r>
        <w:rPr>
          <w:i/>
          <w:lang w:val="bs-Latn-BA"/>
        </w:rPr>
        <w:t>endpoint</w:t>
      </w:r>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Pr>
          <w:vertAlign w:val="superscript"/>
          <w:lang w:val="bs-Latn-BA"/>
        </w:rPr>
        <w:t>[12]</w:t>
      </w:r>
    </w:p>
    <w:p w14:paraId="458A8EBC" w14:textId="77777777" w:rsidR="00C35BF2" w:rsidRDefault="00C35BF2">
      <w:pPr>
        <w:spacing w:line="240" w:lineRule="auto"/>
        <w:jc w:val="both"/>
        <w:rPr>
          <w:lang w:val="bs-Latn-BA"/>
        </w:rPr>
      </w:pPr>
    </w:p>
    <w:p w14:paraId="6F92A234" w14:textId="77777777" w:rsidR="00C35BF2" w:rsidRDefault="00256AF3">
      <w:pPr>
        <w:pStyle w:val="Heading2"/>
        <w:spacing w:line="240" w:lineRule="auto"/>
        <w:jc w:val="both"/>
        <w:rPr>
          <w:lang w:val="bs-Latn-BA"/>
        </w:rPr>
      </w:pPr>
      <w:bookmarkStart w:id="520" w:name="_Toc518070695"/>
      <w:r>
        <w:rPr>
          <w:lang w:val="bs-Latn-BA"/>
        </w:rPr>
        <w:t>Shibboleth</w:t>
      </w:r>
      <w:bookmarkEnd w:id="520"/>
    </w:p>
    <w:p w14:paraId="676591E9" w14:textId="77777777" w:rsidR="00C35BF2" w:rsidRDefault="00256AF3">
      <w:pPr>
        <w:spacing w:line="240" w:lineRule="auto"/>
        <w:ind w:firstLine="360"/>
        <w:jc w:val="both"/>
        <w:rPr>
          <w:lang w:val="bs-Latn-BA"/>
        </w:rPr>
      </w:pPr>
      <w:r>
        <w:rPr>
          <w:lang w:val="bs-Latn-BA"/>
        </w:rPr>
        <w:t xml:space="preserve">Shibboleth je još jedna od </w:t>
      </w:r>
      <w:r>
        <w:rPr>
          <w:i/>
          <w:lang w:val="bs-Latn-BA"/>
        </w:rPr>
        <w:t>Open-Source</w:t>
      </w:r>
      <w:r>
        <w:rPr>
          <w:lang w:val="bs-Latn-BA"/>
        </w:rPr>
        <w:t xml:space="preserve"> implementacija SSO sistema, namijenjena za upotrebu unutar jedne ili između više različitih organizacija. To je softverski paket koji kao dvije osnovne komponente, tj. aplikacije, sadrži davalac identiteta (IdP) koji obezbjeđuje sigurnosne informacije o korisnicima, te davalac usluge (SP) koji koristi te informacije i na osnovu njih odobrava pristup zaštićenom sadržaju. Pored toga, moguće je koristiti i treću komponentu - servis za otkrivanje (</w:t>
      </w:r>
      <w:r>
        <w:rPr>
          <w:i/>
          <w:lang w:val="bs-Latn-BA"/>
        </w:rPr>
        <w:t>Discovery Service</w:t>
      </w:r>
      <w:r>
        <w:rPr>
          <w:lang w:val="bs-Latn-BA"/>
        </w:rPr>
        <w:t xml:space="preserve"> - DS) koji pomaže davaocima usluge da otkriju tj.</w:t>
      </w:r>
      <w:r>
        <w:rPr>
          <w:lang w:val="bs-Latn-BA"/>
        </w:rPr>
        <w:lastRenderedPageBreak/>
        <w:t xml:space="preserve"> pronađu davaoce identiteta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davaoca identiteta, koji zatim davaoca usluge šalje minimalnu količinu informacija o korisniku, potrebnu za donošenje odluka o pravima pristupa.</w:t>
      </w:r>
    </w:p>
    <w:p w14:paraId="3E9B7C93" w14:textId="77777777" w:rsidR="00C35BF2" w:rsidRDefault="00256AF3">
      <w:pPr>
        <w:spacing w:line="240" w:lineRule="auto"/>
        <w:ind w:firstLine="360"/>
        <w:jc w:val="both"/>
        <w:rPr>
          <w:lang w:val="bs-Latn-BA"/>
        </w:rPr>
      </w:pPr>
      <w:r>
        <w:rPr>
          <w:lang w:val="bs-Latn-BA"/>
        </w:rPr>
        <w:t>Shibboleth je započet 2000. godine kao projekat Internet2 zajednice, nakon čega je uvezan sa OASIS SAML razvojnom grupom. 2003. godine izbačena je prva verzija Shibboleth 1.0, koja je stekla je veliku popularnost i prihvaćenost od strane istraživačkih i obrazovnih zajednica širom svijeta. Druga verzija, Shibboleth 2.0, izašla je godinu dana nakon objavljivanja SAML 2.0 protokola, a glavna nadogradnja bila je upravo podrška za novu verziju protokola. Pored toga, značajnije promjene su i unapređena enkripcija, te definisanje podrazumijevanog trajanja sesije od 30 minuta. Treća verzija, Shibboleth 3.0, objavljena je 2014. godine, a fokus je stavljen na podršku za naprednu autentikaciju te veću fleksibilnost izmjene i podešavanja sistema. [15]</w:t>
      </w:r>
    </w:p>
    <w:p w14:paraId="6E06E093" w14:textId="77777777" w:rsidR="00C35BF2" w:rsidRDefault="00256AF3">
      <w:pPr>
        <w:spacing w:line="240" w:lineRule="auto"/>
        <w:ind w:firstLine="360"/>
        <w:jc w:val="both"/>
        <w:rPr>
          <w:lang w:val="bs-Latn-BA"/>
        </w:rPr>
      </w:pPr>
      <w:r>
        <w:rPr>
          <w:lang w:val="bs-Latn-BA"/>
        </w:rPr>
        <w:t>Trenutno, poslednja stabilna verzija Shibboleth davaoca identiteta je IdP 3.3.2</w:t>
      </w:r>
      <w:r>
        <w:rPr>
          <w:rStyle w:val="FootnoteReference"/>
          <w:lang w:val="bs-Latn-BA"/>
        </w:rPr>
        <w:footnoteReference w:id="8"/>
      </w:r>
      <w:r>
        <w:rPr>
          <w:lang w:val="bs-Latn-BA"/>
        </w:rPr>
        <w:t>, dok je poslednja verzija davaoca usluge SP 2.6.1</w:t>
      </w:r>
      <w:r>
        <w:rPr>
          <w:rStyle w:val="FootnoteReference"/>
          <w:lang w:val="bs-Latn-BA"/>
        </w:rPr>
        <w:footnoteReference w:id="9"/>
      </w:r>
      <w:r>
        <w:rPr>
          <w:lang w:val="bs-Latn-BA"/>
        </w:rPr>
        <w:t>.</w:t>
      </w:r>
    </w:p>
    <w:p w14:paraId="18E26B0E" w14:textId="77777777" w:rsidR="00C35BF2" w:rsidRDefault="00C35BF2">
      <w:pPr>
        <w:spacing w:line="240" w:lineRule="auto"/>
        <w:ind w:firstLine="576"/>
        <w:jc w:val="both"/>
        <w:rPr>
          <w:lang w:val="bs-Latn-BA"/>
        </w:rPr>
      </w:pPr>
    </w:p>
    <w:p w14:paraId="4131B11B" w14:textId="77777777" w:rsidR="00C35BF2" w:rsidRDefault="00256AF3">
      <w:pPr>
        <w:pStyle w:val="Heading3"/>
        <w:spacing w:line="240" w:lineRule="auto"/>
        <w:jc w:val="both"/>
        <w:rPr>
          <w:lang w:val="bs-Latn-BA"/>
        </w:rPr>
      </w:pPr>
      <w:bookmarkStart w:id="521" w:name="_Toc518070696"/>
      <w:r>
        <w:rPr>
          <w:lang w:val="bs-Latn-BA"/>
        </w:rPr>
        <w:t>Osnovne karakteristike</w:t>
      </w:r>
      <w:bookmarkEnd w:id="521"/>
    </w:p>
    <w:p w14:paraId="2A643B6A" w14:textId="77777777" w:rsidR="00C35BF2" w:rsidRDefault="00256AF3">
      <w:pPr>
        <w:spacing w:line="240" w:lineRule="auto"/>
        <w:ind w:firstLine="360"/>
        <w:jc w:val="both"/>
        <w:rPr>
          <w:lang w:val="bs-Latn-BA"/>
        </w:rPr>
      </w:pPr>
      <w:r>
        <w:rPr>
          <w:lang w:val="bs-Latn-BA"/>
        </w:rPr>
        <w:t xml:space="preserve">Neke od osnovnih karakteristika Shibboleth sistema su sledeće: </w:t>
      </w:r>
      <w:r>
        <w:rPr>
          <w:vertAlign w:val="superscript"/>
          <w:lang w:val="bs-Latn-BA"/>
        </w:rPr>
        <w:t>[16]</w:t>
      </w:r>
    </w:p>
    <w:p w14:paraId="62482CD8" w14:textId="77777777" w:rsidR="00C35BF2" w:rsidRDefault="00256AF3">
      <w:pPr>
        <w:pStyle w:val="ListParagraph1"/>
        <w:numPr>
          <w:ilvl w:val="0"/>
          <w:numId w:val="26"/>
        </w:numPr>
        <w:spacing w:line="240" w:lineRule="auto"/>
        <w:jc w:val="both"/>
        <w:rPr>
          <w:lang w:val="bs-Latn-BA"/>
        </w:rPr>
      </w:pPr>
      <w:r>
        <w:t>p</w:t>
      </w:r>
      <w:r>
        <w:rPr>
          <w:lang w:val="bs-Latn-BA"/>
        </w:rPr>
        <w:t xml:space="preserve">odrška za LDAP, Kerberos, JAAS, X.509, SPNEGO, Duo Security </w:t>
      </w:r>
    </w:p>
    <w:p w14:paraId="05ED446C" w14:textId="77777777" w:rsidR="00C35BF2" w:rsidRDefault="00256AF3">
      <w:pPr>
        <w:pStyle w:val="ListParagraph1"/>
        <w:numPr>
          <w:ilvl w:val="0"/>
          <w:numId w:val="26"/>
        </w:numPr>
        <w:spacing w:line="240" w:lineRule="auto"/>
        <w:jc w:val="both"/>
        <w:rPr>
          <w:lang w:val="bs-Latn-BA"/>
        </w:rPr>
      </w:pPr>
      <w:r>
        <w:t>p</w:t>
      </w:r>
      <w:r>
        <w:rPr>
          <w:lang w:val="bs-Latn-BA"/>
        </w:rPr>
        <w:t>odrška za čitanje korisničkih podataka iz LDAP direktorijuma i relacionih baza podataka</w:t>
      </w:r>
    </w:p>
    <w:p w14:paraId="7A669090" w14:textId="77777777" w:rsidR="00C35BF2" w:rsidRDefault="00256AF3">
      <w:pPr>
        <w:pStyle w:val="ListParagraph1"/>
        <w:numPr>
          <w:ilvl w:val="0"/>
          <w:numId w:val="26"/>
        </w:numPr>
        <w:spacing w:line="240" w:lineRule="auto"/>
        <w:jc w:val="both"/>
        <w:rPr>
          <w:lang w:val="bs-Latn-BA"/>
        </w:rPr>
      </w:pPr>
      <w:r>
        <w:t>p</w:t>
      </w:r>
      <w:r>
        <w:rPr>
          <w:lang w:val="bs-Latn-BA"/>
        </w:rPr>
        <w:t>otpuna kontrola nad podacima koji se prosleđuju zavisnim sistemima (davaocima usluge)</w:t>
      </w:r>
    </w:p>
    <w:p w14:paraId="4BC4E065" w14:textId="77777777" w:rsidR="00C35BF2" w:rsidRDefault="00256AF3">
      <w:pPr>
        <w:pStyle w:val="ListParagraph1"/>
        <w:numPr>
          <w:ilvl w:val="0"/>
          <w:numId w:val="26"/>
        </w:numPr>
        <w:spacing w:line="240" w:lineRule="auto"/>
        <w:jc w:val="both"/>
        <w:rPr>
          <w:lang w:val="bs-Latn-BA"/>
        </w:rPr>
      </w:pPr>
      <w:r>
        <w:t>o</w:t>
      </w:r>
      <w:r>
        <w:rPr>
          <w:lang w:val="bs-Latn-BA"/>
        </w:rPr>
        <w:t>dlična skalabilnost – jedna instanca može obrađivati milione autentikacionih zahtijeva dnevno i može komunicirati sa stotinama davaoca usluge</w:t>
      </w:r>
    </w:p>
    <w:p w14:paraId="5AE154BD" w14:textId="77777777" w:rsidR="00C35BF2" w:rsidRDefault="00256AF3">
      <w:pPr>
        <w:pStyle w:val="ListParagraph1"/>
        <w:numPr>
          <w:ilvl w:val="0"/>
          <w:numId w:val="26"/>
        </w:numPr>
        <w:spacing w:line="240" w:lineRule="auto"/>
        <w:jc w:val="both"/>
        <w:rPr>
          <w:lang w:val="bs-Latn-BA"/>
        </w:rPr>
      </w:pPr>
      <w:r>
        <w:t>p</w:t>
      </w:r>
      <w:r>
        <w:rPr>
          <w:lang w:val="bs-Latn-BA"/>
        </w:rPr>
        <w:t>odrška za SAML 1.1, SAML 2.0 i CAS 2 SSO protokol</w:t>
      </w:r>
    </w:p>
    <w:p w14:paraId="117CAC88" w14:textId="77777777" w:rsidR="00C35BF2" w:rsidRDefault="00256AF3">
      <w:pPr>
        <w:pStyle w:val="ListParagraph1"/>
        <w:numPr>
          <w:ilvl w:val="0"/>
          <w:numId w:val="26"/>
        </w:numPr>
        <w:spacing w:line="240" w:lineRule="auto"/>
        <w:jc w:val="both"/>
        <w:rPr>
          <w:lang w:val="bs-Latn-BA"/>
        </w:rPr>
      </w:pPr>
      <w:r>
        <w:t>p</w:t>
      </w:r>
      <w:r>
        <w:rPr>
          <w:lang w:val="bs-Latn-BA"/>
        </w:rPr>
        <w:t>odrška za bilo koju implementaciju davaoca usluge koja j</w:t>
      </w:r>
      <w:r>
        <w:rPr>
          <w:lang w:val="bs-Latn-BA"/>
        </w:rPr>
        <w:lastRenderedPageBreak/>
        <w:t>e kompatibilna sa SAML 1.1 i 2.0 protokolom</w:t>
      </w:r>
    </w:p>
    <w:p w14:paraId="76F39706" w14:textId="77777777" w:rsidR="00C35BF2" w:rsidRDefault="00256AF3">
      <w:pPr>
        <w:pStyle w:val="ListParagraph1"/>
        <w:numPr>
          <w:ilvl w:val="0"/>
          <w:numId w:val="26"/>
        </w:numPr>
        <w:spacing w:line="240" w:lineRule="auto"/>
        <w:jc w:val="both"/>
        <w:rPr>
          <w:lang w:val="bs-Latn-BA"/>
        </w:rPr>
      </w:pPr>
      <w:r>
        <w:t>o</w:t>
      </w:r>
      <w:r>
        <w:rPr>
          <w:lang w:val="bs-Latn-BA"/>
        </w:rPr>
        <w:t>biman API koji omogućava proširivanje funkcionalnosti u slučaju nekih posebnih potreba i slučajeva upotrebe</w:t>
      </w:r>
    </w:p>
    <w:p w14:paraId="79F5B52A" w14:textId="77777777" w:rsidR="00C35BF2" w:rsidRDefault="00256AF3">
      <w:pPr>
        <w:pStyle w:val="ListParagraph1"/>
        <w:numPr>
          <w:ilvl w:val="0"/>
          <w:numId w:val="26"/>
        </w:numPr>
        <w:spacing w:line="240" w:lineRule="auto"/>
        <w:jc w:val="both"/>
        <w:rPr>
          <w:lang w:val="bs-Latn-BA"/>
        </w:rPr>
      </w:pPr>
      <w:r>
        <w:t>p</w:t>
      </w:r>
      <w:r>
        <w:rPr>
          <w:lang w:val="bs-Latn-BA"/>
        </w:rPr>
        <w:t>odrška za platforme - Linux, Windows, Mac OS X, Solaris i Java Servlete</w:t>
      </w:r>
    </w:p>
    <w:p w14:paraId="6234135A" w14:textId="77777777" w:rsidR="00C35BF2" w:rsidRDefault="00256AF3">
      <w:pPr>
        <w:spacing w:line="240" w:lineRule="auto"/>
        <w:ind w:firstLine="360"/>
        <w:jc w:val="both"/>
        <w:rPr>
          <w:lang w:val="bs-Latn-BA"/>
        </w:rPr>
      </w:pPr>
      <w:r>
        <w:rPr>
          <w:lang w:val="bs-Latn-BA"/>
        </w:rPr>
        <w:t>Kao što je navedeno u uvodu za Shibboleth SSO rješenje, njegova implementacije se prvenstveno zasniva na SAML protokolu, ali kako je on već detaljnije obrađen u poglavlju 6 - SAML, za razliku od prethodno pomenutog CAS protokola u okviru Apereo CAS rješenja, ovdje nema potrebe za dodatnim objašnjenjem samog protokola.</w:t>
      </w:r>
    </w:p>
    <w:p w14:paraId="02D750B8" w14:textId="77777777" w:rsidR="00C35BF2" w:rsidRDefault="00C35BF2">
      <w:pPr>
        <w:spacing w:line="240" w:lineRule="auto"/>
        <w:jc w:val="both"/>
        <w:rPr>
          <w:lang w:val="bs-Latn-BA"/>
        </w:rPr>
      </w:pPr>
    </w:p>
    <w:p w14:paraId="19406156" w14:textId="77777777" w:rsidR="00C35BF2" w:rsidRDefault="00256AF3">
      <w:pPr>
        <w:pStyle w:val="Heading3"/>
        <w:spacing w:line="240" w:lineRule="auto"/>
        <w:jc w:val="both"/>
        <w:rPr>
          <w:lang w:val="bs-Latn-BA"/>
        </w:rPr>
      </w:pPr>
      <w:bookmarkStart w:id="522" w:name="_Toc518070697"/>
      <w:r>
        <w:rPr>
          <w:lang w:val="bs-Latn-BA"/>
        </w:rPr>
        <w:t>Arhitektura</w:t>
      </w:r>
      <w:bookmarkEnd w:id="522"/>
    </w:p>
    <w:p w14:paraId="55E2E674" w14:textId="77777777" w:rsidR="00C35BF2" w:rsidRDefault="00256AF3">
      <w:pPr>
        <w:spacing w:line="240" w:lineRule="auto"/>
        <w:ind w:firstLine="360"/>
        <w:jc w:val="both"/>
        <w:rPr>
          <w:lang w:val="bs-Latn-BA"/>
        </w:rPr>
      </w:pPr>
      <w:r>
        <w:rPr>
          <w:lang w:val="bs-Latn-BA"/>
        </w:rPr>
        <w:t>Gledajući na visokom nivou, Shibboleth arhitektura definiše interakciju između davaoca identiteta i davaoca usluge, u svrhu postizanja Single Sign-On funkcionalnosti na mreži. Osnovne komponente Shibboleth softverskog paketa, pa tako i arhitekture, su davalac identiteta (IdP), davalac usluge (SP) i servis za otkrivanje davaoca identiteta (DS). S obzirom na to da se Shibboleth oslanja prvenstveno na SAML protokol, za nazive komponenti sistema upotrebljeni su pojmovi koji su standardni i u SAML specifikaciji.</w:t>
      </w:r>
    </w:p>
    <w:p w14:paraId="7CAFC22F" w14:textId="77777777" w:rsidR="00C35BF2" w:rsidRDefault="00256AF3">
      <w:pPr>
        <w:keepNext/>
        <w:spacing w:line="240" w:lineRule="auto"/>
        <w:jc w:val="center"/>
        <w:rPr>
          <w:lang w:val="bs-Latn-BA"/>
        </w:rPr>
      </w:pPr>
      <w:r>
        <w:rPr>
          <w:noProof/>
        </w:rPr>
        <mc:AlternateContent>
          <mc:Choice Requires="wpc">
            <w:drawing>
              <wp:inline distT="0" distB="0" distL="0" distR="0" wp14:anchorId="465589F4" wp14:editId="5A9A3EEA">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20">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510FB420" w14:textId="77777777" w:rsidR="00665B6C" w:rsidRDefault="00665B6C">
                              <w:pPr>
                                <w:spacing w:after="0"/>
                                <w:jc w:val="center"/>
                                <w:rPr>
                                  <w:rFonts w:ascii="Microsoft Sans Serif" w:hAnsi="Microsoft Sans Serif" w:cs="Microsoft Sans Serif"/>
                                  <w:b/>
                                </w:rPr>
                              </w:pPr>
                              <w:r>
                                <w:rPr>
                                  <w:rFonts w:ascii="Microsoft Sans Serif" w:hAnsi="Microsoft Sans Serif" w:cs="Microsoft Sans Serif"/>
                                  <w:b/>
                                </w:rPr>
                                <w:t>Korisnik</w:t>
                              </w:r>
                            </w:p>
                            <w:p w14:paraId="627E1AFF" w14:textId="77777777" w:rsidR="00665B6C" w:rsidRDefault="00665B6C">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66ECA0B8" w14:textId="77777777" w:rsidR="00665B6C" w:rsidRDefault="00665B6C">
                              <w:pPr>
                                <w:pStyle w:val="NormalWeb"/>
                                <w:spacing w:before="0" w:beforeAutospacing="0" w:after="0" w:afterAutospacing="0" w:line="276" w:lineRule="auto"/>
                                <w:jc w:val="center"/>
                                <w:rPr>
                                  <w:b/>
                                  <w:color w:val="000000" w:themeColor="text1"/>
                                </w:rPr>
                              </w:pPr>
                              <w:r>
                                <w:rPr>
                                  <w:rFonts w:ascii="Microsoft Sans Serif" w:eastAsia="Calibri" w:hAnsi="Microsoft Sans Serif"/>
                                  <w:b/>
                                  <w:bCs/>
                                  <w:color w:val="000000" w:themeColor="text1"/>
                                </w:rPr>
                                <w:t>Davalac usluge (SP)</w:t>
                              </w:r>
                            </w:p>
                            <w:p w14:paraId="1EDEB260" w14:textId="77777777" w:rsidR="00665B6C" w:rsidRDefault="00665B6C">
                              <w:pPr>
                                <w:pStyle w:val="NormalWeb"/>
                                <w:spacing w:before="0" w:beforeAutospacing="0" w:after="0" w:afterAutospacing="0" w:line="276" w:lineRule="auto"/>
                                <w:jc w:val="center"/>
                              </w:pPr>
                            </w:p>
                          </w:txbxContent>
                        </wps:txbx>
                        <wps:bodyPr rot="0" spcFirstLastPara="0" vert="horz" wrap="square" lIns="91440" tIns="45720" rIns="91440" bIns="45720" numCol="1" spcCol="0" rtlCol="0" fromWordArt="0" anchor="t" anchorCtr="0" forceAA="0" compatLnSpc="1">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6E59444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themeColor="text1"/>
                                </w:rPr>
                                <w:t>Davalac identiteta (IdP)</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465589F4" id="Canvas 141" o:spid="_x0000_s1318"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">
                <v:shape id="_x0000_s1319" type="#_x0000_t75" style="position:absolute;width:54864;height:20574;visibility:visible;mso-wrap-style:square">
                  <v:fill o:detectmouseclick="t"/>
                  <v:path o:connecttype="none"/>
                </v:shape>
                <v:shape id="Picture 414" o:spid="_x0000_s1320"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1" o:title=""/>
                </v:shape>
                <v:shape id="Text Box 146" o:spid="_x0000_s1321"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510FB420" w14:textId="77777777" w:rsidR="00665B6C" w:rsidRDefault="00665B6C">
                        <w:pPr>
                          <w:spacing w:after="0"/>
                          <w:jc w:val="center"/>
                          <w:rPr>
                            <w:rFonts w:ascii="Microsoft Sans Serif" w:hAnsi="Microsoft Sans Serif" w:cs="Microsoft Sans Serif"/>
                            <w:b/>
                          </w:rPr>
                        </w:pPr>
                        <w:r>
                          <w:rPr>
                            <w:rFonts w:ascii="Microsoft Sans Serif" w:hAnsi="Microsoft Sans Serif" w:cs="Microsoft Sans Serif"/>
                            <w:b/>
                          </w:rPr>
                          <w:t>Korisnik</w:t>
                        </w:r>
                      </w:p>
                      <w:p w14:paraId="627E1AFF" w14:textId="77777777" w:rsidR="00665B6C" w:rsidRDefault="00665B6C">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v:textbox>
                </v:shape>
                <v:shape id="Text Box 146" o:spid="_x0000_s1322"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66ECA0B8" w14:textId="77777777" w:rsidR="00665B6C" w:rsidRDefault="00665B6C">
                        <w:pPr>
                          <w:pStyle w:val="NormalWeb"/>
                          <w:spacing w:before="0" w:beforeAutospacing="0" w:after="0" w:afterAutospacing="0" w:line="276" w:lineRule="auto"/>
                          <w:jc w:val="center"/>
                          <w:rPr>
                            <w:b/>
                            <w:color w:val="000000" w:themeColor="text1"/>
                          </w:rPr>
                        </w:pPr>
                        <w:r>
                          <w:rPr>
                            <w:rFonts w:ascii="Microsoft Sans Serif" w:eastAsia="Calibri" w:hAnsi="Microsoft Sans Serif"/>
                            <w:b/>
                            <w:bCs/>
                            <w:color w:val="000000" w:themeColor="text1"/>
                          </w:rPr>
                          <w:t>Davalac usluge (SP)</w:t>
                        </w:r>
                      </w:p>
                      <w:p w14:paraId="1EDEB260" w14:textId="77777777" w:rsidR="00665B6C" w:rsidRDefault="00665B6C">
                        <w:pPr>
                          <w:pStyle w:val="NormalWeb"/>
                          <w:spacing w:before="0" w:beforeAutospacing="0" w:after="0" w:afterAutospacing="0" w:line="276" w:lineRule="auto"/>
                          <w:jc w:val="center"/>
                        </w:pPr>
                      </w:p>
                    </w:txbxContent>
                  </v:textbox>
                </v:shape>
                <v:shape id="Text Box 146" o:spid="_x0000_s1323"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6E59444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themeColor="text1"/>
                          </w:rPr>
                          <w:t>Davalac identiteta (IdP)</w:t>
                        </w:r>
                      </w:p>
                    </w:txbxContent>
                  </v:textbox>
                </v:shape>
                <w10:anchorlock/>
              </v:group>
            </w:pict>
          </mc:Fallback>
        </mc:AlternateContent>
      </w:r>
    </w:p>
    <w:p w14:paraId="7DB9814D" w14:textId="17634A07" w:rsidR="00C35BF2" w:rsidRDefault="00256AF3">
      <w:pPr>
        <w:pStyle w:val="Caption"/>
        <w:jc w:val="center"/>
        <w:rPr>
          <w:lang w:val="bs-Latn-BA"/>
        </w:rPr>
      </w:pPr>
      <w:r>
        <w:rPr>
          <w:lang w:val="bs-Latn-BA"/>
        </w:rPr>
        <w:t xml:space="preserve">Slika </w:t>
      </w:r>
      <w:ins w:id="523"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9</w:t>
      </w:r>
      <w:ins w:id="524"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25" w:author="Rajo" w:date="2018-06-29T22:43:00Z">
        <w:r w:rsidR="00081852">
          <w:rPr>
            <w:noProof/>
            <w:lang w:val="bs-Latn-BA"/>
          </w:rPr>
          <w:t>2</w:t>
        </w:r>
      </w:ins>
      <w:ins w:id="526" w:author="Rajo" w:date="2018-06-29T19:54:00Z">
        <w:r w:rsidR="009F016E">
          <w:rPr>
            <w:lang w:val="bs-Latn-BA"/>
          </w:rPr>
          <w:fldChar w:fldCharType="end"/>
        </w:r>
      </w:ins>
      <w:del w:id="527"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2</w:delText>
        </w:r>
        <w:r w:rsidDel="009F016E">
          <w:rPr>
            <w:lang w:val="bs-Latn-BA"/>
          </w:rPr>
          <w:fldChar w:fldCharType="end"/>
        </w:r>
      </w:del>
      <w:r>
        <w:rPr>
          <w:lang w:val="bs-Latn-BA"/>
        </w:rPr>
        <w:t xml:space="preserve"> – Osnovna interakcija </w:t>
      </w:r>
      <w:r>
        <w:rPr>
          <w:vertAlign w:val="superscript"/>
          <w:lang w:val="bs-Latn-BA"/>
        </w:rPr>
        <w:t>[17]</w:t>
      </w:r>
    </w:p>
    <w:p w14:paraId="50A26D78" w14:textId="77777777" w:rsidR="00C35BF2" w:rsidRDefault="00256AF3">
      <w:pPr>
        <w:spacing w:line="240" w:lineRule="auto"/>
        <w:ind w:firstLine="360"/>
        <w:jc w:val="both"/>
        <w:rPr>
          <w:lang w:val="bs-Latn-BA"/>
        </w:rPr>
      </w:pPr>
      <w:r>
        <w:rPr>
          <w:lang w:val="bs-Latn-BA"/>
        </w:rPr>
        <w:t xml:space="preserve">Na prethodnoj </w:t>
      </w:r>
      <w:r w:rsidRPr="009B4742">
        <w:rPr>
          <w:lang w:val="bs-Latn-BA"/>
          <w:rPrChange w:id="528" w:author="Rajo" w:date="2018-06-29T20:03:00Z">
            <w:rPr>
              <w:b/>
              <w:lang w:val="bs-Latn-BA"/>
            </w:rPr>
          </w:rPrChange>
        </w:rPr>
        <w:t>S</w:t>
      </w:r>
      <w:r w:rsidRPr="009B4742">
        <w:rPr>
          <w:lang w:val="bs-Latn-BA"/>
          <w:rPrChange w:id="529" w:author="Rajo" w:date="2018-06-29T20:03:00Z">
            <w:rPr>
              <w:b/>
              <w:lang w:val="bs-Latn-BA"/>
            </w:rPr>
          </w:rPrChange>
        </w:rPr>
        <w:lastRenderedPageBreak/>
        <w:t>lici 9.2</w:t>
      </w:r>
      <w:r>
        <w:rPr>
          <w:lang w:val="bs-Latn-BA"/>
        </w:rPr>
        <w:t xml:space="preserve">, prikazana je na visokom nivou interakcija koja se odvija između korisnika (posredstvom internet preglednika), davaoca identiteta i davaoca usluge: </w:t>
      </w:r>
      <w:r>
        <w:rPr>
          <w:vertAlign w:val="superscript"/>
          <w:lang w:val="bs-Latn-BA"/>
        </w:rPr>
        <w:t>[17]</w:t>
      </w:r>
    </w:p>
    <w:p w14:paraId="024E703C" w14:textId="77777777" w:rsidR="00C35BF2" w:rsidRDefault="00256AF3">
      <w:pPr>
        <w:pStyle w:val="ListParagraph1"/>
        <w:numPr>
          <w:ilvl w:val="0"/>
          <w:numId w:val="27"/>
        </w:numPr>
        <w:spacing w:line="240" w:lineRule="auto"/>
        <w:jc w:val="both"/>
        <w:rPr>
          <w:lang w:val="bs-Latn-BA"/>
        </w:rPr>
      </w:pPr>
      <w:r>
        <w:rPr>
          <w:lang w:val="bs-Latn-BA"/>
        </w:rPr>
        <w:t>SP je ustanovio da određeni korisnik pokušava pristupiti zaštićenom resursu</w:t>
      </w:r>
    </w:p>
    <w:p w14:paraId="163466E5" w14:textId="77777777" w:rsidR="00C35BF2" w:rsidRDefault="00256AF3">
      <w:pPr>
        <w:pStyle w:val="ListParagraph1"/>
        <w:numPr>
          <w:ilvl w:val="0"/>
          <w:numId w:val="27"/>
        </w:numPr>
        <w:spacing w:line="240" w:lineRule="auto"/>
        <w:jc w:val="both"/>
        <w:rPr>
          <w:lang w:val="bs-Latn-BA"/>
        </w:rPr>
      </w:pPr>
      <w:r>
        <w:rPr>
          <w:lang w:val="bs-Latn-BA"/>
        </w:rPr>
        <w:t>SP preusmjerava korisnika na IdP, zajedno sa zahtjevom za autentikaciju koji je prethodno generisao</w:t>
      </w:r>
    </w:p>
    <w:p w14:paraId="735C2267" w14:textId="77777777" w:rsidR="00C35BF2" w:rsidRDefault="00256AF3">
      <w:pPr>
        <w:pStyle w:val="ListParagraph1"/>
        <w:numPr>
          <w:ilvl w:val="0"/>
          <w:numId w:val="27"/>
        </w:numPr>
        <w:spacing w:line="240" w:lineRule="auto"/>
        <w:jc w:val="both"/>
        <w:rPr>
          <w:lang w:val="bs-Latn-BA"/>
        </w:rPr>
      </w:pPr>
      <w:r>
        <w:rPr>
          <w:lang w:val="bs-Latn-BA"/>
        </w:rPr>
        <w:t>IdP autentikuje korisnika, nakon čega ga zajedno sa autentikacionim odgovorom šalje nazad na SP</w:t>
      </w:r>
    </w:p>
    <w:p w14:paraId="30A0B7A4" w14:textId="77777777" w:rsidR="00C35BF2" w:rsidRDefault="00256AF3">
      <w:pPr>
        <w:pStyle w:val="ListParagraph1"/>
        <w:numPr>
          <w:ilvl w:val="0"/>
          <w:numId w:val="27"/>
        </w:numPr>
        <w:spacing w:line="240" w:lineRule="auto"/>
        <w:jc w:val="both"/>
        <w:rPr>
          <w:lang w:val="bs-Latn-BA"/>
        </w:rPr>
      </w:pPr>
      <w:r>
        <w:rPr>
          <w:lang w:val="bs-Latn-BA"/>
        </w:rPr>
        <w:t xml:space="preserve">SP provjerava odgovor koji je dobio od IdP-a, i ukoliko je sve u redu, dozvoljava korisniku da pristupi željenom resursu </w:t>
      </w:r>
    </w:p>
    <w:p w14:paraId="20B1C98D" w14:textId="77777777" w:rsidR="00C35BF2" w:rsidRDefault="00256AF3">
      <w:pPr>
        <w:spacing w:line="240" w:lineRule="auto"/>
        <w:ind w:firstLine="360"/>
        <w:jc w:val="both"/>
        <w:rPr>
          <w:lang w:val="bs-Latn-BA"/>
        </w:rPr>
      </w:pPr>
      <w:r>
        <w:rPr>
          <w:lang w:val="bs-Latn-BA"/>
        </w:rPr>
        <w:t>Kao i kod prethodnog rješenja, implementacija servera sastoji se od odvojenih dijelova koda uvezanih Spring Framework-om, u okviru kog se takvi dijelovi nazivaju komponentama (</w:t>
      </w:r>
      <w:r>
        <w:rPr>
          <w:i/>
          <w:lang w:val="bs-Latn-BA"/>
        </w:rPr>
        <w:t>Components</w:t>
      </w:r>
      <w:r>
        <w:rPr>
          <w:lang w:val="bs-Latn-BA"/>
        </w:rPr>
        <w:t>). One mogu biti manje ili veće cjeline, pri čemu više manjih komponenti mogu činiti jednu veću, koja u tom slučaju predstavlja servis. Za instalaciju IdP-a v3, neophodne su platforme Oracle ili OpenJDK Java 7/8, kao i Tomcat 7+ ili Jetty 8+ servlet kontejneri.</w:t>
      </w:r>
      <w:r>
        <w:rPr>
          <w:rStyle w:val="FootnoteReference"/>
          <w:lang w:val="bs-Latn-BA"/>
        </w:rPr>
        <w:footnoteReference w:id="10"/>
      </w:r>
    </w:p>
    <w:p w14:paraId="5F8DD7D3" w14:textId="77777777" w:rsidR="00C35BF2" w:rsidRDefault="00256AF3">
      <w:pPr>
        <w:keepNext/>
        <w:spacing w:line="240" w:lineRule="auto"/>
        <w:jc w:val="center"/>
        <w:rPr>
          <w:lang w:val="bs-Latn-BA"/>
        </w:rPr>
      </w:pPr>
      <w:r>
        <w:rPr>
          <w:noProof/>
        </w:rPr>
        <mc:AlternateContent>
          <mc:Choice Requires="wpc">
            <w:drawing>
              <wp:inline distT="0" distB="0" distL="0" distR="0" wp14:anchorId="6A6C78B6" wp14:editId="5E5FD8E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06BD40" w14:textId="77777777" w:rsidR="00665B6C" w:rsidRDefault="00665B6C">
                              <w:pPr>
                                <w:jc w:val="center"/>
                                <w:rPr>
                                  <w:rFonts w:ascii="Microsoft Sans Serif" w:hAnsi="Microsoft Sans Serif" w:cs="Microsoft Sans Serif"/>
                                  <w:b/>
                                  <w:i/>
                                </w:rPr>
                              </w:pPr>
                              <w:r>
                                <w:rPr>
                                  <w:rFonts w:ascii="Microsoft Sans Serif" w:hAnsi="Microsoft Sans Serif" w:cs="Microsoft Sans Serif"/>
                                  <w:b/>
                                  <w:i/>
                                </w:rPr>
                                <w:t>Request Dispatcher</w:t>
                              </w:r>
                            </w:p>
                          </w:txbxContent>
                        </wps:txbx>
                        <wps:bodyPr rot="0" spcFirstLastPara="0" vertOverflow="overflow" horzOverflow="overflow" vert="horz" wrap="square" lIns="0" tIns="0" rIns="0" bIns="0" numCol="1" spcCol="0" rtlCol="0" fromWordArt="0" anchor="ctr" anchorCtr="0" forceAA="0" compatLnSpc="1">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8" name="Text Box 18"/>
                        <wps:cNvSpPr txBox="1"/>
                        <wps:spPr>
                          <a:xfrm>
                            <a:off x="569401" y="1153788"/>
                            <a:ext cx="180973" cy="2914814"/>
                          </a:xfrm>
                          <a:prstGeom prst="rect">
                            <a:avLst/>
                          </a:prstGeom>
                          <a:noFill/>
                          <a:ln w="6350">
                            <a:noFill/>
                          </a:ln>
                        </wps:spPr>
                        <wps:txbx>
                          <w:txbxContent>
                            <w:p w14:paraId="50D6CCCA" w14:textId="77777777" w:rsidR="00665B6C" w:rsidRDefault="00665B6C">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wps:txbx>
                        <wps:bodyPr rot="0" spcFirstLastPara="0" vertOverflow="overflow" horzOverflow="overflow" vert="vert270" wrap="square" lIns="0" tIns="0" rIns="0" bIns="0" numCol="1" spcCol="0" rtlCol="0" fromWordArt="0" anchor="t" anchorCtr="0" forceAA="0" compatLnSpc="1">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0925D" w14:textId="77777777" w:rsidR="00665B6C" w:rsidRDefault="00665B6C">
                              <w:pPr>
                                <w:jc w:val="center"/>
                                <w:rPr>
                                  <w:rFonts w:ascii="Microsoft Sans Serif" w:hAnsi="Microsoft Sans Serif" w:cs="Microsoft Sans Serif"/>
                                  <w:color w:val="000000" w:themeColor="text1"/>
                                </w:rPr>
                              </w:pPr>
                              <w:r>
                                <w:rPr>
                                  <w:rFonts w:ascii="Microsoft Sans Serif" w:hAnsi="Microsoft Sans Serif" w:cs="Microsoft Sans Serif"/>
                                  <w:color w:val="000000" w:themeColor="text1"/>
                                </w:rPr>
                                <w:t>Akcija 1</w:t>
                              </w:r>
                            </w:p>
                          </w:txbxContent>
                        </wps:txbx>
                        <wps:bodyPr rot="0" spcFirstLastPara="0" vertOverflow="overflow" horzOverflow="overflow" vert="horz" wrap="square" lIns="0" tIns="91440" rIns="0" bIns="0" numCol="1" spcCol="0" rtlCol="0" fromWordArt="0" anchor="ctr" anchorCtr="0" forceAA="0" compatLnSpc="1">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C00C4" w14:textId="77777777" w:rsidR="00665B6C" w:rsidRDefault="00665B6C">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Akcija 2</w:t>
                              </w:r>
                            </w:p>
                          </w:txbxContent>
                        </wps:txbx>
                        <wps:bodyPr rot="0" spcFirstLastPara="0" vertOverflow="overflow" horzOverflow="overflow" vert="horz" wrap="square" lIns="0" tIns="91440" rIns="0" bIns="0" numCol="1" spcCol="0" rtlCol="0" fromWordArt="0" anchor="ctr" anchorCtr="0" forceAA="0" compatLnSpc="1">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B87D5"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Akcija 3</w:t>
                              </w:r>
                            </w:p>
                          </w:txbxContent>
                        </wps:txbx>
                        <wps:bodyPr rot="0" spcFirstLastPara="0" vert="horz" wrap="square" lIns="0" tIns="91440" rIns="0" bIns="0" numCol="1" spcCol="0" rtlCol="0" fromWordArt="0" anchor="ctr" anchorCtr="0" forceAA="0" compatLnSpc="1">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4263C"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Akcija 4</w:t>
                              </w:r>
                            </w:p>
                          </w:txbxContent>
                        </wps:txbx>
                        <wps:bodyPr rot="0" spcFirstLastPara="0" vert="horz" wrap="square" lIns="0" tIns="91440" rIns="0" bIns="0" numCol="1" spcCol="0" rtlCol="0" fromWordArt="0" anchor="ctr" anchorCtr="0" forceAA="0" compatLnSpc="1">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EBF4E01" w14:textId="77777777" w:rsidR="00665B6C" w:rsidRDefault="00665B6C">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wps:txbx>
                        <wps:bodyPr rot="0" spcFirstLastPara="0" vert="horz" wrap="square" lIns="0" tIns="0" rIns="0" bIns="0" numCol="1" spcCol="0" rtlCol="0" fromWordArt="0" anchor="ctr" anchorCtr="0" forceAA="0" compatLnSpc="1">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B1E4E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wps:txbx>
                        <wps:bodyPr rot="0" spcFirstLastPara="0" vert="horz" wrap="square" lIns="0" tIns="0" rIns="0" bIns="0" numCol="1" spcCol="0" rtlCol="0" fromWordArt="0" anchor="ctr" anchorCtr="0" forceAA="0" compatLnSpc="1">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A7A7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wps:txbx>
                        <wps:bodyPr rot="0" spcFirstLastPara="0" vert="horz" wrap="square" lIns="0" tIns="0" rIns="0" bIns="0" numCol="1" spcCol="0" rtlCol="0" fromWordArt="0" anchor="ctr" anchorCtr="0" forceAA="0" compatLnSpc="1">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437486"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Consent  Engine</w:t>
                              </w:r>
                            </w:p>
                          </w:txbxContent>
                        </wps:txbx>
                        <wps:bodyPr rot="0" spcFirstLastPara="0" vert="horz" wrap="square" lIns="0" tIns="0" rIns="0" bIns="0" numCol="1" spcCol="0" rtlCol="0" fromWordArt="0" anchor="ctr" anchorCtr="0" forceAA="0" compatLnSpc="1">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EC1930"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wps:txbx>
                        <wps:bodyPr rot="0" spcFirstLastPara="0" vert="horz" wrap="square" lIns="0" tIns="0" rIns="0" bIns="0" numCol="1" spcCol="0" rtlCol="0" fromWordArt="0" anchor="ctr" anchorCtr="0" forceAA="0" compatLnSpc="1">
                          <a:noAutofit/>
                        </wps:bodyPr>
                      </wps:wsp>
                      <wps:wsp>
                        <wps:cNvPr id="172" name="Text Box 172"/>
                        <wps:cNvSpPr txBox="1"/>
                        <wps:spPr>
                          <a:xfrm>
                            <a:off x="2750624" y="85697"/>
                            <a:ext cx="1627800" cy="523903"/>
                          </a:xfrm>
                          <a:prstGeom prst="rect">
                            <a:avLst/>
                          </a:prstGeom>
                          <a:noFill/>
                          <a:ln w="6350">
                            <a:noFill/>
                          </a:ln>
                        </wps:spPr>
                        <wps:txbx>
                          <w:txbxContent>
                            <w:p w14:paraId="22B82631" w14:textId="77777777" w:rsidR="00665B6C" w:rsidRDefault="00665B6C">
                              <w:pPr>
                                <w:jc w:val="center"/>
                                <w:rPr>
                                  <w:rFonts w:ascii="Microsoft Sans Serif" w:hAnsi="Microsoft Sans Serif" w:cs="Microsoft Sans Serif"/>
                                  <w:sz w:val="28"/>
                                  <w:szCs w:val="28"/>
                                </w:rPr>
                              </w:pPr>
                              <w:r>
                                <w:rPr>
                                  <w:rFonts w:ascii="Microsoft Sans Serif" w:hAnsi="Microsoft Sans Serif" w:cs="Microsoft Sans Serif"/>
                                  <w:sz w:val="28"/>
                                  <w:szCs w:val="28"/>
                                </w:rPr>
                                <w:t>Davalac identiteta (IdP)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16148" w14:textId="77777777" w:rsidR="00665B6C" w:rsidRDefault="00665B6C">
                              <w:pPr>
                                <w:jc w:val="center"/>
                                <w:rPr>
                                  <w:rFonts w:ascii="Microsoft Sans Serif" w:hAnsi="Microsoft Sans Serif" w:cs="Microsoft Sans Serif"/>
                                  <w:b/>
                                  <w:color w:val="1F497D" w:themeColor="text2"/>
                                </w:rPr>
                              </w:pPr>
                              <w:r>
                                <w:rPr>
                                  <w:rFonts w:ascii="Microsoft Sans Serif" w:hAnsi="Microsoft Sans Serif" w:cs="Microsoft Sans Serif"/>
                                  <w:b/>
                                  <w:color w:val="1F497D" w:themeColor="text2"/>
                                </w:rPr>
                                <w:t>Eksterni sistemi (npr. LDAP)</w:t>
                              </w:r>
                            </w:p>
                          </w:txbxContent>
                        </wps:txbx>
                        <wps:bodyPr rot="0" spcFirstLastPara="0" vertOverflow="overflow" horzOverflow="overflow" vert="horz" wrap="square" lIns="0" tIns="0" rIns="0" bIns="0" numCol="1" spcCol="0" rtlCol="0" fromWordArt="0" anchor="ctr" anchorCtr="0" forceAA="0" compatLnSpc="1">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3FB13062"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HTTP zahtjev</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5" name="Text Box 202"/>
                        <wps:cNvSpPr txBox="1"/>
                        <wps:spPr>
                          <a:xfrm>
                            <a:off x="4636575" y="4125117"/>
                            <a:ext cx="1209674" cy="264299"/>
                          </a:xfrm>
                          <a:prstGeom prst="rect">
                            <a:avLst/>
                          </a:prstGeom>
                          <a:noFill/>
                          <a:ln w="6350">
                            <a:noFill/>
                          </a:ln>
                        </wps:spPr>
                        <wps:txbx>
                          <w:txbxContent>
                            <w:p w14:paraId="2DACCE18" w14:textId="77777777" w:rsidR="00665B6C" w:rsidRDefault="00665B6C">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API poziv</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6A6C78B6" id="Canvas 10" o:spid="_x0000_s1324"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">
                <v:shape id="_x0000_s1325" type="#_x0000_t75" style="position:absolute;width:58458;height:46367;visibility:visible;mso-wrap-style:square">
                  <v:fill o:detectmouseclick="t"/>
                  <v:path o:connecttype="none"/>
                </v:shape>
                <v:roundrect id="Rectangle: Rounded Corners 198" o:spid="_x0000_s1326"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27"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3A06BD40" w14:textId="77777777" w:rsidR="00665B6C" w:rsidRDefault="00665B6C">
                        <w:pPr>
                          <w:jc w:val="center"/>
                          <w:rPr>
                            <w:rFonts w:ascii="Microsoft Sans Serif" w:hAnsi="Microsoft Sans Serif" w:cs="Microsoft Sans Serif"/>
                            <w:b/>
                            <w:i/>
                          </w:rPr>
                        </w:pPr>
                        <w:r>
                          <w:rPr>
                            <w:rFonts w:ascii="Microsoft Sans Serif" w:hAnsi="Microsoft Sans Serif" w:cs="Microsoft Sans Serif"/>
                            <w:b/>
                            <w:i/>
                          </w:rPr>
                          <w:t>Request Dispatcher</w:t>
                        </w:r>
                      </w:p>
                    </w:txbxContent>
                  </v:textbox>
                </v:roundrect>
                <v:roundrect id="Rectangle: Rounded Corners 26" o:spid="_x0000_s1328"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29"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50D6CCCA" w14:textId="77777777" w:rsidR="00665B6C" w:rsidRDefault="00665B6C">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v:textbox>
                </v:shape>
                <v:rect id="Rectangle 30" o:spid="_x0000_s1330"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2100925D" w14:textId="77777777" w:rsidR="00665B6C" w:rsidRDefault="00665B6C">
                        <w:pPr>
                          <w:jc w:val="center"/>
                          <w:rPr>
                            <w:rFonts w:ascii="Microsoft Sans Serif" w:hAnsi="Microsoft Sans Serif" w:cs="Microsoft Sans Serif"/>
                            <w:color w:val="000000" w:themeColor="text1"/>
                          </w:rPr>
                        </w:pPr>
                        <w:r>
                          <w:rPr>
                            <w:rFonts w:ascii="Microsoft Sans Serif" w:hAnsi="Microsoft Sans Serif" w:cs="Microsoft Sans Serif"/>
                            <w:color w:val="000000" w:themeColor="text1"/>
                          </w:rPr>
                          <w:t>Akcija 1</w:t>
                        </w:r>
                      </w:p>
                    </w:txbxContent>
                  </v:textbox>
                </v:rect>
                <v:rect id="Rectangle 130" o:spid="_x0000_s1331"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2FBC00C4" w14:textId="77777777" w:rsidR="00665B6C" w:rsidRDefault="00665B6C">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Akcija 2</w:t>
                        </w:r>
                      </w:p>
                    </w:txbxContent>
                  </v:textbox>
                </v:rect>
                <v:rect id="Rectangle 423" o:spid="_x0000_s1332"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021B87D5"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Akcija 3</w:t>
                        </w:r>
                      </w:p>
                    </w:txbxContent>
                  </v:textbox>
                </v:rect>
                <v:rect id="Rectangle 424" o:spid="_x0000_s1333"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4A84263C"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Akcija 4</w:t>
                        </w:r>
                      </w:p>
                    </w:txbxContent>
                  </v:textbox>
                </v:rect>
                <v:shape id="Straight Arrow Connector 136" o:spid="_x0000_s1334"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35"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36"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37"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38"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39"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40"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1EBF4E01" w14:textId="77777777" w:rsidR="00665B6C" w:rsidRDefault="00665B6C">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v:textbox>
                </v:roundrect>
                <v:roundrect id="Rectangle: Rounded Corners 438" o:spid="_x0000_s1341"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6EB1E4E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v:textbox>
                </v:roundrect>
                <v:roundrect id="Rectangle: Rounded Corners 466" o:spid="_x0000_s1342"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6B2A7A7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v:textbox>
                </v:roundrect>
                <v:roundrect id="Rectangle: Rounded Corners 473" o:spid="_x0000_s1343"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10437486"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Consent  Engine</w:t>
                        </w:r>
                      </w:p>
                    </w:txbxContent>
                  </v:textbox>
                </v:roundrect>
                <v:roundrect id="Rectangle: Rounded Corners 474" o:spid="_x0000_s1344"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72EC1930"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v:textbox>
                </v:roundrect>
                <v:shape id="Text Box 172" o:spid="_x0000_s1345"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22B82631" w14:textId="77777777" w:rsidR="00665B6C" w:rsidRDefault="00665B6C">
                        <w:pPr>
                          <w:jc w:val="center"/>
                          <w:rPr>
                            <w:rFonts w:ascii="Microsoft Sans Serif" w:hAnsi="Microsoft Sans Serif" w:cs="Microsoft Sans Serif"/>
                            <w:sz w:val="28"/>
                            <w:szCs w:val="28"/>
                          </w:rPr>
                        </w:pPr>
                        <w:r>
                          <w:rPr>
                            <w:rFonts w:ascii="Microsoft Sans Serif" w:hAnsi="Microsoft Sans Serif" w:cs="Microsoft Sans Serif"/>
                            <w:sz w:val="28"/>
                            <w:szCs w:val="28"/>
                          </w:rPr>
                          <w:t>Davalac identiteta (IdP)</w:t>
                        </w:r>
                      </w:p>
                    </w:txbxContent>
                  </v:textbox>
                </v:shape>
                <v:shape id="Straight Arrow Connector 173" o:spid="_x0000_s1346"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47"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48"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49"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50"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51"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C716148" w14:textId="77777777" w:rsidR="00665B6C" w:rsidRDefault="00665B6C">
                        <w:pPr>
                          <w:jc w:val="center"/>
                          <w:rPr>
                            <w:rFonts w:ascii="Microsoft Sans Serif" w:hAnsi="Microsoft Sans Serif" w:cs="Microsoft Sans Serif"/>
                            <w:b/>
                            <w:color w:val="1F497D" w:themeColor="text2"/>
                          </w:rPr>
                        </w:pPr>
                        <w:r>
                          <w:rPr>
                            <w:rFonts w:ascii="Microsoft Sans Serif" w:hAnsi="Microsoft Sans Serif" w:cs="Microsoft Sans Serif"/>
                            <w:b/>
                            <w:color w:val="1F497D" w:themeColor="text2"/>
                          </w:rPr>
                          <w:t>Eksterni sistemi (npr. LDAP)</w:t>
                        </w:r>
                      </w:p>
                    </w:txbxContent>
                  </v:textbox>
                </v:roundrect>
                <v:shape id="Straight Arrow Connector 480" o:spid="_x0000_s1352"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53"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54"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55"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56"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3FB13062"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HTTP zahtjev</w:t>
                        </w:r>
                      </w:p>
                    </w:txbxContent>
                  </v:textbox>
                </v:shape>
                <v:shape id="Text Box 202" o:spid="_x0000_s1357"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2DACCE18" w14:textId="77777777" w:rsidR="00665B6C" w:rsidRDefault="00665B6C">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API poziv</w:t>
                        </w:r>
                      </w:p>
                    </w:txbxContent>
                  </v:textbox>
                </v:shape>
                <w10:anchorlock/>
              </v:group>
            </w:pict>
          </mc:Fallback>
        </mc:AlternateContent>
      </w:r>
    </w:p>
    <w:p w14:paraId="5F9D9CEE" w14:textId="121999C8" w:rsidR="00C35BF2" w:rsidRDefault="00256AF3">
      <w:pPr>
        <w:pStyle w:val="Caption"/>
        <w:jc w:val="center"/>
        <w:rPr>
          <w:lang w:val="bs-Latn-BA"/>
        </w:rPr>
      </w:pPr>
      <w:r>
        <w:rPr>
          <w:lang w:val="bs-Latn-BA"/>
        </w:rPr>
        <w:t xml:space="preserve">Slika </w:t>
      </w:r>
      <w:ins w:id="530"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9</w:t>
      </w:r>
      <w:ins w:id="531"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32" w:author="Rajo" w:date="2018-06-29T22:43:00Z">
        <w:r w:rsidR="00081852">
          <w:rPr>
            <w:noProof/>
            <w:lang w:val="bs-Latn-BA"/>
          </w:rPr>
          <w:t>3</w:t>
        </w:r>
      </w:ins>
      <w:ins w:id="533" w:author="Rajo" w:date="2018-06-29T19:54:00Z">
        <w:r w:rsidR="009F016E">
          <w:rPr>
            <w:lang w:val="bs-Latn-BA"/>
          </w:rPr>
          <w:fldChar w:fldCharType="end"/>
        </w:r>
      </w:ins>
      <w:del w:id="534"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3</w:delText>
        </w:r>
        <w:r w:rsidDel="009F016E">
          <w:rPr>
            <w:lang w:val="bs-Latn-BA"/>
          </w:rPr>
          <w:fldChar w:fldCharType="end"/>
        </w:r>
      </w:del>
      <w:r>
        <w:rPr>
          <w:lang w:val="bs-Latn-BA"/>
        </w:rPr>
        <w:t xml:space="preserve"> – Arhitektura IdP-a</w:t>
      </w:r>
    </w:p>
    <w:p w14:paraId="3C9A4A27" w14:textId="77777777" w:rsidR="00C35BF2" w:rsidRDefault="00256AF3">
      <w:pPr>
        <w:spacing w:line="240" w:lineRule="auto"/>
        <w:ind w:firstLine="360"/>
        <w:jc w:val="both"/>
        <w:rPr>
          <w:lang w:val="bs-Latn-BA"/>
        </w:rPr>
      </w:pPr>
      <w:r>
        <w:rPr>
          <w:lang w:val="bs-Latn-BA"/>
        </w:rPr>
        <w:t xml:space="preserve">Sama arhitektura IdP-a, prikazana na </w:t>
      </w:r>
      <w:r w:rsidRPr="009B4742">
        <w:rPr>
          <w:lang w:val="bs-Latn-BA"/>
          <w:rPrChange w:id="535" w:author="Rajo" w:date="2018-06-29T20:03:00Z">
            <w:rPr>
              <w:b/>
              <w:lang w:val="bs-Latn-BA"/>
            </w:rPr>
          </w:rPrChange>
        </w:rPr>
        <w:t>Slici 9.3</w:t>
      </w:r>
      <w:r>
        <w:rPr>
          <w:lang w:val="bs-Latn-BA"/>
        </w:rPr>
        <w:t xml:space="preserve">, prilično je jednostavna. Novi HTTP zahtjev dolazi prvo na </w:t>
      </w:r>
      <w:r>
        <w:rPr>
          <w:i/>
          <w:lang w:val="bs-Latn-BA"/>
        </w:rPr>
        <w:t>Request Dispatcher</w:t>
      </w:r>
      <w:r>
        <w:rPr>
          <w:lang w:val="bs-Latn-BA"/>
        </w:rPr>
        <w:t xml:space="preserve">, koji na osnovu atributa vrši njegovu analizu, i zatim ga prosleđuje </w:t>
      </w:r>
      <w:r>
        <w:rPr>
          <w:i/>
          <w:lang w:val="bs-Latn-BA"/>
        </w:rPr>
        <w:t>Profile Handler</w:t>
      </w:r>
      <w:r>
        <w:rPr>
          <w:lang w:val="bs-Latn-BA"/>
        </w:rPr>
        <w:t xml:space="preserve">-u.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 </w:t>
      </w:r>
      <w:r>
        <w:rPr>
          <w:vertAlign w:val="superscript"/>
          <w:lang w:val="bs-Latn-BA"/>
        </w:rPr>
        <w:t>[18]</w:t>
      </w:r>
    </w:p>
    <w:p w14:paraId="061B7F08" w14:textId="77777777" w:rsidR="00C35BF2" w:rsidRDefault="00256AF3">
      <w:pPr>
        <w:spacing w:line="240" w:lineRule="auto"/>
        <w:ind w:firstLine="360"/>
        <w:jc w:val="both"/>
        <w:rPr>
          <w:lang w:val="bs-Latn-BA"/>
        </w:rPr>
      </w:pPr>
      <w:r>
        <w:rPr>
          <w:lang w:val="bs-Latn-BA"/>
        </w:rPr>
        <w:t xml:space="preserve">Shibboleth davalac usluge (SP) podržava nekoliko različitih platformi i sistema (Linux, Mac OS X, Windows, Solaris, Java Servleti), čime omogućava da se </w:t>
      </w:r>
      <w:r>
        <w:rPr>
          <w:i/>
          <w:lang w:val="bs-Latn-BA"/>
        </w:rPr>
        <w:t>web</w:t>
      </w:r>
      <w:r>
        <w:rPr>
          <w:lang w:val="bs-Latn-BA"/>
        </w:rPr>
        <w:t xml:space="preserve"> aplikacije, napisane upotrebom bilo kog programskog jezika ili okruženja (</w:t>
      </w:r>
      <w:r>
        <w:rPr>
          <w:i/>
          <w:lang w:val="bs-Latn-BA"/>
        </w:rPr>
        <w:t>framework</w:t>
      </w:r>
      <w:r>
        <w:rPr>
          <w:lang w:val="bs-Latn-BA"/>
        </w:rPr>
        <w:t>), brzo i lako integrišu u SSO sistem, bez potrebe za velikim promjenama unutar koda aplikac</w:t>
      </w:r>
      <w:r>
        <w:rPr>
          <w:lang w:val="bs-Latn-BA"/>
        </w:rPr>
        <w:lastRenderedPageBreak/>
        <w:t>ije.</w:t>
      </w:r>
    </w:p>
    <w:p w14:paraId="67E5069C" w14:textId="77777777" w:rsidR="00C35BF2" w:rsidRDefault="00256AF3">
      <w:pPr>
        <w:spacing w:line="240" w:lineRule="auto"/>
        <w:ind w:firstLine="360"/>
        <w:jc w:val="both"/>
        <w:rPr>
          <w:lang w:val="bs-Latn-BA"/>
        </w:rPr>
      </w:pPr>
      <w:r>
        <w:rPr>
          <w:lang w:val="bs-Latn-BA"/>
        </w:rPr>
        <w:t>Davalac usluge, integrisan u okviru web aplikacije sa kojom zajedno predstavlja dio SSO sistema, ima sledeće osnovne zadatke:</w:t>
      </w:r>
    </w:p>
    <w:p w14:paraId="583B6B0F" w14:textId="77777777" w:rsidR="00C35BF2" w:rsidRDefault="00256AF3">
      <w:pPr>
        <w:pStyle w:val="ListParagraph1"/>
        <w:numPr>
          <w:ilvl w:val="0"/>
          <w:numId w:val="28"/>
        </w:numPr>
        <w:spacing w:line="240" w:lineRule="auto"/>
        <w:jc w:val="both"/>
        <w:rPr>
          <w:lang w:val="bs-Latn-BA"/>
        </w:rPr>
      </w:pPr>
      <w:r>
        <w:rPr>
          <w:lang w:val="bs-Latn-BA"/>
        </w:rPr>
        <w:t>Presretanje zahtjeva ka zaštićenim resursima i pristupnim tačkama aplikacije</w:t>
      </w:r>
    </w:p>
    <w:p w14:paraId="7A86F6DD" w14:textId="77777777" w:rsidR="00C35BF2" w:rsidRDefault="00256AF3">
      <w:pPr>
        <w:pStyle w:val="ListParagraph1"/>
        <w:numPr>
          <w:ilvl w:val="0"/>
          <w:numId w:val="28"/>
        </w:numPr>
        <w:spacing w:line="240" w:lineRule="auto"/>
        <w:jc w:val="both"/>
        <w:rPr>
          <w:lang w:val="bs-Latn-BA"/>
        </w:rPr>
      </w:pPr>
      <w:r>
        <w:rPr>
          <w:lang w:val="bs-Latn-BA"/>
        </w:rPr>
        <w:t>Izdavanje SAML autentikacionih zahtjeva određenom davaocu identiteta</w:t>
      </w:r>
    </w:p>
    <w:p w14:paraId="26B96304" w14:textId="77777777" w:rsidR="00C35BF2" w:rsidRDefault="00256AF3">
      <w:pPr>
        <w:pStyle w:val="ListParagraph1"/>
        <w:numPr>
          <w:ilvl w:val="0"/>
          <w:numId w:val="28"/>
        </w:numPr>
        <w:spacing w:line="240" w:lineRule="auto"/>
        <w:jc w:val="both"/>
        <w:rPr>
          <w:lang w:val="bs-Latn-BA"/>
        </w:rPr>
      </w:pPr>
      <w:r>
        <w:rPr>
          <w:lang w:val="bs-Latn-BA"/>
        </w:rPr>
        <w:t>Obrađivanje SAML odgovora i izvlačenje informacija o korisniku</w:t>
      </w:r>
    </w:p>
    <w:p w14:paraId="31184521" w14:textId="77777777" w:rsidR="00C35BF2" w:rsidRDefault="00256AF3">
      <w:pPr>
        <w:pStyle w:val="ListParagraph1"/>
        <w:numPr>
          <w:ilvl w:val="0"/>
          <w:numId w:val="28"/>
        </w:numPr>
        <w:spacing w:line="240" w:lineRule="auto"/>
        <w:jc w:val="both"/>
        <w:rPr>
          <w:lang w:val="bs-Latn-BA"/>
        </w:rPr>
      </w:pPr>
      <w:r>
        <w:rPr>
          <w:lang w:val="bs-Latn-BA"/>
        </w:rPr>
        <w:t>Sprovođenje lokalnih propisa i prikupljanje dodatnih podataka</w:t>
      </w:r>
    </w:p>
    <w:p w14:paraId="0B20D111" w14:textId="77777777" w:rsidR="00C35BF2" w:rsidRDefault="00256AF3">
      <w:pPr>
        <w:spacing w:line="240" w:lineRule="auto"/>
        <w:ind w:firstLine="360"/>
        <w:jc w:val="both"/>
        <w:rPr>
          <w:lang w:val="bs-Latn-BA"/>
        </w:rPr>
      </w:pPr>
      <w:r>
        <w:rPr>
          <w:lang w:val="bs-Latn-BA"/>
        </w:rPr>
        <w:t xml:space="preserve">Osim upotrebe u kombinaciji sa Shibboleth davaocem identiteta, ovaj davalac usluge može se koristiti i u kombinaciji sa bilo kojom drugom implementacijom IdP-a koja je u skladu sa SAML standardom. </w:t>
      </w:r>
    </w:p>
    <w:p w14:paraId="050136FF" w14:textId="77777777" w:rsidR="00C35BF2" w:rsidRDefault="00C35BF2">
      <w:pPr>
        <w:spacing w:line="240" w:lineRule="auto"/>
        <w:rPr>
          <w:lang w:val="bs-Latn-BA"/>
        </w:rPr>
      </w:pPr>
    </w:p>
    <w:p w14:paraId="1AA7827F" w14:textId="77777777" w:rsidR="00C35BF2" w:rsidRDefault="00256AF3">
      <w:pPr>
        <w:pStyle w:val="Heading2"/>
        <w:spacing w:line="240" w:lineRule="auto"/>
        <w:jc w:val="both"/>
        <w:rPr>
          <w:lang w:val="bs-Latn-BA"/>
        </w:rPr>
      </w:pPr>
      <w:bookmarkStart w:id="536" w:name="_Toc518070698"/>
      <w:r>
        <w:rPr>
          <w:lang w:val="bs-Latn-BA"/>
        </w:rPr>
        <w:t>WSO2 Identity Server</w:t>
      </w:r>
      <w:bookmarkEnd w:id="536"/>
    </w:p>
    <w:p w14:paraId="2745FBE9" w14:textId="77777777" w:rsidR="00C35BF2" w:rsidRDefault="00256AF3">
      <w:pPr>
        <w:spacing w:line="240" w:lineRule="auto"/>
        <w:ind w:firstLine="360"/>
        <w:jc w:val="both"/>
        <w:rPr>
          <w:lang w:val="bs-Latn-BA"/>
        </w:rPr>
      </w:pPr>
      <w:r>
        <w:rPr>
          <w:lang w:val="bs-Latn-BA"/>
        </w:rPr>
        <w:t xml:space="preserve">WSO2 Identity Server (dalje u tekstu WSO2 IS) je </w:t>
      </w:r>
      <w:r>
        <w:rPr>
          <w:i/>
          <w:lang w:val="bs-Latn-BA"/>
        </w:rPr>
        <w:t>Open-Source</w:t>
      </w:r>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42DDCED8" w14:textId="77777777" w:rsidR="00C35BF2" w:rsidRDefault="00256AF3">
      <w:pPr>
        <w:spacing w:line="240" w:lineRule="auto"/>
        <w:ind w:firstLine="360"/>
        <w:jc w:val="both"/>
        <w:rPr>
          <w:lang w:val="bs-Latn-BA"/>
        </w:rPr>
      </w:pPr>
      <w:r>
        <w:rPr>
          <w:lang w:val="bs-Latn-BA"/>
        </w:rPr>
        <w:t xml:space="preserve">Kompanija WSO2, osnovana </w:t>
      </w:r>
      <w:r>
        <w:rPr>
          <w:lang w:val="bs-Latn-BA"/>
        </w:rPr>
        <w:lastRenderedPageBreak/>
        <w:t>je u Avgustu 2005. godine od strane Sanjiva Weerawarana</w:t>
      </w:r>
      <w:r>
        <w:rPr>
          <w:rStyle w:val="FootnoteReference"/>
          <w:lang w:val="bs-Latn-BA"/>
        </w:rPr>
        <w:footnoteReference w:id="11"/>
      </w:r>
      <w:r>
        <w:rPr>
          <w:lang w:val="bs-Latn-BA"/>
        </w:rPr>
        <w:t xml:space="preserve"> koji je bio istraživač u IBM-u, gdje je bio jedan od osnivača platforme </w:t>
      </w:r>
      <w:r>
        <w:rPr>
          <w:i/>
          <w:lang w:val="bs-Latn-BA"/>
        </w:rPr>
        <w:t>web</w:t>
      </w:r>
      <w:r>
        <w:rPr>
          <w:lang w:val="bs-Latn-BA"/>
        </w:rPr>
        <w:t xml:space="preserve"> servisa</w:t>
      </w:r>
      <w:r>
        <w:rPr>
          <w:rStyle w:val="FootnoteReference"/>
          <w:lang w:val="bs-Latn-BA"/>
        </w:rPr>
        <w:footnoteReference w:id="12"/>
      </w:r>
      <w:r>
        <w:rPr>
          <w:lang w:val="bs-Latn-BA"/>
        </w:rPr>
        <w:t>. WSO2 IS je samo jedan od nekoliko proizvoda ove kompanije, i njegova poslednja verzija je WSO2 IS 5.4.1</w:t>
      </w:r>
      <w:r>
        <w:rPr>
          <w:rStyle w:val="FootnoteReference"/>
          <w:lang w:val="bs-Latn-BA"/>
        </w:rPr>
        <w:footnoteReference w:id="13"/>
      </w:r>
      <w:r>
        <w:rPr>
          <w:lang w:val="bs-Latn-BA"/>
        </w:rPr>
        <w:t>.</w:t>
      </w:r>
    </w:p>
    <w:p w14:paraId="52550CF5" w14:textId="77777777" w:rsidR="00C35BF2" w:rsidRDefault="00C35BF2">
      <w:pPr>
        <w:spacing w:line="240" w:lineRule="auto"/>
        <w:ind w:firstLine="576"/>
        <w:jc w:val="both"/>
        <w:rPr>
          <w:lang w:val="bs-Latn-BA"/>
        </w:rPr>
      </w:pPr>
    </w:p>
    <w:p w14:paraId="23DF00B3" w14:textId="77777777" w:rsidR="00C35BF2" w:rsidRDefault="00256AF3">
      <w:pPr>
        <w:pStyle w:val="Heading3"/>
        <w:spacing w:line="240" w:lineRule="auto"/>
        <w:rPr>
          <w:lang w:val="bs-Latn-BA"/>
        </w:rPr>
      </w:pPr>
      <w:bookmarkStart w:id="537" w:name="_Toc518070699"/>
      <w:r>
        <w:rPr>
          <w:lang w:val="bs-Latn-BA"/>
        </w:rPr>
        <w:t>Osnovne karakteristike</w:t>
      </w:r>
      <w:bookmarkEnd w:id="537"/>
    </w:p>
    <w:p w14:paraId="3D2AA9DF" w14:textId="77777777" w:rsidR="00C35BF2" w:rsidRDefault="00256AF3">
      <w:pPr>
        <w:spacing w:line="240" w:lineRule="auto"/>
        <w:ind w:firstLine="360"/>
        <w:jc w:val="both"/>
        <w:rPr>
          <w:lang w:val="bs-Latn-BA"/>
        </w:rPr>
      </w:pPr>
      <w:r>
        <w:rPr>
          <w:lang w:val="bs-Latn-BA"/>
        </w:rPr>
        <w:t>U narednim tačkama su navedene neke od osnovnih karakteristika WSO2 IS-a:</w:t>
      </w:r>
      <w:r>
        <w:rPr>
          <w:rStyle w:val="FootnoteReference"/>
          <w:lang w:val="bs-Latn-BA"/>
        </w:rPr>
        <w:t xml:space="preserve"> </w:t>
      </w:r>
      <w:r>
        <w:rPr>
          <w:rStyle w:val="FootnoteReference"/>
          <w:lang w:val="bs-Latn-BA"/>
        </w:rPr>
        <w:footnoteReference w:id="14"/>
      </w:r>
      <w:r>
        <w:rPr>
          <w:lang w:val="bs-Latn-BA"/>
        </w:rPr>
        <w:t xml:space="preserve"> </w:t>
      </w:r>
    </w:p>
    <w:p w14:paraId="28C3977F" w14:textId="77777777" w:rsidR="00C35BF2" w:rsidRDefault="00256AF3">
      <w:pPr>
        <w:pStyle w:val="ListParagraph1"/>
        <w:numPr>
          <w:ilvl w:val="0"/>
          <w:numId w:val="29"/>
        </w:numPr>
        <w:spacing w:line="240" w:lineRule="auto"/>
        <w:jc w:val="both"/>
        <w:rPr>
          <w:lang w:val="bs-Latn-BA"/>
        </w:rPr>
      </w:pPr>
      <w:r>
        <w:t>p</w:t>
      </w:r>
      <w:r>
        <w:rPr>
          <w:lang w:val="bs-Latn-BA"/>
        </w:rPr>
        <w:t>odrška za SSO protokole – OAuth2/OpenID Connect, SAML 2.0 i WS-Federation/Trust</w:t>
      </w:r>
      <w:r>
        <w:t>,</w:t>
      </w:r>
    </w:p>
    <w:p w14:paraId="7297A18D" w14:textId="77777777" w:rsidR="00C35BF2" w:rsidRDefault="00256AF3">
      <w:pPr>
        <w:pStyle w:val="ListParagraph1"/>
        <w:numPr>
          <w:ilvl w:val="0"/>
          <w:numId w:val="29"/>
        </w:numPr>
        <w:spacing w:line="240" w:lineRule="auto"/>
        <w:jc w:val="both"/>
        <w:rPr>
          <w:lang w:val="bs-Latn-BA"/>
        </w:rPr>
      </w:pPr>
      <w:r>
        <w:t>p</w:t>
      </w:r>
      <w:r>
        <w:rPr>
          <w:lang w:val="bs-Latn-BA"/>
        </w:rPr>
        <w:t>odrška za višestepenu autentikaciju upotrebom jednokratke SMS/e-mail lozinke ili servisa kao što su FIDO, MePIN, Duo Security itd</w:t>
      </w:r>
      <w:r>
        <w:t>,</w:t>
      </w:r>
    </w:p>
    <w:p w14:paraId="3E1D83D3" w14:textId="77777777" w:rsidR="00C35BF2" w:rsidRDefault="00256AF3">
      <w:pPr>
        <w:pStyle w:val="ListParagraph1"/>
        <w:numPr>
          <w:ilvl w:val="0"/>
          <w:numId w:val="29"/>
        </w:numPr>
        <w:spacing w:line="240" w:lineRule="auto"/>
        <w:jc w:val="both"/>
        <w:rPr>
          <w:lang w:val="bs-Latn-BA"/>
        </w:rPr>
      </w:pPr>
      <w:r>
        <w:t>u</w:t>
      </w:r>
      <w:r>
        <w:rPr>
          <w:lang w:val="bs-Latn-BA"/>
        </w:rPr>
        <w:t>ređivanje korisničkih naloga i grupa</w:t>
      </w:r>
      <w:r>
        <w:t>,</w:t>
      </w:r>
    </w:p>
    <w:p w14:paraId="0D571B2F" w14:textId="77777777" w:rsidR="00C35BF2" w:rsidRDefault="00256AF3">
      <w:pPr>
        <w:pStyle w:val="ListParagraph1"/>
        <w:numPr>
          <w:ilvl w:val="0"/>
          <w:numId w:val="29"/>
        </w:numPr>
        <w:spacing w:line="240" w:lineRule="auto"/>
        <w:jc w:val="both"/>
        <w:rPr>
          <w:lang w:val="bs-Latn-BA"/>
        </w:rPr>
      </w:pPr>
      <w:r>
        <w:t>a</w:t>
      </w:r>
      <w:r>
        <w:rPr>
          <w:lang w:val="bs-Latn-BA"/>
        </w:rPr>
        <w:t>utorizacija sa XACML kontrolom pristupa zasnovanom na ulogama i atributima</w:t>
      </w:r>
      <w:r>
        <w:t>,</w:t>
      </w:r>
    </w:p>
    <w:p w14:paraId="61BA9245" w14:textId="77777777" w:rsidR="00C35BF2" w:rsidRDefault="00256AF3">
      <w:pPr>
        <w:pStyle w:val="ListParagraph1"/>
        <w:numPr>
          <w:ilvl w:val="0"/>
          <w:numId w:val="29"/>
        </w:numPr>
        <w:spacing w:line="240" w:lineRule="auto"/>
        <w:jc w:val="both"/>
        <w:rPr>
          <w:lang w:val="bs-Latn-BA"/>
        </w:rPr>
      </w:pPr>
      <w:r>
        <w:t>a</w:t>
      </w:r>
      <w:r>
        <w:rPr>
          <w:lang w:val="bs-Latn-BA"/>
        </w:rPr>
        <w:t>naliza i izvještaj o aktivnostima na sistemu, kao što su prethodne autentikacije korisnika</w:t>
      </w:r>
      <w:r>
        <w:t>,</w:t>
      </w:r>
    </w:p>
    <w:p w14:paraId="4D8A43BF" w14:textId="77777777" w:rsidR="00C35BF2" w:rsidRDefault="00256AF3">
      <w:pPr>
        <w:pStyle w:val="ListParagraph1"/>
        <w:numPr>
          <w:ilvl w:val="0"/>
          <w:numId w:val="29"/>
        </w:numPr>
        <w:spacing w:line="240" w:lineRule="auto"/>
        <w:jc w:val="both"/>
        <w:rPr>
          <w:lang w:val="bs-Latn-BA"/>
        </w:rPr>
      </w:pPr>
      <w:r>
        <w:t>p</w:t>
      </w:r>
      <w:r>
        <w:rPr>
          <w:lang w:val="bs-Latn-BA"/>
        </w:rPr>
        <w:t>odrška za delegiranu autentikaciju upotrebom WSO2 IS konektora</w:t>
      </w:r>
    </w:p>
    <w:p w14:paraId="4C55D8B1" w14:textId="77777777" w:rsidR="00C35BF2" w:rsidRDefault="00C35BF2">
      <w:pPr>
        <w:spacing w:line="240" w:lineRule="auto"/>
        <w:jc w:val="both"/>
        <w:rPr>
          <w:lang w:val="bs-Latn-BA"/>
        </w:rPr>
      </w:pPr>
    </w:p>
    <w:p w14:paraId="1466E422" w14:textId="77777777" w:rsidR="00C35BF2" w:rsidRDefault="00256AF3">
      <w:pPr>
        <w:pStyle w:val="Heading3"/>
        <w:spacing w:line="240" w:lineRule="auto"/>
        <w:rPr>
          <w:lang w:val="bs-Latn-BA"/>
        </w:rPr>
      </w:pPr>
      <w:bookmarkStart w:id="538" w:name="_Toc518070700"/>
      <w:r>
        <w:rPr>
          <w:lang w:val="bs-Latn-BA"/>
        </w:rPr>
        <w:t>Arhitektura</w:t>
      </w:r>
      <w:bookmarkEnd w:id="538"/>
    </w:p>
    <w:p w14:paraId="4A4A9A0F" w14:textId="77777777" w:rsidR="00C35BF2" w:rsidRDefault="00256AF3">
      <w:pPr>
        <w:spacing w:line="240" w:lineRule="auto"/>
        <w:ind w:firstLine="360"/>
        <w:jc w:val="both"/>
        <w:rPr>
          <w:lang w:val="bs-Latn-BA"/>
        </w:rPr>
      </w:pPr>
      <w:r>
        <w:rPr>
          <w:lang w:val="bs-Latn-BA"/>
        </w:rPr>
        <w:t xml:space="preserve">WSO2 IS posjeduje panel za upravljanje, čime se administratorima i ostalim korisnicima koji imaju odgovarajuće privilegije, omogućava da prijavljuju nove korisnike, dodjeljuju im odgovarajuće uloge, te vrše sve ostale akcije vezane za upravljanje identitetima. Međutim, taj dio funkcionalnosti sistema je van opsega </w:t>
      </w:r>
      <w:r>
        <w:rPr>
          <w:i/>
          <w:lang w:val="bs-Latn-BA"/>
        </w:rPr>
        <w:t>Single Sign-On</w:t>
      </w:r>
      <w:r>
        <w:rPr>
          <w:lang w:val="bs-Latn-BA"/>
        </w:rPr>
        <w:t>-a, ali se pored toga WSO2 IS može koristiti upravo i kao SSO server, odnosno kao davalac identiteta za nezavisne aplikacije koje imaju svoje posebne grupe korisnika, što i jeste teme ove glave. WSO2 Identity Server 5.4.0+, zahtijeva minimalno Oracle JDK 8 verziju Jave kako bi mogao da funkcioniše, a što se tiče baze podataka podržava većinu standardnih baza, s tim da se preporučuje upotreba Oracle, PostgreSQL, MySQL, MS SQL itd.</w:t>
      </w:r>
      <w:r>
        <w:rPr>
          <w:rStyle w:val="FootnoteReference"/>
          <w:lang w:val="bs-Latn-BA"/>
        </w:rPr>
        <w:footnoteReference w:id="15"/>
      </w:r>
    </w:p>
    <w:p w14:paraId="2B0503A6" w14:textId="77777777" w:rsidR="00C35BF2" w:rsidRDefault="00256AF3">
      <w:pPr>
        <w:keepNext/>
        <w:spacing w:line="240" w:lineRule="auto"/>
        <w:jc w:val="center"/>
        <w:rPr>
          <w:lang w:val="bs-Latn-BA"/>
        </w:rPr>
      </w:pPr>
      <w:r>
        <w:rPr>
          <w:noProof/>
        </w:rPr>
        <mc:AlternateContent>
          <mc:Choice Requires="wpc">
            <w:drawing>
              <wp:inline distT="0" distB="0" distL="0" distR="0" wp14:anchorId="1E11CAC6" wp14:editId="2B9CDD21">
                <wp:extent cx="5848350" cy="3800475"/>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01C8DEC6" w14:textId="77777777" w:rsidR="00665B6C" w:rsidRDefault="00665B6C">
                              <w:pPr>
                                <w:jc w:val="center"/>
                                <w:rPr>
                                  <w:rFonts w:ascii="Microsoft Sans Serif" w:hAnsi="Microsoft Sans Serif" w:cs="Microsoft Sans Serif"/>
                                  <w:b/>
                                  <w:color w:val="009999"/>
                                  <w:sz w:val="22"/>
                                </w:rPr>
                              </w:pPr>
                              <w:r>
                                <w:rPr>
                                  <w:rFonts w:ascii="Microsoft Sans Serif" w:hAnsi="Microsoft Sans Serif" w:cs="Microsoft Sans Serif"/>
                                  <w:b/>
                                  <w:color w:val="009999"/>
                                  <w:sz w:val="22"/>
                                </w:rPr>
                                <w:t>Davaoci usluge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64A1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wps:txbx>
                              <wps:bodyPr rot="0" spcFirstLastPara="0" vert="horz" wrap="square" lIns="0" tIns="182880" rIns="0" bIns="0" numCol="1" spcCol="0" rtlCol="0" fromWordArt="0" anchor="ctr" anchorCtr="0" forceAA="0" compatLnSpc="1">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a:blip r:embed="rId23" cstate="print">
                              <a:extLst>
                                <a:ext uri="{28A0092B-C50C-407E-A947-70E740481C1C}">
                                  <a14:useLocalDpi xmlns:a14="http://schemas.microsoft.com/office/drawing/2010/main" val="0"/>
                                </a:ext>
                              </a:extLst>
                            </a:blip>
                            <a:srcRect l="19647" t="37149" r="17849" b="37879"/>
                            <a:stretch>
                              <a:fillRect/>
                            </a:stretch>
                          </pic:blipFill>
                          <pic:spPr>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AD56F"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wps:txbx>
                              <wps:bodyPr rot="0" spcFirstLastPara="0" vertOverflow="overflow" horzOverflow="overflow" vert="horz" wrap="square" lIns="0" tIns="182880" rIns="0" bIns="0" numCol="1" spcCol="0" rtlCol="0" fromWordArt="0" anchor="ctr" anchorCtr="0" forceAA="0" compatLnSpc="1">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F8739"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665B6C" w:rsidRDefault="00665B6C">
                                    <w:pPr>
                                      <w:pStyle w:val="NormalWeb"/>
                                      <w:spacing w:before="0" w:beforeAutospacing="0" w:after="160" w:afterAutospacing="0" w:line="276" w:lineRule="auto"/>
                                      <w:jc w:val="center"/>
                                      <w:rPr>
                                        <w:color w:val="31849B" w:themeColor="accent5" w:themeShade="BF"/>
                                      </w:rPr>
                                    </w:pPr>
                                  </w:p>
                                </w:txbxContent>
                              </wps:txbx>
                              <wps:bodyPr rot="0" spcFirstLastPara="0" vert="horz" wrap="square" lIns="0" tIns="182880" rIns="0" bIns="0" numCol="1" spcCol="0" rtlCol="0" fromWordArt="0" anchor="ctr" anchorCtr="0" forceAA="0" compatLnSpc="1">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a:blip r:embed="rId23" cstate="print">
                              <a:extLst>
                                <a:ext uri="{28A0092B-C50C-407E-A947-70E740481C1C}">
                                  <a14:useLocalDpi xmlns:a14="http://schemas.microsoft.com/office/drawing/2010/main" val="0"/>
                                </a:ext>
                              </a:extLst>
                            </a:blip>
                            <a:srcRect l="19647" t="37149" r="17849" b="37879"/>
                            <a:stretch>
                              <a:fillRect/>
                            </a:stretch>
                          </pic:blipFill>
                          <pic:spPr>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34E0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wps:txbx>
                              <wps:bodyPr rot="0" spcFirstLastPara="0" vert="horz" wrap="square" lIns="0" tIns="182880" rIns="0" bIns="0" numCol="1" spcCol="0" rtlCol="0" fromWordArt="0" anchor="ctr" anchorCtr="0" forceAA="0" compatLnSpc="1">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F07A904" w14:textId="77777777" w:rsidR="00665B6C" w:rsidRDefault="00665B6C">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Eksterne aplikacije</w:t>
                              </w:r>
                            </w:p>
                          </w:txbxContent>
                        </wps:txbx>
                        <wps:bodyPr rot="0" spcFirstLastPara="0" vert="horz" wrap="square" lIns="91440" tIns="45720" rIns="91440" bIns="45720" numCol="1" spcCol="0" rtlCol="0" fromWordArt="0" anchor="t" anchorCtr="0" forceAA="0" compatLnSpc="1">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56" name="Text Box 162"/>
                          <wps:cNvSpPr txBox="1"/>
                          <wps:spPr>
                            <a:xfrm>
                              <a:off x="3630186" y="212668"/>
                              <a:ext cx="989965" cy="438150"/>
                            </a:xfrm>
                            <a:prstGeom prst="rect">
                              <a:avLst/>
                            </a:prstGeom>
                            <a:noFill/>
                            <a:ln w="6350">
                              <a:noFill/>
                            </a:ln>
                          </wps:spPr>
                          <wps:txbx>
                            <w:txbxContent>
                              <w:p w14:paraId="17F29CA6" w14:textId="77777777" w:rsidR="00665B6C" w:rsidRDefault="00665B6C">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Lokalni autentikatori</w:t>
                                </w:r>
                              </w:p>
                            </w:txbxContent>
                          </wps:txbx>
                          <wps:bodyPr rot="0" spcFirstLastPara="0" vert="horz" wrap="square" lIns="91440" tIns="45720" rIns="91440" bIns="45720" numCol="1" spcCol="0" rtlCol="0" fromWordArt="0" anchor="t" anchorCtr="0" forceAA="0" compatLnSpc="1">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F6B00" w14:textId="77777777" w:rsidR="00665B6C" w:rsidRDefault="00665B6C">
                                <w:pPr>
                                  <w:jc w:val="center"/>
                                  <w:rPr>
                                    <w:rFonts w:ascii="Microsoft Sans Serif" w:hAnsi="Microsoft Sans Serif" w:cs="Microsoft Sans Serif"/>
                                    <w:b/>
                                    <w:color w:val="000000" w:themeColor="text1"/>
                                    <w:sz w:val="20"/>
                                    <w:szCs w:val="20"/>
                                  </w:rPr>
                                </w:pPr>
                                <w:r>
                                  <w:rPr>
                                    <w:rFonts w:ascii="Microsoft Sans Serif" w:hAnsi="Microsoft Sans Serif" w:cs="Microsoft Sans Serif"/>
                                    <w:b/>
                                    <w:color w:val="000000" w:themeColor="text1"/>
                                    <w:sz w:val="20"/>
                                    <w:szCs w:val="20"/>
                                  </w:rPr>
                                  <w:t>Korisničko/Lozinka</w:t>
                                </w:r>
                              </w:p>
                            </w:txbxContent>
                          </wps:txbx>
                          <wps:bodyPr rot="0" spcFirstLastPara="0" vertOverflow="overflow" horzOverflow="overflow" vert="horz" wrap="square" lIns="91440" tIns="0" rIns="0" bIns="0" numCol="1" spcCol="0" rtlCol="0" fromWordArt="0" anchor="ctr" anchorCtr="0" forceAA="0" compatLnSpc="1">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85E28"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wps:txbx>
                          <wps:bodyPr rot="0" spcFirstLastPara="0" vert="horz" wrap="square" lIns="91440" tIns="0" rIns="0" bIns="0" numCol="1" spcCol="0" rtlCol="0" fromWordArt="0" anchor="ctr" anchorCtr="0" forceAA="0" compatLnSpc="1">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6A3E9579" w14:textId="77777777" w:rsidR="00665B6C" w:rsidRDefault="00665B6C">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Eksterni autentikatori</w:t>
                                </w:r>
                              </w:p>
                            </w:txbxContent>
                          </wps:txbx>
                          <wps:bodyPr rot="0" spcFirstLastPara="0" vert="horz" wrap="square" lIns="91440" tIns="45720" rIns="91440" bIns="45720" numCol="1" spcCol="0" rtlCol="0" fromWordArt="0" anchor="t" anchorCtr="0" forceAA="0" compatLnSpc="1">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E496D"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E59A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5FB1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71A87"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CE69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wps:txbx>
                          <wps:bodyPr rot="0" spcFirstLastPara="0" vert="horz" wrap="square" lIns="91440" tIns="0" rIns="0" bIns="0" numCol="1" spcCol="0" rtlCol="0" fromWordArt="0" anchor="ctr" anchorCtr="0" forceAA="0" compatLnSpc="1">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6203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wps:txbx>
                          <wps:bodyPr rot="0" spcFirstLastPara="0" vert="horz" wrap="square" lIns="91440" tIns="0" rIns="0" bIns="0" numCol="1" spcCol="0" rtlCol="0" fromWordArt="0" anchor="ctr" anchorCtr="0" forceAA="0" compatLnSpc="1">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162" name="Text Box 162"/>
                          <wps:cNvSpPr txBox="1"/>
                          <wps:spPr>
                            <a:xfrm>
                              <a:off x="1514474" y="1543066"/>
                              <a:ext cx="990599" cy="478310"/>
                            </a:xfrm>
                            <a:prstGeom prst="rect">
                              <a:avLst/>
                            </a:prstGeom>
                            <a:noFill/>
                            <a:ln w="6350">
                              <a:noFill/>
                            </a:ln>
                          </wps:spPr>
                          <wps:txbx>
                            <w:txbxContent>
                              <w:p w14:paraId="0F060699" w14:textId="77777777" w:rsidR="00665B6C" w:rsidRDefault="00665B6C">
                                <w:pPr>
                                  <w:jc w:val="center"/>
                                  <w:rPr>
                                    <w:rFonts w:ascii="Microsoft Sans Serif" w:hAnsi="Microsoft Sans Serif" w:cs="Microsoft Sans Serif"/>
                                    <w:b/>
                                    <w:color w:val="009999"/>
                                    <w:sz w:val="22"/>
                                  </w:rPr>
                                </w:pPr>
                                <w:r>
                                  <w:rPr>
                                    <w:rFonts w:ascii="Microsoft Sans Serif" w:hAnsi="Microsoft Sans Serif" w:cs="Microsoft Sans Serif"/>
                                    <w:b/>
                                    <w:color w:val="009999"/>
                                    <w:sz w:val="22"/>
                                  </w:rPr>
                                  <w:t>Ulazni autentikatori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460D2C"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Procesor zahtjeva</w:t>
                                </w:r>
                              </w:p>
                            </w:txbxContent>
                          </wps:txbx>
                          <wps:bodyPr rot="0" spcFirstLastPara="0" vert="horz" wrap="square" lIns="91440" tIns="0" rIns="0" bIns="0" numCol="1" spcCol="0" rtlCol="0" fromWordArt="0" anchor="ctr" anchorCtr="0" forceAA="0" compatLnSpc="1">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710C7" w14:textId="77777777" w:rsidR="00665B6C" w:rsidRDefault="00665B6C">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Generator odgovora</w:t>
                                </w:r>
                              </w:p>
                            </w:txbxContent>
                          </wps:txbx>
                          <wps:bodyPr rot="0" spcFirstLastPara="0" vert="horz" wrap="square" lIns="91440" tIns="0" rIns="0" bIns="0" numCol="1" spcCol="0" rtlCol="0" fromWordArt="0" anchor="ctr" anchorCtr="0" forceAA="0" compatLnSpc="1">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C856"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41596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2F2DE0"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E171C"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66C57" w14:textId="77777777" w:rsidR="00665B6C" w:rsidRDefault="00665B6C">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665B6C" w:rsidRDefault="00665B6C">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wps:txbx>
                        <wps:bodyPr rot="0" spcFirstLastPara="0" vertOverflow="overflow" horzOverflow="overflow" vert="horz" wrap="square" lIns="0" tIns="0" rIns="0" bIns="0" numCol="1" spcCol="0" rtlCol="0" fromWordArt="0" anchor="ctr" anchorCtr="0" forceAA="0" compatLnSpc="1">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11CAC6" id="Canvas 147" o:spid="_x0000_s1358"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">
                <v:shape id="_x0000_s1359" type="#_x0000_t75" style="position:absolute;width:58483;height:38004;visibility:visible;mso-wrap-style:square">
                  <v:fill o:detectmouseclick="t"/>
                  <v:path o:connecttype="none"/>
                </v:shape>
                <v:shape id="Text Box 149" o:spid="_x0000_s1360"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01C8DEC6" w14:textId="77777777" w:rsidR="00665B6C" w:rsidRDefault="00665B6C">
                        <w:pPr>
                          <w:jc w:val="center"/>
                          <w:rPr>
                            <w:rFonts w:ascii="Microsoft Sans Serif" w:hAnsi="Microsoft Sans Serif" w:cs="Microsoft Sans Serif"/>
                            <w:b/>
                            <w:color w:val="009999"/>
                            <w:sz w:val="22"/>
                          </w:rPr>
                        </w:pPr>
                        <w:r>
                          <w:rPr>
                            <w:rFonts w:ascii="Microsoft Sans Serif" w:hAnsi="Microsoft Sans Serif" w:cs="Microsoft Sans Serif"/>
                            <w:b/>
                            <w:color w:val="009999"/>
                            <w:sz w:val="22"/>
                          </w:rPr>
                          <w:t>Davaoci usluge</w:t>
                        </w:r>
                      </w:p>
                    </w:txbxContent>
                  </v:textbox>
                </v:shape>
                <v:group id="Group 160" o:spid="_x0000_s1361"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62"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63"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64"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65"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19764A1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v:textbox>
                      </v:roundrect>
                      <v:line id="Straight Connector 426" o:spid="_x0000_s1366"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67"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368"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369"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70"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71"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731AD56F"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v:textbox>
                      </v:roundrect>
                      <v:line id="Straight Connector 152" o:spid="_x0000_s1372"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73"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374"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75"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76"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77"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78"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79"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22F8739"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665B6C" w:rsidRDefault="00665B6C">
                              <w:pPr>
                                <w:pStyle w:val="NormalWeb"/>
                                <w:spacing w:before="0" w:beforeAutospacing="0" w:after="160" w:afterAutospacing="0" w:line="276" w:lineRule="auto"/>
                                <w:jc w:val="center"/>
                                <w:rPr>
                                  <w:color w:val="31849B" w:themeColor="accent5" w:themeShade="BF"/>
                                </w:rPr>
                              </w:pPr>
                            </w:p>
                          </w:txbxContent>
                        </v:textbox>
                      </v:roundrect>
                      <v:line id="Straight Connector 453" o:spid="_x0000_s1380"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81"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382"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383"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84"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385"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61B34E0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v:textbox>
                      </v:roundrect>
                      <v:line id="Straight Connector 449" o:spid="_x0000_s1386"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387"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388"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F07A904" w14:textId="77777777" w:rsidR="00665B6C" w:rsidRDefault="00665B6C">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Eksterne aplikacije</w:t>
                        </w:r>
                      </w:p>
                    </w:txbxContent>
                  </v:textbox>
                </v:shape>
                <v:group id="Group 167" o:spid="_x0000_s1389"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390"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391"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17F29CA6" w14:textId="77777777" w:rsidR="00665B6C" w:rsidRDefault="00665B6C">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Lokalni autentikatori</w:t>
                          </w:r>
                        </w:p>
                      </w:txbxContent>
                    </v:textbox>
                  </v:shape>
                  <v:roundrect id="Rectangle: Rounded Corners 163" o:spid="_x0000_s1392"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5A7F6B00" w14:textId="77777777" w:rsidR="00665B6C" w:rsidRDefault="00665B6C">
                          <w:pPr>
                            <w:jc w:val="center"/>
                            <w:rPr>
                              <w:rFonts w:ascii="Microsoft Sans Serif" w:hAnsi="Microsoft Sans Serif" w:cs="Microsoft Sans Serif"/>
                              <w:b/>
                              <w:color w:val="000000" w:themeColor="text1"/>
                              <w:sz w:val="20"/>
                              <w:szCs w:val="20"/>
                            </w:rPr>
                          </w:pPr>
                          <w:r>
                            <w:rPr>
                              <w:rFonts w:ascii="Microsoft Sans Serif" w:hAnsi="Microsoft Sans Serif" w:cs="Microsoft Sans Serif"/>
                              <w:b/>
                              <w:color w:val="000000" w:themeColor="text1"/>
                              <w:sz w:val="20"/>
                              <w:szCs w:val="20"/>
                            </w:rPr>
                            <w:t>Korisničko/Lozinka</w:t>
                          </w:r>
                        </w:p>
                      </w:txbxContent>
                    </v:textbox>
                  </v:roundrect>
                  <v:roundrect id="Rectangle: Rounded Corners 457" o:spid="_x0000_s1393"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4C685E28"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v:textbox>
                  </v:roundrect>
                </v:group>
                <v:group id="Group 166" o:spid="_x0000_s1394"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395"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6A3E9579" w14:textId="77777777" w:rsidR="00665B6C" w:rsidRDefault="00665B6C">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Eksterni autentikatori</w:t>
                          </w:r>
                        </w:p>
                      </w:txbxContent>
                    </v:textbox>
                  </v:shape>
                  <v:roundrect id="Rectangle: Rounded Corners 459" o:spid="_x0000_s1396"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397"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5EEE496D"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v:textbox>
                  </v:roundrect>
                  <v:roundrect id="Rectangle: Rounded Corners 461" o:spid="_x0000_s1398"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38DE59A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v:textbox>
                  </v:roundrect>
                  <v:roundrect id="Rectangle: Rounded Corners 462" o:spid="_x0000_s1399"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2CB5FB1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v:textbox>
                  </v:roundrect>
                  <v:roundrect id="Rectangle: Rounded Corners 463" o:spid="_x0000_s1400"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39F71A87"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v:textbox>
                  </v:roundrect>
                  <v:roundrect id="Rectangle: Rounded Corners 464" o:spid="_x0000_s1401"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359CE69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v:textbox>
                  </v:roundrect>
                  <v:roundrect id="Rectangle: Rounded Corners 465" o:spid="_x0000_s1402"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2256203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v:textbox>
                  </v:roundrect>
                </v:group>
                <v:group id="Group 165" o:spid="_x0000_s1403"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04"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05"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0F060699" w14:textId="77777777" w:rsidR="00665B6C" w:rsidRDefault="00665B6C">
                          <w:pPr>
                            <w:jc w:val="center"/>
                            <w:rPr>
                              <w:rFonts w:ascii="Microsoft Sans Serif" w:hAnsi="Microsoft Sans Serif" w:cs="Microsoft Sans Serif"/>
                              <w:b/>
                              <w:color w:val="009999"/>
                              <w:sz w:val="22"/>
                            </w:rPr>
                          </w:pPr>
                          <w:r>
                            <w:rPr>
                              <w:rFonts w:ascii="Microsoft Sans Serif" w:hAnsi="Microsoft Sans Serif" w:cs="Microsoft Sans Serif"/>
                              <w:b/>
                              <w:color w:val="009999"/>
                              <w:sz w:val="22"/>
                            </w:rPr>
                            <w:t>Ulazni autentikatori</w:t>
                          </w:r>
                        </w:p>
                      </w:txbxContent>
                    </v:textbox>
                  </v:shape>
                  <v:roundrect id="Rectangle: Rounded Corners 467" o:spid="_x0000_s1406"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78460D2C"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Procesor zahtjeva</w:t>
                          </w:r>
                        </w:p>
                      </w:txbxContent>
                    </v:textbox>
                  </v:roundrect>
                  <v:roundrect id="Rectangle: Rounded Corners 468" o:spid="_x0000_s1407"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308710C7" w14:textId="77777777" w:rsidR="00665B6C" w:rsidRDefault="00665B6C">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Generator odgovora</w:t>
                          </w:r>
                        </w:p>
                      </w:txbxContent>
                    </v:textbox>
                  </v:roundrect>
                  <v:roundrect id="Rectangle: Rounded Corners 469" o:spid="_x0000_s1408"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0B97C856"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v:textbox>
                  </v:roundrect>
                  <v:roundrect id="Rectangle: Rounded Corners 470" o:spid="_x0000_s1409"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F41596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v:textbox>
                  </v:roundrect>
                  <v:roundrect id="Rectangle: Rounded Corners 471" o:spid="_x0000_s1410"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422F2DE0"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v:textbox>
                  </v:roundrect>
                  <v:roundrect id="Rectangle: Rounded Corners 472" o:spid="_x0000_s1411"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3E2E171C"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v:textbox>
                  </v:roundrect>
                </v:group>
                <v:roundrect id="Rectangle: Rounded Corners 164" o:spid="_x0000_s1412"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77B66C57" w14:textId="77777777" w:rsidR="00665B6C" w:rsidRDefault="00665B6C">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665B6C" w:rsidRDefault="00665B6C">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v:textbox>
                </v:roundrect>
                <v:shape id="Straight Arrow Connector 192" o:spid="_x0000_s1413"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14"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415"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16"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17"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18"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p>
    <w:p w14:paraId="7A69B4BE" w14:textId="4999F47F" w:rsidR="00C35BF2" w:rsidRDefault="00256AF3">
      <w:pPr>
        <w:pStyle w:val="Caption"/>
        <w:jc w:val="center"/>
        <w:rPr>
          <w:lang w:val="bs-Latn-BA"/>
        </w:rPr>
      </w:pPr>
      <w:r>
        <w:rPr>
          <w:lang w:val="bs-Latn-BA"/>
        </w:rPr>
        <w:t xml:space="preserve">Slika </w:t>
      </w:r>
      <w:ins w:id="539"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9</w:t>
      </w:r>
      <w:ins w:id="540"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41" w:author="Rajo" w:date="2018-06-29T22:43:00Z">
        <w:r w:rsidR="00081852">
          <w:rPr>
            <w:noProof/>
            <w:lang w:val="bs-Latn-BA"/>
          </w:rPr>
          <w:t>4</w:t>
        </w:r>
      </w:ins>
      <w:ins w:id="542" w:author="Rajo" w:date="2018-06-29T19:54:00Z">
        <w:r w:rsidR="009F016E">
          <w:rPr>
            <w:lang w:val="bs-Latn-BA"/>
          </w:rPr>
          <w:fldChar w:fldCharType="end"/>
        </w:r>
      </w:ins>
      <w:del w:id="543"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4</w:delText>
        </w:r>
        <w:r w:rsidDel="009F016E">
          <w:rPr>
            <w:lang w:val="bs-Latn-BA"/>
          </w:rPr>
          <w:fldChar w:fldCharType="end"/>
        </w:r>
      </w:del>
      <w:r>
        <w:rPr>
          <w:lang w:val="bs-Latn-BA"/>
        </w:rPr>
        <w:t xml:space="preserve"> – Arhitektura servera </w:t>
      </w:r>
      <w:r>
        <w:rPr>
          <w:vertAlign w:val="superscript"/>
          <w:lang w:val="bs-Latn-BA"/>
        </w:rPr>
        <w:t>[19]</w:t>
      </w:r>
    </w:p>
    <w:p w14:paraId="4447DB21" w14:textId="77777777" w:rsidR="00C35BF2" w:rsidRDefault="00256AF3">
      <w:pPr>
        <w:spacing w:line="240" w:lineRule="auto"/>
        <w:ind w:firstLine="360"/>
        <w:jc w:val="both"/>
        <w:rPr>
          <w:lang w:val="bs-Latn-BA"/>
        </w:rPr>
      </w:pPr>
      <w:r>
        <w:rPr>
          <w:lang w:val="bs-Latn-BA"/>
        </w:rPr>
        <w:t xml:space="preserve">Na </w:t>
      </w:r>
      <w:r w:rsidRPr="009B4742">
        <w:rPr>
          <w:lang w:val="bs-Latn-BA"/>
          <w:rPrChange w:id="544" w:author="Rajo" w:date="2018-06-29T20:03:00Z">
            <w:rPr>
              <w:b/>
              <w:lang w:val="bs-Latn-BA"/>
            </w:rPr>
          </w:rPrChange>
        </w:rPr>
        <w:t>Slici 9.4</w:t>
      </w:r>
      <w:r>
        <w:rPr>
          <w:lang w:val="bs-Latn-BA"/>
        </w:rPr>
        <w:t xml:space="preserve"> prikazana je kompletna arhitektura servera identiteta, koja se na osnovu njegovih gore pomenutih funkcionalnosti, može podijeliti na dva velika dijela:</w:t>
      </w:r>
    </w:p>
    <w:p w14:paraId="13AE4F71" w14:textId="77777777" w:rsidR="00C35BF2" w:rsidRDefault="00256AF3">
      <w:pPr>
        <w:pStyle w:val="ListParagraph1"/>
        <w:numPr>
          <w:ilvl w:val="0"/>
          <w:numId w:val="30"/>
        </w:numPr>
        <w:spacing w:line="240" w:lineRule="auto"/>
        <w:jc w:val="both"/>
        <w:rPr>
          <w:lang w:val="bs-Latn-BA"/>
        </w:rPr>
      </w:pPr>
      <w:r>
        <w:t>d</w:t>
      </w:r>
      <w:r>
        <w:rPr>
          <w:lang w:val="bs-Latn-BA"/>
        </w:rPr>
        <w:t>io vezan za autentikaciju korisnika (</w:t>
      </w:r>
      <w:r>
        <w:rPr>
          <w:i/>
          <w:lang w:val="bs-Latn-BA"/>
        </w:rPr>
        <w:t>Autentication Framework</w:t>
      </w:r>
      <w:r>
        <w:rPr>
          <w:lang w:val="bs-Latn-BA"/>
        </w:rPr>
        <w:t>)</w:t>
      </w:r>
      <w:r>
        <w:t>,</w:t>
      </w:r>
    </w:p>
    <w:p w14:paraId="212A5C59" w14:textId="77777777" w:rsidR="00C35BF2" w:rsidRDefault="00256AF3">
      <w:pPr>
        <w:pStyle w:val="ListParagraph1"/>
        <w:numPr>
          <w:ilvl w:val="0"/>
          <w:numId w:val="30"/>
        </w:numPr>
        <w:spacing w:line="240" w:lineRule="auto"/>
        <w:jc w:val="both"/>
        <w:rPr>
          <w:lang w:val="bs-Latn-BA"/>
        </w:rPr>
      </w:pPr>
      <w:r>
        <w:t>d</w:t>
      </w:r>
      <w:r>
        <w:rPr>
          <w:lang w:val="bs-Latn-BA"/>
        </w:rPr>
        <w:t>io vezan za registraciju i dodavanje korisnika (</w:t>
      </w:r>
      <w:r>
        <w:rPr>
          <w:i/>
          <w:lang w:val="bs-Latn-BA"/>
        </w:rPr>
        <w:t>Provisioning Framework</w:t>
      </w:r>
      <w:r>
        <w:rPr>
          <w:lang w:val="bs-Latn-BA"/>
        </w:rPr>
        <w:t xml:space="preserve">) </w:t>
      </w:r>
    </w:p>
    <w:p w14:paraId="712581F2" w14:textId="77777777" w:rsidR="00C35BF2" w:rsidRDefault="00256AF3">
      <w:pPr>
        <w:spacing w:line="240" w:lineRule="auto"/>
        <w:ind w:firstLine="360"/>
        <w:jc w:val="both"/>
        <w:rPr>
          <w:lang w:val="bs-Latn-BA"/>
        </w:rPr>
      </w:pPr>
      <w:r>
        <w:rPr>
          <w:lang w:val="bs-Latn-BA"/>
        </w:rPr>
        <w:t xml:space="preserve">U narednim tačkama navedene su komponente servera koje se odnose na proces autentikacije: </w:t>
      </w:r>
      <w:r>
        <w:rPr>
          <w:vertAlign w:val="superscript"/>
          <w:lang w:val="bs-Latn-BA"/>
        </w:rPr>
        <w:t>[19]</w:t>
      </w:r>
    </w:p>
    <w:p w14:paraId="46F702EC" w14:textId="77777777" w:rsidR="00C35BF2" w:rsidRDefault="00256AF3">
      <w:pPr>
        <w:pStyle w:val="ListParagraph1"/>
        <w:numPr>
          <w:ilvl w:val="0"/>
          <w:numId w:val="31"/>
        </w:numPr>
        <w:spacing w:line="240" w:lineRule="auto"/>
        <w:jc w:val="both"/>
        <w:rPr>
          <w:lang w:val="bs-Latn-BA"/>
        </w:rPr>
      </w:pPr>
      <w:r>
        <w:t>davaoci usluge</w:t>
      </w:r>
      <w:r>
        <w:rPr>
          <w:lang w:val="bs-Latn-BA"/>
        </w:rPr>
        <w:t xml:space="preserve"> (</w:t>
      </w:r>
      <w:r>
        <w:rPr>
          <w:i/>
          <w:lang w:val="bs-Latn-BA"/>
        </w:rPr>
        <w:t>Service providers</w:t>
      </w:r>
      <w:r>
        <w:rPr>
          <w:lang w:val="bs-Latn-BA"/>
        </w:rPr>
        <w:t>)</w:t>
      </w:r>
      <w:r>
        <w:t>,</w:t>
      </w:r>
    </w:p>
    <w:p w14:paraId="0D37E1B1" w14:textId="77777777" w:rsidR="00C35BF2" w:rsidRDefault="00256AF3">
      <w:pPr>
        <w:pStyle w:val="ListParagraph1"/>
        <w:numPr>
          <w:ilvl w:val="0"/>
          <w:numId w:val="31"/>
        </w:numPr>
        <w:spacing w:line="240" w:lineRule="auto"/>
        <w:jc w:val="both"/>
        <w:rPr>
          <w:lang w:val="bs-Latn-BA"/>
        </w:rPr>
      </w:pPr>
      <w:r>
        <w:t>u</w:t>
      </w:r>
      <w:r>
        <w:rPr>
          <w:lang w:val="bs-Latn-BA"/>
        </w:rPr>
        <w:t>lazni autentikatori (</w:t>
      </w:r>
      <w:r>
        <w:rPr>
          <w:i/>
          <w:lang w:val="bs-Latn-BA"/>
        </w:rPr>
        <w:t>Inbound authenticators</w:t>
      </w:r>
      <w:r>
        <w:rPr>
          <w:lang w:val="bs-Latn-BA"/>
        </w:rPr>
        <w:t>)</w:t>
      </w:r>
      <w:r>
        <w:t>,</w:t>
      </w:r>
    </w:p>
    <w:p w14:paraId="33DA017E" w14:textId="77777777" w:rsidR="00C35BF2" w:rsidRDefault="00256AF3">
      <w:pPr>
        <w:pStyle w:val="ListParagraph1"/>
        <w:numPr>
          <w:ilvl w:val="0"/>
          <w:numId w:val="31"/>
        </w:numPr>
        <w:spacing w:line="240" w:lineRule="auto"/>
        <w:jc w:val="both"/>
        <w:rPr>
          <w:lang w:val="bs-Latn-BA"/>
        </w:rPr>
      </w:pPr>
      <w:r>
        <w:t>a</w:t>
      </w:r>
      <w:r>
        <w:rPr>
          <w:lang w:val="bs-Latn-BA"/>
        </w:rPr>
        <w:t>utentikaciono okruženje (</w:t>
      </w:r>
      <w:r>
        <w:rPr>
          <w:i/>
          <w:lang w:val="bs-Latn-BA"/>
        </w:rPr>
        <w:t>Authentication framework</w:t>
      </w:r>
      <w:r>
        <w:rPr>
          <w:lang w:val="bs-Latn-BA"/>
        </w:rPr>
        <w:t>)</w:t>
      </w:r>
      <w:r>
        <w:t>,</w:t>
      </w:r>
    </w:p>
    <w:p w14:paraId="4D780F79" w14:textId="77777777" w:rsidR="00C35BF2" w:rsidRDefault="00256AF3">
      <w:pPr>
        <w:pStyle w:val="ListParagraph1"/>
        <w:numPr>
          <w:ilvl w:val="0"/>
          <w:numId w:val="31"/>
        </w:numPr>
        <w:spacing w:line="240" w:lineRule="auto"/>
        <w:jc w:val="both"/>
        <w:rPr>
          <w:lang w:val="bs-Latn-BA"/>
        </w:rPr>
      </w:pPr>
      <w:r>
        <w:t>l</w:t>
      </w:r>
      <w:r>
        <w:rPr>
          <w:lang w:val="bs-Latn-BA"/>
        </w:rPr>
        <w:t>okalni autentikatori (</w:t>
      </w:r>
      <w:r>
        <w:rPr>
          <w:i/>
          <w:lang w:val="bs-Latn-BA"/>
        </w:rPr>
        <w:t>Local authenticators</w:t>
      </w:r>
      <w:r>
        <w:rPr>
          <w:lang w:val="bs-Latn-BA"/>
        </w:rPr>
        <w:t>)</w:t>
      </w:r>
      <w:r>
        <w:t>,</w:t>
      </w:r>
    </w:p>
    <w:p w14:paraId="11F6607D" w14:textId="77777777" w:rsidR="00C35BF2" w:rsidRDefault="00256AF3">
      <w:pPr>
        <w:pStyle w:val="ListParagraph1"/>
        <w:numPr>
          <w:ilvl w:val="0"/>
          <w:numId w:val="31"/>
        </w:numPr>
        <w:spacing w:line="240" w:lineRule="auto"/>
        <w:jc w:val="both"/>
        <w:rPr>
          <w:lang w:val="bs-Latn-BA"/>
        </w:rPr>
      </w:pPr>
      <w:r>
        <w:t>e</w:t>
      </w:r>
      <w:r>
        <w:rPr>
          <w:lang w:val="bs-Latn-BA"/>
        </w:rPr>
        <w:t>ksterni autentikatori (</w:t>
      </w:r>
      <w:r>
        <w:rPr>
          <w:i/>
          <w:lang w:val="bs-Latn-BA"/>
        </w:rPr>
        <w:t>Federated authenticators</w:t>
      </w:r>
      <w:r>
        <w:rPr>
          <w:lang w:val="bs-Latn-BA"/>
        </w:rPr>
        <w:t>)</w:t>
      </w:r>
      <w:r>
        <w:t>,</w:t>
      </w:r>
    </w:p>
    <w:p w14:paraId="33E0527C" w14:textId="77777777" w:rsidR="00C35BF2" w:rsidRDefault="00256AF3">
      <w:pPr>
        <w:pStyle w:val="ListParagraph1"/>
        <w:numPr>
          <w:ilvl w:val="0"/>
          <w:numId w:val="31"/>
        </w:numPr>
        <w:spacing w:line="240" w:lineRule="auto"/>
        <w:jc w:val="both"/>
        <w:rPr>
          <w:lang w:val="bs-Latn-BA"/>
        </w:rPr>
      </w:pPr>
      <w:r>
        <w:t>e</w:t>
      </w:r>
      <w:r>
        <w:rPr>
          <w:lang w:val="bs-Latn-BA"/>
        </w:rPr>
        <w:t>ksterne aplikacije (External applications)</w:t>
      </w:r>
      <w:r>
        <w:t>.</w:t>
      </w:r>
    </w:p>
    <w:p w14:paraId="3FC925EE" w14:textId="77777777" w:rsidR="00C35BF2" w:rsidRDefault="00256AF3">
      <w:pPr>
        <w:spacing w:line="240" w:lineRule="auto"/>
        <w:ind w:firstLine="360"/>
        <w:jc w:val="both"/>
        <w:rPr>
          <w:lang w:val="bs-Latn-BA"/>
        </w:rPr>
      </w:pPr>
      <w:r>
        <w:rPr>
          <w:b/>
          <w:lang w:val="bs-Latn-BA"/>
        </w:rPr>
        <w:t xml:space="preserve">Davaoci usluge </w:t>
      </w:r>
      <w:r>
        <w:rPr>
          <w:lang w:val="bs-Latn-BA"/>
        </w:rPr>
        <w:t xml:space="preserve">su </w:t>
      </w:r>
      <w:r>
        <w:rPr>
          <w:i/>
          <w:lang w:val="bs-Latn-BA"/>
        </w:rPr>
        <w:t>web</w:t>
      </w:r>
      <w:r>
        <w:rPr>
          <w:lang w:val="bs-Latn-BA"/>
        </w:rPr>
        <w:t xml:space="preserve"> servisi koji se oslanjaju na davalac identiteta, kako bi posredstvom njega izvršili autentikaciju i autorizaciju korisnika. To se vrši slanjem odgovarajućeg zahtjeva, putem nekog od podržanih protokola među kojima se nalaze SAML 2.0, OpenID Connect i WS Federation/Trust.</w:t>
      </w:r>
    </w:p>
    <w:p w14:paraId="22C0EEDC" w14:textId="77777777" w:rsidR="00C35BF2" w:rsidRDefault="00256AF3">
      <w:pPr>
        <w:spacing w:line="240" w:lineRule="auto"/>
        <w:ind w:firstLine="360"/>
        <w:jc w:val="both"/>
        <w:rPr>
          <w:lang w:val="bs-Latn-BA"/>
        </w:rPr>
      </w:pPr>
      <w:r>
        <w:rPr>
          <w:lang w:val="bs-Latn-BA"/>
        </w:rPr>
        <w:t xml:space="preserve"> </w:t>
      </w:r>
      <w:r>
        <w:rPr>
          <w:b/>
          <w:lang w:val="bs-Latn-BA"/>
        </w:rPr>
        <w:t xml:space="preserve">Ulazni autentikatori </w:t>
      </w:r>
      <w:r>
        <w:rPr>
          <w:lang w:val="bs-Latn-BA"/>
        </w:rPr>
        <w:t>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davaoca usluge, provjeri ga, te u zajedničkom internom obliku proslijedi autentikacionom okruženju na dalju obradu. Takođe, kada od njega nazad dobije odgovor, treba da ga pretvori u odgovarajući SAML odgovor koji vraća davaoca usluge.</w:t>
      </w:r>
    </w:p>
    <w:p w14:paraId="5E9827C4" w14:textId="77777777" w:rsidR="00C35BF2" w:rsidRDefault="00256AF3">
      <w:pPr>
        <w:spacing w:line="240" w:lineRule="auto"/>
        <w:ind w:firstLine="360"/>
        <w:jc w:val="both"/>
        <w:rPr>
          <w:lang w:val="bs-Latn-BA"/>
        </w:rPr>
      </w:pPr>
      <w:r>
        <w:rPr>
          <w:b/>
          <w:lang w:val="bs-Latn-BA"/>
        </w:rPr>
        <w:t xml:space="preserve">Autentikaciono okruženje </w:t>
      </w:r>
      <w:r>
        <w:rPr>
          <w:lang w:val="bs-Latn-BA"/>
        </w:rPr>
        <w:t>iz zahtjeva koji je primilo od ulaznog au</w:t>
      </w:r>
      <w:r>
        <w:rPr>
          <w:lang w:val="bs-Latn-BA"/>
        </w:rPr>
        <w:lastRenderedPageBreak/>
        <w:t xml:space="preserve">tentikatora izvlači podatak o tome koji davalac usluge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0E3A6CBD" w14:textId="77777777" w:rsidR="00C35BF2" w:rsidRDefault="00256AF3">
      <w:pPr>
        <w:spacing w:line="240" w:lineRule="auto"/>
        <w:ind w:firstLine="360"/>
        <w:jc w:val="both"/>
        <w:rPr>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okruženja,  u odnosu na bazu korisničkih naloga na koju je server povezan. Pored toga, moguće je razviti i sopstveni autentikator te ga integrisati u okviru servera. Ukoliko je autentikacija bila uspješna, lokalni autentikator će o tome informisati autentikaciono okruženje koje će odlučiti da li je potrebna dodatna autentikacija, što podrazumijeva da se korisnik mora autentikovati upotrebom još jedne ili više autentikacionih metoda, zavisno od toga koji lokalni autentikatori su podešeni za davaoca usluge na kog se taj zahtjev odnosi. Nakon toga, autentikaciono okruženje će odgovor proslijediti odgovarajućem ulaznom autentikatoru, kako bi on dalje izvršio generisanje odgovora koji je u skladu sa datim protokolom.</w:t>
      </w:r>
    </w:p>
    <w:p w14:paraId="726A3CAA" w14:textId="77777777" w:rsidR="00C35BF2" w:rsidRDefault="00256AF3">
      <w:pPr>
        <w:spacing w:line="240" w:lineRule="auto"/>
        <w:ind w:firstLine="360"/>
        <w:jc w:val="both"/>
        <w:rPr>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davalac identiteta. Kada autentikaciono okruženje primi zahtjev od ulaznog autentikatora, ono na osnovu zahtjeva i postavki podešenih za dati davalac usluge pronalazi koji eksterni autentikatori su registrovani za njega, te komunicira sa njima u cilju eksterne autentikacije korisnika.  Važi isto kao i za prethodnu komponentu - moguće je razviti te integrisati sa serverom sopstveni eksterni autentikator. Takođe, nakon uspješne autentikacije kontrola se prebacuje na autentikaciono okruženje, koje dalje prosleđuje odgovor ulaznom autentikatoru s ciljem generisanja odgovora u skladu sa datim protokolom.</w:t>
      </w:r>
    </w:p>
    <w:p w14:paraId="70A633D3" w14:textId="77777777" w:rsidR="00C35BF2" w:rsidRDefault="00256AF3">
      <w:pPr>
        <w:spacing w:line="240" w:lineRule="auto"/>
        <w:ind w:firstLine="360"/>
        <w:jc w:val="both"/>
        <w:rPr>
          <w:lang w:val="bs-Latn-BA"/>
        </w:rPr>
      </w:pPr>
      <w:r>
        <w:rPr>
          <w:b/>
          <w:lang w:val="bs-Latn-BA"/>
        </w:rPr>
        <w:t>Eksterne aplikacije</w:t>
      </w:r>
      <w:r>
        <w:rPr>
          <w:lang w:val="bs-Latn-BA"/>
        </w:rPr>
        <w:t xml:space="preserve"> su eksterni sis</w:t>
      </w:r>
      <w:r>
        <w:rPr>
          <w:lang w:val="bs-Latn-BA"/>
        </w:rPr>
        <w:lastRenderedPageBreak/>
        <w:t>temi koji se mogu koristiti i kao davaoci identiteta u slučaju autentikacije upotrebom nekog od eksternih autentikatora.</w:t>
      </w:r>
    </w:p>
    <w:p w14:paraId="331F1F69" w14:textId="77777777" w:rsidR="00C35BF2" w:rsidRDefault="00256AF3">
      <w:pPr>
        <w:spacing w:line="240" w:lineRule="auto"/>
        <w:ind w:firstLine="360"/>
        <w:jc w:val="both"/>
        <w:rPr>
          <w:lang w:val="bs-Latn-BA"/>
        </w:rPr>
      </w:pPr>
      <w:r>
        <w:rPr>
          <w:lang w:val="bs-Latn-BA"/>
        </w:rPr>
        <w:t xml:space="preserve">Što se tiče davaoca usluge (SP), za razliku od prethodnih SSO sistema, WSO2 ne obezbjeđuje gotovo rješenje (bilo u obliku aplikacije ili biblioteke) koje bi se moglo integrisati u okviru postojeće </w:t>
      </w:r>
      <w:r>
        <w:rPr>
          <w:i/>
          <w:lang w:val="bs-Latn-BA"/>
        </w:rPr>
        <w:t>web</w:t>
      </w:r>
      <w:r>
        <w:rPr>
          <w:lang w:val="bs-Latn-BA"/>
        </w:rPr>
        <w:t xml:space="preserve"> aplikacije, s ciljem njenog povezivanja na WSO2 davalac/server identiteta.</w:t>
      </w:r>
    </w:p>
    <w:p w14:paraId="4C04DF6D" w14:textId="77777777" w:rsidR="00C35BF2" w:rsidRDefault="00C35BF2">
      <w:pPr>
        <w:spacing w:line="240" w:lineRule="auto"/>
        <w:jc w:val="both"/>
        <w:rPr>
          <w:lang w:val="bs-Latn-BA"/>
        </w:rPr>
      </w:pPr>
    </w:p>
    <w:p w14:paraId="71FC4218" w14:textId="77777777" w:rsidR="00C35BF2" w:rsidRDefault="00256AF3">
      <w:pPr>
        <w:pStyle w:val="Heading3"/>
        <w:spacing w:line="240" w:lineRule="auto"/>
        <w:rPr>
          <w:lang w:val="bs-Latn-BA"/>
        </w:rPr>
      </w:pPr>
      <w:bookmarkStart w:id="545" w:name="_Toc518070701"/>
      <w:r>
        <w:rPr>
          <w:lang w:val="bs-Latn-BA"/>
        </w:rPr>
        <w:t>Protokoli</w:t>
      </w:r>
      <w:bookmarkEnd w:id="545"/>
    </w:p>
    <w:p w14:paraId="75808954" w14:textId="77777777" w:rsidR="00C35BF2" w:rsidRDefault="00256AF3">
      <w:pPr>
        <w:spacing w:line="240" w:lineRule="auto"/>
        <w:ind w:firstLine="360"/>
        <w:jc w:val="both"/>
        <w:rPr>
          <w:lang w:val="bs-Latn-BA"/>
        </w:rPr>
      </w:pPr>
      <w:r>
        <w:rPr>
          <w:lang w:val="bs-Latn-BA"/>
        </w:rPr>
        <w:t>U okviru SSO funkcionalnosti servera podržani su sledeći protokoli:</w:t>
      </w:r>
    </w:p>
    <w:p w14:paraId="5F214A09" w14:textId="77777777" w:rsidR="00C35BF2" w:rsidRDefault="00256AF3">
      <w:pPr>
        <w:pStyle w:val="ListParagraph1"/>
        <w:numPr>
          <w:ilvl w:val="0"/>
          <w:numId w:val="32"/>
        </w:numPr>
        <w:spacing w:line="240" w:lineRule="auto"/>
        <w:jc w:val="both"/>
        <w:rPr>
          <w:lang w:val="bs-Latn-BA"/>
        </w:rPr>
      </w:pPr>
      <w:r>
        <w:rPr>
          <w:lang w:val="bs-Latn-BA"/>
        </w:rPr>
        <w:t>SAML 2.0</w:t>
      </w:r>
      <w:r>
        <w:t>,</w:t>
      </w:r>
    </w:p>
    <w:p w14:paraId="1B22121D" w14:textId="77777777" w:rsidR="00C35BF2" w:rsidRDefault="00256AF3">
      <w:pPr>
        <w:pStyle w:val="ListParagraph1"/>
        <w:numPr>
          <w:ilvl w:val="0"/>
          <w:numId w:val="32"/>
        </w:numPr>
        <w:spacing w:line="240" w:lineRule="auto"/>
        <w:jc w:val="both"/>
        <w:rPr>
          <w:lang w:val="bs-Latn-BA"/>
        </w:rPr>
      </w:pPr>
      <w:r>
        <w:rPr>
          <w:lang w:val="bs-Latn-BA"/>
        </w:rPr>
        <w:t>WS-Federation</w:t>
      </w:r>
      <w:r>
        <w:t>,</w:t>
      </w:r>
    </w:p>
    <w:p w14:paraId="051DAA05" w14:textId="77777777" w:rsidR="00C35BF2" w:rsidRDefault="00256AF3">
      <w:pPr>
        <w:pStyle w:val="ListParagraph1"/>
        <w:numPr>
          <w:ilvl w:val="0"/>
          <w:numId w:val="32"/>
        </w:numPr>
        <w:spacing w:line="240" w:lineRule="auto"/>
        <w:jc w:val="both"/>
        <w:rPr>
          <w:lang w:val="bs-Latn-BA"/>
        </w:rPr>
      </w:pPr>
      <w:r>
        <w:rPr>
          <w:lang w:val="bs-Latn-BA"/>
        </w:rPr>
        <w:t>OAuth2 i OpenID Connect</w:t>
      </w:r>
      <w:r>
        <w:t>,</w:t>
      </w:r>
    </w:p>
    <w:p w14:paraId="5E10403B" w14:textId="77777777" w:rsidR="00C35BF2" w:rsidRDefault="00256AF3">
      <w:pPr>
        <w:pStyle w:val="ListParagraph1"/>
        <w:numPr>
          <w:ilvl w:val="0"/>
          <w:numId w:val="32"/>
        </w:numPr>
        <w:spacing w:line="240" w:lineRule="auto"/>
        <w:jc w:val="both"/>
      </w:pPr>
      <w:r>
        <w:rPr>
          <w:lang w:val="bs-Latn-BA"/>
        </w:rPr>
        <w:t>WS-Trust</w:t>
      </w:r>
      <w:r>
        <w:t>.</w:t>
      </w:r>
    </w:p>
    <w:p w14:paraId="307CFD0A" w14:textId="77777777" w:rsidR="00C35BF2" w:rsidRDefault="00C35BF2">
      <w:pPr>
        <w:pStyle w:val="ListParagraph1"/>
        <w:spacing w:line="240" w:lineRule="auto"/>
        <w:ind w:left="0"/>
        <w:jc w:val="both"/>
      </w:pPr>
    </w:p>
    <w:p w14:paraId="460427CC" w14:textId="77777777" w:rsidR="00C35BF2" w:rsidRDefault="00256AF3">
      <w:pPr>
        <w:pStyle w:val="Heading2"/>
      </w:pPr>
      <w:bookmarkStart w:id="546" w:name="_Toc518070702"/>
      <w:r>
        <w:rPr>
          <w:lang w:val="bs-Latn-BA"/>
        </w:rPr>
        <w:t>Uporedna analiza postojećih rješenja</w:t>
      </w:r>
      <w:bookmarkEnd w:id="546"/>
    </w:p>
    <w:p w14:paraId="28779BAC" w14:textId="77777777" w:rsidR="00C35BF2" w:rsidRDefault="00256AF3">
      <w:pPr>
        <w:spacing w:line="240" w:lineRule="auto"/>
        <w:ind w:firstLine="360"/>
        <w:jc w:val="both"/>
        <w:rPr>
          <w:lang w:val="bs-Latn-BA"/>
        </w:rPr>
      </w:pPr>
      <w:r>
        <w:rPr>
          <w:lang w:val="bs-Latn-BA"/>
        </w:rPr>
        <w:t xml:space="preserve">U narednoj </w:t>
      </w:r>
      <w:r w:rsidRPr="009B4742">
        <w:rPr>
          <w:lang w:val="bs-Latn-BA"/>
          <w:rPrChange w:id="547" w:author="Rajo" w:date="2018-06-29T20:03:00Z">
            <w:rPr>
              <w:b/>
              <w:lang w:val="bs-Latn-BA"/>
            </w:rPr>
          </w:rPrChange>
        </w:rPr>
        <w:t>Tabeli 9.2,</w:t>
      </w:r>
      <w:r w:rsidRPr="00AF5E11">
        <w:rPr>
          <w:lang w:val="bs-Latn-BA"/>
        </w:rPr>
        <w:t xml:space="preserve"> </w:t>
      </w:r>
      <w:r>
        <w:rPr>
          <w:lang w:val="bs-Latn-BA"/>
        </w:rPr>
        <w:t>nalazi se uporedna analiza odabranih postojećih rješenja, predstavljenih i analiziranih u okviru ove glave. U prvoj koloni navedene su karakteristike svojstvene SSO serveru na osnovu kojih je i izvršena uporedna analiza, dok su u zaglavljima narednih kolona navedena sama rješenja.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0F9BD1CE" w14:textId="7B0E88F9" w:rsidR="00B17BE6" w:rsidRDefault="00256AF3">
      <w:pPr>
        <w:spacing w:line="240" w:lineRule="auto"/>
        <w:ind w:firstLine="360"/>
        <w:jc w:val="both"/>
        <w:rPr>
          <w:ins w:id="548" w:author="Rajo" w:date="2018-06-29T20:13:00Z"/>
          <w:lang w:val="bs-Latn-BA"/>
        </w:rPr>
      </w:pPr>
      <w:r>
        <w:rPr>
          <w:lang w:val="bs-Latn-BA"/>
        </w:rPr>
        <w:t xml:space="preserve">Prva grupa karakteristika odnosi se na </w:t>
      </w:r>
      <w:r>
        <w:rPr>
          <w:b/>
          <w:lang w:val="bs-Latn-BA"/>
        </w:rPr>
        <w:t>podržane protokole</w:t>
      </w:r>
      <w:r>
        <w:rPr>
          <w:lang w:val="bs-Latn-BA"/>
        </w:rPr>
        <w:t>, pa su navedeni oni protokoli koji su podržani u bar jednom od rješenja. Kao što je moguće vidjeti, CAS i WSO2 nude podršku za većinu danas popularnih i zastupljenih protokola – SAML, CAS, OpenID (samo Apereo CAS), OpenID Connect, OAuth, WS-Federation, WS-Trust (samo WSO2), dok to nije slučaj sa Shibboleth rješenjem koje osim svog primarnog protokola - SAML, nudi podršku još samo za CAS protokol. Međutim, manjak te podrške u okviru Shibboleth rješenja ne mora nužno predstavljati veliku manu, npr. ukoliko su zahtjevi takvi da treba implementirati SSO sistem koji koristiti isključivo SAML/CAS protokol, i koji neće biti potrebno proširivati u smislu integracije sa nekim vanjski</w:t>
      </w:r>
      <w:r>
        <w:rPr>
          <w:lang w:val="bs-Latn-BA"/>
        </w:rPr>
        <w:lastRenderedPageBreak/>
        <w:t xml:space="preserve">m sistemima koji možda zahtijevaju upotrebu drugog protokola. </w:t>
      </w:r>
    </w:p>
    <w:p w14:paraId="6CD679E0" w14:textId="42D39786" w:rsidR="00C35BF2" w:rsidRDefault="00B17BE6">
      <w:pPr>
        <w:rPr>
          <w:lang w:val="bs-Latn-BA"/>
        </w:rPr>
        <w:pPrChange w:id="549" w:author="Rajo" w:date="2018-06-29T20:14:00Z">
          <w:pPr>
            <w:spacing w:line="240" w:lineRule="auto"/>
            <w:ind w:firstLine="360"/>
            <w:jc w:val="both"/>
          </w:pPr>
        </w:pPrChange>
      </w:pPr>
      <w:ins w:id="550" w:author="Rajo" w:date="2018-06-29T20:13:00Z">
        <w:r>
          <w:rPr>
            <w:lang w:val="bs-Latn-BA"/>
          </w:rPr>
          <w:br w:type="page"/>
        </w:r>
      </w:ins>
    </w:p>
    <w:p w14:paraId="67CC87C7" w14:textId="77777777" w:rsidR="00C35BF2" w:rsidRDefault="00256AF3">
      <w:pPr>
        <w:pStyle w:val="Caption"/>
        <w:keepNext/>
        <w:jc w:val="center"/>
        <w:rPr>
          <w:lang w:val="bs-Latn-BA"/>
        </w:rPr>
      </w:pPr>
      <w:r>
        <w:rPr>
          <w:lang w:val="bs-Latn-BA"/>
        </w:rPr>
        <w:t>Tabela 9.2 – Uporedna analiza postojećih rješenja</w:t>
      </w:r>
    </w:p>
    <w:tbl>
      <w:tblPr>
        <w:tblStyle w:val="TableGrid"/>
        <w:tblW w:w="7938" w:type="dxa"/>
        <w:jc w:val="center"/>
        <w:tblLayout w:type="fixed"/>
        <w:tblLook w:val="04A0" w:firstRow="1" w:lastRow="0" w:firstColumn="1" w:lastColumn="0" w:noHBand="0" w:noVBand="1"/>
      </w:tblPr>
      <w:tblGrid>
        <w:gridCol w:w="828"/>
        <w:gridCol w:w="3060"/>
        <w:gridCol w:w="1152"/>
        <w:gridCol w:w="1458"/>
        <w:gridCol w:w="1440"/>
      </w:tblGrid>
      <w:tr w:rsidR="00C35BF2" w14:paraId="70B01A7E" w14:textId="77777777">
        <w:trPr>
          <w:trHeight w:val="953"/>
          <w:jc w:val="center"/>
        </w:trPr>
        <w:tc>
          <w:tcPr>
            <w:tcW w:w="3888" w:type="dxa"/>
            <w:gridSpan w:val="2"/>
            <w:shd w:val="clear" w:color="auto" w:fill="DBE5F1" w:themeFill="accent1" w:themeFillTint="33"/>
            <w:vAlign w:val="center"/>
          </w:tcPr>
          <w:p w14:paraId="2C81C31F" w14:textId="77777777" w:rsidR="00C35BF2" w:rsidRDefault="00256AF3">
            <w:pPr>
              <w:jc w:val="center"/>
              <w:rPr>
                <w:rFonts w:asciiTheme="majorHAnsi" w:hAnsiTheme="majorHAnsi"/>
                <w:b/>
                <w:color w:val="365F91" w:themeColor="accent1" w:themeShade="BF"/>
                <w:lang w:val="bs-Latn-BA"/>
              </w:rPr>
            </w:pPr>
            <w:commentRangeStart w:id="551"/>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09275056"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Apereo CAS</w:t>
            </w:r>
          </w:p>
        </w:tc>
        <w:tc>
          <w:tcPr>
            <w:tcW w:w="1458" w:type="dxa"/>
            <w:shd w:val="clear" w:color="auto" w:fill="DBE5F1" w:themeFill="accent1" w:themeFillTint="33"/>
            <w:vAlign w:val="center"/>
          </w:tcPr>
          <w:p w14:paraId="44419F13"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Shibboleth</w:t>
            </w:r>
          </w:p>
        </w:tc>
        <w:tc>
          <w:tcPr>
            <w:tcW w:w="1440" w:type="dxa"/>
            <w:shd w:val="clear" w:color="auto" w:fill="DBE5F1" w:themeFill="accent1" w:themeFillTint="33"/>
            <w:vAlign w:val="center"/>
          </w:tcPr>
          <w:p w14:paraId="24807FB5"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WSO2 Identity Server</w:t>
            </w:r>
          </w:p>
        </w:tc>
      </w:tr>
      <w:tr w:rsidR="00C35BF2" w14:paraId="5638DD5F" w14:textId="77777777">
        <w:trPr>
          <w:jc w:val="center"/>
        </w:trPr>
        <w:tc>
          <w:tcPr>
            <w:tcW w:w="828" w:type="dxa"/>
            <w:vMerge w:val="restart"/>
            <w:textDirection w:val="btLr"/>
            <w:vAlign w:val="center"/>
          </w:tcPr>
          <w:p w14:paraId="2EF54883" w14:textId="77777777" w:rsidR="00C35BF2" w:rsidRDefault="00256AF3">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12EBA36F" w14:textId="77777777" w:rsidR="00C35BF2" w:rsidRDefault="00256AF3">
            <w:pPr>
              <w:rPr>
                <w:lang w:val="bs-Latn-BA"/>
              </w:rPr>
            </w:pPr>
            <w:r>
              <w:rPr>
                <w:lang w:val="bs-Latn-BA"/>
              </w:rPr>
              <w:t>SAML</w:t>
            </w:r>
          </w:p>
        </w:tc>
        <w:tc>
          <w:tcPr>
            <w:tcW w:w="1152" w:type="dxa"/>
            <w:vAlign w:val="center"/>
          </w:tcPr>
          <w:p w14:paraId="74E984A1" w14:textId="77777777" w:rsidR="00C35BF2" w:rsidRDefault="00256AF3">
            <w:pPr>
              <w:jc w:val="center"/>
              <w:rPr>
                <w:lang w:val="bs-Latn-BA"/>
              </w:rPr>
            </w:pPr>
            <w:r>
              <w:rPr>
                <w:lang w:val="bs-Latn-BA"/>
              </w:rPr>
              <w:sym w:font="Wingdings" w:char="F0FC"/>
            </w:r>
          </w:p>
        </w:tc>
        <w:tc>
          <w:tcPr>
            <w:tcW w:w="1458" w:type="dxa"/>
            <w:vAlign w:val="center"/>
          </w:tcPr>
          <w:p w14:paraId="3D92143E" w14:textId="77777777" w:rsidR="00C35BF2" w:rsidRDefault="00256AF3">
            <w:pPr>
              <w:jc w:val="center"/>
              <w:rPr>
                <w:lang w:val="bs-Latn-BA"/>
              </w:rPr>
            </w:pPr>
            <w:r>
              <w:rPr>
                <w:lang w:val="bs-Latn-BA"/>
              </w:rPr>
              <w:sym w:font="Wingdings" w:char="F0FC"/>
            </w:r>
          </w:p>
        </w:tc>
        <w:tc>
          <w:tcPr>
            <w:tcW w:w="1440" w:type="dxa"/>
            <w:vAlign w:val="center"/>
          </w:tcPr>
          <w:p w14:paraId="281F5CD3" w14:textId="77777777" w:rsidR="00C35BF2" w:rsidRDefault="00256AF3">
            <w:pPr>
              <w:jc w:val="center"/>
              <w:rPr>
                <w:lang w:val="bs-Latn-BA"/>
              </w:rPr>
            </w:pPr>
            <w:r>
              <w:rPr>
                <w:lang w:val="bs-Latn-BA"/>
              </w:rPr>
              <w:sym w:font="Wingdings" w:char="F0FC"/>
            </w:r>
          </w:p>
        </w:tc>
      </w:tr>
      <w:tr w:rsidR="00C35BF2" w14:paraId="41CA69E1" w14:textId="77777777">
        <w:trPr>
          <w:jc w:val="center"/>
        </w:trPr>
        <w:tc>
          <w:tcPr>
            <w:tcW w:w="828" w:type="dxa"/>
            <w:vMerge/>
            <w:vAlign w:val="center"/>
          </w:tcPr>
          <w:p w14:paraId="5E9173BB" w14:textId="77777777" w:rsidR="00C35BF2" w:rsidRDefault="00C35BF2">
            <w:pPr>
              <w:rPr>
                <w:lang w:val="bs-Latn-BA"/>
              </w:rPr>
            </w:pPr>
          </w:p>
        </w:tc>
        <w:tc>
          <w:tcPr>
            <w:tcW w:w="3060" w:type="dxa"/>
            <w:vAlign w:val="center"/>
          </w:tcPr>
          <w:p w14:paraId="0D11AE32" w14:textId="77777777" w:rsidR="00C35BF2" w:rsidRDefault="00256AF3">
            <w:pPr>
              <w:rPr>
                <w:lang w:val="bs-Latn-BA"/>
              </w:rPr>
            </w:pPr>
            <w:r>
              <w:rPr>
                <w:lang w:val="bs-Latn-BA"/>
              </w:rPr>
              <w:t>CAS</w:t>
            </w:r>
          </w:p>
        </w:tc>
        <w:tc>
          <w:tcPr>
            <w:tcW w:w="1152" w:type="dxa"/>
            <w:vAlign w:val="center"/>
          </w:tcPr>
          <w:p w14:paraId="7A545ECC" w14:textId="77777777" w:rsidR="00C35BF2" w:rsidRDefault="00256AF3">
            <w:pPr>
              <w:jc w:val="center"/>
              <w:rPr>
                <w:lang w:val="bs-Latn-BA"/>
              </w:rPr>
            </w:pPr>
            <w:r>
              <w:rPr>
                <w:lang w:val="bs-Latn-BA"/>
              </w:rPr>
              <w:sym w:font="Wingdings" w:char="F0FC"/>
            </w:r>
          </w:p>
        </w:tc>
        <w:tc>
          <w:tcPr>
            <w:tcW w:w="1458" w:type="dxa"/>
            <w:vAlign w:val="center"/>
          </w:tcPr>
          <w:p w14:paraId="11C59F83" w14:textId="77777777" w:rsidR="00C35BF2" w:rsidRDefault="00256AF3">
            <w:pPr>
              <w:jc w:val="center"/>
              <w:rPr>
                <w:lang w:val="bs-Latn-BA"/>
              </w:rPr>
            </w:pPr>
            <w:r>
              <w:rPr>
                <w:lang w:val="bs-Latn-BA"/>
              </w:rPr>
              <w:sym w:font="Wingdings" w:char="F0FC"/>
            </w:r>
          </w:p>
        </w:tc>
        <w:tc>
          <w:tcPr>
            <w:tcW w:w="1440" w:type="dxa"/>
            <w:vAlign w:val="center"/>
          </w:tcPr>
          <w:p w14:paraId="6585318A" w14:textId="77777777" w:rsidR="00C35BF2" w:rsidRDefault="00256AF3">
            <w:pPr>
              <w:jc w:val="center"/>
              <w:rPr>
                <w:lang w:val="bs-Latn-BA"/>
              </w:rPr>
            </w:pPr>
            <w:r>
              <w:rPr>
                <w:lang w:val="bs-Latn-BA"/>
              </w:rPr>
              <w:sym w:font="Wingdings" w:char="F0FC"/>
            </w:r>
          </w:p>
        </w:tc>
      </w:tr>
      <w:tr w:rsidR="00C35BF2" w14:paraId="329FCF79" w14:textId="77777777">
        <w:trPr>
          <w:jc w:val="center"/>
        </w:trPr>
        <w:tc>
          <w:tcPr>
            <w:tcW w:w="828" w:type="dxa"/>
            <w:vMerge/>
            <w:vAlign w:val="center"/>
          </w:tcPr>
          <w:p w14:paraId="0D4CA20D" w14:textId="77777777" w:rsidR="00C35BF2" w:rsidRDefault="00C35BF2">
            <w:pPr>
              <w:rPr>
                <w:lang w:val="bs-Latn-BA"/>
              </w:rPr>
            </w:pPr>
          </w:p>
        </w:tc>
        <w:tc>
          <w:tcPr>
            <w:tcW w:w="3060" w:type="dxa"/>
            <w:vAlign w:val="center"/>
          </w:tcPr>
          <w:p w14:paraId="4FF180DF" w14:textId="77777777" w:rsidR="00C35BF2" w:rsidRDefault="00256AF3">
            <w:pPr>
              <w:rPr>
                <w:lang w:val="bs-Latn-BA"/>
              </w:rPr>
            </w:pPr>
            <w:r>
              <w:rPr>
                <w:lang w:val="bs-Latn-BA"/>
              </w:rPr>
              <w:t>OpenID</w:t>
            </w:r>
          </w:p>
        </w:tc>
        <w:tc>
          <w:tcPr>
            <w:tcW w:w="1152" w:type="dxa"/>
            <w:vAlign w:val="center"/>
          </w:tcPr>
          <w:p w14:paraId="7EE9D508" w14:textId="77777777" w:rsidR="00C35BF2" w:rsidRDefault="00256AF3">
            <w:pPr>
              <w:jc w:val="center"/>
              <w:rPr>
                <w:lang w:val="bs-Latn-BA"/>
              </w:rPr>
            </w:pPr>
            <w:r>
              <w:rPr>
                <w:lang w:val="bs-Latn-BA"/>
              </w:rPr>
              <w:sym w:font="Wingdings" w:char="F0FC"/>
            </w:r>
          </w:p>
        </w:tc>
        <w:tc>
          <w:tcPr>
            <w:tcW w:w="1458" w:type="dxa"/>
            <w:vAlign w:val="center"/>
          </w:tcPr>
          <w:p w14:paraId="6B9E94EE" w14:textId="77777777" w:rsidR="00C35BF2" w:rsidRDefault="00C35BF2">
            <w:pPr>
              <w:jc w:val="center"/>
              <w:rPr>
                <w:lang w:val="bs-Latn-BA"/>
              </w:rPr>
            </w:pPr>
          </w:p>
        </w:tc>
        <w:tc>
          <w:tcPr>
            <w:tcW w:w="1440" w:type="dxa"/>
            <w:vAlign w:val="center"/>
          </w:tcPr>
          <w:p w14:paraId="3DC46692" w14:textId="77777777" w:rsidR="00C35BF2" w:rsidRDefault="00C35BF2">
            <w:pPr>
              <w:jc w:val="center"/>
              <w:rPr>
                <w:lang w:val="bs-Latn-BA"/>
              </w:rPr>
            </w:pPr>
          </w:p>
        </w:tc>
      </w:tr>
      <w:tr w:rsidR="00C35BF2" w14:paraId="68AB83CF" w14:textId="77777777">
        <w:trPr>
          <w:jc w:val="center"/>
        </w:trPr>
        <w:tc>
          <w:tcPr>
            <w:tcW w:w="828" w:type="dxa"/>
            <w:vMerge/>
            <w:vAlign w:val="center"/>
          </w:tcPr>
          <w:p w14:paraId="37E72608" w14:textId="77777777" w:rsidR="00C35BF2" w:rsidRDefault="00C35BF2">
            <w:pPr>
              <w:rPr>
                <w:lang w:val="bs-Latn-BA"/>
              </w:rPr>
            </w:pPr>
          </w:p>
        </w:tc>
        <w:tc>
          <w:tcPr>
            <w:tcW w:w="3060" w:type="dxa"/>
            <w:vAlign w:val="center"/>
          </w:tcPr>
          <w:p w14:paraId="39AAC8EA" w14:textId="77777777" w:rsidR="00C35BF2" w:rsidRDefault="00256AF3">
            <w:pPr>
              <w:rPr>
                <w:lang w:val="bs-Latn-BA"/>
              </w:rPr>
            </w:pPr>
            <w:r>
              <w:rPr>
                <w:lang w:val="bs-Latn-BA"/>
              </w:rPr>
              <w:t>OpenID Connect</w:t>
            </w:r>
          </w:p>
        </w:tc>
        <w:tc>
          <w:tcPr>
            <w:tcW w:w="1152" w:type="dxa"/>
            <w:vAlign w:val="center"/>
          </w:tcPr>
          <w:p w14:paraId="67EA81D6" w14:textId="77777777" w:rsidR="00C35BF2" w:rsidRDefault="00256AF3">
            <w:pPr>
              <w:jc w:val="center"/>
              <w:rPr>
                <w:lang w:val="bs-Latn-BA"/>
              </w:rPr>
            </w:pPr>
            <w:r>
              <w:rPr>
                <w:lang w:val="bs-Latn-BA"/>
              </w:rPr>
              <w:sym w:font="Wingdings" w:char="F0FC"/>
            </w:r>
          </w:p>
        </w:tc>
        <w:tc>
          <w:tcPr>
            <w:tcW w:w="1458" w:type="dxa"/>
            <w:vAlign w:val="center"/>
          </w:tcPr>
          <w:p w14:paraId="2A83DDDD" w14:textId="77777777" w:rsidR="00C35BF2" w:rsidRDefault="00C35BF2">
            <w:pPr>
              <w:jc w:val="center"/>
              <w:rPr>
                <w:lang w:val="bs-Latn-BA"/>
              </w:rPr>
            </w:pPr>
          </w:p>
        </w:tc>
        <w:tc>
          <w:tcPr>
            <w:tcW w:w="1440" w:type="dxa"/>
            <w:vAlign w:val="center"/>
          </w:tcPr>
          <w:p w14:paraId="1FE32913" w14:textId="77777777" w:rsidR="00C35BF2" w:rsidRDefault="00256AF3">
            <w:pPr>
              <w:jc w:val="center"/>
              <w:rPr>
                <w:lang w:val="bs-Latn-BA"/>
              </w:rPr>
            </w:pPr>
            <w:r>
              <w:rPr>
                <w:lang w:val="bs-Latn-BA"/>
              </w:rPr>
              <w:sym w:font="Wingdings" w:char="F0FC"/>
            </w:r>
          </w:p>
        </w:tc>
      </w:tr>
      <w:tr w:rsidR="00C35BF2" w14:paraId="2A087096" w14:textId="77777777">
        <w:trPr>
          <w:jc w:val="center"/>
        </w:trPr>
        <w:tc>
          <w:tcPr>
            <w:tcW w:w="828" w:type="dxa"/>
            <w:vMerge/>
            <w:vAlign w:val="center"/>
          </w:tcPr>
          <w:p w14:paraId="16EC8819" w14:textId="77777777" w:rsidR="00C35BF2" w:rsidRDefault="00C35BF2">
            <w:pPr>
              <w:rPr>
                <w:lang w:val="bs-Latn-BA"/>
              </w:rPr>
            </w:pPr>
          </w:p>
        </w:tc>
        <w:tc>
          <w:tcPr>
            <w:tcW w:w="3060" w:type="dxa"/>
            <w:vAlign w:val="center"/>
          </w:tcPr>
          <w:p w14:paraId="0B2DF024" w14:textId="77777777" w:rsidR="00C35BF2" w:rsidRDefault="00256AF3">
            <w:pPr>
              <w:rPr>
                <w:lang w:val="bs-Latn-BA"/>
              </w:rPr>
            </w:pPr>
            <w:r>
              <w:rPr>
                <w:lang w:val="bs-Latn-BA"/>
              </w:rPr>
              <w:t>OAuth</w:t>
            </w:r>
          </w:p>
        </w:tc>
        <w:tc>
          <w:tcPr>
            <w:tcW w:w="1152" w:type="dxa"/>
            <w:vAlign w:val="center"/>
          </w:tcPr>
          <w:p w14:paraId="7C624C5F" w14:textId="77777777" w:rsidR="00C35BF2" w:rsidRDefault="00256AF3">
            <w:pPr>
              <w:jc w:val="center"/>
              <w:rPr>
                <w:lang w:val="bs-Latn-BA"/>
              </w:rPr>
            </w:pPr>
            <w:r>
              <w:rPr>
                <w:lang w:val="bs-Latn-BA"/>
              </w:rPr>
              <w:sym w:font="Wingdings" w:char="F0FC"/>
            </w:r>
          </w:p>
        </w:tc>
        <w:tc>
          <w:tcPr>
            <w:tcW w:w="1458" w:type="dxa"/>
            <w:vAlign w:val="center"/>
          </w:tcPr>
          <w:p w14:paraId="6218DAA9" w14:textId="77777777" w:rsidR="00C35BF2" w:rsidRDefault="00C35BF2">
            <w:pPr>
              <w:jc w:val="center"/>
              <w:rPr>
                <w:lang w:val="bs-Latn-BA"/>
              </w:rPr>
            </w:pPr>
          </w:p>
        </w:tc>
        <w:tc>
          <w:tcPr>
            <w:tcW w:w="1440" w:type="dxa"/>
            <w:vAlign w:val="center"/>
          </w:tcPr>
          <w:p w14:paraId="6E8972DD" w14:textId="77777777" w:rsidR="00C35BF2" w:rsidRDefault="00256AF3">
            <w:pPr>
              <w:jc w:val="center"/>
              <w:rPr>
                <w:lang w:val="bs-Latn-BA"/>
              </w:rPr>
            </w:pPr>
            <w:r>
              <w:rPr>
                <w:lang w:val="bs-Latn-BA"/>
              </w:rPr>
              <w:sym w:font="Wingdings" w:char="F0FC"/>
            </w:r>
          </w:p>
        </w:tc>
      </w:tr>
      <w:tr w:rsidR="00C35BF2" w14:paraId="49E9E512" w14:textId="77777777">
        <w:trPr>
          <w:jc w:val="center"/>
        </w:trPr>
        <w:tc>
          <w:tcPr>
            <w:tcW w:w="828" w:type="dxa"/>
            <w:vMerge/>
            <w:vAlign w:val="center"/>
          </w:tcPr>
          <w:p w14:paraId="20D3FE57" w14:textId="77777777" w:rsidR="00C35BF2" w:rsidRDefault="00C35BF2">
            <w:pPr>
              <w:rPr>
                <w:lang w:val="bs-Latn-BA"/>
              </w:rPr>
            </w:pPr>
          </w:p>
        </w:tc>
        <w:tc>
          <w:tcPr>
            <w:tcW w:w="3060" w:type="dxa"/>
            <w:vAlign w:val="center"/>
          </w:tcPr>
          <w:p w14:paraId="7FD10CE5" w14:textId="77777777" w:rsidR="00C35BF2" w:rsidRDefault="00256AF3">
            <w:pPr>
              <w:rPr>
                <w:lang w:val="bs-Latn-BA"/>
              </w:rPr>
            </w:pPr>
            <w:r>
              <w:rPr>
                <w:lang w:val="bs-Latn-BA"/>
              </w:rPr>
              <w:t>WS-Federation</w:t>
            </w:r>
          </w:p>
        </w:tc>
        <w:tc>
          <w:tcPr>
            <w:tcW w:w="1152" w:type="dxa"/>
            <w:vAlign w:val="center"/>
          </w:tcPr>
          <w:p w14:paraId="11E89D5D" w14:textId="77777777" w:rsidR="00C35BF2" w:rsidRDefault="00256AF3">
            <w:pPr>
              <w:jc w:val="center"/>
              <w:rPr>
                <w:lang w:val="bs-Latn-BA"/>
              </w:rPr>
            </w:pPr>
            <w:r>
              <w:rPr>
                <w:lang w:val="bs-Latn-BA"/>
              </w:rPr>
              <w:sym w:font="Wingdings" w:char="F0FC"/>
            </w:r>
          </w:p>
        </w:tc>
        <w:tc>
          <w:tcPr>
            <w:tcW w:w="1458" w:type="dxa"/>
            <w:vAlign w:val="center"/>
          </w:tcPr>
          <w:p w14:paraId="23E9A91E" w14:textId="77777777" w:rsidR="00C35BF2" w:rsidRDefault="00C35BF2">
            <w:pPr>
              <w:jc w:val="center"/>
              <w:rPr>
                <w:lang w:val="bs-Latn-BA"/>
              </w:rPr>
            </w:pPr>
          </w:p>
        </w:tc>
        <w:tc>
          <w:tcPr>
            <w:tcW w:w="1440" w:type="dxa"/>
            <w:vAlign w:val="center"/>
          </w:tcPr>
          <w:p w14:paraId="56099D71" w14:textId="77777777" w:rsidR="00C35BF2" w:rsidRDefault="00256AF3">
            <w:pPr>
              <w:jc w:val="center"/>
              <w:rPr>
                <w:lang w:val="bs-Latn-BA"/>
              </w:rPr>
            </w:pPr>
            <w:r>
              <w:rPr>
                <w:lang w:val="bs-Latn-BA"/>
              </w:rPr>
              <w:sym w:font="Wingdings" w:char="F0FC"/>
            </w:r>
          </w:p>
        </w:tc>
      </w:tr>
      <w:tr w:rsidR="00C35BF2" w14:paraId="2E68CEED" w14:textId="77777777">
        <w:trPr>
          <w:jc w:val="center"/>
        </w:trPr>
        <w:tc>
          <w:tcPr>
            <w:tcW w:w="828" w:type="dxa"/>
            <w:vMerge/>
            <w:vAlign w:val="center"/>
          </w:tcPr>
          <w:p w14:paraId="2D05C865" w14:textId="77777777" w:rsidR="00C35BF2" w:rsidRDefault="00C35BF2">
            <w:pPr>
              <w:rPr>
                <w:lang w:val="bs-Latn-BA"/>
              </w:rPr>
            </w:pPr>
          </w:p>
        </w:tc>
        <w:tc>
          <w:tcPr>
            <w:tcW w:w="3060" w:type="dxa"/>
            <w:vAlign w:val="center"/>
          </w:tcPr>
          <w:p w14:paraId="51E590E6" w14:textId="77777777" w:rsidR="00C35BF2" w:rsidRDefault="00256AF3">
            <w:pPr>
              <w:rPr>
                <w:lang w:val="bs-Latn-BA"/>
              </w:rPr>
            </w:pPr>
            <w:r>
              <w:rPr>
                <w:lang w:val="bs-Latn-BA"/>
              </w:rPr>
              <w:t>WS-Trust</w:t>
            </w:r>
          </w:p>
        </w:tc>
        <w:tc>
          <w:tcPr>
            <w:tcW w:w="1152" w:type="dxa"/>
            <w:vAlign w:val="center"/>
          </w:tcPr>
          <w:p w14:paraId="6EF4A8F5" w14:textId="77777777" w:rsidR="00C35BF2" w:rsidRDefault="00C35BF2">
            <w:pPr>
              <w:jc w:val="center"/>
              <w:rPr>
                <w:lang w:val="bs-Latn-BA"/>
              </w:rPr>
            </w:pPr>
          </w:p>
        </w:tc>
        <w:tc>
          <w:tcPr>
            <w:tcW w:w="1458" w:type="dxa"/>
            <w:vAlign w:val="center"/>
          </w:tcPr>
          <w:p w14:paraId="3B02C44D" w14:textId="77777777" w:rsidR="00C35BF2" w:rsidRDefault="00C35BF2">
            <w:pPr>
              <w:jc w:val="center"/>
              <w:rPr>
                <w:lang w:val="bs-Latn-BA"/>
              </w:rPr>
            </w:pPr>
          </w:p>
        </w:tc>
        <w:tc>
          <w:tcPr>
            <w:tcW w:w="1440" w:type="dxa"/>
            <w:vAlign w:val="center"/>
          </w:tcPr>
          <w:p w14:paraId="74319D34" w14:textId="77777777" w:rsidR="00C35BF2" w:rsidRDefault="00256AF3">
            <w:pPr>
              <w:jc w:val="center"/>
              <w:rPr>
                <w:lang w:val="bs-Latn-BA"/>
              </w:rPr>
            </w:pPr>
            <w:r>
              <w:rPr>
                <w:lang w:val="bs-Latn-BA"/>
              </w:rPr>
              <w:sym w:font="Wingdings" w:char="F0FC"/>
            </w:r>
          </w:p>
        </w:tc>
      </w:tr>
      <w:tr w:rsidR="00C35BF2" w14:paraId="150FF9BF" w14:textId="77777777">
        <w:trPr>
          <w:jc w:val="center"/>
        </w:trPr>
        <w:tc>
          <w:tcPr>
            <w:tcW w:w="828" w:type="dxa"/>
            <w:vAlign w:val="center"/>
          </w:tcPr>
          <w:p w14:paraId="05D71778" w14:textId="77777777" w:rsidR="00C35BF2" w:rsidRDefault="00C35BF2">
            <w:pPr>
              <w:rPr>
                <w:lang w:val="bs-Latn-BA"/>
              </w:rPr>
            </w:pPr>
          </w:p>
        </w:tc>
        <w:tc>
          <w:tcPr>
            <w:tcW w:w="3060" w:type="dxa"/>
            <w:vAlign w:val="center"/>
          </w:tcPr>
          <w:p w14:paraId="27AC0101" w14:textId="77777777" w:rsidR="00C35BF2" w:rsidRDefault="00256AF3">
            <w:pPr>
              <w:rPr>
                <w:lang w:val="bs-Latn-BA"/>
              </w:rPr>
            </w:pPr>
            <w:r>
              <w:rPr>
                <w:lang w:val="bs-Latn-BA"/>
              </w:rPr>
              <w:t>Višestepena autentikacija</w:t>
            </w:r>
          </w:p>
        </w:tc>
        <w:tc>
          <w:tcPr>
            <w:tcW w:w="1152" w:type="dxa"/>
            <w:vAlign w:val="center"/>
          </w:tcPr>
          <w:p w14:paraId="0CAF55DD" w14:textId="77777777" w:rsidR="00C35BF2" w:rsidRDefault="00256AF3">
            <w:pPr>
              <w:jc w:val="center"/>
              <w:rPr>
                <w:lang w:val="bs-Latn-BA"/>
              </w:rPr>
            </w:pPr>
            <w:r>
              <w:rPr>
                <w:lang w:val="bs-Latn-BA"/>
              </w:rPr>
              <w:sym w:font="Wingdings" w:char="F0FC"/>
            </w:r>
          </w:p>
        </w:tc>
        <w:tc>
          <w:tcPr>
            <w:tcW w:w="1458" w:type="dxa"/>
            <w:vAlign w:val="center"/>
          </w:tcPr>
          <w:p w14:paraId="3D7DB23D" w14:textId="77777777" w:rsidR="00C35BF2" w:rsidRDefault="00256AF3">
            <w:pPr>
              <w:jc w:val="center"/>
              <w:rPr>
                <w:lang w:val="bs-Latn-BA"/>
              </w:rPr>
            </w:pPr>
            <w:r>
              <w:rPr>
                <w:lang w:val="bs-Latn-BA"/>
              </w:rPr>
              <w:sym w:font="Wingdings" w:char="F0FC"/>
            </w:r>
          </w:p>
        </w:tc>
        <w:tc>
          <w:tcPr>
            <w:tcW w:w="1440" w:type="dxa"/>
            <w:vAlign w:val="center"/>
          </w:tcPr>
          <w:p w14:paraId="1A2B956B" w14:textId="77777777" w:rsidR="00C35BF2" w:rsidRDefault="00256AF3">
            <w:pPr>
              <w:jc w:val="center"/>
              <w:rPr>
                <w:lang w:val="bs-Latn-BA"/>
              </w:rPr>
            </w:pPr>
            <w:r>
              <w:rPr>
                <w:lang w:val="bs-Latn-BA"/>
              </w:rPr>
              <w:sym w:font="Wingdings" w:char="F0FC"/>
            </w:r>
          </w:p>
        </w:tc>
      </w:tr>
      <w:tr w:rsidR="00C35BF2" w14:paraId="412D707A" w14:textId="77777777">
        <w:trPr>
          <w:jc w:val="center"/>
        </w:trPr>
        <w:tc>
          <w:tcPr>
            <w:tcW w:w="828" w:type="dxa"/>
            <w:vAlign w:val="center"/>
          </w:tcPr>
          <w:p w14:paraId="20ECDFFE" w14:textId="77777777" w:rsidR="00C35BF2" w:rsidRDefault="00C35BF2">
            <w:pPr>
              <w:rPr>
                <w:lang w:val="bs-Latn-BA"/>
              </w:rPr>
            </w:pPr>
          </w:p>
        </w:tc>
        <w:tc>
          <w:tcPr>
            <w:tcW w:w="3060" w:type="dxa"/>
            <w:vAlign w:val="center"/>
          </w:tcPr>
          <w:p w14:paraId="3A59D151" w14:textId="77777777" w:rsidR="00C35BF2" w:rsidRDefault="00256AF3">
            <w:pPr>
              <w:rPr>
                <w:lang w:val="bs-Latn-BA"/>
              </w:rPr>
            </w:pPr>
            <w:r>
              <w:rPr>
                <w:lang w:val="bs-Latn-BA"/>
              </w:rPr>
              <w:t>Delegirana autentikacija</w:t>
            </w:r>
          </w:p>
        </w:tc>
        <w:tc>
          <w:tcPr>
            <w:tcW w:w="1152" w:type="dxa"/>
            <w:vAlign w:val="center"/>
          </w:tcPr>
          <w:p w14:paraId="22BFD330" w14:textId="77777777" w:rsidR="00C35BF2" w:rsidRDefault="00256AF3">
            <w:pPr>
              <w:jc w:val="center"/>
              <w:rPr>
                <w:lang w:val="bs-Latn-BA"/>
              </w:rPr>
            </w:pPr>
            <w:r>
              <w:rPr>
                <w:lang w:val="bs-Latn-BA"/>
              </w:rPr>
              <w:sym w:font="Wingdings" w:char="F0FC"/>
            </w:r>
          </w:p>
        </w:tc>
        <w:tc>
          <w:tcPr>
            <w:tcW w:w="1458" w:type="dxa"/>
            <w:vAlign w:val="center"/>
          </w:tcPr>
          <w:p w14:paraId="3415AC35" w14:textId="77777777" w:rsidR="00C35BF2" w:rsidRDefault="00256AF3">
            <w:pPr>
              <w:jc w:val="center"/>
              <w:rPr>
                <w:lang w:val="bs-Latn-BA"/>
              </w:rPr>
            </w:pPr>
            <w:r>
              <w:rPr>
                <w:lang w:val="bs-Latn-BA"/>
              </w:rPr>
              <w:sym w:font="Wingdings" w:char="F0FC"/>
            </w:r>
          </w:p>
        </w:tc>
        <w:tc>
          <w:tcPr>
            <w:tcW w:w="1440" w:type="dxa"/>
            <w:vAlign w:val="center"/>
          </w:tcPr>
          <w:p w14:paraId="3E7C49F1" w14:textId="77777777" w:rsidR="00C35BF2" w:rsidRDefault="00256AF3">
            <w:pPr>
              <w:jc w:val="center"/>
              <w:rPr>
                <w:lang w:val="bs-Latn-BA"/>
              </w:rPr>
            </w:pPr>
            <w:r>
              <w:rPr>
                <w:lang w:val="bs-Latn-BA"/>
              </w:rPr>
              <w:sym w:font="Wingdings" w:char="F0FC"/>
            </w:r>
          </w:p>
        </w:tc>
      </w:tr>
      <w:tr w:rsidR="00C35BF2" w14:paraId="5C661573" w14:textId="77777777">
        <w:trPr>
          <w:jc w:val="center"/>
        </w:trPr>
        <w:tc>
          <w:tcPr>
            <w:tcW w:w="828" w:type="dxa"/>
            <w:vAlign w:val="center"/>
          </w:tcPr>
          <w:p w14:paraId="0740CE91" w14:textId="77777777" w:rsidR="00C35BF2" w:rsidRDefault="00C35BF2">
            <w:pPr>
              <w:rPr>
                <w:lang w:val="bs-Latn-BA"/>
              </w:rPr>
            </w:pPr>
          </w:p>
        </w:tc>
        <w:tc>
          <w:tcPr>
            <w:tcW w:w="3060" w:type="dxa"/>
            <w:vAlign w:val="center"/>
          </w:tcPr>
          <w:p w14:paraId="5C4146C6" w14:textId="77777777" w:rsidR="00C35BF2" w:rsidRDefault="00256AF3">
            <w:pPr>
              <w:rPr>
                <w:lang w:val="bs-Latn-BA"/>
              </w:rPr>
            </w:pPr>
            <w:r>
              <w:rPr>
                <w:i/>
                <w:lang w:val="bs-Latn-BA"/>
              </w:rPr>
              <w:t>Single Log-Out</w:t>
            </w:r>
            <w:r>
              <w:rPr>
                <w:lang w:val="bs-Latn-BA"/>
              </w:rPr>
              <w:t xml:space="preserve"> (SLO)</w:t>
            </w:r>
          </w:p>
        </w:tc>
        <w:tc>
          <w:tcPr>
            <w:tcW w:w="1152" w:type="dxa"/>
            <w:vAlign w:val="center"/>
          </w:tcPr>
          <w:p w14:paraId="4F44F950" w14:textId="77777777" w:rsidR="00C35BF2" w:rsidRDefault="00256AF3">
            <w:pPr>
              <w:jc w:val="center"/>
              <w:rPr>
                <w:lang w:val="bs-Latn-BA"/>
              </w:rPr>
            </w:pPr>
            <w:r>
              <w:rPr>
                <w:lang w:val="bs-Latn-BA"/>
              </w:rPr>
              <w:sym w:font="Wingdings" w:char="F0FC"/>
            </w:r>
          </w:p>
        </w:tc>
        <w:tc>
          <w:tcPr>
            <w:tcW w:w="1458" w:type="dxa"/>
            <w:vAlign w:val="center"/>
          </w:tcPr>
          <w:p w14:paraId="241D54AC" w14:textId="77777777" w:rsidR="00C35BF2" w:rsidRDefault="00256AF3">
            <w:pPr>
              <w:jc w:val="center"/>
              <w:rPr>
                <w:lang w:val="bs-Latn-BA"/>
              </w:rPr>
            </w:pPr>
            <w:r>
              <w:rPr>
                <w:lang w:val="bs-Latn-BA"/>
              </w:rPr>
              <w:sym w:font="Wingdings" w:char="F0FC"/>
            </w:r>
          </w:p>
        </w:tc>
        <w:tc>
          <w:tcPr>
            <w:tcW w:w="1440" w:type="dxa"/>
            <w:vAlign w:val="center"/>
          </w:tcPr>
          <w:p w14:paraId="1445FF76" w14:textId="77777777" w:rsidR="00C35BF2" w:rsidRDefault="00256AF3">
            <w:pPr>
              <w:jc w:val="center"/>
              <w:rPr>
                <w:lang w:val="bs-Latn-BA"/>
              </w:rPr>
            </w:pPr>
            <w:r>
              <w:rPr>
                <w:lang w:val="bs-Latn-BA"/>
              </w:rPr>
              <w:sym w:font="Wingdings" w:char="F0FC"/>
            </w:r>
          </w:p>
        </w:tc>
      </w:tr>
      <w:tr w:rsidR="00C35BF2" w14:paraId="5B466F0C" w14:textId="77777777">
        <w:trPr>
          <w:jc w:val="center"/>
        </w:trPr>
        <w:tc>
          <w:tcPr>
            <w:tcW w:w="828" w:type="dxa"/>
            <w:vAlign w:val="center"/>
          </w:tcPr>
          <w:p w14:paraId="5351D6D6" w14:textId="77777777" w:rsidR="00C35BF2" w:rsidRDefault="00C35BF2">
            <w:pPr>
              <w:rPr>
                <w:lang w:val="bs-Latn-BA"/>
              </w:rPr>
            </w:pPr>
          </w:p>
        </w:tc>
        <w:tc>
          <w:tcPr>
            <w:tcW w:w="3060" w:type="dxa"/>
            <w:vAlign w:val="center"/>
          </w:tcPr>
          <w:p w14:paraId="05ABA577" w14:textId="77777777" w:rsidR="00C35BF2" w:rsidRDefault="00256AF3">
            <w:pPr>
              <w:rPr>
                <w:lang w:val="bs-Latn-BA"/>
              </w:rPr>
            </w:pPr>
            <w:r>
              <w:rPr>
                <w:lang w:val="bs-Latn-BA"/>
              </w:rPr>
              <w:t>Dostupna klijentska aplikacija ili biblioteka</w:t>
            </w:r>
          </w:p>
        </w:tc>
        <w:tc>
          <w:tcPr>
            <w:tcW w:w="1152" w:type="dxa"/>
            <w:vAlign w:val="center"/>
          </w:tcPr>
          <w:p w14:paraId="24F771EA" w14:textId="77777777" w:rsidR="00C35BF2" w:rsidRDefault="00256AF3">
            <w:pPr>
              <w:jc w:val="center"/>
              <w:rPr>
                <w:lang w:val="bs-Latn-BA"/>
              </w:rPr>
            </w:pPr>
            <w:r>
              <w:rPr>
                <w:lang w:val="bs-Latn-BA"/>
              </w:rPr>
              <w:sym w:font="Wingdings" w:char="F0FC"/>
            </w:r>
          </w:p>
        </w:tc>
        <w:tc>
          <w:tcPr>
            <w:tcW w:w="1458" w:type="dxa"/>
            <w:vAlign w:val="center"/>
          </w:tcPr>
          <w:p w14:paraId="43D9F3E0" w14:textId="77777777" w:rsidR="00C35BF2" w:rsidRDefault="00256AF3">
            <w:pPr>
              <w:jc w:val="center"/>
              <w:rPr>
                <w:lang w:val="bs-Latn-BA"/>
              </w:rPr>
            </w:pPr>
            <w:r>
              <w:rPr>
                <w:lang w:val="bs-Latn-BA"/>
              </w:rPr>
              <w:sym w:font="Wingdings" w:char="F0FC"/>
            </w:r>
          </w:p>
        </w:tc>
        <w:tc>
          <w:tcPr>
            <w:tcW w:w="1440" w:type="dxa"/>
            <w:vAlign w:val="center"/>
          </w:tcPr>
          <w:p w14:paraId="1B6DB85C" w14:textId="77777777" w:rsidR="00C35BF2" w:rsidRDefault="00C35BF2">
            <w:pPr>
              <w:jc w:val="center"/>
              <w:rPr>
                <w:lang w:val="bs-Latn-BA"/>
              </w:rPr>
            </w:pPr>
          </w:p>
        </w:tc>
      </w:tr>
      <w:tr w:rsidR="00C35BF2" w14:paraId="6974289C" w14:textId="77777777">
        <w:trPr>
          <w:jc w:val="center"/>
        </w:trPr>
        <w:tc>
          <w:tcPr>
            <w:tcW w:w="828" w:type="dxa"/>
            <w:vAlign w:val="center"/>
          </w:tcPr>
          <w:p w14:paraId="381F0018" w14:textId="77777777" w:rsidR="00C35BF2" w:rsidRDefault="00C35BF2">
            <w:pPr>
              <w:rPr>
                <w:lang w:val="bs-Latn-BA"/>
              </w:rPr>
            </w:pPr>
          </w:p>
        </w:tc>
        <w:tc>
          <w:tcPr>
            <w:tcW w:w="3060" w:type="dxa"/>
            <w:vAlign w:val="center"/>
          </w:tcPr>
          <w:p w14:paraId="18535F4E" w14:textId="77777777" w:rsidR="00C35BF2" w:rsidRDefault="00256AF3">
            <w:pPr>
              <w:rPr>
                <w:lang w:val="bs-Latn-BA"/>
              </w:rPr>
            </w:pPr>
            <w:r>
              <w:rPr>
                <w:i/>
                <w:lang w:val="bs-Latn-BA"/>
              </w:rPr>
              <w:t>OpenSource</w:t>
            </w:r>
            <w:r>
              <w:rPr>
                <w:lang w:val="bs-Latn-BA"/>
              </w:rPr>
              <w:t xml:space="preserve"> licenca</w:t>
            </w:r>
          </w:p>
        </w:tc>
        <w:tc>
          <w:tcPr>
            <w:tcW w:w="1152" w:type="dxa"/>
            <w:vAlign w:val="center"/>
          </w:tcPr>
          <w:p w14:paraId="517BEADB" w14:textId="77777777" w:rsidR="00C35BF2" w:rsidRDefault="00256AF3">
            <w:pPr>
              <w:jc w:val="center"/>
              <w:rPr>
                <w:lang w:val="bs-Latn-BA"/>
              </w:rPr>
            </w:pPr>
            <w:r>
              <w:rPr>
                <w:lang w:val="bs-Latn-BA"/>
              </w:rPr>
              <w:sym w:font="Wingdings" w:char="F0FC"/>
            </w:r>
          </w:p>
        </w:tc>
        <w:tc>
          <w:tcPr>
            <w:tcW w:w="1458" w:type="dxa"/>
            <w:vAlign w:val="center"/>
          </w:tcPr>
          <w:p w14:paraId="19EDC441" w14:textId="77777777" w:rsidR="00C35BF2" w:rsidRDefault="00256AF3">
            <w:pPr>
              <w:jc w:val="center"/>
              <w:rPr>
                <w:lang w:val="bs-Latn-BA"/>
              </w:rPr>
            </w:pPr>
            <w:r>
              <w:rPr>
                <w:lang w:val="bs-Latn-BA"/>
              </w:rPr>
              <w:sym w:font="Wingdings" w:char="F0FC"/>
            </w:r>
          </w:p>
        </w:tc>
        <w:tc>
          <w:tcPr>
            <w:tcW w:w="1440" w:type="dxa"/>
            <w:vAlign w:val="center"/>
          </w:tcPr>
          <w:p w14:paraId="518EAC48" w14:textId="77777777" w:rsidR="00C35BF2" w:rsidRDefault="00256AF3">
            <w:pPr>
              <w:jc w:val="center"/>
              <w:rPr>
                <w:lang w:val="bs-Latn-BA"/>
              </w:rPr>
            </w:pPr>
            <w:r>
              <w:rPr>
                <w:lang w:val="bs-Latn-BA"/>
              </w:rPr>
              <w:sym w:font="Wingdings" w:char="F0FC"/>
            </w:r>
            <w:commentRangeEnd w:id="551"/>
            <w:r w:rsidR="00524460">
              <w:rPr>
                <w:rStyle w:val="CommentReference"/>
              </w:rPr>
              <w:commentReference w:id="551"/>
            </w:r>
          </w:p>
        </w:tc>
      </w:tr>
    </w:tbl>
    <w:p w14:paraId="2846DC70" w14:textId="77777777" w:rsidR="00C35BF2" w:rsidRDefault="00C35BF2">
      <w:pPr>
        <w:rPr>
          <w:lang w:val="bs-Latn-BA"/>
        </w:rPr>
      </w:pPr>
    </w:p>
    <w:p w14:paraId="41838084" w14:textId="77777777" w:rsidR="00C35BF2" w:rsidRDefault="00256AF3">
      <w:pPr>
        <w:ind w:firstLine="360"/>
        <w:jc w:val="both"/>
        <w:rPr>
          <w:b/>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su npr. Google Authenticator, Duo Security itd. Po ovoj tački su izabrana rješenja izjednačena, jer svako od njih nudi tu mogućnost, koja je u današnje vrijeme veoma bitna i prihvaćena i od velikog broj običnih korisnika, iako oni nisu dio nekog poslovnog sistema koji zahtjeva visok nivo sigurnosti i zaštite informacija. Razlog tome je možda i rasprostranjena upotreba socijalnih mreža, u okviru kojih postoje sigurnosne prijetnje kao što su npr. krađa identiteta i neovlašten pristup ličnim podacima.  </w:t>
      </w:r>
    </w:p>
    <w:p w14:paraId="6CE61AE5" w14:textId="77777777" w:rsidR="00C35BF2" w:rsidRDefault="00256AF3">
      <w:pPr>
        <w:ind w:firstLine="360"/>
        <w:jc w:val="both"/>
        <w:rPr>
          <w:lang w:val="bs-Latn-BA"/>
        </w:rPr>
      </w:pPr>
      <w:r>
        <w:rPr>
          <w:b/>
          <w:lang w:val="bs-Latn-BA"/>
        </w:rPr>
        <w:t>Delegirana autentikacija</w:t>
      </w:r>
      <w:r>
        <w:rPr>
          <w:lang w:val="bs-Latn-BA"/>
        </w:rPr>
        <w:t xml:space="preserve"> se odnosi na mogućnost podešavanja servera da delegira tj. proslijedi autentikaciju korisnika nekom vanjskom davaocu identiteta, kao što su npr. Google, Facebook, Twitter itd.</w:t>
      </w:r>
      <w:r>
        <w:rPr>
          <w:b/>
          <w:i/>
          <w:lang w:val="bs-Latn-BA"/>
        </w:rPr>
        <w:t xml:space="preserve"> </w:t>
      </w:r>
      <w:r>
        <w:rPr>
          <w:lang w:val="bs-Latn-BA"/>
        </w:rPr>
        <w:t>Isto kao u slučaju prethodne, ova mogućnost je takođe podržana u okviru sva tri odabrana rješenja. Takođe bi se moglo reći da je potreba za njom porasla zbog popularnost socijalnih mreža u okviru kojih korisnici već posjeduju nalog, zbog čega se često odlučuju da taj isti nalog upotrijebe i za autentikaciju u okviru neke druge, nezav</w:t>
      </w:r>
      <w:r>
        <w:rPr>
          <w:lang w:val="bs-Latn-BA"/>
        </w:rPr>
        <w:lastRenderedPageBreak/>
        <w:t>isne aplikacije koja nudi tu mogućnost. Sa aspekta korisnika je to veoma zgodna opcija, jer na taj način jedan nalog mogu koristiti za veliki broj aplikacija, čime se izbjegava pamćenje dodatnih lozinki.</w:t>
      </w:r>
    </w:p>
    <w:p w14:paraId="52A2C651" w14:textId="77777777" w:rsidR="00C35BF2" w:rsidRDefault="00256AF3">
      <w:pPr>
        <w:ind w:firstLine="360"/>
        <w:jc w:val="both"/>
        <w:rPr>
          <w:lang w:val="bs-Latn-BA"/>
        </w:rPr>
      </w:pPr>
      <w:r>
        <w:rPr>
          <w:b/>
          <w:i/>
          <w:lang w:val="bs-Latn-BA"/>
        </w:rPr>
        <w:t>Single-Log-Out</w:t>
      </w:r>
      <w:r>
        <w:rPr>
          <w:lang w:val="bs-Latn-BA"/>
        </w:rPr>
        <w:t xml:space="preserve"> (SLO) je funkcionalnost koju nude sva tri rješenja, a ona korisniku omogućava da se odjavom iz bilo koje od aplikacija, automatski odjavi iz svih ostalih aplikacija u koje se prijavio upotrebom SSO servera. Iako ne zvuči kao nešto što bi trebalo predstavljati bitnu karakteristiku </w:t>
      </w:r>
      <w:r>
        <w:rPr>
          <w:i/>
          <w:lang w:val="bs-Latn-BA"/>
        </w:rPr>
        <w:t>Single-Sign-On</w:t>
      </w:r>
      <w:r>
        <w:rPr>
          <w:lang w:val="bs-Latn-BA"/>
        </w:rPr>
        <w:t xml:space="preserve"> sistema, za korisnika i njegovu sigurnost je značajna iz razloga što umanjuje šansu da on nesvjesno ostane prijavljen unutar određenih aplikacija na koje se prijavio putem SSO-a, što bi moglo dovesti do neovlaštenog pristupa njegovim „živim“ sesijama, npr. ukoliko je koristio dijeljeni/javni računar i nije zatvorio internet preglednik. </w:t>
      </w:r>
    </w:p>
    <w:p w14:paraId="499EE678" w14:textId="77777777" w:rsidR="00C35BF2" w:rsidRDefault="00256AF3">
      <w:pPr>
        <w:ind w:firstLine="360"/>
        <w:jc w:val="both"/>
        <w:rPr>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znatno olakšava integraciju željene aplikacije, odnosno davaoca usluge, u SSO sistem. Ovu karakteristiku ne posjeduje jedino WSO2 rješenje, što znači da povezivanje davaoca usluge na njega iziskuje dodani napor i vrijeme od strane tima koji radi na realizaciji SSO sistema. Što se tiče druga dva rješenja, Shibboleth pored dostupnosti same klijentske aplikacije/biblioteke, pruža podršku za bilo koju implementaciju davaoca usluge (SP-a) koja je je kompatibilna sa SAML 1.1 i 2.0 protokolom, bez potrebe za njegovim prepravkama i upotrebom dodatnih biblioteka/aplikacija. Za razliku od njega, CAS zahtjeva dodatni posao, odnosno da se davalac usluge „upakuje“ unutar CAS klijenta kako bi se posredstvom njega postigla integracija sa CAS serverom, što je još poznato pod nazivom CAS-ifikacija. </w:t>
      </w:r>
    </w:p>
    <w:p w14:paraId="6FFC69A6" w14:textId="77777777" w:rsidR="00C35BF2" w:rsidRDefault="00256AF3">
      <w:pPr>
        <w:ind w:firstLine="360"/>
        <w:jc w:val="both"/>
      </w:pPr>
      <w:r>
        <w:rPr>
          <w:lang w:val="bs-Latn-BA"/>
        </w:rPr>
        <w:t xml:space="preserve">Na kraju, takođe bitnu karakteristiku, naročito za menadžment organizacije koja uvodi SSO sistem, predstavlja i to da li je u pitanju </w:t>
      </w:r>
      <w:r>
        <w:rPr>
          <w:b/>
          <w:lang w:val="bs-Latn-BA"/>
        </w:rPr>
        <w:t xml:space="preserve">rješenje sa </w:t>
      </w:r>
      <w:r>
        <w:rPr>
          <w:b/>
          <w:i/>
          <w:lang w:val="bs-Latn-BA"/>
        </w:rPr>
        <w:t>OpenSource</w:t>
      </w:r>
      <w:r>
        <w:rPr>
          <w:b/>
          <w:lang w:val="bs-Latn-BA"/>
        </w:rPr>
        <w:t xml:space="preserve"> licencom</w:t>
      </w:r>
      <w:r>
        <w:rPr>
          <w:lang w:val="bs-Latn-BA"/>
        </w:rPr>
        <w:t xml:space="preserve">, koje je samim tim besplatno. S obzirom na to da je to bio jedan od kriterijuma za odabir, sva tri rješenja posjeduju ovu karakteristiku.  </w:t>
      </w:r>
      <w:r>
        <w:br w:type="page"/>
      </w:r>
    </w:p>
    <w:p w14:paraId="416E0043" w14:textId="77777777" w:rsidR="00C35BF2" w:rsidRDefault="00256AF3">
      <w:pPr>
        <w:pStyle w:val="Heading1"/>
        <w:rPr>
          <w:lang w:val="bs-Latn-BA"/>
        </w:rPr>
      </w:pPr>
      <w:bookmarkStart w:id="552" w:name="_Toc518070703"/>
      <w:r>
        <w:rPr>
          <w:lang w:val="bs-Latn-BA"/>
        </w:rPr>
        <w:t>IMPLEMENTACIJA SSO SERVERA</w:t>
      </w:r>
      <w:bookmarkEnd w:id="552"/>
    </w:p>
    <w:p w14:paraId="340CE707" w14:textId="77777777" w:rsidR="00C35BF2" w:rsidRDefault="00256AF3">
      <w:pPr>
        <w:spacing w:line="240" w:lineRule="auto"/>
        <w:ind w:firstLine="360"/>
        <w:jc w:val="both"/>
        <w:rPr>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Single-Log-Out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6E07C577" w14:textId="77777777" w:rsidR="00C35BF2" w:rsidRDefault="00256AF3">
      <w:pPr>
        <w:spacing w:line="240" w:lineRule="auto"/>
        <w:ind w:firstLine="360"/>
        <w:jc w:val="both"/>
        <w:rPr>
          <w:lang w:val="bs-Latn-BA"/>
        </w:rPr>
      </w:pPr>
      <w:r>
        <w:rPr>
          <w:lang w:val="bs-Latn-BA"/>
        </w:rPr>
        <w:t xml:space="preserve">Implementacija se sastoji od implementacije SSO servera, tj. davaoca identiteta (IdP-a), te dvije demonstrativne klijentske aplikacije koje predstavljaju davaoce usluge (SP), koji vrše komunikaciju sa IdP-om u cilju njegove autentikacije i autorizacije. </w:t>
      </w:r>
      <w:r>
        <w:t>S</w:t>
      </w:r>
      <w:r>
        <w:rPr>
          <w:lang w:val="bs-Latn-BA"/>
        </w:rPr>
        <w:t>istem je moguće proširiti sa vi</w:t>
      </w:r>
      <w:r>
        <w:rPr>
          <w:lang w:val="bs-Latn-BA"/>
        </w:rPr>
        <w:lastRenderedPageBreak/>
        <w:t>še klijentskih aplikacija koje se povezuju na server.</w:t>
      </w:r>
    </w:p>
    <w:p w14:paraId="3B2F62D6" w14:textId="77777777" w:rsidR="00C35BF2" w:rsidRDefault="00256AF3">
      <w:pPr>
        <w:spacing w:line="240" w:lineRule="auto"/>
        <w:ind w:firstLine="360"/>
        <w:jc w:val="both"/>
        <w:rPr>
          <w:lang w:val="bs-Latn-BA"/>
        </w:rPr>
      </w:pPr>
      <w:r>
        <w:rPr>
          <w:lang w:val="bs-Latn-BA"/>
        </w:rPr>
        <w:t xml:space="preserve">Klijentske aplikacije su neophodne za demonstraciju funkcionisanja SSO servera, a služe i kao primjer za podešavanje nekog drugog davaoca usluge koji treba povezati sa njim. Implementirane su kao veoma jednostavne </w:t>
      </w:r>
      <w:r>
        <w:rPr>
          <w:i/>
          <w:lang w:val="bs-Latn-BA"/>
        </w:rPr>
        <w:t>Spring Boot</w:t>
      </w:r>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kako bi im pristupio. Zbog lakše i jednostavnije integracije sa IdP-om, klijentske aplikacije koriste biblioteku generisanu od strane samog IdP-a, pri čemu ta biblioteka obezbjeđuje jednostavan i standardizovan način generisanja SAML poruka koje se razmijenjuju između klijenta i servera, kao i URL adresa na koje se te poruke šalju. Analizirani serveri Apereo CAS i Shibboleth takođe nude gotovo rješenje za integraciju sa IdP-om, dok to nije slučaj sa WSO IS-om.</w:t>
      </w:r>
    </w:p>
    <w:p w14:paraId="23EF8848" w14:textId="77777777" w:rsidR="00C35BF2" w:rsidRDefault="00256AF3">
      <w:pPr>
        <w:spacing w:line="240" w:lineRule="auto"/>
        <w:ind w:firstLine="360"/>
        <w:jc w:val="both"/>
        <w:rPr>
          <w:lang w:val="bs-Latn-BA"/>
        </w:rPr>
      </w:pPr>
      <w:r>
        <w:rPr>
          <w:lang w:val="bs-Latn-BA"/>
        </w:rPr>
        <w:t xml:space="preserve">IdP aplikacija je takođe </w:t>
      </w:r>
      <w:r>
        <w:rPr>
          <w:i/>
          <w:lang w:val="bs-Latn-BA"/>
        </w:rPr>
        <w:t>Spring Boot</w:t>
      </w:r>
      <w:r>
        <w:rPr>
          <w:lang w:val="bs-Latn-BA"/>
        </w:rPr>
        <w:t xml:space="preserve"> aplikacija, i sadrži samo stranicu za prijavu koja se prikazuje ukoliko korisnik (preusmjeren na IdP od strane SP-a) još uvijek ne posjeduje važeći sigurnosni kontekst na IdP strani, tj. nije autentikovan. Kao što je gore navedeno, IdP aplikacija generiše klijentsku biblioteku koja olakšava njegovu integraciju sa serverom, a za pakovanje odgovarajućih klasa biblioteke u JAR datoteku, koristi se </w:t>
      </w:r>
      <w:r>
        <w:rPr>
          <w:i/>
          <w:lang w:val="bs-Latn-BA"/>
        </w:rPr>
        <w:t>Maven</w:t>
      </w:r>
      <w:r>
        <w:rPr>
          <w:lang w:val="bs-Latn-BA"/>
        </w:rPr>
        <w:t xml:space="preserve"> </w:t>
      </w:r>
      <w:r>
        <w:rPr>
          <w:i/>
          <w:lang w:val="bs-Latn-BA"/>
        </w:rPr>
        <w:t>plugin</w:t>
      </w:r>
      <w:r>
        <w:rPr>
          <w:lang w:val="bs-Latn-BA"/>
        </w:rPr>
        <w:t xml:space="preserve">. Biblioteka sadrži metodu za kreiranje </w:t>
      </w:r>
      <w:r>
        <w:rPr>
          <w:i/>
          <w:lang w:val="bs-Latn-BA"/>
        </w:rPr>
        <w:t>AuthnRequest</w:t>
      </w:r>
      <w:r>
        <w:rPr>
          <w:lang w:val="bs-Latn-BA"/>
        </w:rPr>
        <w:t xml:space="preserve"> poruke i njenu pripremu za slanje putem preusmjeravanja, zatim metodu za generisanje odgovarajućeg HTTP preusmjeravanja k</w:t>
      </w:r>
      <w:r>
        <w:rPr>
          <w:lang w:val="bs-Latn-BA"/>
        </w:rPr>
        <w:lastRenderedPageBreak/>
        <w:t xml:space="preserve">oje sadrži tačnu putanju do IdP-a, kao i metodu za konvertovanje SAML odgovora u odgovarajući </w:t>
      </w:r>
      <w:r>
        <w:rPr>
          <w:i/>
          <w:lang w:val="bs-Latn-BA"/>
        </w:rPr>
        <w:t>Response</w:t>
      </w:r>
      <w:r>
        <w:rPr>
          <w:lang w:val="bs-Latn-BA"/>
        </w:rPr>
        <w:t xml:space="preserve"> objekat iz </w:t>
      </w:r>
      <w:r>
        <w:rPr>
          <w:i/>
          <w:lang w:val="bs-Latn-BA"/>
        </w:rPr>
        <w:t>OpenSAML</w:t>
      </w:r>
      <w:r>
        <w:rPr>
          <w:lang w:val="bs-Latn-BA"/>
        </w:rPr>
        <w:t xml:space="preserve"> biblioteke.</w:t>
      </w:r>
    </w:p>
    <w:p w14:paraId="374BF225" w14:textId="77777777" w:rsidR="00C35BF2" w:rsidRDefault="00256AF3">
      <w:pPr>
        <w:spacing w:line="240" w:lineRule="auto"/>
        <w:ind w:firstLine="360"/>
        <w:jc w:val="both"/>
        <w:rPr>
          <w:lang w:val="bs-Latn-BA"/>
        </w:rPr>
      </w:pPr>
      <w:r>
        <w:rPr>
          <w:lang w:val="bs-Latn-BA"/>
        </w:rPr>
        <w:t xml:space="preserve">S obzirom na to da IdP mora sadržati skladište podataka koje će da služi za čuvanje informacija o identitetu korisnika, kao i podataka o pristupnim pravima korisnika u okviru različitih klijentskih aplikacija koje su integrisane sa njim, IdP se povezuje na MySQL bazu podataka čija je struktura prikazana na narednoj </w:t>
      </w:r>
      <w:r w:rsidRPr="009B4742">
        <w:rPr>
          <w:lang w:val="bs-Latn-BA"/>
          <w:rPrChange w:id="553" w:author="Rajo" w:date="2018-06-29T20:04:00Z">
            <w:rPr>
              <w:b/>
              <w:lang w:val="bs-Latn-BA"/>
            </w:rPr>
          </w:rPrChange>
        </w:rPr>
        <w:t>Slici 10.1</w:t>
      </w:r>
      <w:r w:rsidRPr="00AF5E11">
        <w:rPr>
          <w:lang w:val="bs-Latn-BA"/>
        </w:rPr>
        <w:t>.</w:t>
      </w:r>
    </w:p>
    <w:p w14:paraId="779553EC" w14:textId="77777777" w:rsidR="00C35BF2" w:rsidRDefault="00C35BF2">
      <w:pPr>
        <w:spacing w:line="240" w:lineRule="auto"/>
        <w:jc w:val="both"/>
        <w:rPr>
          <w:lang w:val="bs-Latn-BA"/>
        </w:rPr>
      </w:pPr>
    </w:p>
    <w:p w14:paraId="36C186D0" w14:textId="77777777" w:rsidR="00C35BF2" w:rsidRDefault="00256AF3">
      <w:pPr>
        <w:keepNext/>
        <w:spacing w:line="240" w:lineRule="auto"/>
        <w:jc w:val="both"/>
        <w:rPr>
          <w:lang w:val="bs-Latn-BA"/>
        </w:rPr>
      </w:pPr>
      <w:r>
        <w:rPr>
          <w:noProof/>
        </w:rPr>
        <w:drawing>
          <wp:inline distT="0" distB="0" distL="0" distR="0" wp14:anchorId="3BDC149A" wp14:editId="050F3B14">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95D99A0" w14:textId="28C1B22B" w:rsidR="00C35BF2" w:rsidRDefault="00256AF3">
      <w:pPr>
        <w:pStyle w:val="Caption"/>
        <w:jc w:val="center"/>
        <w:rPr>
          <w:lang w:val="bs-Latn-BA"/>
        </w:rPr>
      </w:pPr>
      <w:r>
        <w:rPr>
          <w:lang w:val="bs-Latn-BA"/>
        </w:rPr>
        <w:t xml:space="preserve">Slika </w:t>
      </w:r>
      <w:ins w:id="554"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10</w:t>
      </w:r>
      <w:ins w:id="555"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56" w:author="Rajo" w:date="2018-06-29T22:43:00Z">
        <w:r w:rsidR="00081852">
          <w:rPr>
            <w:noProof/>
            <w:lang w:val="bs-Latn-BA"/>
          </w:rPr>
          <w:t>1</w:t>
        </w:r>
      </w:ins>
      <w:ins w:id="557" w:author="Rajo" w:date="2018-06-29T19:54:00Z">
        <w:r w:rsidR="009F016E">
          <w:rPr>
            <w:lang w:val="bs-Latn-BA"/>
          </w:rPr>
          <w:fldChar w:fldCharType="end"/>
        </w:r>
      </w:ins>
      <w:del w:id="558"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struktura baze podataka SSO servera</w:t>
      </w:r>
    </w:p>
    <w:p w14:paraId="56DB7494" w14:textId="77777777" w:rsidR="00C35BF2" w:rsidRDefault="00256AF3">
      <w:pPr>
        <w:spacing w:line="240" w:lineRule="auto"/>
        <w:ind w:firstLine="360"/>
        <w:jc w:val="both"/>
        <w:rPr>
          <w:lang w:val="bs-Latn-BA"/>
        </w:rPr>
      </w:pPr>
      <w:r>
        <w:rPr>
          <w:lang w:val="bs-Latn-BA"/>
        </w:rPr>
        <w:t xml:space="preserve">Tabele </w:t>
      </w:r>
      <w:r>
        <w:rPr>
          <w:i/>
          <w:lang w:val="bs-Latn-BA"/>
        </w:rPr>
        <w:t>users</w:t>
      </w:r>
      <w:r>
        <w:rPr>
          <w:lang w:val="bs-Latn-BA"/>
        </w:rPr>
        <w:t xml:space="preserve"> i </w:t>
      </w:r>
      <w:r>
        <w:rPr>
          <w:i/>
          <w:lang w:val="bs-Latn-BA"/>
        </w:rPr>
        <w:t>user_roles</w:t>
      </w:r>
      <w:r>
        <w:rPr>
          <w:lang w:val="bs-Latn-BA"/>
        </w:rPr>
        <w:t xml:space="preserve"> su tabele koje </w:t>
      </w:r>
      <w:r>
        <w:rPr>
          <w:i/>
          <w:lang w:val="bs-Latn-BA"/>
        </w:rPr>
        <w:t>Spring Security</w:t>
      </w:r>
      <w:r>
        <w:rPr>
          <w:lang w:val="bs-Latn-BA"/>
        </w:rPr>
        <w:t xml:space="preserve"> u okviru IdP-a koristi kako bi autentikovao i autorizovao korisnika, odnosno nad ovim tabelama se vrše upiti prilikom autentikacije korisnika na SSO server, nakon preusmjeravanja sa SP-a. Tabele </w:t>
      </w:r>
      <w:r>
        <w:rPr>
          <w:i/>
          <w:lang w:val="bs-Latn-BA"/>
        </w:rPr>
        <w:t>target_hosts</w:t>
      </w:r>
      <w:r>
        <w:rPr>
          <w:lang w:val="bs-Latn-BA"/>
        </w:rPr>
        <w:t xml:space="preserve"> i </w:t>
      </w:r>
      <w:r>
        <w:rPr>
          <w:i/>
          <w:lang w:val="bs-Latn-BA"/>
        </w:rPr>
        <w:t>target_authorities</w:t>
      </w:r>
      <w:r>
        <w:rPr>
          <w:lang w:val="bs-Latn-BA"/>
        </w:rPr>
        <w:t xml:space="preserve"> sadrže autorizacione podatke, odnosno uloge koje autentikovani korisnik posjeduje na odgovarajućim SP, tj. klijentskim aplikacijama.</w:t>
      </w:r>
    </w:p>
    <w:p w14:paraId="3C14295B" w14:textId="77777777" w:rsidR="00C35BF2" w:rsidRDefault="00256AF3">
      <w:pPr>
        <w:spacing w:line="240" w:lineRule="auto"/>
        <w:ind w:firstLine="360"/>
        <w:jc w:val="both"/>
        <w:rPr>
          <w:lang w:val="bs-Latn-BA"/>
        </w:rPr>
      </w:pPr>
      <w:r>
        <w:rPr>
          <w:lang w:val="bs-Latn-BA"/>
        </w:rPr>
        <w:t>Kao što se može i vidjeti na osnovu strukture baze podataka, ovaj sistem vrši kontrolu pristupa na osnovu uloga (</w:t>
      </w:r>
      <w:r>
        <w:rPr>
          <w:i/>
          <w:lang w:val="bs-Latn-BA"/>
        </w:rPr>
        <w:t>Role Based Access Control - RBAC</w:t>
      </w:r>
      <w:r>
        <w:rPr>
          <w:lang w:val="bs-Latn-BA"/>
        </w:rPr>
        <w:t xml:space="preserve">). U skladu sa testnim podacima kojim se inicijalizuju tabele IdP-a,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6C836EDC" w14:textId="77777777" w:rsidR="00C35BF2" w:rsidRDefault="00256AF3">
      <w:pPr>
        <w:spacing w:line="240" w:lineRule="auto"/>
        <w:ind w:firstLine="360"/>
        <w:jc w:val="both"/>
        <w:rPr>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Shibboleth-om sa podrškom za CAS, dok Apereo CAS i WSO2 IS pored njega podržavaju i OAuth, OpenID Connect, WS-Federation itd. Razmjena SAML poruka vrši se na način koji definiše </w:t>
      </w:r>
      <w:r>
        <w:rPr>
          <w:i/>
          <w:lang w:val="bs-Latn-BA"/>
        </w:rPr>
        <w:t>SAM</w:t>
      </w:r>
      <w:r>
        <w:rPr>
          <w:i/>
          <w:lang w:val="bs-Latn-BA"/>
        </w:rPr>
        <w:lastRenderedPageBreak/>
        <w:t>L 2.0 Web Browser SSO</w:t>
      </w:r>
      <w:r>
        <w:rPr>
          <w:lang w:val="bs-Latn-BA"/>
        </w:rPr>
        <w:t xml:space="preserve"> profil, detaljnije opisan u narednom poglavlju 10.1. Za kreiranje SAML poruka koristi se besplatna </w:t>
      </w:r>
      <w:r>
        <w:rPr>
          <w:i/>
          <w:lang w:val="bs-Latn-BA"/>
        </w:rPr>
        <w:t>OpenSAML</w:t>
      </w:r>
      <w:r>
        <w:rPr>
          <w:lang w:val="bs-Latn-BA"/>
        </w:rPr>
        <w:t xml:space="preserve"> biblioteka, razvijena od strane Shibboleth konzorcijuma</w:t>
      </w:r>
      <w:r>
        <w:rPr>
          <w:rStyle w:val="FootnoteReference"/>
          <w:lang w:val="bs-Latn-BA"/>
        </w:rPr>
        <w:footnoteReference w:id="16"/>
      </w:r>
      <w:r>
        <w:rPr>
          <w:lang w:val="bs-Latn-BA"/>
        </w:rPr>
        <w:t xml:space="preserve"> upravo s ciljem da podrži programere koji rade sa SAML-om. </w:t>
      </w:r>
    </w:p>
    <w:p w14:paraId="0940CFDB" w14:textId="77777777" w:rsidR="00C35BF2" w:rsidRDefault="00C35BF2">
      <w:pPr>
        <w:spacing w:line="240" w:lineRule="auto"/>
        <w:ind w:firstLine="576"/>
        <w:jc w:val="both"/>
        <w:rPr>
          <w:lang w:val="bs-Latn-BA"/>
        </w:rPr>
      </w:pPr>
    </w:p>
    <w:p w14:paraId="1672C79F" w14:textId="77777777" w:rsidR="00C35BF2" w:rsidRDefault="00256AF3">
      <w:pPr>
        <w:pStyle w:val="Heading2"/>
        <w:spacing w:line="240" w:lineRule="auto"/>
        <w:jc w:val="both"/>
        <w:rPr>
          <w:lang w:val="bs-Latn-BA"/>
        </w:rPr>
      </w:pPr>
      <w:bookmarkStart w:id="559" w:name="_Toc518070704"/>
      <w:r>
        <w:rPr>
          <w:lang w:val="bs-Latn-BA"/>
        </w:rPr>
        <w:t>Arhitektura i način funkcionisanja</w:t>
      </w:r>
      <w:bookmarkEnd w:id="559"/>
    </w:p>
    <w:p w14:paraId="4C60E80B" w14:textId="77777777" w:rsidR="00C35BF2" w:rsidRDefault="00256AF3">
      <w:pPr>
        <w:spacing w:line="240" w:lineRule="auto"/>
        <w:ind w:firstLine="360"/>
        <w:jc w:val="both"/>
        <w:rPr>
          <w:lang w:val="bs-Latn-BA"/>
        </w:rPr>
      </w:pPr>
      <w:r>
        <w:rPr>
          <w:lang w:val="bs-Latn-BA"/>
        </w:rPr>
        <w:t>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generisanje i slanje SAML odgovora. Takođe, u drugom dijelu ov</w:t>
      </w:r>
      <w:r>
        <w:rPr>
          <w:lang w:val="bs-Latn-BA"/>
        </w:rPr>
        <w:lastRenderedPageBreak/>
        <w:t>og poglavlja objašnjen je i način funkcionisanja SLO (</w:t>
      </w:r>
      <w:r>
        <w:rPr>
          <w:i/>
          <w:lang w:val="bs-Latn-BA"/>
        </w:rPr>
        <w:t>Single-Log-Out</w:t>
      </w:r>
      <w:r>
        <w:rPr>
          <w:lang w:val="bs-Latn-BA"/>
        </w:rPr>
        <w:t>) funkcionalnosti.</w:t>
      </w:r>
    </w:p>
    <w:p w14:paraId="3CB2BA33" w14:textId="77777777" w:rsidR="00C35BF2" w:rsidRDefault="00256AF3">
      <w:pPr>
        <w:spacing w:line="240" w:lineRule="auto"/>
        <w:ind w:firstLine="360"/>
        <w:jc w:val="both"/>
        <w:rPr>
          <w:lang w:val="bs-Latn-BA"/>
        </w:rPr>
      </w:pPr>
      <w:r>
        <w:rPr>
          <w:lang w:val="bs-Latn-BA"/>
        </w:rPr>
        <w:t xml:space="preserve">Kao što je ranije navedeno, razmjena SAML poruka vrši se na način definisan </w:t>
      </w:r>
      <w:r>
        <w:rPr>
          <w:i/>
          <w:lang w:val="bs-Latn-BA"/>
        </w:rPr>
        <w:t xml:space="preserve">SAML 2.0 Web Browser SSO </w:t>
      </w:r>
      <w:r>
        <w:rPr>
          <w:lang w:val="bs-Latn-BA"/>
        </w:rPr>
        <w:t>profilom</w:t>
      </w:r>
      <w:r>
        <w:rPr>
          <w:i/>
          <w:lang w:val="bs-Latn-BA"/>
        </w:rPr>
        <w:t>,</w:t>
      </w:r>
      <w:r>
        <w:rPr>
          <w:lang w:val="bs-Latn-BA"/>
        </w:rPr>
        <w:t xml:space="preserve"> tako da je on ujedno predstavljen i pojašnjen kroz naredni primjer. Njegova upotreba podrazumijeva postojanje davaoca identiteta (IdP), davaoca servisa (SP) i korisničkog agenta. Zavisno od načina uvezivanja, kojih SP posjeduje 4 a IdP 3, postoji ukupno 12 različitih scenarija. Za ovu implementaciju je korišten scenario u kom se slanje SAML zahtjeva od SP-a vrši upotrebom </w:t>
      </w:r>
      <w:r>
        <w:rPr>
          <w:i/>
          <w:lang w:val="bs-Latn-BA"/>
        </w:rPr>
        <w:t>HTTP Redirect (GET)</w:t>
      </w:r>
      <w:r>
        <w:rPr>
          <w:lang w:val="bs-Latn-BA"/>
        </w:rPr>
        <w:t xml:space="preserve"> uvezivanja, odnosno preusmjeravanjem korisnika na IdP. Sa druge strane, IdP vrši slanje odgovora, u smislu prosljeđivanja SAML tokena ka SP-u posredstvom korisnika, upotrebom HTTP POST uvezivanja. To podrazumijeva da IdP korisniku usluži stranicu na kojoj se nalazi forma koja sadrži SAML token, i koja je generisana tako da njeno potvrđivanje rezultuje slanjem HTTP POST zahtjeva od korisnika ka SP-u.</w:t>
      </w:r>
    </w:p>
    <w:p w14:paraId="2F9E05F4" w14:textId="77777777" w:rsidR="00C35BF2" w:rsidRDefault="00256AF3">
      <w:pPr>
        <w:spacing w:line="240" w:lineRule="auto"/>
        <w:ind w:firstLine="360"/>
        <w:jc w:val="both"/>
        <w:rPr>
          <w:lang w:val="bs-Latn-BA"/>
        </w:rPr>
      </w:pPr>
      <w:r>
        <w:rPr>
          <w:lang w:val="bs-Latn-BA"/>
        </w:rPr>
        <w:t xml:space="preserve">U skladu sa gore navedenim SAML profilom, kreiranje odgovarajućeg sigurnosnog konteksta i sprovođenje kontrole pristupa, nakon što korisnik zatraži pristup zaštićenoj stranici u okviru davaoca usluge, odvija se u narednim koracima predstavljenim i na </w:t>
      </w:r>
      <w:r w:rsidRPr="009B4742">
        <w:rPr>
          <w:lang w:val="bs-Latn-BA"/>
          <w:rPrChange w:id="560" w:author="Rajo" w:date="2018-06-29T20:04:00Z">
            <w:rPr>
              <w:b/>
              <w:lang w:val="bs-Latn-BA"/>
            </w:rPr>
          </w:rPrChange>
        </w:rPr>
        <w:t>Slici 10.2</w:t>
      </w:r>
      <w:r>
        <w:rPr>
          <w:lang w:val="bs-Latn-BA"/>
        </w:rPr>
        <w:t xml:space="preserve"> (korištene su adrese i primjeri poruka realizovane implementacije): </w:t>
      </w:r>
      <w:r>
        <w:rPr>
          <w:vertAlign w:val="superscript"/>
          <w:lang w:val="bs-Latn-BA"/>
        </w:rPr>
        <w:t>[21]</w:t>
      </w:r>
    </w:p>
    <w:p w14:paraId="5C5729CC" w14:textId="77777777" w:rsidR="00C35BF2" w:rsidRDefault="00C35BF2">
      <w:pPr>
        <w:spacing w:line="240" w:lineRule="auto"/>
        <w:jc w:val="both"/>
        <w:rPr>
          <w:lang w:val="bs-Latn-BA"/>
        </w:rPr>
      </w:pPr>
    </w:p>
    <w:p w14:paraId="16EB4DE1" w14:textId="77777777" w:rsidR="00C35BF2" w:rsidRDefault="00256AF3">
      <w:pPr>
        <w:keepNext/>
        <w:spacing w:line="240" w:lineRule="auto"/>
        <w:jc w:val="both"/>
        <w:rPr>
          <w:lang w:val="bs-Latn-BA"/>
        </w:rPr>
      </w:pPr>
      <w:commentRangeStart w:id="561"/>
      <w:commentRangeStart w:id="562"/>
      <w:r>
        <w:rPr>
          <w:noProof/>
        </w:rPr>
        <mc:AlternateContent>
          <mc:Choice Requires="wpc">
            <w:drawing>
              <wp:inline distT="0" distB="0" distL="0" distR="0" wp14:anchorId="5D42B74E" wp14:editId="637F24F1">
                <wp:extent cx="5934075" cy="5162550"/>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A9B09A"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6745A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4EE7B3FE" w14:textId="3A35A62D"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(web </w:t>
                              </w:r>
                              <w:del w:id="563" w:author="Rajo" w:date="2018-06-29T20:14:00Z">
                                <w:r w:rsidDel="00D77308">
                                  <w:rPr>
                                    <w:rFonts w:ascii="Microsoft Sans Serif" w:eastAsia="Calibri" w:hAnsi="Microsoft Sans Serif" w:cs="Microsoft Sans Serif"/>
                                    <w:sz w:val="22"/>
                                    <w:szCs w:val="22"/>
                                    <w:lang w:val="sr-Latn-BA"/>
                                  </w:rPr>
                                  <w:delText>preglednik</w:delText>
                                </w:r>
                              </w:del>
                              <w:ins w:id="564" w:author="Rajo" w:date="2018-06-29T20:14:00Z">
                                <w:r>
                                  <w:rPr>
                                    <w:rFonts w:ascii="Microsoft Sans Serif" w:eastAsia="Calibri" w:hAnsi="Microsoft Sans Serif" w:cs="Microsoft Sans Serif"/>
                                    <w:sz w:val="22"/>
                                    <w:szCs w:val="22"/>
                                    <w:lang w:val="sr-Latn-BA"/>
                                  </w:rPr>
                                  <w:t>čitač</w:t>
                                </w:r>
                              </w:ins>
                              <w:r>
                                <w:rPr>
                                  <w:rFonts w:ascii="Microsoft Sans Serif" w:eastAsia="Calibri" w:hAnsi="Microsoft Sans Serif" w:cs="Microsoft Sans Serif"/>
                                  <w:sz w:val="22"/>
                                  <w:szCs w:val="22"/>
                                  <w:lang w:val="sr-Latn-BA"/>
                                </w:rPr>
                                <w:t>)</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6AA4B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identiteta - IdP</w:t>
                              </w:r>
                            </w:p>
                            <w:p w14:paraId="2B3DC4F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2C5D9E6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12DAC57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64C00E3B"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53C6D9E"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9C395B7"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13BFC0A1"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41157DB2"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10E3F566" w14:textId="77777777" w:rsidR="00665B6C" w:rsidRDefault="00665B6C">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AAF7D9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052FCF6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6B04C698"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0A3B2886"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61B1342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2D452F3D"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664FD85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330AEA89"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23C4806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694AABA3"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5D42B74E" id="Canvas 5" o:spid="_x0000_s1419"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">
                <v:shape id="_x0000_s1420" type="#_x0000_t75" style="position:absolute;width:59340;height:51625;visibility:visible;mso-wrap-style:square">
                  <v:fill o:detectmouseclick="t"/>
                  <v:path o:connecttype="none"/>
                </v:shape>
                <v:rect id="Rectangle 311" o:spid="_x0000_s1421"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31A9B09A"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22"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026745A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4EE7B3FE" w14:textId="3A35A62D"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(web </w:t>
                        </w:r>
                        <w:del w:id="565" w:author="Rajo" w:date="2018-06-29T20:14:00Z">
                          <w:r w:rsidDel="00D77308">
                            <w:rPr>
                              <w:rFonts w:ascii="Microsoft Sans Serif" w:eastAsia="Calibri" w:hAnsi="Microsoft Sans Serif" w:cs="Microsoft Sans Serif"/>
                              <w:sz w:val="22"/>
                              <w:szCs w:val="22"/>
                              <w:lang w:val="sr-Latn-BA"/>
                            </w:rPr>
                            <w:delText>preglednik</w:delText>
                          </w:r>
                        </w:del>
                        <w:ins w:id="566" w:author="Rajo" w:date="2018-06-29T20:14:00Z">
                          <w:r>
                            <w:rPr>
                              <w:rFonts w:ascii="Microsoft Sans Serif" w:eastAsia="Calibri" w:hAnsi="Microsoft Sans Serif" w:cs="Microsoft Sans Serif"/>
                              <w:sz w:val="22"/>
                              <w:szCs w:val="22"/>
                              <w:lang w:val="sr-Latn-BA"/>
                            </w:rPr>
                            <w:t>čitač</w:t>
                          </w:r>
                        </w:ins>
                        <w:r>
                          <w:rPr>
                            <w:rFonts w:ascii="Microsoft Sans Serif" w:eastAsia="Calibri" w:hAnsi="Microsoft Sans Serif" w:cs="Microsoft Sans Serif"/>
                            <w:sz w:val="22"/>
                            <w:szCs w:val="22"/>
                            <w:lang w:val="sr-Latn-BA"/>
                          </w:rPr>
                          <w:t>)</w:t>
                        </w:r>
                      </w:p>
                    </w:txbxContent>
                  </v:textbox>
                </v:rect>
                <v:rect id="Rectangle 330" o:spid="_x0000_s1423"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196AA4B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identiteta - IdP</w:t>
                        </w:r>
                      </w:p>
                      <w:p w14:paraId="2B3DC4F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424"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425"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426"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427"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2C5D9E6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428"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429"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12DAC57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v:textbox>
                </v:shape>
                <v:shape id="Straight Arrow Connector 346" o:spid="_x0000_s1430"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431"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C00E3B"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432"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53C6D9E"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433"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434"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9C395B7"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435"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3BFC0A1"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436"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41157DB2"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437"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10E3F566" w14:textId="77777777" w:rsidR="00665B6C" w:rsidRDefault="00665B6C">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438"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AAF7D9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439"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440"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052FCF6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v:textbox>
                </v:shape>
                <v:shape id="Straight Arrow Connector 359" o:spid="_x0000_s1441"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442"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6B04C698"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443"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A3B2886"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v:textbox>
                </v:shape>
                <v:shape id="Straight Arrow Connector 362" o:spid="_x0000_s1444"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445"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61B1342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446"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447"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448"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2D452F3D"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SSO servis</w:t>
                        </w:r>
                      </w:p>
                    </w:txbxContent>
                  </v:textbox>
                </v:shape>
                <v:shape id="Straight Arrow Connector 367" o:spid="_x0000_s1449"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450"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664FD85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451"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452"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330AEA89"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453"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23C4806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454"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694AABA3"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561"/>
      <w:r w:rsidR="00440D69">
        <w:rPr>
          <w:rStyle w:val="CommentReference"/>
        </w:rPr>
        <w:commentReference w:id="561"/>
      </w:r>
      <w:commentRangeEnd w:id="562"/>
      <w:r w:rsidR="00D77308">
        <w:rPr>
          <w:rStyle w:val="CommentReference"/>
        </w:rPr>
        <w:commentReference w:id="562"/>
      </w:r>
    </w:p>
    <w:p w14:paraId="5C177140" w14:textId="5AD3B989" w:rsidR="00C35BF2" w:rsidRDefault="00256AF3">
      <w:pPr>
        <w:pStyle w:val="Caption"/>
        <w:jc w:val="center"/>
        <w:rPr>
          <w:lang w:val="bs-Latn-BA"/>
        </w:rPr>
      </w:pPr>
      <w:r>
        <w:rPr>
          <w:lang w:val="bs-Latn-BA"/>
        </w:rPr>
        <w:t xml:space="preserve">Slika </w:t>
      </w:r>
      <w:ins w:id="567"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10</w:t>
      </w:r>
      <w:ins w:id="568"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69" w:author="Rajo" w:date="2018-06-29T22:43:00Z">
        <w:r w:rsidR="00081852">
          <w:rPr>
            <w:noProof/>
            <w:lang w:val="bs-Latn-BA"/>
          </w:rPr>
          <w:t>2</w:t>
        </w:r>
      </w:ins>
      <w:ins w:id="570" w:author="Rajo" w:date="2018-06-29T19:54:00Z">
        <w:r w:rsidR="009F016E">
          <w:rPr>
            <w:lang w:val="bs-Latn-BA"/>
          </w:rPr>
          <w:fldChar w:fldCharType="end"/>
        </w:r>
      </w:ins>
      <w:del w:id="571" w:author="Rajo" w:date="2018-06-29T19:54:00Z">
        <w:r w:rsidDel="009F016E">
          <w:rPr>
            <w:b w:val="0"/>
            <w:bCs w:val="0"/>
            <w:i w:val="0"/>
            <w:lang w:val="bs-Latn-BA"/>
          </w:rPr>
          <w:fldChar w:fldCharType="begin"/>
        </w:r>
        <w:r w:rsidDel="009F016E">
          <w:rPr>
            <w:lang w:val="bs-Latn-BA"/>
          </w:rPr>
          <w:delInstrText xml:space="preserve"> STYLEREF 1 \s </w:delInstrText>
        </w:r>
        <w:r w:rsidDel="009F016E">
          <w:rPr>
            <w:b w:val="0"/>
            <w:bCs w:val="0"/>
            <w:i w:val="0"/>
            <w:lang w:val="bs-Latn-BA"/>
          </w:rPr>
          <w:fldChar w:fldCharType="separate"/>
        </w:r>
        <w:r w:rsidDel="009F016E">
          <w:rPr>
            <w:lang w:val="bs-Latn-BA"/>
          </w:rPr>
          <w:delText>10</w:delText>
        </w:r>
        <w:r w:rsidDel="009F016E">
          <w:rPr>
            <w:b w:val="0"/>
            <w:bCs w:val="0"/>
            <w:i w:val="0"/>
            <w:lang w:val="bs-Latn-BA"/>
          </w:rPr>
          <w:fldChar w:fldCharType="end"/>
        </w:r>
        <w:r w:rsidDel="009F016E">
          <w:rPr>
            <w:lang w:val="bs-Latn-BA"/>
          </w:rPr>
          <w:delText>.</w:delText>
        </w:r>
        <w:r w:rsidDel="009F016E">
          <w:rPr>
            <w:b w:val="0"/>
            <w:bCs w:val="0"/>
            <w:i w:val="0"/>
            <w:lang w:val="bs-Latn-BA"/>
          </w:rPr>
          <w:fldChar w:fldCharType="begin"/>
        </w:r>
        <w:r w:rsidDel="009F016E">
          <w:rPr>
            <w:lang w:val="bs-Latn-BA"/>
          </w:rPr>
          <w:delInstrText xml:space="preserve"> SEQ Slika \* ARABIC \s 1 </w:delInstrText>
        </w:r>
        <w:r w:rsidDel="009F016E">
          <w:rPr>
            <w:b w:val="0"/>
            <w:bCs w:val="0"/>
            <w:i w:val="0"/>
            <w:lang w:val="bs-Latn-BA"/>
          </w:rPr>
          <w:fldChar w:fldCharType="separate"/>
        </w:r>
        <w:r w:rsidDel="009F016E">
          <w:rPr>
            <w:lang w:val="bs-Latn-BA"/>
          </w:rPr>
          <w:delText>2</w:delText>
        </w:r>
        <w:r w:rsidDel="009F016E">
          <w:rPr>
            <w:b w:val="0"/>
            <w:bCs w:val="0"/>
            <w:i w:val="0"/>
            <w:lang w:val="bs-Latn-BA"/>
          </w:rPr>
          <w:fldChar w:fldCharType="end"/>
        </w:r>
      </w:del>
      <w:r>
        <w:rPr>
          <w:lang w:val="bs-Latn-BA"/>
        </w:rPr>
        <w:t xml:space="preserve"> – Web Browser SSO profil</w:t>
      </w:r>
    </w:p>
    <w:p w14:paraId="0A608D27"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željenog (zaštićenog) resursa na strani SP1</w:t>
      </w:r>
    </w:p>
    <w:p w14:paraId="3513D009" w14:textId="77777777" w:rsidR="00C35BF2" w:rsidRDefault="00256AF3">
      <w:pPr>
        <w:pStyle w:val="ListParagraph1"/>
        <w:spacing w:line="240" w:lineRule="auto"/>
        <w:contextualSpacing w:val="0"/>
        <w:jc w:val="both"/>
        <w:rPr>
          <w:lang w:val="bs-Latn-BA"/>
        </w:rPr>
      </w:pPr>
      <w:r>
        <w:rPr>
          <w:lang w:val="bs-Latn-BA"/>
        </w:rPr>
        <w:t xml:space="preserve">Korisnik putem preglednika pristupa početnoj stranici prve SP1 aplikacije (davaoca usluge) – </w:t>
      </w:r>
      <w:r>
        <w:rPr>
          <w:i/>
          <w:lang w:val="bs-Latn-BA"/>
        </w:rPr>
        <w:t>localhost:8081/sp1</w:t>
      </w:r>
      <w:r>
        <w:rPr>
          <w:lang w:val="bs-Latn-BA"/>
        </w:rPr>
        <w:t xml:space="preserve">, pri čemu mu se otvara stranica sa objašnjenjem i linkom ka zaštićenoj stranici. </w:t>
      </w:r>
    </w:p>
    <w:p w14:paraId="5420ABF4"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5C0015AB" wp14:editId="0A4C248F">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2BAC4F8"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5C0015AB" id="_x0000_s1455"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" fillcolor="#dbe5f1 [660]" strokecolor="#8db3e2 [1311]">
                <v:textbox>
                  <w:txbxContent>
                    <w:p w14:paraId="62BAC4F8"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p>
    <w:p w14:paraId="0471A2CF" w14:textId="77777777" w:rsidR="00C35BF2" w:rsidRDefault="00256AF3">
      <w:pPr>
        <w:pStyle w:val="ListParagraph1"/>
        <w:spacing w:line="240" w:lineRule="auto"/>
        <w:contextualSpacing w:val="0"/>
        <w:jc w:val="both"/>
        <w:rPr>
          <w:lang w:val="bs-Latn-BA"/>
        </w:rPr>
      </w:pPr>
      <w:r>
        <w:rPr>
          <w:lang w:val="bs-Latn-BA"/>
        </w:rPr>
        <w:t>Kada korisnik klikne na link ka zaštićenoj stranici, aplikacija vrši provjeru prava pristupa željenom resursu. Ako već postoji odgovarajući sigurnosni kontekst, preska</w:t>
      </w:r>
      <w:r>
        <w:rPr>
          <w:lang w:val="bs-Latn-BA"/>
        </w:rPr>
        <w:lastRenderedPageBreak/>
        <w:t xml:space="preserve">ču se koraci 2-7, u suprotnom prelazi se na naredni korak. </w:t>
      </w:r>
    </w:p>
    <w:p w14:paraId="167F99A5"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Preusmjeravanje na IdP SSO servis </w:t>
      </w:r>
    </w:p>
    <w:p w14:paraId="38361C7E" w14:textId="77777777" w:rsidR="00C35BF2" w:rsidRDefault="00256AF3">
      <w:pPr>
        <w:pStyle w:val="ListParagraph1"/>
        <w:spacing w:line="240" w:lineRule="auto"/>
        <w:contextualSpacing w:val="0"/>
        <w:jc w:val="both"/>
        <w:rPr>
          <w:lang w:val="bs-Latn-BA"/>
        </w:rPr>
      </w:pPr>
      <w:r>
        <w:rPr>
          <w:lang w:val="bs-Latn-BA"/>
        </w:rPr>
        <w:t xml:space="preserve">Aplikacija SP1 generiše odgovarajući SAML zahtjev (u obliku </w:t>
      </w:r>
      <w:r>
        <w:rPr>
          <w:i/>
          <w:lang w:val="bs-Latn-BA"/>
        </w:rPr>
        <w:t>AuthnRequest</w:t>
      </w:r>
      <w:r>
        <w:rPr>
          <w:lang w:val="bs-Latn-BA"/>
        </w:rPr>
        <w:t xml:space="preserve"> elementa), kao i </w:t>
      </w:r>
      <w:r>
        <w:rPr>
          <w:i/>
          <w:lang w:val="bs-Latn-BA"/>
        </w:rPr>
        <w:t>RelayState</w:t>
      </w:r>
      <w:r>
        <w:rPr>
          <w:lang w:val="bs-Latn-BA"/>
        </w:rPr>
        <w:t xml:space="preserve"> vrijednost koja generalno predstavlja referencu ka informacijama koje se čuvaju na strani davaoca usluge. Te vrijednosti služe za generisanje parametara koji se dodaju na adresu na koju se vrši HTTP preusmjeravanje korisnika, odnosno slanje SAML poruke (zahtjeva) na SSO server posredstvom korisnika, što u suštini predstavlja upotrebu SAML </w:t>
      </w:r>
      <w:r>
        <w:rPr>
          <w:i/>
          <w:lang w:val="bs-Latn-BA"/>
        </w:rPr>
        <w:t>HTTP Redirect (GET)</w:t>
      </w:r>
      <w:r>
        <w:rPr>
          <w:lang w:val="bs-Latn-BA"/>
        </w:rPr>
        <w:t xml:space="preserve"> uvezivanja. </w:t>
      </w:r>
    </w:p>
    <w:p w14:paraId="0EEFE78A" w14:textId="77777777" w:rsidR="00C35BF2" w:rsidRDefault="00256AF3">
      <w:pPr>
        <w:pStyle w:val="ListParagraph1"/>
        <w:spacing w:line="240" w:lineRule="auto"/>
        <w:jc w:val="both"/>
        <w:rPr>
          <w:lang w:val="bs-Latn-BA"/>
        </w:rPr>
      </w:pPr>
      <w:r>
        <w:rPr>
          <w:noProof/>
        </w:rPr>
        <mc:AlternateContent>
          <mc:Choice Requires="wps">
            <w:drawing>
              <wp:inline distT="0" distB="0" distL="0" distR="0" wp14:anchorId="2623277D" wp14:editId="2DAEC053">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F55F8C5" w14:textId="77777777" w:rsidR="00665B6C" w:rsidRDefault="00665B6C">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665B6C" w:rsidRDefault="00665B6C">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2623277D" id="_x0000_s1456"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" fillcolor="#dbe5f1 [660]" strokecolor="#8db3e2 [1311]">
                <v:textbox>
                  <w:txbxContent>
                    <w:p w14:paraId="0F55F8C5" w14:textId="77777777" w:rsidR="00665B6C" w:rsidRDefault="00665B6C">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665B6C" w:rsidRDefault="00665B6C">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249263D7" w14:textId="77777777" w:rsidR="00C35BF2" w:rsidRDefault="00256AF3">
      <w:pPr>
        <w:spacing w:line="240" w:lineRule="auto"/>
        <w:ind w:left="720"/>
        <w:jc w:val="both"/>
        <w:rPr>
          <w:lang w:val="bs-Latn-BA"/>
        </w:rPr>
      </w:pPr>
      <w:r>
        <w:rPr>
          <w:lang w:val="bs-Latn-BA"/>
        </w:rPr>
        <w:t xml:space="preserve">U ovoj implementaciji, </w:t>
      </w:r>
      <w:r>
        <w:rPr>
          <w:i/>
          <w:lang w:val="bs-Latn-BA"/>
        </w:rPr>
        <w:t>RelayState</w:t>
      </w:r>
      <w:r>
        <w:rPr>
          <w:lang w:val="bs-Latn-BA"/>
        </w:rPr>
        <w:t xml:space="preserve"> parametar služi za čuvanje reference ka informaciji (u okviru SP-a) koja predstavlja putanju do željene stranice, kako bi se korisnik nakon povratka sa SSO servera mogao automatski preusmjeriti na nju. </w:t>
      </w:r>
      <w:r>
        <w:rPr>
          <w:i/>
          <w:lang w:val="bs-Latn-BA"/>
        </w:rPr>
        <w:t>SAMLRequest</w:t>
      </w:r>
      <w:r>
        <w:rPr>
          <w:lang w:val="bs-Latn-BA"/>
        </w:rPr>
        <w:t xml:space="preserve"> parametar predstavlja kompresovanu, </w:t>
      </w:r>
      <w:r>
        <w:rPr>
          <w:i/>
          <w:lang w:val="bs-Latn-BA"/>
        </w:rPr>
        <w:t>base64</w:t>
      </w:r>
      <w:r>
        <w:rPr>
          <w:lang w:val="bs-Latn-BA"/>
        </w:rPr>
        <w:t xml:space="preserve"> enkodiranu te URL enkodiranu vrijednost SAML zahtjeva, odnosno </w:t>
      </w:r>
      <w:r>
        <w:rPr>
          <w:i/>
          <w:lang w:val="bs-Latn-BA"/>
        </w:rPr>
        <w:t>&lt;samlp:AuthnRequest&gt;</w:t>
      </w:r>
      <w:r>
        <w:rPr>
          <w:lang w:val="bs-Latn-BA"/>
        </w:rPr>
        <w:t xml:space="preserve"> elementa prikazanog na </w:t>
      </w:r>
      <w:r w:rsidRPr="009B4742">
        <w:rPr>
          <w:lang w:val="bs-Latn-BA"/>
          <w:rPrChange w:id="572" w:author="Rajo" w:date="2018-06-29T20:04:00Z">
            <w:rPr>
              <w:b/>
              <w:lang w:val="bs-Latn-BA"/>
            </w:rPr>
          </w:rPrChange>
        </w:rPr>
        <w:t>Slici 10.3</w:t>
      </w:r>
      <w:r>
        <w:rPr>
          <w:lang w:val="bs-Latn-BA"/>
        </w:rPr>
        <w:t>. Pored toga, zahtjev može biti i potpisan, ali u ovoj implementaciji zbog jednostavnosti to nije slučaj. Međutim, ukoliko bi SAML zahtjev bio potpisan od strane SP-a, to bi se vršilo upotrebom privatnog dijela ključa iz para ključeva koje on generiše, dok bi potpis validirao primalac, odnosno IdP, upotrebom javnog dijela ključa generisanog od strane SP-a.</w:t>
      </w:r>
    </w:p>
    <w:p w14:paraId="1F0CE641" w14:textId="50044FF4" w:rsidR="00C35BF2" w:rsidRDefault="00256AF3">
      <w:pPr>
        <w:keepNext/>
        <w:spacing w:line="240" w:lineRule="auto"/>
        <w:ind w:left="720"/>
        <w:jc w:val="center"/>
        <w:rPr>
          <w:lang w:val="bs-Latn-BA"/>
        </w:rPr>
      </w:pPr>
      <w:del w:id="573" w:author="Rajo" w:date="2018-06-29T21:26:00Z">
        <w:r w:rsidDel="00691A69">
          <w:rPr>
            <w:noProof/>
          </w:rPr>
          <w:drawing>
            <wp:inline distT="0" distB="0" distL="0" distR="0" wp14:anchorId="241508CB" wp14:editId="412D462F">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del>
      <w:ins w:id="574" w:author="Rajo" w:date="2018-06-29T21:26:00Z">
        <w:r w:rsidR="00691A69">
          <w:rPr>
            <w:noProof/>
            <w:lang w:val="bs-Latn-BA"/>
          </w:rPr>
          <w:drawing>
            <wp:inline distT="0" distB="0" distL="0" distR="0" wp14:anchorId="349885CD" wp14:editId="6EA2E026">
              <wp:extent cx="5419725" cy="26185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329" cy="2627507"/>
                      </a:xfrm>
                      <a:prstGeom prst="rect">
                        <a:avLst/>
                      </a:prstGeom>
                      <a:noFill/>
                      <a:ln>
                        <a:noFill/>
                      </a:ln>
                    </pic:spPr>
                  </pic:pic>
                </a:graphicData>
              </a:graphic>
            </wp:inline>
          </w:drawing>
        </w:r>
      </w:ins>
    </w:p>
    <w:p w14:paraId="4CEA1977" w14:textId="6CEEA1E3" w:rsidR="00C35BF2" w:rsidRDefault="00256AF3">
      <w:pPr>
        <w:pStyle w:val="Caption"/>
        <w:jc w:val="center"/>
        <w:rPr>
          <w:lang w:val="bs-Latn-BA"/>
        </w:rPr>
      </w:pPr>
      <w:r>
        <w:rPr>
          <w:lang w:val="bs-Latn-BA"/>
        </w:rPr>
        <w:t xml:space="preserve">Slika </w:t>
      </w:r>
      <w:ins w:id="575"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10</w:t>
      </w:r>
      <w:ins w:id="576"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77" w:author="Rajo" w:date="2018-06-29T22:43:00Z">
        <w:r w:rsidR="00081852">
          <w:rPr>
            <w:noProof/>
            <w:lang w:val="bs-Latn-BA"/>
          </w:rPr>
          <w:t>3</w:t>
        </w:r>
      </w:ins>
      <w:ins w:id="578" w:author="Rajo" w:date="2018-06-29T19:54:00Z">
        <w:r w:rsidR="009F016E">
          <w:rPr>
            <w:lang w:val="bs-Latn-BA"/>
          </w:rPr>
          <w:fldChar w:fldCharType="end"/>
        </w:r>
      </w:ins>
      <w:del w:id="579"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3</w:delText>
        </w:r>
        <w:r w:rsidDel="009F016E">
          <w:rPr>
            <w:lang w:val="bs-Latn-BA"/>
          </w:rPr>
          <w:fldChar w:fldCharType="end"/>
        </w:r>
      </w:del>
      <w:r>
        <w:rPr>
          <w:lang w:val="bs-Latn-BA"/>
        </w:rPr>
        <w:t xml:space="preserve"> – primjer SAML AuthnRequest-a</w:t>
      </w:r>
    </w:p>
    <w:p w14:paraId="4BDFB981" w14:textId="77777777" w:rsidR="00C35BF2" w:rsidRDefault="00256AF3">
      <w:pPr>
        <w:ind w:left="720"/>
        <w:jc w:val="both"/>
        <w:rPr>
          <w:lang w:val="bs-Latn-BA"/>
        </w:rPr>
      </w:pPr>
      <w:r>
        <w:rPr>
          <w:lang w:val="bs-Latn-BA"/>
        </w:rPr>
        <w:t>Konačno, vrši se preusmjeravanje korisnika na SSO server, i to na putanju koja je podesiva, a predstavlja putanju do komponente servera koja obrađuje SAML zahtjeve.</w:t>
      </w:r>
    </w:p>
    <w:p w14:paraId="60DC6A72"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SSO servisa na IdP strani</w:t>
      </w:r>
    </w:p>
    <w:p w14:paraId="02EC766D" w14:textId="77777777" w:rsidR="00C35BF2" w:rsidRDefault="00256AF3">
      <w:pPr>
        <w:pStyle w:val="ListParagraph1"/>
        <w:spacing w:line="240" w:lineRule="auto"/>
        <w:contextualSpacing w:val="0"/>
        <w:jc w:val="both"/>
        <w:rPr>
          <w:lang w:val="bs-Latn-BA"/>
        </w:rPr>
      </w:pPr>
      <w:r>
        <w:rPr>
          <w:lang w:val="bs-Latn-BA"/>
        </w:rPr>
        <w:t xml:space="preserve">U skladu sa HTTP standardom, kao rezultat preusmjeravanja iz prethodnog koraka, </w:t>
      </w:r>
      <w:r>
        <w:rPr>
          <w:i/>
          <w:lang w:val="bs-Latn-BA"/>
        </w:rPr>
        <w:t>web</w:t>
      </w:r>
      <w:r>
        <w:rPr>
          <w:lang w:val="bs-Latn-BA"/>
        </w:rPr>
        <w:t xml:space="preserve"> preglednik korisnika šalje GET zahtjev na putanju IdP-a (</w:t>
      </w:r>
      <w:bookmarkStart w:id="580" w:name="_Hlk515645936"/>
      <w:r>
        <w:rPr>
          <w:i/>
          <w:lang w:val="bs-Latn-BA"/>
        </w:rPr>
        <w:t>localhost:8080/sso/Redirect</w:t>
      </w:r>
      <w:bookmarkEnd w:id="580"/>
      <w:r>
        <w:rPr>
          <w:lang w:val="bs-Latn-BA"/>
        </w:rPr>
        <w:t xml:space="preserve">) na kojoj se nalazi SSO servis zadužen za obradu SAML zahtjeva. Međutim, kako je ta putanja zaštićena, da bi korisnik mogao pristupiti navedenom SSO servis u cilju obrade SAML zahtjeva, on mora imati važeći sigurnosni kontekst u okviru IdP-a. Kako to ovdje nije slučaj, korisnik se prvo mora autentikovati u okviru IdP-a, što upravo i jeste naredni korak. </w:t>
      </w:r>
    </w:p>
    <w:p w14:paraId="4487F35D" w14:textId="77777777" w:rsidR="00C35BF2" w:rsidRDefault="00256AF3">
      <w:pPr>
        <w:pStyle w:val="ListParagraph1"/>
        <w:numPr>
          <w:ilvl w:val="0"/>
          <w:numId w:val="33"/>
        </w:numPr>
        <w:spacing w:line="240" w:lineRule="auto"/>
        <w:contextualSpacing w:val="0"/>
        <w:jc w:val="both"/>
        <w:rPr>
          <w:b/>
          <w:lang w:val="bs-Latn-BA"/>
        </w:rPr>
      </w:pPr>
      <w:r>
        <w:rPr>
          <w:b/>
          <w:lang w:val="bs-Latn-BA"/>
        </w:rPr>
        <w:t>Autentikacija korisnika u okviru IdP-a</w:t>
      </w:r>
    </w:p>
    <w:p w14:paraId="2E90005E" w14:textId="77777777" w:rsidR="00C35BF2" w:rsidRDefault="00256AF3">
      <w:pPr>
        <w:pStyle w:val="ListParagraph1"/>
        <w:spacing w:line="240" w:lineRule="auto"/>
        <w:contextualSpacing w:val="0"/>
        <w:jc w:val="both"/>
        <w:rPr>
          <w:lang w:val="bs-Latn-BA"/>
        </w:rPr>
      </w:pPr>
      <w:r>
        <w:rPr>
          <w:lang w:val="bs-Latn-BA"/>
        </w:rPr>
        <w:t>S obzirom na to da je u prethodnom koraku utvrđeno da je neophodna autenti</w:t>
      </w:r>
      <w:r>
        <w:rPr>
          <w:lang w:val="bs-Latn-BA"/>
        </w:rPr>
        <w:lastRenderedPageBreak/>
        <w:t>kacija korisnika, što se vrši upotrebom jednog ili više mehanizama, u ovom primjeru/implementaciji IdP vraća stranicu na kojoj se nalazi forma za prijavu. Nakon što je korisnik popuni unosom svojih pristupnih podataka, odnosno korisničkog imena i lozinke, te pošalje serveru, izvršiće se njihova provjera u odnosu na bazu podataka.</w:t>
      </w:r>
    </w:p>
    <w:p w14:paraId="656AEEDD" w14:textId="77777777" w:rsidR="00C35BF2" w:rsidRDefault="00256AF3">
      <w:pPr>
        <w:pStyle w:val="ListParagraph1"/>
        <w:spacing w:line="240" w:lineRule="auto"/>
        <w:contextualSpacing w:val="0"/>
        <w:jc w:val="both"/>
        <w:rPr>
          <w:lang w:val="bs-Latn-BA"/>
        </w:rPr>
      </w:pPr>
      <w:r>
        <w:rPr>
          <w:lang w:val="bs-Latn-BA"/>
        </w:rPr>
        <w:t>Ukoliko je autentikacija bila uspješna, korisnik dobija odgovarajući sigurnosni kontekst na strani IdP-a, tako da dobija pristup SSO servisu koji treba da vrši obradu njegovog SAML zahtjeva primljenog u prethodnom koraku.</w:t>
      </w:r>
    </w:p>
    <w:p w14:paraId="525A7085" w14:textId="77777777" w:rsidR="00C35BF2" w:rsidRDefault="00256AF3">
      <w:pPr>
        <w:pStyle w:val="ListParagraph1"/>
        <w:numPr>
          <w:ilvl w:val="0"/>
          <w:numId w:val="33"/>
        </w:numPr>
        <w:spacing w:line="240" w:lineRule="auto"/>
        <w:contextualSpacing w:val="0"/>
        <w:jc w:val="both"/>
        <w:rPr>
          <w:b/>
          <w:lang w:val="bs-Latn-BA"/>
        </w:rPr>
      </w:pPr>
      <w:r>
        <w:rPr>
          <w:b/>
          <w:lang w:val="bs-Latn-BA"/>
        </w:rPr>
        <w:t>Obrada SAML zahtjeva</w:t>
      </w:r>
    </w:p>
    <w:p w14:paraId="729B8F28" w14:textId="77777777" w:rsidR="00C35BF2" w:rsidRDefault="00256AF3">
      <w:pPr>
        <w:pStyle w:val="ListParagraph1"/>
        <w:spacing w:line="240" w:lineRule="auto"/>
        <w:contextualSpacing w:val="0"/>
        <w:jc w:val="both"/>
        <w:rPr>
          <w:lang w:val="bs-Latn-BA"/>
        </w:rPr>
      </w:pPr>
      <w:r>
        <w:rPr>
          <w:lang w:val="bs-Latn-BA"/>
        </w:rPr>
        <w:t>Nakon uspješne aute</w:t>
      </w:r>
      <w:r>
        <w:rPr>
          <w:lang w:val="bs-Latn-BA"/>
        </w:rPr>
        <w:lastRenderedPageBreak/>
        <w:t>ntikacije korisnika, SSO servis prima i obrađuje njegov zahtjev iz 3. koraka.</w:t>
      </w:r>
    </w:p>
    <w:p w14:paraId="54CFE08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8D54D0E" wp14:editId="69F9DA51">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2650E9C" w14:textId="77777777" w:rsidR="00665B6C" w:rsidRDefault="00665B6C">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29EE7AB2" w14:textId="77777777" w:rsidR="00665B6C" w:rsidRDefault="00665B6C">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38D54D0E" id="_x0000_s1457"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Ncysl5HAgAA&#10;rwQAAA4AAAAAAAAAAAAAAAAALgIAAGRycy9lMm9Eb2MueG1sUEsBAi0AFAAGAAgAAAAhAP/EsnDc&#10;AAAABQEAAA8AAAAAAAAAAAAAAAAAoQQAAGRycy9kb3ducmV2LnhtbFBLBQYAAAAABAAEAPMAAACq&#10;BQAAAAA=&#10;" fillcolor="#dbe5f1 [660]" strokecolor="#8db3e2 [1311]">
                <v:textbox>
                  <w:txbxContent>
                    <w:p w14:paraId="72650E9C" w14:textId="77777777" w:rsidR="00665B6C" w:rsidRDefault="00665B6C">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29EE7AB2" w14:textId="77777777" w:rsidR="00665B6C" w:rsidRDefault="00665B6C">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p>
    <w:p w14:paraId="45E468CA" w14:textId="77777777" w:rsidR="00C35BF2" w:rsidRDefault="00256AF3">
      <w:pPr>
        <w:spacing w:line="240" w:lineRule="auto"/>
        <w:ind w:left="720"/>
        <w:jc w:val="both"/>
        <w:rPr>
          <w:lang w:val="bs-Latn-BA"/>
        </w:rPr>
      </w:pPr>
      <w:r>
        <w:rPr>
          <w:lang w:val="bs-Latn-BA"/>
        </w:rPr>
        <w:t xml:space="preserve">Vrijednosti parametara </w:t>
      </w:r>
      <w:r>
        <w:rPr>
          <w:i/>
          <w:lang w:val="bs-Latn-BA"/>
        </w:rPr>
        <w:t>SAMLRequest</w:t>
      </w:r>
      <w:r>
        <w:rPr>
          <w:lang w:val="bs-Latn-BA"/>
        </w:rPr>
        <w:t xml:space="preserve"> i </w:t>
      </w:r>
      <w:r>
        <w:rPr>
          <w:i/>
          <w:lang w:val="bs-Latn-BA"/>
        </w:rPr>
        <w:t>RelayState</w:t>
      </w:r>
      <w:r>
        <w:rPr>
          <w:lang w:val="bs-Latn-BA"/>
        </w:rPr>
        <w:t xml:space="preserve"> su one proslijeđene od strane aplikacije SP1 (davaoca usluge) posredstvom korisnika, odnosno njegovim preusmjeravanjem. SSO servis iz zahtjeva izdvaja </w:t>
      </w:r>
      <w:r>
        <w:rPr>
          <w:i/>
          <w:lang w:val="bs-Latn-BA"/>
        </w:rPr>
        <w:t>SAMLRequest</w:t>
      </w:r>
      <w:r>
        <w:rPr>
          <w:lang w:val="bs-Latn-BA"/>
        </w:rPr>
        <w:t xml:space="preserve"> parametar koji zatim URL-dekodira, </w:t>
      </w:r>
      <w:r>
        <w:rPr>
          <w:i/>
          <w:lang w:val="bs-Latn-BA"/>
        </w:rPr>
        <w:t>base64</w:t>
      </w:r>
      <w:r>
        <w:rPr>
          <w:lang w:val="bs-Latn-BA"/>
        </w:rPr>
        <w:t xml:space="preserve">-dekodira te dekompresuje (tim redoslijedom), nakon čega dobija originalnu vrijednost </w:t>
      </w:r>
      <w:r>
        <w:rPr>
          <w:i/>
          <w:lang w:val="bs-Latn-BA"/>
        </w:rPr>
        <w:t>&lt;samlp:AuthnRequest&gt;</w:t>
      </w:r>
      <w:r>
        <w:rPr>
          <w:lang w:val="bs-Latn-BA"/>
        </w:rPr>
        <w:t xml:space="preserve"> elementa.</w:t>
      </w:r>
    </w:p>
    <w:p w14:paraId="6694E280" w14:textId="77777777" w:rsidR="00C35BF2" w:rsidRDefault="00256AF3">
      <w:pPr>
        <w:spacing w:line="240" w:lineRule="auto"/>
        <w:ind w:left="720"/>
        <w:jc w:val="both"/>
        <w:rPr>
          <w:lang w:val="bs-Latn-BA"/>
        </w:rPr>
      </w:pPr>
      <w:r>
        <w:rPr>
          <w:lang w:val="bs-Latn-BA"/>
        </w:rPr>
        <w:t xml:space="preserve">Nadalje, sama obrada SAML </w:t>
      </w:r>
      <w:r>
        <w:rPr>
          <w:i/>
          <w:lang w:val="bs-Latn-BA"/>
        </w:rPr>
        <w:t>AuthnRequest</w:t>
      </w:r>
      <w:r>
        <w:rPr>
          <w:lang w:val="bs-Latn-BA"/>
        </w:rPr>
        <w:t xml:space="preserve">-a, odvija se na sledeći način. Iz njega se izvlači podatak o davaocu usluge, tj. klijentu koji je uputio zahtjev za </w:t>
      </w:r>
      <w:r>
        <w:rPr>
          <w:lang w:val="bs-Latn-BA"/>
        </w:rPr>
        <w:lastRenderedPageBreak/>
        <w:t>autorizaciju korisnika, što je u ovom slučaju aplikacija SP1. S obizirom na to da je poznato ko je prethodno autentikovani korisnik i koji davalac usluge (SP) je izdao taj zahtjev, IdP u bazi pronalazi odgovarajuće uloge (</w:t>
      </w:r>
      <w:r>
        <w:rPr>
          <w:i/>
          <w:lang w:val="bs-Latn-BA"/>
        </w:rPr>
        <w:t>roles</w:t>
      </w:r>
      <w:r>
        <w:rPr>
          <w:lang w:val="bs-Latn-BA"/>
        </w:rPr>
        <w:t>) koje korisnik posjeduje u okviru njega. One  se koriste pri generisanju SAML odgovora (</w:t>
      </w:r>
      <w:r>
        <w:rPr>
          <w:i/>
          <w:lang w:val="bs-Latn-BA"/>
        </w:rPr>
        <w:t>SAMLResponse</w:t>
      </w:r>
      <w:r>
        <w:rPr>
          <w:lang w:val="bs-Latn-BA"/>
        </w:rPr>
        <w:t xml:space="preserve">), u okviru kog se upotrebljavaju kao vrijednost </w:t>
      </w:r>
      <w:r>
        <w:rPr>
          <w:i/>
          <w:lang w:val="bs-Latn-BA"/>
        </w:rPr>
        <w:t>Attribute</w:t>
      </w:r>
      <w:r>
        <w:rPr>
          <w:lang w:val="bs-Latn-BA"/>
        </w:rPr>
        <w:t xml:space="preserve"> elementa pod nazivom </w:t>
      </w:r>
      <w:r>
        <w:rPr>
          <w:i/>
          <w:lang w:val="bs-Latn-BA"/>
        </w:rPr>
        <w:t>role,</w:t>
      </w:r>
      <w:r>
        <w:rPr>
          <w:lang w:val="bs-Latn-BA"/>
        </w:rPr>
        <w:t xml:space="preserve"> koji se nalazi pod </w:t>
      </w:r>
      <w:r>
        <w:rPr>
          <w:i/>
          <w:lang w:val="bs-Latn-BA"/>
        </w:rPr>
        <w:t>AttributStatement</w:t>
      </w:r>
      <w:r>
        <w:rPr>
          <w:lang w:val="bs-Latn-BA"/>
        </w:rPr>
        <w:t xml:space="preserve"> elementom. Kasnije, SP1 na osnovu tih uloga koje korisnika posjeduje u okviru njega, može odrediti koja su njegova prava pristupa ka određenim resursima.</w:t>
      </w:r>
    </w:p>
    <w:p w14:paraId="78C22F86" w14:textId="77777777" w:rsidR="00C35BF2" w:rsidRDefault="00256AF3">
      <w:pPr>
        <w:pStyle w:val="ListParagraph1"/>
        <w:numPr>
          <w:ilvl w:val="0"/>
          <w:numId w:val="33"/>
        </w:numPr>
        <w:spacing w:line="240" w:lineRule="auto"/>
        <w:contextualSpacing w:val="0"/>
        <w:jc w:val="both"/>
        <w:rPr>
          <w:b/>
          <w:lang w:val="bs-Latn-BA"/>
        </w:rPr>
      </w:pPr>
      <w:r>
        <w:rPr>
          <w:b/>
          <w:lang w:val="bs-Latn-BA"/>
        </w:rPr>
        <w:t>Odgovor XHTML formom</w:t>
      </w:r>
    </w:p>
    <w:p w14:paraId="4CA61E84" w14:textId="77777777" w:rsidR="00C35BF2" w:rsidRDefault="00256AF3">
      <w:pPr>
        <w:pStyle w:val="ListParagraph1"/>
        <w:spacing w:line="240" w:lineRule="auto"/>
        <w:jc w:val="both"/>
        <w:rPr>
          <w:lang w:val="bs-Latn-BA"/>
        </w:rPr>
      </w:pPr>
      <w:r>
        <w:rPr>
          <w:lang w:val="bs-Latn-BA"/>
        </w:rPr>
        <w:t xml:space="preserve">Nakon validiranja zahtjeva i generisanja SAML odgovora, SSO servis korisniku vraća stranicu koja sadrži XHTML formu, kako bi se on zajedno sa SAML odgovorom vratio nazad na SP1 aplikaciju, što u suštini predstavlja SAML </w:t>
      </w:r>
      <w:r>
        <w:rPr>
          <w:i/>
          <w:lang w:val="bs-Latn-BA"/>
        </w:rPr>
        <w:t>HTTP POST</w:t>
      </w:r>
      <w:r>
        <w:rPr>
          <w:lang w:val="bs-Latn-BA"/>
        </w:rPr>
        <w:t xml:space="preserve"> uvezivanje. Adresa na koju se forma šalje poznata je jer IdP može da očita vrijednost </w:t>
      </w:r>
      <w:r>
        <w:rPr>
          <w:i/>
          <w:lang w:val="bs-Latn-BA"/>
        </w:rPr>
        <w:t>Issuer</w:t>
      </w:r>
      <w:r>
        <w:rPr>
          <w:lang w:val="bs-Latn-BA"/>
        </w:rPr>
        <w:t xml:space="preserve"> elementa iz inicijalnog </w:t>
      </w:r>
      <w:r>
        <w:rPr>
          <w:i/>
          <w:lang w:val="bs-Latn-BA"/>
        </w:rPr>
        <w:t>AuthnRequest</w:t>
      </w:r>
      <w:r>
        <w:rPr>
          <w:lang w:val="bs-Latn-BA"/>
        </w:rPr>
        <w:t>-a, odnosno SAML zahtjeva.</w:t>
      </w:r>
    </w:p>
    <w:p w14:paraId="1BED8B17" w14:textId="77777777" w:rsidR="00C35BF2" w:rsidRDefault="00C35BF2">
      <w:pPr>
        <w:pStyle w:val="ListParagraph1"/>
        <w:spacing w:line="240" w:lineRule="auto"/>
        <w:jc w:val="both"/>
        <w:rPr>
          <w:lang w:val="bs-Latn-BA"/>
        </w:rPr>
      </w:pPr>
    </w:p>
    <w:p w14:paraId="02FDC2BB" w14:textId="77777777" w:rsidR="00C35BF2" w:rsidRDefault="00256AF3">
      <w:pPr>
        <w:pStyle w:val="ListParagraph1"/>
        <w:spacing w:line="240" w:lineRule="auto"/>
        <w:jc w:val="both"/>
        <w:rPr>
          <w:lang w:val="bs-Latn-BA"/>
        </w:rPr>
      </w:pPr>
      <w:r>
        <w:rPr>
          <w:noProof/>
        </w:rPr>
        <mc:AlternateContent>
          <mc:Choice Requires="wps">
            <w:drawing>
              <wp:inline distT="0" distB="0" distL="0" distR="0" wp14:anchorId="3139332A" wp14:editId="7A6C8EA6">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4155C18" w14:textId="77777777" w:rsidR="00665B6C" w:rsidRDefault="00665B6C">
                            <w:pPr>
                              <w:rPr>
                                <w:rFonts w:ascii="Courier New" w:hAnsi="Courier New" w:cs="Courier New"/>
                                <w:sz w:val="22"/>
                              </w:rPr>
                            </w:pPr>
                            <w:r>
                              <w:rPr>
                                <w:rFonts w:ascii="Courier New" w:hAnsi="Courier New" w:cs="Courier New"/>
                                <w:sz w:val="22"/>
                              </w:rPr>
                              <w:t>&lt;form method=”post” action=”http://localhost:8081/sp1/saml”&gt;</w:t>
                            </w:r>
                          </w:p>
                          <w:p w14:paraId="727B03CB" w14:textId="77777777" w:rsidR="00665B6C" w:rsidRDefault="00665B6C">
                            <w:pPr>
                              <w:rPr>
                                <w:rFonts w:ascii="Courier New" w:hAnsi="Courier New" w:cs="Courier New"/>
                                <w:sz w:val="22"/>
                              </w:rPr>
                            </w:pPr>
                            <w:r>
                              <w:rPr>
                                <w:rFonts w:ascii="Courier New" w:hAnsi="Courier New" w:cs="Courier New"/>
                                <w:sz w:val="22"/>
                              </w:rPr>
                              <w:t xml:space="preserve">   &lt;input type=”hidden” name=”SAMLResponse” value=&lt;samlres&gt; /&gt;</w:t>
                            </w:r>
                          </w:p>
                          <w:p w14:paraId="744D8558" w14:textId="77777777" w:rsidR="00665B6C" w:rsidRDefault="00665B6C">
                            <w:pPr>
                              <w:rPr>
                                <w:rFonts w:ascii="Courier New" w:hAnsi="Courier New" w:cs="Courier New"/>
                                <w:sz w:val="22"/>
                              </w:rPr>
                            </w:pPr>
                            <w:r>
                              <w:rPr>
                                <w:rFonts w:ascii="Courier New" w:hAnsi="Courier New" w:cs="Courier New"/>
                                <w:sz w:val="22"/>
                              </w:rPr>
                              <w:t xml:space="preserve">   &lt;input type=”hidden” name=”RelayState” value=&lt;relstate&gt; /&gt;</w:t>
                            </w:r>
                          </w:p>
                          <w:p w14:paraId="5D0171E2" w14:textId="77777777" w:rsidR="00665B6C" w:rsidRDefault="00665B6C">
                            <w:pPr>
                              <w:rPr>
                                <w:rFonts w:ascii="Courier New" w:hAnsi="Courier New" w:cs="Courier New"/>
                                <w:sz w:val="22"/>
                              </w:rPr>
                            </w:pPr>
                            <w:r>
                              <w:rPr>
                                <w:rFonts w:ascii="Courier New" w:hAnsi="Courier New" w:cs="Courier New"/>
                                <w:sz w:val="22"/>
                              </w:rPr>
                              <w:t xml:space="preserve">   ...</w:t>
                            </w:r>
                          </w:p>
                          <w:p w14:paraId="1B7AE11E" w14:textId="77777777" w:rsidR="00665B6C" w:rsidRDefault="00665B6C">
                            <w:pPr>
                              <w:rPr>
                                <w:rFonts w:ascii="Courier New" w:hAnsi="Courier New" w:cs="Courier New"/>
                                <w:sz w:val="22"/>
                              </w:rPr>
                            </w:pPr>
                            <w:r>
                              <w:rPr>
                                <w:rFonts w:ascii="Courier New" w:hAnsi="Courier New" w:cs="Courier New"/>
                                <w:sz w:val="22"/>
                              </w:rPr>
                              <w:t xml:space="preserve">   &lt;input type=”submit” value=”Submit”&gt;</w:t>
                            </w:r>
                          </w:p>
                          <w:p w14:paraId="541AF298" w14:textId="77777777" w:rsidR="00665B6C" w:rsidRDefault="00665B6C">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3139332A" id="_x0000_s1458"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Jko18kUCAACw&#10;BAAADgAAAAAAAAAAAAAAAAAuAgAAZHJzL2Uyb0RvYy54bWxQSwECLQAUAAYACAAAACEAYDAIgd0A&#10;AAAFAQAADwAAAAAAAAAAAAAAAACfBAAAZHJzL2Rvd25yZXYueG1sUEsFBgAAAAAEAAQA8wAAAKkF&#10;AAAAAA==&#10;" fillcolor="#dbe5f1 [660]" strokecolor="#8db3e2 [1311]">
                <v:textbox>
                  <w:txbxContent>
                    <w:p w14:paraId="74155C18" w14:textId="77777777" w:rsidR="00665B6C" w:rsidRDefault="00665B6C">
                      <w:pPr>
                        <w:rPr>
                          <w:rFonts w:ascii="Courier New" w:hAnsi="Courier New" w:cs="Courier New"/>
                          <w:sz w:val="22"/>
                        </w:rPr>
                      </w:pPr>
                      <w:r>
                        <w:rPr>
                          <w:rFonts w:ascii="Courier New" w:hAnsi="Courier New" w:cs="Courier New"/>
                          <w:sz w:val="22"/>
                        </w:rPr>
                        <w:t>&lt;form method=”post” action=”http://localhost:8081/sp1/saml”&gt;</w:t>
                      </w:r>
                    </w:p>
                    <w:p w14:paraId="727B03CB" w14:textId="77777777" w:rsidR="00665B6C" w:rsidRDefault="00665B6C">
                      <w:pPr>
                        <w:rPr>
                          <w:rFonts w:ascii="Courier New" w:hAnsi="Courier New" w:cs="Courier New"/>
                          <w:sz w:val="22"/>
                        </w:rPr>
                      </w:pPr>
                      <w:r>
                        <w:rPr>
                          <w:rFonts w:ascii="Courier New" w:hAnsi="Courier New" w:cs="Courier New"/>
                          <w:sz w:val="22"/>
                        </w:rPr>
                        <w:t xml:space="preserve">   &lt;input type=”hidden” name=”SAMLResponse” value=&lt;samlres&gt; /&gt;</w:t>
                      </w:r>
                    </w:p>
                    <w:p w14:paraId="744D8558" w14:textId="77777777" w:rsidR="00665B6C" w:rsidRDefault="00665B6C">
                      <w:pPr>
                        <w:rPr>
                          <w:rFonts w:ascii="Courier New" w:hAnsi="Courier New" w:cs="Courier New"/>
                          <w:sz w:val="22"/>
                        </w:rPr>
                      </w:pPr>
                      <w:r>
                        <w:rPr>
                          <w:rFonts w:ascii="Courier New" w:hAnsi="Courier New" w:cs="Courier New"/>
                          <w:sz w:val="22"/>
                        </w:rPr>
                        <w:t xml:space="preserve">   &lt;input type=”hidden” name=”RelayState” value=&lt;relstate&gt; /&gt;</w:t>
                      </w:r>
                    </w:p>
                    <w:p w14:paraId="5D0171E2" w14:textId="77777777" w:rsidR="00665B6C" w:rsidRDefault="00665B6C">
                      <w:pPr>
                        <w:rPr>
                          <w:rFonts w:ascii="Courier New" w:hAnsi="Courier New" w:cs="Courier New"/>
                          <w:sz w:val="22"/>
                        </w:rPr>
                      </w:pPr>
                      <w:r>
                        <w:rPr>
                          <w:rFonts w:ascii="Courier New" w:hAnsi="Courier New" w:cs="Courier New"/>
                          <w:sz w:val="22"/>
                        </w:rPr>
                        <w:t xml:space="preserve">   ...</w:t>
                      </w:r>
                    </w:p>
                    <w:p w14:paraId="1B7AE11E" w14:textId="77777777" w:rsidR="00665B6C" w:rsidRDefault="00665B6C">
                      <w:pPr>
                        <w:rPr>
                          <w:rFonts w:ascii="Courier New" w:hAnsi="Courier New" w:cs="Courier New"/>
                          <w:sz w:val="22"/>
                        </w:rPr>
                      </w:pPr>
                      <w:r>
                        <w:rPr>
                          <w:rFonts w:ascii="Courier New" w:hAnsi="Courier New" w:cs="Courier New"/>
                          <w:sz w:val="22"/>
                        </w:rPr>
                        <w:t xml:space="preserve">   &lt;input type=”submit” value=”Submit”&gt;</w:t>
                      </w:r>
                    </w:p>
                    <w:p w14:paraId="541AF298" w14:textId="77777777" w:rsidR="00665B6C" w:rsidRDefault="00665B6C">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5C243D73" w14:textId="77777777" w:rsidR="00C35BF2" w:rsidRDefault="00256AF3">
      <w:pPr>
        <w:spacing w:line="240" w:lineRule="auto"/>
        <w:ind w:left="720"/>
        <w:jc w:val="both"/>
        <w:rPr>
          <w:lang w:val="bs-Latn-BA"/>
        </w:rPr>
      </w:pPr>
      <w:r>
        <w:rPr>
          <w:lang w:val="bs-Latn-BA"/>
        </w:rPr>
        <w:t xml:space="preserve">Vrijednost </w:t>
      </w:r>
      <w:r>
        <w:rPr>
          <w:i/>
          <w:lang w:val="bs-Latn-BA"/>
        </w:rPr>
        <w:t>RelayState</w:t>
      </w:r>
      <w:r>
        <w:rPr>
          <w:lang w:val="bs-Latn-BA"/>
        </w:rPr>
        <w:t xml:space="preserve"> atributa je očuvana još iz 3. koraka, dok je vrijednost </w:t>
      </w:r>
      <w:r>
        <w:rPr>
          <w:i/>
          <w:lang w:val="bs-Latn-BA"/>
        </w:rPr>
        <w:t>SAMLResponse</w:t>
      </w:r>
      <w:r>
        <w:rPr>
          <w:lang w:val="bs-Latn-BA"/>
        </w:rPr>
        <w:t xml:space="preserve"> atributa </w:t>
      </w:r>
      <w:r>
        <w:rPr>
          <w:i/>
          <w:lang w:val="bs-Latn-BA"/>
        </w:rPr>
        <w:t>base64</w:t>
      </w:r>
      <w:r>
        <w:rPr>
          <w:lang w:val="bs-Latn-BA"/>
        </w:rPr>
        <w:t xml:space="preserve"> enkodiran </w:t>
      </w:r>
      <w:r>
        <w:rPr>
          <w:i/>
          <w:lang w:val="bs-Latn-BA"/>
        </w:rPr>
        <w:t>&lt;samlp:Response&gt;</w:t>
      </w:r>
      <w:r>
        <w:rPr>
          <w:lang w:val="bs-Latn-BA"/>
        </w:rPr>
        <w:t xml:space="preserve"> element (prikazan na </w:t>
      </w:r>
      <w:commentRangeStart w:id="581"/>
      <w:commentRangeStart w:id="582"/>
      <w:r w:rsidRPr="009B4742">
        <w:rPr>
          <w:lang w:val="bs-Latn-BA"/>
          <w:rPrChange w:id="583" w:author="Rajo" w:date="2018-06-29T20:04:00Z">
            <w:rPr>
              <w:b/>
              <w:lang w:val="bs-Latn-BA"/>
            </w:rPr>
          </w:rPrChange>
        </w:rPr>
        <w:t>Slici 10.4</w:t>
      </w:r>
      <w:commentRangeEnd w:id="581"/>
      <w:r w:rsidR="00440D69" w:rsidRPr="00AF5E11">
        <w:rPr>
          <w:rStyle w:val="CommentReference"/>
        </w:rPr>
        <w:commentReference w:id="581"/>
      </w:r>
      <w:commentRangeEnd w:id="582"/>
      <w:r w:rsidR="00E830B7">
        <w:rPr>
          <w:rStyle w:val="CommentReference"/>
        </w:rPr>
        <w:commentReference w:id="582"/>
      </w:r>
      <w:r>
        <w:rPr>
          <w:lang w:val="bs-Latn-BA"/>
        </w:rPr>
        <w:t>), koji u suštini predstavlja odgovor SSO servera na zahtjev koji je primio od davaoca usluge.</w:t>
      </w:r>
    </w:p>
    <w:p w14:paraId="7556437C" w14:textId="77777777" w:rsidR="00C35BF2" w:rsidRDefault="00256AF3">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ta dva zahtjeva. </w:t>
      </w:r>
    </w:p>
    <w:p w14:paraId="0967F3AC" w14:textId="6A647C97" w:rsidR="00C35BF2" w:rsidRDefault="00256AF3">
      <w:pPr>
        <w:keepNext/>
        <w:spacing w:line="240" w:lineRule="auto"/>
        <w:ind w:left="720"/>
        <w:jc w:val="both"/>
        <w:rPr>
          <w:lang w:val="bs-Latn-BA"/>
        </w:rPr>
      </w:pPr>
      <w:del w:id="584" w:author="Rajo" w:date="2018-06-29T21:18:00Z">
        <w:r w:rsidDel="00DD1D3A">
          <w:rPr>
            <w:noProof/>
          </w:rPr>
          <w:drawing>
            <wp:inline distT="0" distB="0" distL="0" distR="0" wp14:anchorId="31A95F95" wp14:editId="4C375947">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9"/>
                      <a:stretch>
                        <a:fillRect/>
                      </a:stretch>
                    </pic:blipFill>
                    <pic:spPr>
                      <a:xfrm>
                        <a:off x="0" y="0"/>
                        <a:ext cx="5439818" cy="5972175"/>
                      </a:xfrm>
                      <a:prstGeom prst="rect">
                        <a:avLst/>
                      </a:prstGeom>
                    </pic:spPr>
                  </pic:pic>
                </a:graphicData>
              </a:graphic>
            </wp:inline>
          </w:drawing>
        </w:r>
      </w:del>
      <w:ins w:id="585" w:author="Rajo" w:date="2018-06-29T21:18:00Z">
        <w:r w:rsidR="00DD1D3A">
          <w:rPr>
            <w:noProof/>
            <w:lang w:val="bs-Latn-BA"/>
          </w:rPr>
          <w:drawing>
            <wp:inline distT="0" distB="0" distL="0" distR="0" wp14:anchorId="4AE12D1A" wp14:editId="269B1102">
              <wp:extent cx="5454554" cy="520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770" cy="5209437"/>
                      </a:xfrm>
                      <a:prstGeom prst="rect">
                        <a:avLst/>
                      </a:prstGeom>
                      <a:noFill/>
                      <a:ln>
                        <a:noFill/>
                      </a:ln>
                    </pic:spPr>
                  </pic:pic>
                </a:graphicData>
              </a:graphic>
            </wp:inline>
          </w:drawing>
        </w:r>
      </w:ins>
    </w:p>
    <w:p w14:paraId="73FBB844" w14:textId="46B8C9B2" w:rsidR="00C35BF2" w:rsidRDefault="00256AF3">
      <w:pPr>
        <w:pStyle w:val="Caption"/>
        <w:jc w:val="center"/>
        <w:rPr>
          <w:lang w:val="bs-Latn-BA"/>
        </w:rPr>
      </w:pPr>
      <w:r>
        <w:rPr>
          <w:lang w:val="bs-Latn-BA"/>
        </w:rPr>
        <w:t xml:space="preserve">Slika </w:t>
      </w:r>
      <w:ins w:id="586"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081852">
        <w:rPr>
          <w:noProof/>
          <w:lang w:val="bs-Latn-BA"/>
        </w:rPr>
        <w:t>10</w:t>
      </w:r>
      <w:ins w:id="587"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88" w:author="Rajo" w:date="2018-06-29T22:43:00Z">
        <w:r w:rsidR="00081852">
          <w:rPr>
            <w:noProof/>
            <w:lang w:val="bs-Latn-BA"/>
          </w:rPr>
          <w:t>4</w:t>
        </w:r>
      </w:ins>
      <w:ins w:id="589" w:author="Rajo" w:date="2018-06-29T19:54:00Z">
        <w:r w:rsidR="009F016E">
          <w:rPr>
            <w:lang w:val="bs-Latn-BA"/>
          </w:rPr>
          <w:fldChar w:fldCharType="end"/>
        </w:r>
      </w:ins>
      <w:del w:id="590"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4</w:delText>
        </w:r>
        <w:r w:rsidDel="009F016E">
          <w:rPr>
            <w:lang w:val="bs-Latn-BA"/>
          </w:rPr>
          <w:fldChar w:fldCharType="end"/>
        </w:r>
      </w:del>
      <w:r>
        <w:rPr>
          <w:lang w:val="bs-Latn-BA"/>
        </w:rPr>
        <w:t xml:space="preserve"> – primjer SAML Response-a</w:t>
      </w:r>
    </w:p>
    <w:p w14:paraId="1AD8FE0B"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servisa za konzumiranje odgovara na SP1 strani</w:t>
      </w:r>
    </w:p>
    <w:p w14:paraId="1196B0DC" w14:textId="77777777" w:rsidR="00C35BF2" w:rsidRDefault="00256AF3">
      <w:pPr>
        <w:pStyle w:val="ListParagraph1"/>
        <w:spacing w:line="240" w:lineRule="auto"/>
        <w:contextualSpacing w:val="0"/>
        <w:jc w:val="both"/>
        <w:rPr>
          <w:lang w:val="bs-Latn-BA"/>
        </w:rPr>
      </w:pPr>
      <w:r>
        <w:rPr>
          <w:lang w:val="bs-Latn-BA"/>
        </w:rPr>
        <w:t>Nakon podnošenja XHTML forme na strani IdP-a, koja sadrži</w:t>
      </w:r>
      <w:r>
        <w:rPr>
          <w:i/>
          <w:lang w:val="bs-Latn-BA"/>
        </w:rPr>
        <w:t xml:space="preserve"> SAMLResponse</w:t>
      </w:r>
      <w:r>
        <w:rPr>
          <w:lang w:val="bs-Latn-BA"/>
        </w:rPr>
        <w:t xml:space="preserve"> i </w:t>
      </w:r>
      <w:r>
        <w:rPr>
          <w:i/>
          <w:lang w:val="bs-Latn-BA"/>
        </w:rPr>
        <w:t xml:space="preserve">RelayState </w:t>
      </w:r>
      <w:r>
        <w:rPr>
          <w:lang w:val="bs-Latn-BA"/>
        </w:rPr>
        <w:t>atribute</w:t>
      </w:r>
      <w:r>
        <w:rPr>
          <w:i/>
          <w:lang w:val="bs-Latn-BA"/>
        </w:rPr>
        <w:t>,</w:t>
      </w:r>
      <w:r>
        <w:rPr>
          <w:lang w:val="bs-Latn-BA"/>
        </w:rPr>
        <w:t xml:space="preserve"> preglednik korisnika šalje POST zahtjev servisu za konzumiranje odgovora (</w:t>
      </w:r>
      <w:r>
        <w:rPr>
          <w:i/>
          <w:lang w:val="bs-Latn-BA"/>
        </w:rPr>
        <w:t>Assertion Consumer Service</w:t>
      </w:r>
      <w:r>
        <w:rPr>
          <w:lang w:val="bs-Latn-BA"/>
        </w:rPr>
        <w:t xml:space="preserve">) na strani davaoca usluge, koji se u ovom slučaju nalazi na putanji </w:t>
      </w:r>
      <w:r>
        <w:rPr>
          <w:i/>
          <w:lang w:val="bs-Latn-BA"/>
        </w:rPr>
        <w:t>localhost:8081/sp1/saml</w:t>
      </w:r>
      <w:r>
        <w:rPr>
          <w:lang w:val="bs-Latn-BA"/>
        </w:rPr>
        <w:t xml:space="preserve">. </w:t>
      </w:r>
    </w:p>
    <w:p w14:paraId="5D0B98A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1536E046" wp14:editId="7546A7FB">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28288C" w14:textId="77777777" w:rsidR="00665B6C" w:rsidRDefault="00665B6C">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665B6C" w:rsidRDefault="00665B6C">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665B6C" w:rsidRDefault="00665B6C">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1536E046" id="_x0000_s1459"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DHiWWDSAIA&#10;AK8EAAAOAAAAAAAAAAAAAAAAAC4CAABkcnMvZTJvRG9jLnhtbFBLAQItABQABgAIAAAAIQD/xLJw&#10;3AAAAAUBAAAPAAAAAAAAAAAAAAAAAKIEAABkcnMvZG93bnJldi54bWxQSwUGAAAAAAQABADzAAAA&#10;qwUAAAAA&#10;" fillcolor="#dbe5f1 [660]" strokecolor="#8db3e2 [1311]">
                <v:textbox>
                  <w:txbxContent>
                    <w:p w14:paraId="4028288C" w14:textId="77777777" w:rsidR="00665B6C" w:rsidRDefault="00665B6C">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665B6C" w:rsidRDefault="00665B6C">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665B6C" w:rsidRDefault="00665B6C">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20EB0E84" w14:textId="77777777" w:rsidR="00C35BF2" w:rsidRDefault="00256AF3">
      <w:pPr>
        <w:pStyle w:val="ListParagraph1"/>
        <w:spacing w:line="240" w:lineRule="auto"/>
        <w:contextualSpacing w:val="0"/>
        <w:jc w:val="both"/>
        <w:rPr>
          <w:lang w:val="bs-Latn-BA"/>
        </w:rPr>
      </w:pPr>
      <w:r>
        <w:rPr>
          <w:lang w:val="bs-Latn-BA"/>
        </w:rPr>
        <w:t>Nakon prijema tog zahtjeva, vrši se obrada SAML odgovora (</w:t>
      </w:r>
      <w:r>
        <w:rPr>
          <w:i/>
          <w:lang w:val="bs-Latn-BA"/>
        </w:rPr>
        <w:t>Response</w:t>
      </w:r>
      <w:r>
        <w:rPr>
          <w:lang w:val="bs-Latn-BA"/>
        </w:rPr>
        <w:t xml:space="preserve"> elementa) proslijeđenog u okviru njega kao vrijednost </w:t>
      </w:r>
      <w:r>
        <w:rPr>
          <w:i/>
          <w:lang w:val="bs-Latn-BA"/>
        </w:rPr>
        <w:t>SAMLResponse</w:t>
      </w:r>
      <w:r>
        <w:rPr>
          <w:lang w:val="bs-Latn-BA"/>
        </w:rPr>
        <w:t xml:space="preserve"> atributa, pri čemu je prvi korak obrade validacija određenih informacija kao što su vrijeme kreiranja i krajnje vrijeme do kog je odgovor važeći, itd.</w:t>
      </w:r>
    </w:p>
    <w:p w14:paraId="74989001" w14:textId="77777777" w:rsidR="00C35BF2" w:rsidRDefault="00256AF3">
      <w:pPr>
        <w:pStyle w:val="ListParagraph1"/>
        <w:spacing w:line="240" w:lineRule="auto"/>
        <w:contextualSpacing w:val="0"/>
        <w:jc w:val="both"/>
        <w:rPr>
          <w:lang w:val="bs-Latn-BA"/>
        </w:rPr>
      </w:pPr>
      <w:r>
        <w:rPr>
          <w:lang w:val="bs-Latn-BA"/>
        </w:rPr>
        <w:t xml:space="preserve">Ukoliko je odgovor validan, SP1 izdvaja uloge koje dati korisnik posjeduje, i na osnovu njih kreira odgovarajući sigurnosni kontekst. U ovom slučaju kreira se </w:t>
      </w:r>
      <w:r>
        <w:rPr>
          <w:i/>
          <w:lang w:val="bs-Latn-BA"/>
        </w:rPr>
        <w:t>Spring Security</w:t>
      </w:r>
      <w:r>
        <w:rPr>
          <w:lang w:val="bs-Latn-BA"/>
        </w:rPr>
        <w:t xml:space="preserve"> kontekst u okviru kog su navedene i uloge koje korisnik posjeduje. Ovim je korisnik autentikovan i autorizovan u okviru SP1 aplikacije.</w:t>
      </w:r>
    </w:p>
    <w:p w14:paraId="1BD95D18" w14:textId="77777777" w:rsidR="00C35BF2" w:rsidRDefault="00256AF3">
      <w:pPr>
        <w:pStyle w:val="ListParagraph1"/>
        <w:numPr>
          <w:ilvl w:val="0"/>
          <w:numId w:val="33"/>
        </w:numPr>
        <w:spacing w:line="240" w:lineRule="auto"/>
        <w:contextualSpacing w:val="0"/>
        <w:jc w:val="both"/>
        <w:rPr>
          <w:b/>
          <w:lang w:val="bs-Latn-BA"/>
        </w:rPr>
      </w:pPr>
      <w:r>
        <w:rPr>
          <w:b/>
          <w:lang w:val="bs-Latn-BA"/>
        </w:rPr>
        <w:t>Preusmjeravanje na željeni resurs na strani SP1</w:t>
      </w:r>
    </w:p>
    <w:p w14:paraId="7CD51664" w14:textId="77777777" w:rsidR="00C35BF2" w:rsidRDefault="00256AF3">
      <w:pPr>
        <w:pStyle w:val="ListParagraph1"/>
        <w:spacing w:line="240" w:lineRule="auto"/>
        <w:contextualSpacing w:val="0"/>
        <w:jc w:val="both"/>
        <w:rPr>
          <w:b/>
          <w:lang w:val="bs-Latn-BA"/>
        </w:rPr>
      </w:pPr>
      <w:r>
        <w:rPr>
          <w:lang w:val="bs-Latn-BA"/>
        </w:rPr>
        <w:t>Nakon uspješne autentikacija i autorizacije izvršene u prethodnom</w:t>
      </w:r>
      <w:r>
        <w:rPr>
          <w:lang w:val="bs-Latn-BA"/>
        </w:rPr>
        <w:lastRenderedPageBreak/>
        <w:t xml:space="preserve"> koraku, na osnovu </w:t>
      </w:r>
      <w:r>
        <w:rPr>
          <w:i/>
          <w:lang w:val="bs-Latn-BA"/>
        </w:rPr>
        <w:t>RelayState</w:t>
      </w:r>
      <w:r>
        <w:rPr>
          <w:lang w:val="bs-Latn-BA"/>
        </w:rPr>
        <w:t xml:space="preserve"> vrijednosti koja je takođe primljena kao dio HTTP POST zahtjeva,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Pr>
          <w:i/>
          <w:lang w:val="bs-Latn-BA"/>
        </w:rPr>
        <w:t>Access Denied)</w:t>
      </w:r>
      <w:r>
        <w:rPr>
          <w:lang w:val="bs-Latn-BA"/>
        </w:rPr>
        <w:t>.</w:t>
      </w:r>
    </w:p>
    <w:p w14:paraId="15C8EEC5" w14:textId="77777777" w:rsidR="00C35BF2" w:rsidRDefault="00256AF3">
      <w:pPr>
        <w:pStyle w:val="ListParagraph1"/>
        <w:numPr>
          <w:ilvl w:val="0"/>
          <w:numId w:val="33"/>
        </w:numPr>
        <w:spacing w:line="240" w:lineRule="auto"/>
        <w:contextualSpacing w:val="0"/>
        <w:jc w:val="both"/>
        <w:rPr>
          <w:b/>
          <w:lang w:val="bs-Latn-BA"/>
        </w:rPr>
      </w:pPr>
      <w:r>
        <w:rPr>
          <w:b/>
          <w:lang w:val="bs-Latn-BA"/>
        </w:rPr>
        <w:t>Novi zahtjev za željeni (zaštićeni) resurs na strani SP1</w:t>
      </w:r>
    </w:p>
    <w:p w14:paraId="587CB988" w14:textId="77777777" w:rsidR="00C35BF2" w:rsidRDefault="00256AF3">
      <w:pPr>
        <w:pStyle w:val="ListParagraph1"/>
        <w:spacing w:line="240" w:lineRule="auto"/>
        <w:contextualSpacing w:val="0"/>
        <w:jc w:val="both"/>
        <w:rPr>
          <w:lang w:val="bs-Latn-BA"/>
        </w:rPr>
      </w:pPr>
      <w:r>
        <w:rPr>
          <w:lang w:val="bs-Latn-BA"/>
        </w:rPr>
        <w:t>Kada korisnik pokuša da pristupi nekoj drugoj zaštićenoj stranici u okviru SP1 aplikacije, izvršiće se provjera postojanja odgovarajućeg sigurnosnog konteksta u okviru nje.</w:t>
      </w:r>
    </w:p>
    <w:p w14:paraId="43E6789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2A73E1F" wp14:editId="55070181">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3BA67BFA"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32A73E1F" id="_x0000_s1460"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CZESgIRwIAAK8E&#10;AAAOAAAAAAAAAAAAAAAAAC4CAABkcnMvZTJvRG9jLnhtbFBLAQItABQABgAIAAAAIQCrniSp2gAA&#10;AAQBAAAPAAAAAAAAAAAAAAAAAKEEAABkcnMvZG93bnJldi54bWxQSwUGAAAAAAQABADzAAAAqAUA&#10;AAAA&#10;" fillcolor="#dbe5f1 [660]" strokecolor="#8db3e2 [1311]">
                <v:textbox>
                  <w:txbxContent>
                    <w:p w14:paraId="3BA67BFA"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7BAC0433"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Odgovor SP1 vraćanjem željenog resursa </w:t>
      </w:r>
    </w:p>
    <w:p w14:paraId="112A1B35" w14:textId="77777777" w:rsidR="00C35BF2" w:rsidRDefault="00256AF3">
      <w:pPr>
        <w:spacing w:line="240" w:lineRule="auto"/>
        <w:ind w:left="720"/>
        <w:jc w:val="both"/>
        <w:rPr>
          <w:lang w:val="bs-Latn-BA"/>
        </w:rPr>
      </w:pPr>
      <w:r>
        <w:rPr>
          <w:lang w:val="bs-Latn-BA"/>
        </w:rPr>
        <w:t>S obzirom na to da je odgovarajući sigurnosni kontekst već kreiran u 7. koraku, SP1 neće slati novi SAML zahtjev SSO serveru, nego će odluku o pravima pristupa korisnika željenoj stranici donijeti na osnovu postojećeg sigurnosnog konteksta i uloga koje korisnik posjeduje u okviru njega.</w:t>
      </w:r>
    </w:p>
    <w:p w14:paraId="17626B57" w14:textId="77777777" w:rsidR="00C35BF2" w:rsidRDefault="00256AF3">
      <w:pPr>
        <w:spacing w:line="240" w:lineRule="auto"/>
        <w:ind w:firstLine="360"/>
        <w:jc w:val="both"/>
        <w:rPr>
          <w:lang w:val="bs-Latn-BA"/>
        </w:rPr>
      </w:pPr>
      <w:r>
        <w:rPr>
          <w:lang w:val="bs-Latn-BA"/>
        </w:rPr>
        <w:t>Ukoliko taj isti korisnik sada pokuša da pristupi zaštićenoj stranici u okviru druge klijentske aplikacije SP2 na kojoj još nema sigurnosni kontekst, ponoviće se svi prethodno navedeni koraci, s tim da na IdP strani neće morati ponovo da unosi pristupne podatke jer već postoji sigurnosni kontekst za tog korisnika na strani IdP-a. Na taj način, korisnik će biti automatski preusmjeren na SP2 gdje će mu se kreirati sigurnosni kontekst sa ulogama koja posjeduje, odnosno biće autentikovan i autorizovan i u okviru druge klijentske aplikacije.</w:t>
      </w:r>
    </w:p>
    <w:p w14:paraId="35BCAD17" w14:textId="77777777" w:rsidR="00C35BF2" w:rsidRDefault="00256AF3">
      <w:pPr>
        <w:spacing w:line="240" w:lineRule="auto"/>
        <w:ind w:firstLine="360"/>
        <w:jc w:val="both"/>
        <w:rPr>
          <w:lang w:val="bs-Latn-BA"/>
        </w:rPr>
      </w:pPr>
      <w:r>
        <w:rPr>
          <w:lang w:val="bs-Latn-BA"/>
        </w:rPr>
        <w:t>Pored SSO funkcionalnosti, server podržava i SLO (</w:t>
      </w:r>
      <w:r>
        <w:rPr>
          <w:i/>
          <w:lang w:val="bs-Latn-BA"/>
        </w:rPr>
        <w:t>Single-Log-out</w:t>
      </w:r>
      <w:r>
        <w:rPr>
          <w:lang w:val="bs-Latn-BA"/>
        </w:rPr>
        <w:t>),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224925F2" w14:textId="77777777" w:rsidR="00C35BF2" w:rsidRDefault="00256AF3">
      <w:pPr>
        <w:pStyle w:val="ListParagraph1"/>
        <w:numPr>
          <w:ilvl w:val="0"/>
          <w:numId w:val="34"/>
        </w:numPr>
        <w:spacing w:line="240" w:lineRule="auto"/>
        <w:jc w:val="both"/>
        <w:rPr>
          <w:lang w:val="bs-Latn-BA"/>
        </w:rPr>
      </w:pPr>
      <w:r>
        <w:rPr>
          <w:lang w:val="bs-Latn-BA"/>
        </w:rPr>
        <w:t xml:space="preserve">Korisnik posjećuje link za odjavu na drugoj SP2 aplikaciji - </w:t>
      </w:r>
      <w:r>
        <w:rPr>
          <w:i/>
          <w:lang w:val="bs-Latn-BA"/>
        </w:rPr>
        <w:t>localhost:8082/sp2/logout</w:t>
      </w:r>
      <w:r>
        <w:rPr>
          <w:lang w:val="bs-Latn-BA"/>
        </w:rPr>
        <w:t>, nakon čega se uništava sigurnosni kontekst, odnosno sesija, koju je posjedovao u okviru nje. Time je korisnik odjavljen iz SP2 klijentske aplikacije.</w:t>
      </w:r>
    </w:p>
    <w:p w14:paraId="6B417F8A" w14:textId="77777777" w:rsidR="00C35BF2" w:rsidRDefault="00C35BF2">
      <w:pPr>
        <w:pStyle w:val="ListParagraph1"/>
        <w:spacing w:line="240" w:lineRule="auto"/>
        <w:jc w:val="both"/>
        <w:rPr>
          <w:lang w:val="bs-Latn-BA"/>
        </w:rPr>
      </w:pPr>
    </w:p>
    <w:p w14:paraId="4AC6CE0A" w14:textId="77777777" w:rsidR="00C35BF2" w:rsidRDefault="00256AF3">
      <w:pPr>
        <w:pStyle w:val="ListParagraph1"/>
        <w:numPr>
          <w:ilvl w:val="0"/>
          <w:numId w:val="34"/>
        </w:numPr>
        <w:spacing w:line="240" w:lineRule="auto"/>
        <w:jc w:val="both"/>
        <w:rPr>
          <w:lang w:val="bs-Latn-BA"/>
        </w:rPr>
      </w:pPr>
      <w:r>
        <w:rPr>
          <w:lang w:val="bs-Latn-BA"/>
        </w:rPr>
        <w:t xml:space="preserve">SP2 nakon toga preusmjerava preglednik korisnika na SLO servis IdP-a, zajedno sa zahtjevom za odjavu u obliku SAML </w:t>
      </w:r>
      <w:r>
        <w:rPr>
          <w:i/>
          <w:lang w:val="bs-Latn-BA"/>
        </w:rPr>
        <w:t>LogoutRequest</w:t>
      </w:r>
      <w:r>
        <w:rPr>
          <w:lang w:val="bs-Latn-BA"/>
        </w:rPr>
        <w:t>-a koji sadrži identifikator sesije na IdP strani.</w:t>
      </w:r>
    </w:p>
    <w:p w14:paraId="47DB27AE" w14:textId="77777777" w:rsidR="00C35BF2" w:rsidRDefault="00C35BF2">
      <w:pPr>
        <w:pStyle w:val="ListParagraph1"/>
        <w:spacing w:line="240" w:lineRule="auto"/>
        <w:rPr>
          <w:lang w:val="bs-Latn-BA"/>
        </w:rPr>
      </w:pPr>
    </w:p>
    <w:p w14:paraId="3D8E1414" w14:textId="77777777" w:rsidR="00C35BF2" w:rsidRDefault="00256AF3">
      <w:pPr>
        <w:pStyle w:val="ListParagraph1"/>
        <w:numPr>
          <w:ilvl w:val="0"/>
          <w:numId w:val="34"/>
        </w:numPr>
        <w:spacing w:line="240" w:lineRule="auto"/>
        <w:contextualSpacing w:val="0"/>
        <w:jc w:val="both"/>
        <w:rPr>
          <w:lang w:val="bs-Latn-BA"/>
        </w:rPr>
      </w:pPr>
      <w:r>
        <w:rPr>
          <w:lang w:val="bs-Latn-BA"/>
        </w:rPr>
        <w:t>Kada IdP primi zahtijev za odjavu, on odmah vrši komunikaciju sa svim ostalim SP aplikacij</w:t>
      </w:r>
      <w:r>
        <w:rPr>
          <w:lang w:val="bs-Latn-BA"/>
        </w:rPr>
        <w:lastRenderedPageBreak/>
        <w:t>ama  na koje je taj korisnik prijavljen, s ciljem uništavanje sesije i u okviru njih. Komunikacija između IdP-a i SP-ova se vrši direktno, bez posredstva korisnika tj. njegovog preusmjeravanja, tako što SLO servis IdP-a šalje pojedinačne, nezavisne zahtjeve svim ostalim SP aplikacijama (direktna komunikacija između servisa).</w:t>
      </w:r>
    </w:p>
    <w:p w14:paraId="0EA52341" w14:textId="77777777" w:rsidR="00C35BF2" w:rsidRDefault="00256AF3">
      <w:pPr>
        <w:pStyle w:val="ListParagraph1"/>
        <w:spacing w:line="240" w:lineRule="auto"/>
        <w:contextualSpacing w:val="0"/>
        <w:jc w:val="both"/>
        <w:rPr>
          <w:lang w:val="bs-Latn-BA"/>
        </w:rPr>
      </w:pPr>
      <w:r>
        <w:rPr>
          <w:lang w:val="bs-Latn-BA"/>
        </w:rPr>
        <w:t>Po SAML specifikaciji</w:t>
      </w:r>
      <w:r>
        <w:rPr>
          <w:vertAlign w:val="superscript"/>
          <w:lang w:val="bs-Latn-BA"/>
        </w:rPr>
        <w:t>[22]</w:t>
      </w:r>
      <w:r>
        <w:rPr>
          <w:lang w:val="bs-Latn-BA"/>
        </w:rPr>
        <w:t>, nakon što je IdP primio taj zahtjev, on određuje koje su to ostale aplikacije u okviru kojih je korisnik prijavljen putem njega, a zatim iterativno, za svaku od njih vrši sledeće:</w:t>
      </w:r>
    </w:p>
    <w:p w14:paraId="70461BE0" w14:textId="77777777" w:rsidR="00C35BF2" w:rsidRDefault="00256AF3">
      <w:pPr>
        <w:pStyle w:val="ListParagraph1"/>
        <w:numPr>
          <w:ilvl w:val="1"/>
          <w:numId w:val="34"/>
        </w:numPr>
        <w:spacing w:line="240" w:lineRule="auto"/>
        <w:jc w:val="both"/>
        <w:rPr>
          <w:lang w:val="bs-Latn-BA"/>
        </w:rPr>
      </w:pPr>
      <w:r>
        <w:rPr>
          <w:lang w:val="bs-Latn-BA"/>
        </w:rPr>
        <w:t xml:space="preserve">Generiše novi zahtjev za odjavu – </w:t>
      </w:r>
      <w:r>
        <w:rPr>
          <w:i/>
          <w:lang w:val="bs-Latn-BA"/>
        </w:rPr>
        <w:t>LogoutRequest</w:t>
      </w:r>
    </w:p>
    <w:p w14:paraId="4CA8411B" w14:textId="77777777" w:rsidR="00C35BF2" w:rsidRDefault="00256AF3">
      <w:pPr>
        <w:pStyle w:val="ListParagraph1"/>
        <w:numPr>
          <w:ilvl w:val="1"/>
          <w:numId w:val="34"/>
        </w:numPr>
        <w:spacing w:line="240" w:lineRule="auto"/>
        <w:jc w:val="both"/>
        <w:rPr>
          <w:lang w:val="bs-Latn-BA"/>
        </w:rPr>
      </w:pPr>
      <w:r>
        <w:rPr>
          <w:lang w:val="bs-Latn-BA"/>
        </w:rPr>
        <w:t>Preusmjerava preglednik korisnika na prethodno podešenu adresu za odjavu na strani SP-a</w:t>
      </w:r>
    </w:p>
    <w:p w14:paraId="6DD695D4" w14:textId="77777777" w:rsidR="00C35BF2" w:rsidRDefault="00256AF3">
      <w:pPr>
        <w:pStyle w:val="ListParagraph1"/>
        <w:numPr>
          <w:ilvl w:val="1"/>
          <w:numId w:val="34"/>
        </w:numPr>
        <w:spacing w:line="240" w:lineRule="auto"/>
        <w:contextualSpacing w:val="0"/>
        <w:jc w:val="both"/>
        <w:rPr>
          <w:lang w:val="bs-Latn-BA"/>
        </w:rPr>
      </w:pPr>
      <w:r>
        <w:rPr>
          <w:lang w:val="bs-Latn-BA"/>
        </w:rPr>
        <w:t xml:space="preserve">Čeka povratak sa SP-a i odgovor u obliku </w:t>
      </w:r>
      <w:r>
        <w:rPr>
          <w:i/>
          <w:lang w:val="bs-Latn-BA"/>
        </w:rPr>
        <w:t>LogoutResponse</w:t>
      </w:r>
      <w:r>
        <w:rPr>
          <w:lang w:val="bs-Latn-BA"/>
        </w:rPr>
        <w:t>-a</w:t>
      </w:r>
    </w:p>
    <w:p w14:paraId="5C3ECADE" w14:textId="77777777" w:rsidR="00C35BF2" w:rsidRDefault="00256AF3">
      <w:pPr>
        <w:pStyle w:val="ListParagraph1"/>
        <w:spacing w:line="240" w:lineRule="auto"/>
        <w:contextualSpacing w:val="0"/>
        <w:jc w:val="both"/>
        <w:rPr>
          <w:lang w:val="bs-Latn-BA"/>
        </w:rPr>
      </w:pPr>
      <w:r>
        <w:rPr>
          <w:lang w:val="bs-Latn-BA"/>
        </w:rPr>
        <w:t xml:space="preserve">Kao što je moguće uočiti, a i sama definicija SLO-a u okviru SAML specifikacije na to upozorava, </w:t>
      </w:r>
      <w:r>
        <w:rPr>
          <w:i/>
          <w:lang w:val="bs-Latn-BA"/>
        </w:rPr>
        <w:t>Single-Log-Out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6FF9935E" w14:textId="77777777" w:rsidR="00C35BF2" w:rsidRDefault="00256AF3">
      <w:pPr>
        <w:pStyle w:val="ListParagraph1"/>
        <w:spacing w:line="240" w:lineRule="auto"/>
        <w:contextualSpacing w:val="0"/>
        <w:jc w:val="both"/>
        <w:rPr>
          <w:lang w:val="bs-Latn-BA"/>
        </w:rPr>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 odnosno gore navedeni način, slanjem pojedinačnih, nezavisnih zahtjeve ka svim ostalim SP aplikacijama. Na taj način, i u slučaju greške u komunikaciji sa bilo kojom od njih, korisnik će biti uspješno odjavljen iz svih aplikacija gdje je to moguće, nezavisno od ostalih.</w:t>
      </w:r>
    </w:p>
    <w:p w14:paraId="54976C7E" w14:textId="77777777" w:rsidR="00C35BF2" w:rsidRDefault="00256AF3">
      <w:pPr>
        <w:pStyle w:val="ListParagraph1"/>
        <w:numPr>
          <w:ilvl w:val="0"/>
          <w:numId w:val="34"/>
        </w:numPr>
        <w:spacing w:line="240" w:lineRule="auto"/>
        <w:jc w:val="both"/>
        <w:rPr>
          <w:lang w:val="bs-Latn-BA"/>
        </w:rPr>
      </w:pPr>
      <w:r>
        <w:rPr>
          <w:lang w:val="bs-Latn-BA"/>
        </w:rPr>
        <w:t xml:space="preserve">Na kraju, i sam IdP uništava sigurnosti kontekst vezan za tog korisnika, nakon čega je on uspješno odjavljen sa njega, kao i sa svih ostalih aplikacija koje su bile u stanju da uspješno prime i obrade zahtjev za odjavu. </w:t>
      </w:r>
    </w:p>
    <w:p w14:paraId="5029F49D" w14:textId="77777777" w:rsidR="00C35BF2" w:rsidRDefault="00C35BF2">
      <w:pPr>
        <w:rPr>
          <w:lang w:val="bs-Latn-BA"/>
        </w:rPr>
      </w:pPr>
    </w:p>
    <w:p w14:paraId="749A18E1" w14:textId="77777777" w:rsidR="00C35BF2" w:rsidRDefault="00256AF3">
      <w:pPr>
        <w:pStyle w:val="Heading2"/>
        <w:rPr>
          <w:lang w:val="bs-Latn-BA"/>
        </w:rPr>
      </w:pPr>
      <w:bookmarkStart w:id="591" w:name="_Toc518070705"/>
      <w:r>
        <w:rPr>
          <w:lang w:val="bs-Latn-BA"/>
        </w:rPr>
        <w:t>Poređenje sa postojećim rješenjima</w:t>
      </w:r>
      <w:bookmarkEnd w:id="591"/>
    </w:p>
    <w:p w14:paraId="56B95484" w14:textId="77777777" w:rsidR="00C35BF2" w:rsidRDefault="00256AF3">
      <w:pPr>
        <w:spacing w:line="240" w:lineRule="auto"/>
        <w:ind w:firstLine="360"/>
        <w:jc w:val="both"/>
        <w:rPr>
          <w:lang w:val="bs-Latn-BA"/>
        </w:rPr>
      </w:pPr>
      <w:r>
        <w:rPr>
          <w:lang w:val="bs-Latn-BA"/>
        </w:rPr>
        <w:t xml:space="preserve">Naredna </w:t>
      </w:r>
      <w:r w:rsidRPr="009B4742">
        <w:rPr>
          <w:lang w:val="bs-Latn-BA"/>
          <w:rPrChange w:id="592" w:author="Rajo" w:date="2018-06-29T20:04:00Z">
            <w:rPr>
              <w:b/>
              <w:lang w:val="bs-Latn-BA"/>
            </w:rPr>
          </w:rPrChange>
        </w:rPr>
        <w:t>Tabela 10.1,</w:t>
      </w:r>
      <w:r>
        <w:rPr>
          <w:lang w:val="bs-Latn-BA"/>
        </w:rPr>
        <w:t xml:space="preserve"> predstavlja proširenje postojeće </w:t>
      </w:r>
      <w:r w:rsidRPr="009B4742">
        <w:rPr>
          <w:lang w:val="bs-Latn-BA"/>
          <w:rPrChange w:id="593" w:author="Rajo" w:date="2018-06-29T20:04:00Z">
            <w:rPr>
              <w:b/>
              <w:lang w:val="bs-Latn-BA"/>
            </w:rPr>
          </w:rPrChange>
        </w:rPr>
        <w:t>Tabele 9.2</w:t>
      </w:r>
      <w:r w:rsidRPr="00AF5E11">
        <w:rPr>
          <w:lang w:val="bs-Latn-BA"/>
        </w:rPr>
        <w:t xml:space="preserve"> (</w:t>
      </w:r>
      <w:r w:rsidRPr="009B4742">
        <w:rPr>
          <w:lang w:val="bs-Latn-BA"/>
          <w:rPrChange w:id="594" w:author="Rajo" w:date="2018-06-29T20:04:00Z">
            <w:rPr>
              <w:b/>
              <w:lang w:val="bs-Latn-BA"/>
            </w:rPr>
          </w:rPrChange>
        </w:rPr>
        <w:t>Paragraf 9.4</w:t>
      </w:r>
      <w:r w:rsidRPr="00AF5E11">
        <w:rPr>
          <w:lang w:val="bs-Latn-BA"/>
        </w:rPr>
        <w:t>)</w:t>
      </w:r>
      <w:r>
        <w:rPr>
          <w:lang w:val="bs-Latn-BA"/>
        </w:rPr>
        <w:t xml:space="preserve"> u kojoj su navedene osnovne karakteristike izabranih postojećih SSO rješenja, tako što se u njoj sada nalaze i karakteristike gore navedenog implementiranog rješenja.</w:t>
      </w:r>
    </w:p>
    <w:p w14:paraId="1EEC31A2" w14:textId="77777777" w:rsidR="00C35BF2" w:rsidRDefault="00C35BF2">
      <w:pPr>
        <w:spacing w:after="0" w:line="240" w:lineRule="auto"/>
        <w:ind w:firstLine="360"/>
        <w:jc w:val="both"/>
        <w:rPr>
          <w:lang w:val="bs-Latn-BA"/>
        </w:rPr>
      </w:pPr>
    </w:p>
    <w:p w14:paraId="6638D9FC" w14:textId="79760577" w:rsidR="00C35BF2" w:rsidRDefault="00256AF3">
      <w:pPr>
        <w:pStyle w:val="Caption"/>
        <w:keepNext/>
        <w:jc w:val="center"/>
      </w:pPr>
      <w:r>
        <w:t xml:space="preserve">Tabela </w:t>
      </w:r>
      <w:fldSimple w:instr=" STYLEREF 1 \s ">
        <w:r w:rsidR="00081852">
          <w:rPr>
            <w:noProof/>
          </w:rPr>
          <w:t>10</w:t>
        </w:r>
      </w:fldSimple>
      <w:r>
        <w:t>.</w:t>
      </w:r>
      <w:fldSimple w:instr=" SEQ Tabela \* ARABIC \s 1 ">
        <w:r w:rsidR="00081852">
          <w:rPr>
            <w:noProof/>
          </w:rPr>
          <w:t>1</w:t>
        </w:r>
      </w:fldSimple>
      <w:r>
        <w:t>- Uporedna analiza implementiranog rješenja sa postojećim</w:t>
      </w:r>
    </w:p>
    <w:tbl>
      <w:tblPr>
        <w:tblStyle w:val="TableGrid"/>
        <w:tblW w:w="9576" w:type="dxa"/>
        <w:jc w:val="center"/>
        <w:tblLayout w:type="fixed"/>
        <w:tblLook w:val="04A0" w:firstRow="1" w:lastRow="0" w:firstColumn="1" w:lastColumn="0" w:noHBand="0" w:noVBand="1"/>
      </w:tblPr>
      <w:tblGrid>
        <w:gridCol w:w="828"/>
        <w:gridCol w:w="3060"/>
        <w:gridCol w:w="1152"/>
        <w:gridCol w:w="1458"/>
        <w:gridCol w:w="1440"/>
        <w:gridCol w:w="1638"/>
      </w:tblGrid>
      <w:tr w:rsidR="00C35BF2" w14:paraId="7F25A5E8" w14:textId="77777777">
        <w:trPr>
          <w:trHeight w:val="953"/>
          <w:jc w:val="center"/>
        </w:trPr>
        <w:tc>
          <w:tcPr>
            <w:tcW w:w="3888" w:type="dxa"/>
            <w:gridSpan w:val="2"/>
            <w:shd w:val="clear" w:color="auto" w:fill="DBE5F1" w:themeFill="accent1" w:themeFillTint="33"/>
            <w:vAlign w:val="center"/>
          </w:tcPr>
          <w:p w14:paraId="2E0F72FD"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21BB109B"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Apereo CAS</w:t>
            </w:r>
          </w:p>
        </w:tc>
        <w:tc>
          <w:tcPr>
            <w:tcW w:w="1458" w:type="dxa"/>
            <w:shd w:val="clear" w:color="auto" w:fill="DBE5F1" w:themeFill="accent1" w:themeFillTint="33"/>
            <w:vAlign w:val="center"/>
          </w:tcPr>
          <w:p w14:paraId="2078C2BB"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Shibboleth</w:t>
            </w:r>
          </w:p>
        </w:tc>
        <w:tc>
          <w:tcPr>
            <w:tcW w:w="1440" w:type="dxa"/>
            <w:shd w:val="clear" w:color="auto" w:fill="DBE5F1" w:themeFill="accent1" w:themeFillTint="33"/>
            <w:vAlign w:val="center"/>
          </w:tcPr>
          <w:p w14:paraId="53D35128"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WSO2 Identity Server</w:t>
            </w:r>
          </w:p>
        </w:tc>
        <w:tc>
          <w:tcPr>
            <w:tcW w:w="1638" w:type="dxa"/>
            <w:shd w:val="clear" w:color="auto" w:fill="C2D69B" w:themeFill="accent3" w:themeFillTint="99"/>
            <w:vAlign w:val="center"/>
          </w:tcPr>
          <w:p w14:paraId="6CDD4179"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Impl. rješenje</w:t>
            </w:r>
          </w:p>
        </w:tc>
      </w:tr>
      <w:tr w:rsidR="00C35BF2" w14:paraId="0273A2E7" w14:textId="77777777">
        <w:trPr>
          <w:jc w:val="center"/>
        </w:trPr>
        <w:tc>
          <w:tcPr>
            <w:tcW w:w="828" w:type="dxa"/>
            <w:vMerge w:val="restart"/>
            <w:textDirection w:val="btLr"/>
            <w:vAlign w:val="center"/>
          </w:tcPr>
          <w:p w14:paraId="625AA54C" w14:textId="77777777" w:rsidR="00C35BF2" w:rsidRDefault="00256AF3">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4A8443BA" w14:textId="77777777" w:rsidR="00C35BF2" w:rsidRDefault="00256AF3">
            <w:pPr>
              <w:rPr>
                <w:lang w:val="bs-Latn-BA"/>
              </w:rPr>
            </w:pPr>
            <w:r>
              <w:rPr>
                <w:lang w:val="bs-Latn-BA"/>
              </w:rPr>
              <w:t>SAML</w:t>
            </w:r>
          </w:p>
        </w:tc>
        <w:tc>
          <w:tcPr>
            <w:tcW w:w="1152" w:type="dxa"/>
            <w:vAlign w:val="center"/>
          </w:tcPr>
          <w:p w14:paraId="4F271EB8" w14:textId="77777777" w:rsidR="00C35BF2" w:rsidRDefault="00256AF3">
            <w:pPr>
              <w:jc w:val="center"/>
              <w:rPr>
                <w:lang w:val="bs-Latn-BA"/>
              </w:rPr>
            </w:pPr>
            <w:r>
              <w:rPr>
                <w:lang w:val="bs-Latn-BA"/>
              </w:rPr>
              <w:sym w:font="Wingdings" w:char="F0FC"/>
            </w:r>
          </w:p>
        </w:tc>
        <w:tc>
          <w:tcPr>
            <w:tcW w:w="1458" w:type="dxa"/>
            <w:vAlign w:val="center"/>
          </w:tcPr>
          <w:p w14:paraId="2AD2651E" w14:textId="77777777" w:rsidR="00C35BF2" w:rsidRDefault="00256AF3">
            <w:pPr>
              <w:jc w:val="center"/>
              <w:rPr>
                <w:lang w:val="bs-Latn-BA"/>
              </w:rPr>
            </w:pPr>
            <w:r>
              <w:rPr>
                <w:lang w:val="bs-Latn-BA"/>
              </w:rPr>
              <w:sym w:font="Wingdings" w:char="F0FC"/>
            </w:r>
          </w:p>
        </w:tc>
        <w:tc>
          <w:tcPr>
            <w:tcW w:w="1440" w:type="dxa"/>
            <w:vAlign w:val="center"/>
          </w:tcPr>
          <w:p w14:paraId="647DF56E"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F3D6C61" w14:textId="77777777" w:rsidR="00C35BF2" w:rsidRDefault="00256AF3">
            <w:pPr>
              <w:jc w:val="center"/>
              <w:rPr>
                <w:lang w:val="bs-Latn-BA"/>
              </w:rPr>
            </w:pPr>
            <w:r>
              <w:rPr>
                <w:lang w:val="bs-Latn-BA"/>
              </w:rPr>
              <w:sym w:font="Wingdings" w:char="F0FC"/>
            </w:r>
          </w:p>
        </w:tc>
      </w:tr>
      <w:tr w:rsidR="00C35BF2" w14:paraId="4ECB894C" w14:textId="77777777">
        <w:trPr>
          <w:jc w:val="center"/>
        </w:trPr>
        <w:tc>
          <w:tcPr>
            <w:tcW w:w="828" w:type="dxa"/>
            <w:vMerge/>
            <w:vAlign w:val="center"/>
          </w:tcPr>
          <w:p w14:paraId="293D2D58" w14:textId="77777777" w:rsidR="00C35BF2" w:rsidRDefault="00C35BF2">
            <w:pPr>
              <w:rPr>
                <w:lang w:val="bs-Latn-BA"/>
              </w:rPr>
            </w:pPr>
          </w:p>
        </w:tc>
        <w:tc>
          <w:tcPr>
            <w:tcW w:w="3060" w:type="dxa"/>
            <w:vAlign w:val="center"/>
          </w:tcPr>
          <w:p w14:paraId="2B015001" w14:textId="77777777" w:rsidR="00C35BF2" w:rsidRDefault="00256AF3">
            <w:pPr>
              <w:rPr>
                <w:lang w:val="bs-Latn-BA"/>
              </w:rPr>
            </w:pPr>
            <w:r>
              <w:rPr>
                <w:lang w:val="bs-Latn-BA"/>
              </w:rPr>
              <w:t>CAS</w:t>
            </w:r>
          </w:p>
        </w:tc>
        <w:tc>
          <w:tcPr>
            <w:tcW w:w="1152" w:type="dxa"/>
            <w:vAlign w:val="center"/>
          </w:tcPr>
          <w:p w14:paraId="6C670855" w14:textId="77777777" w:rsidR="00C35BF2" w:rsidRDefault="00256AF3">
            <w:pPr>
              <w:jc w:val="center"/>
              <w:rPr>
                <w:lang w:val="bs-Latn-BA"/>
              </w:rPr>
            </w:pPr>
            <w:r>
              <w:rPr>
                <w:lang w:val="bs-Latn-BA"/>
              </w:rPr>
              <w:sym w:font="Wingdings" w:char="F0FC"/>
            </w:r>
          </w:p>
        </w:tc>
        <w:tc>
          <w:tcPr>
            <w:tcW w:w="1458" w:type="dxa"/>
            <w:vAlign w:val="center"/>
          </w:tcPr>
          <w:p w14:paraId="47B79A24" w14:textId="77777777" w:rsidR="00C35BF2" w:rsidRDefault="00256AF3">
            <w:pPr>
              <w:jc w:val="center"/>
              <w:rPr>
                <w:lang w:val="bs-Latn-BA"/>
              </w:rPr>
            </w:pPr>
            <w:r>
              <w:rPr>
                <w:lang w:val="bs-Latn-BA"/>
              </w:rPr>
              <w:sym w:font="Wingdings" w:char="F0FC"/>
            </w:r>
          </w:p>
        </w:tc>
        <w:tc>
          <w:tcPr>
            <w:tcW w:w="1440" w:type="dxa"/>
            <w:vAlign w:val="center"/>
          </w:tcPr>
          <w:p w14:paraId="69A13B41"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696B2732" w14:textId="77777777" w:rsidR="00C35BF2" w:rsidRDefault="00C35BF2">
            <w:pPr>
              <w:jc w:val="center"/>
              <w:rPr>
                <w:lang w:val="bs-Latn-BA"/>
              </w:rPr>
            </w:pPr>
          </w:p>
        </w:tc>
      </w:tr>
      <w:tr w:rsidR="00C35BF2" w14:paraId="6F57B044" w14:textId="77777777">
        <w:trPr>
          <w:jc w:val="center"/>
        </w:trPr>
        <w:tc>
          <w:tcPr>
            <w:tcW w:w="828" w:type="dxa"/>
            <w:vMerge/>
            <w:vAlign w:val="center"/>
          </w:tcPr>
          <w:p w14:paraId="715F042B" w14:textId="77777777" w:rsidR="00C35BF2" w:rsidRDefault="00C35BF2">
            <w:pPr>
              <w:rPr>
                <w:lang w:val="bs-Latn-BA"/>
              </w:rPr>
            </w:pPr>
          </w:p>
        </w:tc>
        <w:tc>
          <w:tcPr>
            <w:tcW w:w="3060" w:type="dxa"/>
            <w:vAlign w:val="center"/>
          </w:tcPr>
          <w:p w14:paraId="652FE479" w14:textId="77777777" w:rsidR="00C35BF2" w:rsidRDefault="00256AF3">
            <w:pPr>
              <w:rPr>
                <w:lang w:val="bs-Latn-BA"/>
              </w:rPr>
            </w:pPr>
            <w:r>
              <w:rPr>
                <w:lang w:val="bs-Latn-BA"/>
              </w:rPr>
              <w:t>OpenID</w:t>
            </w:r>
          </w:p>
        </w:tc>
        <w:tc>
          <w:tcPr>
            <w:tcW w:w="1152" w:type="dxa"/>
            <w:vAlign w:val="center"/>
          </w:tcPr>
          <w:p w14:paraId="795CE3B9" w14:textId="77777777" w:rsidR="00C35BF2" w:rsidRDefault="00256AF3">
            <w:pPr>
              <w:jc w:val="center"/>
              <w:rPr>
                <w:lang w:val="bs-Latn-BA"/>
              </w:rPr>
            </w:pPr>
            <w:r>
              <w:rPr>
                <w:lang w:val="bs-Latn-BA"/>
              </w:rPr>
              <w:sym w:font="Wingdings" w:char="F0FC"/>
            </w:r>
          </w:p>
        </w:tc>
        <w:tc>
          <w:tcPr>
            <w:tcW w:w="1458" w:type="dxa"/>
            <w:vAlign w:val="center"/>
          </w:tcPr>
          <w:p w14:paraId="7B993461" w14:textId="77777777" w:rsidR="00C35BF2" w:rsidRDefault="00C35BF2">
            <w:pPr>
              <w:jc w:val="center"/>
              <w:rPr>
                <w:lang w:val="bs-Latn-BA"/>
              </w:rPr>
            </w:pPr>
          </w:p>
        </w:tc>
        <w:tc>
          <w:tcPr>
            <w:tcW w:w="1440" w:type="dxa"/>
            <w:vAlign w:val="center"/>
          </w:tcPr>
          <w:p w14:paraId="3F7B56F6" w14:textId="77777777" w:rsidR="00C35BF2" w:rsidRDefault="00C35BF2">
            <w:pPr>
              <w:jc w:val="center"/>
              <w:rPr>
                <w:lang w:val="bs-Latn-BA"/>
              </w:rPr>
            </w:pPr>
          </w:p>
        </w:tc>
        <w:tc>
          <w:tcPr>
            <w:tcW w:w="1638" w:type="dxa"/>
            <w:shd w:val="clear" w:color="auto" w:fill="EAF1DD" w:themeFill="accent3" w:themeFillTint="33"/>
            <w:vAlign w:val="center"/>
          </w:tcPr>
          <w:p w14:paraId="79C40098" w14:textId="77777777" w:rsidR="00C35BF2" w:rsidRDefault="00C35BF2">
            <w:pPr>
              <w:jc w:val="center"/>
              <w:rPr>
                <w:lang w:val="bs-Latn-BA"/>
              </w:rPr>
            </w:pPr>
          </w:p>
        </w:tc>
      </w:tr>
      <w:tr w:rsidR="00C35BF2" w14:paraId="3951E73E" w14:textId="77777777">
        <w:trPr>
          <w:jc w:val="center"/>
        </w:trPr>
        <w:tc>
          <w:tcPr>
            <w:tcW w:w="828" w:type="dxa"/>
            <w:vMerge/>
            <w:vAlign w:val="center"/>
          </w:tcPr>
          <w:p w14:paraId="12121405" w14:textId="77777777" w:rsidR="00C35BF2" w:rsidRDefault="00C35BF2">
            <w:pPr>
              <w:rPr>
                <w:lang w:val="bs-Latn-BA"/>
              </w:rPr>
            </w:pPr>
          </w:p>
        </w:tc>
        <w:tc>
          <w:tcPr>
            <w:tcW w:w="3060" w:type="dxa"/>
            <w:vAlign w:val="center"/>
          </w:tcPr>
          <w:p w14:paraId="5A96CC45" w14:textId="77777777" w:rsidR="00C35BF2" w:rsidRDefault="00256AF3">
            <w:pPr>
              <w:rPr>
                <w:lang w:val="bs-Latn-BA"/>
              </w:rPr>
            </w:pPr>
            <w:r>
              <w:rPr>
                <w:lang w:val="bs-Latn-BA"/>
              </w:rPr>
              <w:t>OpenID Connect</w:t>
            </w:r>
          </w:p>
        </w:tc>
        <w:tc>
          <w:tcPr>
            <w:tcW w:w="1152" w:type="dxa"/>
            <w:vAlign w:val="center"/>
          </w:tcPr>
          <w:p w14:paraId="662765B4" w14:textId="77777777" w:rsidR="00C35BF2" w:rsidRDefault="00256AF3">
            <w:pPr>
              <w:jc w:val="center"/>
              <w:rPr>
                <w:lang w:val="bs-Latn-BA"/>
              </w:rPr>
            </w:pPr>
            <w:r>
              <w:rPr>
                <w:lang w:val="bs-Latn-BA"/>
              </w:rPr>
              <w:sym w:font="Wingdings" w:char="F0FC"/>
            </w:r>
          </w:p>
        </w:tc>
        <w:tc>
          <w:tcPr>
            <w:tcW w:w="1458" w:type="dxa"/>
            <w:vAlign w:val="center"/>
          </w:tcPr>
          <w:p w14:paraId="1075A726" w14:textId="77777777" w:rsidR="00C35BF2" w:rsidRDefault="00C35BF2">
            <w:pPr>
              <w:jc w:val="center"/>
              <w:rPr>
                <w:lang w:val="bs-Latn-BA"/>
              </w:rPr>
            </w:pPr>
          </w:p>
        </w:tc>
        <w:tc>
          <w:tcPr>
            <w:tcW w:w="1440" w:type="dxa"/>
            <w:vAlign w:val="center"/>
          </w:tcPr>
          <w:p w14:paraId="0C9A20D8"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0FEAAF40" w14:textId="77777777" w:rsidR="00C35BF2" w:rsidRDefault="00C35BF2">
            <w:pPr>
              <w:jc w:val="center"/>
              <w:rPr>
                <w:lang w:val="bs-Latn-BA"/>
              </w:rPr>
            </w:pPr>
          </w:p>
        </w:tc>
      </w:tr>
      <w:tr w:rsidR="00C35BF2" w14:paraId="34DA8CE6" w14:textId="77777777">
        <w:trPr>
          <w:jc w:val="center"/>
        </w:trPr>
        <w:tc>
          <w:tcPr>
            <w:tcW w:w="828" w:type="dxa"/>
            <w:vMerge/>
            <w:vAlign w:val="center"/>
          </w:tcPr>
          <w:p w14:paraId="162109D2" w14:textId="77777777" w:rsidR="00C35BF2" w:rsidRDefault="00C35BF2">
            <w:pPr>
              <w:rPr>
                <w:lang w:val="bs-Latn-BA"/>
              </w:rPr>
            </w:pPr>
          </w:p>
        </w:tc>
        <w:tc>
          <w:tcPr>
            <w:tcW w:w="3060" w:type="dxa"/>
            <w:vAlign w:val="center"/>
          </w:tcPr>
          <w:p w14:paraId="0C827E08" w14:textId="77777777" w:rsidR="00C35BF2" w:rsidRDefault="00256AF3">
            <w:pPr>
              <w:rPr>
                <w:lang w:val="bs-Latn-BA"/>
              </w:rPr>
            </w:pPr>
            <w:r>
              <w:rPr>
                <w:lang w:val="bs-Latn-BA"/>
              </w:rPr>
              <w:t>OAuth</w:t>
            </w:r>
          </w:p>
        </w:tc>
        <w:tc>
          <w:tcPr>
            <w:tcW w:w="1152" w:type="dxa"/>
            <w:vAlign w:val="center"/>
          </w:tcPr>
          <w:p w14:paraId="0529A9FD" w14:textId="77777777" w:rsidR="00C35BF2" w:rsidRDefault="00256AF3">
            <w:pPr>
              <w:jc w:val="center"/>
              <w:rPr>
                <w:lang w:val="bs-Latn-BA"/>
              </w:rPr>
            </w:pPr>
            <w:r>
              <w:rPr>
                <w:lang w:val="bs-Latn-BA"/>
              </w:rPr>
              <w:sym w:font="Wingdings" w:char="F0FC"/>
            </w:r>
          </w:p>
        </w:tc>
        <w:tc>
          <w:tcPr>
            <w:tcW w:w="1458" w:type="dxa"/>
            <w:vAlign w:val="center"/>
          </w:tcPr>
          <w:p w14:paraId="2A6B016A" w14:textId="77777777" w:rsidR="00C35BF2" w:rsidRDefault="00C35BF2">
            <w:pPr>
              <w:jc w:val="center"/>
              <w:rPr>
                <w:lang w:val="bs-Latn-BA"/>
              </w:rPr>
            </w:pPr>
          </w:p>
        </w:tc>
        <w:tc>
          <w:tcPr>
            <w:tcW w:w="1440" w:type="dxa"/>
            <w:vAlign w:val="center"/>
          </w:tcPr>
          <w:p w14:paraId="66220351"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1E62307" w14:textId="77777777" w:rsidR="00C35BF2" w:rsidRDefault="00C35BF2">
            <w:pPr>
              <w:jc w:val="center"/>
              <w:rPr>
                <w:lang w:val="bs-Latn-BA"/>
              </w:rPr>
            </w:pPr>
          </w:p>
        </w:tc>
      </w:tr>
      <w:tr w:rsidR="00C35BF2" w14:paraId="07F7B971" w14:textId="77777777">
        <w:trPr>
          <w:jc w:val="center"/>
        </w:trPr>
        <w:tc>
          <w:tcPr>
            <w:tcW w:w="828" w:type="dxa"/>
            <w:vMerge/>
            <w:vAlign w:val="center"/>
          </w:tcPr>
          <w:p w14:paraId="3F5C26BA" w14:textId="77777777" w:rsidR="00C35BF2" w:rsidRDefault="00C35BF2">
            <w:pPr>
              <w:rPr>
                <w:lang w:val="bs-Latn-BA"/>
              </w:rPr>
            </w:pPr>
          </w:p>
        </w:tc>
        <w:tc>
          <w:tcPr>
            <w:tcW w:w="3060" w:type="dxa"/>
            <w:vAlign w:val="center"/>
          </w:tcPr>
          <w:p w14:paraId="4D4678DF" w14:textId="77777777" w:rsidR="00C35BF2" w:rsidRDefault="00256AF3">
            <w:pPr>
              <w:rPr>
                <w:lang w:val="bs-Latn-BA"/>
              </w:rPr>
            </w:pPr>
            <w:r>
              <w:rPr>
                <w:lang w:val="bs-Latn-BA"/>
              </w:rPr>
              <w:t>WS-Federation</w:t>
            </w:r>
          </w:p>
        </w:tc>
        <w:tc>
          <w:tcPr>
            <w:tcW w:w="1152" w:type="dxa"/>
            <w:vAlign w:val="center"/>
          </w:tcPr>
          <w:p w14:paraId="2397F1E8" w14:textId="77777777" w:rsidR="00C35BF2" w:rsidRDefault="00256AF3">
            <w:pPr>
              <w:jc w:val="center"/>
              <w:rPr>
                <w:lang w:val="bs-Latn-BA"/>
              </w:rPr>
            </w:pPr>
            <w:r>
              <w:rPr>
                <w:lang w:val="bs-Latn-BA"/>
              </w:rPr>
              <w:sym w:font="Wingdings" w:char="F0FC"/>
            </w:r>
          </w:p>
        </w:tc>
        <w:tc>
          <w:tcPr>
            <w:tcW w:w="1458" w:type="dxa"/>
            <w:vAlign w:val="center"/>
          </w:tcPr>
          <w:p w14:paraId="17282488" w14:textId="77777777" w:rsidR="00C35BF2" w:rsidRDefault="00C35BF2">
            <w:pPr>
              <w:jc w:val="center"/>
              <w:rPr>
                <w:lang w:val="bs-Latn-BA"/>
              </w:rPr>
            </w:pPr>
          </w:p>
        </w:tc>
        <w:tc>
          <w:tcPr>
            <w:tcW w:w="1440" w:type="dxa"/>
            <w:vAlign w:val="center"/>
          </w:tcPr>
          <w:p w14:paraId="7A0E2150"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0B20E4D7" w14:textId="77777777" w:rsidR="00C35BF2" w:rsidRDefault="00C35BF2">
            <w:pPr>
              <w:jc w:val="center"/>
              <w:rPr>
                <w:lang w:val="bs-Latn-BA"/>
              </w:rPr>
            </w:pPr>
          </w:p>
        </w:tc>
      </w:tr>
      <w:tr w:rsidR="00C35BF2" w14:paraId="11DC7BF0" w14:textId="77777777">
        <w:trPr>
          <w:jc w:val="center"/>
        </w:trPr>
        <w:tc>
          <w:tcPr>
            <w:tcW w:w="828" w:type="dxa"/>
            <w:vMerge/>
            <w:vAlign w:val="center"/>
          </w:tcPr>
          <w:p w14:paraId="4591D368" w14:textId="77777777" w:rsidR="00C35BF2" w:rsidRDefault="00C35BF2">
            <w:pPr>
              <w:rPr>
                <w:lang w:val="bs-Latn-BA"/>
              </w:rPr>
            </w:pPr>
          </w:p>
        </w:tc>
        <w:tc>
          <w:tcPr>
            <w:tcW w:w="3060" w:type="dxa"/>
            <w:vAlign w:val="center"/>
          </w:tcPr>
          <w:p w14:paraId="06680ED5" w14:textId="77777777" w:rsidR="00C35BF2" w:rsidRDefault="00256AF3">
            <w:pPr>
              <w:rPr>
                <w:lang w:val="bs-Latn-BA"/>
              </w:rPr>
            </w:pPr>
            <w:r>
              <w:rPr>
                <w:lang w:val="bs-Latn-BA"/>
              </w:rPr>
              <w:t>WS-Trust</w:t>
            </w:r>
          </w:p>
        </w:tc>
        <w:tc>
          <w:tcPr>
            <w:tcW w:w="1152" w:type="dxa"/>
            <w:vAlign w:val="center"/>
          </w:tcPr>
          <w:p w14:paraId="610DB0E2" w14:textId="77777777" w:rsidR="00C35BF2" w:rsidRDefault="00C35BF2">
            <w:pPr>
              <w:jc w:val="center"/>
              <w:rPr>
                <w:lang w:val="bs-Latn-BA"/>
              </w:rPr>
            </w:pPr>
          </w:p>
        </w:tc>
        <w:tc>
          <w:tcPr>
            <w:tcW w:w="1458" w:type="dxa"/>
            <w:vAlign w:val="center"/>
          </w:tcPr>
          <w:p w14:paraId="6547AE15" w14:textId="77777777" w:rsidR="00C35BF2" w:rsidRDefault="00C35BF2">
            <w:pPr>
              <w:jc w:val="center"/>
              <w:rPr>
                <w:lang w:val="bs-Latn-BA"/>
              </w:rPr>
            </w:pPr>
          </w:p>
        </w:tc>
        <w:tc>
          <w:tcPr>
            <w:tcW w:w="1440" w:type="dxa"/>
            <w:vAlign w:val="center"/>
          </w:tcPr>
          <w:p w14:paraId="09EE4F9F"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16714122" w14:textId="77777777" w:rsidR="00C35BF2" w:rsidRDefault="00C35BF2">
            <w:pPr>
              <w:jc w:val="center"/>
              <w:rPr>
                <w:lang w:val="bs-Latn-BA"/>
              </w:rPr>
            </w:pPr>
          </w:p>
        </w:tc>
      </w:tr>
      <w:tr w:rsidR="00C35BF2" w14:paraId="79B33E79" w14:textId="77777777">
        <w:trPr>
          <w:jc w:val="center"/>
        </w:trPr>
        <w:tc>
          <w:tcPr>
            <w:tcW w:w="828" w:type="dxa"/>
            <w:vAlign w:val="center"/>
          </w:tcPr>
          <w:p w14:paraId="528B5DB5" w14:textId="77777777" w:rsidR="00C35BF2" w:rsidRDefault="00C35BF2">
            <w:pPr>
              <w:rPr>
                <w:lang w:val="bs-Latn-BA"/>
              </w:rPr>
            </w:pPr>
          </w:p>
        </w:tc>
        <w:tc>
          <w:tcPr>
            <w:tcW w:w="3060" w:type="dxa"/>
            <w:vAlign w:val="center"/>
          </w:tcPr>
          <w:p w14:paraId="4796D972" w14:textId="77777777" w:rsidR="00C35BF2" w:rsidRDefault="00256AF3">
            <w:pPr>
              <w:rPr>
                <w:lang w:val="bs-Latn-BA"/>
              </w:rPr>
            </w:pPr>
            <w:r>
              <w:rPr>
                <w:lang w:val="bs-Latn-BA"/>
              </w:rPr>
              <w:t>Višestepena autentikacija</w:t>
            </w:r>
          </w:p>
        </w:tc>
        <w:tc>
          <w:tcPr>
            <w:tcW w:w="1152" w:type="dxa"/>
            <w:vAlign w:val="center"/>
          </w:tcPr>
          <w:p w14:paraId="0120CB73" w14:textId="77777777" w:rsidR="00C35BF2" w:rsidRDefault="00256AF3">
            <w:pPr>
              <w:jc w:val="center"/>
              <w:rPr>
                <w:lang w:val="bs-Latn-BA"/>
              </w:rPr>
            </w:pPr>
            <w:r>
              <w:rPr>
                <w:lang w:val="bs-Latn-BA"/>
              </w:rPr>
              <w:sym w:font="Wingdings" w:char="F0FC"/>
            </w:r>
          </w:p>
        </w:tc>
        <w:tc>
          <w:tcPr>
            <w:tcW w:w="1458" w:type="dxa"/>
            <w:vAlign w:val="center"/>
          </w:tcPr>
          <w:p w14:paraId="6229B6DE" w14:textId="77777777" w:rsidR="00C35BF2" w:rsidRDefault="00256AF3">
            <w:pPr>
              <w:jc w:val="center"/>
              <w:rPr>
                <w:lang w:val="bs-Latn-BA"/>
              </w:rPr>
            </w:pPr>
            <w:r>
              <w:rPr>
                <w:lang w:val="bs-Latn-BA"/>
              </w:rPr>
              <w:sym w:font="Wingdings" w:char="F0FC"/>
            </w:r>
          </w:p>
        </w:tc>
        <w:tc>
          <w:tcPr>
            <w:tcW w:w="1440" w:type="dxa"/>
            <w:vAlign w:val="center"/>
          </w:tcPr>
          <w:p w14:paraId="75595669"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7F54F7CC" w14:textId="77777777" w:rsidR="00C35BF2" w:rsidRDefault="00C35BF2">
            <w:pPr>
              <w:jc w:val="center"/>
              <w:rPr>
                <w:lang w:val="bs-Latn-BA"/>
              </w:rPr>
            </w:pPr>
          </w:p>
        </w:tc>
      </w:tr>
      <w:tr w:rsidR="00C35BF2" w14:paraId="5E7D509F" w14:textId="77777777">
        <w:trPr>
          <w:jc w:val="center"/>
        </w:trPr>
        <w:tc>
          <w:tcPr>
            <w:tcW w:w="828" w:type="dxa"/>
            <w:vAlign w:val="center"/>
          </w:tcPr>
          <w:p w14:paraId="6C70A16A" w14:textId="77777777" w:rsidR="00C35BF2" w:rsidRDefault="00C35BF2">
            <w:pPr>
              <w:rPr>
                <w:lang w:val="bs-Latn-BA"/>
              </w:rPr>
            </w:pPr>
          </w:p>
        </w:tc>
        <w:tc>
          <w:tcPr>
            <w:tcW w:w="3060" w:type="dxa"/>
            <w:vAlign w:val="center"/>
          </w:tcPr>
          <w:p w14:paraId="37ED4A48" w14:textId="77777777" w:rsidR="00C35BF2" w:rsidRDefault="00256AF3">
            <w:pPr>
              <w:rPr>
                <w:lang w:val="bs-Latn-BA"/>
              </w:rPr>
            </w:pPr>
            <w:r>
              <w:rPr>
                <w:lang w:val="bs-Latn-BA"/>
              </w:rPr>
              <w:t>Delegirana autentikacija</w:t>
            </w:r>
          </w:p>
        </w:tc>
        <w:tc>
          <w:tcPr>
            <w:tcW w:w="1152" w:type="dxa"/>
            <w:vAlign w:val="center"/>
          </w:tcPr>
          <w:p w14:paraId="25477FDA" w14:textId="77777777" w:rsidR="00C35BF2" w:rsidRDefault="00256AF3">
            <w:pPr>
              <w:jc w:val="center"/>
              <w:rPr>
                <w:lang w:val="bs-Latn-BA"/>
              </w:rPr>
            </w:pPr>
            <w:r>
              <w:rPr>
                <w:lang w:val="bs-Latn-BA"/>
              </w:rPr>
              <w:sym w:font="Wingdings" w:char="F0FC"/>
            </w:r>
          </w:p>
        </w:tc>
        <w:tc>
          <w:tcPr>
            <w:tcW w:w="1458" w:type="dxa"/>
            <w:vAlign w:val="center"/>
          </w:tcPr>
          <w:p w14:paraId="4300A3EA" w14:textId="77777777" w:rsidR="00C35BF2" w:rsidRDefault="00256AF3">
            <w:pPr>
              <w:jc w:val="center"/>
              <w:rPr>
                <w:lang w:val="bs-Latn-BA"/>
              </w:rPr>
            </w:pPr>
            <w:r>
              <w:rPr>
                <w:lang w:val="bs-Latn-BA"/>
              </w:rPr>
              <w:sym w:font="Wingdings" w:char="F0FC"/>
            </w:r>
          </w:p>
        </w:tc>
        <w:tc>
          <w:tcPr>
            <w:tcW w:w="1440" w:type="dxa"/>
            <w:vAlign w:val="center"/>
          </w:tcPr>
          <w:p w14:paraId="0A9D1A0F"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7FD60F4" w14:textId="77777777" w:rsidR="00C35BF2" w:rsidRDefault="00C35BF2">
            <w:pPr>
              <w:jc w:val="center"/>
              <w:rPr>
                <w:lang w:val="bs-Latn-BA"/>
              </w:rPr>
            </w:pPr>
          </w:p>
        </w:tc>
      </w:tr>
      <w:tr w:rsidR="00C35BF2" w14:paraId="3FB8A231" w14:textId="77777777">
        <w:trPr>
          <w:jc w:val="center"/>
        </w:trPr>
        <w:tc>
          <w:tcPr>
            <w:tcW w:w="828" w:type="dxa"/>
            <w:vAlign w:val="center"/>
          </w:tcPr>
          <w:p w14:paraId="088AD7C1" w14:textId="77777777" w:rsidR="00C35BF2" w:rsidRDefault="00C35BF2">
            <w:pPr>
              <w:rPr>
                <w:lang w:val="bs-Latn-BA"/>
              </w:rPr>
            </w:pPr>
          </w:p>
        </w:tc>
        <w:tc>
          <w:tcPr>
            <w:tcW w:w="3060" w:type="dxa"/>
            <w:vAlign w:val="center"/>
          </w:tcPr>
          <w:p w14:paraId="5183C17B" w14:textId="77777777" w:rsidR="00C35BF2" w:rsidRDefault="00256AF3">
            <w:pPr>
              <w:rPr>
                <w:lang w:val="bs-Latn-BA"/>
              </w:rPr>
            </w:pPr>
            <w:r>
              <w:rPr>
                <w:i/>
                <w:lang w:val="bs-Latn-BA"/>
              </w:rPr>
              <w:t>Single Log-Out</w:t>
            </w:r>
            <w:r>
              <w:rPr>
                <w:lang w:val="bs-Latn-BA"/>
              </w:rPr>
              <w:t xml:space="preserve"> (SLO)</w:t>
            </w:r>
          </w:p>
        </w:tc>
        <w:tc>
          <w:tcPr>
            <w:tcW w:w="1152" w:type="dxa"/>
            <w:vAlign w:val="center"/>
          </w:tcPr>
          <w:p w14:paraId="46A278A1" w14:textId="77777777" w:rsidR="00C35BF2" w:rsidRDefault="00256AF3">
            <w:pPr>
              <w:jc w:val="center"/>
              <w:rPr>
                <w:lang w:val="bs-Latn-BA"/>
              </w:rPr>
            </w:pPr>
            <w:r>
              <w:rPr>
                <w:lang w:val="bs-Latn-BA"/>
              </w:rPr>
              <w:sym w:font="Wingdings" w:char="F0FC"/>
            </w:r>
          </w:p>
        </w:tc>
        <w:tc>
          <w:tcPr>
            <w:tcW w:w="1458" w:type="dxa"/>
            <w:vAlign w:val="center"/>
          </w:tcPr>
          <w:p w14:paraId="61FA965F" w14:textId="77777777" w:rsidR="00C35BF2" w:rsidRDefault="00256AF3">
            <w:pPr>
              <w:jc w:val="center"/>
              <w:rPr>
                <w:lang w:val="bs-Latn-BA"/>
              </w:rPr>
            </w:pPr>
            <w:r>
              <w:rPr>
                <w:lang w:val="bs-Latn-BA"/>
              </w:rPr>
              <w:sym w:font="Wingdings" w:char="F0FC"/>
            </w:r>
          </w:p>
        </w:tc>
        <w:tc>
          <w:tcPr>
            <w:tcW w:w="1440" w:type="dxa"/>
            <w:vAlign w:val="center"/>
          </w:tcPr>
          <w:p w14:paraId="6567AB34"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551FCAEC" w14:textId="77777777" w:rsidR="00C35BF2" w:rsidRDefault="00256AF3">
            <w:pPr>
              <w:jc w:val="center"/>
              <w:rPr>
                <w:lang w:val="bs-Latn-BA"/>
              </w:rPr>
            </w:pPr>
            <w:r>
              <w:rPr>
                <w:lang w:val="bs-Latn-BA"/>
              </w:rPr>
              <w:sym w:font="Wingdings" w:char="F0FC"/>
            </w:r>
          </w:p>
        </w:tc>
      </w:tr>
      <w:tr w:rsidR="00C35BF2" w14:paraId="1803D1A0" w14:textId="77777777">
        <w:trPr>
          <w:jc w:val="center"/>
        </w:trPr>
        <w:tc>
          <w:tcPr>
            <w:tcW w:w="828" w:type="dxa"/>
            <w:vAlign w:val="center"/>
          </w:tcPr>
          <w:p w14:paraId="2932FF34" w14:textId="77777777" w:rsidR="00C35BF2" w:rsidRDefault="00C35BF2">
            <w:pPr>
              <w:rPr>
                <w:lang w:val="bs-Latn-BA"/>
              </w:rPr>
            </w:pPr>
          </w:p>
        </w:tc>
        <w:tc>
          <w:tcPr>
            <w:tcW w:w="3060" w:type="dxa"/>
            <w:vAlign w:val="center"/>
          </w:tcPr>
          <w:p w14:paraId="247539B8" w14:textId="77777777" w:rsidR="00C35BF2" w:rsidRDefault="00256AF3">
            <w:pPr>
              <w:rPr>
                <w:lang w:val="bs-Latn-BA"/>
              </w:rPr>
            </w:pPr>
            <w:r>
              <w:rPr>
                <w:lang w:val="bs-Latn-BA"/>
              </w:rPr>
              <w:t>Dostupna klijentska aplikacija ili biblioteka</w:t>
            </w:r>
          </w:p>
        </w:tc>
        <w:tc>
          <w:tcPr>
            <w:tcW w:w="1152" w:type="dxa"/>
            <w:vAlign w:val="center"/>
          </w:tcPr>
          <w:p w14:paraId="40341ACA" w14:textId="77777777" w:rsidR="00C35BF2" w:rsidRDefault="00256AF3">
            <w:pPr>
              <w:jc w:val="center"/>
              <w:rPr>
                <w:lang w:val="bs-Latn-BA"/>
              </w:rPr>
            </w:pPr>
            <w:r>
              <w:rPr>
                <w:lang w:val="bs-Latn-BA"/>
              </w:rPr>
              <w:sym w:font="Wingdings" w:char="F0FC"/>
            </w:r>
          </w:p>
        </w:tc>
        <w:tc>
          <w:tcPr>
            <w:tcW w:w="1458" w:type="dxa"/>
            <w:vAlign w:val="center"/>
          </w:tcPr>
          <w:p w14:paraId="29F49425" w14:textId="77777777" w:rsidR="00C35BF2" w:rsidRDefault="00256AF3">
            <w:pPr>
              <w:jc w:val="center"/>
              <w:rPr>
                <w:lang w:val="bs-Latn-BA"/>
              </w:rPr>
            </w:pPr>
            <w:r>
              <w:rPr>
                <w:lang w:val="bs-Latn-BA"/>
              </w:rPr>
              <w:sym w:font="Wingdings" w:char="F0FC"/>
            </w:r>
          </w:p>
        </w:tc>
        <w:tc>
          <w:tcPr>
            <w:tcW w:w="1440" w:type="dxa"/>
            <w:vAlign w:val="center"/>
          </w:tcPr>
          <w:p w14:paraId="26E42456" w14:textId="77777777" w:rsidR="00C35BF2" w:rsidRDefault="00C35BF2">
            <w:pPr>
              <w:jc w:val="center"/>
              <w:rPr>
                <w:lang w:val="bs-Latn-BA"/>
              </w:rPr>
            </w:pPr>
          </w:p>
        </w:tc>
        <w:tc>
          <w:tcPr>
            <w:tcW w:w="1638" w:type="dxa"/>
            <w:shd w:val="clear" w:color="auto" w:fill="EAF1DD" w:themeFill="accent3" w:themeFillTint="33"/>
            <w:vAlign w:val="center"/>
          </w:tcPr>
          <w:p w14:paraId="1952C95E" w14:textId="77777777" w:rsidR="00C35BF2" w:rsidRDefault="00256AF3">
            <w:pPr>
              <w:jc w:val="center"/>
              <w:rPr>
                <w:lang w:val="bs-Latn-BA"/>
              </w:rPr>
            </w:pPr>
            <w:r>
              <w:rPr>
                <w:lang w:val="bs-Latn-BA"/>
              </w:rPr>
              <w:sym w:font="Wingdings" w:char="F0FC"/>
            </w:r>
          </w:p>
        </w:tc>
      </w:tr>
      <w:tr w:rsidR="00C35BF2" w14:paraId="297C4533" w14:textId="77777777">
        <w:trPr>
          <w:jc w:val="center"/>
        </w:trPr>
        <w:tc>
          <w:tcPr>
            <w:tcW w:w="828" w:type="dxa"/>
            <w:vAlign w:val="center"/>
          </w:tcPr>
          <w:p w14:paraId="658D9C9F" w14:textId="77777777" w:rsidR="00C35BF2" w:rsidRDefault="00C35BF2">
            <w:pPr>
              <w:rPr>
                <w:lang w:val="bs-Latn-BA"/>
              </w:rPr>
            </w:pPr>
          </w:p>
        </w:tc>
        <w:tc>
          <w:tcPr>
            <w:tcW w:w="3060" w:type="dxa"/>
            <w:vAlign w:val="center"/>
          </w:tcPr>
          <w:p w14:paraId="04BE7421" w14:textId="77777777" w:rsidR="00C35BF2" w:rsidRDefault="00256AF3">
            <w:pPr>
              <w:rPr>
                <w:lang w:val="bs-Latn-BA"/>
              </w:rPr>
            </w:pPr>
            <w:r>
              <w:rPr>
                <w:i/>
                <w:lang w:val="bs-Latn-BA"/>
              </w:rPr>
              <w:t>OpenSource</w:t>
            </w:r>
            <w:r>
              <w:rPr>
                <w:lang w:val="bs-Latn-BA"/>
              </w:rPr>
              <w:t xml:space="preserve"> licenca</w:t>
            </w:r>
          </w:p>
        </w:tc>
        <w:tc>
          <w:tcPr>
            <w:tcW w:w="1152" w:type="dxa"/>
            <w:vAlign w:val="center"/>
          </w:tcPr>
          <w:p w14:paraId="1979CCD7" w14:textId="77777777" w:rsidR="00C35BF2" w:rsidRDefault="00256AF3">
            <w:pPr>
              <w:jc w:val="center"/>
              <w:rPr>
                <w:lang w:val="bs-Latn-BA"/>
              </w:rPr>
            </w:pPr>
            <w:r>
              <w:rPr>
                <w:lang w:val="bs-Latn-BA"/>
              </w:rPr>
              <w:sym w:font="Wingdings" w:char="F0FC"/>
            </w:r>
          </w:p>
        </w:tc>
        <w:tc>
          <w:tcPr>
            <w:tcW w:w="1458" w:type="dxa"/>
            <w:vAlign w:val="center"/>
          </w:tcPr>
          <w:p w14:paraId="70B40614" w14:textId="77777777" w:rsidR="00C35BF2" w:rsidRDefault="00256AF3">
            <w:pPr>
              <w:jc w:val="center"/>
              <w:rPr>
                <w:lang w:val="bs-Latn-BA"/>
              </w:rPr>
            </w:pPr>
            <w:r>
              <w:rPr>
                <w:lang w:val="bs-Latn-BA"/>
              </w:rPr>
              <w:sym w:font="Wingdings" w:char="F0FC"/>
            </w:r>
          </w:p>
        </w:tc>
        <w:tc>
          <w:tcPr>
            <w:tcW w:w="1440" w:type="dxa"/>
            <w:vAlign w:val="center"/>
          </w:tcPr>
          <w:p w14:paraId="455A3363"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30723C33" w14:textId="77777777" w:rsidR="00C35BF2" w:rsidRDefault="00256AF3">
            <w:pPr>
              <w:keepNext/>
              <w:jc w:val="center"/>
              <w:rPr>
                <w:lang w:val="bs-Latn-BA"/>
              </w:rPr>
            </w:pPr>
            <w:r>
              <w:rPr>
                <w:lang w:val="bs-Latn-BA"/>
              </w:rPr>
              <w:sym w:font="Wingdings" w:char="F0FC"/>
            </w:r>
          </w:p>
        </w:tc>
      </w:tr>
    </w:tbl>
    <w:p w14:paraId="1F7772BF" w14:textId="77777777" w:rsidR="00C35BF2" w:rsidRDefault="00C35BF2">
      <w:pPr>
        <w:spacing w:after="0" w:line="240" w:lineRule="auto"/>
        <w:ind w:firstLine="360"/>
        <w:jc w:val="both"/>
        <w:rPr>
          <w:lang w:val="bs-Latn-BA"/>
        </w:rPr>
      </w:pPr>
    </w:p>
    <w:p w14:paraId="4479CC39" w14:textId="77777777" w:rsidR="00C35BF2" w:rsidRDefault="00256AF3">
      <w:pPr>
        <w:spacing w:line="240" w:lineRule="auto"/>
        <w:ind w:firstLine="360"/>
        <w:jc w:val="both"/>
        <w:rPr>
          <w:lang w:val="bs-Latn-BA"/>
        </w:rPr>
      </w:pPr>
      <w:r>
        <w:rPr>
          <w:lang w:val="bs-Latn-BA"/>
        </w:rPr>
        <w:t>Kao što je moguće vidjeti, implementirano rješenje podržava SAML protokol, isto kao i ostala rješenja predstavljena u 8. poglavlju, međutim ne podržava ni jedan drugi - CAS, OpenID, OpenID Connect, OAuth, WS-Federation i WS-Trust. Prema tome, može se reći da ima najslabiju podršku za protokole, s napomenom da je u pitanju prototip koji treba da predstavi realizaciju SSO sistema zasnovanog na SAML protokolu. Sa druge strane, kao i sva ostala rješenja, podržava SLO funkcionalnost koja korisniku omogućava brzu i laku odjava iz svih aplikacije na koje je prijavljen posredstvom SSO servera. Pored toga, posjeduje čak i jednu karakteristiku koju nema WSO2, a to je dostupnost klijentske biblioteke koja znatno olakšava integraciju željene aplikacije u SSO sistem.</w:t>
      </w:r>
    </w:p>
    <w:p w14:paraId="0F9C8173" w14:textId="77777777" w:rsidR="00C35BF2" w:rsidRDefault="00256AF3">
      <w:pPr>
        <w:spacing w:line="240" w:lineRule="auto"/>
        <w:ind w:firstLine="360"/>
        <w:jc w:val="both"/>
        <w:rPr>
          <w:lang w:val="bs-Latn-BA"/>
        </w:rPr>
      </w:pPr>
      <w:r>
        <w:rPr>
          <w:lang w:val="bs-Latn-BA"/>
        </w:rPr>
        <w:t>Međutim, funkcionalnosti koje ova implementacija ne nudi za razliku od analiziranih rješenja,  jesu višestepena autentikacija kao i delegirana autentikacija koja omogućava da davalac identiteta autentikuje korisnika posredstvom nekog vanjskog sistema. Razlog je to što ova implementacija predstavlja osnovni SSO server sa minimalnim funkcionalnostima koje kao takav mora imati, odnosno sa funkcionalnostima autentikacije i autorizacije. Dodatni razlog je i to što je u pitanju „pilot“ projekat koji treba da demonstrira načina funkcionisanja jednog SSO servera. Naravno, bilo bi moguće proširiti postojeću verziju sa tim dodatnim funkcionalnostima ukoliko bi to bilo potrebno.</w:t>
      </w:r>
    </w:p>
    <w:p w14:paraId="021ECAFC" w14:textId="77777777" w:rsidR="00C35BF2" w:rsidRDefault="00256AF3">
      <w:pPr>
        <w:spacing w:line="240" w:lineRule="auto"/>
        <w:ind w:firstLine="360"/>
        <w:jc w:val="both"/>
        <w:rPr>
          <w:lang w:val="bs-Latn-BA"/>
        </w:rPr>
      </w:pPr>
      <w:r>
        <w:rPr>
          <w:lang w:val="bs-Latn-BA"/>
        </w:rPr>
        <w:lastRenderedPageBreak/>
        <w:t xml:space="preserve">Na kraju, što se tiče poslednje karakteristike odnosno tipa licence, u pitanju je naravno </w:t>
      </w:r>
      <w:r>
        <w:rPr>
          <w:i/>
          <w:lang w:val="bs-Latn-BA"/>
        </w:rPr>
        <w:t>OpenSource</w:t>
      </w:r>
      <w:r>
        <w:rPr>
          <w:lang w:val="bs-Latn-BA"/>
        </w:rPr>
        <w:t xml:space="preserve"> licenca pod kojom su izdana i ostala rješenja, a sam izvorni kod je javno dostupan na adresi </w:t>
      </w:r>
      <w:hyperlink r:id="rId31" w:history="1">
        <w:r>
          <w:rPr>
            <w:rStyle w:val="Hyperlink"/>
            <w:lang w:val="bs-Latn-BA"/>
          </w:rPr>
          <w:t>https://github.com/racog3/sso-project</w:t>
        </w:r>
      </w:hyperlink>
      <w:r>
        <w:rPr>
          <w:lang w:val="bs-Latn-BA"/>
        </w:rPr>
        <w:t>.</w:t>
      </w:r>
    </w:p>
    <w:p w14:paraId="725DCD7B" w14:textId="77777777" w:rsidR="00C35BF2" w:rsidRDefault="00C35BF2">
      <w:pPr>
        <w:spacing w:line="240" w:lineRule="auto"/>
        <w:ind w:firstLine="360"/>
        <w:jc w:val="both"/>
        <w:rPr>
          <w:lang w:val="bs-Latn-BA"/>
        </w:rPr>
      </w:pPr>
    </w:p>
    <w:p w14:paraId="13A0E0C6" w14:textId="77777777" w:rsidR="00C35BF2" w:rsidRDefault="00C35BF2">
      <w:pPr>
        <w:spacing w:line="240" w:lineRule="auto"/>
        <w:ind w:firstLine="360"/>
        <w:jc w:val="both"/>
        <w:rPr>
          <w:lang w:val="bs-Latn-BA"/>
        </w:rPr>
      </w:pPr>
    </w:p>
    <w:p w14:paraId="1DDBC481" w14:textId="77777777" w:rsidR="00C35BF2" w:rsidRDefault="00C35BF2">
      <w:pPr>
        <w:spacing w:line="240" w:lineRule="auto"/>
        <w:rPr>
          <w:lang w:val="bs-Latn-BA"/>
        </w:rPr>
      </w:pPr>
    </w:p>
    <w:p w14:paraId="130E41A9" w14:textId="77777777" w:rsidR="00C35BF2" w:rsidRDefault="00256AF3">
      <w:pPr>
        <w:spacing w:line="240" w:lineRule="auto"/>
        <w:rPr>
          <w:lang w:val="bs-Latn-BA"/>
        </w:rPr>
      </w:pPr>
      <w:r>
        <w:rPr>
          <w:lang w:val="bs-Latn-BA"/>
        </w:rPr>
        <w:br w:type="page"/>
      </w:r>
    </w:p>
    <w:p w14:paraId="24F9BE19" w14:textId="77777777" w:rsidR="00C35BF2" w:rsidRDefault="00256AF3">
      <w:pPr>
        <w:pStyle w:val="Heading1"/>
        <w:spacing w:line="240" w:lineRule="auto"/>
        <w:jc w:val="both"/>
        <w:rPr>
          <w:lang w:val="bs-Latn-BA"/>
        </w:rPr>
      </w:pPr>
      <w:bookmarkStart w:id="595" w:name="_Toc518070706"/>
      <w:r>
        <w:rPr>
          <w:lang w:val="bs-Latn-BA"/>
        </w:rPr>
        <w:lastRenderedPageBreak/>
        <w:t>ZAKLJUČAK</w:t>
      </w:r>
      <w:bookmarkEnd w:id="595"/>
    </w:p>
    <w:p w14:paraId="1BFE866C" w14:textId="77777777" w:rsidR="00C35BF2" w:rsidRDefault="00256AF3">
      <w:pPr>
        <w:spacing w:line="240" w:lineRule="auto"/>
        <w:ind w:firstLine="36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0E779FB3" w14:textId="77777777" w:rsidR="00C35BF2" w:rsidRDefault="00256AF3">
      <w:pPr>
        <w:spacing w:line="240" w:lineRule="auto"/>
        <w:ind w:firstLine="36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1E364DED" w14:textId="77777777" w:rsidR="00C35BF2" w:rsidRDefault="00256AF3">
      <w:pPr>
        <w:spacing w:line="240" w:lineRule="auto"/>
        <w:ind w:firstLine="36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245843E8" w14:textId="77777777" w:rsidR="00C35BF2" w:rsidRDefault="00256AF3">
      <w:pPr>
        <w:spacing w:line="240" w:lineRule="auto"/>
        <w:ind w:firstLine="36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6931E7B5" w14:textId="77777777" w:rsidR="00C35BF2" w:rsidRDefault="00256AF3">
      <w:pPr>
        <w:spacing w:line="240" w:lineRule="auto"/>
        <w:ind w:firstLine="360"/>
        <w:jc w:val="both"/>
        <w:rPr>
          <w:lang w:val="bs-Latn-BA"/>
        </w:rPr>
      </w:pPr>
      <w:r>
        <w:rPr>
          <w:lang w:val="bs-Latn-BA"/>
        </w:rPr>
        <w:t xml:space="preserve">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enkripcija/dekripcija poruka koje se razmjenjuju između SP-a i IdP-a. </w:t>
      </w:r>
      <w:r>
        <w:rPr>
          <w:lang w:val="bs-Latn-BA"/>
        </w:rPr>
        <w:br w:type="page"/>
      </w:r>
    </w:p>
    <w:p w14:paraId="3A92EF15" w14:textId="77777777" w:rsidR="00C35BF2" w:rsidRDefault="00256AF3">
      <w:pPr>
        <w:pStyle w:val="Heading1"/>
        <w:numPr>
          <w:ilvl w:val="0"/>
          <w:numId w:val="0"/>
        </w:numPr>
        <w:spacing w:line="240" w:lineRule="auto"/>
        <w:ind w:left="360"/>
        <w:jc w:val="both"/>
        <w:rPr>
          <w:lang w:val="bs-Latn-BA"/>
        </w:rPr>
      </w:pPr>
      <w:bookmarkStart w:id="596" w:name="_Toc518070707"/>
      <w:r>
        <w:rPr>
          <w:lang w:val="bs-Latn-BA"/>
        </w:rPr>
        <w:lastRenderedPageBreak/>
        <w:t>LITERATURA</w:t>
      </w:r>
      <w:bookmarkEnd w:id="596"/>
    </w:p>
    <w:p w14:paraId="31EADAC9" w14:textId="77777777" w:rsidR="00C35BF2" w:rsidRDefault="00256AF3">
      <w:pPr>
        <w:pStyle w:val="ListParagraph1"/>
        <w:numPr>
          <w:ilvl w:val="0"/>
          <w:numId w:val="35"/>
        </w:numPr>
        <w:spacing w:line="240" w:lineRule="auto"/>
        <w:rPr>
          <w:lang w:val="bs-Latn-BA"/>
        </w:rPr>
      </w:pPr>
      <w:r>
        <w:t xml:space="preserve">Linda Rosencrance, </w:t>
      </w:r>
      <w:r>
        <w:rPr>
          <w:i/>
        </w:rPr>
        <w:t>Authentication</w:t>
      </w:r>
      <w:r>
        <w:t xml:space="preserve">, </w:t>
      </w:r>
      <w:hyperlink r:id="rId32" w:history="1">
        <w:r>
          <w:rPr>
            <w:rStyle w:val="Hyperlink"/>
            <w:lang w:val="bs-Latn-BA"/>
          </w:rPr>
          <w:t>https://searchsecurity.techtarget.com/definition/authentication</w:t>
        </w:r>
      </w:hyperlink>
    </w:p>
    <w:p w14:paraId="19D828EA" w14:textId="77777777" w:rsidR="00C35BF2" w:rsidRDefault="00256AF3">
      <w:pPr>
        <w:pStyle w:val="ListParagraph1"/>
        <w:numPr>
          <w:ilvl w:val="0"/>
          <w:numId w:val="35"/>
        </w:numPr>
        <w:spacing w:line="240" w:lineRule="auto"/>
        <w:rPr>
          <w:lang w:val="bs-Latn-BA"/>
        </w:rPr>
      </w:pPr>
      <w:r>
        <w:rPr>
          <w:lang w:val="bs-Latn-BA"/>
        </w:rPr>
        <w:t xml:space="preserve">Phillip J. Windley, Ph.D., </w:t>
      </w:r>
      <w:r>
        <w:rPr>
          <w:i/>
          <w:lang w:val="bs-Latn-BA"/>
        </w:rPr>
        <w:t>Understanding Digital Identity Management</w:t>
      </w:r>
      <w:r>
        <w:rPr>
          <w:lang w:val="bs-Latn-BA"/>
        </w:rPr>
        <w:t>, 2003.</w:t>
      </w:r>
    </w:p>
    <w:p w14:paraId="14A64EF6" w14:textId="77777777" w:rsidR="00C35BF2" w:rsidRDefault="00256AF3">
      <w:pPr>
        <w:pStyle w:val="ListParagraph1"/>
        <w:numPr>
          <w:ilvl w:val="0"/>
          <w:numId w:val="35"/>
        </w:numPr>
        <w:spacing w:line="240" w:lineRule="auto"/>
        <w:rPr>
          <w:lang w:val="bs-Latn-BA"/>
        </w:rPr>
      </w:pPr>
      <w:r>
        <w:t xml:space="preserve">Linda Rosencrance, Craig Mathias, </w:t>
      </w:r>
      <w:r>
        <w:rPr>
          <w:i/>
        </w:rPr>
        <w:t>Identity Management (ID management)</w:t>
      </w:r>
      <w:r>
        <w:t xml:space="preserve">, </w:t>
      </w:r>
      <w:hyperlink r:id="rId33" w:history="1">
        <w:r>
          <w:rPr>
            <w:rStyle w:val="Hyperlink"/>
            <w:lang w:val="bs-Latn-BA"/>
          </w:rPr>
          <w:t>https://searchsecurity.techtarget.com/definition/identity-management-ID-management</w:t>
        </w:r>
      </w:hyperlink>
    </w:p>
    <w:p w14:paraId="4B2FDE73" w14:textId="77777777" w:rsidR="00C35BF2" w:rsidRDefault="00256AF3">
      <w:pPr>
        <w:pStyle w:val="ListParagraph1"/>
        <w:numPr>
          <w:ilvl w:val="0"/>
          <w:numId w:val="35"/>
        </w:numPr>
        <w:spacing w:line="240" w:lineRule="auto"/>
        <w:rPr>
          <w:rStyle w:val="Hyperlink"/>
          <w:color w:val="auto"/>
          <w:u w:val="none"/>
          <w:lang w:val="bs-Latn-BA"/>
        </w:rPr>
      </w:pPr>
      <w:r>
        <w:t xml:space="preserve">Sebastián Peyrott, </w:t>
      </w:r>
      <w:r>
        <w:rPr>
          <w:i/>
        </w:rPr>
        <w:t xml:space="preserve">What is and how does Single Sign On Authentication </w:t>
      </w:r>
      <w:proofErr w:type="gramStart"/>
      <w:r>
        <w:rPr>
          <w:i/>
        </w:rPr>
        <w:t>work?</w:t>
      </w:r>
      <w:r>
        <w:t>,</w:t>
      </w:r>
      <w:proofErr w:type="gramEnd"/>
      <w:r>
        <w:t xml:space="preserve"> </w:t>
      </w:r>
      <w:hyperlink r:id="rId34" w:history="1">
        <w:r>
          <w:rPr>
            <w:rStyle w:val="Hyperlink"/>
            <w:lang w:val="bs-Latn-BA"/>
          </w:rPr>
          <w:t>https://auth0.com/blog/what-is-and-how-does-single-sign-on-work/</w:t>
        </w:r>
      </w:hyperlink>
    </w:p>
    <w:p w14:paraId="0675CCA1" w14:textId="77777777" w:rsidR="00C35BF2" w:rsidRDefault="00256AF3">
      <w:pPr>
        <w:pStyle w:val="ListParagraph1"/>
        <w:numPr>
          <w:ilvl w:val="0"/>
          <w:numId w:val="35"/>
        </w:numPr>
        <w:spacing w:line="240" w:lineRule="auto"/>
        <w:rPr>
          <w:lang w:val="bs-Latn-BA"/>
        </w:rPr>
      </w:pPr>
      <w:r>
        <w:t xml:space="preserve">Dave Piscitello, </w:t>
      </w:r>
      <w:r>
        <w:rPr>
          <w:i/>
        </w:rPr>
        <w:t xml:space="preserve">What is Authorization and Access </w:t>
      </w:r>
      <w:proofErr w:type="gramStart"/>
      <w:r>
        <w:rPr>
          <w:i/>
        </w:rPr>
        <w:t>Control?</w:t>
      </w:r>
      <w:r>
        <w:t>,</w:t>
      </w:r>
      <w:proofErr w:type="gramEnd"/>
      <w:r>
        <w:t xml:space="preserve"> </w:t>
      </w:r>
      <w:hyperlink r:id="rId35" w:history="1">
        <w:r>
          <w:rPr>
            <w:rStyle w:val="Hyperlink"/>
            <w:lang w:val="bs-Latn-BA"/>
          </w:rPr>
          <w:t>https://www.icann.org/news/blog/what-is-authorization-and-access-control</w:t>
        </w:r>
      </w:hyperlink>
    </w:p>
    <w:p w14:paraId="7037F0B6" w14:textId="77777777" w:rsidR="00C35BF2" w:rsidRDefault="00256AF3">
      <w:pPr>
        <w:pStyle w:val="ListParagraph1"/>
        <w:numPr>
          <w:ilvl w:val="0"/>
          <w:numId w:val="35"/>
        </w:numPr>
        <w:spacing w:line="240" w:lineRule="auto"/>
        <w:rPr>
          <w:rStyle w:val="Hyperlink"/>
          <w:color w:val="auto"/>
          <w:u w:val="none"/>
          <w:lang w:val="bs-Latn-BA"/>
        </w:rPr>
      </w:pPr>
      <w:r>
        <w:t xml:space="preserve">OWASP, </w:t>
      </w:r>
      <w:r>
        <w:rPr>
          <w:i/>
        </w:rPr>
        <w:t>Access Control</w:t>
      </w:r>
      <w:r>
        <w:t xml:space="preserve">, </w:t>
      </w:r>
      <w:hyperlink r:id="rId36" w:anchor="Definition" w:history="1">
        <w:r>
          <w:rPr>
            <w:rStyle w:val="Hyperlink"/>
            <w:lang w:val="bs-Latn-BA"/>
          </w:rPr>
          <w:t>https://www.owasp.org/index.php/Category:Access_Control#Definition</w:t>
        </w:r>
      </w:hyperlink>
    </w:p>
    <w:p w14:paraId="2D1A671C" w14:textId="77777777" w:rsidR="00C35BF2" w:rsidRDefault="00256AF3">
      <w:pPr>
        <w:pStyle w:val="ListParagraph1"/>
        <w:numPr>
          <w:ilvl w:val="0"/>
          <w:numId w:val="35"/>
        </w:numPr>
        <w:spacing w:line="240" w:lineRule="auto"/>
        <w:rPr>
          <w:rStyle w:val="Hyperlink"/>
          <w:color w:val="auto"/>
          <w:u w:val="none"/>
          <w:lang w:val="bs-Latn-BA"/>
        </w:rPr>
      </w:pPr>
      <w:r>
        <w:t xml:space="preserve">Gerard Enter and Peter Loshin, </w:t>
      </w:r>
      <w:r>
        <w:rPr>
          <w:i/>
        </w:rPr>
        <w:t>SAML (Security Assertion Markup Language)</w:t>
      </w:r>
      <w:r>
        <w:t xml:space="preserve">, </w:t>
      </w:r>
      <w:hyperlink r:id="rId37" w:history="1">
        <w:r>
          <w:rPr>
            <w:rStyle w:val="Hyperlink"/>
            <w:lang w:val="bs-Latn-BA"/>
          </w:rPr>
          <w:t>https://searchsecurity.techtarget.com/definition/SAML</w:t>
        </w:r>
      </w:hyperlink>
    </w:p>
    <w:p w14:paraId="68F273B6" w14:textId="77777777" w:rsidR="00C35BF2" w:rsidRDefault="00256AF3">
      <w:pPr>
        <w:pStyle w:val="ListParagraph1"/>
        <w:numPr>
          <w:ilvl w:val="0"/>
          <w:numId w:val="35"/>
        </w:numPr>
        <w:spacing w:line="240" w:lineRule="auto"/>
        <w:rPr>
          <w:lang w:val="bs-Latn-BA"/>
        </w:rPr>
      </w:pPr>
      <w:r>
        <w:rPr>
          <w:lang w:val="bs-Latn-BA"/>
        </w:rPr>
        <w:t xml:space="preserve">Security Services Technical Committee (OASIS), </w:t>
      </w:r>
      <w:r>
        <w:rPr>
          <w:i/>
          <w:lang w:val="bs-Latn-BA"/>
        </w:rPr>
        <w:t>Assertions and Protocols for the OASIS Security Assertion Markup Language (SAML) V2.0</w:t>
      </w:r>
      <w:r>
        <w:rPr>
          <w:lang w:val="bs-Latn-BA"/>
        </w:rPr>
        <w:t>, OASIS Standard, Mart 2005.</w:t>
      </w:r>
    </w:p>
    <w:p w14:paraId="384E0574" w14:textId="77777777" w:rsidR="00C35BF2" w:rsidRDefault="00256AF3">
      <w:pPr>
        <w:pStyle w:val="ListParagraph1"/>
        <w:numPr>
          <w:ilvl w:val="0"/>
          <w:numId w:val="35"/>
        </w:numPr>
        <w:spacing w:line="240" w:lineRule="auto"/>
        <w:rPr>
          <w:lang w:val="bs-Latn-BA"/>
        </w:rPr>
      </w:pPr>
      <w:r>
        <w:rPr>
          <w:lang w:val="bs-Latn-BA"/>
        </w:rPr>
        <w:t>Security Services Technical Committee (OASIS)</w:t>
      </w:r>
      <w:r>
        <w:t xml:space="preserve">, </w:t>
      </w:r>
      <w:r>
        <w:rPr>
          <w:i/>
        </w:rPr>
        <w:t>A Brief Introduction to XACML</w:t>
      </w:r>
      <w:r>
        <w:t xml:space="preserve">, </w:t>
      </w:r>
      <w:hyperlink r:id="rId38" w:history="1">
        <w:r>
          <w:rPr>
            <w:rStyle w:val="Hyperlink"/>
            <w:lang w:val="bs-Latn-BA"/>
          </w:rPr>
          <w:t>https://www.oasis-open.org/committees/download.php/2713/Brief_Introduction_to_XACML.html</w:t>
        </w:r>
      </w:hyperlink>
    </w:p>
    <w:p w14:paraId="2434020B" w14:textId="77777777" w:rsidR="00C35BF2" w:rsidRDefault="00256AF3">
      <w:pPr>
        <w:pStyle w:val="ListParagraph1"/>
        <w:numPr>
          <w:ilvl w:val="0"/>
          <w:numId w:val="35"/>
        </w:numPr>
        <w:spacing w:line="240" w:lineRule="auto"/>
        <w:rPr>
          <w:lang w:val="bs-Latn-BA"/>
        </w:rPr>
      </w:pPr>
      <w:r>
        <w:t xml:space="preserve">Scott Battaglia, </w:t>
      </w:r>
      <w:r>
        <w:rPr>
          <w:i/>
        </w:rPr>
        <w:t>CASUM Introduction</w:t>
      </w:r>
      <w:r>
        <w:t xml:space="preserve">, </w:t>
      </w:r>
      <w:hyperlink r:id="rId39" w:history="1">
        <w:r>
          <w:rPr>
            <w:rStyle w:val="Hyperlink"/>
            <w:lang w:val="bs-Latn-BA"/>
          </w:rPr>
          <w:t>https://wiki.jasig.org/display/CASUM/Introduction</w:t>
        </w:r>
      </w:hyperlink>
    </w:p>
    <w:p w14:paraId="7A3F1DBC" w14:textId="77777777" w:rsidR="00C35BF2" w:rsidRDefault="00256AF3">
      <w:pPr>
        <w:pStyle w:val="ListParagraph1"/>
        <w:numPr>
          <w:ilvl w:val="0"/>
          <w:numId w:val="35"/>
        </w:numPr>
        <w:spacing w:line="240" w:lineRule="auto"/>
        <w:rPr>
          <w:lang w:val="bs-Latn-BA"/>
        </w:rPr>
      </w:pPr>
      <w:r>
        <w:t xml:space="preserve">Apereo CAS Documentation, </w:t>
      </w:r>
      <w:r>
        <w:rPr>
          <w:i/>
        </w:rPr>
        <w:t>CAS Enterprise Single Sign-On</w:t>
      </w:r>
      <w:r>
        <w:t xml:space="preserve">, </w:t>
      </w:r>
      <w:hyperlink r:id="rId40" w:history="1">
        <w:r>
          <w:rPr>
            <w:rStyle w:val="Hyperlink"/>
            <w:lang w:val="bs-Latn-BA"/>
          </w:rPr>
          <w:t>https://apereo.github.io/cas/5.2.x/index.html</w:t>
        </w:r>
      </w:hyperlink>
    </w:p>
    <w:p w14:paraId="6264A8E9" w14:textId="77777777" w:rsidR="00C35BF2" w:rsidRDefault="00256AF3">
      <w:pPr>
        <w:pStyle w:val="ListParagraph1"/>
        <w:numPr>
          <w:ilvl w:val="0"/>
          <w:numId w:val="35"/>
        </w:numPr>
        <w:spacing w:line="240" w:lineRule="auto"/>
        <w:rPr>
          <w:lang w:val="bs-Latn-BA"/>
        </w:rPr>
      </w:pPr>
      <w:r>
        <w:t xml:space="preserve">Apereo CAS Documentation, </w:t>
      </w:r>
      <w:r>
        <w:rPr>
          <w:i/>
        </w:rPr>
        <w:t>CAS Protocol</w:t>
      </w:r>
      <w:r>
        <w:t xml:space="preserve">, </w:t>
      </w:r>
      <w:hyperlink r:id="rId41" w:history="1">
        <w:r>
          <w:rPr>
            <w:rStyle w:val="Hyperlink"/>
            <w:lang w:val="bs-Latn-BA"/>
          </w:rPr>
          <w:t>https://apereo.github.io/cas/5.2.x/protocol/CAS-Protocol.html</w:t>
        </w:r>
      </w:hyperlink>
    </w:p>
    <w:p w14:paraId="4AB0D6F9" w14:textId="77777777" w:rsidR="00C35BF2" w:rsidRDefault="00256AF3">
      <w:pPr>
        <w:pStyle w:val="ListParagraph1"/>
        <w:numPr>
          <w:ilvl w:val="0"/>
          <w:numId w:val="35"/>
        </w:numPr>
        <w:spacing w:line="240" w:lineRule="auto"/>
        <w:rPr>
          <w:lang w:val="bs-Latn-BA"/>
        </w:rPr>
      </w:pPr>
      <w:r>
        <w:t xml:space="preserve">Berkeley University, </w:t>
      </w:r>
      <w:r>
        <w:rPr>
          <w:i/>
        </w:rPr>
        <w:t>How CAS Works</w:t>
      </w:r>
      <w:r>
        <w:t xml:space="preserve">, </w:t>
      </w:r>
      <w:hyperlink r:id="rId42" w:history="1">
        <w:r>
          <w:rPr>
            <w:rStyle w:val="Hyperlink"/>
            <w:lang w:val="bs-Latn-BA"/>
          </w:rPr>
          <w:t>https://calnetweb.berkeley.edu/calnet-technologists/cas/how-cas-works</w:t>
        </w:r>
      </w:hyperlink>
    </w:p>
    <w:p w14:paraId="7D33F09C" w14:textId="77777777" w:rsidR="00C35BF2" w:rsidRDefault="00256AF3">
      <w:pPr>
        <w:pStyle w:val="ListParagraph1"/>
        <w:numPr>
          <w:ilvl w:val="0"/>
          <w:numId w:val="35"/>
        </w:numPr>
        <w:spacing w:line="240" w:lineRule="auto"/>
        <w:rPr>
          <w:lang w:val="bs-Latn-BA"/>
        </w:rPr>
      </w:pPr>
      <w:r>
        <w:t xml:space="preserve">Apereo CAS Documentation, </w:t>
      </w:r>
      <w:r>
        <w:rPr>
          <w:i/>
        </w:rPr>
        <w:t>Architecture</w:t>
      </w:r>
      <w:r>
        <w:t xml:space="preserve">, </w:t>
      </w:r>
      <w:hyperlink r:id="rId43" w:anchor="architecture" w:history="1">
        <w:r>
          <w:rPr>
            <w:rStyle w:val="Hyperlink"/>
            <w:lang w:val="bs-Latn-BA"/>
          </w:rPr>
          <w:t>https://apereo.github.io/cas/4.2.x/planning/Architecture.html#architecture</w:t>
        </w:r>
      </w:hyperlink>
    </w:p>
    <w:p w14:paraId="4CA28EED" w14:textId="77777777" w:rsidR="00C35BF2" w:rsidRDefault="00256AF3">
      <w:pPr>
        <w:pStyle w:val="ListParagraph1"/>
        <w:numPr>
          <w:ilvl w:val="0"/>
          <w:numId w:val="35"/>
        </w:numPr>
        <w:spacing w:line="240" w:lineRule="auto"/>
        <w:rPr>
          <w:lang w:val="bs-Latn-BA"/>
        </w:rPr>
      </w:pPr>
      <w:r>
        <w:t xml:space="preserve">Shibboleth, </w:t>
      </w:r>
      <w:r>
        <w:rPr>
          <w:i/>
        </w:rPr>
        <w:t xml:space="preserve">What’s </w:t>
      </w:r>
      <w:proofErr w:type="gramStart"/>
      <w:r>
        <w:rPr>
          <w:i/>
        </w:rPr>
        <w:t>Shibboleth?</w:t>
      </w:r>
      <w:r>
        <w:t>,</w:t>
      </w:r>
      <w:proofErr w:type="gramEnd"/>
      <w:r>
        <w:t xml:space="preserve"> </w:t>
      </w:r>
      <w:hyperlink r:id="rId44" w:history="1">
        <w:r>
          <w:rPr>
            <w:rStyle w:val="Hyperlink"/>
            <w:lang w:val="bs-Latn-BA"/>
          </w:rPr>
          <w:t>https://www.shibboleth.net/index/</w:t>
        </w:r>
      </w:hyperlink>
    </w:p>
    <w:p w14:paraId="1351F67D" w14:textId="77777777" w:rsidR="00C35BF2" w:rsidRDefault="00256AF3">
      <w:pPr>
        <w:pStyle w:val="ListParagraph1"/>
        <w:numPr>
          <w:ilvl w:val="0"/>
          <w:numId w:val="35"/>
        </w:numPr>
        <w:spacing w:line="240" w:lineRule="auto"/>
        <w:rPr>
          <w:lang w:val="bs-Latn-BA"/>
        </w:rPr>
      </w:pPr>
      <w:r>
        <w:t xml:space="preserve">Shibboleth, </w:t>
      </w:r>
      <w:r>
        <w:rPr>
          <w:i/>
        </w:rPr>
        <w:t>Identity Provider</w:t>
      </w:r>
      <w:r>
        <w:t xml:space="preserve">, </w:t>
      </w:r>
      <w:hyperlink r:id="rId45" w:history="1">
        <w:r>
          <w:rPr>
            <w:rStyle w:val="Hyperlink"/>
            <w:lang w:val="bs-Latn-BA"/>
          </w:rPr>
          <w:t>https://www.shibboleth.net/products/identity-provider/</w:t>
        </w:r>
      </w:hyperlink>
    </w:p>
    <w:p w14:paraId="4A69CB76" w14:textId="77777777" w:rsidR="00C35BF2" w:rsidRDefault="00256AF3">
      <w:pPr>
        <w:pStyle w:val="ListParagraph1"/>
        <w:numPr>
          <w:ilvl w:val="0"/>
          <w:numId w:val="35"/>
        </w:numPr>
        <w:spacing w:line="240" w:lineRule="auto"/>
        <w:rPr>
          <w:lang w:val="bs-Latn-BA"/>
        </w:rPr>
      </w:pPr>
      <w:r>
        <w:t xml:space="preserve">Scott Cantor (Shibboleth Wiki), </w:t>
      </w:r>
      <w:r>
        <w:rPr>
          <w:i/>
        </w:rPr>
        <w:t>Concept</w:t>
      </w:r>
      <w:r>
        <w:t xml:space="preserve">, </w:t>
      </w:r>
      <w:hyperlink r:id="rId46" w:anchor="app-switcher" w:history="1">
        <w:r>
          <w:rPr>
            <w:rStyle w:val="Hyperlink"/>
            <w:lang w:val="bs-Latn-BA"/>
          </w:rPr>
          <w:t>https://wiki.shibboleth.net/confluence/display/CONCEPT#app-switcher</w:t>
        </w:r>
      </w:hyperlink>
    </w:p>
    <w:p w14:paraId="57AF5498" w14:textId="77777777" w:rsidR="00C35BF2" w:rsidRDefault="00256AF3">
      <w:pPr>
        <w:pStyle w:val="ListParagraph1"/>
        <w:numPr>
          <w:ilvl w:val="0"/>
          <w:numId w:val="35"/>
        </w:numPr>
        <w:spacing w:line="240" w:lineRule="auto"/>
        <w:rPr>
          <w:lang w:val="bs-Latn-BA"/>
        </w:rPr>
      </w:pPr>
      <w:r>
        <w:t xml:space="preserve">Chad La Joie (Shibboleth Wiki), </w:t>
      </w:r>
      <w:r>
        <w:rPr>
          <w:i/>
        </w:rPr>
        <w:t>GeneralArchitecture</w:t>
      </w:r>
      <w:r>
        <w:t xml:space="preserve">, </w:t>
      </w:r>
      <w:hyperlink r:id="rId47" w:anchor="GeneralArchitecture-OverallArchitecture" w:history="1">
        <w:r>
          <w:rPr>
            <w:rStyle w:val="Hyperlink"/>
            <w:lang w:val="bs-Latn-BA"/>
          </w:rPr>
          <w:t>https://wiki.shibboleth.net/confluence/display/IDP30/GeneralArchitecture#GeneralArchitecture-OverallArchitecture</w:t>
        </w:r>
      </w:hyperlink>
    </w:p>
    <w:p w14:paraId="7C4D262E" w14:textId="77777777" w:rsidR="00C35BF2" w:rsidRDefault="00256AF3">
      <w:pPr>
        <w:pStyle w:val="ListParagraph1"/>
        <w:numPr>
          <w:ilvl w:val="0"/>
          <w:numId w:val="35"/>
        </w:numPr>
        <w:spacing w:line="240" w:lineRule="auto"/>
        <w:rPr>
          <w:rStyle w:val="Hyperlink"/>
          <w:color w:val="auto"/>
          <w:u w:val="none"/>
          <w:lang w:val="bs-Latn-BA"/>
        </w:rPr>
      </w:pPr>
      <w:r>
        <w:t xml:space="preserve">WSO2 Documentation, </w:t>
      </w:r>
      <w:r>
        <w:rPr>
          <w:i/>
        </w:rPr>
        <w:t>Architecture</w:t>
      </w:r>
      <w:r>
        <w:t xml:space="preserve">, </w:t>
      </w:r>
      <w:hyperlink r:id="rId48" w:history="1">
        <w:r>
          <w:rPr>
            <w:rStyle w:val="Hyperlink"/>
            <w:lang w:val="bs-Latn-BA"/>
          </w:rPr>
          <w:t>https://docs.wso2.com/display/IS540/Architecture</w:t>
        </w:r>
      </w:hyperlink>
    </w:p>
    <w:p w14:paraId="36BEA02F" w14:textId="77777777" w:rsidR="00C35BF2" w:rsidRDefault="00256AF3">
      <w:pPr>
        <w:pStyle w:val="ListParagraph1"/>
        <w:numPr>
          <w:ilvl w:val="0"/>
          <w:numId w:val="35"/>
        </w:numPr>
        <w:spacing w:line="240" w:lineRule="auto"/>
        <w:rPr>
          <w:lang w:val="bs-Latn-BA"/>
        </w:rPr>
      </w:pPr>
      <w:r>
        <w:t xml:space="preserve">Zach Dennis, </w:t>
      </w:r>
      <w:r>
        <w:rPr>
          <w:i/>
        </w:rPr>
        <w:t>Choosing an SSO Strategy: SAML vs OAuth2</w:t>
      </w:r>
      <w:r>
        <w:t xml:space="preserve">, </w:t>
      </w:r>
      <w:hyperlink r:id="rId49" w:history="1">
        <w:r>
          <w:rPr>
            <w:rStyle w:val="Hyperlink"/>
            <w:lang w:val="bs-Latn-BA"/>
          </w:rPr>
          <w:t>https://www.mutuallyhuman.com/blog/2013/05/09/choosing-an-sso-strategy-saml-vs-oauth2/</w:t>
        </w:r>
      </w:hyperlink>
    </w:p>
    <w:p w14:paraId="4A13ED16" w14:textId="77777777" w:rsidR="00C35BF2" w:rsidRDefault="00256AF3">
      <w:pPr>
        <w:pStyle w:val="ListParagraph1"/>
        <w:numPr>
          <w:ilvl w:val="0"/>
          <w:numId w:val="35"/>
        </w:numPr>
        <w:spacing w:line="240" w:lineRule="auto"/>
        <w:rPr>
          <w:rStyle w:val="Hyperlink"/>
          <w:color w:val="auto"/>
          <w:u w:val="none"/>
          <w:lang w:val="bs-Latn-BA"/>
        </w:rPr>
      </w:pPr>
      <w:r>
        <w:t xml:space="preserve">ServiceNow Wiki, </w:t>
      </w:r>
      <w:r>
        <w:rPr>
          <w:i/>
        </w:rPr>
        <w:t>SAML 2.0 Web Browser SSO Profile</w:t>
      </w:r>
      <w:r>
        <w:t xml:space="preserve">, </w:t>
      </w:r>
      <w:hyperlink r:id="rId50" w:anchor="gsc.tab=0" w:history="1">
        <w:r>
          <w:rPr>
            <w:rStyle w:val="Hyperlink"/>
            <w:lang w:val="bs-Latn-BA"/>
          </w:rPr>
          <w:t>http://wiki.servicenow.com/index.php?title=SAML_2.0_Web_Browser_SSO_Profile#gsc.tab=0</w:t>
        </w:r>
      </w:hyperlink>
    </w:p>
    <w:p w14:paraId="797B3FCD" w14:textId="77777777" w:rsidR="00C35BF2" w:rsidRDefault="00256AF3">
      <w:pPr>
        <w:pStyle w:val="ListParagraph1"/>
        <w:numPr>
          <w:ilvl w:val="0"/>
          <w:numId w:val="35"/>
        </w:numPr>
        <w:spacing w:line="240" w:lineRule="auto"/>
        <w:rPr>
          <w:lang w:val="bs-Latn-BA"/>
        </w:rPr>
      </w:pPr>
      <w:r>
        <w:rPr>
          <w:lang w:val="bs-Latn-BA"/>
        </w:rPr>
        <w:t xml:space="preserve">Security Services Technical Committee (OASIS), </w:t>
      </w:r>
      <w:r>
        <w:rPr>
          <w:i/>
          <w:lang w:val="bs-Latn-BA"/>
        </w:rPr>
        <w:t>Profiles for the OASIS Security Assertion Markup Language (SAML) V2.0</w:t>
      </w:r>
      <w:r>
        <w:rPr>
          <w:lang w:val="bs-Latn-BA"/>
        </w:rPr>
        <w:t>, OASIS Standard, Mart 2005.</w:t>
      </w:r>
    </w:p>
    <w:sectPr w:rsidR="00C35BF2">
      <w:footerReference w:type="default" r:id="rId5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Zoran Djuric" w:date="2018-06-28T11:22:00Z" w:initials="ZD">
    <w:p w14:paraId="1FB92A30" w14:textId="77777777" w:rsidR="00665B6C" w:rsidRDefault="00665B6C">
      <w:pPr>
        <w:pStyle w:val="CommentText"/>
      </w:pPr>
      <w:r>
        <w:rPr>
          <w:rStyle w:val="CommentReference"/>
        </w:rPr>
        <w:annotationRef/>
      </w:r>
      <w:r>
        <w:t>Literatura se ne numeriše…</w:t>
      </w:r>
    </w:p>
    <w:p w14:paraId="1D9437D9" w14:textId="77777777" w:rsidR="00665B6C" w:rsidRDefault="00665B6C">
      <w:pPr>
        <w:pStyle w:val="CommentText"/>
      </w:pPr>
      <w:r>
        <w:t xml:space="preserve">Još jednom pogledajte preporuke za pisanje diplomskih radova, ne zbog literature, već uopšteno. </w:t>
      </w:r>
    </w:p>
  </w:comment>
  <w:comment w:id="5" w:author="Rajo" w:date="2018-06-29T20:05:00Z" w:initials="R">
    <w:p w14:paraId="14F9B7C8" w14:textId="6E0F6E44" w:rsidR="00665B6C" w:rsidRDefault="00665B6C">
      <w:pPr>
        <w:pStyle w:val="CommentText"/>
      </w:pPr>
      <w:r>
        <w:rPr>
          <w:rStyle w:val="CommentReference"/>
        </w:rPr>
        <w:annotationRef/>
      </w:r>
      <w:r>
        <w:t>Da, ostalo mi je posto sam imao problema sa azuriranjem sadrzaja, ali sada sam uspio bez problema tako da je uklonjeno.</w:t>
      </w:r>
    </w:p>
  </w:comment>
  <w:comment w:id="410" w:author="Rajo" w:date="2018-06-29T19:57:00Z" w:initials="R">
    <w:p w14:paraId="1EA3B608" w14:textId="42DA7E16" w:rsidR="00665B6C" w:rsidRDefault="00665B6C">
      <w:pPr>
        <w:pStyle w:val="CommentText"/>
      </w:pPr>
      <w:r>
        <w:rPr>
          <w:rStyle w:val="CommentReference"/>
        </w:rPr>
        <w:annotationRef/>
      </w:r>
      <w:r>
        <w:t>Dodao sam X preko teksta jer se u crno-bijeloj verziji nece vidjeti da to nije validna akcija ...</w:t>
      </w:r>
    </w:p>
  </w:comment>
  <w:comment w:id="416" w:author="Zoran Djuric" w:date="2018-06-28T11:19:00Z" w:initials="ZD">
    <w:p w14:paraId="7B9041C5" w14:textId="77777777" w:rsidR="00665B6C" w:rsidRDefault="00665B6C" w:rsidP="009F016E">
      <w:pPr>
        <w:pStyle w:val="CommentText"/>
      </w:pPr>
      <w:r>
        <w:rPr>
          <w:rStyle w:val="CommentReference"/>
        </w:rPr>
        <w:annotationRef/>
      </w:r>
      <w:r>
        <w:t>Ovo treba biti ispod slike…</w:t>
      </w:r>
    </w:p>
  </w:comment>
  <w:comment w:id="417" w:author="Rajo" w:date="2018-06-29T19:54:00Z" w:initials="R">
    <w:p w14:paraId="785CBF3A" w14:textId="66C870CA" w:rsidR="00665B6C" w:rsidRDefault="00665B6C">
      <w:pPr>
        <w:pStyle w:val="CommentText"/>
      </w:pPr>
      <w:r>
        <w:rPr>
          <w:rStyle w:val="CommentReference"/>
        </w:rPr>
        <w:annotationRef/>
      </w:r>
      <w:r>
        <w:t>popravljeno</w:t>
      </w:r>
    </w:p>
  </w:comment>
  <w:comment w:id="418" w:author="Zoran Djuric" w:date="2018-06-28T11:19:00Z" w:initials="ZD">
    <w:p w14:paraId="5A2F5373" w14:textId="77777777" w:rsidR="00665B6C" w:rsidRDefault="00665B6C">
      <w:pPr>
        <w:pStyle w:val="CommentText"/>
      </w:pPr>
      <w:r>
        <w:rPr>
          <w:rStyle w:val="CommentReference"/>
        </w:rPr>
        <w:annotationRef/>
      </w:r>
      <w:r>
        <w:t>Ovo treba biti ispod slike…</w:t>
      </w:r>
    </w:p>
  </w:comment>
  <w:comment w:id="424" w:author="Zoran Djuric" w:date="2018-06-28T11:19:00Z" w:initials="ZD">
    <w:p w14:paraId="64A157E3" w14:textId="77777777" w:rsidR="00665B6C" w:rsidRDefault="00665B6C">
      <w:pPr>
        <w:pStyle w:val="CommentText"/>
      </w:pPr>
      <w:r>
        <w:rPr>
          <w:rStyle w:val="CommentReference"/>
        </w:rPr>
        <w:annotationRef/>
      </w:r>
      <w:r>
        <w:t>svako poglavlje ide na novu stranu - page break opcija…</w:t>
      </w:r>
    </w:p>
  </w:comment>
  <w:comment w:id="425" w:author="Rajo" w:date="2018-06-29T19:58:00Z" w:initials="R">
    <w:p w14:paraId="26B36B27" w14:textId="0E714673" w:rsidR="00665B6C" w:rsidRDefault="00665B6C">
      <w:pPr>
        <w:pStyle w:val="CommentText"/>
      </w:pPr>
      <w:r>
        <w:rPr>
          <w:rStyle w:val="CommentReference"/>
        </w:rPr>
        <w:annotationRef/>
      </w:r>
      <w:r>
        <w:t>popravljeno</w:t>
      </w:r>
    </w:p>
  </w:comment>
  <w:comment w:id="470" w:author="Ognjen Joldzic" w:date="2018-06-21T09:48:00Z" w:initials="OJ">
    <w:p w14:paraId="1CB59C00" w14:textId="77777777" w:rsidR="00665B6C" w:rsidRDefault="00665B6C">
      <w:pPr>
        <w:pStyle w:val="CommentText"/>
      </w:pPr>
      <w:r>
        <w:t>Tačka 3, trebalo bi biti "procjena"</w:t>
      </w:r>
    </w:p>
  </w:comment>
  <w:comment w:id="471" w:author="Rajo" w:date="2018-06-29T20:01:00Z" w:initials="R">
    <w:p w14:paraId="0F53BCE8" w14:textId="71DC98A5" w:rsidR="00665B6C" w:rsidRDefault="00665B6C">
      <w:pPr>
        <w:pStyle w:val="CommentText"/>
      </w:pPr>
      <w:r>
        <w:rPr>
          <w:rStyle w:val="CommentReference"/>
        </w:rPr>
        <w:annotationRef/>
      </w:r>
      <w:r>
        <w:t>popravljeno</w:t>
      </w:r>
    </w:p>
  </w:comment>
  <w:comment w:id="483" w:author="Zoran Djuric" w:date="2018-06-28T11:20:00Z" w:initials="ZD">
    <w:p w14:paraId="7E2E5B20" w14:textId="77777777" w:rsidR="00665B6C" w:rsidRDefault="00665B6C">
      <w:pPr>
        <w:pStyle w:val="CommentText"/>
      </w:pPr>
      <w:r>
        <w:rPr>
          <w:rStyle w:val="CommentReference"/>
        </w:rPr>
        <w:annotationRef/>
      </w:r>
      <w:r>
        <w:t>Obrati paznju na stampu ove slike - pozadina je crna, da li ce se vidjeti kad se odstampa?</w:t>
      </w:r>
    </w:p>
    <w:p w14:paraId="536AE47E" w14:textId="77777777" w:rsidR="00665B6C" w:rsidRPr="00440D69" w:rsidRDefault="00665B6C">
      <w:pPr>
        <w:pStyle w:val="CommentText"/>
        <w:rPr>
          <w:lang w:val="sr-Latn-RS"/>
        </w:rPr>
      </w:pPr>
      <w:r>
        <w:t>Preporucujem svijetlo sivu pozadinu, sa tamnijim sadr</w:t>
      </w:r>
      <w:r>
        <w:rPr>
          <w:lang w:val="sr-Latn-RS"/>
        </w:rPr>
        <w:t>žajem. Vi odlučite...</w:t>
      </w:r>
    </w:p>
  </w:comment>
  <w:comment w:id="484" w:author="Rajo" w:date="2018-06-29T21:32:00Z" w:initials="R">
    <w:p w14:paraId="5738E518" w14:textId="76E93344" w:rsidR="008E35D2" w:rsidRDefault="008E35D2">
      <w:pPr>
        <w:pStyle w:val="CommentText"/>
      </w:pPr>
      <w:r>
        <w:rPr>
          <w:rStyle w:val="CommentReference"/>
        </w:rPr>
        <w:annotationRef/>
      </w:r>
      <w:r>
        <w:t xml:space="preserve">Da, slazem se, prepravio sam koristeci online XML formater </w:t>
      </w:r>
      <w:hyperlink r:id="rId1" w:history="1">
        <w:r w:rsidRPr="00652977">
          <w:rPr>
            <w:rStyle w:val="Hyperlink"/>
          </w:rPr>
          <w:t>http://hilite.me/</w:t>
        </w:r>
      </w:hyperlink>
      <w:r>
        <w:t xml:space="preserve"> gdje sam birao stil pod nazivom “friendly”, mislim da bi ovo trebalo biti OK kad se odstampa...</w:t>
      </w:r>
    </w:p>
  </w:comment>
  <w:comment w:id="551" w:author="Rajo" w:date="2018-06-29T21:13:00Z" w:initials="R">
    <w:p w14:paraId="1A90C8B5" w14:textId="111BA2C9" w:rsidR="00665B6C" w:rsidRDefault="00665B6C">
      <w:pPr>
        <w:pStyle w:val="CommentText"/>
      </w:pPr>
      <w:r>
        <w:rPr>
          <w:rStyle w:val="CommentReference"/>
        </w:rPr>
        <w:annotationRef/>
      </w:r>
      <w:r>
        <w:t xml:space="preserve">Odradio sam page break da kompletna tabela bude na novoj strani, nadam se da je to u </w:t>
      </w:r>
      <w:proofErr w:type="gramStart"/>
      <w:r>
        <w:t>redu..</w:t>
      </w:r>
      <w:proofErr w:type="gramEnd"/>
    </w:p>
  </w:comment>
  <w:comment w:id="561" w:author="Zoran Djuric" w:date="2018-06-28T11:24:00Z" w:initials="ZD">
    <w:p w14:paraId="46CC9801" w14:textId="77777777" w:rsidR="00665B6C" w:rsidRDefault="00665B6C">
      <w:pPr>
        <w:pStyle w:val="CommentText"/>
      </w:pPr>
      <w:r>
        <w:rPr>
          <w:rStyle w:val="CommentReference"/>
        </w:rPr>
        <w:annotationRef/>
      </w:r>
      <w:r>
        <w:t>meni je web čitač bolji termin nego web preglednik…</w:t>
      </w:r>
    </w:p>
  </w:comment>
  <w:comment w:id="562" w:author="Rajo" w:date="2018-06-29T20:14:00Z" w:initials="R">
    <w:p w14:paraId="3F05F315" w14:textId="1EE7F48D" w:rsidR="00665B6C" w:rsidRDefault="00665B6C">
      <w:pPr>
        <w:pStyle w:val="CommentText"/>
      </w:pPr>
      <w:r>
        <w:rPr>
          <w:rStyle w:val="CommentReference"/>
        </w:rPr>
        <w:annotationRef/>
      </w:r>
      <w:r>
        <w:t>popravljeno</w:t>
      </w:r>
    </w:p>
  </w:comment>
  <w:comment w:id="581" w:author="Zoran Djuric" w:date="2018-06-28T11:23:00Z" w:initials="ZD">
    <w:p w14:paraId="31F03D39" w14:textId="77777777" w:rsidR="00665B6C" w:rsidRDefault="00665B6C">
      <w:pPr>
        <w:pStyle w:val="CommentText"/>
      </w:pPr>
      <w:r>
        <w:rPr>
          <w:rStyle w:val="CommentReference"/>
        </w:rPr>
        <w:annotationRef/>
      </w:r>
      <w:r>
        <w:t>ovo ne treba da bude boldirano u tekstu….</w:t>
      </w:r>
    </w:p>
  </w:comment>
  <w:comment w:id="582" w:author="Rajo" w:date="2018-06-29T20:15:00Z" w:initials="R">
    <w:p w14:paraId="08984D0F" w14:textId="0967AE0C" w:rsidR="00665B6C" w:rsidRDefault="00665B6C">
      <w:pPr>
        <w:pStyle w:val="CommentText"/>
      </w:pPr>
      <w:r>
        <w:rPr>
          <w:rStyle w:val="CommentReference"/>
        </w:rPr>
        <w:annotationRef/>
      </w:r>
      <w:r>
        <w:t>Popravljeno na svim mjestima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9437D9" w15:done="0"/>
  <w15:commentEx w15:paraId="14F9B7C8" w15:paraIdParent="1D9437D9" w15:done="0"/>
  <w15:commentEx w15:paraId="1EA3B608" w15:done="0"/>
  <w15:commentEx w15:paraId="7B9041C5" w15:done="0"/>
  <w15:commentEx w15:paraId="785CBF3A" w15:paraIdParent="7B9041C5" w15:done="0"/>
  <w15:commentEx w15:paraId="5A2F5373" w15:done="0"/>
  <w15:commentEx w15:paraId="64A157E3" w15:done="0"/>
  <w15:commentEx w15:paraId="26B36B27" w15:paraIdParent="64A157E3" w15:done="0"/>
  <w15:commentEx w15:paraId="1CB59C00" w15:done="0"/>
  <w15:commentEx w15:paraId="0F53BCE8" w15:paraIdParent="1CB59C00" w15:done="0"/>
  <w15:commentEx w15:paraId="536AE47E" w15:done="0"/>
  <w15:commentEx w15:paraId="5738E518" w15:paraIdParent="536AE47E" w15:done="0"/>
  <w15:commentEx w15:paraId="1A90C8B5" w15:done="0"/>
  <w15:commentEx w15:paraId="46CC9801" w15:done="0"/>
  <w15:commentEx w15:paraId="3F05F315" w15:paraIdParent="46CC9801" w15:done="0"/>
  <w15:commentEx w15:paraId="31F03D39" w15:done="0"/>
  <w15:commentEx w15:paraId="08984D0F" w15:paraIdParent="31F03D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9437D9" w16cid:durableId="1EE10B37"/>
  <w16cid:commentId w16cid:paraId="14F9B7C8" w16cid:durableId="1EE10F82"/>
  <w16cid:commentId w16cid:paraId="1EA3B608" w16cid:durableId="1EE10D8C"/>
  <w16cid:commentId w16cid:paraId="5A2F5373" w16cid:durableId="1EE10B38"/>
  <w16cid:commentId w16cid:paraId="64A157E3" w16cid:durableId="1EE10B39"/>
  <w16cid:commentId w16cid:paraId="26B36B27" w16cid:durableId="1EE10DEF"/>
  <w16cid:commentId w16cid:paraId="1CB59C00" w16cid:durableId="1EE10B3A"/>
  <w16cid:commentId w16cid:paraId="0F53BCE8" w16cid:durableId="1EE10E98"/>
  <w16cid:commentId w16cid:paraId="536AE47E" w16cid:durableId="1EE10B3B"/>
  <w16cid:commentId w16cid:paraId="5738E518" w16cid:durableId="1EE123DC"/>
  <w16cid:commentId w16cid:paraId="1A90C8B5" w16cid:durableId="1EE11F94"/>
  <w16cid:commentId w16cid:paraId="46CC9801" w16cid:durableId="1EE10B3C"/>
  <w16cid:commentId w16cid:paraId="3F05F315" w16cid:durableId="1EE111AD"/>
  <w16cid:commentId w16cid:paraId="31F03D39" w16cid:durableId="1EE10B3D"/>
  <w16cid:commentId w16cid:paraId="08984D0F" w16cid:durableId="1EE11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BA900" w14:textId="77777777" w:rsidR="009C45C5" w:rsidRDefault="009C45C5">
      <w:pPr>
        <w:spacing w:after="0" w:line="240" w:lineRule="auto"/>
      </w:pPr>
      <w:r>
        <w:separator/>
      </w:r>
    </w:p>
  </w:endnote>
  <w:endnote w:type="continuationSeparator" w:id="0">
    <w:p w14:paraId="56E9BC61" w14:textId="77777777" w:rsidR="009C45C5" w:rsidRDefault="009C4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846779"/>
    </w:sdtPr>
    <w:sdtEndPr/>
    <w:sdtContent>
      <w:p w14:paraId="2AD3FF94" w14:textId="77777777" w:rsidR="00665B6C" w:rsidRDefault="009C45C5">
        <w:pPr>
          <w:pStyle w:val="Footer"/>
          <w:jc w:val="center"/>
        </w:pPr>
      </w:p>
    </w:sdtContent>
  </w:sdt>
  <w:p w14:paraId="22009720" w14:textId="77777777" w:rsidR="00665B6C" w:rsidRDefault="00665B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EndPr/>
    <w:sdtContent>
      <w:p w14:paraId="57706400" w14:textId="2129D494" w:rsidR="00665B6C" w:rsidRDefault="00665B6C">
        <w:pPr>
          <w:pStyle w:val="Footer"/>
          <w:jc w:val="center"/>
        </w:pPr>
        <w:r>
          <w:fldChar w:fldCharType="begin"/>
        </w:r>
        <w:r>
          <w:instrText xml:space="preserve"> PAGE   \* MERGEFORMAT </w:instrText>
        </w:r>
        <w:r>
          <w:fldChar w:fldCharType="separate"/>
        </w:r>
        <w:r>
          <w:rPr>
            <w:noProof/>
          </w:rPr>
          <w:t>43</w:t>
        </w:r>
        <w:r>
          <w:fldChar w:fldCharType="end"/>
        </w:r>
      </w:p>
    </w:sdtContent>
  </w:sdt>
  <w:p w14:paraId="0DB933E9" w14:textId="77777777" w:rsidR="00665B6C" w:rsidRDefault="0066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ACFB3" w14:textId="77777777" w:rsidR="009C45C5" w:rsidRDefault="009C45C5">
      <w:pPr>
        <w:spacing w:after="0" w:line="240" w:lineRule="auto"/>
      </w:pPr>
      <w:r>
        <w:separator/>
      </w:r>
    </w:p>
  </w:footnote>
  <w:footnote w:type="continuationSeparator" w:id="0">
    <w:p w14:paraId="61B1C787" w14:textId="77777777" w:rsidR="009C45C5" w:rsidRDefault="009C45C5">
      <w:pPr>
        <w:spacing w:after="0" w:line="240" w:lineRule="auto"/>
      </w:pPr>
      <w:r>
        <w:continuationSeparator/>
      </w:r>
    </w:p>
  </w:footnote>
  <w:footnote w:id="1">
    <w:p w14:paraId="2DF5793A" w14:textId="77777777" w:rsidR="00665B6C" w:rsidRDefault="00665B6C">
      <w:pPr>
        <w:pStyle w:val="FootnoteText"/>
        <w:rPr>
          <w:lang w:val="bs-Latn-BA"/>
        </w:rPr>
      </w:pPr>
      <w:r>
        <w:rPr>
          <w:rStyle w:val="FootnoteReference"/>
        </w:rPr>
        <w:footnoteRef/>
      </w:r>
      <w:r>
        <w:t xml:space="preserve"> https://developers.facebook.com/docs/facebook-login/multiple-providers</w:t>
      </w:r>
    </w:p>
  </w:footnote>
  <w:footnote w:id="2">
    <w:p w14:paraId="3D38611D" w14:textId="77777777" w:rsidR="00665B6C" w:rsidRDefault="00665B6C">
      <w:pPr>
        <w:pStyle w:val="FootnoteText"/>
        <w:rPr>
          <w:lang w:val="bs-Latn-BA"/>
        </w:rPr>
      </w:pPr>
      <w:r>
        <w:rPr>
          <w:rStyle w:val="FootnoteReference"/>
        </w:rPr>
        <w:footnoteRef/>
      </w:r>
      <w:r>
        <w:t xml:space="preserve"> https://developers.google.com/identity/sign-in/web/cross-platform-sign-in</w:t>
      </w:r>
    </w:p>
  </w:footnote>
  <w:footnote w:id="3">
    <w:p w14:paraId="36F27478" w14:textId="77777777" w:rsidR="00665B6C" w:rsidRDefault="00665B6C">
      <w:pPr>
        <w:pStyle w:val="FootnoteText"/>
      </w:pPr>
      <w:r>
        <w:rPr>
          <w:rStyle w:val="FootnoteReference"/>
        </w:rPr>
        <w:footnoteRef/>
      </w:r>
      <w:r>
        <w:t xml:space="preserve"> Kolačić koji se automatski briše nakon zatvaranja internet preglednika, odnosno uništavanja sesije</w:t>
      </w:r>
    </w:p>
  </w:footnote>
  <w:footnote w:id="4">
    <w:p w14:paraId="0E6AFEC2" w14:textId="77777777" w:rsidR="00665B6C" w:rsidRDefault="00665B6C">
      <w:pPr>
        <w:pStyle w:val="FootnoteText"/>
        <w:rPr>
          <w:lang w:val="bs-Latn-BA"/>
        </w:rPr>
      </w:pPr>
      <w:r>
        <w:rPr>
          <w:rStyle w:val="FootnoteReference"/>
          <w:lang w:val="bs-Latn-BA"/>
        </w:rPr>
        <w:footnoteRef/>
      </w:r>
      <w:r>
        <w:rPr>
          <w:lang w:val="bs-Latn-BA"/>
        </w:rPr>
        <w:t xml:space="preserve"> </w:t>
      </w:r>
      <w:r>
        <w:rPr>
          <w:i/>
          <w:lang w:val="bs-Latn-BA"/>
        </w:rPr>
        <w:t>Organization for the Advancement of Structured Information Standards</w:t>
      </w:r>
      <w:r>
        <w:rPr>
          <w:lang w:val="bs-Latn-BA"/>
        </w:rPr>
        <w:t xml:space="preserve"> (OASIS) je međunarodna neprofitna organizacija koja radi na razvoju, širenju i usvajanju standarda u oblasti sigurnosti</w:t>
      </w:r>
    </w:p>
  </w:footnote>
  <w:footnote w:id="5">
    <w:p w14:paraId="39BBFFD1" w14:textId="77777777" w:rsidR="00665B6C" w:rsidRDefault="00665B6C">
      <w:pPr>
        <w:pStyle w:val="FootnoteText"/>
      </w:pPr>
      <w:r>
        <w:rPr>
          <w:rStyle w:val="FootnoteReference"/>
        </w:rPr>
        <w:footnoteRef/>
      </w:r>
      <w:r>
        <w:t xml:space="preserve"> https://oauth.net/about/introduction/</w:t>
      </w:r>
    </w:p>
  </w:footnote>
  <w:footnote w:id="6">
    <w:p w14:paraId="7C51B643" w14:textId="77777777" w:rsidR="00665B6C" w:rsidRDefault="00665B6C">
      <w:pPr>
        <w:pStyle w:val="FootnoteText"/>
      </w:pPr>
      <w:r>
        <w:rPr>
          <w:rStyle w:val="FootnoteReference"/>
        </w:rPr>
        <w:footnoteRef/>
      </w:r>
      <w:r>
        <w:t xml:space="preserve"> https://en.wikipedia.org/wiki/List_of_single_sign-on_implementations</w:t>
      </w:r>
    </w:p>
  </w:footnote>
  <w:footnote w:id="7">
    <w:p w14:paraId="65CA112A" w14:textId="77777777" w:rsidR="00665B6C" w:rsidRDefault="00665B6C">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14015698" w14:textId="77777777" w:rsidR="00665B6C" w:rsidRDefault="00665B6C">
      <w:pPr>
        <w:pStyle w:val="FootnoteText"/>
      </w:pPr>
      <w:r>
        <w:rPr>
          <w:rStyle w:val="FootnoteReference"/>
        </w:rPr>
        <w:footnoteRef/>
      </w:r>
      <w:r>
        <w:t xml:space="preserve"> https://shibboleth.net/downloads/identity-provider/</w:t>
      </w:r>
    </w:p>
  </w:footnote>
  <w:footnote w:id="9">
    <w:p w14:paraId="1263D2FF" w14:textId="77777777" w:rsidR="00665B6C" w:rsidRDefault="00665B6C">
      <w:pPr>
        <w:pStyle w:val="FootnoteText"/>
      </w:pPr>
      <w:r>
        <w:rPr>
          <w:rStyle w:val="FootnoteReference"/>
        </w:rPr>
        <w:footnoteRef/>
      </w:r>
      <w:r>
        <w:t xml:space="preserve"> http://shibboleth.net/downloads/service-provider/latest/</w:t>
      </w:r>
    </w:p>
  </w:footnote>
  <w:footnote w:id="10">
    <w:p w14:paraId="1AA248F2" w14:textId="77777777" w:rsidR="00665B6C" w:rsidRDefault="00665B6C">
      <w:pPr>
        <w:pStyle w:val="FootnoteText"/>
      </w:pPr>
      <w:r>
        <w:rPr>
          <w:rStyle w:val="FootnoteReference"/>
        </w:rPr>
        <w:footnoteRef/>
      </w:r>
      <w:r>
        <w:t xml:space="preserve"> https://wiki.shibboleth.net/confluence/display/IDP30/SystemRequirements</w:t>
      </w:r>
    </w:p>
  </w:footnote>
  <w:footnote w:id="11">
    <w:p w14:paraId="5ED52A41" w14:textId="77777777" w:rsidR="00665B6C" w:rsidRDefault="00665B6C">
      <w:pPr>
        <w:pStyle w:val="FootnoteText"/>
      </w:pPr>
      <w:r>
        <w:rPr>
          <w:rStyle w:val="FootnoteReference"/>
        </w:rPr>
        <w:footnoteRef/>
      </w:r>
      <w:r>
        <w:t xml:space="preserve"> https://wso2.com/blogs/thesource/2015/08/wso2-ten-years-it-takes-two-to-tango/</w:t>
      </w:r>
    </w:p>
  </w:footnote>
  <w:footnote w:id="12">
    <w:p w14:paraId="32C2DE40" w14:textId="77777777" w:rsidR="00665B6C" w:rsidRDefault="00665B6C">
      <w:pPr>
        <w:pStyle w:val="FootnoteText"/>
      </w:pPr>
      <w:r>
        <w:rPr>
          <w:rStyle w:val="FootnoteReference"/>
        </w:rPr>
        <w:footnoteRef/>
      </w:r>
      <w:r>
        <w:t xml:space="preserve"> https://www.w3.org/TR/2006/CR-wsdl20-20060327/wsdl20-z.pdf</w:t>
      </w:r>
    </w:p>
  </w:footnote>
  <w:footnote w:id="13">
    <w:p w14:paraId="78D50088" w14:textId="77777777" w:rsidR="00665B6C" w:rsidRDefault="00665B6C">
      <w:pPr>
        <w:pStyle w:val="FootnoteText"/>
      </w:pPr>
      <w:r>
        <w:rPr>
          <w:rStyle w:val="FootnoteReference"/>
        </w:rPr>
        <w:footnoteRef/>
      </w:r>
      <w:r>
        <w:t xml:space="preserve"> https://wso2.com/products/carbon/release-matrix/</w:t>
      </w:r>
    </w:p>
  </w:footnote>
  <w:footnote w:id="14">
    <w:p w14:paraId="1E8265F5" w14:textId="77777777" w:rsidR="00665B6C" w:rsidRDefault="00665B6C">
      <w:pPr>
        <w:pStyle w:val="FootnoteText"/>
        <w:rPr>
          <w:lang w:val="bs-Latn-BA"/>
        </w:rPr>
      </w:pPr>
      <w:r>
        <w:rPr>
          <w:rStyle w:val="FootnoteReference"/>
        </w:rPr>
        <w:footnoteRef/>
      </w:r>
      <w:r>
        <w:t xml:space="preserve"> https://docs.wso2.com/display/IS510/Identity+Server+Features</w:t>
      </w:r>
    </w:p>
  </w:footnote>
  <w:footnote w:id="15">
    <w:p w14:paraId="0B8E27EC" w14:textId="77777777" w:rsidR="00665B6C" w:rsidRDefault="00665B6C">
      <w:pPr>
        <w:pStyle w:val="FootnoteText"/>
      </w:pPr>
      <w:r>
        <w:rPr>
          <w:rStyle w:val="FootnoteReference"/>
        </w:rPr>
        <w:footnoteRef/>
      </w:r>
      <w:r>
        <w:t xml:space="preserve"> https://docs.wso2.com/display/IS541/Installation+Prerequisites</w:t>
      </w:r>
    </w:p>
  </w:footnote>
  <w:footnote w:id="16">
    <w:p w14:paraId="679E39E3" w14:textId="77777777" w:rsidR="00665B6C" w:rsidRDefault="00665B6C">
      <w:pPr>
        <w:pStyle w:val="FootnoteText"/>
      </w:pPr>
      <w:r>
        <w:rPr>
          <w:rStyle w:val="FootnoteReference"/>
        </w:rPr>
        <w:footnoteRef/>
      </w:r>
      <w:r>
        <w:t xml:space="preserve"> Shibboleth konzorcijum je organizacija koja obezbjeđuje stalni razvoj i održavanje Shibboleth aplikacija, među kojima se nalazi i ranije analizirana implementacija SSO rješenja pod nazivom “Shibboleth”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6"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1"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71C731C2"/>
    <w:multiLevelType w:val="multilevel"/>
    <w:tmpl w:val="71C731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27"/>
  </w:num>
  <w:num w:numId="4">
    <w:abstractNumId w:val="1"/>
  </w:num>
  <w:num w:numId="5">
    <w:abstractNumId w:val="15"/>
  </w:num>
  <w:num w:numId="6">
    <w:abstractNumId w:val="32"/>
  </w:num>
  <w:num w:numId="7">
    <w:abstractNumId w:val="23"/>
  </w:num>
  <w:num w:numId="8">
    <w:abstractNumId w:val="34"/>
  </w:num>
  <w:num w:numId="9">
    <w:abstractNumId w:val="30"/>
  </w:num>
  <w:num w:numId="10">
    <w:abstractNumId w:val="11"/>
  </w:num>
  <w:num w:numId="11">
    <w:abstractNumId w:val="21"/>
  </w:num>
  <w:num w:numId="12">
    <w:abstractNumId w:val="24"/>
  </w:num>
  <w:num w:numId="13">
    <w:abstractNumId w:val="3"/>
  </w:num>
  <w:num w:numId="14">
    <w:abstractNumId w:val="28"/>
  </w:num>
  <w:num w:numId="15">
    <w:abstractNumId w:val="18"/>
  </w:num>
  <w:num w:numId="16">
    <w:abstractNumId w:val="25"/>
  </w:num>
  <w:num w:numId="17">
    <w:abstractNumId w:val="31"/>
  </w:num>
  <w:num w:numId="18">
    <w:abstractNumId w:val="19"/>
  </w:num>
  <w:num w:numId="19">
    <w:abstractNumId w:val="6"/>
  </w:num>
  <w:num w:numId="20">
    <w:abstractNumId w:val="33"/>
  </w:num>
  <w:num w:numId="21">
    <w:abstractNumId w:val="22"/>
  </w:num>
  <w:num w:numId="22">
    <w:abstractNumId w:val="26"/>
  </w:num>
  <w:num w:numId="23">
    <w:abstractNumId w:val="5"/>
  </w:num>
  <w:num w:numId="24">
    <w:abstractNumId w:val="7"/>
  </w:num>
  <w:num w:numId="25">
    <w:abstractNumId w:val="13"/>
  </w:num>
  <w:num w:numId="26">
    <w:abstractNumId w:val="14"/>
  </w:num>
  <w:num w:numId="27">
    <w:abstractNumId w:val="9"/>
  </w:num>
  <w:num w:numId="28">
    <w:abstractNumId w:val="0"/>
  </w:num>
  <w:num w:numId="29">
    <w:abstractNumId w:val="17"/>
  </w:num>
  <w:num w:numId="30">
    <w:abstractNumId w:val="4"/>
  </w:num>
  <w:num w:numId="31">
    <w:abstractNumId w:val="29"/>
  </w:num>
  <w:num w:numId="32">
    <w:abstractNumId w:val="12"/>
  </w:num>
  <w:num w:numId="33">
    <w:abstractNumId w:val="20"/>
  </w:num>
  <w:num w:numId="34">
    <w:abstractNumId w:val="8"/>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454"/>
    <w:rsid w:val="DBCE4F6C"/>
    <w:rsid w:val="F7FD3C5F"/>
    <w:rsid w:val="FB7FDBBD"/>
    <w:rsid w:val="00000A10"/>
    <w:rsid w:val="00000C08"/>
    <w:rsid w:val="000011BD"/>
    <w:rsid w:val="0000197D"/>
    <w:rsid w:val="00002B42"/>
    <w:rsid w:val="00003497"/>
    <w:rsid w:val="000037E4"/>
    <w:rsid w:val="000043F5"/>
    <w:rsid w:val="0000531D"/>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4E"/>
    <w:rsid w:val="0003258B"/>
    <w:rsid w:val="00032828"/>
    <w:rsid w:val="000329E6"/>
    <w:rsid w:val="00032EC2"/>
    <w:rsid w:val="00033A2D"/>
    <w:rsid w:val="00033CFD"/>
    <w:rsid w:val="00033E00"/>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0A"/>
    <w:rsid w:val="00044BBF"/>
    <w:rsid w:val="00044F04"/>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A5D"/>
    <w:rsid w:val="00055B8E"/>
    <w:rsid w:val="00055BC8"/>
    <w:rsid w:val="00055E95"/>
    <w:rsid w:val="000561F2"/>
    <w:rsid w:val="000565EB"/>
    <w:rsid w:val="00056E58"/>
    <w:rsid w:val="00057124"/>
    <w:rsid w:val="000571FC"/>
    <w:rsid w:val="00057AAC"/>
    <w:rsid w:val="00057CF6"/>
    <w:rsid w:val="00057D9B"/>
    <w:rsid w:val="00060CAC"/>
    <w:rsid w:val="0006114C"/>
    <w:rsid w:val="00061E95"/>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C3A"/>
    <w:rsid w:val="00075D87"/>
    <w:rsid w:val="0007614B"/>
    <w:rsid w:val="000761B6"/>
    <w:rsid w:val="00076ADB"/>
    <w:rsid w:val="00077347"/>
    <w:rsid w:val="00077728"/>
    <w:rsid w:val="00077778"/>
    <w:rsid w:val="000804BC"/>
    <w:rsid w:val="00080B8D"/>
    <w:rsid w:val="0008102E"/>
    <w:rsid w:val="000812A3"/>
    <w:rsid w:val="00081594"/>
    <w:rsid w:val="00081852"/>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87490"/>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4AA4"/>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1FE"/>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64C"/>
    <w:rsid w:val="000D392C"/>
    <w:rsid w:val="000D3C52"/>
    <w:rsid w:val="000D3FDF"/>
    <w:rsid w:val="000D4189"/>
    <w:rsid w:val="000D486E"/>
    <w:rsid w:val="000D4C33"/>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8AC"/>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86C"/>
    <w:rsid w:val="000F3AA4"/>
    <w:rsid w:val="000F3B74"/>
    <w:rsid w:val="000F4044"/>
    <w:rsid w:val="000F425B"/>
    <w:rsid w:val="000F4322"/>
    <w:rsid w:val="000F5277"/>
    <w:rsid w:val="000F574C"/>
    <w:rsid w:val="000F581C"/>
    <w:rsid w:val="000F58CE"/>
    <w:rsid w:val="000F5CE7"/>
    <w:rsid w:val="000F696B"/>
    <w:rsid w:val="000F6AD3"/>
    <w:rsid w:val="000F6FDF"/>
    <w:rsid w:val="000F72F8"/>
    <w:rsid w:val="000F7510"/>
    <w:rsid w:val="000F7F02"/>
    <w:rsid w:val="00101C27"/>
    <w:rsid w:val="00101FBF"/>
    <w:rsid w:val="00102653"/>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0C96"/>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1AA"/>
    <w:rsid w:val="0013627A"/>
    <w:rsid w:val="00137036"/>
    <w:rsid w:val="0013751B"/>
    <w:rsid w:val="00137705"/>
    <w:rsid w:val="0014029D"/>
    <w:rsid w:val="00140D98"/>
    <w:rsid w:val="00141344"/>
    <w:rsid w:val="0014168B"/>
    <w:rsid w:val="00141F10"/>
    <w:rsid w:val="00142329"/>
    <w:rsid w:val="00142397"/>
    <w:rsid w:val="00142533"/>
    <w:rsid w:val="00143689"/>
    <w:rsid w:val="00143C6B"/>
    <w:rsid w:val="00143E9E"/>
    <w:rsid w:val="001440DB"/>
    <w:rsid w:val="00144A06"/>
    <w:rsid w:val="00145007"/>
    <w:rsid w:val="0014575A"/>
    <w:rsid w:val="00145F18"/>
    <w:rsid w:val="0014639E"/>
    <w:rsid w:val="001463DE"/>
    <w:rsid w:val="00146B12"/>
    <w:rsid w:val="001474CD"/>
    <w:rsid w:val="001476FF"/>
    <w:rsid w:val="00147920"/>
    <w:rsid w:val="00147AA9"/>
    <w:rsid w:val="001500C6"/>
    <w:rsid w:val="001501BC"/>
    <w:rsid w:val="001501C2"/>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6A"/>
    <w:rsid w:val="0016788B"/>
    <w:rsid w:val="00167BBB"/>
    <w:rsid w:val="001705B4"/>
    <w:rsid w:val="00170799"/>
    <w:rsid w:val="00170A14"/>
    <w:rsid w:val="00171114"/>
    <w:rsid w:val="001716A2"/>
    <w:rsid w:val="0017170B"/>
    <w:rsid w:val="00171C1C"/>
    <w:rsid w:val="00172061"/>
    <w:rsid w:val="0017206B"/>
    <w:rsid w:val="00172EE2"/>
    <w:rsid w:val="001730E7"/>
    <w:rsid w:val="00174D0C"/>
    <w:rsid w:val="00174DE0"/>
    <w:rsid w:val="00175026"/>
    <w:rsid w:val="00175554"/>
    <w:rsid w:val="00176183"/>
    <w:rsid w:val="00176384"/>
    <w:rsid w:val="00176ED6"/>
    <w:rsid w:val="00176FCE"/>
    <w:rsid w:val="001775A7"/>
    <w:rsid w:val="0017773A"/>
    <w:rsid w:val="00177C26"/>
    <w:rsid w:val="00180250"/>
    <w:rsid w:val="00180349"/>
    <w:rsid w:val="00180551"/>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D41"/>
    <w:rsid w:val="00185F0F"/>
    <w:rsid w:val="001864E6"/>
    <w:rsid w:val="001867C6"/>
    <w:rsid w:val="00186820"/>
    <w:rsid w:val="00186DF2"/>
    <w:rsid w:val="00186FD1"/>
    <w:rsid w:val="0018716E"/>
    <w:rsid w:val="001879CC"/>
    <w:rsid w:val="0019026B"/>
    <w:rsid w:val="00190551"/>
    <w:rsid w:val="00190C36"/>
    <w:rsid w:val="00190D2D"/>
    <w:rsid w:val="0019246E"/>
    <w:rsid w:val="001925DC"/>
    <w:rsid w:val="001926F0"/>
    <w:rsid w:val="001930B9"/>
    <w:rsid w:val="001936A4"/>
    <w:rsid w:val="00193EDA"/>
    <w:rsid w:val="00193FA1"/>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436"/>
    <w:rsid w:val="001A05ED"/>
    <w:rsid w:val="001A0632"/>
    <w:rsid w:val="001A0AA4"/>
    <w:rsid w:val="001A10DA"/>
    <w:rsid w:val="001A1C33"/>
    <w:rsid w:val="001A1D51"/>
    <w:rsid w:val="001A1F54"/>
    <w:rsid w:val="001A1FDE"/>
    <w:rsid w:val="001A28FC"/>
    <w:rsid w:val="001A345D"/>
    <w:rsid w:val="001A3499"/>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825"/>
    <w:rsid w:val="001B2A20"/>
    <w:rsid w:val="001B2ACB"/>
    <w:rsid w:val="001B2B2A"/>
    <w:rsid w:val="001B3F8C"/>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131"/>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64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0FE1"/>
    <w:rsid w:val="00211129"/>
    <w:rsid w:val="002113C1"/>
    <w:rsid w:val="00212273"/>
    <w:rsid w:val="002124EA"/>
    <w:rsid w:val="0021264F"/>
    <w:rsid w:val="00212739"/>
    <w:rsid w:val="002130C7"/>
    <w:rsid w:val="00213B45"/>
    <w:rsid w:val="00213CA4"/>
    <w:rsid w:val="00213DC1"/>
    <w:rsid w:val="00214101"/>
    <w:rsid w:val="002143CB"/>
    <w:rsid w:val="002145EA"/>
    <w:rsid w:val="002148B6"/>
    <w:rsid w:val="00214A93"/>
    <w:rsid w:val="00215517"/>
    <w:rsid w:val="00215582"/>
    <w:rsid w:val="002157AE"/>
    <w:rsid w:val="00215A19"/>
    <w:rsid w:val="00215B17"/>
    <w:rsid w:val="00215B7E"/>
    <w:rsid w:val="00215BE1"/>
    <w:rsid w:val="00215C01"/>
    <w:rsid w:val="00215DE2"/>
    <w:rsid w:val="00216134"/>
    <w:rsid w:val="0021669C"/>
    <w:rsid w:val="0021678B"/>
    <w:rsid w:val="00216830"/>
    <w:rsid w:val="00216F20"/>
    <w:rsid w:val="0021712E"/>
    <w:rsid w:val="002171A6"/>
    <w:rsid w:val="00217272"/>
    <w:rsid w:val="002172A4"/>
    <w:rsid w:val="00217576"/>
    <w:rsid w:val="00217CF7"/>
    <w:rsid w:val="00217D63"/>
    <w:rsid w:val="0022032A"/>
    <w:rsid w:val="002203FC"/>
    <w:rsid w:val="00221062"/>
    <w:rsid w:val="00221D02"/>
    <w:rsid w:val="002221FF"/>
    <w:rsid w:val="002222A2"/>
    <w:rsid w:val="00223218"/>
    <w:rsid w:val="0022330B"/>
    <w:rsid w:val="0022342B"/>
    <w:rsid w:val="00223E89"/>
    <w:rsid w:val="0022453A"/>
    <w:rsid w:val="002246ED"/>
    <w:rsid w:val="002249DF"/>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3BB"/>
    <w:rsid w:val="00232731"/>
    <w:rsid w:val="00232A66"/>
    <w:rsid w:val="00232E9E"/>
    <w:rsid w:val="00233832"/>
    <w:rsid w:val="002338D6"/>
    <w:rsid w:val="002353E2"/>
    <w:rsid w:val="0023551C"/>
    <w:rsid w:val="002356AA"/>
    <w:rsid w:val="00235E29"/>
    <w:rsid w:val="002362EC"/>
    <w:rsid w:val="00236324"/>
    <w:rsid w:val="0023697C"/>
    <w:rsid w:val="00237588"/>
    <w:rsid w:val="00237775"/>
    <w:rsid w:val="0023778D"/>
    <w:rsid w:val="002403B0"/>
    <w:rsid w:val="002404D0"/>
    <w:rsid w:val="0024052F"/>
    <w:rsid w:val="00240790"/>
    <w:rsid w:val="00240BFF"/>
    <w:rsid w:val="002410E0"/>
    <w:rsid w:val="002413D4"/>
    <w:rsid w:val="00241E9A"/>
    <w:rsid w:val="00242801"/>
    <w:rsid w:val="0024296F"/>
    <w:rsid w:val="002429FC"/>
    <w:rsid w:val="0024354E"/>
    <w:rsid w:val="0024375E"/>
    <w:rsid w:val="00244084"/>
    <w:rsid w:val="00244B57"/>
    <w:rsid w:val="00244F7D"/>
    <w:rsid w:val="00245248"/>
    <w:rsid w:val="0024552D"/>
    <w:rsid w:val="0024558A"/>
    <w:rsid w:val="00245C10"/>
    <w:rsid w:val="00245F07"/>
    <w:rsid w:val="00246F7F"/>
    <w:rsid w:val="00247033"/>
    <w:rsid w:val="00247852"/>
    <w:rsid w:val="00247A70"/>
    <w:rsid w:val="00247C1A"/>
    <w:rsid w:val="00250A14"/>
    <w:rsid w:val="00250DA3"/>
    <w:rsid w:val="002510E5"/>
    <w:rsid w:val="002514DB"/>
    <w:rsid w:val="00251869"/>
    <w:rsid w:val="00251EFC"/>
    <w:rsid w:val="00251F1E"/>
    <w:rsid w:val="00251FBF"/>
    <w:rsid w:val="00252172"/>
    <w:rsid w:val="00252955"/>
    <w:rsid w:val="00252CE2"/>
    <w:rsid w:val="00252D78"/>
    <w:rsid w:val="002536DC"/>
    <w:rsid w:val="00253894"/>
    <w:rsid w:val="00253919"/>
    <w:rsid w:val="00253F55"/>
    <w:rsid w:val="00254156"/>
    <w:rsid w:val="00254249"/>
    <w:rsid w:val="00254465"/>
    <w:rsid w:val="00254A5A"/>
    <w:rsid w:val="00255253"/>
    <w:rsid w:val="0025572B"/>
    <w:rsid w:val="00255DD7"/>
    <w:rsid w:val="00255DEC"/>
    <w:rsid w:val="002560BD"/>
    <w:rsid w:val="00256308"/>
    <w:rsid w:val="00256508"/>
    <w:rsid w:val="00256AF3"/>
    <w:rsid w:val="00257413"/>
    <w:rsid w:val="002578B0"/>
    <w:rsid w:val="00257B2F"/>
    <w:rsid w:val="00257DDE"/>
    <w:rsid w:val="00260274"/>
    <w:rsid w:val="0026095A"/>
    <w:rsid w:val="00260C7A"/>
    <w:rsid w:val="00261901"/>
    <w:rsid w:val="00262243"/>
    <w:rsid w:val="00262760"/>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699"/>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886"/>
    <w:rsid w:val="002A09F3"/>
    <w:rsid w:val="002A0A00"/>
    <w:rsid w:val="002A169A"/>
    <w:rsid w:val="002A185D"/>
    <w:rsid w:val="002A1A00"/>
    <w:rsid w:val="002A1CBF"/>
    <w:rsid w:val="002A1F7B"/>
    <w:rsid w:val="002A2772"/>
    <w:rsid w:val="002A277A"/>
    <w:rsid w:val="002A34C1"/>
    <w:rsid w:val="002A3B36"/>
    <w:rsid w:val="002A3D61"/>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16E"/>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76"/>
    <w:rsid w:val="003107AD"/>
    <w:rsid w:val="00310CF0"/>
    <w:rsid w:val="003113C8"/>
    <w:rsid w:val="003114E7"/>
    <w:rsid w:val="003120D5"/>
    <w:rsid w:val="003121E0"/>
    <w:rsid w:val="003125C1"/>
    <w:rsid w:val="003125F4"/>
    <w:rsid w:val="003129AB"/>
    <w:rsid w:val="00312D43"/>
    <w:rsid w:val="00312DF0"/>
    <w:rsid w:val="00313075"/>
    <w:rsid w:val="003134DD"/>
    <w:rsid w:val="00313BB7"/>
    <w:rsid w:val="00313D0F"/>
    <w:rsid w:val="003155E5"/>
    <w:rsid w:val="00316130"/>
    <w:rsid w:val="0031656A"/>
    <w:rsid w:val="00316CDE"/>
    <w:rsid w:val="00317511"/>
    <w:rsid w:val="00317BEF"/>
    <w:rsid w:val="00317C63"/>
    <w:rsid w:val="00317FAB"/>
    <w:rsid w:val="00320152"/>
    <w:rsid w:val="00321005"/>
    <w:rsid w:val="00321064"/>
    <w:rsid w:val="003210B8"/>
    <w:rsid w:val="003215DF"/>
    <w:rsid w:val="00321758"/>
    <w:rsid w:val="00321BF6"/>
    <w:rsid w:val="00322547"/>
    <w:rsid w:val="00322C01"/>
    <w:rsid w:val="00323526"/>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37B3F"/>
    <w:rsid w:val="003401AD"/>
    <w:rsid w:val="003401E9"/>
    <w:rsid w:val="00340B6C"/>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253"/>
    <w:rsid w:val="003605DC"/>
    <w:rsid w:val="00360608"/>
    <w:rsid w:val="003610D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5FA6"/>
    <w:rsid w:val="003861B6"/>
    <w:rsid w:val="003861C8"/>
    <w:rsid w:val="00386445"/>
    <w:rsid w:val="00386A08"/>
    <w:rsid w:val="00386D25"/>
    <w:rsid w:val="003875B9"/>
    <w:rsid w:val="003878CA"/>
    <w:rsid w:val="00387938"/>
    <w:rsid w:val="00387E6D"/>
    <w:rsid w:val="003900AF"/>
    <w:rsid w:val="003904E5"/>
    <w:rsid w:val="00390F56"/>
    <w:rsid w:val="00391205"/>
    <w:rsid w:val="0039171E"/>
    <w:rsid w:val="00391944"/>
    <w:rsid w:val="003920F9"/>
    <w:rsid w:val="00392787"/>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4BCA"/>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244"/>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9E0"/>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39D"/>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4C4B"/>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7B5"/>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6882"/>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862"/>
    <w:rsid w:val="00424C5A"/>
    <w:rsid w:val="004251DB"/>
    <w:rsid w:val="00425C6C"/>
    <w:rsid w:val="004260AB"/>
    <w:rsid w:val="00426713"/>
    <w:rsid w:val="00426B9A"/>
    <w:rsid w:val="00427AAA"/>
    <w:rsid w:val="004302C5"/>
    <w:rsid w:val="00430BDF"/>
    <w:rsid w:val="00431176"/>
    <w:rsid w:val="00431C3D"/>
    <w:rsid w:val="00431E2E"/>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0C5E"/>
    <w:rsid w:val="00440D69"/>
    <w:rsid w:val="00441617"/>
    <w:rsid w:val="00441922"/>
    <w:rsid w:val="00441E1F"/>
    <w:rsid w:val="00441FF7"/>
    <w:rsid w:val="00442DAE"/>
    <w:rsid w:val="0044305C"/>
    <w:rsid w:val="00443477"/>
    <w:rsid w:val="0044364E"/>
    <w:rsid w:val="00443D25"/>
    <w:rsid w:val="00444439"/>
    <w:rsid w:val="00444A6B"/>
    <w:rsid w:val="00444AB8"/>
    <w:rsid w:val="004454DB"/>
    <w:rsid w:val="00445831"/>
    <w:rsid w:val="004468D6"/>
    <w:rsid w:val="00446919"/>
    <w:rsid w:val="0044691D"/>
    <w:rsid w:val="00446FCA"/>
    <w:rsid w:val="00447190"/>
    <w:rsid w:val="004472B8"/>
    <w:rsid w:val="00447A25"/>
    <w:rsid w:val="004506B9"/>
    <w:rsid w:val="004506F2"/>
    <w:rsid w:val="004507D4"/>
    <w:rsid w:val="00450D06"/>
    <w:rsid w:val="0045128D"/>
    <w:rsid w:val="00451BED"/>
    <w:rsid w:val="00452429"/>
    <w:rsid w:val="0045262A"/>
    <w:rsid w:val="00453208"/>
    <w:rsid w:val="004537A5"/>
    <w:rsid w:val="00453F32"/>
    <w:rsid w:val="004540A3"/>
    <w:rsid w:val="00454348"/>
    <w:rsid w:val="0045613E"/>
    <w:rsid w:val="00456775"/>
    <w:rsid w:val="0045684C"/>
    <w:rsid w:val="00456861"/>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4BC"/>
    <w:rsid w:val="0046768E"/>
    <w:rsid w:val="00467AFF"/>
    <w:rsid w:val="00467C00"/>
    <w:rsid w:val="0047036D"/>
    <w:rsid w:val="004712F0"/>
    <w:rsid w:val="00471497"/>
    <w:rsid w:val="004719FE"/>
    <w:rsid w:val="00471BDD"/>
    <w:rsid w:val="00471FDA"/>
    <w:rsid w:val="00472964"/>
    <w:rsid w:val="0047335B"/>
    <w:rsid w:val="00473411"/>
    <w:rsid w:val="00473967"/>
    <w:rsid w:val="00473B63"/>
    <w:rsid w:val="00473EFE"/>
    <w:rsid w:val="004746C7"/>
    <w:rsid w:val="00474734"/>
    <w:rsid w:val="00474BD5"/>
    <w:rsid w:val="00474E29"/>
    <w:rsid w:val="00475442"/>
    <w:rsid w:val="00475FDF"/>
    <w:rsid w:val="004765C1"/>
    <w:rsid w:val="0047664F"/>
    <w:rsid w:val="00476B6B"/>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22E"/>
    <w:rsid w:val="00494938"/>
    <w:rsid w:val="00494C4E"/>
    <w:rsid w:val="00494FD3"/>
    <w:rsid w:val="00495203"/>
    <w:rsid w:val="004959F6"/>
    <w:rsid w:val="00495A87"/>
    <w:rsid w:val="0049619E"/>
    <w:rsid w:val="0049622F"/>
    <w:rsid w:val="0049669B"/>
    <w:rsid w:val="00496A2B"/>
    <w:rsid w:val="00496EC2"/>
    <w:rsid w:val="00496F94"/>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16"/>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5A6"/>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3AEA"/>
    <w:rsid w:val="004D4212"/>
    <w:rsid w:val="004D451F"/>
    <w:rsid w:val="004D4F4D"/>
    <w:rsid w:val="004D61E2"/>
    <w:rsid w:val="004D622F"/>
    <w:rsid w:val="004D62E1"/>
    <w:rsid w:val="004D6989"/>
    <w:rsid w:val="004D6CFB"/>
    <w:rsid w:val="004D6F65"/>
    <w:rsid w:val="004D70CF"/>
    <w:rsid w:val="004D7594"/>
    <w:rsid w:val="004D79CC"/>
    <w:rsid w:val="004E00BA"/>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8D6"/>
    <w:rsid w:val="00507D99"/>
    <w:rsid w:val="00507DE0"/>
    <w:rsid w:val="0051010F"/>
    <w:rsid w:val="00510A5C"/>
    <w:rsid w:val="00510AE4"/>
    <w:rsid w:val="005110E9"/>
    <w:rsid w:val="0051183F"/>
    <w:rsid w:val="00512372"/>
    <w:rsid w:val="00512846"/>
    <w:rsid w:val="00512A2C"/>
    <w:rsid w:val="00512C69"/>
    <w:rsid w:val="00513412"/>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12F"/>
    <w:rsid w:val="005218F6"/>
    <w:rsid w:val="00521F7D"/>
    <w:rsid w:val="005221C6"/>
    <w:rsid w:val="00522555"/>
    <w:rsid w:val="00522C85"/>
    <w:rsid w:val="00523553"/>
    <w:rsid w:val="005238ED"/>
    <w:rsid w:val="0052445F"/>
    <w:rsid w:val="00524460"/>
    <w:rsid w:val="00524809"/>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5FD0"/>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16F"/>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8A8"/>
    <w:rsid w:val="00556930"/>
    <w:rsid w:val="00556B90"/>
    <w:rsid w:val="00556FA1"/>
    <w:rsid w:val="00560030"/>
    <w:rsid w:val="0056003F"/>
    <w:rsid w:val="00560869"/>
    <w:rsid w:val="00560D51"/>
    <w:rsid w:val="00560FFD"/>
    <w:rsid w:val="00561669"/>
    <w:rsid w:val="00561CC6"/>
    <w:rsid w:val="00562380"/>
    <w:rsid w:val="00562C75"/>
    <w:rsid w:val="00562E1D"/>
    <w:rsid w:val="005630DC"/>
    <w:rsid w:val="00564223"/>
    <w:rsid w:val="005644B4"/>
    <w:rsid w:val="005647A8"/>
    <w:rsid w:val="00565337"/>
    <w:rsid w:val="005657CF"/>
    <w:rsid w:val="00565C97"/>
    <w:rsid w:val="005661A5"/>
    <w:rsid w:val="005667D3"/>
    <w:rsid w:val="005672A3"/>
    <w:rsid w:val="005672E0"/>
    <w:rsid w:val="0057028F"/>
    <w:rsid w:val="0057035C"/>
    <w:rsid w:val="005708CE"/>
    <w:rsid w:val="00570A6F"/>
    <w:rsid w:val="00570BA1"/>
    <w:rsid w:val="00571048"/>
    <w:rsid w:val="0057127F"/>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030"/>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A78D8"/>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6EE"/>
    <w:rsid w:val="005D2D1B"/>
    <w:rsid w:val="005D2E78"/>
    <w:rsid w:val="005D31E7"/>
    <w:rsid w:val="005D3A93"/>
    <w:rsid w:val="005D3C75"/>
    <w:rsid w:val="005D417F"/>
    <w:rsid w:val="005D4DC3"/>
    <w:rsid w:val="005D6236"/>
    <w:rsid w:val="005E0354"/>
    <w:rsid w:val="005E085F"/>
    <w:rsid w:val="005E0EC4"/>
    <w:rsid w:val="005E105C"/>
    <w:rsid w:val="005E1DFC"/>
    <w:rsid w:val="005E2572"/>
    <w:rsid w:val="005E2623"/>
    <w:rsid w:val="005E2AF7"/>
    <w:rsid w:val="005E3780"/>
    <w:rsid w:val="005E386B"/>
    <w:rsid w:val="005E39A3"/>
    <w:rsid w:val="005E3B5E"/>
    <w:rsid w:val="005E3DAE"/>
    <w:rsid w:val="005E4880"/>
    <w:rsid w:val="005E4F39"/>
    <w:rsid w:val="005E5483"/>
    <w:rsid w:val="005E5A79"/>
    <w:rsid w:val="005E5F6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278"/>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5EE0"/>
    <w:rsid w:val="006060D9"/>
    <w:rsid w:val="0060652E"/>
    <w:rsid w:val="00606E76"/>
    <w:rsid w:val="006072C0"/>
    <w:rsid w:val="0060765A"/>
    <w:rsid w:val="00607A68"/>
    <w:rsid w:val="00607EB4"/>
    <w:rsid w:val="00610EC1"/>
    <w:rsid w:val="00610F25"/>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9DB"/>
    <w:rsid w:val="00620B79"/>
    <w:rsid w:val="00620C40"/>
    <w:rsid w:val="00620C78"/>
    <w:rsid w:val="006213DC"/>
    <w:rsid w:val="00621BBB"/>
    <w:rsid w:val="0062211F"/>
    <w:rsid w:val="00622386"/>
    <w:rsid w:val="00622C79"/>
    <w:rsid w:val="00622D64"/>
    <w:rsid w:val="00623351"/>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99F"/>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2FC"/>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74"/>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1FB"/>
    <w:rsid w:val="006552E6"/>
    <w:rsid w:val="00655357"/>
    <w:rsid w:val="00655C53"/>
    <w:rsid w:val="006571F8"/>
    <w:rsid w:val="00657E96"/>
    <w:rsid w:val="006600C7"/>
    <w:rsid w:val="0066039A"/>
    <w:rsid w:val="006611D8"/>
    <w:rsid w:val="00661DE7"/>
    <w:rsid w:val="00662D07"/>
    <w:rsid w:val="00662D89"/>
    <w:rsid w:val="00662F60"/>
    <w:rsid w:val="00663219"/>
    <w:rsid w:val="006639A9"/>
    <w:rsid w:val="00663DBE"/>
    <w:rsid w:val="00663EC9"/>
    <w:rsid w:val="0066420C"/>
    <w:rsid w:val="00664601"/>
    <w:rsid w:val="006653C1"/>
    <w:rsid w:val="0066558C"/>
    <w:rsid w:val="00665B6C"/>
    <w:rsid w:val="00665BFC"/>
    <w:rsid w:val="00666348"/>
    <w:rsid w:val="00666377"/>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486"/>
    <w:rsid w:val="0068061F"/>
    <w:rsid w:val="00680F51"/>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908"/>
    <w:rsid w:val="00691A69"/>
    <w:rsid w:val="00691BA7"/>
    <w:rsid w:val="006928CD"/>
    <w:rsid w:val="0069358A"/>
    <w:rsid w:val="00694156"/>
    <w:rsid w:val="006943F8"/>
    <w:rsid w:val="006944F5"/>
    <w:rsid w:val="00694582"/>
    <w:rsid w:val="0069462A"/>
    <w:rsid w:val="0069467D"/>
    <w:rsid w:val="00695320"/>
    <w:rsid w:val="00695B63"/>
    <w:rsid w:val="00695E3C"/>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4D82"/>
    <w:rsid w:val="006B52CD"/>
    <w:rsid w:val="006B5650"/>
    <w:rsid w:val="006B573E"/>
    <w:rsid w:val="006B5B8F"/>
    <w:rsid w:val="006B62E7"/>
    <w:rsid w:val="006B6664"/>
    <w:rsid w:val="006B6A71"/>
    <w:rsid w:val="006B7052"/>
    <w:rsid w:val="006B74C9"/>
    <w:rsid w:val="006C0407"/>
    <w:rsid w:val="006C0422"/>
    <w:rsid w:val="006C048C"/>
    <w:rsid w:val="006C0518"/>
    <w:rsid w:val="006C07F3"/>
    <w:rsid w:val="006C0AC5"/>
    <w:rsid w:val="006C0AD0"/>
    <w:rsid w:val="006C0E10"/>
    <w:rsid w:val="006C138D"/>
    <w:rsid w:val="006C1488"/>
    <w:rsid w:val="006C1B4F"/>
    <w:rsid w:val="006C1E08"/>
    <w:rsid w:val="006C1F55"/>
    <w:rsid w:val="006C208F"/>
    <w:rsid w:val="006C26D3"/>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988"/>
    <w:rsid w:val="006C6A42"/>
    <w:rsid w:val="006C7176"/>
    <w:rsid w:val="006C7486"/>
    <w:rsid w:val="006C7573"/>
    <w:rsid w:val="006C77C8"/>
    <w:rsid w:val="006C7A50"/>
    <w:rsid w:val="006C7D61"/>
    <w:rsid w:val="006C7EFE"/>
    <w:rsid w:val="006D013F"/>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60C"/>
    <w:rsid w:val="006E0A5A"/>
    <w:rsid w:val="006E0E87"/>
    <w:rsid w:val="006E274F"/>
    <w:rsid w:val="006E2928"/>
    <w:rsid w:val="006E31FE"/>
    <w:rsid w:val="006E3870"/>
    <w:rsid w:val="006E3F95"/>
    <w:rsid w:val="006E44BE"/>
    <w:rsid w:val="006E4A03"/>
    <w:rsid w:val="006E4F1A"/>
    <w:rsid w:val="006E5078"/>
    <w:rsid w:val="006E5443"/>
    <w:rsid w:val="006E5706"/>
    <w:rsid w:val="006E5B5F"/>
    <w:rsid w:val="006E5BC1"/>
    <w:rsid w:val="006E5F9F"/>
    <w:rsid w:val="006E6017"/>
    <w:rsid w:val="006E6363"/>
    <w:rsid w:val="006E6DDC"/>
    <w:rsid w:val="006E6FF0"/>
    <w:rsid w:val="006E71CF"/>
    <w:rsid w:val="006E751A"/>
    <w:rsid w:val="006E7E0C"/>
    <w:rsid w:val="006E7FF5"/>
    <w:rsid w:val="006F0031"/>
    <w:rsid w:val="006F048B"/>
    <w:rsid w:val="006F1594"/>
    <w:rsid w:val="006F1FAA"/>
    <w:rsid w:val="006F2F80"/>
    <w:rsid w:val="006F3002"/>
    <w:rsid w:val="006F3388"/>
    <w:rsid w:val="006F343D"/>
    <w:rsid w:val="006F38D4"/>
    <w:rsid w:val="006F4706"/>
    <w:rsid w:val="006F4765"/>
    <w:rsid w:val="006F52CC"/>
    <w:rsid w:val="006F53C0"/>
    <w:rsid w:val="006F578C"/>
    <w:rsid w:val="006F5FD0"/>
    <w:rsid w:val="006F6105"/>
    <w:rsid w:val="006F716E"/>
    <w:rsid w:val="006F7ED6"/>
    <w:rsid w:val="006F7FD2"/>
    <w:rsid w:val="007005A6"/>
    <w:rsid w:val="007005EE"/>
    <w:rsid w:val="00700AEA"/>
    <w:rsid w:val="00700B20"/>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CA5"/>
    <w:rsid w:val="00713E3A"/>
    <w:rsid w:val="00713F98"/>
    <w:rsid w:val="0071462C"/>
    <w:rsid w:val="00714D1E"/>
    <w:rsid w:val="00714EED"/>
    <w:rsid w:val="00715578"/>
    <w:rsid w:val="00715BD8"/>
    <w:rsid w:val="0071600C"/>
    <w:rsid w:val="00716043"/>
    <w:rsid w:val="00716049"/>
    <w:rsid w:val="00716512"/>
    <w:rsid w:val="0071660C"/>
    <w:rsid w:val="007171A1"/>
    <w:rsid w:val="00717C92"/>
    <w:rsid w:val="007200D4"/>
    <w:rsid w:val="0072053D"/>
    <w:rsid w:val="00720A50"/>
    <w:rsid w:val="00720A75"/>
    <w:rsid w:val="00720B55"/>
    <w:rsid w:val="00720ED4"/>
    <w:rsid w:val="0072158E"/>
    <w:rsid w:val="007217DC"/>
    <w:rsid w:val="007221EE"/>
    <w:rsid w:val="00722899"/>
    <w:rsid w:val="007228D7"/>
    <w:rsid w:val="00722D33"/>
    <w:rsid w:val="00722FA0"/>
    <w:rsid w:val="007233A1"/>
    <w:rsid w:val="00723488"/>
    <w:rsid w:val="0072392D"/>
    <w:rsid w:val="00723BA2"/>
    <w:rsid w:val="00724430"/>
    <w:rsid w:val="0072500B"/>
    <w:rsid w:val="00725CF6"/>
    <w:rsid w:val="007262A7"/>
    <w:rsid w:val="0072703A"/>
    <w:rsid w:val="00727135"/>
    <w:rsid w:val="00727642"/>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7BA"/>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BF0"/>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00B"/>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08D"/>
    <w:rsid w:val="00785E7F"/>
    <w:rsid w:val="00786075"/>
    <w:rsid w:val="00786C05"/>
    <w:rsid w:val="00787054"/>
    <w:rsid w:val="007870ED"/>
    <w:rsid w:val="00787EC4"/>
    <w:rsid w:val="00790103"/>
    <w:rsid w:val="007906AA"/>
    <w:rsid w:val="007911E6"/>
    <w:rsid w:val="0079171E"/>
    <w:rsid w:val="00791914"/>
    <w:rsid w:val="0079239A"/>
    <w:rsid w:val="007924BD"/>
    <w:rsid w:val="007924D1"/>
    <w:rsid w:val="00793191"/>
    <w:rsid w:val="0079389F"/>
    <w:rsid w:val="00793ADF"/>
    <w:rsid w:val="00793B71"/>
    <w:rsid w:val="0079418E"/>
    <w:rsid w:val="0079428E"/>
    <w:rsid w:val="00794CB1"/>
    <w:rsid w:val="00794E1C"/>
    <w:rsid w:val="00795AC6"/>
    <w:rsid w:val="00795D09"/>
    <w:rsid w:val="00796110"/>
    <w:rsid w:val="00796902"/>
    <w:rsid w:val="0079704F"/>
    <w:rsid w:val="007978E4"/>
    <w:rsid w:val="00797901"/>
    <w:rsid w:val="007A0495"/>
    <w:rsid w:val="007A04CD"/>
    <w:rsid w:val="007A04EA"/>
    <w:rsid w:val="007A06ED"/>
    <w:rsid w:val="007A0E2C"/>
    <w:rsid w:val="007A0E9E"/>
    <w:rsid w:val="007A16D7"/>
    <w:rsid w:val="007A16F8"/>
    <w:rsid w:val="007A1970"/>
    <w:rsid w:val="007A1FED"/>
    <w:rsid w:val="007A21F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B7EF3"/>
    <w:rsid w:val="007C0181"/>
    <w:rsid w:val="007C0BD3"/>
    <w:rsid w:val="007C1A31"/>
    <w:rsid w:val="007C1CC0"/>
    <w:rsid w:val="007C1E22"/>
    <w:rsid w:val="007C1E9D"/>
    <w:rsid w:val="007C1EDC"/>
    <w:rsid w:val="007C207A"/>
    <w:rsid w:val="007C2A0D"/>
    <w:rsid w:val="007C2B7E"/>
    <w:rsid w:val="007C2C83"/>
    <w:rsid w:val="007C2CCF"/>
    <w:rsid w:val="007C2F95"/>
    <w:rsid w:val="007C3087"/>
    <w:rsid w:val="007C3DC1"/>
    <w:rsid w:val="007C4641"/>
    <w:rsid w:val="007C4968"/>
    <w:rsid w:val="007C4C6D"/>
    <w:rsid w:val="007C5184"/>
    <w:rsid w:val="007C51C3"/>
    <w:rsid w:val="007C53A7"/>
    <w:rsid w:val="007C6341"/>
    <w:rsid w:val="007C6494"/>
    <w:rsid w:val="007C6B22"/>
    <w:rsid w:val="007C6F18"/>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3B4"/>
    <w:rsid w:val="00801537"/>
    <w:rsid w:val="00802303"/>
    <w:rsid w:val="00802814"/>
    <w:rsid w:val="00803111"/>
    <w:rsid w:val="00803147"/>
    <w:rsid w:val="008037EE"/>
    <w:rsid w:val="00803ED6"/>
    <w:rsid w:val="0080418C"/>
    <w:rsid w:val="008044CF"/>
    <w:rsid w:val="008047D7"/>
    <w:rsid w:val="00804D9C"/>
    <w:rsid w:val="0080523E"/>
    <w:rsid w:val="00805272"/>
    <w:rsid w:val="008054F7"/>
    <w:rsid w:val="0080589E"/>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B41"/>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02F"/>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30"/>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1B"/>
    <w:rsid w:val="00861B23"/>
    <w:rsid w:val="00861D49"/>
    <w:rsid w:val="008625B1"/>
    <w:rsid w:val="00862A2C"/>
    <w:rsid w:val="00862CC1"/>
    <w:rsid w:val="00862EC5"/>
    <w:rsid w:val="00863137"/>
    <w:rsid w:val="0086390E"/>
    <w:rsid w:val="00863C0E"/>
    <w:rsid w:val="00863D98"/>
    <w:rsid w:val="008645B9"/>
    <w:rsid w:val="00864930"/>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371"/>
    <w:rsid w:val="008754A9"/>
    <w:rsid w:val="0087570F"/>
    <w:rsid w:val="00875872"/>
    <w:rsid w:val="00875AFB"/>
    <w:rsid w:val="0087620D"/>
    <w:rsid w:val="00876500"/>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AF4"/>
    <w:rsid w:val="00883DB9"/>
    <w:rsid w:val="00883EB7"/>
    <w:rsid w:val="00884390"/>
    <w:rsid w:val="0088496E"/>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603"/>
    <w:rsid w:val="00897E38"/>
    <w:rsid w:val="008A101B"/>
    <w:rsid w:val="008A12EC"/>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8D9"/>
    <w:rsid w:val="008A6C68"/>
    <w:rsid w:val="008A6FC1"/>
    <w:rsid w:val="008A72DF"/>
    <w:rsid w:val="008A76C2"/>
    <w:rsid w:val="008A77BB"/>
    <w:rsid w:val="008A7826"/>
    <w:rsid w:val="008B0006"/>
    <w:rsid w:val="008B03EE"/>
    <w:rsid w:val="008B0D73"/>
    <w:rsid w:val="008B1663"/>
    <w:rsid w:val="008B1FD3"/>
    <w:rsid w:val="008B217C"/>
    <w:rsid w:val="008B255F"/>
    <w:rsid w:val="008B28A6"/>
    <w:rsid w:val="008B31ED"/>
    <w:rsid w:val="008B3678"/>
    <w:rsid w:val="008B3910"/>
    <w:rsid w:val="008B3B64"/>
    <w:rsid w:val="008B3C10"/>
    <w:rsid w:val="008B415F"/>
    <w:rsid w:val="008B419D"/>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18"/>
    <w:rsid w:val="008D45D2"/>
    <w:rsid w:val="008D631E"/>
    <w:rsid w:val="008D6830"/>
    <w:rsid w:val="008D6AA8"/>
    <w:rsid w:val="008D6E40"/>
    <w:rsid w:val="008D6F40"/>
    <w:rsid w:val="008D7012"/>
    <w:rsid w:val="008D7983"/>
    <w:rsid w:val="008D7DED"/>
    <w:rsid w:val="008E0682"/>
    <w:rsid w:val="008E06B8"/>
    <w:rsid w:val="008E126C"/>
    <w:rsid w:val="008E177B"/>
    <w:rsid w:val="008E20AD"/>
    <w:rsid w:val="008E20B2"/>
    <w:rsid w:val="008E2315"/>
    <w:rsid w:val="008E2D11"/>
    <w:rsid w:val="008E2EAF"/>
    <w:rsid w:val="008E32EF"/>
    <w:rsid w:val="008E35D2"/>
    <w:rsid w:val="008E4124"/>
    <w:rsid w:val="008E4519"/>
    <w:rsid w:val="008E47B0"/>
    <w:rsid w:val="008E4B9B"/>
    <w:rsid w:val="008E53BF"/>
    <w:rsid w:val="008E56F2"/>
    <w:rsid w:val="008E5D2E"/>
    <w:rsid w:val="008E69DA"/>
    <w:rsid w:val="008E703C"/>
    <w:rsid w:val="008E7CFA"/>
    <w:rsid w:val="008E7F21"/>
    <w:rsid w:val="008F00B4"/>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100"/>
    <w:rsid w:val="008F56AD"/>
    <w:rsid w:val="008F6F78"/>
    <w:rsid w:val="008F7805"/>
    <w:rsid w:val="00900132"/>
    <w:rsid w:val="0090059C"/>
    <w:rsid w:val="00901077"/>
    <w:rsid w:val="00902423"/>
    <w:rsid w:val="00902579"/>
    <w:rsid w:val="009025DE"/>
    <w:rsid w:val="00902731"/>
    <w:rsid w:val="00903360"/>
    <w:rsid w:val="00903A4D"/>
    <w:rsid w:val="0090436D"/>
    <w:rsid w:val="00904803"/>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264A"/>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7A4"/>
    <w:rsid w:val="00920CEB"/>
    <w:rsid w:val="009212B0"/>
    <w:rsid w:val="009213AB"/>
    <w:rsid w:val="0092143F"/>
    <w:rsid w:val="00921849"/>
    <w:rsid w:val="009223DA"/>
    <w:rsid w:val="009228E7"/>
    <w:rsid w:val="00922B1C"/>
    <w:rsid w:val="00922FF2"/>
    <w:rsid w:val="00923162"/>
    <w:rsid w:val="0092390A"/>
    <w:rsid w:val="00923E9F"/>
    <w:rsid w:val="0092455A"/>
    <w:rsid w:val="009248F3"/>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B72"/>
    <w:rsid w:val="00940C02"/>
    <w:rsid w:val="00941DBD"/>
    <w:rsid w:val="00941EDF"/>
    <w:rsid w:val="00942CB2"/>
    <w:rsid w:val="00942D57"/>
    <w:rsid w:val="00943017"/>
    <w:rsid w:val="00943066"/>
    <w:rsid w:val="009432E5"/>
    <w:rsid w:val="00943443"/>
    <w:rsid w:val="00943665"/>
    <w:rsid w:val="009439E1"/>
    <w:rsid w:val="00944008"/>
    <w:rsid w:val="009441B8"/>
    <w:rsid w:val="00944236"/>
    <w:rsid w:val="009448FF"/>
    <w:rsid w:val="00944B8B"/>
    <w:rsid w:val="00944C78"/>
    <w:rsid w:val="00944DAF"/>
    <w:rsid w:val="009456AF"/>
    <w:rsid w:val="0094590C"/>
    <w:rsid w:val="009474F9"/>
    <w:rsid w:val="009502A6"/>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57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273E"/>
    <w:rsid w:val="009731BC"/>
    <w:rsid w:val="009735D0"/>
    <w:rsid w:val="0097362B"/>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77FCD"/>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97C47"/>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0D46"/>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742"/>
    <w:rsid w:val="009B4C3B"/>
    <w:rsid w:val="009B5605"/>
    <w:rsid w:val="009B5B7E"/>
    <w:rsid w:val="009B5BAC"/>
    <w:rsid w:val="009B632A"/>
    <w:rsid w:val="009B6604"/>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5C5"/>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65F"/>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16E"/>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25E"/>
    <w:rsid w:val="00A164BE"/>
    <w:rsid w:val="00A16723"/>
    <w:rsid w:val="00A167E8"/>
    <w:rsid w:val="00A16CB2"/>
    <w:rsid w:val="00A17028"/>
    <w:rsid w:val="00A17950"/>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4C89"/>
    <w:rsid w:val="00A252E1"/>
    <w:rsid w:val="00A25B4C"/>
    <w:rsid w:val="00A260C7"/>
    <w:rsid w:val="00A262BB"/>
    <w:rsid w:val="00A26428"/>
    <w:rsid w:val="00A2645B"/>
    <w:rsid w:val="00A2668E"/>
    <w:rsid w:val="00A2703A"/>
    <w:rsid w:val="00A271C7"/>
    <w:rsid w:val="00A274FC"/>
    <w:rsid w:val="00A27B44"/>
    <w:rsid w:val="00A27D67"/>
    <w:rsid w:val="00A27E47"/>
    <w:rsid w:val="00A30725"/>
    <w:rsid w:val="00A31197"/>
    <w:rsid w:val="00A3137A"/>
    <w:rsid w:val="00A3145E"/>
    <w:rsid w:val="00A3158D"/>
    <w:rsid w:val="00A31658"/>
    <w:rsid w:val="00A3199A"/>
    <w:rsid w:val="00A31A1D"/>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6E4C"/>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5F59"/>
    <w:rsid w:val="00A562FF"/>
    <w:rsid w:val="00A56448"/>
    <w:rsid w:val="00A56EC1"/>
    <w:rsid w:val="00A572E9"/>
    <w:rsid w:val="00A573CF"/>
    <w:rsid w:val="00A57529"/>
    <w:rsid w:val="00A57F59"/>
    <w:rsid w:val="00A609ED"/>
    <w:rsid w:val="00A60C09"/>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7FF"/>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203"/>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4DB"/>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3F24"/>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5DB"/>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11"/>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4DF"/>
    <w:rsid w:val="00B046ED"/>
    <w:rsid w:val="00B051B9"/>
    <w:rsid w:val="00B059D2"/>
    <w:rsid w:val="00B05C0A"/>
    <w:rsid w:val="00B05D2E"/>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1E09"/>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BE6"/>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944"/>
    <w:rsid w:val="00B37ACD"/>
    <w:rsid w:val="00B401F7"/>
    <w:rsid w:val="00B405D0"/>
    <w:rsid w:val="00B4106A"/>
    <w:rsid w:val="00B42D70"/>
    <w:rsid w:val="00B435D2"/>
    <w:rsid w:val="00B43C50"/>
    <w:rsid w:val="00B4475F"/>
    <w:rsid w:val="00B44868"/>
    <w:rsid w:val="00B44DED"/>
    <w:rsid w:val="00B4522D"/>
    <w:rsid w:val="00B45A30"/>
    <w:rsid w:val="00B46042"/>
    <w:rsid w:val="00B4663F"/>
    <w:rsid w:val="00B46EF1"/>
    <w:rsid w:val="00B47319"/>
    <w:rsid w:val="00B47F53"/>
    <w:rsid w:val="00B5022E"/>
    <w:rsid w:val="00B50BA2"/>
    <w:rsid w:val="00B518AC"/>
    <w:rsid w:val="00B51940"/>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4FBC"/>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330"/>
    <w:rsid w:val="00BD5471"/>
    <w:rsid w:val="00BD5A7A"/>
    <w:rsid w:val="00BD61DB"/>
    <w:rsid w:val="00BD690E"/>
    <w:rsid w:val="00BD71ED"/>
    <w:rsid w:val="00BD7A3C"/>
    <w:rsid w:val="00BE046C"/>
    <w:rsid w:val="00BE0EE8"/>
    <w:rsid w:val="00BE103E"/>
    <w:rsid w:val="00BE1044"/>
    <w:rsid w:val="00BE17F2"/>
    <w:rsid w:val="00BE1828"/>
    <w:rsid w:val="00BE1E81"/>
    <w:rsid w:val="00BE27C3"/>
    <w:rsid w:val="00BE3161"/>
    <w:rsid w:val="00BE31F5"/>
    <w:rsid w:val="00BE353D"/>
    <w:rsid w:val="00BE3E7B"/>
    <w:rsid w:val="00BE4F7F"/>
    <w:rsid w:val="00BE502C"/>
    <w:rsid w:val="00BE5BD2"/>
    <w:rsid w:val="00BE5CE6"/>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890"/>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2D5"/>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2"/>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12D"/>
    <w:rsid w:val="00C42A6E"/>
    <w:rsid w:val="00C43100"/>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7C9"/>
    <w:rsid w:val="00C63818"/>
    <w:rsid w:val="00C63B0C"/>
    <w:rsid w:val="00C63C30"/>
    <w:rsid w:val="00C63D21"/>
    <w:rsid w:val="00C646F5"/>
    <w:rsid w:val="00C64C0C"/>
    <w:rsid w:val="00C64E19"/>
    <w:rsid w:val="00C64EF4"/>
    <w:rsid w:val="00C653EC"/>
    <w:rsid w:val="00C655DF"/>
    <w:rsid w:val="00C66491"/>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4C5"/>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2324"/>
    <w:rsid w:val="00C82767"/>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2F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16C"/>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80E"/>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B7BDB"/>
    <w:rsid w:val="00CC007C"/>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BD"/>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3C9D"/>
    <w:rsid w:val="00CE43F0"/>
    <w:rsid w:val="00CE4513"/>
    <w:rsid w:val="00CE5191"/>
    <w:rsid w:val="00CE51D1"/>
    <w:rsid w:val="00CE541A"/>
    <w:rsid w:val="00CE577E"/>
    <w:rsid w:val="00CE6208"/>
    <w:rsid w:val="00CE6231"/>
    <w:rsid w:val="00CE6318"/>
    <w:rsid w:val="00CE67EC"/>
    <w:rsid w:val="00CE7BE5"/>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6F5F"/>
    <w:rsid w:val="00D173C4"/>
    <w:rsid w:val="00D1740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481"/>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36FBB"/>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4C"/>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668"/>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D18"/>
    <w:rsid w:val="00D71EE5"/>
    <w:rsid w:val="00D723DE"/>
    <w:rsid w:val="00D727AB"/>
    <w:rsid w:val="00D72891"/>
    <w:rsid w:val="00D733B3"/>
    <w:rsid w:val="00D7349D"/>
    <w:rsid w:val="00D737A1"/>
    <w:rsid w:val="00D73914"/>
    <w:rsid w:val="00D73918"/>
    <w:rsid w:val="00D73A2D"/>
    <w:rsid w:val="00D743D8"/>
    <w:rsid w:val="00D7473D"/>
    <w:rsid w:val="00D7526B"/>
    <w:rsid w:val="00D75479"/>
    <w:rsid w:val="00D75CA7"/>
    <w:rsid w:val="00D770BC"/>
    <w:rsid w:val="00D772E3"/>
    <w:rsid w:val="00D77308"/>
    <w:rsid w:val="00D7792D"/>
    <w:rsid w:val="00D81C58"/>
    <w:rsid w:val="00D82C16"/>
    <w:rsid w:val="00D833DB"/>
    <w:rsid w:val="00D8341F"/>
    <w:rsid w:val="00D834F2"/>
    <w:rsid w:val="00D83535"/>
    <w:rsid w:val="00D8359D"/>
    <w:rsid w:val="00D846E7"/>
    <w:rsid w:val="00D84ACD"/>
    <w:rsid w:val="00D84D22"/>
    <w:rsid w:val="00D850DD"/>
    <w:rsid w:val="00D85452"/>
    <w:rsid w:val="00D85727"/>
    <w:rsid w:val="00D85976"/>
    <w:rsid w:val="00D85A5E"/>
    <w:rsid w:val="00D85C87"/>
    <w:rsid w:val="00D860BC"/>
    <w:rsid w:val="00D86A34"/>
    <w:rsid w:val="00D86A62"/>
    <w:rsid w:val="00D907AE"/>
    <w:rsid w:val="00D90E20"/>
    <w:rsid w:val="00D91246"/>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D28"/>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A6BAA"/>
    <w:rsid w:val="00DB01B8"/>
    <w:rsid w:val="00DB02B0"/>
    <w:rsid w:val="00DB0785"/>
    <w:rsid w:val="00DB0A55"/>
    <w:rsid w:val="00DB0FF3"/>
    <w:rsid w:val="00DB111D"/>
    <w:rsid w:val="00DB190E"/>
    <w:rsid w:val="00DB1AAF"/>
    <w:rsid w:val="00DB1B09"/>
    <w:rsid w:val="00DB1F4F"/>
    <w:rsid w:val="00DB261F"/>
    <w:rsid w:val="00DB2890"/>
    <w:rsid w:val="00DB2F7A"/>
    <w:rsid w:val="00DB33FC"/>
    <w:rsid w:val="00DB3774"/>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1E74"/>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8D2"/>
    <w:rsid w:val="00DD1C1C"/>
    <w:rsid w:val="00DD1D3A"/>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0A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4F86"/>
    <w:rsid w:val="00E153F4"/>
    <w:rsid w:val="00E15409"/>
    <w:rsid w:val="00E15522"/>
    <w:rsid w:val="00E15EDA"/>
    <w:rsid w:val="00E16CA8"/>
    <w:rsid w:val="00E16FC8"/>
    <w:rsid w:val="00E170AA"/>
    <w:rsid w:val="00E176C2"/>
    <w:rsid w:val="00E176D1"/>
    <w:rsid w:val="00E17C5F"/>
    <w:rsid w:val="00E208ED"/>
    <w:rsid w:val="00E20B35"/>
    <w:rsid w:val="00E20B62"/>
    <w:rsid w:val="00E20B88"/>
    <w:rsid w:val="00E20B9C"/>
    <w:rsid w:val="00E20D4D"/>
    <w:rsid w:val="00E214F6"/>
    <w:rsid w:val="00E219AE"/>
    <w:rsid w:val="00E21F1D"/>
    <w:rsid w:val="00E22031"/>
    <w:rsid w:val="00E225CC"/>
    <w:rsid w:val="00E22C68"/>
    <w:rsid w:val="00E23473"/>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3E08"/>
    <w:rsid w:val="00E34482"/>
    <w:rsid w:val="00E3497C"/>
    <w:rsid w:val="00E34AB6"/>
    <w:rsid w:val="00E34F70"/>
    <w:rsid w:val="00E351CC"/>
    <w:rsid w:val="00E35238"/>
    <w:rsid w:val="00E357A3"/>
    <w:rsid w:val="00E35C36"/>
    <w:rsid w:val="00E35F75"/>
    <w:rsid w:val="00E361C3"/>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A50"/>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6894"/>
    <w:rsid w:val="00E572A1"/>
    <w:rsid w:val="00E57E8F"/>
    <w:rsid w:val="00E603F7"/>
    <w:rsid w:val="00E606B3"/>
    <w:rsid w:val="00E60BCD"/>
    <w:rsid w:val="00E60C13"/>
    <w:rsid w:val="00E60C85"/>
    <w:rsid w:val="00E61003"/>
    <w:rsid w:val="00E617B5"/>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CE4"/>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28E"/>
    <w:rsid w:val="00E7763D"/>
    <w:rsid w:val="00E777C6"/>
    <w:rsid w:val="00E800EB"/>
    <w:rsid w:val="00E804FB"/>
    <w:rsid w:val="00E80519"/>
    <w:rsid w:val="00E8167D"/>
    <w:rsid w:val="00E81A20"/>
    <w:rsid w:val="00E81D1D"/>
    <w:rsid w:val="00E81DFE"/>
    <w:rsid w:val="00E82343"/>
    <w:rsid w:val="00E829BD"/>
    <w:rsid w:val="00E82BC8"/>
    <w:rsid w:val="00E83025"/>
    <w:rsid w:val="00E830B7"/>
    <w:rsid w:val="00E83121"/>
    <w:rsid w:val="00E83146"/>
    <w:rsid w:val="00E83F42"/>
    <w:rsid w:val="00E841C0"/>
    <w:rsid w:val="00E84D98"/>
    <w:rsid w:val="00E857A5"/>
    <w:rsid w:val="00E85B00"/>
    <w:rsid w:val="00E85EBC"/>
    <w:rsid w:val="00E86A7D"/>
    <w:rsid w:val="00E86D1F"/>
    <w:rsid w:val="00E86DFF"/>
    <w:rsid w:val="00E86E0F"/>
    <w:rsid w:val="00E87F91"/>
    <w:rsid w:val="00E9011E"/>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0A36"/>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9F"/>
    <w:rsid w:val="00EB12C9"/>
    <w:rsid w:val="00EB13C2"/>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C20"/>
    <w:rsid w:val="00ED1D1B"/>
    <w:rsid w:val="00ED21F9"/>
    <w:rsid w:val="00ED2A8D"/>
    <w:rsid w:val="00ED30DB"/>
    <w:rsid w:val="00ED373A"/>
    <w:rsid w:val="00ED3DE3"/>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BDD"/>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E7B61"/>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08"/>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35F"/>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4E9A"/>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D38"/>
    <w:rsid w:val="00F36F60"/>
    <w:rsid w:val="00F37197"/>
    <w:rsid w:val="00F37482"/>
    <w:rsid w:val="00F40864"/>
    <w:rsid w:val="00F40FA4"/>
    <w:rsid w:val="00F41C1B"/>
    <w:rsid w:val="00F41D6F"/>
    <w:rsid w:val="00F41E6D"/>
    <w:rsid w:val="00F423EA"/>
    <w:rsid w:val="00F42437"/>
    <w:rsid w:val="00F42932"/>
    <w:rsid w:val="00F42D1B"/>
    <w:rsid w:val="00F42DDE"/>
    <w:rsid w:val="00F4351E"/>
    <w:rsid w:val="00F44CE3"/>
    <w:rsid w:val="00F44E2D"/>
    <w:rsid w:val="00F45792"/>
    <w:rsid w:val="00F45EDF"/>
    <w:rsid w:val="00F460F1"/>
    <w:rsid w:val="00F468EA"/>
    <w:rsid w:val="00F46A1F"/>
    <w:rsid w:val="00F46AFE"/>
    <w:rsid w:val="00F46DD7"/>
    <w:rsid w:val="00F47400"/>
    <w:rsid w:val="00F47949"/>
    <w:rsid w:val="00F50705"/>
    <w:rsid w:val="00F50B16"/>
    <w:rsid w:val="00F513AA"/>
    <w:rsid w:val="00F51B86"/>
    <w:rsid w:val="00F51BA8"/>
    <w:rsid w:val="00F52038"/>
    <w:rsid w:val="00F53130"/>
    <w:rsid w:val="00F536A8"/>
    <w:rsid w:val="00F5398D"/>
    <w:rsid w:val="00F53AD3"/>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0A5B"/>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EE9"/>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4C7"/>
    <w:rsid w:val="00F91569"/>
    <w:rsid w:val="00F91FB1"/>
    <w:rsid w:val="00F924C7"/>
    <w:rsid w:val="00F92EBD"/>
    <w:rsid w:val="00F93469"/>
    <w:rsid w:val="00F93EA7"/>
    <w:rsid w:val="00F9409D"/>
    <w:rsid w:val="00F94419"/>
    <w:rsid w:val="00F946F7"/>
    <w:rsid w:val="00F94F1D"/>
    <w:rsid w:val="00F95020"/>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06"/>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CE627D"/>
  <w15:docId w15:val="{D571FA22-787F-4DAD-9C12-4764E786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customStyle="1" w:styleId="ListParagraph2">
    <w:name w:val="List Paragraph2"/>
    <w:basedOn w:val="Normal"/>
    <w:uiPriority w:val="99"/>
    <w:pPr>
      <w:ind w:left="720"/>
      <w:contextualSpacing/>
    </w:pPr>
  </w:style>
  <w:style w:type="character" w:customStyle="1" w:styleId="UnresolvedMention2">
    <w:name w:val="Unresolved Mention2"/>
    <w:basedOn w:val="DefaultParagraphFont"/>
    <w:uiPriority w:val="99"/>
    <w:unhideWhenUsed/>
    <w:rPr>
      <w:color w:val="605E5C"/>
      <w:shd w:val="clear" w:color="auto" w:fill="E1DFDD"/>
    </w:rPr>
  </w:style>
  <w:style w:type="paragraph" w:customStyle="1" w:styleId="TOCHeading2">
    <w:name w:val="TOC Heading2"/>
    <w:basedOn w:val="Heading1"/>
    <w:next w:val="Normal"/>
    <w:uiPriority w:val="39"/>
    <w:unhideWhenUsed/>
    <w:qFormat/>
    <w:pPr>
      <w:numPr>
        <w:numId w:val="0"/>
      </w:numPr>
      <w:spacing w:after="0"/>
      <w:outlineLvl w:val="9"/>
    </w:pPr>
  </w:style>
  <w:style w:type="character" w:styleId="UnresolvedMention">
    <w:name w:val="Unresolved Mention"/>
    <w:basedOn w:val="DefaultParagraphFont"/>
    <w:uiPriority w:val="99"/>
    <w:semiHidden/>
    <w:unhideWhenUsed/>
    <w:rsid w:val="008E35D2"/>
    <w:rPr>
      <w:color w:val="605E5C"/>
      <w:shd w:val="clear" w:color="auto" w:fill="E1DFDD"/>
    </w:rPr>
  </w:style>
  <w:style w:type="paragraph" w:styleId="Revision">
    <w:name w:val="Revision"/>
    <w:hidden/>
    <w:uiPriority w:val="99"/>
    <w:semiHidden/>
    <w:rsid w:val="00081852"/>
    <w:pPr>
      <w:spacing w:after="0" w:line="240" w:lineRule="auto"/>
    </w:pPr>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hilite.m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iki.jasig.org/display/CASUM/Introducti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uth0.com/blog/what-is-and-how-does-single-sign-on-work/" TargetMode="External"/><Relationship Id="rId42" Type="http://schemas.openxmlformats.org/officeDocument/2006/relationships/hyperlink" Target="https://calnetweb.berkeley.edu/calnet-technologists/cas/how-cas-works" TargetMode="External"/><Relationship Id="rId47" Type="http://schemas.openxmlformats.org/officeDocument/2006/relationships/hyperlink" Target="https://wiki.shibboleth.net/confluence/display/IDP30/GeneralArchitecture" TargetMode="External"/><Relationship Id="rId50" Type="http://schemas.openxmlformats.org/officeDocument/2006/relationships/hyperlink" Target="http://wiki.servicenow.com/index.php?title=SAML_2.0_Web_Browser_SSO_Profil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earchsecurity.techtarget.com/definition/identity-management-ID-management" TargetMode="External"/><Relationship Id="rId38" Type="http://schemas.openxmlformats.org/officeDocument/2006/relationships/hyperlink" Target="https://www.oasis-open.org/committees/download.php/2713/Brief_Introduction_to_XACML.html" TargetMode="External"/><Relationship Id="rId46" Type="http://schemas.openxmlformats.org/officeDocument/2006/relationships/hyperlink" Target="https://wiki.shibboleth.net/confluence/display/CONCEP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apereo.github.io/cas/5.2.x/protocol/CAS-Protocol.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searchsecurity.techtarget.com/definition/authentication" TargetMode="External"/><Relationship Id="rId37" Type="http://schemas.openxmlformats.org/officeDocument/2006/relationships/hyperlink" Target="https://searchsecurity.techtarget.com/definition/SAML" TargetMode="External"/><Relationship Id="rId40" Type="http://schemas.openxmlformats.org/officeDocument/2006/relationships/hyperlink" Target="https://apereo.github.io/cas/5.2.x/index.html" TargetMode="External"/><Relationship Id="rId45" Type="http://schemas.openxmlformats.org/officeDocument/2006/relationships/hyperlink" Target="https://www.shibboleth.net/products/identity-provider/"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owasp.org/index.php/Category:Access_Control" TargetMode="External"/><Relationship Id="rId49" Type="http://schemas.openxmlformats.org/officeDocument/2006/relationships/hyperlink" Target="https://www.mutuallyhuman.com/blog/2013/05/09/choosing-an-sso-strategy-saml-vs-oauth2/"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github.com/racog3/sso-project" TargetMode="External"/><Relationship Id="rId44" Type="http://schemas.openxmlformats.org/officeDocument/2006/relationships/hyperlink" Target="https://www.shibboleth.net/inde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cann.org/news/blog/what-is-authorization-and-access-control" TargetMode="External"/><Relationship Id="rId43" Type="http://schemas.openxmlformats.org/officeDocument/2006/relationships/hyperlink" Target="https://apereo.github.io/cas/4.2.x/planning/Architecture.html" TargetMode="External"/><Relationship Id="rId48" Type="http://schemas.openxmlformats.org/officeDocument/2006/relationships/hyperlink" Target="https://docs.wso2.com/display/IS540/Architecture" TargetMode="External"/><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59</Pages>
  <Words>17109</Words>
  <Characters>97526</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Rajo</cp:lastModifiedBy>
  <cp:revision>32</cp:revision>
  <cp:lastPrinted>2018-06-29T20:43:00Z</cp:lastPrinted>
  <dcterms:created xsi:type="dcterms:W3CDTF">2018-06-18T21:59:00Z</dcterms:created>
  <dcterms:modified xsi:type="dcterms:W3CDTF">2018-06-29T20:49:00Z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